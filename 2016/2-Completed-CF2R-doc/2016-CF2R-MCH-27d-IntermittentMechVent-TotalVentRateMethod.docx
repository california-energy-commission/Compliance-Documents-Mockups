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6B6974" w:rsidRPr="00144CC2" w14:paraId="389A9E9A" w14:textId="77777777" w:rsidTr="00812830">
        <w:tc>
          <w:tcPr>
            <w:tcW w:w="11016" w:type="dxa"/>
          </w:tcPr>
          <w:p w14:paraId="389A9E99" w14:textId="77777777" w:rsidR="006B6974" w:rsidRPr="00144CC2" w:rsidRDefault="006B6974" w:rsidP="00550EF2">
            <w:pPr>
              <w:keepNext/>
              <w:tabs>
                <w:tab w:val="left" w:pos="-2600"/>
              </w:tabs>
              <w:ind w:right="187"/>
              <w:outlineLvl w:val="2"/>
              <w:rPr>
                <w:rFonts w:asciiTheme="minorHAnsi" w:hAnsiTheme="minorHAnsi" w:cs="Arial"/>
                <w:b/>
                <w:bCs/>
                <w:i/>
                <w:caps/>
                <w:sz w:val="18"/>
                <w:szCs w:val="18"/>
                <w:u w:val="single"/>
              </w:rPr>
            </w:pPr>
            <w:r w:rsidRPr="00144CC2">
              <w:rPr>
                <w:rFonts w:asciiTheme="minorHAnsi" w:hAnsiTheme="minorHAnsi" w:cs="font78"/>
                <w:sz w:val="18"/>
                <w:szCs w:val="18"/>
              </w:rPr>
              <w:t xml:space="preserve">Title 24, Part 6, Section 150.0(o) </w:t>
            </w:r>
            <w:r w:rsidRPr="00144CC2">
              <w:rPr>
                <w:rFonts w:asciiTheme="minorHAnsi" w:hAnsiTheme="minorHAnsi" w:cs="font78"/>
                <w:b/>
                <w:bCs/>
                <w:sz w:val="18"/>
                <w:szCs w:val="18"/>
              </w:rPr>
              <w:t xml:space="preserve">Ventilation for Indoor Air Quality. </w:t>
            </w:r>
            <w:r w:rsidRPr="00144CC2">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144CC2">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89A9E9B" w14:textId="77777777" w:rsidR="006B6974" w:rsidRPr="00041647" w:rsidRDefault="006B6974" w:rsidP="006B6974">
      <w:pPr>
        <w:keepNext/>
        <w:tabs>
          <w:tab w:val="left" w:pos="-2600"/>
        </w:tabs>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6B6974" w:rsidRPr="00D2491C" w14:paraId="389A9E9D" w14:textId="77777777" w:rsidTr="00812830">
        <w:tc>
          <w:tcPr>
            <w:tcW w:w="11016" w:type="dxa"/>
            <w:gridSpan w:val="3"/>
          </w:tcPr>
          <w:p w14:paraId="389A9E9C" w14:textId="77777777" w:rsidR="006B6974" w:rsidRPr="00F5715E" w:rsidRDefault="006B6974" w:rsidP="0081283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41647">
              <w:rPr>
                <w:rFonts w:asciiTheme="minorHAnsi" w:hAnsiTheme="minorHAnsi"/>
                <w:b/>
                <w:szCs w:val="18"/>
              </w:rPr>
              <w:t>A. Dwelling Mechanical Ventilation - General Information</w:t>
            </w:r>
          </w:p>
        </w:tc>
      </w:tr>
      <w:tr w:rsidR="006B6974" w:rsidRPr="00D2491C" w14:paraId="389A9EA1" w14:textId="77777777" w:rsidTr="00812830">
        <w:trPr>
          <w:trHeight w:val="158"/>
        </w:trPr>
        <w:tc>
          <w:tcPr>
            <w:tcW w:w="634" w:type="dxa"/>
            <w:vAlign w:val="center"/>
          </w:tcPr>
          <w:p w14:paraId="389A9E9E" w14:textId="77777777" w:rsidR="006B6974" w:rsidRPr="00F5715E" w:rsidRDefault="006B6974" w:rsidP="00812830">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389A9E9F" w14:textId="476911F7" w:rsidR="006B6974" w:rsidRPr="00F5715E" w:rsidRDefault="006B6974" w:rsidP="00550EF2">
            <w:pPr>
              <w:rPr>
                <w:rFonts w:asciiTheme="minorHAnsi" w:hAnsiTheme="minorHAnsi"/>
                <w:sz w:val="18"/>
                <w:szCs w:val="18"/>
              </w:rPr>
            </w:pPr>
            <w:r>
              <w:rPr>
                <w:rFonts w:asciiTheme="minorHAnsi" w:hAnsiTheme="minorHAnsi"/>
                <w:sz w:val="18"/>
                <w:szCs w:val="18"/>
              </w:rPr>
              <w:t xml:space="preserve">Dwelling </w:t>
            </w:r>
            <w:r w:rsidR="00550EF2">
              <w:rPr>
                <w:rFonts w:asciiTheme="minorHAnsi" w:hAnsiTheme="minorHAnsi"/>
                <w:sz w:val="18"/>
                <w:szCs w:val="18"/>
              </w:rPr>
              <w:t>U</w:t>
            </w:r>
            <w:r>
              <w:rPr>
                <w:rFonts w:asciiTheme="minorHAnsi" w:hAnsiTheme="minorHAnsi"/>
                <w:sz w:val="18"/>
                <w:szCs w:val="18"/>
              </w:rPr>
              <w:t xml:space="preserve">nit </w:t>
            </w:r>
            <w:r w:rsidR="00550EF2">
              <w:rPr>
                <w:rFonts w:asciiTheme="minorHAnsi" w:hAnsiTheme="minorHAnsi"/>
                <w:sz w:val="18"/>
                <w:szCs w:val="18"/>
              </w:rPr>
              <w:t>N</w:t>
            </w:r>
            <w:r>
              <w:rPr>
                <w:rFonts w:asciiTheme="minorHAnsi" w:hAnsiTheme="minorHAnsi"/>
                <w:sz w:val="18"/>
                <w:szCs w:val="18"/>
              </w:rPr>
              <w:t>ame</w:t>
            </w:r>
          </w:p>
        </w:tc>
        <w:tc>
          <w:tcPr>
            <w:tcW w:w="5774" w:type="dxa"/>
          </w:tcPr>
          <w:p w14:paraId="389A9EA0" w14:textId="77777777" w:rsidR="006B6974" w:rsidRPr="00F5715E" w:rsidRDefault="006B6974" w:rsidP="00812830">
            <w:pPr>
              <w:rPr>
                <w:rFonts w:asciiTheme="minorHAnsi" w:hAnsiTheme="minorHAnsi"/>
                <w:sz w:val="18"/>
                <w:szCs w:val="18"/>
              </w:rPr>
            </w:pPr>
          </w:p>
        </w:tc>
      </w:tr>
      <w:tr w:rsidR="006B6974" w:rsidRPr="00D2491C" w14:paraId="389A9EA5" w14:textId="77777777" w:rsidTr="00812830">
        <w:trPr>
          <w:trHeight w:val="158"/>
        </w:trPr>
        <w:tc>
          <w:tcPr>
            <w:tcW w:w="634" w:type="dxa"/>
            <w:vAlign w:val="center"/>
          </w:tcPr>
          <w:p w14:paraId="389A9EA2"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389A9EA3" w14:textId="24E306FA" w:rsidR="006B6974" w:rsidRPr="00F5715E" w:rsidRDefault="006B6974" w:rsidP="00812830">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389A9EA4" w14:textId="77777777" w:rsidR="006B6974" w:rsidRPr="00F5715E" w:rsidRDefault="006B6974" w:rsidP="00812830">
            <w:pPr>
              <w:rPr>
                <w:rFonts w:asciiTheme="minorHAnsi" w:hAnsiTheme="minorHAnsi"/>
                <w:sz w:val="18"/>
                <w:szCs w:val="18"/>
              </w:rPr>
            </w:pPr>
          </w:p>
        </w:tc>
      </w:tr>
      <w:tr w:rsidR="006B6974" w:rsidRPr="00D2491C" w14:paraId="389A9EA9" w14:textId="77777777" w:rsidTr="00812830">
        <w:trPr>
          <w:trHeight w:val="158"/>
        </w:trPr>
        <w:tc>
          <w:tcPr>
            <w:tcW w:w="634" w:type="dxa"/>
            <w:vAlign w:val="center"/>
          </w:tcPr>
          <w:p w14:paraId="389A9EA6"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389A9EA7" w14:textId="348F5AEB" w:rsidR="006B6974" w:rsidRPr="00F5715E" w:rsidRDefault="006B6974" w:rsidP="00550EF2">
            <w:pPr>
              <w:rPr>
                <w:rFonts w:asciiTheme="minorHAnsi" w:hAnsiTheme="minorHAnsi"/>
                <w:sz w:val="18"/>
                <w:szCs w:val="18"/>
              </w:rPr>
            </w:pPr>
            <w:r w:rsidRPr="00F5715E">
              <w:rPr>
                <w:rFonts w:asciiTheme="minorHAnsi" w:hAnsiTheme="minorHAnsi"/>
                <w:sz w:val="18"/>
                <w:szCs w:val="18"/>
              </w:rPr>
              <w:t xml:space="preserve">Project </w:t>
            </w:r>
            <w:r w:rsidR="00550EF2">
              <w:rPr>
                <w:rFonts w:asciiTheme="minorHAnsi" w:hAnsiTheme="minorHAnsi"/>
                <w:sz w:val="18"/>
                <w:szCs w:val="18"/>
              </w:rPr>
              <w:t>S</w:t>
            </w:r>
            <w:r w:rsidRPr="00F5715E">
              <w:rPr>
                <w:rFonts w:asciiTheme="minorHAnsi" w:hAnsiTheme="minorHAnsi"/>
                <w:sz w:val="18"/>
                <w:szCs w:val="18"/>
              </w:rPr>
              <w:t>cope</w:t>
            </w:r>
          </w:p>
        </w:tc>
        <w:tc>
          <w:tcPr>
            <w:tcW w:w="5774" w:type="dxa"/>
          </w:tcPr>
          <w:p w14:paraId="389A9EA8" w14:textId="77777777" w:rsidR="006B6974" w:rsidRPr="00F5715E" w:rsidRDefault="006B6974" w:rsidP="00812830">
            <w:pPr>
              <w:rPr>
                <w:rFonts w:asciiTheme="minorHAnsi" w:hAnsiTheme="minorHAnsi"/>
                <w:sz w:val="18"/>
                <w:szCs w:val="18"/>
              </w:rPr>
            </w:pPr>
          </w:p>
        </w:tc>
      </w:tr>
      <w:tr w:rsidR="006B6974" w:rsidRPr="00D2491C" w14:paraId="389A9EAE" w14:textId="77777777" w:rsidTr="00812830">
        <w:trPr>
          <w:trHeight w:val="158"/>
        </w:trPr>
        <w:tc>
          <w:tcPr>
            <w:tcW w:w="634" w:type="dxa"/>
            <w:vAlign w:val="center"/>
          </w:tcPr>
          <w:p w14:paraId="389A9EAA"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389A9EAB" w14:textId="7A9FC8C0" w:rsidR="006B6974" w:rsidRDefault="00F97AFB" w:rsidP="00812830">
            <w:pPr>
              <w:rPr>
                <w:rFonts w:asciiTheme="minorHAnsi" w:hAnsiTheme="minorHAnsi"/>
                <w:sz w:val="18"/>
                <w:szCs w:val="18"/>
              </w:rPr>
            </w:pPr>
            <w:r>
              <w:rPr>
                <w:rFonts w:asciiTheme="minorHAnsi" w:hAnsiTheme="minorHAnsi"/>
                <w:sz w:val="18"/>
                <w:szCs w:val="18"/>
              </w:rPr>
              <w:t xml:space="preserve">Total </w:t>
            </w:r>
            <w:r w:rsidR="006B6974" w:rsidRPr="00F5715E">
              <w:rPr>
                <w:rFonts w:asciiTheme="minorHAnsi" w:hAnsiTheme="minorHAnsi"/>
                <w:sz w:val="18"/>
                <w:szCs w:val="18"/>
              </w:rPr>
              <w:t xml:space="preserve">Conditioned </w:t>
            </w:r>
            <w:r w:rsidR="00550EF2">
              <w:rPr>
                <w:rFonts w:asciiTheme="minorHAnsi" w:hAnsiTheme="minorHAnsi"/>
                <w:sz w:val="18"/>
                <w:szCs w:val="18"/>
              </w:rPr>
              <w:t>F</w:t>
            </w:r>
            <w:r w:rsidR="006B6974" w:rsidRPr="00F5715E">
              <w:rPr>
                <w:rFonts w:asciiTheme="minorHAnsi" w:hAnsiTheme="minorHAnsi"/>
                <w:sz w:val="18"/>
                <w:szCs w:val="18"/>
              </w:rPr>
              <w:t xml:space="preserve">loor </w:t>
            </w:r>
            <w:r w:rsidR="00550EF2">
              <w:rPr>
                <w:rFonts w:asciiTheme="minorHAnsi" w:hAnsiTheme="minorHAnsi"/>
                <w:sz w:val="18"/>
                <w:szCs w:val="18"/>
              </w:rPr>
              <w:t>A</w:t>
            </w:r>
            <w:r w:rsidR="006B6974" w:rsidRPr="00F5715E">
              <w:rPr>
                <w:rFonts w:asciiTheme="minorHAnsi" w:hAnsiTheme="minorHAnsi"/>
                <w:sz w:val="18"/>
                <w:szCs w:val="18"/>
              </w:rPr>
              <w:t xml:space="preserve">rea of </w:t>
            </w:r>
            <w:r w:rsidR="00550EF2">
              <w:rPr>
                <w:rFonts w:asciiTheme="minorHAnsi" w:hAnsiTheme="minorHAnsi"/>
                <w:sz w:val="18"/>
                <w:szCs w:val="18"/>
              </w:rPr>
              <w:t>D</w:t>
            </w:r>
            <w:r w:rsidR="006B6974" w:rsidRPr="00F5715E">
              <w:rPr>
                <w:rFonts w:asciiTheme="minorHAnsi" w:hAnsiTheme="minorHAnsi"/>
                <w:sz w:val="18"/>
                <w:szCs w:val="18"/>
              </w:rPr>
              <w:t xml:space="preserve">welling </w:t>
            </w:r>
            <w:r w:rsidR="00550EF2">
              <w:rPr>
                <w:rFonts w:asciiTheme="minorHAnsi" w:hAnsiTheme="minorHAnsi"/>
                <w:sz w:val="18"/>
                <w:szCs w:val="18"/>
              </w:rPr>
              <w:t>U</w:t>
            </w:r>
            <w:r w:rsidR="006B6974" w:rsidRPr="00F5715E">
              <w:rPr>
                <w:rFonts w:asciiTheme="minorHAnsi" w:hAnsiTheme="minorHAnsi"/>
                <w:sz w:val="18"/>
                <w:szCs w:val="18"/>
              </w:rPr>
              <w:t>nit</w:t>
            </w:r>
          </w:p>
          <w:p w14:paraId="389A9EAC" w14:textId="77777777" w:rsidR="006B6974" w:rsidRPr="00F5715E" w:rsidRDefault="006B6974" w:rsidP="00812830">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389A9EAD" w14:textId="77777777" w:rsidR="006B6974" w:rsidRPr="00F5715E" w:rsidRDefault="006B6974" w:rsidP="00812830">
            <w:pPr>
              <w:rPr>
                <w:rFonts w:asciiTheme="minorHAnsi" w:hAnsiTheme="minorHAnsi"/>
                <w:sz w:val="18"/>
                <w:szCs w:val="18"/>
              </w:rPr>
            </w:pPr>
          </w:p>
        </w:tc>
      </w:tr>
      <w:tr w:rsidR="006B6974" w:rsidRPr="00D2491C" w14:paraId="389A9EB3" w14:textId="77777777" w:rsidTr="00812830">
        <w:trPr>
          <w:trHeight w:val="158"/>
        </w:trPr>
        <w:tc>
          <w:tcPr>
            <w:tcW w:w="634" w:type="dxa"/>
            <w:vAlign w:val="center"/>
          </w:tcPr>
          <w:p w14:paraId="389A9EAF"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389A9EB0" w14:textId="5EE576B8" w:rsidR="006B6974" w:rsidRDefault="006B6974" w:rsidP="00812830">
            <w:pPr>
              <w:rPr>
                <w:rFonts w:asciiTheme="minorHAnsi" w:hAnsiTheme="minorHAnsi"/>
                <w:sz w:val="18"/>
                <w:szCs w:val="18"/>
              </w:rPr>
            </w:pPr>
            <w:r w:rsidRPr="00F5715E">
              <w:rPr>
                <w:rFonts w:asciiTheme="minorHAnsi" w:hAnsiTheme="minorHAnsi"/>
                <w:sz w:val="18"/>
                <w:szCs w:val="18"/>
              </w:rPr>
              <w:t xml:space="preserve">Number of </w:t>
            </w:r>
            <w:r w:rsidR="00550EF2">
              <w:rPr>
                <w:rFonts w:asciiTheme="minorHAnsi" w:hAnsiTheme="minorHAnsi"/>
                <w:sz w:val="18"/>
                <w:szCs w:val="18"/>
              </w:rPr>
              <w:t>B</w:t>
            </w:r>
            <w:r w:rsidRPr="00F5715E">
              <w:rPr>
                <w:rFonts w:asciiTheme="minorHAnsi" w:hAnsiTheme="minorHAnsi"/>
                <w:sz w:val="18"/>
                <w:szCs w:val="18"/>
              </w:rPr>
              <w:t xml:space="preserve">edrooms in </w:t>
            </w:r>
            <w:r w:rsidR="00550EF2">
              <w:rPr>
                <w:rFonts w:asciiTheme="minorHAnsi" w:hAnsiTheme="minorHAnsi"/>
                <w:sz w:val="18"/>
                <w:szCs w:val="18"/>
              </w:rPr>
              <w:t>D</w:t>
            </w:r>
            <w:r w:rsidRPr="00F5715E">
              <w:rPr>
                <w:rFonts w:asciiTheme="minorHAnsi" w:hAnsiTheme="minorHAnsi"/>
                <w:sz w:val="18"/>
                <w:szCs w:val="18"/>
              </w:rPr>
              <w:t xml:space="preserve">welling </w:t>
            </w:r>
            <w:r w:rsidR="00550EF2">
              <w:rPr>
                <w:rFonts w:asciiTheme="minorHAnsi" w:hAnsiTheme="minorHAnsi"/>
                <w:sz w:val="18"/>
                <w:szCs w:val="18"/>
              </w:rPr>
              <w:t>U</w:t>
            </w:r>
            <w:r w:rsidRPr="00F5715E">
              <w:rPr>
                <w:rFonts w:asciiTheme="minorHAnsi" w:hAnsiTheme="minorHAnsi"/>
                <w:sz w:val="18"/>
                <w:szCs w:val="18"/>
              </w:rPr>
              <w:t>nit</w:t>
            </w:r>
          </w:p>
          <w:p w14:paraId="389A9EB1" w14:textId="77777777" w:rsidR="006B6974" w:rsidRPr="00F5715E" w:rsidRDefault="00D34FE6" w:rsidP="00812830">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389A9EB2" w14:textId="77777777" w:rsidR="006B6974" w:rsidRPr="00F5715E" w:rsidRDefault="006B6974" w:rsidP="00812830">
            <w:pPr>
              <w:rPr>
                <w:rFonts w:asciiTheme="minorHAnsi" w:hAnsiTheme="minorHAnsi"/>
                <w:sz w:val="18"/>
                <w:szCs w:val="18"/>
              </w:rPr>
            </w:pPr>
          </w:p>
        </w:tc>
      </w:tr>
      <w:tr w:rsidR="006B6974" w:rsidRPr="00D2491C" w14:paraId="389A9EB7" w14:textId="77777777" w:rsidTr="00812830">
        <w:trPr>
          <w:trHeight w:val="158"/>
        </w:trPr>
        <w:tc>
          <w:tcPr>
            <w:tcW w:w="634" w:type="dxa"/>
            <w:vAlign w:val="center"/>
          </w:tcPr>
          <w:p w14:paraId="389A9EB4"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389A9EB5" w14:textId="24084C2F" w:rsidR="006B6974" w:rsidRPr="00F5715E" w:rsidRDefault="006B6974" w:rsidP="00812830">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389A9EB6" w14:textId="77777777" w:rsidR="006B6974" w:rsidRPr="00F5715E" w:rsidRDefault="006B6974" w:rsidP="00812830">
            <w:pPr>
              <w:rPr>
                <w:rFonts w:asciiTheme="minorHAnsi" w:hAnsiTheme="minorHAnsi"/>
                <w:sz w:val="18"/>
                <w:szCs w:val="18"/>
              </w:rPr>
            </w:pPr>
          </w:p>
        </w:tc>
      </w:tr>
      <w:tr w:rsidR="006B6974" w:rsidRPr="00D2491C" w14:paraId="389A9EBB" w14:textId="77777777" w:rsidTr="00812830">
        <w:trPr>
          <w:trHeight w:val="158"/>
        </w:trPr>
        <w:tc>
          <w:tcPr>
            <w:tcW w:w="634" w:type="dxa"/>
            <w:vAlign w:val="center"/>
          </w:tcPr>
          <w:p w14:paraId="389A9EB8"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389A9EB9" w14:textId="149326C9" w:rsidR="006B6974" w:rsidRPr="00F5715E" w:rsidRDefault="006B6974" w:rsidP="00812830">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389A9EBA" w14:textId="77777777" w:rsidR="006B6974" w:rsidRPr="00F5715E" w:rsidRDefault="006B6974" w:rsidP="00812830">
            <w:pPr>
              <w:rPr>
                <w:rFonts w:asciiTheme="minorHAnsi" w:hAnsiTheme="minorHAnsi"/>
                <w:sz w:val="18"/>
                <w:szCs w:val="18"/>
              </w:rPr>
            </w:pPr>
          </w:p>
        </w:tc>
      </w:tr>
      <w:tr w:rsidR="006B6974" w:rsidRPr="00D2491C" w14:paraId="389A9EBF" w14:textId="77777777" w:rsidTr="00812830">
        <w:trPr>
          <w:trHeight w:val="158"/>
        </w:trPr>
        <w:tc>
          <w:tcPr>
            <w:tcW w:w="634" w:type="dxa"/>
            <w:vAlign w:val="center"/>
          </w:tcPr>
          <w:p w14:paraId="389A9EBC"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389A9EBD" w14:textId="008BA918" w:rsidR="006B6974" w:rsidRPr="00F5715E" w:rsidRDefault="006B6974" w:rsidP="00812830">
            <w:pPr>
              <w:rPr>
                <w:rFonts w:asciiTheme="minorHAnsi" w:hAnsiTheme="minorHAnsi"/>
                <w:sz w:val="18"/>
                <w:szCs w:val="18"/>
              </w:rPr>
            </w:pPr>
            <w:r>
              <w:rPr>
                <w:rFonts w:asciiTheme="minorHAnsi" w:hAnsiTheme="minorHAnsi"/>
                <w:sz w:val="18"/>
                <w:szCs w:val="18"/>
              </w:rPr>
              <w:t>Whole</w:t>
            </w:r>
            <w:r w:rsidR="00550EF2">
              <w:rPr>
                <w:rFonts w:asciiTheme="minorHAnsi" w:hAnsiTheme="minorHAnsi"/>
                <w:sz w:val="18"/>
                <w:szCs w:val="18"/>
              </w:rPr>
              <w:t>-</w:t>
            </w:r>
            <w:r>
              <w:rPr>
                <w:rFonts w:asciiTheme="minorHAnsi" w:hAnsiTheme="minorHAnsi"/>
                <w:sz w:val="18"/>
                <w:szCs w:val="18"/>
              </w:rPr>
              <w:t>Building Ventilation System Type</w:t>
            </w:r>
          </w:p>
        </w:tc>
        <w:tc>
          <w:tcPr>
            <w:tcW w:w="5774" w:type="dxa"/>
          </w:tcPr>
          <w:p w14:paraId="389A9EBE" w14:textId="77777777" w:rsidR="006B6974" w:rsidRPr="00F5715E" w:rsidRDefault="006B6974" w:rsidP="00812830">
            <w:pPr>
              <w:rPr>
                <w:rFonts w:asciiTheme="minorHAnsi" w:hAnsiTheme="minorHAnsi"/>
                <w:sz w:val="18"/>
                <w:szCs w:val="18"/>
              </w:rPr>
            </w:pPr>
          </w:p>
        </w:tc>
      </w:tr>
    </w:tbl>
    <w:p w14:paraId="389A9EC1" w14:textId="77777777" w:rsidR="006B6974" w:rsidRPr="00041647" w:rsidRDefault="006B6974" w:rsidP="006B6974">
      <w:pPr>
        <w:keepNext/>
        <w:tabs>
          <w:tab w:val="left" w:pos="-2600"/>
        </w:tabs>
        <w:outlineLvl w:val="2"/>
        <w:rPr>
          <w:rFonts w:asciiTheme="minorHAnsi" w:hAnsiTheme="minorHAnsi" w:cs="Arial"/>
          <w:b/>
          <w:bCs/>
          <w:i/>
          <w:caps/>
          <w:szCs w:val="18"/>
          <w:u w:val="single"/>
        </w:rPr>
      </w:pPr>
    </w:p>
    <w:tbl>
      <w:tblPr>
        <w:tblStyle w:val="TableGrid"/>
        <w:tblW w:w="0" w:type="auto"/>
        <w:tblLook w:val="04A0" w:firstRow="1" w:lastRow="0" w:firstColumn="1" w:lastColumn="0" w:noHBand="0" w:noVBand="1"/>
      </w:tblPr>
      <w:tblGrid>
        <w:gridCol w:w="11016"/>
      </w:tblGrid>
      <w:tr w:rsidR="006B6974" w:rsidRPr="00144CC2" w14:paraId="389A9EC3" w14:textId="77777777" w:rsidTr="00812830">
        <w:tc>
          <w:tcPr>
            <w:tcW w:w="11016" w:type="dxa"/>
          </w:tcPr>
          <w:p w14:paraId="389A9EC2" w14:textId="754AEE4E" w:rsidR="006B6974" w:rsidRPr="00144CC2" w:rsidRDefault="00F71FD4" w:rsidP="00812830">
            <w:pPr>
              <w:keepNext/>
              <w:tabs>
                <w:tab w:val="left" w:pos="-2600"/>
              </w:tabs>
              <w:outlineLvl w:val="2"/>
              <w:rPr>
                <w:rFonts w:asciiTheme="minorHAnsi" w:hAnsiTheme="minorHAnsi" w:cs="Arial"/>
                <w:b/>
                <w:bCs/>
                <w:i/>
                <w:caps/>
                <w:sz w:val="18"/>
                <w:szCs w:val="18"/>
                <w:u w:val="single"/>
              </w:rPr>
            </w:pPr>
            <w:r w:rsidRPr="00041647">
              <w:rPr>
                <w:rFonts w:asciiTheme="minorHAnsi" w:hAnsiTheme="minorHAnsi"/>
                <w:b/>
                <w:szCs w:val="18"/>
              </w:rPr>
              <w:t>MCH-</w:t>
            </w:r>
            <w:r w:rsidR="000332DD" w:rsidRPr="00041647">
              <w:rPr>
                <w:rFonts w:asciiTheme="minorHAnsi" w:hAnsiTheme="minorHAnsi"/>
                <w:b/>
                <w:szCs w:val="18"/>
              </w:rPr>
              <w:t>27d - Intermittent Ventilation Airflow - Total Vent</w:t>
            </w:r>
            <w:ins w:id="0" w:author="Shewmaker, Michael@Energy" w:date="2016-03-29T15:45:00Z">
              <w:r w:rsidR="008609F7">
                <w:rPr>
                  <w:rFonts w:asciiTheme="minorHAnsi" w:hAnsiTheme="minorHAnsi"/>
                  <w:b/>
                  <w:szCs w:val="18"/>
                </w:rPr>
                <w:t>ilation</w:t>
              </w:r>
            </w:ins>
            <w:r w:rsidR="000332DD" w:rsidRPr="00041647">
              <w:rPr>
                <w:rFonts w:asciiTheme="minorHAnsi" w:hAnsiTheme="minorHAnsi"/>
                <w:b/>
                <w:szCs w:val="18"/>
              </w:rPr>
              <w:t xml:space="preserve"> Rate Method</w:t>
            </w:r>
          </w:p>
        </w:tc>
      </w:tr>
    </w:tbl>
    <w:p w14:paraId="389A9EC5" w14:textId="77777777" w:rsidR="006B6974" w:rsidRPr="00041647" w:rsidRDefault="006B6974" w:rsidP="006B6974">
      <w:pPr>
        <w:rPr>
          <w:rFonts w:asciiTheme="minorHAnsi" w:hAnsiTheme="minorHAnsi" w:cs="Arial"/>
          <w:bCs/>
          <w:caps/>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654"/>
        <w:gridCol w:w="5778"/>
      </w:tblGrid>
      <w:tr w:rsidR="006B6974" w:rsidRPr="00144CC2" w14:paraId="389A9EC8" w14:textId="77777777" w:rsidTr="00812830">
        <w:tc>
          <w:tcPr>
            <w:tcW w:w="11016" w:type="dxa"/>
            <w:gridSpan w:val="3"/>
            <w:vAlign w:val="center"/>
          </w:tcPr>
          <w:p w14:paraId="389A9EC6" w14:textId="77777777" w:rsidR="00550EF2" w:rsidRPr="00041647" w:rsidRDefault="006B6974" w:rsidP="00891260">
            <w:pPr>
              <w:rPr>
                <w:rFonts w:asciiTheme="minorHAnsi" w:hAnsiTheme="minorHAnsi"/>
                <w:b/>
                <w:szCs w:val="18"/>
              </w:rPr>
            </w:pPr>
            <w:r w:rsidRPr="00041647">
              <w:rPr>
                <w:rFonts w:asciiTheme="minorHAnsi" w:hAnsiTheme="minorHAnsi"/>
                <w:b/>
                <w:szCs w:val="18"/>
              </w:rPr>
              <w:t xml:space="preserve">B. </w:t>
            </w:r>
            <w:r w:rsidR="00891260" w:rsidRPr="00041647">
              <w:rPr>
                <w:rFonts w:asciiTheme="minorHAnsi" w:hAnsiTheme="minorHAnsi"/>
                <w:b/>
                <w:szCs w:val="18"/>
              </w:rPr>
              <w:t>Continuous</w:t>
            </w:r>
            <w:r w:rsidRPr="00041647">
              <w:rPr>
                <w:rFonts w:asciiTheme="minorHAnsi" w:hAnsiTheme="minorHAnsi"/>
                <w:b/>
                <w:szCs w:val="18"/>
              </w:rPr>
              <w:t xml:space="preserve"> Ventilation Airflow – Total Vent Rate Method</w:t>
            </w:r>
          </w:p>
          <w:p w14:paraId="389A9EC7" w14:textId="77777777" w:rsidR="006B6974" w:rsidRPr="00144CC2" w:rsidRDefault="006B6974" w:rsidP="00891260">
            <w:pPr>
              <w:rPr>
                <w:rFonts w:asciiTheme="minorHAnsi" w:hAnsiTheme="minorHAnsi"/>
                <w:sz w:val="18"/>
                <w:szCs w:val="18"/>
              </w:rPr>
            </w:pPr>
            <w:r w:rsidRPr="00144CC2">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144CC2">
              <w:rPr>
                <w:rFonts w:asciiTheme="minorHAnsi" w:hAnsiTheme="minorHAnsi"/>
                <w:sz w:val="18"/>
                <w:szCs w:val="18"/>
              </w:rPr>
              <w:t>equation</w:t>
            </w:r>
            <w:proofErr w:type="gramEnd"/>
            <w:r w:rsidRPr="00144CC2">
              <w:rPr>
                <w:rFonts w:asciiTheme="minorHAnsi" w:hAnsiTheme="minorHAnsi"/>
                <w:sz w:val="18"/>
                <w:szCs w:val="18"/>
              </w:rPr>
              <w:t xml:space="preserve"> 4.7.</w:t>
            </w:r>
          </w:p>
        </w:tc>
      </w:tr>
      <w:tr w:rsidR="006B6974" w:rsidRPr="00144CC2" w14:paraId="389A9ECC" w14:textId="77777777" w:rsidTr="00812830">
        <w:tc>
          <w:tcPr>
            <w:tcW w:w="584" w:type="dxa"/>
            <w:vAlign w:val="center"/>
          </w:tcPr>
          <w:p w14:paraId="389A9EC9" w14:textId="77777777" w:rsidR="006B6974" w:rsidRPr="00144CC2" w:rsidRDefault="006B6974" w:rsidP="00812830">
            <w:pPr>
              <w:jc w:val="center"/>
              <w:rPr>
                <w:rFonts w:asciiTheme="minorHAnsi" w:hAnsiTheme="minorHAnsi"/>
                <w:sz w:val="18"/>
                <w:szCs w:val="18"/>
              </w:rPr>
            </w:pPr>
            <w:r w:rsidRPr="00144CC2">
              <w:rPr>
                <w:rFonts w:asciiTheme="minorHAnsi" w:hAnsiTheme="minorHAnsi"/>
                <w:sz w:val="18"/>
                <w:szCs w:val="18"/>
              </w:rPr>
              <w:t>01</w:t>
            </w:r>
          </w:p>
        </w:tc>
        <w:tc>
          <w:tcPr>
            <w:tcW w:w="4654" w:type="dxa"/>
            <w:vAlign w:val="center"/>
          </w:tcPr>
          <w:p w14:paraId="389A9ECA" w14:textId="08E2AD27" w:rsidR="006B6974" w:rsidRPr="00144CC2" w:rsidRDefault="006B6974" w:rsidP="00550EF2">
            <w:pPr>
              <w:rPr>
                <w:rFonts w:asciiTheme="minorHAnsi" w:hAnsiTheme="minorHAnsi"/>
                <w:sz w:val="18"/>
                <w:szCs w:val="18"/>
              </w:rPr>
            </w:pPr>
            <w:r w:rsidRPr="00144CC2">
              <w:rPr>
                <w:rFonts w:asciiTheme="minorHAnsi" w:hAnsiTheme="minorHAnsi"/>
                <w:sz w:val="18"/>
                <w:szCs w:val="18"/>
              </w:rPr>
              <w:t xml:space="preserve">Total Required Ventilation </w:t>
            </w:r>
            <w:r w:rsidR="00550EF2">
              <w:rPr>
                <w:rFonts w:asciiTheme="minorHAnsi" w:hAnsiTheme="minorHAnsi"/>
                <w:sz w:val="18"/>
                <w:szCs w:val="18"/>
              </w:rPr>
              <w:t>R</w:t>
            </w:r>
            <w:r w:rsidRPr="00144CC2">
              <w:rPr>
                <w:rFonts w:asciiTheme="minorHAnsi" w:hAnsiTheme="minorHAnsi"/>
                <w:sz w:val="18"/>
                <w:szCs w:val="18"/>
              </w:rPr>
              <w:t>ate ( fan + infiltration), (</w:t>
            </w:r>
            <w:proofErr w:type="spellStart"/>
            <w:r w:rsidRPr="00144CC2">
              <w:rPr>
                <w:rFonts w:asciiTheme="minorHAnsi" w:hAnsiTheme="minorHAnsi"/>
                <w:sz w:val="18"/>
                <w:szCs w:val="18"/>
              </w:rPr>
              <w:t>Q</w:t>
            </w:r>
            <w:r w:rsidRPr="004408E5">
              <w:rPr>
                <w:rFonts w:asciiTheme="minorHAnsi" w:hAnsiTheme="minorHAnsi"/>
                <w:sz w:val="18"/>
                <w:szCs w:val="18"/>
                <w:vertAlign w:val="subscript"/>
              </w:rPr>
              <w:t>tot</w:t>
            </w:r>
            <w:proofErr w:type="spellEnd"/>
            <w:r w:rsidRPr="00144CC2">
              <w:rPr>
                <w:rFonts w:asciiTheme="minorHAnsi" w:hAnsiTheme="minorHAnsi"/>
                <w:sz w:val="18"/>
                <w:szCs w:val="18"/>
              </w:rPr>
              <w:t>)</w:t>
            </w:r>
          </w:p>
        </w:tc>
        <w:tc>
          <w:tcPr>
            <w:tcW w:w="5778" w:type="dxa"/>
          </w:tcPr>
          <w:p w14:paraId="389A9ECB" w14:textId="77777777" w:rsidR="006B6974" w:rsidRPr="00144CC2" w:rsidRDefault="006B6974" w:rsidP="00812830">
            <w:pPr>
              <w:rPr>
                <w:rFonts w:asciiTheme="minorHAnsi" w:hAnsiTheme="minorHAnsi"/>
                <w:sz w:val="18"/>
                <w:szCs w:val="18"/>
              </w:rPr>
            </w:pPr>
          </w:p>
        </w:tc>
      </w:tr>
      <w:tr w:rsidR="006B6974" w:rsidRPr="00144CC2" w14:paraId="389A9ED0" w14:textId="77777777" w:rsidTr="00812830">
        <w:tc>
          <w:tcPr>
            <w:tcW w:w="584" w:type="dxa"/>
            <w:vAlign w:val="center"/>
          </w:tcPr>
          <w:p w14:paraId="389A9ECD"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02</w:t>
            </w:r>
          </w:p>
        </w:tc>
        <w:tc>
          <w:tcPr>
            <w:tcW w:w="4654" w:type="dxa"/>
            <w:vAlign w:val="center"/>
          </w:tcPr>
          <w:p w14:paraId="389A9ECE" w14:textId="6C43ADD5" w:rsidR="006B6974" w:rsidRPr="00144CC2" w:rsidRDefault="006B6974" w:rsidP="00812830">
            <w:pPr>
              <w:rPr>
                <w:rFonts w:asciiTheme="minorHAnsi" w:hAnsiTheme="minorHAnsi"/>
                <w:sz w:val="18"/>
                <w:szCs w:val="18"/>
              </w:rPr>
            </w:pPr>
            <w:r>
              <w:rPr>
                <w:rFonts w:asciiTheme="minorHAnsi" w:hAnsiTheme="minorHAnsi"/>
                <w:sz w:val="18"/>
                <w:szCs w:val="18"/>
              </w:rPr>
              <w:t xml:space="preserve">CFM50 </w:t>
            </w:r>
            <w:r w:rsidR="004408E5">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389A9ECF" w14:textId="77777777" w:rsidR="006B6974" w:rsidRPr="00144CC2" w:rsidRDefault="006B6974" w:rsidP="00812830">
            <w:pPr>
              <w:keepNext/>
              <w:rPr>
                <w:rFonts w:ascii="Calibri" w:hAnsi="Calibri"/>
              </w:rPr>
            </w:pPr>
          </w:p>
        </w:tc>
      </w:tr>
      <w:tr w:rsidR="006B6974" w:rsidRPr="00144CC2" w14:paraId="389A9ED4" w14:textId="77777777" w:rsidTr="00812830">
        <w:tc>
          <w:tcPr>
            <w:tcW w:w="584" w:type="dxa"/>
            <w:vAlign w:val="center"/>
          </w:tcPr>
          <w:p w14:paraId="389A9ED1" w14:textId="77777777" w:rsidR="006B6974" w:rsidRDefault="006B6974" w:rsidP="00812830">
            <w:pPr>
              <w:jc w:val="center"/>
              <w:rPr>
                <w:rFonts w:asciiTheme="minorHAnsi" w:hAnsiTheme="minorHAnsi"/>
                <w:sz w:val="18"/>
                <w:szCs w:val="18"/>
              </w:rPr>
            </w:pPr>
            <w:r>
              <w:rPr>
                <w:rFonts w:asciiTheme="minorHAnsi" w:hAnsiTheme="minorHAnsi"/>
                <w:sz w:val="18"/>
                <w:szCs w:val="18"/>
              </w:rPr>
              <w:t>03</w:t>
            </w:r>
          </w:p>
        </w:tc>
        <w:tc>
          <w:tcPr>
            <w:tcW w:w="4654" w:type="dxa"/>
            <w:vAlign w:val="center"/>
          </w:tcPr>
          <w:p w14:paraId="389A9ED2" w14:textId="7B70A2C9" w:rsidR="006B6974" w:rsidRDefault="006B6974" w:rsidP="00812830">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389A9ED3" w14:textId="77777777" w:rsidR="006B6974" w:rsidRPr="00144CC2" w:rsidRDefault="006B6974" w:rsidP="00812830">
            <w:pPr>
              <w:keepNext/>
              <w:rPr>
                <w:rFonts w:asciiTheme="minorHAnsi" w:hAnsiTheme="minorHAnsi"/>
                <w:sz w:val="18"/>
                <w:szCs w:val="18"/>
              </w:rPr>
            </w:pPr>
          </w:p>
        </w:tc>
      </w:tr>
      <w:tr w:rsidR="006B6974" w:rsidRPr="00144CC2" w14:paraId="389A9ED8" w14:textId="77777777" w:rsidTr="00812830">
        <w:tc>
          <w:tcPr>
            <w:tcW w:w="584" w:type="dxa"/>
            <w:vAlign w:val="center"/>
          </w:tcPr>
          <w:p w14:paraId="389A9ED5" w14:textId="77777777" w:rsidR="006B6974" w:rsidRDefault="006B6974" w:rsidP="00812830">
            <w:pPr>
              <w:jc w:val="center"/>
              <w:rPr>
                <w:rFonts w:asciiTheme="minorHAnsi" w:hAnsiTheme="minorHAnsi"/>
                <w:sz w:val="18"/>
                <w:szCs w:val="18"/>
              </w:rPr>
            </w:pPr>
            <w:r>
              <w:rPr>
                <w:rFonts w:asciiTheme="minorHAnsi" w:hAnsiTheme="minorHAnsi"/>
                <w:sz w:val="18"/>
                <w:szCs w:val="18"/>
              </w:rPr>
              <w:t>04</w:t>
            </w:r>
          </w:p>
        </w:tc>
        <w:tc>
          <w:tcPr>
            <w:tcW w:w="4654" w:type="dxa"/>
            <w:vAlign w:val="center"/>
          </w:tcPr>
          <w:p w14:paraId="389A9ED6" w14:textId="50E012BD" w:rsidR="006B6974" w:rsidRDefault="006B6974" w:rsidP="00812830">
            <w:pPr>
              <w:rPr>
                <w:rFonts w:asciiTheme="minorHAnsi" w:hAnsiTheme="minorHAnsi"/>
                <w:sz w:val="18"/>
                <w:szCs w:val="18"/>
              </w:rPr>
            </w:pPr>
            <w:r>
              <w:rPr>
                <w:rFonts w:asciiTheme="minorHAnsi" w:hAnsiTheme="minorHAnsi"/>
                <w:sz w:val="18"/>
                <w:szCs w:val="18"/>
              </w:rPr>
              <w:t>CFM50 – Pressurization</w:t>
            </w:r>
          </w:p>
        </w:tc>
        <w:tc>
          <w:tcPr>
            <w:tcW w:w="5778" w:type="dxa"/>
          </w:tcPr>
          <w:p w14:paraId="389A9ED7" w14:textId="77777777" w:rsidR="006B6974" w:rsidRPr="00144CC2" w:rsidRDefault="006B6974" w:rsidP="00812830">
            <w:pPr>
              <w:keepNext/>
              <w:rPr>
                <w:rFonts w:asciiTheme="minorHAnsi" w:hAnsiTheme="minorHAnsi"/>
                <w:sz w:val="18"/>
                <w:szCs w:val="18"/>
              </w:rPr>
            </w:pPr>
          </w:p>
        </w:tc>
      </w:tr>
      <w:tr w:rsidR="006B6974" w:rsidRPr="00144CC2" w14:paraId="389A9EDC" w14:textId="77777777" w:rsidTr="00812830">
        <w:tc>
          <w:tcPr>
            <w:tcW w:w="584" w:type="dxa"/>
            <w:vAlign w:val="center"/>
          </w:tcPr>
          <w:p w14:paraId="389A9ED9"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05</w:t>
            </w:r>
          </w:p>
        </w:tc>
        <w:tc>
          <w:tcPr>
            <w:tcW w:w="4654" w:type="dxa"/>
            <w:vAlign w:val="center"/>
          </w:tcPr>
          <w:p w14:paraId="389A9EDA" w14:textId="3F3BB6E0" w:rsidR="006B6974" w:rsidRPr="00144CC2" w:rsidRDefault="006B6974" w:rsidP="00812830">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389A9EDB" w14:textId="77777777" w:rsidR="006B6974" w:rsidRPr="00144CC2" w:rsidRDefault="006B6974" w:rsidP="00812830">
            <w:pPr>
              <w:keepNext/>
              <w:rPr>
                <w:rFonts w:ascii="Calibri" w:hAnsi="Calibri"/>
              </w:rPr>
            </w:pPr>
          </w:p>
        </w:tc>
      </w:tr>
      <w:tr w:rsidR="006B6974" w:rsidRPr="00144CC2" w14:paraId="389A9EE0" w14:textId="77777777" w:rsidTr="00812830">
        <w:tc>
          <w:tcPr>
            <w:tcW w:w="584" w:type="dxa"/>
            <w:vAlign w:val="center"/>
          </w:tcPr>
          <w:p w14:paraId="389A9EDD" w14:textId="77777777" w:rsidR="006B6974" w:rsidRDefault="006B6974" w:rsidP="00812830">
            <w:pPr>
              <w:jc w:val="center"/>
              <w:rPr>
                <w:rFonts w:asciiTheme="minorHAnsi" w:hAnsiTheme="minorHAnsi"/>
                <w:sz w:val="18"/>
                <w:szCs w:val="18"/>
              </w:rPr>
            </w:pPr>
            <w:r>
              <w:rPr>
                <w:rFonts w:asciiTheme="minorHAnsi" w:hAnsiTheme="minorHAnsi"/>
                <w:sz w:val="18"/>
                <w:szCs w:val="18"/>
              </w:rPr>
              <w:t>06</w:t>
            </w:r>
          </w:p>
        </w:tc>
        <w:tc>
          <w:tcPr>
            <w:tcW w:w="4654" w:type="dxa"/>
            <w:vAlign w:val="center"/>
          </w:tcPr>
          <w:p w14:paraId="389A9EDE" w14:textId="70E37D86" w:rsidR="006B6974" w:rsidRDefault="006B6974" w:rsidP="00F71FD4">
            <w:pPr>
              <w:rPr>
                <w:rFonts w:asciiTheme="minorHAnsi" w:hAnsiTheme="minorHAnsi"/>
                <w:sz w:val="18"/>
                <w:szCs w:val="18"/>
              </w:rPr>
            </w:pPr>
            <w:r w:rsidRPr="00CB00C9">
              <w:rPr>
                <w:rFonts w:asciiTheme="minorHAnsi" w:hAnsiTheme="minorHAnsi"/>
                <w:sz w:val="18"/>
                <w:szCs w:val="18"/>
              </w:rPr>
              <w:t xml:space="preserve">Equivalent Leakage Area </w:t>
            </w:r>
            <w:r w:rsidR="00F71FD4">
              <w:rPr>
                <w:rFonts w:asciiTheme="minorHAnsi" w:hAnsiTheme="minorHAnsi"/>
                <w:sz w:val="18"/>
                <w:szCs w:val="18"/>
              </w:rPr>
              <w:t>U</w:t>
            </w:r>
            <w:r w:rsidRPr="00CB00C9">
              <w:rPr>
                <w:rFonts w:asciiTheme="minorHAnsi" w:hAnsiTheme="minorHAnsi"/>
                <w:sz w:val="18"/>
                <w:szCs w:val="18"/>
              </w:rPr>
              <w:t xml:space="preserve">sed for </w:t>
            </w:r>
            <w:r w:rsidR="00550EF2">
              <w:rPr>
                <w:rFonts w:asciiTheme="minorHAnsi" w:hAnsiTheme="minorHAnsi"/>
                <w:sz w:val="18"/>
                <w:szCs w:val="18"/>
              </w:rPr>
              <w:t>V</w:t>
            </w:r>
            <w:r w:rsidRPr="00CB00C9">
              <w:rPr>
                <w:rFonts w:asciiTheme="minorHAnsi" w:hAnsiTheme="minorHAnsi"/>
                <w:sz w:val="18"/>
                <w:szCs w:val="18"/>
              </w:rPr>
              <w:t>entilation</w:t>
            </w:r>
          </w:p>
        </w:tc>
        <w:tc>
          <w:tcPr>
            <w:tcW w:w="5778" w:type="dxa"/>
          </w:tcPr>
          <w:p w14:paraId="389A9EDF" w14:textId="77777777" w:rsidR="006B6974" w:rsidRPr="00144CC2" w:rsidRDefault="006B6974" w:rsidP="00812830">
            <w:pPr>
              <w:keepNext/>
              <w:rPr>
                <w:rFonts w:asciiTheme="minorHAnsi" w:hAnsiTheme="minorHAnsi"/>
                <w:sz w:val="18"/>
                <w:szCs w:val="18"/>
              </w:rPr>
            </w:pPr>
          </w:p>
        </w:tc>
      </w:tr>
      <w:tr w:rsidR="006B6974" w:rsidRPr="00144CC2" w14:paraId="389A9EE4" w14:textId="77777777" w:rsidTr="00812830">
        <w:tc>
          <w:tcPr>
            <w:tcW w:w="584" w:type="dxa"/>
            <w:vAlign w:val="center"/>
          </w:tcPr>
          <w:p w14:paraId="389A9EE1"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07</w:t>
            </w:r>
          </w:p>
        </w:tc>
        <w:tc>
          <w:tcPr>
            <w:tcW w:w="4654" w:type="dxa"/>
            <w:vAlign w:val="center"/>
          </w:tcPr>
          <w:p w14:paraId="389A9EE2" w14:textId="77777777" w:rsidR="006B6974" w:rsidRPr="00144CC2" w:rsidRDefault="006B6974" w:rsidP="00812830">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389A9EE3" w14:textId="77777777" w:rsidR="006B6974" w:rsidRPr="00144CC2" w:rsidRDefault="006B6974" w:rsidP="00812830">
            <w:pPr>
              <w:rPr>
                <w:rFonts w:asciiTheme="minorHAnsi" w:hAnsiTheme="minorHAnsi"/>
                <w:sz w:val="18"/>
                <w:szCs w:val="18"/>
              </w:rPr>
            </w:pPr>
          </w:p>
        </w:tc>
      </w:tr>
      <w:tr w:rsidR="006B6974" w:rsidRPr="00144CC2" w14:paraId="389A9EE8" w14:textId="77777777" w:rsidTr="00812830">
        <w:tc>
          <w:tcPr>
            <w:tcW w:w="584" w:type="dxa"/>
            <w:vAlign w:val="center"/>
          </w:tcPr>
          <w:p w14:paraId="389A9EE5"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08</w:t>
            </w:r>
          </w:p>
        </w:tc>
        <w:tc>
          <w:tcPr>
            <w:tcW w:w="4654" w:type="dxa"/>
            <w:vAlign w:val="center"/>
          </w:tcPr>
          <w:p w14:paraId="389A9EE6" w14:textId="77777777" w:rsidR="006B6974" w:rsidRPr="00144CC2" w:rsidRDefault="006B6974" w:rsidP="00812830">
            <w:pPr>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r w:rsidRPr="00CB00C9">
              <w:rPr>
                <w:rFonts w:asciiTheme="minorHAnsi" w:hAnsiTheme="minorHAnsi"/>
                <w:sz w:val="18"/>
                <w:szCs w:val="18"/>
              </w:rPr>
              <w:t>?</w:t>
            </w:r>
          </w:p>
        </w:tc>
        <w:tc>
          <w:tcPr>
            <w:tcW w:w="5778" w:type="dxa"/>
          </w:tcPr>
          <w:p w14:paraId="389A9EE7" w14:textId="77777777" w:rsidR="006B6974" w:rsidRPr="00144CC2" w:rsidRDefault="006B6974" w:rsidP="00812830">
            <w:pPr>
              <w:rPr>
                <w:rFonts w:asciiTheme="minorHAnsi" w:hAnsiTheme="minorHAnsi"/>
                <w:sz w:val="18"/>
                <w:szCs w:val="18"/>
              </w:rPr>
            </w:pPr>
          </w:p>
        </w:tc>
      </w:tr>
      <w:tr w:rsidR="006B6974" w:rsidRPr="00144CC2" w14:paraId="389A9EEC" w14:textId="77777777" w:rsidTr="00812830">
        <w:tc>
          <w:tcPr>
            <w:tcW w:w="584" w:type="dxa"/>
            <w:vAlign w:val="center"/>
          </w:tcPr>
          <w:p w14:paraId="389A9EE9"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09</w:t>
            </w:r>
          </w:p>
        </w:tc>
        <w:tc>
          <w:tcPr>
            <w:tcW w:w="4654" w:type="dxa"/>
            <w:vAlign w:val="center"/>
          </w:tcPr>
          <w:p w14:paraId="389A9EEA" w14:textId="625368D3" w:rsidR="006B6974" w:rsidRPr="00144CC2" w:rsidRDefault="006B6974" w:rsidP="00812830">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389A9EEB" w14:textId="77777777" w:rsidR="006B6974" w:rsidRPr="00144CC2" w:rsidRDefault="006B6974" w:rsidP="00812830">
            <w:pPr>
              <w:rPr>
                <w:rFonts w:asciiTheme="minorHAnsi" w:hAnsiTheme="minorHAnsi"/>
                <w:sz w:val="18"/>
                <w:szCs w:val="18"/>
              </w:rPr>
            </w:pPr>
          </w:p>
        </w:tc>
      </w:tr>
      <w:tr w:rsidR="006B6974" w:rsidRPr="00144CC2" w14:paraId="389A9EF0" w14:textId="77777777" w:rsidTr="00812830">
        <w:tc>
          <w:tcPr>
            <w:tcW w:w="584" w:type="dxa"/>
            <w:vAlign w:val="center"/>
          </w:tcPr>
          <w:p w14:paraId="389A9EED"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10</w:t>
            </w:r>
          </w:p>
        </w:tc>
        <w:tc>
          <w:tcPr>
            <w:tcW w:w="4654" w:type="dxa"/>
            <w:vAlign w:val="center"/>
          </w:tcPr>
          <w:p w14:paraId="389A9EEE" w14:textId="34E95D1D" w:rsidR="006B6974" w:rsidRPr="00144CC2" w:rsidRDefault="006B6974" w:rsidP="00550EF2">
            <w:pPr>
              <w:rPr>
                <w:rFonts w:asciiTheme="minorHAnsi" w:hAnsiTheme="minorHAnsi"/>
                <w:sz w:val="18"/>
                <w:szCs w:val="18"/>
              </w:rPr>
            </w:pPr>
            <w:r w:rsidRPr="00CB00C9">
              <w:rPr>
                <w:rFonts w:asciiTheme="minorHAnsi" w:hAnsiTheme="minorHAnsi"/>
                <w:sz w:val="18"/>
                <w:szCs w:val="18"/>
              </w:rPr>
              <w:t xml:space="preserve">Ventilation </w:t>
            </w:r>
            <w:r w:rsidR="00550EF2">
              <w:rPr>
                <w:rFonts w:asciiTheme="minorHAnsi" w:hAnsiTheme="minorHAnsi"/>
                <w:sz w:val="18"/>
                <w:szCs w:val="18"/>
              </w:rPr>
              <w:t>P</w:t>
            </w:r>
            <w:r w:rsidRPr="00CB00C9">
              <w:rPr>
                <w:rFonts w:asciiTheme="minorHAnsi" w:hAnsiTheme="minorHAnsi"/>
                <w:sz w:val="18"/>
                <w:szCs w:val="18"/>
              </w:rPr>
              <w:t xml:space="preserve">rovided by </w:t>
            </w:r>
            <w:r w:rsidR="00550EF2">
              <w:rPr>
                <w:rFonts w:asciiTheme="minorHAnsi" w:hAnsiTheme="minorHAnsi"/>
                <w:sz w:val="18"/>
                <w:szCs w:val="18"/>
              </w:rPr>
              <w:t>I</w:t>
            </w:r>
            <w:r w:rsidRPr="00CB00C9">
              <w:rPr>
                <w:rFonts w:asciiTheme="minorHAnsi" w:hAnsiTheme="minorHAnsi"/>
                <w:sz w:val="18"/>
                <w:szCs w:val="18"/>
              </w:rPr>
              <w:t>nfiltration</w:t>
            </w:r>
            <w:r w:rsidR="00550EF2">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550EF2">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778" w:type="dxa"/>
          </w:tcPr>
          <w:p w14:paraId="389A9EEF" w14:textId="77777777" w:rsidR="006B6974" w:rsidRPr="00144CC2" w:rsidRDefault="006B6974" w:rsidP="00812830">
            <w:pPr>
              <w:rPr>
                <w:rFonts w:asciiTheme="minorHAnsi" w:hAnsiTheme="minorHAnsi"/>
                <w:sz w:val="18"/>
                <w:szCs w:val="18"/>
              </w:rPr>
            </w:pPr>
          </w:p>
        </w:tc>
      </w:tr>
      <w:tr w:rsidR="006B6974" w:rsidRPr="00144CC2" w14:paraId="389A9EF4" w14:textId="77777777" w:rsidTr="00812830">
        <w:tc>
          <w:tcPr>
            <w:tcW w:w="584" w:type="dxa"/>
            <w:vAlign w:val="center"/>
          </w:tcPr>
          <w:p w14:paraId="389A9EF1"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11</w:t>
            </w:r>
          </w:p>
        </w:tc>
        <w:tc>
          <w:tcPr>
            <w:tcW w:w="4654" w:type="dxa"/>
            <w:vAlign w:val="center"/>
          </w:tcPr>
          <w:p w14:paraId="389A9EF2" w14:textId="77A6020A" w:rsidR="006B6974" w:rsidRPr="00144CC2" w:rsidRDefault="006B6974" w:rsidP="00812830">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78" w:type="dxa"/>
          </w:tcPr>
          <w:p w14:paraId="389A9EF3" w14:textId="77777777" w:rsidR="006B6974" w:rsidRPr="00144CC2" w:rsidRDefault="006B6974" w:rsidP="00812830">
            <w:pPr>
              <w:rPr>
                <w:rFonts w:asciiTheme="minorHAnsi" w:hAnsiTheme="minorHAnsi"/>
                <w:sz w:val="18"/>
                <w:szCs w:val="18"/>
              </w:rPr>
            </w:pPr>
          </w:p>
        </w:tc>
      </w:tr>
    </w:tbl>
    <w:p w14:paraId="389A9EF5" w14:textId="77777777" w:rsidR="006B6974" w:rsidRDefault="006B6974" w:rsidP="006B697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49"/>
        <w:gridCol w:w="5774"/>
      </w:tblGrid>
      <w:tr w:rsidR="006B6974" w:rsidRPr="00144CC2" w14:paraId="389A9EF7" w14:textId="77777777" w:rsidTr="00812830">
        <w:tc>
          <w:tcPr>
            <w:tcW w:w="11016" w:type="dxa"/>
            <w:gridSpan w:val="3"/>
            <w:vAlign w:val="center"/>
          </w:tcPr>
          <w:p w14:paraId="04B177A7" w14:textId="77777777" w:rsidR="00F71FD4" w:rsidRPr="00041647"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041647">
              <w:rPr>
                <w:rFonts w:asciiTheme="minorHAnsi" w:hAnsiTheme="minorHAnsi"/>
                <w:b/>
                <w:szCs w:val="18"/>
              </w:rPr>
              <w:t>C. Intermittent Ventilation</w:t>
            </w:r>
          </w:p>
          <w:p w14:paraId="389A9EF6" w14:textId="1FCD4756"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  </w:t>
            </w:r>
          </w:p>
        </w:tc>
      </w:tr>
      <w:tr w:rsidR="006B6974" w:rsidRPr="00144CC2" w14:paraId="389A9EFB" w14:textId="77777777" w:rsidTr="00812830">
        <w:tc>
          <w:tcPr>
            <w:tcW w:w="593" w:type="dxa"/>
            <w:vAlign w:val="center"/>
          </w:tcPr>
          <w:p w14:paraId="389A9EF8"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0" w:type="dxa"/>
          </w:tcPr>
          <w:p w14:paraId="389A9EF9"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3" w:type="dxa"/>
          </w:tcPr>
          <w:p w14:paraId="389A9EFA"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EFF" w14:textId="77777777" w:rsidTr="00812830">
        <w:tc>
          <w:tcPr>
            <w:tcW w:w="593" w:type="dxa"/>
            <w:vAlign w:val="center"/>
          </w:tcPr>
          <w:p w14:paraId="389A9EFC"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0" w:type="dxa"/>
          </w:tcPr>
          <w:p w14:paraId="389A9EFD"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3" w:type="dxa"/>
          </w:tcPr>
          <w:p w14:paraId="389A9EFE"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3" w14:textId="77777777" w:rsidTr="00812830">
        <w:tc>
          <w:tcPr>
            <w:tcW w:w="593" w:type="dxa"/>
            <w:vAlign w:val="center"/>
          </w:tcPr>
          <w:p w14:paraId="389A9F00"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0" w:type="dxa"/>
          </w:tcPr>
          <w:p w14:paraId="389A9F01" w14:textId="36A9380A"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3" w:type="dxa"/>
          </w:tcPr>
          <w:p w14:paraId="389A9F02"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7" w14:textId="77777777" w:rsidTr="00812830">
        <w:tc>
          <w:tcPr>
            <w:tcW w:w="593" w:type="dxa"/>
            <w:vAlign w:val="center"/>
          </w:tcPr>
          <w:p w14:paraId="389A9F04"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0" w:type="dxa"/>
          </w:tcPr>
          <w:p w14:paraId="389A9F05" w14:textId="2B21F421"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550EF2">
              <w:rPr>
                <w:rFonts w:asciiTheme="minorHAnsi" w:hAnsiTheme="minorHAnsi"/>
                <w:sz w:val="18"/>
                <w:szCs w:val="18"/>
              </w:rPr>
              <w:t>F</w:t>
            </w:r>
            <w:r w:rsidRPr="0055507E">
              <w:rPr>
                <w:rFonts w:asciiTheme="minorHAnsi" w:hAnsiTheme="minorHAnsi"/>
                <w:sz w:val="18"/>
                <w:szCs w:val="18"/>
              </w:rPr>
              <w:t xml:space="preserve">ractional </w:t>
            </w:r>
            <w:r w:rsidR="00550EF2">
              <w:rPr>
                <w:rFonts w:asciiTheme="minorHAnsi" w:hAnsiTheme="minorHAnsi"/>
                <w:sz w:val="18"/>
                <w:szCs w:val="18"/>
              </w:rPr>
              <w:t>O</w:t>
            </w:r>
            <w:r w:rsidRPr="0055507E">
              <w:rPr>
                <w:rFonts w:asciiTheme="minorHAnsi" w:hAnsiTheme="minorHAnsi"/>
                <w:sz w:val="18"/>
                <w:szCs w:val="18"/>
              </w:rPr>
              <w:t xml:space="preserve">n </w:t>
            </w:r>
            <w:r w:rsidR="00550EF2">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3" w:type="dxa"/>
          </w:tcPr>
          <w:p w14:paraId="389A9F06"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B" w14:textId="77777777" w:rsidTr="00812830">
        <w:tc>
          <w:tcPr>
            <w:tcW w:w="593" w:type="dxa"/>
            <w:vAlign w:val="center"/>
          </w:tcPr>
          <w:p w14:paraId="389A9F08"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0" w:type="dxa"/>
          </w:tcPr>
          <w:p w14:paraId="389A9F09" w14:textId="2E78E665"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550EF2">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3" w:type="dxa"/>
          </w:tcPr>
          <w:p w14:paraId="389A9F0A"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F" w14:textId="77777777" w:rsidTr="00812830">
        <w:tc>
          <w:tcPr>
            <w:tcW w:w="593" w:type="dxa"/>
            <w:vAlign w:val="center"/>
          </w:tcPr>
          <w:p w14:paraId="389A9F0C"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0" w:type="dxa"/>
          </w:tcPr>
          <w:p w14:paraId="389A9F0D" w14:textId="6F2B71CD"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3" w:type="dxa"/>
          </w:tcPr>
          <w:p w14:paraId="389A9F0E"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3" w14:textId="77777777" w:rsidTr="00812830">
        <w:tc>
          <w:tcPr>
            <w:tcW w:w="593" w:type="dxa"/>
            <w:vAlign w:val="center"/>
          </w:tcPr>
          <w:p w14:paraId="389A9F10"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0" w:type="dxa"/>
          </w:tcPr>
          <w:p w14:paraId="389A9F11" w14:textId="70B9BFC1"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550EF2">
              <w:rPr>
                <w:rFonts w:asciiTheme="minorHAnsi" w:hAnsiTheme="minorHAnsi"/>
                <w:sz w:val="18"/>
                <w:szCs w:val="18"/>
              </w:rPr>
              <w:t>E</w:t>
            </w:r>
            <w:r w:rsidRPr="0055507E">
              <w:rPr>
                <w:rFonts w:asciiTheme="minorHAnsi" w:hAnsiTheme="minorHAnsi"/>
                <w:sz w:val="18"/>
                <w:szCs w:val="18"/>
              </w:rPr>
              <w:t>ffectiveness (e, from Table 4.2)</w:t>
            </w:r>
          </w:p>
        </w:tc>
        <w:tc>
          <w:tcPr>
            <w:tcW w:w="5773" w:type="dxa"/>
          </w:tcPr>
          <w:p w14:paraId="389A9F12"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7" w14:textId="77777777" w:rsidTr="00812830">
        <w:tc>
          <w:tcPr>
            <w:tcW w:w="593" w:type="dxa"/>
            <w:vAlign w:val="center"/>
          </w:tcPr>
          <w:p w14:paraId="389A9F14"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0" w:type="dxa"/>
          </w:tcPr>
          <w:p w14:paraId="389A9F15" w14:textId="20FE39BD"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550EF2">
              <w:rPr>
                <w:rFonts w:asciiTheme="minorHAnsi" w:hAnsiTheme="minorHAnsi"/>
                <w:sz w:val="18"/>
                <w:szCs w:val="18"/>
              </w:rPr>
              <w:t>V</w:t>
            </w:r>
            <w:r w:rsidRPr="0055507E">
              <w:rPr>
                <w:rFonts w:asciiTheme="minorHAnsi" w:hAnsiTheme="minorHAnsi"/>
                <w:sz w:val="18"/>
                <w:szCs w:val="18"/>
              </w:rPr>
              <w:t xml:space="preserve">entilation </w:t>
            </w:r>
            <w:r w:rsidR="00550EF2">
              <w:rPr>
                <w:rFonts w:asciiTheme="minorHAnsi" w:hAnsiTheme="minorHAnsi"/>
                <w:sz w:val="18"/>
                <w:szCs w:val="18"/>
              </w:rPr>
              <w:t>R</w:t>
            </w:r>
            <w:r w:rsidRPr="0055507E">
              <w:rPr>
                <w:rFonts w:asciiTheme="minorHAnsi" w:hAnsiTheme="minorHAnsi"/>
                <w:sz w:val="18"/>
                <w:szCs w:val="18"/>
              </w:rPr>
              <w:t>ate</w:t>
            </w:r>
          </w:p>
        </w:tc>
        <w:tc>
          <w:tcPr>
            <w:tcW w:w="5773" w:type="dxa"/>
          </w:tcPr>
          <w:p w14:paraId="389A9F16"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B" w14:textId="77777777" w:rsidTr="00812830">
        <w:tc>
          <w:tcPr>
            <w:tcW w:w="593" w:type="dxa"/>
            <w:vAlign w:val="center"/>
          </w:tcPr>
          <w:p w14:paraId="389A9F18"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0" w:type="dxa"/>
          </w:tcPr>
          <w:p w14:paraId="389A9F19" w14:textId="53F9CD6B"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550EF2">
              <w:rPr>
                <w:rFonts w:asciiTheme="minorHAnsi" w:hAnsiTheme="minorHAnsi"/>
                <w:sz w:val="18"/>
                <w:szCs w:val="18"/>
              </w:rPr>
              <w:t>V</w:t>
            </w:r>
            <w:r w:rsidRPr="0055507E">
              <w:rPr>
                <w:rFonts w:asciiTheme="minorHAnsi" w:hAnsiTheme="minorHAnsi"/>
                <w:sz w:val="18"/>
                <w:szCs w:val="18"/>
              </w:rPr>
              <w:t>entilation Rate</w:t>
            </w:r>
          </w:p>
        </w:tc>
        <w:tc>
          <w:tcPr>
            <w:tcW w:w="5773" w:type="dxa"/>
          </w:tcPr>
          <w:p w14:paraId="389A9F1A"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F" w14:textId="77777777" w:rsidTr="00812830">
        <w:tc>
          <w:tcPr>
            <w:tcW w:w="593" w:type="dxa"/>
            <w:vAlign w:val="center"/>
          </w:tcPr>
          <w:p w14:paraId="389A9F1C"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0" w:type="dxa"/>
          </w:tcPr>
          <w:p w14:paraId="389A9F1D" w14:textId="314A5FD5"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3" w:type="dxa"/>
          </w:tcPr>
          <w:p w14:paraId="389A9F1E"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23" w14:textId="77777777" w:rsidTr="00812830">
        <w:tc>
          <w:tcPr>
            <w:tcW w:w="593" w:type="dxa"/>
            <w:vAlign w:val="center"/>
          </w:tcPr>
          <w:p w14:paraId="389A9F20"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0" w:type="dxa"/>
          </w:tcPr>
          <w:p w14:paraId="389A9F21" w14:textId="0D4B3FAE"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3" w:type="dxa"/>
          </w:tcPr>
          <w:p w14:paraId="389A9F22"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25" w14:textId="77777777" w:rsidTr="00812830">
        <w:tc>
          <w:tcPr>
            <w:tcW w:w="11016" w:type="dxa"/>
            <w:gridSpan w:val="3"/>
          </w:tcPr>
          <w:p w14:paraId="389A9F24" w14:textId="77777777" w:rsidR="006B6974" w:rsidRPr="00144CC2" w:rsidRDefault="006B6974" w:rsidP="00812830">
            <w:pPr>
              <w:keepNext/>
              <w:rPr>
                <w:rFonts w:asciiTheme="minorHAnsi" w:hAnsiTheme="minorHAnsi"/>
                <w:sz w:val="18"/>
                <w:szCs w:val="18"/>
              </w:rPr>
            </w:pPr>
            <w:r w:rsidRPr="00041647">
              <w:rPr>
                <w:rFonts w:asciiTheme="minorHAnsi" w:hAnsiTheme="minorHAnsi"/>
                <w:b/>
                <w:szCs w:val="18"/>
              </w:rPr>
              <w:lastRenderedPageBreak/>
              <w:t>D. Compliance Statement</w:t>
            </w:r>
            <w:r w:rsidRPr="00041647">
              <w:rPr>
                <w:rFonts w:asciiTheme="minorHAnsi" w:hAnsiTheme="minorHAnsi"/>
                <w:szCs w:val="18"/>
              </w:rPr>
              <w:t xml:space="preserve"> </w:t>
            </w:r>
          </w:p>
        </w:tc>
      </w:tr>
      <w:tr w:rsidR="006B6974" w:rsidRPr="00144CC2" w14:paraId="389A9F28" w14:textId="77777777" w:rsidTr="00812830">
        <w:tc>
          <w:tcPr>
            <w:tcW w:w="590" w:type="dxa"/>
            <w:vAlign w:val="center"/>
          </w:tcPr>
          <w:p w14:paraId="389A9F26" w14:textId="77777777" w:rsidR="006B6974" w:rsidRPr="00144CC2" w:rsidRDefault="006B6974" w:rsidP="00812830">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gridSpan w:val="2"/>
          </w:tcPr>
          <w:p w14:paraId="389A9F27" w14:textId="77777777" w:rsidR="006B6974" w:rsidRPr="00144CC2" w:rsidRDefault="006B6974" w:rsidP="00812830">
            <w:pPr>
              <w:keepNext/>
              <w:rPr>
                <w:rFonts w:asciiTheme="minorHAnsi" w:hAnsiTheme="minorHAnsi"/>
                <w:b/>
                <w:sz w:val="18"/>
                <w:szCs w:val="18"/>
              </w:rPr>
            </w:pPr>
            <w:r>
              <w:rPr>
                <w:rFonts w:asciiTheme="minorHAnsi" w:hAnsiTheme="minorHAnsi"/>
                <w:sz w:val="18"/>
                <w:szCs w:val="18"/>
              </w:rPr>
              <w:t xml:space="preserve"> </w:t>
            </w:r>
          </w:p>
        </w:tc>
      </w:tr>
    </w:tbl>
    <w:p w14:paraId="389A9F29" w14:textId="77777777" w:rsidR="00AB4772" w:rsidRPr="00F71FD4" w:rsidRDefault="00AB477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6B6974" w:rsidRPr="00041647" w14:paraId="389A9F2B"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hideMark/>
          </w:tcPr>
          <w:p w14:paraId="389A9F2A" w14:textId="4E19434C" w:rsidR="006B6974" w:rsidRPr="00F71FD4" w:rsidRDefault="006B6974" w:rsidP="00F71FD4">
            <w:pPr>
              <w:keepNext/>
              <w:rPr>
                <w:rFonts w:asciiTheme="minorHAnsi" w:hAnsiTheme="minorHAnsi"/>
                <w:szCs w:val="18"/>
              </w:rPr>
            </w:pPr>
            <w:r w:rsidRPr="00F71FD4">
              <w:rPr>
                <w:rFonts w:asciiTheme="minorHAnsi" w:hAnsiTheme="minorHAnsi"/>
                <w:b/>
                <w:szCs w:val="18"/>
              </w:rPr>
              <w:t xml:space="preserve">E. Local Mechanical Exhaust System – Fan </w:t>
            </w:r>
            <w:r w:rsidR="00F71FD4">
              <w:rPr>
                <w:rFonts w:asciiTheme="minorHAnsi" w:hAnsiTheme="minorHAnsi"/>
                <w:b/>
                <w:szCs w:val="18"/>
              </w:rPr>
              <w:t>S</w:t>
            </w:r>
            <w:r w:rsidRPr="00F71FD4">
              <w:rPr>
                <w:rFonts w:asciiTheme="minorHAnsi" w:hAnsiTheme="minorHAnsi"/>
                <w:b/>
                <w:szCs w:val="18"/>
              </w:rPr>
              <w:t xml:space="preserve">election and </w:t>
            </w:r>
            <w:r w:rsidR="00F71FD4">
              <w:rPr>
                <w:rFonts w:asciiTheme="minorHAnsi" w:hAnsiTheme="minorHAnsi"/>
                <w:b/>
                <w:szCs w:val="18"/>
              </w:rPr>
              <w:t>D</w:t>
            </w:r>
            <w:r w:rsidRPr="00F71FD4">
              <w:rPr>
                <w:rFonts w:asciiTheme="minorHAnsi" w:hAnsiTheme="minorHAnsi"/>
                <w:b/>
                <w:szCs w:val="18"/>
              </w:rPr>
              <w:t xml:space="preserve">uct </w:t>
            </w:r>
            <w:r w:rsidR="00F71FD4">
              <w:rPr>
                <w:rFonts w:asciiTheme="minorHAnsi" w:hAnsiTheme="minorHAnsi"/>
                <w:b/>
                <w:szCs w:val="18"/>
              </w:rPr>
              <w:t>D</w:t>
            </w:r>
            <w:r w:rsidRPr="00F71FD4">
              <w:rPr>
                <w:rFonts w:asciiTheme="minorHAnsi" w:hAnsiTheme="minorHAnsi"/>
                <w:b/>
                <w:szCs w:val="18"/>
              </w:rPr>
              <w:t xml:space="preserve">esign </w:t>
            </w:r>
            <w:r w:rsidR="00F71FD4">
              <w:rPr>
                <w:rFonts w:asciiTheme="minorHAnsi" w:hAnsiTheme="minorHAnsi"/>
                <w:b/>
                <w:szCs w:val="18"/>
              </w:rPr>
              <w:t>C</w:t>
            </w:r>
            <w:r w:rsidRPr="00F71FD4">
              <w:rPr>
                <w:rFonts w:asciiTheme="minorHAnsi" w:hAnsiTheme="minorHAnsi"/>
                <w:b/>
                <w:szCs w:val="18"/>
              </w:rPr>
              <w:t xml:space="preserve">riteria for </w:t>
            </w:r>
            <w:r w:rsidR="00F71FD4">
              <w:rPr>
                <w:rFonts w:asciiTheme="minorHAnsi" w:hAnsiTheme="minorHAnsi"/>
                <w:b/>
                <w:szCs w:val="18"/>
              </w:rPr>
              <w:t>C</w:t>
            </w:r>
            <w:r w:rsidRPr="00F71FD4">
              <w:rPr>
                <w:rFonts w:asciiTheme="minorHAnsi" w:hAnsiTheme="minorHAnsi"/>
                <w:b/>
                <w:szCs w:val="18"/>
              </w:rPr>
              <w:t>ompliance</w:t>
            </w:r>
          </w:p>
        </w:tc>
      </w:tr>
      <w:tr w:rsidR="006B6974" w14:paraId="389A9F2F"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9F2C" w14:textId="77777777" w:rsidR="006B6974" w:rsidRDefault="006B6974" w:rsidP="00AB4772">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389A9F2D" w14:textId="509F5A3F" w:rsidR="006B6974" w:rsidRDefault="006B6974" w:rsidP="00AB4772">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4408E5">
              <w:rPr>
                <w:rFonts w:asciiTheme="minorHAnsi" w:hAnsiTheme="minorHAnsi"/>
                <w:i/>
                <w:sz w:val="18"/>
                <w:szCs w:val="18"/>
              </w:rPr>
              <w:t>;</w:t>
            </w:r>
            <w:r>
              <w:rPr>
                <w:rFonts w:asciiTheme="minorHAnsi" w:hAnsiTheme="minorHAnsi"/>
                <w:i/>
                <w:sz w:val="18"/>
                <w:szCs w:val="18"/>
              </w:rPr>
              <w:t xml:space="preserve"> OR</w:t>
            </w:r>
          </w:p>
          <w:p w14:paraId="389A9F2E" w14:textId="77777777" w:rsidR="006B6974" w:rsidRDefault="006B6974" w:rsidP="00AB4772">
            <w:pPr>
              <w:pStyle w:val="ListParagraph"/>
              <w:keepNext/>
              <w:numPr>
                <w:ilvl w:val="0"/>
                <w:numId w:val="17"/>
              </w:numPr>
              <w:rPr>
                <w:rFonts w:asciiTheme="minorHAnsi" w:hAnsiTheme="minorHAnsi"/>
                <w:sz w:val="18"/>
                <w:szCs w:val="18"/>
              </w:rPr>
            </w:pPr>
            <w:r>
              <w:rPr>
                <w:rFonts w:asciiTheme="minorHAnsi" w:hAnsiTheme="minorHAnsi"/>
                <w:i/>
                <w:sz w:val="18"/>
                <w:szCs w:val="18"/>
              </w:rPr>
              <w:t xml:space="preserve">The airflow rating at a pressure of 0.25 in. </w:t>
            </w:r>
            <w:proofErr w:type="spellStart"/>
            <w:r>
              <w:rPr>
                <w:rFonts w:asciiTheme="minorHAnsi" w:hAnsiTheme="minorHAnsi"/>
                <w:i/>
                <w:sz w:val="18"/>
                <w:szCs w:val="18"/>
              </w:rPr>
              <w:t>w.c.</w:t>
            </w:r>
            <w:proofErr w:type="spellEnd"/>
            <w:r>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6B6974" w14:paraId="389A9F32"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9F30" w14:textId="77777777" w:rsidR="006B6974" w:rsidRDefault="006B6974" w:rsidP="00AB4772">
            <w:pPr>
              <w:keepNext/>
              <w:suppressAutoHyphens/>
              <w:rPr>
                <w:rFonts w:asciiTheme="minorHAnsi" w:hAnsiTheme="minorHAnsi"/>
                <w:b/>
                <w:sz w:val="18"/>
                <w:szCs w:val="18"/>
              </w:rPr>
            </w:pPr>
            <w:r>
              <w:rPr>
                <w:rFonts w:asciiTheme="minorHAnsi" w:hAnsiTheme="minorHAnsi"/>
                <w:b/>
                <w:sz w:val="18"/>
                <w:szCs w:val="18"/>
              </w:rPr>
              <w:t xml:space="preserve">Table 5.1 </w:t>
            </w:r>
          </w:p>
          <w:p w14:paraId="389A9F31" w14:textId="77777777" w:rsidR="006B6974" w:rsidRDefault="006B6974" w:rsidP="00AB4772">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6B6974" w14:paraId="389A9F36" w14:textId="77777777" w:rsidTr="00AB4772">
        <w:trPr>
          <w:trHeight w:val="144"/>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9F33"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9F34"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389A9F35"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Notes</w:t>
            </w:r>
          </w:p>
        </w:tc>
      </w:tr>
      <w:tr w:rsidR="006B6974" w14:paraId="389A9F3A" w14:textId="77777777" w:rsidTr="00AB4772">
        <w:trPr>
          <w:trHeight w:val="144"/>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9F37"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9F38"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9F39" w14:textId="77777777" w:rsidR="006B6974" w:rsidRDefault="002618AC" w:rsidP="00AB4772">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6B6974" w14:paraId="389A9F3E" w14:textId="77777777" w:rsidTr="00AB4772">
        <w:trPr>
          <w:trHeight w:val="144"/>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9F3B"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9F3C"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9F3D" w14:textId="77777777" w:rsidR="006B6974" w:rsidRDefault="006B6974" w:rsidP="00AB4772">
            <w:pPr>
              <w:keepNext/>
              <w:suppressAutoHyphens/>
              <w:jc w:val="center"/>
              <w:rPr>
                <w:rFonts w:asciiTheme="minorHAnsi" w:hAnsiTheme="minorHAnsi"/>
                <w:sz w:val="18"/>
                <w:szCs w:val="18"/>
              </w:rPr>
            </w:pPr>
          </w:p>
        </w:tc>
      </w:tr>
      <w:tr w:rsidR="006B6974" w14:paraId="389A9F41"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9F3F" w14:textId="77777777" w:rsidR="006B6974" w:rsidRDefault="006B6974" w:rsidP="00AB4772">
            <w:pPr>
              <w:keepNext/>
              <w:suppressAutoHyphens/>
              <w:rPr>
                <w:rFonts w:asciiTheme="minorHAnsi" w:hAnsiTheme="minorHAnsi"/>
                <w:b/>
                <w:sz w:val="18"/>
                <w:szCs w:val="18"/>
              </w:rPr>
            </w:pPr>
            <w:r>
              <w:rPr>
                <w:rFonts w:asciiTheme="minorHAnsi" w:hAnsiTheme="minorHAnsi"/>
                <w:b/>
                <w:sz w:val="18"/>
                <w:szCs w:val="18"/>
              </w:rPr>
              <w:t xml:space="preserve">Table 5.2 </w:t>
            </w:r>
          </w:p>
          <w:p w14:paraId="389A9F40" w14:textId="77777777" w:rsidR="006B6974" w:rsidRDefault="006B6974" w:rsidP="00AB4772">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6B6974" w14:paraId="389A9F45" w14:textId="77777777" w:rsidTr="00AB4772">
        <w:trPr>
          <w:trHeight w:val="144"/>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9F42"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9F43"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389A9F44"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Notes</w:t>
            </w:r>
          </w:p>
        </w:tc>
      </w:tr>
      <w:tr w:rsidR="006B6974" w14:paraId="389A9F49" w14:textId="77777777" w:rsidTr="00AB4772">
        <w:trPr>
          <w:trHeight w:val="144"/>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9F46"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9F47"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9F48" w14:textId="77777777" w:rsidR="006B6974" w:rsidRDefault="002618AC" w:rsidP="00AB4772">
            <w:pPr>
              <w:keepNext/>
              <w:suppressAutoHyphens/>
              <w:rPr>
                <w:rFonts w:asciiTheme="minorHAnsi" w:hAnsiTheme="minorHAnsi"/>
                <w:sz w:val="18"/>
                <w:szCs w:val="18"/>
              </w:rPr>
            </w:pPr>
            <w:r>
              <w:rPr>
                <w:rFonts w:asciiTheme="minorHAnsi" w:hAnsiTheme="minorHAnsi"/>
                <w:sz w:val="18"/>
                <w:szCs w:val="18"/>
              </w:rPr>
              <w:t>Based on kitchen volume.</w:t>
            </w:r>
          </w:p>
        </w:tc>
      </w:tr>
      <w:tr w:rsidR="006B6974" w14:paraId="389A9F4D" w14:textId="77777777" w:rsidTr="00AB4772">
        <w:trPr>
          <w:trHeight w:val="144"/>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9F4A"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9F4B"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9F4C" w14:textId="77777777" w:rsidR="006B6974" w:rsidRDefault="006B6974" w:rsidP="00AB4772">
            <w:pPr>
              <w:keepNext/>
              <w:suppressAutoHyphens/>
              <w:jc w:val="center"/>
              <w:rPr>
                <w:rFonts w:asciiTheme="minorHAnsi" w:hAnsiTheme="minorHAnsi"/>
                <w:sz w:val="18"/>
                <w:szCs w:val="18"/>
              </w:rPr>
            </w:pPr>
          </w:p>
        </w:tc>
      </w:tr>
      <w:tr w:rsidR="006B6974" w14:paraId="389A9F50" w14:textId="77777777" w:rsidTr="00AB4772">
        <w:trPr>
          <w:trHeight w:val="144"/>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389A9F4E" w14:textId="77777777" w:rsidR="006B6974" w:rsidRDefault="006B6974" w:rsidP="00AB4772">
            <w:pPr>
              <w:keepNext/>
              <w:rPr>
                <w:rFonts w:asciiTheme="minorHAnsi" w:hAnsiTheme="minorHAnsi"/>
                <w:b/>
                <w:sz w:val="18"/>
                <w:szCs w:val="18"/>
              </w:rPr>
            </w:pPr>
            <w:r>
              <w:rPr>
                <w:rFonts w:asciiTheme="minorHAnsi" w:hAnsiTheme="minorHAnsi"/>
                <w:b/>
                <w:sz w:val="18"/>
                <w:szCs w:val="18"/>
              </w:rPr>
              <w:t>Table 5.3</w:t>
            </w:r>
          </w:p>
          <w:p w14:paraId="389A9F4F" w14:textId="77777777" w:rsidR="006B6974" w:rsidRDefault="006B6974" w:rsidP="00AB4772">
            <w:pPr>
              <w:keepNext/>
              <w:rPr>
                <w:rFonts w:asciiTheme="minorHAnsi" w:hAnsiTheme="minorHAnsi"/>
                <w:sz w:val="18"/>
                <w:szCs w:val="18"/>
              </w:rPr>
            </w:pPr>
            <w:r>
              <w:rPr>
                <w:rFonts w:asciiTheme="minorHAnsi" w:hAnsiTheme="minorHAnsi"/>
                <w:b/>
                <w:sz w:val="18"/>
                <w:szCs w:val="18"/>
              </w:rPr>
              <w:t>Prescriptive Duct Sizing Requirements</w:t>
            </w:r>
          </w:p>
        </w:tc>
      </w:tr>
      <w:tr w:rsidR="006B6974" w14:paraId="389A9F54" w14:textId="77777777" w:rsidTr="00AB4772">
        <w:trPr>
          <w:trHeight w:val="144"/>
        </w:trPr>
        <w:tc>
          <w:tcPr>
            <w:tcW w:w="1650" w:type="dxa"/>
            <w:tcBorders>
              <w:top w:val="single" w:sz="4" w:space="0" w:color="000000"/>
              <w:left w:val="single" w:sz="4" w:space="0" w:color="auto"/>
              <w:bottom w:val="single" w:sz="4" w:space="0" w:color="auto"/>
              <w:right w:val="single" w:sz="4" w:space="0" w:color="auto"/>
            </w:tcBorders>
            <w:vAlign w:val="bottom"/>
            <w:hideMark/>
          </w:tcPr>
          <w:p w14:paraId="389A9F51" w14:textId="77777777" w:rsidR="006B6974" w:rsidRDefault="002618AC" w:rsidP="00AB4772">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9F5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9F5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Smooth Duct</w:t>
            </w:r>
          </w:p>
        </w:tc>
      </w:tr>
      <w:tr w:rsidR="006B6974" w14:paraId="389A9F5E"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hideMark/>
          </w:tcPr>
          <w:p w14:paraId="389A9F55" w14:textId="77777777" w:rsidR="006B6974" w:rsidRDefault="006B6974" w:rsidP="00AB4772">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 xml:space="preserve">an Rating cfm @ 0.25 in. </w:t>
            </w:r>
            <w:proofErr w:type="spellStart"/>
            <w:r>
              <w:rPr>
                <w:rFonts w:asciiTheme="minorHAnsi" w:hAnsiTheme="minorHAnsi"/>
                <w:sz w:val="18"/>
                <w:szCs w:val="18"/>
              </w:rPr>
              <w:t>w.g</w:t>
            </w:r>
            <w:proofErr w:type="spellEnd"/>
            <w:r>
              <w:rPr>
                <w:rFonts w:asciiTheme="minorHAnsi" w:hAnsiTheme="minorHAnsi"/>
                <w:sz w:val="18"/>
                <w:szCs w:val="18"/>
              </w:rPr>
              <w:t>.</w:t>
            </w:r>
          </w:p>
        </w:tc>
        <w:tc>
          <w:tcPr>
            <w:tcW w:w="1161" w:type="dxa"/>
            <w:gridSpan w:val="2"/>
            <w:tcBorders>
              <w:top w:val="single" w:sz="4" w:space="0" w:color="auto"/>
              <w:left w:val="single" w:sz="4" w:space="0" w:color="auto"/>
              <w:bottom w:val="single" w:sz="4" w:space="0" w:color="auto"/>
              <w:right w:val="single" w:sz="4" w:space="0" w:color="auto"/>
            </w:tcBorders>
            <w:hideMark/>
          </w:tcPr>
          <w:p w14:paraId="389A9F56"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389A9F57"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9F58"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389A9F59"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389A9F5A"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389A9F5B"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9F5C"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389A9F5D"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6B6974" w14:paraId="389A9F61"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center"/>
          </w:tcPr>
          <w:p w14:paraId="389A9F5F" w14:textId="77777777" w:rsidR="006B6974" w:rsidRDefault="006B6974" w:rsidP="00AB4772">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389A9F6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Maximum Allowable Duct Length (</w:t>
            </w:r>
            <w:proofErr w:type="spellStart"/>
            <w:r>
              <w:rPr>
                <w:rFonts w:asciiTheme="minorHAnsi" w:hAnsiTheme="minorHAnsi"/>
                <w:sz w:val="18"/>
                <w:szCs w:val="18"/>
              </w:rPr>
              <w:t>ft</w:t>
            </w:r>
            <w:proofErr w:type="spellEnd"/>
            <w:r>
              <w:rPr>
                <w:rFonts w:asciiTheme="minorHAnsi" w:hAnsiTheme="minorHAnsi"/>
                <w:sz w:val="18"/>
                <w:szCs w:val="18"/>
              </w:rPr>
              <w:t>)</w:t>
            </w:r>
          </w:p>
        </w:tc>
      </w:tr>
      <w:tr w:rsidR="006B6974" w14:paraId="389A9F65" w14:textId="77777777" w:rsidTr="00AB4772">
        <w:trPr>
          <w:trHeight w:val="144"/>
        </w:trPr>
        <w:tc>
          <w:tcPr>
            <w:tcW w:w="1650" w:type="dxa"/>
            <w:tcBorders>
              <w:top w:val="single" w:sz="4" w:space="0" w:color="000000"/>
              <w:left w:val="single" w:sz="4" w:space="0" w:color="auto"/>
              <w:bottom w:val="single" w:sz="4" w:space="0" w:color="auto"/>
              <w:right w:val="single" w:sz="4" w:space="0" w:color="auto"/>
            </w:tcBorders>
            <w:vAlign w:val="bottom"/>
            <w:hideMark/>
          </w:tcPr>
          <w:p w14:paraId="389A9F6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9F6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9F6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Smooth Duct</w:t>
            </w:r>
          </w:p>
        </w:tc>
      </w:tr>
      <w:tr w:rsidR="006B6974" w14:paraId="389A9F6F" w14:textId="77777777" w:rsidTr="00AB4772">
        <w:trPr>
          <w:trHeight w:val="144"/>
        </w:trPr>
        <w:tc>
          <w:tcPr>
            <w:tcW w:w="1650" w:type="dxa"/>
            <w:tcBorders>
              <w:top w:val="single" w:sz="4" w:space="0" w:color="000000"/>
              <w:left w:val="single" w:sz="4" w:space="0" w:color="auto"/>
              <w:bottom w:val="single" w:sz="4" w:space="0" w:color="auto"/>
              <w:right w:val="single" w:sz="4" w:space="0" w:color="auto"/>
            </w:tcBorders>
            <w:vAlign w:val="bottom"/>
            <w:hideMark/>
          </w:tcPr>
          <w:p w14:paraId="389A9F6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67"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68" w14:textId="77777777" w:rsidR="006B6974" w:rsidRDefault="006B6974" w:rsidP="00AB4772">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69"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6A"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6B"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6C"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6D"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6E"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r>
      <w:tr w:rsidR="006B6974" w14:paraId="389A9F79"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7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71"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7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7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75"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7"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78"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r>
      <w:tr w:rsidR="006B6974" w14:paraId="389A9F83"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7A"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7B"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7C"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D"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7E"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7F"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1"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8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55</w:t>
            </w:r>
          </w:p>
        </w:tc>
      </w:tr>
      <w:tr w:rsidR="006B6974" w14:paraId="389A9F8D"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8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85"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8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7"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88"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89"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A"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B"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8C"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145</w:t>
            </w:r>
          </w:p>
        </w:tc>
      </w:tr>
      <w:tr w:rsidR="006B6974" w14:paraId="389A9F97"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8E"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8F"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9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91"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9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9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9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95"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9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r>
      <w:tr w:rsidR="006B6974" w14:paraId="389A9F9B" w14:textId="77777777" w:rsidTr="00AB4772">
        <w:trPr>
          <w:trHeight w:val="144"/>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389A9F98" w14:textId="77777777" w:rsidR="006B6974" w:rsidRDefault="006B6974" w:rsidP="00AB4772">
            <w:pPr>
              <w:keepNext/>
              <w:rPr>
                <w:rFonts w:asciiTheme="minorHAnsi" w:hAnsiTheme="minorHAnsi"/>
                <w:sz w:val="18"/>
                <w:szCs w:val="18"/>
              </w:rPr>
            </w:pPr>
            <w:r>
              <w:rPr>
                <w:rFonts w:asciiTheme="minorHAnsi" w:hAnsiTheme="minorHAnsi"/>
                <w:sz w:val="18"/>
                <w:szCs w:val="18"/>
              </w:rPr>
              <w:t xml:space="preserve">This table assumes no elbows.  Deduct 15 </w:t>
            </w:r>
            <w:proofErr w:type="spellStart"/>
            <w:r>
              <w:rPr>
                <w:rFonts w:asciiTheme="minorHAnsi" w:hAnsiTheme="minorHAnsi"/>
                <w:sz w:val="18"/>
                <w:szCs w:val="18"/>
              </w:rPr>
              <w:t>ft</w:t>
            </w:r>
            <w:proofErr w:type="spellEnd"/>
            <w:r>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389A9F99" w14:textId="77777777" w:rsidR="006B6974" w:rsidRDefault="006B6974" w:rsidP="00AB4772">
            <w:pPr>
              <w:keepNext/>
              <w:rPr>
                <w:rFonts w:asciiTheme="minorHAnsi" w:hAnsiTheme="minorHAnsi"/>
                <w:sz w:val="18"/>
                <w:szCs w:val="18"/>
              </w:rPr>
            </w:pPr>
            <w:r>
              <w:rPr>
                <w:rFonts w:asciiTheme="minorHAnsi" w:hAnsiTheme="minorHAnsi"/>
                <w:sz w:val="18"/>
                <w:szCs w:val="18"/>
              </w:rPr>
              <w:t>NL = no limit on duct length of this size.</w:t>
            </w:r>
          </w:p>
          <w:p w14:paraId="389A9F9A" w14:textId="77777777" w:rsidR="006B6974" w:rsidRDefault="006B6974" w:rsidP="00AB4772">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389A9F9C" w14:textId="77777777" w:rsidR="006B6974" w:rsidRDefault="006B6974" w:rsidP="006B6974">
      <w:pPr>
        <w:rPr>
          <w:rFonts w:asciiTheme="minorHAnsi" w:hAnsiTheme="minorHAnsi"/>
          <w:sz w:val="18"/>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6B6974" w14:paraId="389A9F9E"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9F9D" w14:textId="77777777" w:rsidR="006B6974" w:rsidRDefault="006B6974" w:rsidP="00812830">
            <w:pPr>
              <w:keepNext/>
              <w:rPr>
                <w:rFonts w:asciiTheme="minorHAnsi" w:hAnsiTheme="minorHAnsi"/>
                <w:b/>
                <w:bCs/>
                <w:sz w:val="18"/>
                <w:szCs w:val="18"/>
              </w:rPr>
            </w:pPr>
            <w:r w:rsidRPr="00041647">
              <w:rPr>
                <w:rFonts w:asciiTheme="minorHAnsi" w:hAnsiTheme="minorHAnsi"/>
                <w:b/>
                <w:bCs/>
                <w:szCs w:val="18"/>
              </w:rPr>
              <w:lastRenderedPageBreak/>
              <w:t>F. Other Requirements</w:t>
            </w:r>
          </w:p>
        </w:tc>
      </w:tr>
      <w:tr w:rsidR="006B6974" w14:paraId="389A9FA0"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9F9F" w14:textId="77777777"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6B6974" w14:paraId="389A9FA3"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1"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A2" w14:textId="77777777"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p>
        </w:tc>
      </w:tr>
      <w:tr w:rsidR="006B6974" w14:paraId="389A9FA6"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4"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A5" w14:textId="77777777" w:rsidR="006B6974" w:rsidRDefault="006B6974" w:rsidP="00812830">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6B6974" w14:paraId="389A9FA9"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7"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A8" w14:textId="77777777" w:rsidR="006B6974" w:rsidRDefault="006B6974" w:rsidP="00812830">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r w:rsidR="00550EF2">
              <w:rPr>
                <w:rStyle w:val="margin0020notechar"/>
                <w:rFonts w:asciiTheme="minorHAnsi" w:hAnsiTheme="minorHAnsi"/>
                <w:sz w:val="18"/>
                <w:szCs w:val="18"/>
              </w:rPr>
              <w:t>.</w:t>
            </w:r>
          </w:p>
        </w:tc>
      </w:tr>
      <w:tr w:rsidR="006B6974" w14:paraId="389A9FAE"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A"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389A9FAB" w14:textId="77777777" w:rsidR="006B6974" w:rsidRDefault="006B6974" w:rsidP="00812830">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550EF2">
              <w:rPr>
                <w:rFonts w:asciiTheme="minorHAnsi" w:hAnsiTheme="minorHAnsi"/>
                <w:b/>
                <w:sz w:val="18"/>
                <w:szCs w:val="18"/>
              </w:rPr>
              <w:t>S</w:t>
            </w:r>
            <w:r>
              <w:rPr>
                <w:rFonts w:asciiTheme="minorHAnsi" w:hAnsiTheme="minorHAnsi"/>
                <w:b/>
                <w:sz w:val="18"/>
                <w:szCs w:val="18"/>
              </w:rPr>
              <w:t>olid-</w:t>
            </w:r>
            <w:r w:rsidR="00550EF2">
              <w:rPr>
                <w:rFonts w:asciiTheme="minorHAnsi" w:hAnsiTheme="minorHAnsi"/>
                <w:b/>
                <w:sz w:val="18"/>
                <w:szCs w:val="18"/>
              </w:rPr>
              <w:t>F</w:t>
            </w:r>
            <w:r>
              <w:rPr>
                <w:rFonts w:asciiTheme="minorHAnsi" w:hAnsiTheme="minorHAnsi"/>
                <w:b/>
                <w:sz w:val="18"/>
                <w:szCs w:val="18"/>
              </w:rPr>
              <w:t xml:space="preserve">uel </w:t>
            </w:r>
            <w:r w:rsidR="00550EF2">
              <w:rPr>
                <w:rFonts w:asciiTheme="minorHAnsi" w:hAnsiTheme="minorHAnsi"/>
                <w:b/>
                <w:sz w:val="18"/>
                <w:szCs w:val="18"/>
              </w:rPr>
              <w:t>B</w:t>
            </w:r>
            <w:r>
              <w:rPr>
                <w:rFonts w:asciiTheme="minorHAnsi" w:hAnsiTheme="minorHAnsi"/>
                <w:b/>
                <w:sz w:val="18"/>
                <w:szCs w:val="18"/>
              </w:rPr>
              <w:t xml:space="preserve">urning </w:t>
            </w:r>
            <w:r w:rsidR="00550EF2">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389A9FAC" w14:textId="77777777" w:rsidR="006B6974" w:rsidRDefault="006B6974" w:rsidP="00812830">
            <w:pPr>
              <w:pStyle w:val="margin0020note"/>
              <w:keepNext/>
              <w:spacing w:before="0" w:beforeAutospacing="0" w:after="0" w:afterAutospacing="0"/>
              <w:rPr>
                <w:rStyle w:val="margin0020notechar"/>
                <w:rFonts w:asciiTheme="minorHAnsi" w:hAnsiTheme="minorHAnsi"/>
                <w:sz w:val="18"/>
                <w:szCs w:val="18"/>
              </w:rPr>
            </w:pPr>
          </w:p>
          <w:p w14:paraId="389A9FAD" w14:textId="77777777" w:rsidR="006B6974" w:rsidRDefault="006B6974" w:rsidP="00812830">
            <w:pPr>
              <w:pStyle w:val="margin0020note"/>
              <w:keepNext/>
              <w:spacing w:before="0" w:beforeAutospacing="0" w:after="0" w:afterAutospacing="0"/>
              <w:ind w:left="273"/>
            </w:pPr>
            <w:r>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Pr>
                <w:rStyle w:val="margin0020notechar"/>
                <w:rFonts w:asciiTheme="minorHAnsi" w:hAnsiTheme="minorHAnsi"/>
                <w:sz w:val="18"/>
                <w:szCs w:val="18"/>
              </w:rPr>
              <w:t>Lps</w:t>
            </w:r>
            <w:proofErr w:type="spellEnd"/>
            <w:r>
              <w:rPr>
                <w:rStyle w:val="margin0020notechar"/>
                <w:rFonts w:asciiTheme="minorHAnsi" w:hAnsiTheme="minorHAnsi"/>
                <w:sz w:val="18"/>
                <w:szCs w:val="18"/>
              </w:rPr>
              <w:t>/100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of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6B6974" w14:paraId="389A9FB1"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F"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0" w14:textId="77777777" w:rsidR="006B6974" w:rsidRDefault="006B6974" w:rsidP="00812830">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 xml:space="preserve">When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adjoins a garage, the design must prevent migration of contaminants to the adjoining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t>
            </w:r>
            <w:proofErr w:type="gramStart"/>
            <w:r>
              <w:rPr>
                <w:rStyle w:val="margin0020notechar"/>
                <w:rFonts w:asciiTheme="minorHAnsi" w:hAnsiTheme="minorHAnsi"/>
                <w:sz w:val="18"/>
                <w:szCs w:val="18"/>
              </w:rPr>
              <w:t>Air seal</w:t>
            </w:r>
            <w:proofErr w:type="gramEnd"/>
            <w:r>
              <w:rPr>
                <w:rStyle w:val="margin0020notechar"/>
                <w:rFonts w:asciiTheme="minorHAnsi" w:hAnsiTheme="minorHAnsi"/>
                <w:sz w:val="18"/>
                <w:szCs w:val="18"/>
              </w:rPr>
              <w:t xml:space="preserve"> the walls, ceilings, and floors that separate garages from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weather stripped, wrapped, or otherwise sealed to limit air movement. Doors between garages and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shall be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or made substantially airtight with weather stripping.</w:t>
            </w:r>
          </w:p>
        </w:tc>
      </w:tr>
      <w:tr w:rsidR="006B6974" w14:paraId="389A9FB4"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2"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3" w14:textId="77777777" w:rsidR="006B6974" w:rsidRDefault="006B6974" w:rsidP="00812830">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6B6974" w14:paraId="389A9FB7"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5"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6" w14:textId="77777777" w:rsidR="006B6974" w:rsidRDefault="006B6974" w:rsidP="00550EF2">
            <w:pPr>
              <w:keepNext/>
              <w:ind w:left="273" w:hanging="273"/>
            </w:pPr>
            <w:r>
              <w:rPr>
                <w:rFonts w:asciiTheme="minorHAnsi" w:hAnsiTheme="minorHAnsi"/>
                <w:b/>
                <w:sz w:val="18"/>
                <w:szCs w:val="18"/>
              </w:rPr>
              <w:t xml:space="preserve">6.7 Minimum </w:t>
            </w:r>
            <w:r w:rsidR="00550EF2">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 xml:space="preserve">Mechanical systems that supply air to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through ductwork exceeding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6B6974" w14:paraId="389A9FBA"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8"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9" w14:textId="77777777" w:rsidR="006B6974" w:rsidRDefault="006B6974" w:rsidP="00812830">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 xml:space="preserve">Air inlets that are part of the ventilation design shall be located a minimum of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6B6974" w14:paraId="389A9FBD"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B"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C" w14:textId="77777777" w:rsidR="006B6974" w:rsidRDefault="006B6974" w:rsidP="00812830">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6B6974" w14:paraId="389A9FBF" w14:textId="77777777" w:rsidTr="004408E5">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9FBE" w14:textId="77777777" w:rsidR="006B6974" w:rsidRDefault="006B6974" w:rsidP="00812830">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389A9FC0" w14:textId="77777777" w:rsidR="006B6974" w:rsidRPr="00485E0F" w:rsidRDefault="006B6974" w:rsidP="006B6974">
      <w:pPr>
        <w:keepNext/>
        <w:tabs>
          <w:tab w:val="left" w:pos="-2600"/>
        </w:tabs>
        <w:outlineLvl w:val="2"/>
        <w:rPr>
          <w:rFonts w:asciiTheme="minorHAnsi" w:hAnsiTheme="minorHAnsi" w:cs="Arial"/>
          <w:bCs/>
          <w:caps/>
          <w:sz w:val="18"/>
          <w:szCs w:val="18"/>
        </w:rPr>
      </w:pPr>
    </w:p>
    <w:p w14:paraId="389A9FC1" w14:textId="77777777" w:rsidR="006B6974" w:rsidRPr="00144CC2" w:rsidRDefault="006B6974" w:rsidP="006B6974">
      <w:pPr>
        <w:rPr>
          <w:rFonts w:asciiTheme="minorHAnsi" w:hAnsiTheme="minorHAnsi" w:cs="Arial"/>
          <w:b/>
          <w:bCs/>
          <w:i/>
          <w:caps/>
          <w:sz w:val="18"/>
          <w:szCs w:val="18"/>
          <w:u w:val="single"/>
        </w:rPr>
      </w:pPr>
      <w:r w:rsidRPr="00144CC2">
        <w:rPr>
          <w:rFonts w:asciiTheme="minorHAnsi" w:hAnsiTheme="minorHAnsi" w:cs="Arial"/>
          <w:b/>
          <w:bCs/>
          <w:i/>
          <w:caps/>
          <w:sz w:val="18"/>
          <w:szCs w:val="18"/>
          <w:u w:val="single"/>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B6974" w:rsidRPr="00144CC2" w14:paraId="389A9FC3"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C2" w14:textId="77777777" w:rsidR="006B6974" w:rsidRPr="00144CC2" w:rsidRDefault="006B6974" w:rsidP="00812830">
            <w:pPr>
              <w:keepNext/>
              <w:rPr>
                <w:rFonts w:asciiTheme="minorHAnsi" w:hAnsiTheme="minorHAnsi"/>
                <w:b/>
                <w:bCs/>
                <w:sz w:val="18"/>
                <w:szCs w:val="18"/>
              </w:rPr>
            </w:pPr>
            <w:r w:rsidRPr="00041647">
              <w:rPr>
                <w:rFonts w:asciiTheme="minorHAnsi" w:hAnsiTheme="minorHAnsi"/>
                <w:b/>
                <w:bCs/>
                <w:szCs w:val="18"/>
              </w:rPr>
              <w:lastRenderedPageBreak/>
              <w:t>G. Air Moving Equipment</w:t>
            </w:r>
          </w:p>
        </w:tc>
      </w:tr>
      <w:tr w:rsidR="006B6974" w:rsidRPr="00144CC2" w14:paraId="389A9FC5"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C4" w14:textId="77777777" w:rsidR="006B6974" w:rsidRPr="00144CC2"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144CC2">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6B6974" w:rsidRPr="00144CC2" w14:paraId="389A9FC8"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C6" w14:textId="77777777" w:rsidR="006B6974" w:rsidRPr="00144CC2" w:rsidRDefault="006B6974" w:rsidP="00812830">
            <w:pPr>
              <w:keepNext/>
              <w:jc w:val="center"/>
              <w:rPr>
                <w:rFonts w:asciiTheme="minorHAnsi" w:hAnsiTheme="minorHAnsi"/>
                <w:sz w:val="18"/>
                <w:szCs w:val="18"/>
              </w:rPr>
            </w:pPr>
            <w:r w:rsidRPr="00144CC2">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9FC7" w14:textId="77777777" w:rsidR="006B6974" w:rsidRPr="00144CC2"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144CC2">
              <w:rPr>
                <w:rFonts w:asciiTheme="minorHAnsi" w:hAnsiTheme="minorHAnsi"/>
                <w:b/>
                <w:sz w:val="18"/>
                <w:szCs w:val="18"/>
              </w:rPr>
              <w:t xml:space="preserve">7.1 </w:t>
            </w:r>
            <w:r w:rsidRPr="00144CC2">
              <w:rPr>
                <w:rFonts w:asciiTheme="minorHAnsi" w:hAnsiTheme="minorHAnsi"/>
                <w:b/>
                <w:bCs/>
                <w:sz w:val="18"/>
                <w:szCs w:val="18"/>
              </w:rPr>
              <w:t xml:space="preserve">Selection and Installation. </w:t>
            </w:r>
            <w:r w:rsidRPr="00144CC2">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6B6974" w:rsidRPr="00144CC2" w14:paraId="389A9FCD"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C9" w14:textId="77777777" w:rsidR="006B6974" w:rsidRPr="00144CC2" w:rsidRDefault="006B6974" w:rsidP="00812830">
            <w:pPr>
              <w:keepNext/>
              <w:jc w:val="center"/>
              <w:rPr>
                <w:rFonts w:asciiTheme="minorHAnsi" w:hAnsiTheme="minorHAnsi"/>
                <w:sz w:val="18"/>
                <w:szCs w:val="18"/>
              </w:rPr>
            </w:pPr>
            <w:r w:rsidRPr="00144CC2">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389A9FCA" w14:textId="77777777" w:rsidR="006B6974" w:rsidRPr="00144CC2" w:rsidRDefault="006B6974" w:rsidP="00812830">
            <w:pPr>
              <w:keepNext/>
              <w:autoSpaceDE w:val="0"/>
              <w:autoSpaceDN w:val="0"/>
              <w:adjustRightInd w:val="0"/>
              <w:ind w:left="270" w:hanging="270"/>
              <w:jc w:val="both"/>
              <w:rPr>
                <w:rFonts w:asciiTheme="minorHAnsi" w:hAnsiTheme="minorHAnsi"/>
                <w:sz w:val="18"/>
                <w:szCs w:val="18"/>
              </w:rPr>
            </w:pPr>
            <w:r w:rsidRPr="00144CC2">
              <w:rPr>
                <w:rFonts w:asciiTheme="minorHAnsi" w:hAnsiTheme="minorHAnsi"/>
                <w:b/>
                <w:sz w:val="18"/>
                <w:szCs w:val="18"/>
              </w:rPr>
              <w:t xml:space="preserve">7.2 </w:t>
            </w:r>
            <w:r w:rsidRPr="00144CC2">
              <w:rPr>
                <w:rFonts w:asciiTheme="minorHAnsi" w:hAnsiTheme="minorHAnsi"/>
                <w:b/>
                <w:bCs/>
                <w:sz w:val="18"/>
                <w:szCs w:val="18"/>
              </w:rPr>
              <w:t xml:space="preserve">Sound Ratings for Fans. </w:t>
            </w:r>
            <w:r w:rsidRPr="00144CC2">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144CC2">
              <w:rPr>
                <w:rFonts w:asciiTheme="minorHAnsi" w:hAnsiTheme="minorHAnsi"/>
                <w:sz w:val="18"/>
                <w:szCs w:val="18"/>
              </w:rPr>
              <w:t>w.c.</w:t>
            </w:r>
            <w:proofErr w:type="spellEnd"/>
            <w:r w:rsidRPr="00144CC2">
              <w:rPr>
                <w:rFonts w:asciiTheme="minorHAnsi" w:hAnsiTheme="minorHAnsi"/>
                <w:sz w:val="18"/>
                <w:szCs w:val="18"/>
              </w:rPr>
              <w:t xml:space="preserve"> (25 Pa) static pressure.</w:t>
            </w:r>
          </w:p>
          <w:p w14:paraId="389A9FCB" w14:textId="77777777" w:rsidR="006B6974" w:rsidRPr="00144CC2" w:rsidRDefault="006B6974" w:rsidP="00812830">
            <w:pPr>
              <w:keepNext/>
              <w:autoSpaceDE w:val="0"/>
              <w:autoSpaceDN w:val="0"/>
              <w:adjustRightInd w:val="0"/>
              <w:ind w:left="1080" w:hanging="360"/>
              <w:jc w:val="both"/>
              <w:rPr>
                <w:rFonts w:asciiTheme="minorHAnsi" w:hAnsiTheme="minorHAnsi"/>
                <w:sz w:val="18"/>
                <w:szCs w:val="18"/>
              </w:rPr>
            </w:pPr>
            <w:r w:rsidRPr="00144CC2">
              <w:rPr>
                <w:rFonts w:asciiTheme="minorHAnsi" w:hAnsiTheme="minorHAnsi"/>
                <w:bCs/>
                <w:sz w:val="18"/>
                <w:szCs w:val="18"/>
              </w:rPr>
              <w:t>7.2.1</w:t>
            </w:r>
            <w:r w:rsidRPr="00144CC2">
              <w:rPr>
                <w:rFonts w:asciiTheme="minorHAnsi" w:hAnsiTheme="minorHAnsi"/>
                <w:b/>
                <w:bCs/>
                <w:sz w:val="18"/>
                <w:szCs w:val="18"/>
              </w:rPr>
              <w:t xml:space="preserve"> Whole-Building or Continuous Ventilation Fans. </w:t>
            </w:r>
            <w:r w:rsidRPr="00144CC2">
              <w:rPr>
                <w:rFonts w:asciiTheme="minorHAnsi" w:hAnsiTheme="minorHAnsi"/>
                <w:sz w:val="18"/>
                <w:szCs w:val="18"/>
              </w:rPr>
              <w:t xml:space="preserve">These fans shall be rated for sound at a maximum of 1.0 </w:t>
            </w:r>
            <w:proofErr w:type="spellStart"/>
            <w:r w:rsidRPr="00144CC2">
              <w:rPr>
                <w:rFonts w:asciiTheme="minorHAnsi" w:hAnsiTheme="minorHAnsi"/>
                <w:sz w:val="18"/>
                <w:szCs w:val="18"/>
              </w:rPr>
              <w:t>sone</w:t>
            </w:r>
            <w:proofErr w:type="spellEnd"/>
            <w:r w:rsidRPr="00144CC2">
              <w:rPr>
                <w:rFonts w:asciiTheme="minorHAnsi" w:hAnsiTheme="minorHAnsi"/>
                <w:sz w:val="18"/>
                <w:szCs w:val="18"/>
              </w:rPr>
              <w:t xml:space="preserve">. </w:t>
            </w:r>
          </w:p>
          <w:p w14:paraId="389A9FCC" w14:textId="77777777" w:rsidR="006B6974" w:rsidRPr="00144CC2" w:rsidRDefault="006B6974" w:rsidP="00812830">
            <w:pPr>
              <w:keepNext/>
              <w:autoSpaceDE w:val="0"/>
              <w:autoSpaceDN w:val="0"/>
              <w:adjustRightInd w:val="0"/>
              <w:ind w:left="1080" w:hanging="360"/>
              <w:jc w:val="both"/>
            </w:pPr>
            <w:r w:rsidRPr="00144CC2">
              <w:rPr>
                <w:rFonts w:asciiTheme="minorHAnsi" w:hAnsiTheme="minorHAnsi"/>
                <w:bCs/>
                <w:sz w:val="18"/>
                <w:szCs w:val="18"/>
              </w:rPr>
              <w:t>7.2.2</w:t>
            </w:r>
            <w:r w:rsidRPr="00144CC2">
              <w:rPr>
                <w:rFonts w:asciiTheme="minorHAnsi" w:hAnsiTheme="minorHAnsi"/>
                <w:b/>
                <w:bCs/>
                <w:sz w:val="18"/>
                <w:szCs w:val="18"/>
              </w:rPr>
              <w:t xml:space="preserve"> Intermittent Local Exhaust Fans. </w:t>
            </w:r>
            <w:r w:rsidRPr="00144CC2">
              <w:rPr>
                <w:rFonts w:asciiTheme="minorHAnsi" w:hAnsiTheme="minorHAnsi"/>
                <w:sz w:val="18"/>
                <w:szCs w:val="18"/>
              </w:rPr>
              <w:t xml:space="preserve">Fans used to comply with Section 5.2 shall be rated for sound at a maximum </w:t>
            </w:r>
            <w:proofErr w:type="gramStart"/>
            <w:r w:rsidRPr="00144CC2">
              <w:rPr>
                <w:rFonts w:asciiTheme="minorHAnsi" w:hAnsiTheme="minorHAnsi"/>
                <w:sz w:val="18"/>
                <w:szCs w:val="18"/>
              </w:rPr>
              <w:t xml:space="preserve">of 3 </w:t>
            </w:r>
            <w:proofErr w:type="spellStart"/>
            <w:r w:rsidRPr="00144CC2">
              <w:rPr>
                <w:rFonts w:asciiTheme="minorHAnsi" w:hAnsiTheme="minorHAnsi"/>
                <w:sz w:val="18"/>
                <w:szCs w:val="18"/>
              </w:rPr>
              <w:t>sone</w:t>
            </w:r>
            <w:proofErr w:type="spellEnd"/>
            <w:r w:rsidRPr="00144CC2">
              <w:rPr>
                <w:rFonts w:asciiTheme="minorHAnsi" w:hAnsiTheme="minorHAnsi"/>
                <w:sz w:val="18"/>
                <w:szCs w:val="18"/>
              </w:rPr>
              <w:t>,</w:t>
            </w:r>
            <w:proofErr w:type="gramEnd"/>
            <w:r w:rsidRPr="00144CC2">
              <w:rPr>
                <w:rFonts w:asciiTheme="minorHAnsi" w:hAnsiTheme="minorHAnsi"/>
                <w:sz w:val="18"/>
                <w:szCs w:val="18"/>
              </w:rPr>
              <w:t xml:space="preserve">                unless their maximum rated airflow exceeds 400 cfm (200 L/s). (Some exceptions may apply.)</w:t>
            </w:r>
          </w:p>
        </w:tc>
      </w:tr>
      <w:tr w:rsidR="006B6974" w:rsidRPr="00144CC2" w14:paraId="389A9FD0"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CE" w14:textId="77777777" w:rsidR="006B6974" w:rsidRPr="00144CC2" w:rsidRDefault="006B6974" w:rsidP="00812830">
            <w:pPr>
              <w:keepNext/>
              <w:jc w:val="center"/>
              <w:rPr>
                <w:rFonts w:asciiTheme="minorHAnsi" w:hAnsiTheme="minorHAnsi"/>
                <w:sz w:val="18"/>
                <w:szCs w:val="18"/>
              </w:rPr>
            </w:pPr>
            <w:r w:rsidRPr="00144CC2">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389A9FCF" w14:textId="77777777" w:rsidR="006B6974" w:rsidRPr="00144CC2" w:rsidRDefault="006B6974" w:rsidP="004408E5">
            <w:pPr>
              <w:keepNext/>
              <w:ind w:left="273" w:hanging="273"/>
            </w:pPr>
            <w:r w:rsidRPr="00144CC2">
              <w:rPr>
                <w:rFonts w:asciiTheme="minorHAnsi" w:hAnsiTheme="minorHAnsi"/>
                <w:b/>
                <w:sz w:val="18"/>
                <w:szCs w:val="18"/>
              </w:rPr>
              <w:t xml:space="preserve">7.3 </w:t>
            </w:r>
            <w:proofErr w:type="spellStart"/>
            <w:r w:rsidRPr="00144CC2">
              <w:rPr>
                <w:rFonts w:asciiTheme="minorHAnsi" w:hAnsiTheme="minorHAnsi"/>
                <w:b/>
                <w:bCs/>
                <w:sz w:val="18"/>
                <w:szCs w:val="18"/>
              </w:rPr>
              <w:t>Multibranch</w:t>
            </w:r>
            <w:proofErr w:type="spellEnd"/>
            <w:r w:rsidRPr="00144CC2">
              <w:rPr>
                <w:rFonts w:asciiTheme="minorHAnsi" w:hAnsiTheme="minorHAnsi"/>
                <w:b/>
                <w:bCs/>
                <w:sz w:val="18"/>
                <w:szCs w:val="18"/>
              </w:rPr>
              <w:t xml:space="preserve"> Exhaust Ducting. </w:t>
            </w:r>
            <w:r w:rsidRPr="00144CC2">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6B6974" w:rsidRPr="00144CC2" w14:paraId="389A9FD2" w14:textId="77777777" w:rsidTr="004408E5">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1" w14:textId="77777777" w:rsidR="006B6974" w:rsidRPr="00144CC2" w:rsidRDefault="006B6974" w:rsidP="00812830">
            <w:pPr>
              <w:keepNext/>
              <w:rPr>
                <w:rFonts w:asciiTheme="minorHAnsi" w:hAnsiTheme="minorHAnsi"/>
                <w:b/>
                <w:bCs/>
                <w:sz w:val="18"/>
                <w:szCs w:val="18"/>
              </w:rPr>
            </w:pPr>
            <w:r w:rsidRPr="00EF1F9E">
              <w:rPr>
                <w:rFonts w:asciiTheme="minorHAnsi" w:hAnsiTheme="minorHAnsi"/>
                <w:b/>
                <w:sz w:val="18"/>
                <w:szCs w:val="18"/>
              </w:rPr>
              <w:t xml:space="preserve">The responsible person’s signature on this compliance document affirms that all applicable requirements in this table have been met.  </w:t>
            </w:r>
          </w:p>
        </w:tc>
      </w:tr>
    </w:tbl>
    <w:p w14:paraId="389A9FD3" w14:textId="77777777" w:rsidR="006B6974" w:rsidRPr="00041647" w:rsidRDefault="006B6974" w:rsidP="006B6974">
      <w:pPr>
        <w:keepNext/>
        <w:tabs>
          <w:tab w:val="left" w:pos="-2600"/>
        </w:tabs>
        <w:outlineLvl w:val="2"/>
        <w:rPr>
          <w:rFonts w:asciiTheme="minorHAnsi" w:hAnsiTheme="minorHAnsi" w:cs="Arial"/>
          <w:b/>
          <w:bCs/>
          <w:i/>
          <w:caps/>
          <w:szCs w:val="18"/>
          <w:u w:val="single"/>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B6974" w:rsidRPr="00041647" w14:paraId="389A9FD5"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4" w14:textId="77777777" w:rsidR="006B6974" w:rsidRPr="00041647" w:rsidRDefault="006B6974" w:rsidP="00550EF2">
            <w:pPr>
              <w:keepNext/>
              <w:rPr>
                <w:rFonts w:asciiTheme="minorHAnsi" w:hAnsiTheme="minorHAnsi"/>
                <w:b/>
                <w:bCs/>
                <w:szCs w:val="18"/>
              </w:rPr>
            </w:pPr>
            <w:r w:rsidRPr="00041647">
              <w:rPr>
                <w:rFonts w:asciiTheme="minorHAnsi" w:hAnsiTheme="minorHAnsi" w:cs="Arial"/>
                <w:b/>
                <w:szCs w:val="18"/>
              </w:rPr>
              <w:t xml:space="preserve">H. Multifamily Buildings - Other Requirements </w:t>
            </w:r>
          </w:p>
        </w:tc>
      </w:tr>
      <w:tr w:rsidR="006B6974" w:rsidRPr="00D2491C" w14:paraId="389A9FD7"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6" w14:textId="77777777" w:rsidR="006B6974" w:rsidRPr="00D2491C"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6B6974" w:rsidRPr="00D2491C" w14:paraId="389A9FDE"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D8" w14:textId="77777777" w:rsidR="006B6974" w:rsidRPr="00D2491C" w:rsidRDefault="006B6974" w:rsidP="00812830">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9FD9" w14:textId="77777777" w:rsidR="006B6974" w:rsidRDefault="006B6974" w:rsidP="00812830">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389A9FDA" w14:textId="77777777" w:rsidR="006B6974" w:rsidRPr="00D2491C" w:rsidRDefault="006B6974" w:rsidP="00812830">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389A9FDB" w14:textId="0C560EF0"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4408E5">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389A9FDC" w14:textId="77777777" w:rsidR="006B6974" w:rsidRPr="00F3733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389A9FDD" w14:textId="77777777" w:rsidR="006B6974" w:rsidRPr="00D2491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6B6974" w:rsidRPr="00D2491C" w14:paraId="389A9FE0" w14:textId="77777777" w:rsidTr="004408E5">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F" w14:textId="77777777" w:rsidR="006B6974" w:rsidRPr="00D2491C" w:rsidRDefault="006B6974" w:rsidP="00812830">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389A9FE1" w14:textId="77777777" w:rsidR="006B6974" w:rsidRDefault="006B6974"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389A9FE2" w14:textId="77777777" w:rsidR="00485E0F" w:rsidRDefault="00485E0F">
      <w:pPr>
        <w:rPr>
          <w:rFonts w:asciiTheme="minorHAnsi" w:hAnsiTheme="minorHAnsi"/>
          <w:sz w:val="18"/>
          <w:szCs w:val="18"/>
        </w:rPr>
      </w:pPr>
    </w:p>
    <w:p w14:paraId="389A9FE3" w14:textId="77777777" w:rsidR="00B84D9C" w:rsidRPr="00144CC2" w:rsidRDefault="00B84D9C" w:rsidP="00B71555">
      <w:pPr>
        <w:contextualSpacing/>
        <w:rPr>
          <w:rFonts w:asciiTheme="minorHAnsi" w:hAnsiTheme="minorHAnsi"/>
          <w:sz w:val="18"/>
          <w:szCs w:val="18"/>
        </w:rPr>
      </w:pPr>
    </w:p>
    <w:p w14:paraId="389A9FE4" w14:textId="77777777" w:rsidR="00B84D9C" w:rsidRPr="00144CC2" w:rsidRDefault="00B84D9C" w:rsidP="00B71555">
      <w:pPr>
        <w:contextualSpacing/>
        <w:rPr>
          <w:rFonts w:asciiTheme="minorHAnsi" w:hAnsiTheme="minorHAnsi"/>
          <w:sz w:val="18"/>
          <w:szCs w:val="18"/>
        </w:rPr>
      </w:pPr>
    </w:p>
    <w:p w14:paraId="389A9FE5" w14:textId="77777777" w:rsidR="00B84D9C" w:rsidRPr="00144CC2" w:rsidRDefault="00B84D9C">
      <w:pPr>
        <w:rPr>
          <w:rFonts w:asciiTheme="minorHAnsi" w:hAnsiTheme="minorHAnsi"/>
          <w:sz w:val="18"/>
          <w:szCs w:val="18"/>
        </w:rPr>
      </w:pPr>
      <w:r w:rsidRPr="00144CC2">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84D9C" w:rsidRPr="00144CC2" w14:paraId="389A9FE7" w14:textId="77777777" w:rsidTr="003F1A71">
        <w:trPr>
          <w:trHeight w:val="206"/>
        </w:trPr>
        <w:tc>
          <w:tcPr>
            <w:tcW w:w="10950" w:type="dxa"/>
            <w:gridSpan w:val="4"/>
            <w:vAlign w:val="center"/>
          </w:tcPr>
          <w:p w14:paraId="389A9FE6" w14:textId="77777777" w:rsidR="00B84D9C" w:rsidRPr="00144CC2" w:rsidRDefault="00B84D9C" w:rsidP="003F1A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144CC2">
              <w:rPr>
                <w:rFonts w:asciiTheme="minorHAnsi" w:hAnsiTheme="minorHAnsi" w:cs="Arial"/>
                <w:b/>
                <w:caps/>
                <w:sz w:val="18"/>
                <w:szCs w:val="18"/>
              </w:rPr>
              <w:lastRenderedPageBreak/>
              <w:t>Documentation Author's Declaration Statement</w:t>
            </w:r>
          </w:p>
        </w:tc>
      </w:tr>
      <w:tr w:rsidR="00B84D9C" w:rsidRPr="00144CC2" w14:paraId="389A9FE9" w14:textId="77777777" w:rsidTr="003F1A71">
        <w:trPr>
          <w:trHeight w:val="206"/>
        </w:trPr>
        <w:tc>
          <w:tcPr>
            <w:tcW w:w="10950" w:type="dxa"/>
            <w:gridSpan w:val="4"/>
            <w:vAlign w:val="center"/>
          </w:tcPr>
          <w:p w14:paraId="389A9FE8" w14:textId="77777777" w:rsidR="00B84D9C" w:rsidRPr="00144CC2" w:rsidRDefault="00B84D9C" w:rsidP="002E30F3">
            <w:pPr>
              <w:keepNext/>
              <w:numPr>
                <w:ilvl w:val="0"/>
                <w:numId w:val="7"/>
              </w:numPr>
              <w:ind w:left="374" w:hanging="288"/>
              <w:rPr>
                <w:rFonts w:asciiTheme="minorHAnsi" w:hAnsiTheme="minorHAnsi"/>
                <w:sz w:val="18"/>
                <w:szCs w:val="18"/>
              </w:rPr>
            </w:pPr>
            <w:r w:rsidRPr="00144CC2">
              <w:rPr>
                <w:rFonts w:asciiTheme="minorHAnsi" w:hAnsiTheme="minorHAnsi"/>
                <w:sz w:val="18"/>
                <w:szCs w:val="18"/>
              </w:rPr>
              <w:t>I certify that this Certificate of Installation documentation is accurate and complete.</w:t>
            </w:r>
          </w:p>
        </w:tc>
      </w:tr>
      <w:tr w:rsidR="00B84D9C" w:rsidRPr="00144CC2" w14:paraId="389A9FEC" w14:textId="77777777" w:rsidTr="003F1A71">
        <w:trPr>
          <w:trHeight w:val="360"/>
        </w:trPr>
        <w:tc>
          <w:tcPr>
            <w:tcW w:w="5577" w:type="dxa"/>
            <w:gridSpan w:val="2"/>
          </w:tcPr>
          <w:p w14:paraId="389A9FEA"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Documentation Author Name:</w:t>
            </w:r>
          </w:p>
        </w:tc>
        <w:tc>
          <w:tcPr>
            <w:tcW w:w="5373" w:type="dxa"/>
            <w:gridSpan w:val="2"/>
          </w:tcPr>
          <w:p w14:paraId="389A9FEB"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Documentation Author Signature:</w:t>
            </w:r>
          </w:p>
        </w:tc>
      </w:tr>
      <w:tr w:rsidR="00B84D9C" w:rsidRPr="00144CC2" w14:paraId="389A9FEF" w14:textId="77777777" w:rsidTr="003F1A71">
        <w:trPr>
          <w:trHeight w:val="360"/>
        </w:trPr>
        <w:tc>
          <w:tcPr>
            <w:tcW w:w="5577" w:type="dxa"/>
            <w:gridSpan w:val="2"/>
          </w:tcPr>
          <w:p w14:paraId="389A9FED"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Documentation Author Company Name:</w:t>
            </w:r>
          </w:p>
        </w:tc>
        <w:tc>
          <w:tcPr>
            <w:tcW w:w="5373" w:type="dxa"/>
            <w:gridSpan w:val="2"/>
          </w:tcPr>
          <w:p w14:paraId="389A9FEE"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Date Signed:</w:t>
            </w:r>
          </w:p>
        </w:tc>
      </w:tr>
      <w:tr w:rsidR="00B84D9C" w:rsidRPr="00144CC2" w14:paraId="389A9FF2" w14:textId="77777777" w:rsidTr="003F1A71">
        <w:trPr>
          <w:trHeight w:val="360"/>
        </w:trPr>
        <w:tc>
          <w:tcPr>
            <w:tcW w:w="5577" w:type="dxa"/>
            <w:gridSpan w:val="2"/>
          </w:tcPr>
          <w:p w14:paraId="389A9FF0"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Address:</w:t>
            </w:r>
          </w:p>
        </w:tc>
        <w:tc>
          <w:tcPr>
            <w:tcW w:w="5373" w:type="dxa"/>
            <w:gridSpan w:val="2"/>
          </w:tcPr>
          <w:p w14:paraId="389A9FF1" w14:textId="3A37A5FB"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CEA/HERS Certification Identification (</w:t>
            </w:r>
            <w:r w:rsidR="00F71FD4">
              <w:rPr>
                <w:rFonts w:asciiTheme="minorHAnsi" w:hAnsiTheme="minorHAnsi"/>
                <w:sz w:val="14"/>
                <w:szCs w:val="14"/>
              </w:rPr>
              <w:t>i</w:t>
            </w:r>
            <w:r w:rsidRPr="00144CC2">
              <w:rPr>
                <w:rFonts w:asciiTheme="minorHAnsi" w:hAnsiTheme="minorHAnsi"/>
                <w:sz w:val="14"/>
                <w:szCs w:val="14"/>
              </w:rPr>
              <w:t>f applicable):</w:t>
            </w:r>
          </w:p>
        </w:tc>
      </w:tr>
      <w:tr w:rsidR="00B84D9C" w:rsidRPr="00144CC2" w14:paraId="389A9FF5" w14:textId="77777777" w:rsidTr="003F1A71">
        <w:trPr>
          <w:trHeight w:val="360"/>
        </w:trPr>
        <w:tc>
          <w:tcPr>
            <w:tcW w:w="5577" w:type="dxa"/>
            <w:gridSpan w:val="2"/>
          </w:tcPr>
          <w:p w14:paraId="389A9FF3"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City/State/Zip:</w:t>
            </w:r>
          </w:p>
        </w:tc>
        <w:tc>
          <w:tcPr>
            <w:tcW w:w="5373" w:type="dxa"/>
            <w:gridSpan w:val="2"/>
          </w:tcPr>
          <w:p w14:paraId="389A9FF4"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Phone:</w:t>
            </w:r>
          </w:p>
        </w:tc>
      </w:tr>
      <w:tr w:rsidR="00B84D9C" w:rsidRPr="00144CC2" w14:paraId="389A9FF7" w14:textId="77777777" w:rsidTr="003F1A71">
        <w:tblPrEx>
          <w:tblCellMar>
            <w:left w:w="115" w:type="dxa"/>
            <w:right w:w="115" w:type="dxa"/>
          </w:tblCellMar>
        </w:tblPrEx>
        <w:trPr>
          <w:trHeight w:val="296"/>
        </w:trPr>
        <w:tc>
          <w:tcPr>
            <w:tcW w:w="10950" w:type="dxa"/>
            <w:gridSpan w:val="4"/>
            <w:vAlign w:val="center"/>
          </w:tcPr>
          <w:p w14:paraId="389A9FF6" w14:textId="77777777" w:rsidR="00B84D9C" w:rsidRPr="00144CC2" w:rsidRDefault="00B84D9C" w:rsidP="003F1A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cs="Arial"/>
                <w:b/>
                <w:caps/>
                <w:sz w:val="18"/>
                <w:szCs w:val="18"/>
              </w:rPr>
              <w:t xml:space="preserve">Responsible Person's Declaration statement  </w:t>
            </w:r>
          </w:p>
        </w:tc>
      </w:tr>
      <w:tr w:rsidR="00B84D9C" w:rsidRPr="00144CC2" w14:paraId="389A9FFF" w14:textId="77777777" w:rsidTr="003F1A71">
        <w:tblPrEx>
          <w:tblCellMar>
            <w:left w:w="115" w:type="dxa"/>
            <w:right w:w="115" w:type="dxa"/>
          </w:tblCellMar>
        </w:tblPrEx>
        <w:trPr>
          <w:trHeight w:val="504"/>
        </w:trPr>
        <w:tc>
          <w:tcPr>
            <w:tcW w:w="10950" w:type="dxa"/>
            <w:gridSpan w:val="4"/>
          </w:tcPr>
          <w:p w14:paraId="1FDFC875" w14:textId="77777777" w:rsidR="005931C8" w:rsidRPr="005931C8" w:rsidRDefault="005931C8" w:rsidP="005931C8">
            <w:pPr>
              <w:pStyle w:val="Heading3"/>
              <w:numPr>
                <w:ilvl w:val="0"/>
                <w:numId w:val="0"/>
              </w:numPr>
              <w:spacing w:before="60"/>
              <w:ind w:right="86"/>
              <w:rPr>
                <w:ins w:id="1" w:author="Shewmaker, Michael@Energy" w:date="2016-10-11T11:18:00Z"/>
                <w:rFonts w:asciiTheme="minorHAnsi" w:hAnsiTheme="minorHAnsi"/>
                <w:caps/>
                <w:sz w:val="18"/>
                <w:szCs w:val="18"/>
              </w:rPr>
            </w:pPr>
            <w:ins w:id="2" w:author="Shewmaker, Michael@Energy" w:date="2016-10-11T11:18:00Z">
              <w:r w:rsidRPr="005931C8">
                <w:rPr>
                  <w:rFonts w:asciiTheme="minorHAnsi" w:hAnsiTheme="minorHAnsi"/>
                  <w:sz w:val="18"/>
                  <w:szCs w:val="18"/>
                </w:rPr>
                <w:t xml:space="preserve">I certify the following under penalty of perjury, under the laws of the State of California: </w:t>
              </w:r>
            </w:ins>
          </w:p>
          <w:p w14:paraId="6719E148" w14:textId="77777777" w:rsidR="005931C8" w:rsidRPr="005931C8" w:rsidRDefault="005931C8" w:rsidP="005931C8">
            <w:pPr>
              <w:pStyle w:val="Heading3"/>
              <w:numPr>
                <w:ilvl w:val="0"/>
                <w:numId w:val="18"/>
              </w:numPr>
              <w:spacing w:before="0"/>
              <w:ind w:right="90"/>
              <w:rPr>
                <w:ins w:id="3" w:author="Shewmaker, Michael@Energy" w:date="2016-10-11T11:18:00Z"/>
                <w:rFonts w:asciiTheme="minorHAnsi" w:hAnsiTheme="minorHAnsi"/>
                <w:caps/>
                <w:sz w:val="18"/>
                <w:szCs w:val="18"/>
              </w:rPr>
            </w:pPr>
            <w:ins w:id="4" w:author="Shewmaker, Michael@Energy" w:date="2016-10-11T11:18:00Z">
              <w:r w:rsidRPr="005931C8">
                <w:rPr>
                  <w:rFonts w:asciiTheme="minorHAnsi" w:hAnsiTheme="minorHAnsi"/>
                  <w:sz w:val="18"/>
                  <w:szCs w:val="18"/>
                </w:rPr>
                <w:t xml:space="preserve">The information provided on this Certificate of Installation is true and correct. </w:t>
              </w:r>
            </w:ins>
          </w:p>
          <w:p w14:paraId="66E46A82" w14:textId="77777777" w:rsidR="005931C8" w:rsidRPr="005931C8" w:rsidRDefault="005931C8" w:rsidP="005931C8">
            <w:pPr>
              <w:pStyle w:val="Heading3"/>
              <w:numPr>
                <w:ilvl w:val="0"/>
                <w:numId w:val="18"/>
              </w:numPr>
              <w:spacing w:before="0"/>
              <w:ind w:right="90"/>
              <w:rPr>
                <w:ins w:id="5" w:author="Shewmaker, Michael@Energy" w:date="2016-10-11T11:18:00Z"/>
                <w:rFonts w:asciiTheme="minorHAnsi" w:hAnsiTheme="minorHAnsi"/>
                <w:caps/>
                <w:sz w:val="18"/>
                <w:szCs w:val="22"/>
              </w:rPr>
            </w:pPr>
            <w:ins w:id="6" w:author="Shewmaker, Michael@Energy" w:date="2016-10-11T11:18:00Z">
              <w:r w:rsidRPr="005931C8">
                <w:rPr>
                  <w:rFonts w:asciiTheme="minorHAnsi" w:hAnsiTheme="minorHAnsi"/>
                  <w:snapToGrid w:val="0"/>
                  <w:sz w:val="18"/>
                  <w:szCs w:val="18"/>
                </w:rPr>
                <w:t xml:space="preserve">I am either: a) a responsible person eligible under Division 3 of the Business and Professions Code </w:t>
              </w:r>
              <w:r w:rsidRPr="005931C8">
                <w:rPr>
                  <w:rFonts w:asciiTheme="minorHAnsi" w:hAnsiTheme="minorHAnsi"/>
                  <w:sz w:val="18"/>
                  <w:szCs w:val="18"/>
                </w:rPr>
                <w:t xml:space="preserve">in the applicable classification to accept responsibility for the system design, construction, or installation </w:t>
              </w:r>
              <w:r w:rsidRPr="005931C8">
                <w:rPr>
                  <w:rFonts w:asciiTheme="minorHAnsi" w:hAnsiTheme="minorHAnsi"/>
                  <w:snapToGrid w:val="0"/>
                  <w:sz w:val="18"/>
                  <w:szCs w:val="18"/>
                </w:rPr>
                <w:t xml:space="preserve">of features, materials, components, or manufactured devices </w:t>
              </w:r>
              <w:r w:rsidRPr="005931C8">
                <w:rPr>
                  <w:rFonts w:asciiTheme="minorHAnsi" w:hAnsiTheme="minorHAnsi"/>
                  <w:sz w:val="18"/>
                  <w:szCs w:val="18"/>
                </w:rPr>
                <w:t xml:space="preserve">for the scope of work identified on this Certificate of Installation </w:t>
              </w:r>
              <w:r w:rsidRPr="005931C8">
                <w:rPr>
                  <w:rFonts w:asciiTheme="minorHAnsi" w:hAnsiTheme="minorHAnsi"/>
                  <w:snapToGrid w:val="0"/>
                  <w:sz w:val="18"/>
                  <w:szCs w:val="18"/>
                </w:rPr>
                <w:t>and attest to the declarations in this statement</w:t>
              </w:r>
              <w:r w:rsidRPr="005931C8">
                <w:rPr>
                  <w:rFonts w:asciiTheme="minorHAnsi" w:hAnsiTheme="minorHAnsi"/>
                  <w:sz w:val="18"/>
                  <w:szCs w:val="18"/>
                </w:rPr>
                <w:t>, or b) I am an authorized representative of the responsible person and attest to the declarations in this statement on the responsible person’s behalf</w:t>
              </w:r>
              <w:r w:rsidRPr="005931C8">
                <w:rPr>
                  <w:rFonts w:asciiTheme="minorHAnsi" w:eastAsia="Calibri" w:hAnsiTheme="minorHAnsi"/>
                  <w:sz w:val="18"/>
                  <w:szCs w:val="18"/>
                </w:rPr>
                <w:t>.</w:t>
              </w:r>
            </w:ins>
          </w:p>
          <w:p w14:paraId="63D6F7E2" w14:textId="77777777" w:rsidR="005931C8" w:rsidRPr="005931C8" w:rsidRDefault="005931C8" w:rsidP="005931C8">
            <w:pPr>
              <w:keepNext/>
              <w:numPr>
                <w:ilvl w:val="0"/>
                <w:numId w:val="18"/>
              </w:numPr>
              <w:autoSpaceDE w:val="0"/>
              <w:autoSpaceDN w:val="0"/>
              <w:adjustRightInd w:val="0"/>
              <w:ind w:right="90"/>
              <w:rPr>
                <w:ins w:id="7" w:author="Shewmaker, Michael@Energy" w:date="2016-10-11T11:18:00Z"/>
                <w:rFonts w:asciiTheme="minorHAnsi" w:hAnsiTheme="minorHAnsi"/>
                <w:sz w:val="18"/>
                <w:szCs w:val="18"/>
              </w:rPr>
            </w:pPr>
            <w:ins w:id="8" w:author="Shewmaker, Michael@Energy" w:date="2016-10-11T11:18:00Z">
              <w:r w:rsidRPr="005931C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931C8">
                <w:rPr>
                  <w:rFonts w:asciiTheme="minorHAnsi" w:eastAsia="Calibri" w:hAnsiTheme="minorHAnsi" w:cs="TimesNewRomanPSMT"/>
                  <w:sz w:val="18"/>
                  <w:szCs w:val="18"/>
                </w:rPr>
                <w:t>.</w:t>
              </w:r>
            </w:ins>
          </w:p>
          <w:p w14:paraId="48F08034" w14:textId="77777777" w:rsidR="005931C8" w:rsidRPr="005931C8" w:rsidRDefault="005931C8" w:rsidP="005931C8">
            <w:pPr>
              <w:pStyle w:val="ListParagraph"/>
              <w:keepNext/>
              <w:numPr>
                <w:ilvl w:val="0"/>
                <w:numId w:val="18"/>
              </w:numPr>
              <w:autoSpaceDE w:val="0"/>
              <w:autoSpaceDN w:val="0"/>
              <w:adjustRightInd w:val="0"/>
              <w:rPr>
                <w:ins w:id="9" w:author="Shewmaker, Michael@Energy" w:date="2016-10-11T11:18:00Z"/>
                <w:rFonts w:asciiTheme="minorHAnsi" w:hAnsiTheme="minorHAnsi"/>
                <w:sz w:val="18"/>
              </w:rPr>
            </w:pPr>
            <w:ins w:id="10" w:author="Shewmaker, Michael@Energy" w:date="2016-10-11T11:18:00Z">
              <w:r w:rsidRPr="005931C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389A9FFE" w14:textId="1BFE0323" w:rsidR="00B84D9C" w:rsidRPr="00144CC2" w:rsidRDefault="005931C8" w:rsidP="00041647">
            <w:pPr>
              <w:pStyle w:val="ListParagraph"/>
              <w:keepNext/>
              <w:numPr>
                <w:ilvl w:val="0"/>
                <w:numId w:val="6"/>
              </w:numPr>
              <w:autoSpaceDE w:val="0"/>
              <w:autoSpaceDN w:val="0"/>
              <w:adjustRightInd w:val="0"/>
              <w:rPr>
                <w:rFonts w:asciiTheme="minorHAnsi" w:hAnsiTheme="minorHAnsi"/>
                <w:b/>
              </w:rPr>
            </w:pPr>
            <w:ins w:id="11" w:author="Shewmaker, Michael@Energy" w:date="2016-10-11T11:18:00Z">
              <w:r w:rsidRPr="005931C8">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B84D9C" w:rsidRPr="00144CC2" w14:paraId="389AA002" w14:textId="77777777" w:rsidTr="003F1A71">
        <w:tblPrEx>
          <w:tblCellMar>
            <w:left w:w="108" w:type="dxa"/>
            <w:right w:w="108" w:type="dxa"/>
          </w:tblCellMar>
        </w:tblPrEx>
        <w:trPr>
          <w:trHeight w:val="360"/>
        </w:trPr>
        <w:tc>
          <w:tcPr>
            <w:tcW w:w="5307" w:type="dxa"/>
          </w:tcPr>
          <w:p w14:paraId="389AA000" w14:textId="77777777" w:rsidR="00B84D9C" w:rsidRPr="00144CC2" w:rsidRDefault="00B84D9C" w:rsidP="003F1A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Name:</w:t>
            </w:r>
          </w:p>
        </w:tc>
        <w:tc>
          <w:tcPr>
            <w:tcW w:w="5643" w:type="dxa"/>
            <w:gridSpan w:val="3"/>
          </w:tcPr>
          <w:p w14:paraId="389AA001" w14:textId="77777777" w:rsidR="00B84D9C" w:rsidRPr="00144CC2" w:rsidRDefault="00B84D9C" w:rsidP="003F1A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Signature:</w:t>
            </w:r>
          </w:p>
        </w:tc>
      </w:tr>
      <w:tr w:rsidR="00B84D9C" w:rsidRPr="00144CC2" w14:paraId="389AA005"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3" w14:textId="03E77331"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9AA004"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Position With Company (Title):</w:t>
            </w:r>
          </w:p>
        </w:tc>
      </w:tr>
      <w:tr w:rsidR="00B84D9C" w:rsidRPr="00144CC2" w14:paraId="389AA008"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6"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89AA007"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CSLB License:</w:t>
            </w:r>
          </w:p>
        </w:tc>
      </w:tr>
      <w:tr w:rsidR="00B84D9C" w:rsidRPr="00144CC2" w14:paraId="389AA00C"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9"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89AA00A" w14:textId="39E0AF8C"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Phone</w:t>
            </w:r>
            <w:r w:rsidR="00F71FD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89AA00B"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Date Signed:</w:t>
            </w:r>
          </w:p>
        </w:tc>
      </w:tr>
      <w:tr w:rsidR="00B84D9C" w:rsidRPr="00144CC2" w14:paraId="389AA00F"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D"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9AA00E"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 xml:space="preserve">Name of TPQCP (if applicable): </w:t>
            </w:r>
          </w:p>
        </w:tc>
      </w:tr>
    </w:tbl>
    <w:p w14:paraId="389AA010" w14:textId="77777777" w:rsidR="00BE21BE" w:rsidRPr="00144CC2" w:rsidRDefault="00BE21BE" w:rsidP="00B71555">
      <w:pPr>
        <w:contextualSpacing/>
        <w:rPr>
          <w:rFonts w:asciiTheme="minorHAnsi" w:hAnsiTheme="minorHAnsi"/>
          <w:sz w:val="18"/>
          <w:szCs w:val="18"/>
        </w:rPr>
      </w:pPr>
    </w:p>
    <w:p w14:paraId="389AA011" w14:textId="77777777" w:rsidR="0093720E" w:rsidRPr="00144CC2" w:rsidRDefault="0093720E" w:rsidP="0093720E">
      <w:pPr>
        <w:keepNext/>
        <w:tabs>
          <w:tab w:val="left" w:pos="-2600"/>
        </w:tabs>
        <w:ind w:right="187"/>
        <w:outlineLvl w:val="2"/>
        <w:rPr>
          <w:rFonts w:asciiTheme="minorHAnsi" w:hAnsiTheme="minorHAnsi" w:cs="Arial"/>
          <w:b/>
          <w:bCs/>
          <w:i/>
          <w:caps/>
          <w:sz w:val="18"/>
          <w:szCs w:val="18"/>
          <w:u w:val="single"/>
        </w:rPr>
        <w:sectPr w:rsidR="0093720E" w:rsidRPr="00144CC2" w:rsidSect="00785E3C">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720" w:left="720" w:header="432" w:footer="432" w:gutter="0"/>
          <w:cols w:space="720"/>
          <w:docGrid w:linePitch="272"/>
        </w:sectPr>
      </w:pPr>
    </w:p>
    <w:p w14:paraId="389AA012" w14:textId="77777777" w:rsidR="00812830" w:rsidRPr="00041647" w:rsidRDefault="00DE08F4" w:rsidP="00DE08F4">
      <w:pPr>
        <w:jc w:val="center"/>
        <w:rPr>
          <w:rFonts w:asciiTheme="minorHAnsi" w:hAnsiTheme="minorHAnsi"/>
          <w:b/>
        </w:rPr>
      </w:pPr>
      <w:r w:rsidRPr="00041647">
        <w:rPr>
          <w:rFonts w:asciiTheme="minorHAnsi" w:hAnsiTheme="minorHAnsi"/>
          <w:b/>
        </w:rPr>
        <w:lastRenderedPageBreak/>
        <w:t>CF2R-MCH-27d-H User Instructions</w:t>
      </w:r>
    </w:p>
    <w:p w14:paraId="389AA013" w14:textId="77777777" w:rsidR="00812830" w:rsidRPr="00144CC2" w:rsidRDefault="00812830" w:rsidP="00812830">
      <w:pPr>
        <w:rPr>
          <w:rFonts w:asciiTheme="minorHAnsi" w:eastAsia="Cambria" w:hAnsiTheme="minorHAnsi"/>
          <w:b/>
        </w:rPr>
      </w:pPr>
    </w:p>
    <w:p w14:paraId="389AA014" w14:textId="77777777" w:rsidR="00812830" w:rsidRPr="00D2491C" w:rsidRDefault="00812830" w:rsidP="00812830">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389AA015" w14:textId="27C7494C" w:rsidR="00812830"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389AA016" w14:textId="77777777" w:rsidR="00812830"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389AA017" w14:textId="5C87BDD1"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1000</w:t>
      </w:r>
      <w:r w:rsidR="00086D15">
        <w:rPr>
          <w:rFonts w:asciiTheme="minorHAnsi" w:hAnsiTheme="minorHAnsi"/>
          <w:sz w:val="18"/>
          <w:szCs w:val="18"/>
        </w:rPr>
        <w:t xml:space="preserve"> </w:t>
      </w:r>
      <w:r w:rsidR="004408E5">
        <w:rPr>
          <w:rFonts w:asciiTheme="minorHAnsi" w:hAnsiTheme="minorHAnsi"/>
          <w:sz w:val="18"/>
          <w:szCs w:val="18"/>
        </w:rPr>
        <w:t>ft</w:t>
      </w:r>
      <w:r w:rsidR="004408E5">
        <w:rPr>
          <w:rFonts w:asciiTheme="minorHAnsi" w:hAnsiTheme="minorHAnsi"/>
          <w:sz w:val="18"/>
          <w:szCs w:val="18"/>
          <w:vertAlign w:val="superscript"/>
        </w:rPr>
        <w:t>2</w:t>
      </w:r>
      <w:r>
        <w:rPr>
          <w:rFonts w:asciiTheme="minorHAnsi" w:hAnsiTheme="minorHAnsi"/>
          <w:sz w:val="18"/>
          <w:szCs w:val="18"/>
        </w:rPr>
        <w:t>”.</w:t>
      </w:r>
    </w:p>
    <w:p w14:paraId="389AA018" w14:textId="680A9C81" w:rsidR="00812830" w:rsidRPr="00DE1FB9"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4408E5">
        <w:rPr>
          <w:rFonts w:asciiTheme="minorHAnsi" w:hAnsiTheme="minorHAnsi"/>
          <w:sz w:val="18"/>
          <w:szCs w:val="18"/>
        </w:rPr>
        <w:t>ft</w:t>
      </w:r>
      <w:r w:rsidR="004408E5">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086D15">
        <w:rPr>
          <w:rFonts w:asciiTheme="minorHAnsi" w:eastAsia="Cambria" w:hAnsiTheme="minorHAnsi"/>
          <w:sz w:val="18"/>
          <w:szCs w:val="18"/>
        </w:rPr>
        <w:t>,</w:t>
      </w:r>
      <w:r>
        <w:rPr>
          <w:rFonts w:asciiTheme="minorHAnsi" w:eastAsia="Cambria" w:hAnsiTheme="minorHAnsi"/>
          <w:sz w:val="18"/>
          <w:szCs w:val="18"/>
        </w:rPr>
        <w:t xml:space="preserve">000 </w:t>
      </w:r>
      <w:r w:rsidR="004408E5">
        <w:rPr>
          <w:rFonts w:asciiTheme="minorHAnsi" w:hAnsiTheme="minorHAnsi"/>
          <w:sz w:val="18"/>
          <w:szCs w:val="18"/>
        </w:rPr>
        <w:t>ft</w:t>
      </w:r>
      <w:r w:rsidR="004408E5">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389AA019" w14:textId="7A22E736" w:rsidR="00812830" w:rsidRPr="00DE1FB9"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w:t>
      </w:r>
      <w:r>
        <w:rPr>
          <w:rFonts w:asciiTheme="minorHAnsi" w:eastAsia="Cambria" w:hAnsiTheme="minorHAnsi"/>
          <w:sz w:val="18"/>
          <w:szCs w:val="18"/>
        </w:rPr>
        <w:t xml:space="preserve"> For additions over 1</w:t>
      </w:r>
      <w:r w:rsidR="00086D15">
        <w:rPr>
          <w:rFonts w:asciiTheme="minorHAnsi" w:eastAsia="Cambria" w:hAnsiTheme="minorHAnsi"/>
          <w:sz w:val="18"/>
          <w:szCs w:val="18"/>
        </w:rPr>
        <w:t>,</w:t>
      </w:r>
      <w:r>
        <w:rPr>
          <w:rFonts w:asciiTheme="minorHAnsi" w:eastAsia="Cambria" w:hAnsiTheme="minorHAnsi"/>
          <w:sz w:val="18"/>
          <w:szCs w:val="18"/>
        </w:rPr>
        <w:t xml:space="preserve">000 </w:t>
      </w:r>
      <w:r w:rsidR="004408E5">
        <w:rPr>
          <w:rFonts w:asciiTheme="minorHAnsi" w:hAnsiTheme="minorHAnsi"/>
          <w:sz w:val="18"/>
          <w:szCs w:val="18"/>
        </w:rPr>
        <w:t>ft</w:t>
      </w:r>
      <w:r w:rsidR="004408E5">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389AA01A" w14:textId="77777777"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389AA01B"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DE08F4">
        <w:rPr>
          <w:rFonts w:asciiTheme="minorHAnsi" w:eastAsia="Cambria" w:hAnsiTheme="minorHAnsi"/>
          <w:sz w:val="18"/>
          <w:szCs w:val="18"/>
        </w:rPr>
        <w:t>)</w:t>
      </w:r>
    </w:p>
    <w:p w14:paraId="389AA01C"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389AA01D" w14:textId="77777777"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389AA01E"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389AA01F"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389AA020" w14:textId="77777777"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389AA021"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389AA022"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389AA023" w14:textId="77777777" w:rsidR="00812830"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389AA024" w14:textId="77777777" w:rsidR="00812830" w:rsidRPr="00C50A89" w:rsidRDefault="00812830" w:rsidP="004408E5">
      <w:pPr>
        <w:pStyle w:val="ListParagraph"/>
        <w:numPr>
          <w:ilvl w:val="0"/>
          <w:numId w:val="13"/>
        </w:numPr>
        <w:rPr>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389AA025" w14:textId="77777777" w:rsidR="00812830" w:rsidRPr="00144CC2" w:rsidRDefault="00812830" w:rsidP="00812830">
      <w:pPr>
        <w:rPr>
          <w:rFonts w:asciiTheme="minorHAnsi" w:eastAsia="Cambria" w:hAnsiTheme="minorHAnsi"/>
          <w:b/>
        </w:rPr>
      </w:pPr>
    </w:p>
    <w:p w14:paraId="389AA026" w14:textId="77777777" w:rsidR="00812830" w:rsidRDefault="00812830" w:rsidP="00812830">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389AA027" w14:textId="77777777" w:rsidR="00812830" w:rsidRPr="0045459E" w:rsidRDefault="00812830" w:rsidP="00812830">
      <w:pPr>
        <w:numPr>
          <w:ilvl w:val="0"/>
          <w:numId w:val="11"/>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389AA028" w14:textId="77777777" w:rsidR="00812830" w:rsidRPr="0045459E" w:rsidRDefault="00812830" w:rsidP="00812830">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389AA029" w14:textId="77777777" w:rsidR="00812830" w:rsidRPr="0045459E" w:rsidRDefault="00812830" w:rsidP="00812830">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389AA02A" w14:textId="280D0778" w:rsidR="00812830" w:rsidRPr="00A35980" w:rsidRDefault="00812830" w:rsidP="00812830">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4408E5">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4408E5">
        <w:rPr>
          <w:rFonts w:asciiTheme="minorHAnsi" w:hAnsiTheme="minorHAnsi"/>
          <w:sz w:val="18"/>
          <w:szCs w:val="18"/>
        </w:rPr>
        <w:t>-</w:t>
      </w:r>
      <w:r>
        <w:rPr>
          <w:rFonts w:asciiTheme="minorHAnsi" w:hAnsiTheme="minorHAnsi"/>
          <w:sz w:val="18"/>
          <w:szCs w:val="18"/>
        </w:rPr>
        <w:t>24.</w:t>
      </w:r>
    </w:p>
    <w:p w14:paraId="389AA02B" w14:textId="77777777" w:rsidR="00812830" w:rsidRPr="00B573A6"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389AA02C" w14:textId="16E43C05" w:rsidR="00812830" w:rsidRPr="00A35980" w:rsidRDefault="00812830" w:rsidP="00812830">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4408E5">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4408E5">
        <w:rPr>
          <w:rFonts w:asciiTheme="minorHAnsi" w:hAnsiTheme="minorHAnsi"/>
          <w:sz w:val="18"/>
          <w:szCs w:val="18"/>
        </w:rPr>
        <w:t>-</w:t>
      </w:r>
      <w:r>
        <w:rPr>
          <w:rFonts w:asciiTheme="minorHAnsi" w:hAnsiTheme="minorHAnsi"/>
          <w:sz w:val="18"/>
          <w:szCs w:val="18"/>
        </w:rPr>
        <w:t>24.</w:t>
      </w:r>
    </w:p>
    <w:p w14:paraId="389AA02D" w14:textId="77777777" w:rsidR="00812830" w:rsidRPr="00B573A6"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389AA02E" w14:textId="77777777" w:rsidR="00812830" w:rsidRDefault="00812830" w:rsidP="00812830">
      <w:pPr>
        <w:numPr>
          <w:ilvl w:val="0"/>
          <w:numId w:val="11"/>
        </w:numPr>
        <w:contextualSpacing/>
        <w:rPr>
          <w:rFonts w:asciiTheme="minorHAnsi" w:eastAsia="Cambria" w:hAnsiTheme="minorHAnsi"/>
          <w:sz w:val="18"/>
          <w:szCs w:val="18"/>
        </w:rPr>
      </w:pPr>
      <w:r>
        <w:rPr>
          <w:rFonts w:asciiTheme="minorHAnsi" w:eastAsia="Cambria" w:hAnsiTheme="minorHAnsi"/>
          <w:sz w:val="18"/>
          <w:szCs w:val="18"/>
        </w:rPr>
        <w:t>Calculated value. This is the average of the pressurization and depressurization equivalent leakage areas.</w:t>
      </w:r>
    </w:p>
    <w:p w14:paraId="389AA02F" w14:textId="77777777" w:rsidR="00812830" w:rsidRPr="00B573A6" w:rsidRDefault="00812830" w:rsidP="00812830">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389AA030" w14:textId="77777777" w:rsidR="00812830" w:rsidRPr="00812830" w:rsidRDefault="00812830" w:rsidP="00812830">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e. Enter the Weather Shielding Factor (</w:t>
      </w:r>
      <w:proofErr w:type="spellStart"/>
      <w:r>
        <w:rPr>
          <w:rFonts w:asciiTheme="minorHAnsi" w:eastAsia="Cambria" w:hAnsiTheme="minorHAnsi"/>
          <w:sz w:val="18"/>
          <w:szCs w:val="18"/>
        </w:rPr>
        <w:t>wsf</w:t>
      </w:r>
      <w:proofErr w:type="spellEnd"/>
      <w:r>
        <w:rPr>
          <w:rFonts w:asciiTheme="minorHAnsi" w:eastAsia="Cambria" w:hAnsiTheme="minorHAnsi"/>
          <w:sz w:val="18"/>
          <w:szCs w:val="18"/>
        </w:rPr>
        <w:t xml:space="preserve">)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389AA031" w14:textId="77777777" w:rsidR="00812830" w:rsidRDefault="00812830" w:rsidP="00812830">
      <w:pPr>
        <w:ind w:left="360"/>
        <w:contextualSpacing/>
        <w:rPr>
          <w:rFonts w:asciiTheme="minorHAnsi" w:hAnsiTheme="minorHAnsi"/>
          <w:sz w:val="18"/>
          <w:szCs w:val="18"/>
        </w:rPr>
      </w:pPr>
    </w:p>
    <w:tbl>
      <w:tblPr>
        <w:tblW w:w="10921" w:type="dxa"/>
        <w:tblInd w:w="95" w:type="dxa"/>
        <w:tblLook w:val="04A0" w:firstRow="1" w:lastRow="0" w:firstColumn="1" w:lastColumn="0" w:noHBand="0" w:noVBand="1"/>
      </w:tblPr>
      <w:tblGrid>
        <w:gridCol w:w="965"/>
        <w:gridCol w:w="810"/>
        <w:gridCol w:w="4942"/>
        <w:gridCol w:w="1407"/>
        <w:gridCol w:w="1507"/>
        <w:gridCol w:w="1290"/>
      </w:tblGrid>
      <w:tr w:rsidR="00812830" w:rsidRPr="002A4574" w14:paraId="389AA033"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32"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NORMATIVE APPENDIX X:</w:t>
            </w:r>
          </w:p>
        </w:tc>
      </w:tr>
      <w:tr w:rsidR="00812830" w:rsidRPr="002A4574" w14:paraId="389AA035"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34"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812830" w:rsidRPr="002A4574" w14:paraId="389AA037"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36"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TABLE X1 U.S. Climates</w:t>
            </w:r>
          </w:p>
        </w:tc>
      </w:tr>
      <w:tr w:rsidR="00812830" w:rsidRPr="002A4574" w14:paraId="389AA03E" w14:textId="77777777" w:rsidTr="00812830">
        <w:trPr>
          <w:trHeight w:val="240"/>
        </w:trPr>
        <w:tc>
          <w:tcPr>
            <w:tcW w:w="965" w:type="dxa"/>
            <w:tcBorders>
              <w:top w:val="nil"/>
              <w:left w:val="nil"/>
              <w:bottom w:val="single" w:sz="4" w:space="0" w:color="auto"/>
              <w:right w:val="nil"/>
            </w:tcBorders>
            <w:shd w:val="clear" w:color="auto" w:fill="auto"/>
            <w:noWrap/>
            <w:vAlign w:val="bottom"/>
            <w:hideMark/>
          </w:tcPr>
          <w:p w14:paraId="389AA03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389AA039" w14:textId="77777777" w:rsidR="00812830" w:rsidRPr="002A4574" w:rsidRDefault="00812830" w:rsidP="00812830">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389AA03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389AA03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389AA03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389AA03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State</w:t>
            </w:r>
          </w:p>
        </w:tc>
      </w:tr>
      <w:tr w:rsidR="00812830" w:rsidRPr="002A4574" w14:paraId="389AA045" w14:textId="77777777" w:rsidTr="00812830">
        <w:trPr>
          <w:trHeight w:val="240"/>
        </w:trPr>
        <w:tc>
          <w:tcPr>
            <w:tcW w:w="965" w:type="dxa"/>
            <w:tcBorders>
              <w:top w:val="nil"/>
              <w:left w:val="nil"/>
              <w:bottom w:val="nil"/>
              <w:right w:val="nil"/>
            </w:tcBorders>
            <w:shd w:val="clear" w:color="auto" w:fill="auto"/>
            <w:noWrap/>
            <w:vAlign w:val="bottom"/>
            <w:hideMark/>
          </w:tcPr>
          <w:p w14:paraId="389AA03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690150</w:t>
            </w:r>
          </w:p>
        </w:tc>
        <w:tc>
          <w:tcPr>
            <w:tcW w:w="810" w:type="dxa"/>
            <w:tcBorders>
              <w:top w:val="nil"/>
              <w:left w:val="nil"/>
              <w:bottom w:val="nil"/>
              <w:right w:val="nil"/>
            </w:tcBorders>
            <w:shd w:val="clear" w:color="auto" w:fill="auto"/>
            <w:noWrap/>
            <w:vAlign w:val="bottom"/>
            <w:hideMark/>
          </w:tcPr>
          <w:p w14:paraId="389AA04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041" w14:textId="77777777" w:rsidR="00812830" w:rsidRPr="002A4574" w:rsidRDefault="00812830" w:rsidP="00812830">
            <w:pPr>
              <w:rPr>
                <w:rFonts w:ascii="Calibri" w:hAnsi="Calibri"/>
                <w:color w:val="000000"/>
                <w:sz w:val="18"/>
                <w:szCs w:val="18"/>
              </w:rPr>
            </w:pPr>
            <w:proofErr w:type="spellStart"/>
            <w:r w:rsidRPr="002A4574">
              <w:rPr>
                <w:rFonts w:ascii="Calibri" w:hAnsi="Calibri"/>
                <w:color w:val="000000"/>
                <w:sz w:val="18"/>
                <w:szCs w:val="18"/>
              </w:rPr>
              <w:t>Twentynine</w:t>
            </w:r>
            <w:proofErr w:type="spellEnd"/>
            <w:r w:rsidRPr="002A4574">
              <w:rPr>
                <w:rFonts w:ascii="Calibri" w:hAnsi="Calibri"/>
                <w:color w:val="000000"/>
                <w:sz w:val="18"/>
                <w:szCs w:val="18"/>
              </w:rPr>
              <w:t xml:space="preserve"> Palms </w:t>
            </w:r>
          </w:p>
        </w:tc>
        <w:tc>
          <w:tcPr>
            <w:tcW w:w="1407" w:type="dxa"/>
            <w:tcBorders>
              <w:top w:val="nil"/>
              <w:left w:val="nil"/>
              <w:bottom w:val="nil"/>
              <w:right w:val="nil"/>
            </w:tcBorders>
            <w:shd w:val="clear" w:color="auto" w:fill="auto"/>
            <w:noWrap/>
            <w:vAlign w:val="bottom"/>
            <w:hideMark/>
          </w:tcPr>
          <w:p w14:paraId="389AA04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34.3</w:t>
            </w:r>
          </w:p>
        </w:tc>
        <w:tc>
          <w:tcPr>
            <w:tcW w:w="1507" w:type="dxa"/>
            <w:tcBorders>
              <w:top w:val="nil"/>
              <w:left w:val="nil"/>
              <w:bottom w:val="nil"/>
              <w:right w:val="nil"/>
            </w:tcBorders>
            <w:shd w:val="clear" w:color="auto" w:fill="auto"/>
            <w:noWrap/>
            <w:vAlign w:val="bottom"/>
            <w:hideMark/>
          </w:tcPr>
          <w:p w14:paraId="389AA04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389AA04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4C" w14:textId="77777777" w:rsidTr="00812830">
        <w:trPr>
          <w:trHeight w:val="240"/>
        </w:trPr>
        <w:tc>
          <w:tcPr>
            <w:tcW w:w="965" w:type="dxa"/>
            <w:tcBorders>
              <w:top w:val="nil"/>
              <w:left w:val="nil"/>
              <w:bottom w:val="nil"/>
              <w:right w:val="nil"/>
            </w:tcBorders>
            <w:shd w:val="clear" w:color="auto" w:fill="auto"/>
            <w:noWrap/>
            <w:vAlign w:val="bottom"/>
            <w:hideMark/>
          </w:tcPr>
          <w:p w14:paraId="389AA04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722860</w:t>
            </w:r>
          </w:p>
        </w:tc>
        <w:tc>
          <w:tcPr>
            <w:tcW w:w="810" w:type="dxa"/>
            <w:tcBorders>
              <w:top w:val="nil"/>
              <w:left w:val="nil"/>
              <w:bottom w:val="nil"/>
              <w:right w:val="nil"/>
            </w:tcBorders>
            <w:shd w:val="clear" w:color="auto" w:fill="auto"/>
            <w:noWrap/>
            <w:vAlign w:val="bottom"/>
            <w:hideMark/>
          </w:tcPr>
          <w:p w14:paraId="389AA04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04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March AFB </w:t>
            </w:r>
          </w:p>
        </w:tc>
        <w:tc>
          <w:tcPr>
            <w:tcW w:w="1407" w:type="dxa"/>
            <w:tcBorders>
              <w:top w:val="nil"/>
              <w:left w:val="nil"/>
              <w:bottom w:val="nil"/>
              <w:right w:val="nil"/>
            </w:tcBorders>
            <w:shd w:val="clear" w:color="auto" w:fill="auto"/>
            <w:noWrap/>
            <w:vAlign w:val="bottom"/>
            <w:hideMark/>
          </w:tcPr>
          <w:p w14:paraId="389AA04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w:t>
            </w:r>
          </w:p>
        </w:tc>
        <w:tc>
          <w:tcPr>
            <w:tcW w:w="1507" w:type="dxa"/>
            <w:tcBorders>
              <w:top w:val="nil"/>
              <w:left w:val="nil"/>
              <w:bottom w:val="nil"/>
              <w:right w:val="nil"/>
            </w:tcBorders>
            <w:shd w:val="clear" w:color="auto" w:fill="auto"/>
            <w:noWrap/>
            <w:vAlign w:val="bottom"/>
            <w:hideMark/>
          </w:tcPr>
          <w:p w14:paraId="389AA04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–117.25</w:t>
            </w:r>
          </w:p>
        </w:tc>
        <w:tc>
          <w:tcPr>
            <w:tcW w:w="1290" w:type="dxa"/>
            <w:tcBorders>
              <w:top w:val="nil"/>
              <w:left w:val="nil"/>
              <w:bottom w:val="nil"/>
              <w:right w:val="nil"/>
            </w:tcBorders>
            <w:shd w:val="clear" w:color="auto" w:fill="auto"/>
            <w:noWrap/>
            <w:vAlign w:val="bottom"/>
            <w:hideMark/>
          </w:tcPr>
          <w:p w14:paraId="389AA04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53" w14:textId="77777777" w:rsidTr="00812830">
        <w:trPr>
          <w:trHeight w:val="240"/>
        </w:trPr>
        <w:tc>
          <w:tcPr>
            <w:tcW w:w="965" w:type="dxa"/>
            <w:tcBorders>
              <w:top w:val="nil"/>
              <w:left w:val="nil"/>
              <w:bottom w:val="nil"/>
              <w:right w:val="nil"/>
            </w:tcBorders>
            <w:shd w:val="clear" w:color="auto" w:fill="auto"/>
            <w:noWrap/>
            <w:vAlign w:val="bottom"/>
            <w:hideMark/>
          </w:tcPr>
          <w:p w14:paraId="389AA04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722868</w:t>
            </w:r>
          </w:p>
        </w:tc>
        <w:tc>
          <w:tcPr>
            <w:tcW w:w="810" w:type="dxa"/>
            <w:tcBorders>
              <w:top w:val="nil"/>
              <w:left w:val="nil"/>
              <w:bottom w:val="nil"/>
              <w:right w:val="nil"/>
            </w:tcBorders>
            <w:shd w:val="clear" w:color="auto" w:fill="auto"/>
            <w:noWrap/>
            <w:vAlign w:val="bottom"/>
            <w:hideMark/>
          </w:tcPr>
          <w:p w14:paraId="389AA04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04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Palm Springs Intl </w:t>
            </w:r>
          </w:p>
        </w:tc>
        <w:tc>
          <w:tcPr>
            <w:tcW w:w="1407" w:type="dxa"/>
            <w:tcBorders>
              <w:top w:val="nil"/>
              <w:left w:val="nil"/>
              <w:bottom w:val="nil"/>
              <w:right w:val="nil"/>
            </w:tcBorders>
            <w:shd w:val="clear" w:color="auto" w:fill="auto"/>
            <w:noWrap/>
            <w:vAlign w:val="bottom"/>
            <w:hideMark/>
          </w:tcPr>
          <w:p w14:paraId="389AA05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389AA05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–116.50</w:t>
            </w:r>
          </w:p>
        </w:tc>
        <w:tc>
          <w:tcPr>
            <w:tcW w:w="1290" w:type="dxa"/>
            <w:tcBorders>
              <w:top w:val="nil"/>
              <w:left w:val="nil"/>
              <w:bottom w:val="nil"/>
              <w:right w:val="nil"/>
            </w:tcBorders>
            <w:shd w:val="clear" w:color="auto" w:fill="auto"/>
            <w:noWrap/>
            <w:vAlign w:val="bottom"/>
            <w:hideMark/>
          </w:tcPr>
          <w:p w14:paraId="389AA05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5A" w14:textId="77777777" w:rsidTr="00812830">
        <w:trPr>
          <w:trHeight w:val="240"/>
        </w:trPr>
        <w:tc>
          <w:tcPr>
            <w:tcW w:w="965" w:type="dxa"/>
            <w:tcBorders>
              <w:top w:val="nil"/>
              <w:left w:val="nil"/>
              <w:bottom w:val="nil"/>
              <w:right w:val="nil"/>
            </w:tcBorders>
            <w:shd w:val="clear" w:color="auto" w:fill="auto"/>
            <w:noWrap/>
            <w:vAlign w:val="bottom"/>
            <w:hideMark/>
          </w:tcPr>
          <w:p w14:paraId="389AA05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722869</w:t>
            </w:r>
          </w:p>
        </w:tc>
        <w:tc>
          <w:tcPr>
            <w:tcW w:w="810" w:type="dxa"/>
            <w:tcBorders>
              <w:top w:val="nil"/>
              <w:left w:val="nil"/>
              <w:bottom w:val="nil"/>
              <w:right w:val="nil"/>
            </w:tcBorders>
            <w:shd w:val="clear" w:color="auto" w:fill="auto"/>
            <w:noWrap/>
            <w:vAlign w:val="bottom"/>
            <w:hideMark/>
          </w:tcPr>
          <w:p w14:paraId="389AA05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389AA05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Riverside Muni </w:t>
            </w:r>
          </w:p>
        </w:tc>
        <w:tc>
          <w:tcPr>
            <w:tcW w:w="1407" w:type="dxa"/>
            <w:tcBorders>
              <w:top w:val="nil"/>
              <w:left w:val="nil"/>
              <w:bottom w:val="nil"/>
              <w:right w:val="nil"/>
            </w:tcBorders>
            <w:shd w:val="clear" w:color="auto" w:fill="auto"/>
            <w:noWrap/>
            <w:vAlign w:val="bottom"/>
            <w:hideMark/>
          </w:tcPr>
          <w:p w14:paraId="389AA05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33.95</w:t>
            </w:r>
          </w:p>
        </w:tc>
        <w:tc>
          <w:tcPr>
            <w:tcW w:w="1507" w:type="dxa"/>
            <w:tcBorders>
              <w:top w:val="nil"/>
              <w:left w:val="nil"/>
              <w:bottom w:val="nil"/>
              <w:right w:val="nil"/>
            </w:tcBorders>
            <w:shd w:val="clear" w:color="auto" w:fill="auto"/>
            <w:noWrap/>
            <w:vAlign w:val="bottom"/>
            <w:hideMark/>
          </w:tcPr>
          <w:p w14:paraId="389AA05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–117.45</w:t>
            </w:r>
          </w:p>
        </w:tc>
        <w:tc>
          <w:tcPr>
            <w:tcW w:w="1290" w:type="dxa"/>
            <w:tcBorders>
              <w:top w:val="nil"/>
              <w:left w:val="nil"/>
              <w:bottom w:val="nil"/>
              <w:right w:val="nil"/>
            </w:tcBorders>
            <w:shd w:val="clear" w:color="auto" w:fill="auto"/>
            <w:noWrap/>
            <w:vAlign w:val="bottom"/>
            <w:hideMark/>
          </w:tcPr>
          <w:p w14:paraId="389AA05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61" w14:textId="77777777" w:rsidTr="00812830">
        <w:trPr>
          <w:trHeight w:val="240"/>
        </w:trPr>
        <w:tc>
          <w:tcPr>
            <w:tcW w:w="965" w:type="dxa"/>
            <w:tcBorders>
              <w:top w:val="nil"/>
              <w:left w:val="nil"/>
              <w:bottom w:val="nil"/>
              <w:right w:val="nil"/>
            </w:tcBorders>
            <w:shd w:val="clear" w:color="auto" w:fill="auto"/>
            <w:noWrap/>
            <w:vAlign w:val="bottom"/>
            <w:hideMark/>
          </w:tcPr>
          <w:p w14:paraId="389AA05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722880</w:t>
            </w:r>
          </w:p>
        </w:tc>
        <w:tc>
          <w:tcPr>
            <w:tcW w:w="810" w:type="dxa"/>
            <w:tcBorders>
              <w:top w:val="nil"/>
              <w:left w:val="nil"/>
              <w:bottom w:val="nil"/>
              <w:right w:val="nil"/>
            </w:tcBorders>
            <w:shd w:val="clear" w:color="auto" w:fill="auto"/>
            <w:noWrap/>
            <w:vAlign w:val="bottom"/>
            <w:hideMark/>
          </w:tcPr>
          <w:p w14:paraId="389AA05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5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07" w:type="dxa"/>
            <w:tcBorders>
              <w:top w:val="nil"/>
              <w:left w:val="nil"/>
              <w:bottom w:val="nil"/>
              <w:right w:val="nil"/>
            </w:tcBorders>
            <w:shd w:val="clear" w:color="auto" w:fill="auto"/>
            <w:noWrap/>
            <w:vAlign w:val="bottom"/>
            <w:hideMark/>
          </w:tcPr>
          <w:p w14:paraId="389AA05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389AA05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389AA06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68" w14:textId="77777777" w:rsidTr="00812830">
        <w:trPr>
          <w:trHeight w:val="240"/>
        </w:trPr>
        <w:tc>
          <w:tcPr>
            <w:tcW w:w="965" w:type="dxa"/>
            <w:tcBorders>
              <w:top w:val="nil"/>
              <w:left w:val="nil"/>
              <w:bottom w:val="nil"/>
              <w:right w:val="nil"/>
            </w:tcBorders>
            <w:shd w:val="clear" w:color="auto" w:fill="auto"/>
            <w:noWrap/>
            <w:vAlign w:val="bottom"/>
            <w:hideMark/>
          </w:tcPr>
          <w:p w14:paraId="389AA06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722885</w:t>
            </w:r>
          </w:p>
        </w:tc>
        <w:tc>
          <w:tcPr>
            <w:tcW w:w="810" w:type="dxa"/>
            <w:tcBorders>
              <w:top w:val="nil"/>
              <w:left w:val="nil"/>
              <w:bottom w:val="nil"/>
              <w:right w:val="nil"/>
            </w:tcBorders>
            <w:shd w:val="clear" w:color="auto" w:fill="auto"/>
            <w:noWrap/>
            <w:vAlign w:val="bottom"/>
            <w:hideMark/>
          </w:tcPr>
          <w:p w14:paraId="389AA06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6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Monica Muni </w:t>
            </w:r>
          </w:p>
        </w:tc>
        <w:tc>
          <w:tcPr>
            <w:tcW w:w="1407" w:type="dxa"/>
            <w:tcBorders>
              <w:top w:val="nil"/>
              <w:left w:val="nil"/>
              <w:bottom w:val="nil"/>
              <w:right w:val="nil"/>
            </w:tcBorders>
            <w:shd w:val="clear" w:color="auto" w:fill="auto"/>
            <w:noWrap/>
            <w:vAlign w:val="bottom"/>
            <w:hideMark/>
          </w:tcPr>
          <w:p w14:paraId="389AA06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34.02</w:t>
            </w:r>
          </w:p>
        </w:tc>
        <w:tc>
          <w:tcPr>
            <w:tcW w:w="1507" w:type="dxa"/>
            <w:tcBorders>
              <w:top w:val="nil"/>
              <w:left w:val="nil"/>
              <w:bottom w:val="nil"/>
              <w:right w:val="nil"/>
            </w:tcBorders>
            <w:shd w:val="clear" w:color="auto" w:fill="auto"/>
            <w:noWrap/>
            <w:vAlign w:val="bottom"/>
            <w:hideMark/>
          </w:tcPr>
          <w:p w14:paraId="389AA06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–118.45</w:t>
            </w:r>
          </w:p>
        </w:tc>
        <w:tc>
          <w:tcPr>
            <w:tcW w:w="1290" w:type="dxa"/>
            <w:tcBorders>
              <w:top w:val="nil"/>
              <w:left w:val="nil"/>
              <w:bottom w:val="nil"/>
              <w:right w:val="nil"/>
            </w:tcBorders>
            <w:shd w:val="clear" w:color="auto" w:fill="auto"/>
            <w:noWrap/>
            <w:vAlign w:val="bottom"/>
            <w:hideMark/>
          </w:tcPr>
          <w:p w14:paraId="389AA06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6F" w14:textId="77777777" w:rsidTr="00812830">
        <w:trPr>
          <w:trHeight w:val="240"/>
        </w:trPr>
        <w:tc>
          <w:tcPr>
            <w:tcW w:w="965" w:type="dxa"/>
            <w:tcBorders>
              <w:top w:val="nil"/>
              <w:left w:val="nil"/>
              <w:bottom w:val="nil"/>
              <w:right w:val="nil"/>
            </w:tcBorders>
            <w:shd w:val="clear" w:color="auto" w:fill="auto"/>
            <w:noWrap/>
            <w:vAlign w:val="bottom"/>
            <w:hideMark/>
          </w:tcPr>
          <w:p w14:paraId="389AA06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722886</w:t>
            </w:r>
          </w:p>
        </w:tc>
        <w:tc>
          <w:tcPr>
            <w:tcW w:w="810" w:type="dxa"/>
            <w:tcBorders>
              <w:top w:val="nil"/>
              <w:left w:val="nil"/>
              <w:bottom w:val="nil"/>
              <w:right w:val="nil"/>
            </w:tcBorders>
            <w:shd w:val="clear" w:color="auto" w:fill="auto"/>
            <w:noWrap/>
            <w:vAlign w:val="bottom"/>
            <w:hideMark/>
          </w:tcPr>
          <w:p w14:paraId="389AA06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6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Van Nuys Airport </w:t>
            </w:r>
          </w:p>
        </w:tc>
        <w:tc>
          <w:tcPr>
            <w:tcW w:w="1407" w:type="dxa"/>
            <w:tcBorders>
              <w:top w:val="nil"/>
              <w:left w:val="nil"/>
              <w:bottom w:val="nil"/>
              <w:right w:val="nil"/>
            </w:tcBorders>
            <w:shd w:val="clear" w:color="auto" w:fill="auto"/>
            <w:noWrap/>
            <w:vAlign w:val="bottom"/>
            <w:hideMark/>
          </w:tcPr>
          <w:p w14:paraId="389AA06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389AA06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–118.48</w:t>
            </w:r>
          </w:p>
        </w:tc>
        <w:tc>
          <w:tcPr>
            <w:tcW w:w="1290" w:type="dxa"/>
            <w:tcBorders>
              <w:top w:val="nil"/>
              <w:left w:val="nil"/>
              <w:bottom w:val="nil"/>
              <w:right w:val="nil"/>
            </w:tcBorders>
            <w:shd w:val="clear" w:color="auto" w:fill="auto"/>
            <w:noWrap/>
            <w:vAlign w:val="bottom"/>
            <w:hideMark/>
          </w:tcPr>
          <w:p w14:paraId="389AA06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76" w14:textId="77777777" w:rsidTr="00812830">
        <w:trPr>
          <w:trHeight w:val="240"/>
        </w:trPr>
        <w:tc>
          <w:tcPr>
            <w:tcW w:w="965" w:type="dxa"/>
            <w:tcBorders>
              <w:top w:val="nil"/>
              <w:left w:val="nil"/>
              <w:bottom w:val="nil"/>
              <w:right w:val="nil"/>
            </w:tcBorders>
            <w:shd w:val="clear" w:color="auto" w:fill="auto"/>
            <w:noWrap/>
            <w:vAlign w:val="bottom"/>
            <w:hideMark/>
          </w:tcPr>
          <w:p w14:paraId="389AA07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722895</w:t>
            </w:r>
          </w:p>
        </w:tc>
        <w:tc>
          <w:tcPr>
            <w:tcW w:w="810" w:type="dxa"/>
            <w:tcBorders>
              <w:top w:val="nil"/>
              <w:left w:val="nil"/>
              <w:bottom w:val="nil"/>
              <w:right w:val="nil"/>
            </w:tcBorders>
            <w:shd w:val="clear" w:color="auto" w:fill="auto"/>
            <w:noWrap/>
            <w:vAlign w:val="bottom"/>
            <w:hideMark/>
          </w:tcPr>
          <w:p w14:paraId="389AA07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07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Lompoc (AWOS) </w:t>
            </w:r>
          </w:p>
        </w:tc>
        <w:tc>
          <w:tcPr>
            <w:tcW w:w="1407" w:type="dxa"/>
            <w:tcBorders>
              <w:top w:val="nil"/>
              <w:left w:val="nil"/>
              <w:bottom w:val="nil"/>
              <w:right w:val="nil"/>
            </w:tcBorders>
            <w:shd w:val="clear" w:color="auto" w:fill="auto"/>
            <w:noWrap/>
            <w:vAlign w:val="bottom"/>
            <w:hideMark/>
          </w:tcPr>
          <w:p w14:paraId="389AA07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34.67</w:t>
            </w:r>
          </w:p>
        </w:tc>
        <w:tc>
          <w:tcPr>
            <w:tcW w:w="1507" w:type="dxa"/>
            <w:tcBorders>
              <w:top w:val="nil"/>
              <w:left w:val="nil"/>
              <w:bottom w:val="nil"/>
              <w:right w:val="nil"/>
            </w:tcBorders>
            <w:shd w:val="clear" w:color="auto" w:fill="auto"/>
            <w:noWrap/>
            <w:vAlign w:val="bottom"/>
            <w:hideMark/>
          </w:tcPr>
          <w:p w14:paraId="389AA07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389AA07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7D" w14:textId="77777777" w:rsidTr="00812830">
        <w:trPr>
          <w:trHeight w:val="240"/>
        </w:trPr>
        <w:tc>
          <w:tcPr>
            <w:tcW w:w="965" w:type="dxa"/>
            <w:tcBorders>
              <w:top w:val="nil"/>
              <w:left w:val="nil"/>
              <w:bottom w:val="nil"/>
              <w:right w:val="nil"/>
            </w:tcBorders>
            <w:shd w:val="clear" w:color="auto" w:fill="auto"/>
            <w:noWrap/>
            <w:vAlign w:val="bottom"/>
            <w:hideMark/>
          </w:tcPr>
          <w:p w14:paraId="389AA07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722897</w:t>
            </w:r>
          </w:p>
        </w:tc>
        <w:tc>
          <w:tcPr>
            <w:tcW w:w="810" w:type="dxa"/>
            <w:tcBorders>
              <w:top w:val="nil"/>
              <w:left w:val="nil"/>
              <w:bottom w:val="nil"/>
              <w:right w:val="nil"/>
            </w:tcBorders>
            <w:shd w:val="clear" w:color="auto" w:fill="auto"/>
            <w:noWrap/>
            <w:vAlign w:val="bottom"/>
            <w:hideMark/>
          </w:tcPr>
          <w:p w14:paraId="389AA07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07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07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35.23</w:t>
            </w:r>
          </w:p>
        </w:tc>
        <w:tc>
          <w:tcPr>
            <w:tcW w:w="1507" w:type="dxa"/>
            <w:tcBorders>
              <w:top w:val="nil"/>
              <w:left w:val="nil"/>
              <w:bottom w:val="nil"/>
              <w:right w:val="nil"/>
            </w:tcBorders>
            <w:shd w:val="clear" w:color="auto" w:fill="auto"/>
            <w:noWrap/>
            <w:vAlign w:val="bottom"/>
            <w:hideMark/>
          </w:tcPr>
          <w:p w14:paraId="389AA07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389AA07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84" w14:textId="77777777" w:rsidTr="00812830">
        <w:trPr>
          <w:trHeight w:val="240"/>
        </w:trPr>
        <w:tc>
          <w:tcPr>
            <w:tcW w:w="965" w:type="dxa"/>
            <w:tcBorders>
              <w:top w:val="nil"/>
              <w:left w:val="nil"/>
              <w:bottom w:val="nil"/>
              <w:right w:val="nil"/>
            </w:tcBorders>
            <w:shd w:val="clear" w:color="auto" w:fill="auto"/>
            <w:noWrap/>
            <w:vAlign w:val="bottom"/>
            <w:hideMark/>
          </w:tcPr>
          <w:p w14:paraId="389AA07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722899</w:t>
            </w:r>
          </w:p>
        </w:tc>
        <w:tc>
          <w:tcPr>
            <w:tcW w:w="810" w:type="dxa"/>
            <w:tcBorders>
              <w:top w:val="nil"/>
              <w:left w:val="nil"/>
              <w:bottom w:val="nil"/>
              <w:right w:val="nil"/>
            </w:tcBorders>
            <w:shd w:val="clear" w:color="auto" w:fill="auto"/>
            <w:noWrap/>
            <w:vAlign w:val="bottom"/>
            <w:hideMark/>
          </w:tcPr>
          <w:p w14:paraId="389AA07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08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Chino Airport </w:t>
            </w:r>
          </w:p>
        </w:tc>
        <w:tc>
          <w:tcPr>
            <w:tcW w:w="1407" w:type="dxa"/>
            <w:tcBorders>
              <w:top w:val="nil"/>
              <w:left w:val="nil"/>
              <w:bottom w:val="nil"/>
              <w:right w:val="nil"/>
            </w:tcBorders>
            <w:shd w:val="clear" w:color="auto" w:fill="auto"/>
            <w:noWrap/>
            <w:vAlign w:val="bottom"/>
            <w:hideMark/>
          </w:tcPr>
          <w:p w14:paraId="389AA08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33.97</w:t>
            </w:r>
          </w:p>
        </w:tc>
        <w:tc>
          <w:tcPr>
            <w:tcW w:w="1507" w:type="dxa"/>
            <w:tcBorders>
              <w:top w:val="nil"/>
              <w:left w:val="nil"/>
              <w:bottom w:val="nil"/>
              <w:right w:val="nil"/>
            </w:tcBorders>
            <w:shd w:val="clear" w:color="auto" w:fill="auto"/>
            <w:noWrap/>
            <w:vAlign w:val="bottom"/>
            <w:hideMark/>
          </w:tcPr>
          <w:p w14:paraId="389AA08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–117.63</w:t>
            </w:r>
          </w:p>
        </w:tc>
        <w:tc>
          <w:tcPr>
            <w:tcW w:w="1290" w:type="dxa"/>
            <w:tcBorders>
              <w:top w:val="nil"/>
              <w:left w:val="nil"/>
              <w:bottom w:val="nil"/>
              <w:right w:val="nil"/>
            </w:tcBorders>
            <w:shd w:val="clear" w:color="auto" w:fill="auto"/>
            <w:noWrap/>
            <w:vAlign w:val="bottom"/>
            <w:hideMark/>
          </w:tcPr>
          <w:p w14:paraId="389AA08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8B" w14:textId="77777777" w:rsidTr="00812830">
        <w:trPr>
          <w:trHeight w:val="240"/>
        </w:trPr>
        <w:tc>
          <w:tcPr>
            <w:tcW w:w="965" w:type="dxa"/>
            <w:tcBorders>
              <w:top w:val="nil"/>
              <w:left w:val="nil"/>
              <w:bottom w:val="nil"/>
              <w:right w:val="nil"/>
            </w:tcBorders>
            <w:shd w:val="clear" w:color="auto" w:fill="auto"/>
            <w:noWrap/>
            <w:vAlign w:val="bottom"/>
            <w:hideMark/>
          </w:tcPr>
          <w:p w14:paraId="389AA08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722900</w:t>
            </w:r>
          </w:p>
        </w:tc>
        <w:tc>
          <w:tcPr>
            <w:tcW w:w="810" w:type="dxa"/>
            <w:tcBorders>
              <w:top w:val="nil"/>
              <w:left w:val="nil"/>
              <w:bottom w:val="nil"/>
              <w:right w:val="nil"/>
            </w:tcBorders>
            <w:shd w:val="clear" w:color="auto" w:fill="auto"/>
            <w:noWrap/>
            <w:vAlign w:val="bottom"/>
            <w:hideMark/>
          </w:tcPr>
          <w:p w14:paraId="389AA08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8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07" w:type="dxa"/>
            <w:tcBorders>
              <w:top w:val="nil"/>
              <w:left w:val="nil"/>
              <w:bottom w:val="nil"/>
              <w:right w:val="nil"/>
            </w:tcBorders>
            <w:shd w:val="clear" w:color="auto" w:fill="auto"/>
            <w:noWrap/>
            <w:vAlign w:val="bottom"/>
            <w:hideMark/>
          </w:tcPr>
          <w:p w14:paraId="389AA08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32.73</w:t>
            </w:r>
          </w:p>
        </w:tc>
        <w:tc>
          <w:tcPr>
            <w:tcW w:w="1507" w:type="dxa"/>
            <w:tcBorders>
              <w:top w:val="nil"/>
              <w:left w:val="nil"/>
              <w:bottom w:val="nil"/>
              <w:right w:val="nil"/>
            </w:tcBorders>
            <w:shd w:val="clear" w:color="auto" w:fill="auto"/>
            <w:noWrap/>
            <w:vAlign w:val="bottom"/>
            <w:hideMark/>
          </w:tcPr>
          <w:p w14:paraId="389AA08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–117.17</w:t>
            </w:r>
          </w:p>
        </w:tc>
        <w:tc>
          <w:tcPr>
            <w:tcW w:w="1290" w:type="dxa"/>
            <w:tcBorders>
              <w:top w:val="nil"/>
              <w:left w:val="nil"/>
              <w:bottom w:val="nil"/>
              <w:right w:val="nil"/>
            </w:tcBorders>
            <w:shd w:val="clear" w:color="auto" w:fill="auto"/>
            <w:noWrap/>
            <w:vAlign w:val="bottom"/>
            <w:hideMark/>
          </w:tcPr>
          <w:p w14:paraId="389AA08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8D"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8C"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NORMATIVE APPENDIX X:</w:t>
            </w:r>
          </w:p>
        </w:tc>
      </w:tr>
      <w:tr w:rsidR="00812830" w:rsidRPr="002A4574" w14:paraId="389AA08F"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8E"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812830" w:rsidRPr="002A4574" w14:paraId="389AA091" w14:textId="77777777" w:rsidTr="005948A3">
        <w:trPr>
          <w:trHeight w:val="240"/>
        </w:trPr>
        <w:tc>
          <w:tcPr>
            <w:tcW w:w="10921" w:type="dxa"/>
            <w:gridSpan w:val="6"/>
            <w:tcBorders>
              <w:top w:val="nil"/>
              <w:left w:val="nil"/>
              <w:right w:val="nil"/>
            </w:tcBorders>
            <w:shd w:val="clear" w:color="auto" w:fill="auto"/>
            <w:noWrap/>
            <w:vAlign w:val="bottom"/>
            <w:hideMark/>
          </w:tcPr>
          <w:p w14:paraId="389AA090"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TABLE X1 U.S. Climates</w:t>
            </w:r>
          </w:p>
        </w:tc>
      </w:tr>
      <w:tr w:rsidR="00812830" w:rsidRPr="002A4574" w14:paraId="389AA098" w14:textId="77777777" w:rsidTr="005948A3">
        <w:trPr>
          <w:trHeight w:val="240"/>
        </w:trPr>
        <w:tc>
          <w:tcPr>
            <w:tcW w:w="965" w:type="dxa"/>
            <w:tcBorders>
              <w:top w:val="nil"/>
              <w:left w:val="nil"/>
              <w:bottom w:val="single" w:sz="4" w:space="0" w:color="auto"/>
              <w:right w:val="nil"/>
            </w:tcBorders>
            <w:shd w:val="clear" w:color="auto" w:fill="auto"/>
            <w:noWrap/>
            <w:vAlign w:val="bottom"/>
            <w:hideMark/>
          </w:tcPr>
          <w:p w14:paraId="389AA092"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389AA093" w14:textId="77777777" w:rsidR="00812830" w:rsidRPr="002A4574" w:rsidRDefault="00812830" w:rsidP="005948A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389AA094"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389AA095"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389AA096"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389AA097"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State</w:t>
            </w:r>
          </w:p>
        </w:tc>
      </w:tr>
      <w:tr w:rsidR="00812830" w:rsidRPr="002A4574" w14:paraId="389AA09F" w14:textId="77777777" w:rsidTr="005948A3">
        <w:trPr>
          <w:trHeight w:val="240"/>
        </w:trPr>
        <w:tc>
          <w:tcPr>
            <w:tcW w:w="965" w:type="dxa"/>
            <w:tcBorders>
              <w:top w:val="single" w:sz="4" w:space="0" w:color="auto"/>
              <w:left w:val="nil"/>
              <w:bottom w:val="nil"/>
              <w:right w:val="nil"/>
            </w:tcBorders>
            <w:shd w:val="clear" w:color="auto" w:fill="auto"/>
            <w:noWrap/>
            <w:vAlign w:val="bottom"/>
            <w:hideMark/>
          </w:tcPr>
          <w:p w14:paraId="389AA09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722903</w:t>
            </w:r>
          </w:p>
        </w:tc>
        <w:tc>
          <w:tcPr>
            <w:tcW w:w="810" w:type="dxa"/>
            <w:tcBorders>
              <w:top w:val="single" w:sz="4" w:space="0" w:color="auto"/>
              <w:left w:val="nil"/>
              <w:bottom w:val="nil"/>
              <w:right w:val="nil"/>
            </w:tcBorders>
            <w:shd w:val="clear" w:color="auto" w:fill="auto"/>
            <w:noWrap/>
            <w:vAlign w:val="bottom"/>
            <w:hideMark/>
          </w:tcPr>
          <w:p w14:paraId="389AA09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single" w:sz="4" w:space="0" w:color="auto"/>
              <w:left w:val="nil"/>
              <w:bottom w:val="nil"/>
              <w:right w:val="nil"/>
            </w:tcBorders>
            <w:shd w:val="clear" w:color="auto" w:fill="auto"/>
            <w:noWrap/>
            <w:vAlign w:val="bottom"/>
            <w:hideMark/>
          </w:tcPr>
          <w:p w14:paraId="389AA09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Diego/Montgomery </w:t>
            </w:r>
          </w:p>
        </w:tc>
        <w:tc>
          <w:tcPr>
            <w:tcW w:w="1407" w:type="dxa"/>
            <w:tcBorders>
              <w:top w:val="single" w:sz="4" w:space="0" w:color="auto"/>
              <w:left w:val="nil"/>
              <w:bottom w:val="nil"/>
              <w:right w:val="nil"/>
            </w:tcBorders>
            <w:shd w:val="clear" w:color="auto" w:fill="auto"/>
            <w:noWrap/>
            <w:vAlign w:val="bottom"/>
            <w:hideMark/>
          </w:tcPr>
          <w:p w14:paraId="389AA09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32.82</w:t>
            </w:r>
          </w:p>
        </w:tc>
        <w:tc>
          <w:tcPr>
            <w:tcW w:w="1507" w:type="dxa"/>
            <w:tcBorders>
              <w:top w:val="single" w:sz="4" w:space="0" w:color="auto"/>
              <w:left w:val="nil"/>
              <w:bottom w:val="nil"/>
              <w:right w:val="nil"/>
            </w:tcBorders>
            <w:shd w:val="clear" w:color="auto" w:fill="auto"/>
            <w:noWrap/>
            <w:vAlign w:val="bottom"/>
            <w:hideMark/>
          </w:tcPr>
          <w:p w14:paraId="389AA09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single" w:sz="4" w:space="0" w:color="auto"/>
              <w:left w:val="nil"/>
              <w:bottom w:val="nil"/>
              <w:right w:val="nil"/>
            </w:tcBorders>
            <w:shd w:val="clear" w:color="auto" w:fill="auto"/>
            <w:noWrap/>
            <w:vAlign w:val="bottom"/>
            <w:hideMark/>
          </w:tcPr>
          <w:p w14:paraId="389AA09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A6" w14:textId="77777777" w:rsidTr="00812830">
        <w:trPr>
          <w:trHeight w:val="240"/>
        </w:trPr>
        <w:tc>
          <w:tcPr>
            <w:tcW w:w="965" w:type="dxa"/>
            <w:tcBorders>
              <w:top w:val="nil"/>
              <w:left w:val="nil"/>
              <w:bottom w:val="nil"/>
              <w:right w:val="nil"/>
            </w:tcBorders>
            <w:shd w:val="clear" w:color="auto" w:fill="auto"/>
            <w:noWrap/>
            <w:vAlign w:val="bottom"/>
            <w:hideMark/>
          </w:tcPr>
          <w:p w14:paraId="389AA0A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722904</w:t>
            </w:r>
          </w:p>
        </w:tc>
        <w:tc>
          <w:tcPr>
            <w:tcW w:w="810" w:type="dxa"/>
            <w:tcBorders>
              <w:top w:val="nil"/>
              <w:left w:val="nil"/>
              <w:bottom w:val="nil"/>
              <w:right w:val="nil"/>
            </w:tcBorders>
            <w:shd w:val="clear" w:color="auto" w:fill="auto"/>
            <w:noWrap/>
            <w:vAlign w:val="bottom"/>
            <w:hideMark/>
          </w:tcPr>
          <w:p w14:paraId="389AA0A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nil"/>
              <w:left w:val="nil"/>
              <w:bottom w:val="nil"/>
              <w:right w:val="nil"/>
            </w:tcBorders>
            <w:shd w:val="clear" w:color="auto" w:fill="auto"/>
            <w:noWrap/>
            <w:vAlign w:val="bottom"/>
            <w:hideMark/>
          </w:tcPr>
          <w:p w14:paraId="389AA0A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07" w:type="dxa"/>
            <w:tcBorders>
              <w:top w:val="nil"/>
              <w:left w:val="nil"/>
              <w:bottom w:val="nil"/>
              <w:right w:val="nil"/>
            </w:tcBorders>
            <w:shd w:val="clear" w:color="auto" w:fill="auto"/>
            <w:noWrap/>
            <w:vAlign w:val="bottom"/>
            <w:hideMark/>
          </w:tcPr>
          <w:p w14:paraId="389AA0A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32.58</w:t>
            </w:r>
          </w:p>
        </w:tc>
        <w:tc>
          <w:tcPr>
            <w:tcW w:w="1507" w:type="dxa"/>
            <w:tcBorders>
              <w:top w:val="nil"/>
              <w:left w:val="nil"/>
              <w:bottom w:val="nil"/>
              <w:right w:val="nil"/>
            </w:tcBorders>
            <w:shd w:val="clear" w:color="auto" w:fill="auto"/>
            <w:noWrap/>
            <w:vAlign w:val="bottom"/>
            <w:hideMark/>
          </w:tcPr>
          <w:p w14:paraId="389AA0A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–116.98</w:t>
            </w:r>
          </w:p>
        </w:tc>
        <w:tc>
          <w:tcPr>
            <w:tcW w:w="1290" w:type="dxa"/>
            <w:tcBorders>
              <w:top w:val="nil"/>
              <w:left w:val="nil"/>
              <w:bottom w:val="nil"/>
              <w:right w:val="nil"/>
            </w:tcBorders>
            <w:shd w:val="clear" w:color="auto" w:fill="auto"/>
            <w:noWrap/>
            <w:vAlign w:val="bottom"/>
            <w:hideMark/>
          </w:tcPr>
          <w:p w14:paraId="389AA0A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AD" w14:textId="77777777" w:rsidTr="00812830">
        <w:trPr>
          <w:trHeight w:val="240"/>
        </w:trPr>
        <w:tc>
          <w:tcPr>
            <w:tcW w:w="965" w:type="dxa"/>
            <w:tcBorders>
              <w:top w:val="nil"/>
              <w:left w:val="nil"/>
              <w:bottom w:val="nil"/>
              <w:right w:val="nil"/>
            </w:tcBorders>
            <w:shd w:val="clear" w:color="auto" w:fill="auto"/>
            <w:noWrap/>
            <w:vAlign w:val="bottom"/>
            <w:hideMark/>
          </w:tcPr>
          <w:p w14:paraId="389AA0A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722906</w:t>
            </w:r>
          </w:p>
        </w:tc>
        <w:tc>
          <w:tcPr>
            <w:tcW w:w="810" w:type="dxa"/>
            <w:tcBorders>
              <w:top w:val="nil"/>
              <w:left w:val="nil"/>
              <w:bottom w:val="nil"/>
              <w:right w:val="nil"/>
            </w:tcBorders>
            <w:shd w:val="clear" w:color="auto" w:fill="auto"/>
            <w:noWrap/>
            <w:vAlign w:val="bottom"/>
            <w:hideMark/>
          </w:tcPr>
          <w:p w14:paraId="389AA0A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A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07" w:type="dxa"/>
            <w:tcBorders>
              <w:top w:val="nil"/>
              <w:left w:val="nil"/>
              <w:bottom w:val="nil"/>
              <w:right w:val="nil"/>
            </w:tcBorders>
            <w:shd w:val="clear" w:color="auto" w:fill="auto"/>
            <w:noWrap/>
            <w:vAlign w:val="bottom"/>
            <w:hideMark/>
          </w:tcPr>
          <w:p w14:paraId="389AA0A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32.7</w:t>
            </w:r>
          </w:p>
        </w:tc>
        <w:tc>
          <w:tcPr>
            <w:tcW w:w="1507" w:type="dxa"/>
            <w:tcBorders>
              <w:top w:val="nil"/>
              <w:left w:val="nil"/>
              <w:bottom w:val="nil"/>
              <w:right w:val="nil"/>
            </w:tcBorders>
            <w:shd w:val="clear" w:color="auto" w:fill="auto"/>
            <w:noWrap/>
            <w:vAlign w:val="bottom"/>
            <w:hideMark/>
          </w:tcPr>
          <w:p w14:paraId="389AA0A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–117.20</w:t>
            </w:r>
          </w:p>
        </w:tc>
        <w:tc>
          <w:tcPr>
            <w:tcW w:w="1290" w:type="dxa"/>
            <w:tcBorders>
              <w:top w:val="nil"/>
              <w:left w:val="nil"/>
              <w:bottom w:val="nil"/>
              <w:right w:val="nil"/>
            </w:tcBorders>
            <w:shd w:val="clear" w:color="auto" w:fill="auto"/>
            <w:noWrap/>
            <w:vAlign w:val="bottom"/>
            <w:hideMark/>
          </w:tcPr>
          <w:p w14:paraId="389AA0A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B4" w14:textId="77777777" w:rsidTr="00812830">
        <w:trPr>
          <w:trHeight w:val="240"/>
        </w:trPr>
        <w:tc>
          <w:tcPr>
            <w:tcW w:w="965" w:type="dxa"/>
            <w:tcBorders>
              <w:top w:val="nil"/>
              <w:left w:val="nil"/>
              <w:bottom w:val="nil"/>
              <w:right w:val="nil"/>
            </w:tcBorders>
            <w:shd w:val="clear" w:color="auto" w:fill="auto"/>
            <w:noWrap/>
            <w:vAlign w:val="bottom"/>
            <w:hideMark/>
          </w:tcPr>
          <w:p w14:paraId="389AA0A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722926</w:t>
            </w:r>
          </w:p>
        </w:tc>
        <w:tc>
          <w:tcPr>
            <w:tcW w:w="810" w:type="dxa"/>
            <w:tcBorders>
              <w:top w:val="nil"/>
              <w:left w:val="nil"/>
              <w:bottom w:val="nil"/>
              <w:right w:val="nil"/>
            </w:tcBorders>
            <w:shd w:val="clear" w:color="auto" w:fill="auto"/>
            <w:noWrap/>
            <w:vAlign w:val="bottom"/>
            <w:hideMark/>
          </w:tcPr>
          <w:p w14:paraId="389AA0A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nil"/>
              <w:left w:val="nil"/>
              <w:bottom w:val="nil"/>
              <w:right w:val="nil"/>
            </w:tcBorders>
            <w:shd w:val="clear" w:color="auto" w:fill="auto"/>
            <w:noWrap/>
            <w:vAlign w:val="bottom"/>
            <w:hideMark/>
          </w:tcPr>
          <w:p w14:paraId="389AA0B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Camp Pendleton MCAS </w:t>
            </w:r>
          </w:p>
        </w:tc>
        <w:tc>
          <w:tcPr>
            <w:tcW w:w="1407" w:type="dxa"/>
            <w:tcBorders>
              <w:top w:val="nil"/>
              <w:left w:val="nil"/>
              <w:bottom w:val="nil"/>
              <w:right w:val="nil"/>
            </w:tcBorders>
            <w:shd w:val="clear" w:color="auto" w:fill="auto"/>
            <w:noWrap/>
            <w:vAlign w:val="bottom"/>
            <w:hideMark/>
          </w:tcPr>
          <w:p w14:paraId="389AA0B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33.3</w:t>
            </w:r>
          </w:p>
        </w:tc>
        <w:tc>
          <w:tcPr>
            <w:tcW w:w="1507" w:type="dxa"/>
            <w:tcBorders>
              <w:top w:val="nil"/>
              <w:left w:val="nil"/>
              <w:bottom w:val="nil"/>
              <w:right w:val="nil"/>
            </w:tcBorders>
            <w:shd w:val="clear" w:color="auto" w:fill="auto"/>
            <w:noWrap/>
            <w:vAlign w:val="bottom"/>
            <w:hideMark/>
          </w:tcPr>
          <w:p w14:paraId="389AA0B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–117.35</w:t>
            </w:r>
          </w:p>
        </w:tc>
        <w:tc>
          <w:tcPr>
            <w:tcW w:w="1290" w:type="dxa"/>
            <w:tcBorders>
              <w:top w:val="nil"/>
              <w:left w:val="nil"/>
              <w:bottom w:val="nil"/>
              <w:right w:val="nil"/>
            </w:tcBorders>
            <w:shd w:val="clear" w:color="auto" w:fill="auto"/>
            <w:noWrap/>
            <w:vAlign w:val="bottom"/>
            <w:hideMark/>
          </w:tcPr>
          <w:p w14:paraId="389AA0B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BB" w14:textId="77777777" w:rsidTr="00812830">
        <w:trPr>
          <w:trHeight w:val="240"/>
        </w:trPr>
        <w:tc>
          <w:tcPr>
            <w:tcW w:w="965" w:type="dxa"/>
            <w:tcBorders>
              <w:top w:val="nil"/>
              <w:left w:val="nil"/>
              <w:bottom w:val="nil"/>
              <w:right w:val="nil"/>
            </w:tcBorders>
            <w:shd w:val="clear" w:color="auto" w:fill="auto"/>
            <w:noWrap/>
            <w:vAlign w:val="bottom"/>
            <w:hideMark/>
          </w:tcPr>
          <w:p w14:paraId="389AA0B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722927</w:t>
            </w:r>
          </w:p>
        </w:tc>
        <w:tc>
          <w:tcPr>
            <w:tcW w:w="810" w:type="dxa"/>
            <w:tcBorders>
              <w:top w:val="nil"/>
              <w:left w:val="nil"/>
              <w:bottom w:val="nil"/>
              <w:right w:val="nil"/>
            </w:tcBorders>
            <w:shd w:val="clear" w:color="auto" w:fill="auto"/>
            <w:noWrap/>
            <w:vAlign w:val="bottom"/>
            <w:hideMark/>
          </w:tcPr>
          <w:p w14:paraId="389AA0B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B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Carlsbad/Palomar </w:t>
            </w:r>
          </w:p>
        </w:tc>
        <w:tc>
          <w:tcPr>
            <w:tcW w:w="1407" w:type="dxa"/>
            <w:tcBorders>
              <w:top w:val="nil"/>
              <w:left w:val="nil"/>
              <w:bottom w:val="nil"/>
              <w:right w:val="nil"/>
            </w:tcBorders>
            <w:shd w:val="clear" w:color="auto" w:fill="auto"/>
            <w:noWrap/>
            <w:vAlign w:val="bottom"/>
            <w:hideMark/>
          </w:tcPr>
          <w:p w14:paraId="389AA0B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33.13</w:t>
            </w:r>
          </w:p>
        </w:tc>
        <w:tc>
          <w:tcPr>
            <w:tcW w:w="1507" w:type="dxa"/>
            <w:tcBorders>
              <w:top w:val="nil"/>
              <w:left w:val="nil"/>
              <w:bottom w:val="nil"/>
              <w:right w:val="nil"/>
            </w:tcBorders>
            <w:shd w:val="clear" w:color="auto" w:fill="auto"/>
            <w:noWrap/>
            <w:vAlign w:val="bottom"/>
            <w:hideMark/>
          </w:tcPr>
          <w:p w14:paraId="389AA0B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–117.28</w:t>
            </w:r>
          </w:p>
        </w:tc>
        <w:tc>
          <w:tcPr>
            <w:tcW w:w="1290" w:type="dxa"/>
            <w:tcBorders>
              <w:top w:val="nil"/>
              <w:left w:val="nil"/>
              <w:bottom w:val="nil"/>
              <w:right w:val="nil"/>
            </w:tcBorders>
            <w:shd w:val="clear" w:color="auto" w:fill="auto"/>
            <w:noWrap/>
            <w:vAlign w:val="bottom"/>
            <w:hideMark/>
          </w:tcPr>
          <w:p w14:paraId="389AA0B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C2" w14:textId="77777777" w:rsidTr="00812830">
        <w:trPr>
          <w:trHeight w:val="240"/>
        </w:trPr>
        <w:tc>
          <w:tcPr>
            <w:tcW w:w="965" w:type="dxa"/>
            <w:tcBorders>
              <w:top w:val="nil"/>
              <w:left w:val="nil"/>
              <w:bottom w:val="nil"/>
              <w:right w:val="nil"/>
            </w:tcBorders>
            <w:shd w:val="clear" w:color="auto" w:fill="auto"/>
            <w:noWrap/>
            <w:vAlign w:val="bottom"/>
            <w:hideMark/>
          </w:tcPr>
          <w:p w14:paraId="389AA0B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722930</w:t>
            </w:r>
          </w:p>
        </w:tc>
        <w:tc>
          <w:tcPr>
            <w:tcW w:w="810" w:type="dxa"/>
            <w:tcBorders>
              <w:top w:val="nil"/>
              <w:left w:val="nil"/>
              <w:bottom w:val="nil"/>
              <w:right w:val="nil"/>
            </w:tcBorders>
            <w:shd w:val="clear" w:color="auto" w:fill="auto"/>
            <w:noWrap/>
            <w:vAlign w:val="bottom"/>
            <w:hideMark/>
          </w:tcPr>
          <w:p w14:paraId="389AA0B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B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07" w:type="dxa"/>
            <w:tcBorders>
              <w:top w:val="nil"/>
              <w:left w:val="nil"/>
              <w:bottom w:val="nil"/>
              <w:right w:val="nil"/>
            </w:tcBorders>
            <w:shd w:val="clear" w:color="auto" w:fill="auto"/>
            <w:noWrap/>
            <w:vAlign w:val="bottom"/>
            <w:hideMark/>
          </w:tcPr>
          <w:p w14:paraId="389AA0B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32.87</w:t>
            </w:r>
          </w:p>
        </w:tc>
        <w:tc>
          <w:tcPr>
            <w:tcW w:w="1507" w:type="dxa"/>
            <w:tcBorders>
              <w:top w:val="nil"/>
              <w:left w:val="nil"/>
              <w:bottom w:val="nil"/>
              <w:right w:val="nil"/>
            </w:tcBorders>
            <w:shd w:val="clear" w:color="auto" w:fill="auto"/>
            <w:noWrap/>
            <w:vAlign w:val="bottom"/>
            <w:hideMark/>
          </w:tcPr>
          <w:p w14:paraId="389AA0C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nil"/>
              <w:left w:val="nil"/>
              <w:bottom w:val="nil"/>
              <w:right w:val="nil"/>
            </w:tcBorders>
            <w:shd w:val="clear" w:color="auto" w:fill="auto"/>
            <w:noWrap/>
            <w:vAlign w:val="bottom"/>
            <w:hideMark/>
          </w:tcPr>
          <w:p w14:paraId="389AA0C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C9" w14:textId="77777777" w:rsidTr="00812830">
        <w:trPr>
          <w:trHeight w:val="240"/>
        </w:trPr>
        <w:tc>
          <w:tcPr>
            <w:tcW w:w="965" w:type="dxa"/>
            <w:tcBorders>
              <w:top w:val="nil"/>
              <w:left w:val="nil"/>
              <w:bottom w:val="nil"/>
              <w:right w:val="nil"/>
            </w:tcBorders>
            <w:shd w:val="clear" w:color="auto" w:fill="auto"/>
            <w:noWrap/>
            <w:vAlign w:val="bottom"/>
            <w:hideMark/>
          </w:tcPr>
          <w:p w14:paraId="389AA0C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722950</w:t>
            </w:r>
          </w:p>
        </w:tc>
        <w:tc>
          <w:tcPr>
            <w:tcW w:w="810" w:type="dxa"/>
            <w:tcBorders>
              <w:top w:val="nil"/>
              <w:left w:val="nil"/>
              <w:bottom w:val="nil"/>
              <w:right w:val="nil"/>
            </w:tcBorders>
            <w:shd w:val="clear" w:color="auto" w:fill="auto"/>
            <w:noWrap/>
            <w:vAlign w:val="bottom"/>
            <w:hideMark/>
          </w:tcPr>
          <w:p w14:paraId="389AA0C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389AA0C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0C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33.93</w:t>
            </w:r>
          </w:p>
        </w:tc>
        <w:tc>
          <w:tcPr>
            <w:tcW w:w="1507" w:type="dxa"/>
            <w:tcBorders>
              <w:top w:val="nil"/>
              <w:left w:val="nil"/>
              <w:bottom w:val="nil"/>
              <w:right w:val="nil"/>
            </w:tcBorders>
            <w:shd w:val="clear" w:color="auto" w:fill="auto"/>
            <w:noWrap/>
            <w:vAlign w:val="bottom"/>
            <w:hideMark/>
          </w:tcPr>
          <w:p w14:paraId="389AA0C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–118.40</w:t>
            </w:r>
          </w:p>
        </w:tc>
        <w:tc>
          <w:tcPr>
            <w:tcW w:w="1290" w:type="dxa"/>
            <w:tcBorders>
              <w:top w:val="nil"/>
              <w:left w:val="nil"/>
              <w:bottom w:val="nil"/>
              <w:right w:val="nil"/>
            </w:tcBorders>
            <w:shd w:val="clear" w:color="auto" w:fill="auto"/>
            <w:noWrap/>
            <w:vAlign w:val="bottom"/>
            <w:hideMark/>
          </w:tcPr>
          <w:p w14:paraId="389AA0C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D0" w14:textId="77777777" w:rsidTr="00812830">
        <w:trPr>
          <w:trHeight w:val="240"/>
        </w:trPr>
        <w:tc>
          <w:tcPr>
            <w:tcW w:w="965" w:type="dxa"/>
            <w:tcBorders>
              <w:top w:val="nil"/>
              <w:left w:val="nil"/>
              <w:bottom w:val="nil"/>
              <w:right w:val="nil"/>
            </w:tcBorders>
            <w:shd w:val="clear" w:color="auto" w:fill="auto"/>
            <w:noWrap/>
            <w:vAlign w:val="bottom"/>
            <w:hideMark/>
          </w:tcPr>
          <w:p w14:paraId="389AA0C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722956</w:t>
            </w:r>
          </w:p>
        </w:tc>
        <w:tc>
          <w:tcPr>
            <w:tcW w:w="810" w:type="dxa"/>
            <w:tcBorders>
              <w:top w:val="nil"/>
              <w:left w:val="nil"/>
              <w:bottom w:val="nil"/>
              <w:right w:val="nil"/>
            </w:tcBorders>
            <w:shd w:val="clear" w:color="auto" w:fill="auto"/>
            <w:noWrap/>
            <w:vAlign w:val="bottom"/>
            <w:hideMark/>
          </w:tcPr>
          <w:p w14:paraId="389AA0C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C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407" w:type="dxa"/>
            <w:tcBorders>
              <w:top w:val="nil"/>
              <w:left w:val="nil"/>
              <w:bottom w:val="nil"/>
              <w:right w:val="nil"/>
            </w:tcBorders>
            <w:shd w:val="clear" w:color="auto" w:fill="auto"/>
            <w:noWrap/>
            <w:vAlign w:val="bottom"/>
            <w:hideMark/>
          </w:tcPr>
          <w:p w14:paraId="389AA0C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33.92</w:t>
            </w:r>
          </w:p>
        </w:tc>
        <w:tc>
          <w:tcPr>
            <w:tcW w:w="1507" w:type="dxa"/>
            <w:tcBorders>
              <w:top w:val="nil"/>
              <w:left w:val="nil"/>
              <w:bottom w:val="nil"/>
              <w:right w:val="nil"/>
            </w:tcBorders>
            <w:shd w:val="clear" w:color="auto" w:fill="auto"/>
            <w:noWrap/>
            <w:vAlign w:val="bottom"/>
            <w:hideMark/>
          </w:tcPr>
          <w:p w14:paraId="389AA0C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–118.33</w:t>
            </w:r>
          </w:p>
        </w:tc>
        <w:tc>
          <w:tcPr>
            <w:tcW w:w="1290" w:type="dxa"/>
            <w:tcBorders>
              <w:top w:val="nil"/>
              <w:left w:val="nil"/>
              <w:bottom w:val="nil"/>
              <w:right w:val="nil"/>
            </w:tcBorders>
            <w:shd w:val="clear" w:color="auto" w:fill="auto"/>
            <w:noWrap/>
            <w:vAlign w:val="bottom"/>
            <w:hideMark/>
          </w:tcPr>
          <w:p w14:paraId="389AA0C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D7" w14:textId="77777777" w:rsidTr="00812830">
        <w:trPr>
          <w:trHeight w:val="240"/>
        </w:trPr>
        <w:tc>
          <w:tcPr>
            <w:tcW w:w="965" w:type="dxa"/>
            <w:tcBorders>
              <w:top w:val="nil"/>
              <w:left w:val="nil"/>
              <w:bottom w:val="nil"/>
              <w:right w:val="nil"/>
            </w:tcBorders>
            <w:shd w:val="clear" w:color="auto" w:fill="auto"/>
            <w:noWrap/>
            <w:vAlign w:val="bottom"/>
            <w:hideMark/>
          </w:tcPr>
          <w:p w14:paraId="389AA0D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722970</w:t>
            </w:r>
          </w:p>
        </w:tc>
        <w:tc>
          <w:tcPr>
            <w:tcW w:w="810" w:type="dxa"/>
            <w:tcBorders>
              <w:top w:val="nil"/>
              <w:left w:val="nil"/>
              <w:bottom w:val="nil"/>
              <w:right w:val="nil"/>
            </w:tcBorders>
            <w:shd w:val="clear" w:color="auto" w:fill="auto"/>
            <w:noWrap/>
            <w:vAlign w:val="bottom"/>
            <w:hideMark/>
          </w:tcPr>
          <w:p w14:paraId="389AA0D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D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0D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389AA0D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–118.17</w:t>
            </w:r>
          </w:p>
        </w:tc>
        <w:tc>
          <w:tcPr>
            <w:tcW w:w="1290" w:type="dxa"/>
            <w:tcBorders>
              <w:top w:val="nil"/>
              <w:left w:val="nil"/>
              <w:bottom w:val="nil"/>
              <w:right w:val="nil"/>
            </w:tcBorders>
            <w:shd w:val="clear" w:color="auto" w:fill="auto"/>
            <w:noWrap/>
            <w:vAlign w:val="bottom"/>
            <w:hideMark/>
          </w:tcPr>
          <w:p w14:paraId="389AA0D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DE" w14:textId="77777777" w:rsidTr="00812830">
        <w:trPr>
          <w:trHeight w:val="240"/>
        </w:trPr>
        <w:tc>
          <w:tcPr>
            <w:tcW w:w="965" w:type="dxa"/>
            <w:tcBorders>
              <w:top w:val="nil"/>
              <w:left w:val="nil"/>
              <w:bottom w:val="nil"/>
              <w:right w:val="nil"/>
            </w:tcBorders>
            <w:shd w:val="clear" w:color="auto" w:fill="auto"/>
            <w:noWrap/>
            <w:vAlign w:val="bottom"/>
            <w:hideMark/>
          </w:tcPr>
          <w:p w14:paraId="389AA0D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722976</w:t>
            </w:r>
          </w:p>
        </w:tc>
        <w:tc>
          <w:tcPr>
            <w:tcW w:w="810" w:type="dxa"/>
            <w:tcBorders>
              <w:top w:val="nil"/>
              <w:left w:val="nil"/>
              <w:bottom w:val="nil"/>
              <w:right w:val="nil"/>
            </w:tcBorders>
            <w:shd w:val="clear" w:color="auto" w:fill="auto"/>
            <w:noWrap/>
            <w:vAlign w:val="bottom"/>
            <w:hideMark/>
          </w:tcPr>
          <w:p w14:paraId="389AA0D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0.34</w:t>
            </w:r>
          </w:p>
        </w:tc>
        <w:tc>
          <w:tcPr>
            <w:tcW w:w="4942" w:type="dxa"/>
            <w:tcBorders>
              <w:top w:val="nil"/>
              <w:left w:val="nil"/>
              <w:bottom w:val="nil"/>
              <w:right w:val="nil"/>
            </w:tcBorders>
            <w:shd w:val="clear" w:color="auto" w:fill="auto"/>
            <w:noWrap/>
            <w:vAlign w:val="bottom"/>
            <w:hideMark/>
          </w:tcPr>
          <w:p w14:paraId="389AA0D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Fullerton Municipal </w:t>
            </w:r>
          </w:p>
        </w:tc>
        <w:tc>
          <w:tcPr>
            <w:tcW w:w="1407" w:type="dxa"/>
            <w:tcBorders>
              <w:top w:val="nil"/>
              <w:left w:val="nil"/>
              <w:bottom w:val="nil"/>
              <w:right w:val="nil"/>
            </w:tcBorders>
            <w:shd w:val="clear" w:color="auto" w:fill="auto"/>
            <w:noWrap/>
            <w:vAlign w:val="bottom"/>
            <w:hideMark/>
          </w:tcPr>
          <w:p w14:paraId="389AA0D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33.87</w:t>
            </w:r>
          </w:p>
        </w:tc>
        <w:tc>
          <w:tcPr>
            <w:tcW w:w="1507" w:type="dxa"/>
            <w:tcBorders>
              <w:top w:val="nil"/>
              <w:left w:val="nil"/>
              <w:bottom w:val="nil"/>
              <w:right w:val="nil"/>
            </w:tcBorders>
            <w:shd w:val="clear" w:color="auto" w:fill="auto"/>
            <w:noWrap/>
            <w:vAlign w:val="bottom"/>
            <w:hideMark/>
          </w:tcPr>
          <w:p w14:paraId="389AA0D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–117.98</w:t>
            </w:r>
          </w:p>
        </w:tc>
        <w:tc>
          <w:tcPr>
            <w:tcW w:w="1290" w:type="dxa"/>
            <w:tcBorders>
              <w:top w:val="nil"/>
              <w:left w:val="nil"/>
              <w:bottom w:val="nil"/>
              <w:right w:val="nil"/>
            </w:tcBorders>
            <w:shd w:val="clear" w:color="auto" w:fill="auto"/>
            <w:noWrap/>
            <w:vAlign w:val="bottom"/>
            <w:hideMark/>
          </w:tcPr>
          <w:p w14:paraId="389AA0D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E5" w14:textId="77777777" w:rsidTr="00812830">
        <w:trPr>
          <w:trHeight w:val="240"/>
        </w:trPr>
        <w:tc>
          <w:tcPr>
            <w:tcW w:w="965" w:type="dxa"/>
            <w:tcBorders>
              <w:top w:val="nil"/>
              <w:left w:val="nil"/>
              <w:bottom w:val="nil"/>
              <w:right w:val="nil"/>
            </w:tcBorders>
            <w:shd w:val="clear" w:color="auto" w:fill="auto"/>
            <w:noWrap/>
            <w:vAlign w:val="bottom"/>
            <w:hideMark/>
          </w:tcPr>
          <w:p w14:paraId="389AA0D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722977</w:t>
            </w:r>
          </w:p>
        </w:tc>
        <w:tc>
          <w:tcPr>
            <w:tcW w:w="810" w:type="dxa"/>
            <w:tcBorders>
              <w:top w:val="nil"/>
              <w:left w:val="nil"/>
              <w:bottom w:val="nil"/>
              <w:right w:val="nil"/>
            </w:tcBorders>
            <w:shd w:val="clear" w:color="auto" w:fill="auto"/>
            <w:noWrap/>
            <w:vAlign w:val="bottom"/>
            <w:hideMark/>
          </w:tcPr>
          <w:p w14:paraId="389AA0E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0.36</w:t>
            </w:r>
          </w:p>
        </w:tc>
        <w:tc>
          <w:tcPr>
            <w:tcW w:w="4942" w:type="dxa"/>
            <w:tcBorders>
              <w:top w:val="nil"/>
              <w:left w:val="nil"/>
              <w:bottom w:val="nil"/>
              <w:right w:val="nil"/>
            </w:tcBorders>
            <w:shd w:val="clear" w:color="auto" w:fill="auto"/>
            <w:noWrap/>
            <w:vAlign w:val="bottom"/>
            <w:hideMark/>
          </w:tcPr>
          <w:p w14:paraId="389AA0E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07" w:type="dxa"/>
            <w:tcBorders>
              <w:top w:val="nil"/>
              <w:left w:val="nil"/>
              <w:bottom w:val="nil"/>
              <w:right w:val="nil"/>
            </w:tcBorders>
            <w:shd w:val="clear" w:color="auto" w:fill="auto"/>
            <w:noWrap/>
            <w:vAlign w:val="bottom"/>
            <w:hideMark/>
          </w:tcPr>
          <w:p w14:paraId="389AA0E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33.68</w:t>
            </w:r>
          </w:p>
        </w:tc>
        <w:tc>
          <w:tcPr>
            <w:tcW w:w="1507" w:type="dxa"/>
            <w:tcBorders>
              <w:top w:val="nil"/>
              <w:left w:val="nil"/>
              <w:bottom w:val="nil"/>
              <w:right w:val="nil"/>
            </w:tcBorders>
            <w:shd w:val="clear" w:color="auto" w:fill="auto"/>
            <w:noWrap/>
            <w:vAlign w:val="bottom"/>
            <w:hideMark/>
          </w:tcPr>
          <w:p w14:paraId="389AA0E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389AA0E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EC" w14:textId="77777777" w:rsidTr="00812830">
        <w:trPr>
          <w:trHeight w:val="240"/>
        </w:trPr>
        <w:tc>
          <w:tcPr>
            <w:tcW w:w="965" w:type="dxa"/>
            <w:tcBorders>
              <w:top w:val="nil"/>
              <w:left w:val="nil"/>
              <w:bottom w:val="nil"/>
              <w:right w:val="nil"/>
            </w:tcBorders>
            <w:shd w:val="clear" w:color="auto" w:fill="auto"/>
            <w:noWrap/>
            <w:vAlign w:val="bottom"/>
            <w:hideMark/>
          </w:tcPr>
          <w:p w14:paraId="389AA0E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723805</w:t>
            </w:r>
          </w:p>
        </w:tc>
        <w:tc>
          <w:tcPr>
            <w:tcW w:w="810" w:type="dxa"/>
            <w:tcBorders>
              <w:top w:val="nil"/>
              <w:left w:val="nil"/>
              <w:bottom w:val="nil"/>
              <w:right w:val="nil"/>
            </w:tcBorders>
            <w:shd w:val="clear" w:color="auto" w:fill="auto"/>
            <w:noWrap/>
            <w:vAlign w:val="bottom"/>
            <w:hideMark/>
          </w:tcPr>
          <w:p w14:paraId="389AA0E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0E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Needles Airport </w:t>
            </w:r>
          </w:p>
        </w:tc>
        <w:tc>
          <w:tcPr>
            <w:tcW w:w="1407" w:type="dxa"/>
            <w:tcBorders>
              <w:top w:val="nil"/>
              <w:left w:val="nil"/>
              <w:bottom w:val="nil"/>
              <w:right w:val="nil"/>
            </w:tcBorders>
            <w:shd w:val="clear" w:color="auto" w:fill="auto"/>
            <w:noWrap/>
            <w:vAlign w:val="bottom"/>
            <w:hideMark/>
          </w:tcPr>
          <w:p w14:paraId="389AA0E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34.77</w:t>
            </w:r>
          </w:p>
        </w:tc>
        <w:tc>
          <w:tcPr>
            <w:tcW w:w="1507" w:type="dxa"/>
            <w:tcBorders>
              <w:top w:val="nil"/>
              <w:left w:val="nil"/>
              <w:bottom w:val="nil"/>
              <w:right w:val="nil"/>
            </w:tcBorders>
            <w:shd w:val="clear" w:color="auto" w:fill="auto"/>
            <w:noWrap/>
            <w:vAlign w:val="bottom"/>
            <w:hideMark/>
          </w:tcPr>
          <w:p w14:paraId="389AA0E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–114.62</w:t>
            </w:r>
          </w:p>
        </w:tc>
        <w:tc>
          <w:tcPr>
            <w:tcW w:w="1290" w:type="dxa"/>
            <w:tcBorders>
              <w:top w:val="nil"/>
              <w:left w:val="nil"/>
              <w:bottom w:val="nil"/>
              <w:right w:val="nil"/>
            </w:tcBorders>
            <w:shd w:val="clear" w:color="auto" w:fill="auto"/>
            <w:noWrap/>
            <w:vAlign w:val="bottom"/>
            <w:hideMark/>
          </w:tcPr>
          <w:p w14:paraId="389AA0E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F3" w14:textId="77777777" w:rsidTr="00812830">
        <w:trPr>
          <w:trHeight w:val="240"/>
        </w:trPr>
        <w:tc>
          <w:tcPr>
            <w:tcW w:w="965" w:type="dxa"/>
            <w:tcBorders>
              <w:top w:val="nil"/>
              <w:left w:val="nil"/>
              <w:bottom w:val="nil"/>
              <w:right w:val="nil"/>
            </w:tcBorders>
            <w:shd w:val="clear" w:color="auto" w:fill="auto"/>
            <w:noWrap/>
            <w:vAlign w:val="bottom"/>
            <w:hideMark/>
          </w:tcPr>
          <w:p w14:paraId="389AA0E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723810</w:t>
            </w:r>
          </w:p>
        </w:tc>
        <w:tc>
          <w:tcPr>
            <w:tcW w:w="810" w:type="dxa"/>
            <w:tcBorders>
              <w:top w:val="nil"/>
              <w:left w:val="nil"/>
              <w:bottom w:val="nil"/>
              <w:right w:val="nil"/>
            </w:tcBorders>
            <w:shd w:val="clear" w:color="auto" w:fill="auto"/>
            <w:noWrap/>
            <w:vAlign w:val="bottom"/>
            <w:hideMark/>
          </w:tcPr>
          <w:p w14:paraId="389AA0E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389AA0E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Edwards AFB </w:t>
            </w:r>
          </w:p>
        </w:tc>
        <w:tc>
          <w:tcPr>
            <w:tcW w:w="1407" w:type="dxa"/>
            <w:tcBorders>
              <w:top w:val="nil"/>
              <w:left w:val="nil"/>
              <w:bottom w:val="nil"/>
              <w:right w:val="nil"/>
            </w:tcBorders>
            <w:shd w:val="clear" w:color="auto" w:fill="auto"/>
            <w:noWrap/>
            <w:vAlign w:val="bottom"/>
            <w:hideMark/>
          </w:tcPr>
          <w:p w14:paraId="389AA0F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34.9</w:t>
            </w:r>
          </w:p>
        </w:tc>
        <w:tc>
          <w:tcPr>
            <w:tcW w:w="1507" w:type="dxa"/>
            <w:tcBorders>
              <w:top w:val="nil"/>
              <w:left w:val="nil"/>
              <w:bottom w:val="nil"/>
              <w:right w:val="nil"/>
            </w:tcBorders>
            <w:shd w:val="clear" w:color="auto" w:fill="auto"/>
            <w:noWrap/>
            <w:vAlign w:val="bottom"/>
            <w:hideMark/>
          </w:tcPr>
          <w:p w14:paraId="389AA0F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389AA0F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FA" w14:textId="77777777" w:rsidTr="00812830">
        <w:trPr>
          <w:trHeight w:val="240"/>
        </w:trPr>
        <w:tc>
          <w:tcPr>
            <w:tcW w:w="965" w:type="dxa"/>
            <w:tcBorders>
              <w:top w:val="nil"/>
              <w:left w:val="nil"/>
              <w:bottom w:val="nil"/>
              <w:right w:val="nil"/>
            </w:tcBorders>
            <w:shd w:val="clear" w:color="auto" w:fill="auto"/>
            <w:noWrap/>
            <w:vAlign w:val="bottom"/>
            <w:hideMark/>
          </w:tcPr>
          <w:p w14:paraId="389AA0F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723815</w:t>
            </w:r>
          </w:p>
        </w:tc>
        <w:tc>
          <w:tcPr>
            <w:tcW w:w="810" w:type="dxa"/>
            <w:tcBorders>
              <w:top w:val="nil"/>
              <w:left w:val="nil"/>
              <w:bottom w:val="nil"/>
              <w:right w:val="nil"/>
            </w:tcBorders>
            <w:shd w:val="clear" w:color="auto" w:fill="auto"/>
            <w:noWrap/>
            <w:vAlign w:val="bottom"/>
            <w:hideMark/>
          </w:tcPr>
          <w:p w14:paraId="389AA0F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0.58</w:t>
            </w:r>
          </w:p>
        </w:tc>
        <w:tc>
          <w:tcPr>
            <w:tcW w:w="4942" w:type="dxa"/>
            <w:tcBorders>
              <w:top w:val="nil"/>
              <w:left w:val="nil"/>
              <w:bottom w:val="nil"/>
              <w:right w:val="nil"/>
            </w:tcBorders>
            <w:shd w:val="clear" w:color="auto" w:fill="auto"/>
            <w:noWrap/>
            <w:vAlign w:val="bottom"/>
            <w:hideMark/>
          </w:tcPr>
          <w:p w14:paraId="389AA0F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07" w:type="dxa"/>
            <w:tcBorders>
              <w:top w:val="nil"/>
              <w:left w:val="nil"/>
              <w:bottom w:val="nil"/>
              <w:right w:val="nil"/>
            </w:tcBorders>
            <w:shd w:val="clear" w:color="auto" w:fill="auto"/>
            <w:noWrap/>
            <w:vAlign w:val="bottom"/>
            <w:hideMark/>
          </w:tcPr>
          <w:p w14:paraId="389AA0F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34.85</w:t>
            </w:r>
          </w:p>
        </w:tc>
        <w:tc>
          <w:tcPr>
            <w:tcW w:w="1507" w:type="dxa"/>
            <w:tcBorders>
              <w:top w:val="nil"/>
              <w:left w:val="nil"/>
              <w:bottom w:val="nil"/>
              <w:right w:val="nil"/>
            </w:tcBorders>
            <w:shd w:val="clear" w:color="auto" w:fill="auto"/>
            <w:noWrap/>
            <w:vAlign w:val="bottom"/>
            <w:hideMark/>
          </w:tcPr>
          <w:p w14:paraId="389AA0F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–116.80</w:t>
            </w:r>
          </w:p>
        </w:tc>
        <w:tc>
          <w:tcPr>
            <w:tcW w:w="1290" w:type="dxa"/>
            <w:tcBorders>
              <w:top w:val="nil"/>
              <w:left w:val="nil"/>
              <w:bottom w:val="nil"/>
              <w:right w:val="nil"/>
            </w:tcBorders>
            <w:shd w:val="clear" w:color="auto" w:fill="auto"/>
            <w:noWrap/>
            <w:vAlign w:val="bottom"/>
            <w:hideMark/>
          </w:tcPr>
          <w:p w14:paraId="389AA0F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01" w14:textId="77777777" w:rsidTr="00812830">
        <w:trPr>
          <w:trHeight w:val="240"/>
        </w:trPr>
        <w:tc>
          <w:tcPr>
            <w:tcW w:w="965" w:type="dxa"/>
            <w:tcBorders>
              <w:top w:val="nil"/>
              <w:left w:val="nil"/>
              <w:bottom w:val="nil"/>
              <w:right w:val="nil"/>
            </w:tcBorders>
            <w:shd w:val="clear" w:color="auto" w:fill="auto"/>
            <w:noWrap/>
            <w:vAlign w:val="bottom"/>
            <w:hideMark/>
          </w:tcPr>
          <w:p w14:paraId="389AA0F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723816</w:t>
            </w:r>
          </w:p>
        </w:tc>
        <w:tc>
          <w:tcPr>
            <w:tcW w:w="810" w:type="dxa"/>
            <w:tcBorders>
              <w:top w:val="nil"/>
              <w:left w:val="nil"/>
              <w:bottom w:val="nil"/>
              <w:right w:val="nil"/>
            </w:tcBorders>
            <w:shd w:val="clear" w:color="auto" w:fill="auto"/>
            <w:noWrap/>
            <w:vAlign w:val="bottom"/>
            <w:hideMark/>
          </w:tcPr>
          <w:p w14:paraId="389AA0F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0.62</w:t>
            </w:r>
          </w:p>
        </w:tc>
        <w:tc>
          <w:tcPr>
            <w:tcW w:w="4942" w:type="dxa"/>
            <w:tcBorders>
              <w:top w:val="nil"/>
              <w:left w:val="nil"/>
              <w:bottom w:val="nil"/>
              <w:right w:val="nil"/>
            </w:tcBorders>
            <w:shd w:val="clear" w:color="auto" w:fill="auto"/>
            <w:noWrap/>
            <w:vAlign w:val="bottom"/>
            <w:hideMark/>
          </w:tcPr>
          <w:p w14:paraId="389AA0F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Lancaster Gen </w:t>
            </w:r>
            <w:proofErr w:type="spellStart"/>
            <w:r w:rsidRPr="002A4574">
              <w:rPr>
                <w:rFonts w:ascii="Calibri" w:hAnsi="Calibri"/>
                <w:color w:val="000000"/>
                <w:sz w:val="18"/>
                <w:szCs w:val="18"/>
              </w:rPr>
              <w:t>Wm</w:t>
            </w:r>
            <w:proofErr w:type="spellEnd"/>
            <w:r w:rsidRPr="002A4574">
              <w:rPr>
                <w:rFonts w:ascii="Calibri" w:hAnsi="Calibri"/>
                <w:color w:val="000000"/>
                <w:sz w:val="18"/>
                <w:szCs w:val="18"/>
              </w:rPr>
              <w:t xml:space="preserve"> Fox Field </w:t>
            </w:r>
          </w:p>
        </w:tc>
        <w:tc>
          <w:tcPr>
            <w:tcW w:w="1407" w:type="dxa"/>
            <w:tcBorders>
              <w:top w:val="nil"/>
              <w:left w:val="nil"/>
              <w:bottom w:val="nil"/>
              <w:right w:val="nil"/>
            </w:tcBorders>
            <w:shd w:val="clear" w:color="auto" w:fill="auto"/>
            <w:noWrap/>
            <w:vAlign w:val="bottom"/>
            <w:hideMark/>
          </w:tcPr>
          <w:p w14:paraId="389AA0F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34.73</w:t>
            </w:r>
          </w:p>
        </w:tc>
        <w:tc>
          <w:tcPr>
            <w:tcW w:w="1507" w:type="dxa"/>
            <w:tcBorders>
              <w:top w:val="nil"/>
              <w:left w:val="nil"/>
              <w:bottom w:val="nil"/>
              <w:right w:val="nil"/>
            </w:tcBorders>
            <w:shd w:val="clear" w:color="auto" w:fill="auto"/>
            <w:noWrap/>
            <w:vAlign w:val="bottom"/>
            <w:hideMark/>
          </w:tcPr>
          <w:p w14:paraId="389AA0F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–118.22</w:t>
            </w:r>
          </w:p>
        </w:tc>
        <w:tc>
          <w:tcPr>
            <w:tcW w:w="1290" w:type="dxa"/>
            <w:tcBorders>
              <w:top w:val="nil"/>
              <w:left w:val="nil"/>
              <w:bottom w:val="nil"/>
              <w:right w:val="nil"/>
            </w:tcBorders>
            <w:shd w:val="clear" w:color="auto" w:fill="auto"/>
            <w:noWrap/>
            <w:vAlign w:val="bottom"/>
            <w:hideMark/>
          </w:tcPr>
          <w:p w14:paraId="389AA10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08" w14:textId="77777777" w:rsidTr="00812830">
        <w:trPr>
          <w:trHeight w:val="240"/>
        </w:trPr>
        <w:tc>
          <w:tcPr>
            <w:tcW w:w="965" w:type="dxa"/>
            <w:tcBorders>
              <w:top w:val="nil"/>
              <w:left w:val="nil"/>
              <w:bottom w:val="nil"/>
              <w:right w:val="nil"/>
            </w:tcBorders>
            <w:shd w:val="clear" w:color="auto" w:fill="auto"/>
            <w:noWrap/>
            <w:vAlign w:val="bottom"/>
            <w:hideMark/>
          </w:tcPr>
          <w:p w14:paraId="389AA10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723820</w:t>
            </w:r>
          </w:p>
        </w:tc>
        <w:tc>
          <w:tcPr>
            <w:tcW w:w="810" w:type="dxa"/>
            <w:tcBorders>
              <w:top w:val="nil"/>
              <w:left w:val="nil"/>
              <w:bottom w:val="nil"/>
              <w:right w:val="nil"/>
            </w:tcBorders>
            <w:shd w:val="clear" w:color="auto" w:fill="auto"/>
            <w:noWrap/>
            <w:vAlign w:val="bottom"/>
            <w:hideMark/>
          </w:tcPr>
          <w:p w14:paraId="389AA10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0.57</w:t>
            </w:r>
          </w:p>
        </w:tc>
        <w:tc>
          <w:tcPr>
            <w:tcW w:w="4942" w:type="dxa"/>
            <w:tcBorders>
              <w:top w:val="nil"/>
              <w:left w:val="nil"/>
              <w:bottom w:val="nil"/>
              <w:right w:val="nil"/>
            </w:tcBorders>
            <w:shd w:val="clear" w:color="auto" w:fill="auto"/>
            <w:noWrap/>
            <w:vAlign w:val="bottom"/>
            <w:hideMark/>
          </w:tcPr>
          <w:p w14:paraId="389AA10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Palmdale Airport </w:t>
            </w:r>
          </w:p>
        </w:tc>
        <w:tc>
          <w:tcPr>
            <w:tcW w:w="1407" w:type="dxa"/>
            <w:tcBorders>
              <w:top w:val="nil"/>
              <w:left w:val="nil"/>
              <w:bottom w:val="nil"/>
              <w:right w:val="nil"/>
            </w:tcBorders>
            <w:shd w:val="clear" w:color="auto" w:fill="auto"/>
            <w:noWrap/>
            <w:vAlign w:val="bottom"/>
            <w:hideMark/>
          </w:tcPr>
          <w:p w14:paraId="389AA10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34.63</w:t>
            </w:r>
          </w:p>
        </w:tc>
        <w:tc>
          <w:tcPr>
            <w:tcW w:w="1507" w:type="dxa"/>
            <w:tcBorders>
              <w:top w:val="nil"/>
              <w:left w:val="nil"/>
              <w:bottom w:val="nil"/>
              <w:right w:val="nil"/>
            </w:tcBorders>
            <w:shd w:val="clear" w:color="auto" w:fill="auto"/>
            <w:noWrap/>
            <w:vAlign w:val="bottom"/>
            <w:hideMark/>
          </w:tcPr>
          <w:p w14:paraId="389AA10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–118.08</w:t>
            </w:r>
          </w:p>
        </w:tc>
        <w:tc>
          <w:tcPr>
            <w:tcW w:w="1290" w:type="dxa"/>
            <w:tcBorders>
              <w:top w:val="nil"/>
              <w:left w:val="nil"/>
              <w:bottom w:val="nil"/>
              <w:right w:val="nil"/>
            </w:tcBorders>
            <w:shd w:val="clear" w:color="auto" w:fill="auto"/>
            <w:noWrap/>
            <w:vAlign w:val="bottom"/>
            <w:hideMark/>
          </w:tcPr>
          <w:p w14:paraId="389AA10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0F" w14:textId="77777777" w:rsidTr="00812830">
        <w:trPr>
          <w:trHeight w:val="240"/>
        </w:trPr>
        <w:tc>
          <w:tcPr>
            <w:tcW w:w="965" w:type="dxa"/>
            <w:tcBorders>
              <w:top w:val="nil"/>
              <w:left w:val="nil"/>
              <w:bottom w:val="nil"/>
              <w:right w:val="nil"/>
            </w:tcBorders>
            <w:shd w:val="clear" w:color="auto" w:fill="auto"/>
            <w:noWrap/>
            <w:vAlign w:val="bottom"/>
            <w:hideMark/>
          </w:tcPr>
          <w:p w14:paraId="389AA10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723830</w:t>
            </w:r>
          </w:p>
        </w:tc>
        <w:tc>
          <w:tcPr>
            <w:tcW w:w="810" w:type="dxa"/>
            <w:tcBorders>
              <w:top w:val="nil"/>
              <w:left w:val="nil"/>
              <w:bottom w:val="nil"/>
              <w:right w:val="nil"/>
            </w:tcBorders>
            <w:shd w:val="clear" w:color="auto" w:fill="auto"/>
            <w:noWrap/>
            <w:vAlign w:val="bottom"/>
            <w:hideMark/>
          </w:tcPr>
          <w:p w14:paraId="389AA10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0.68</w:t>
            </w:r>
          </w:p>
        </w:tc>
        <w:tc>
          <w:tcPr>
            <w:tcW w:w="4942" w:type="dxa"/>
            <w:tcBorders>
              <w:top w:val="nil"/>
              <w:left w:val="nil"/>
              <w:bottom w:val="nil"/>
              <w:right w:val="nil"/>
            </w:tcBorders>
            <w:shd w:val="clear" w:color="auto" w:fill="auto"/>
            <w:noWrap/>
            <w:vAlign w:val="bottom"/>
            <w:hideMark/>
          </w:tcPr>
          <w:p w14:paraId="389AA10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Sandberg </w:t>
            </w:r>
          </w:p>
        </w:tc>
        <w:tc>
          <w:tcPr>
            <w:tcW w:w="1407" w:type="dxa"/>
            <w:tcBorders>
              <w:top w:val="nil"/>
              <w:left w:val="nil"/>
              <w:bottom w:val="nil"/>
              <w:right w:val="nil"/>
            </w:tcBorders>
            <w:shd w:val="clear" w:color="auto" w:fill="auto"/>
            <w:noWrap/>
            <w:vAlign w:val="bottom"/>
            <w:hideMark/>
          </w:tcPr>
          <w:p w14:paraId="389AA10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34.75</w:t>
            </w:r>
          </w:p>
        </w:tc>
        <w:tc>
          <w:tcPr>
            <w:tcW w:w="1507" w:type="dxa"/>
            <w:tcBorders>
              <w:top w:val="nil"/>
              <w:left w:val="nil"/>
              <w:bottom w:val="nil"/>
              <w:right w:val="nil"/>
            </w:tcBorders>
            <w:shd w:val="clear" w:color="auto" w:fill="auto"/>
            <w:noWrap/>
            <w:vAlign w:val="bottom"/>
            <w:hideMark/>
          </w:tcPr>
          <w:p w14:paraId="389AA10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–118.72</w:t>
            </w:r>
          </w:p>
        </w:tc>
        <w:tc>
          <w:tcPr>
            <w:tcW w:w="1290" w:type="dxa"/>
            <w:tcBorders>
              <w:top w:val="nil"/>
              <w:left w:val="nil"/>
              <w:bottom w:val="nil"/>
              <w:right w:val="nil"/>
            </w:tcBorders>
            <w:shd w:val="clear" w:color="auto" w:fill="auto"/>
            <w:noWrap/>
            <w:vAlign w:val="bottom"/>
            <w:hideMark/>
          </w:tcPr>
          <w:p w14:paraId="389AA10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16" w14:textId="77777777" w:rsidTr="00812830">
        <w:trPr>
          <w:trHeight w:val="240"/>
        </w:trPr>
        <w:tc>
          <w:tcPr>
            <w:tcW w:w="965" w:type="dxa"/>
            <w:tcBorders>
              <w:top w:val="nil"/>
              <w:left w:val="nil"/>
              <w:bottom w:val="nil"/>
              <w:right w:val="nil"/>
            </w:tcBorders>
            <w:shd w:val="clear" w:color="auto" w:fill="auto"/>
            <w:noWrap/>
            <w:vAlign w:val="bottom"/>
            <w:hideMark/>
          </w:tcPr>
          <w:p w14:paraId="389AA11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723840</w:t>
            </w:r>
          </w:p>
        </w:tc>
        <w:tc>
          <w:tcPr>
            <w:tcW w:w="810" w:type="dxa"/>
            <w:tcBorders>
              <w:top w:val="nil"/>
              <w:left w:val="nil"/>
              <w:bottom w:val="nil"/>
              <w:right w:val="nil"/>
            </w:tcBorders>
            <w:shd w:val="clear" w:color="auto" w:fill="auto"/>
            <w:noWrap/>
            <w:vAlign w:val="bottom"/>
            <w:hideMark/>
          </w:tcPr>
          <w:p w14:paraId="389AA11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11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07" w:type="dxa"/>
            <w:tcBorders>
              <w:top w:val="nil"/>
              <w:left w:val="nil"/>
              <w:bottom w:val="nil"/>
              <w:right w:val="nil"/>
            </w:tcBorders>
            <w:shd w:val="clear" w:color="auto" w:fill="auto"/>
            <w:noWrap/>
            <w:vAlign w:val="bottom"/>
            <w:hideMark/>
          </w:tcPr>
          <w:p w14:paraId="389AA11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35.43</w:t>
            </w:r>
          </w:p>
        </w:tc>
        <w:tc>
          <w:tcPr>
            <w:tcW w:w="1507" w:type="dxa"/>
            <w:tcBorders>
              <w:top w:val="nil"/>
              <w:left w:val="nil"/>
              <w:bottom w:val="nil"/>
              <w:right w:val="nil"/>
            </w:tcBorders>
            <w:shd w:val="clear" w:color="auto" w:fill="auto"/>
            <w:noWrap/>
            <w:vAlign w:val="bottom"/>
            <w:hideMark/>
          </w:tcPr>
          <w:p w14:paraId="389AA11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–119.05</w:t>
            </w:r>
          </w:p>
        </w:tc>
        <w:tc>
          <w:tcPr>
            <w:tcW w:w="1290" w:type="dxa"/>
            <w:tcBorders>
              <w:top w:val="nil"/>
              <w:left w:val="nil"/>
              <w:bottom w:val="nil"/>
              <w:right w:val="nil"/>
            </w:tcBorders>
            <w:shd w:val="clear" w:color="auto" w:fill="auto"/>
            <w:noWrap/>
            <w:vAlign w:val="bottom"/>
            <w:hideMark/>
          </w:tcPr>
          <w:p w14:paraId="389AA11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1D" w14:textId="77777777" w:rsidTr="00812830">
        <w:trPr>
          <w:trHeight w:val="240"/>
        </w:trPr>
        <w:tc>
          <w:tcPr>
            <w:tcW w:w="965" w:type="dxa"/>
            <w:tcBorders>
              <w:top w:val="nil"/>
              <w:left w:val="nil"/>
              <w:bottom w:val="nil"/>
              <w:right w:val="nil"/>
            </w:tcBorders>
            <w:shd w:val="clear" w:color="auto" w:fill="auto"/>
            <w:noWrap/>
            <w:vAlign w:val="bottom"/>
            <w:hideMark/>
          </w:tcPr>
          <w:p w14:paraId="389AA11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723890</w:t>
            </w:r>
          </w:p>
        </w:tc>
        <w:tc>
          <w:tcPr>
            <w:tcW w:w="810" w:type="dxa"/>
            <w:tcBorders>
              <w:top w:val="nil"/>
              <w:left w:val="nil"/>
              <w:bottom w:val="nil"/>
              <w:right w:val="nil"/>
            </w:tcBorders>
            <w:shd w:val="clear" w:color="auto" w:fill="auto"/>
            <w:noWrap/>
            <w:vAlign w:val="bottom"/>
            <w:hideMark/>
          </w:tcPr>
          <w:p w14:paraId="389AA11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1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07" w:type="dxa"/>
            <w:tcBorders>
              <w:top w:val="nil"/>
              <w:left w:val="nil"/>
              <w:bottom w:val="nil"/>
              <w:right w:val="nil"/>
            </w:tcBorders>
            <w:shd w:val="clear" w:color="auto" w:fill="auto"/>
            <w:noWrap/>
            <w:vAlign w:val="bottom"/>
            <w:hideMark/>
          </w:tcPr>
          <w:p w14:paraId="389AA11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36.78</w:t>
            </w:r>
          </w:p>
        </w:tc>
        <w:tc>
          <w:tcPr>
            <w:tcW w:w="1507" w:type="dxa"/>
            <w:tcBorders>
              <w:top w:val="nil"/>
              <w:left w:val="nil"/>
              <w:bottom w:val="nil"/>
              <w:right w:val="nil"/>
            </w:tcBorders>
            <w:shd w:val="clear" w:color="auto" w:fill="auto"/>
            <w:noWrap/>
            <w:vAlign w:val="bottom"/>
            <w:hideMark/>
          </w:tcPr>
          <w:p w14:paraId="389AA11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–119.72</w:t>
            </w:r>
          </w:p>
        </w:tc>
        <w:tc>
          <w:tcPr>
            <w:tcW w:w="1290" w:type="dxa"/>
            <w:tcBorders>
              <w:top w:val="nil"/>
              <w:left w:val="nil"/>
              <w:bottom w:val="nil"/>
              <w:right w:val="nil"/>
            </w:tcBorders>
            <w:shd w:val="clear" w:color="auto" w:fill="auto"/>
            <w:noWrap/>
            <w:vAlign w:val="bottom"/>
            <w:hideMark/>
          </w:tcPr>
          <w:p w14:paraId="389AA11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24" w14:textId="77777777" w:rsidTr="00812830">
        <w:trPr>
          <w:trHeight w:val="240"/>
        </w:trPr>
        <w:tc>
          <w:tcPr>
            <w:tcW w:w="965" w:type="dxa"/>
            <w:tcBorders>
              <w:top w:val="nil"/>
              <w:left w:val="nil"/>
              <w:bottom w:val="nil"/>
              <w:right w:val="nil"/>
            </w:tcBorders>
            <w:shd w:val="clear" w:color="auto" w:fill="auto"/>
            <w:noWrap/>
            <w:vAlign w:val="bottom"/>
            <w:hideMark/>
          </w:tcPr>
          <w:p w14:paraId="389AA11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723895</w:t>
            </w:r>
          </w:p>
        </w:tc>
        <w:tc>
          <w:tcPr>
            <w:tcW w:w="810" w:type="dxa"/>
            <w:tcBorders>
              <w:top w:val="nil"/>
              <w:left w:val="nil"/>
              <w:bottom w:val="nil"/>
              <w:right w:val="nil"/>
            </w:tcBorders>
            <w:shd w:val="clear" w:color="auto" w:fill="auto"/>
            <w:noWrap/>
            <w:vAlign w:val="bottom"/>
            <w:hideMark/>
          </w:tcPr>
          <w:p w14:paraId="389AA11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389AA12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Porterville (AWOS) </w:t>
            </w:r>
          </w:p>
        </w:tc>
        <w:tc>
          <w:tcPr>
            <w:tcW w:w="1407" w:type="dxa"/>
            <w:tcBorders>
              <w:top w:val="nil"/>
              <w:left w:val="nil"/>
              <w:bottom w:val="nil"/>
              <w:right w:val="nil"/>
            </w:tcBorders>
            <w:shd w:val="clear" w:color="auto" w:fill="auto"/>
            <w:noWrap/>
            <w:vAlign w:val="bottom"/>
            <w:hideMark/>
          </w:tcPr>
          <w:p w14:paraId="389AA12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36.03</w:t>
            </w:r>
          </w:p>
        </w:tc>
        <w:tc>
          <w:tcPr>
            <w:tcW w:w="1507" w:type="dxa"/>
            <w:tcBorders>
              <w:top w:val="nil"/>
              <w:left w:val="nil"/>
              <w:bottom w:val="nil"/>
              <w:right w:val="nil"/>
            </w:tcBorders>
            <w:shd w:val="clear" w:color="auto" w:fill="auto"/>
            <w:noWrap/>
            <w:vAlign w:val="bottom"/>
            <w:hideMark/>
          </w:tcPr>
          <w:p w14:paraId="389AA12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–119.07</w:t>
            </w:r>
          </w:p>
        </w:tc>
        <w:tc>
          <w:tcPr>
            <w:tcW w:w="1290" w:type="dxa"/>
            <w:tcBorders>
              <w:top w:val="nil"/>
              <w:left w:val="nil"/>
              <w:bottom w:val="nil"/>
              <w:right w:val="nil"/>
            </w:tcBorders>
            <w:shd w:val="clear" w:color="auto" w:fill="auto"/>
            <w:noWrap/>
            <w:vAlign w:val="bottom"/>
            <w:hideMark/>
          </w:tcPr>
          <w:p w14:paraId="389AA12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2B" w14:textId="77777777" w:rsidTr="00812830">
        <w:trPr>
          <w:trHeight w:val="240"/>
        </w:trPr>
        <w:tc>
          <w:tcPr>
            <w:tcW w:w="965" w:type="dxa"/>
            <w:tcBorders>
              <w:top w:val="nil"/>
              <w:left w:val="nil"/>
              <w:bottom w:val="nil"/>
              <w:right w:val="nil"/>
            </w:tcBorders>
            <w:shd w:val="clear" w:color="auto" w:fill="auto"/>
            <w:noWrap/>
            <w:vAlign w:val="bottom"/>
            <w:hideMark/>
          </w:tcPr>
          <w:p w14:paraId="389AA12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723896</w:t>
            </w:r>
          </w:p>
        </w:tc>
        <w:tc>
          <w:tcPr>
            <w:tcW w:w="810" w:type="dxa"/>
            <w:tcBorders>
              <w:top w:val="nil"/>
              <w:left w:val="nil"/>
              <w:bottom w:val="nil"/>
              <w:right w:val="nil"/>
            </w:tcBorders>
            <w:shd w:val="clear" w:color="auto" w:fill="auto"/>
            <w:noWrap/>
            <w:vAlign w:val="bottom"/>
            <w:hideMark/>
          </w:tcPr>
          <w:p w14:paraId="389AA12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12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Visalia Muni (AWOS) </w:t>
            </w:r>
          </w:p>
        </w:tc>
        <w:tc>
          <w:tcPr>
            <w:tcW w:w="1407" w:type="dxa"/>
            <w:tcBorders>
              <w:top w:val="nil"/>
              <w:left w:val="nil"/>
              <w:bottom w:val="nil"/>
              <w:right w:val="nil"/>
            </w:tcBorders>
            <w:shd w:val="clear" w:color="auto" w:fill="auto"/>
            <w:noWrap/>
            <w:vAlign w:val="bottom"/>
            <w:hideMark/>
          </w:tcPr>
          <w:p w14:paraId="389AA12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36.32</w:t>
            </w:r>
          </w:p>
        </w:tc>
        <w:tc>
          <w:tcPr>
            <w:tcW w:w="1507" w:type="dxa"/>
            <w:tcBorders>
              <w:top w:val="nil"/>
              <w:left w:val="nil"/>
              <w:bottom w:val="nil"/>
              <w:right w:val="nil"/>
            </w:tcBorders>
            <w:shd w:val="clear" w:color="auto" w:fill="auto"/>
            <w:noWrap/>
            <w:vAlign w:val="bottom"/>
            <w:hideMark/>
          </w:tcPr>
          <w:p w14:paraId="389AA12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–119.40</w:t>
            </w:r>
          </w:p>
        </w:tc>
        <w:tc>
          <w:tcPr>
            <w:tcW w:w="1290" w:type="dxa"/>
            <w:tcBorders>
              <w:top w:val="nil"/>
              <w:left w:val="nil"/>
              <w:bottom w:val="nil"/>
              <w:right w:val="nil"/>
            </w:tcBorders>
            <w:shd w:val="clear" w:color="auto" w:fill="auto"/>
            <w:noWrap/>
            <w:vAlign w:val="bottom"/>
            <w:hideMark/>
          </w:tcPr>
          <w:p w14:paraId="389AA12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32" w14:textId="77777777" w:rsidTr="00812830">
        <w:trPr>
          <w:trHeight w:val="240"/>
        </w:trPr>
        <w:tc>
          <w:tcPr>
            <w:tcW w:w="965" w:type="dxa"/>
            <w:tcBorders>
              <w:top w:val="nil"/>
              <w:left w:val="nil"/>
              <w:bottom w:val="nil"/>
              <w:right w:val="nil"/>
            </w:tcBorders>
            <w:shd w:val="clear" w:color="auto" w:fill="auto"/>
            <w:noWrap/>
            <w:vAlign w:val="bottom"/>
            <w:hideMark/>
          </w:tcPr>
          <w:p w14:paraId="389AA12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723910</w:t>
            </w:r>
          </w:p>
        </w:tc>
        <w:tc>
          <w:tcPr>
            <w:tcW w:w="810" w:type="dxa"/>
            <w:tcBorders>
              <w:top w:val="nil"/>
              <w:left w:val="nil"/>
              <w:bottom w:val="nil"/>
              <w:right w:val="nil"/>
            </w:tcBorders>
            <w:shd w:val="clear" w:color="auto" w:fill="auto"/>
            <w:noWrap/>
            <w:vAlign w:val="bottom"/>
            <w:hideMark/>
          </w:tcPr>
          <w:p w14:paraId="389AA12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2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Point </w:t>
            </w:r>
            <w:proofErr w:type="spellStart"/>
            <w:r w:rsidRPr="002A4574">
              <w:rPr>
                <w:rFonts w:ascii="Calibri" w:hAnsi="Calibri"/>
                <w:color w:val="000000"/>
                <w:sz w:val="18"/>
                <w:szCs w:val="18"/>
              </w:rPr>
              <w:t>Mugu</w:t>
            </w:r>
            <w:proofErr w:type="spellEnd"/>
            <w:r w:rsidRPr="002A4574">
              <w:rPr>
                <w:rFonts w:ascii="Calibri" w:hAnsi="Calibri"/>
                <w:color w:val="000000"/>
                <w:sz w:val="18"/>
                <w:szCs w:val="18"/>
              </w:rPr>
              <w:t xml:space="preserve">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2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34.12</w:t>
            </w:r>
          </w:p>
        </w:tc>
        <w:tc>
          <w:tcPr>
            <w:tcW w:w="1507" w:type="dxa"/>
            <w:tcBorders>
              <w:top w:val="nil"/>
              <w:left w:val="nil"/>
              <w:bottom w:val="nil"/>
              <w:right w:val="nil"/>
            </w:tcBorders>
            <w:shd w:val="clear" w:color="auto" w:fill="auto"/>
            <w:noWrap/>
            <w:vAlign w:val="bottom"/>
            <w:hideMark/>
          </w:tcPr>
          <w:p w14:paraId="389AA13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–119.12</w:t>
            </w:r>
          </w:p>
        </w:tc>
        <w:tc>
          <w:tcPr>
            <w:tcW w:w="1290" w:type="dxa"/>
            <w:tcBorders>
              <w:top w:val="nil"/>
              <w:left w:val="nil"/>
              <w:bottom w:val="nil"/>
              <w:right w:val="nil"/>
            </w:tcBorders>
            <w:shd w:val="clear" w:color="auto" w:fill="auto"/>
            <w:noWrap/>
            <w:vAlign w:val="bottom"/>
            <w:hideMark/>
          </w:tcPr>
          <w:p w14:paraId="389AA13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39" w14:textId="77777777" w:rsidTr="00812830">
        <w:trPr>
          <w:trHeight w:val="240"/>
        </w:trPr>
        <w:tc>
          <w:tcPr>
            <w:tcW w:w="965" w:type="dxa"/>
            <w:tcBorders>
              <w:top w:val="nil"/>
              <w:left w:val="nil"/>
              <w:bottom w:val="nil"/>
              <w:right w:val="nil"/>
            </w:tcBorders>
            <w:shd w:val="clear" w:color="auto" w:fill="auto"/>
            <w:noWrap/>
            <w:vAlign w:val="bottom"/>
            <w:hideMark/>
          </w:tcPr>
          <w:p w14:paraId="389AA13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723925</w:t>
            </w:r>
          </w:p>
        </w:tc>
        <w:tc>
          <w:tcPr>
            <w:tcW w:w="810" w:type="dxa"/>
            <w:tcBorders>
              <w:top w:val="nil"/>
              <w:left w:val="nil"/>
              <w:bottom w:val="nil"/>
              <w:right w:val="nil"/>
            </w:tcBorders>
            <w:shd w:val="clear" w:color="auto" w:fill="auto"/>
            <w:noWrap/>
            <w:vAlign w:val="bottom"/>
            <w:hideMark/>
          </w:tcPr>
          <w:p w14:paraId="389AA13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389AA13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07" w:type="dxa"/>
            <w:tcBorders>
              <w:top w:val="nil"/>
              <w:left w:val="nil"/>
              <w:bottom w:val="nil"/>
              <w:right w:val="nil"/>
            </w:tcBorders>
            <w:shd w:val="clear" w:color="auto" w:fill="auto"/>
            <w:noWrap/>
            <w:vAlign w:val="bottom"/>
            <w:hideMark/>
          </w:tcPr>
          <w:p w14:paraId="389AA13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34.43</w:t>
            </w:r>
          </w:p>
        </w:tc>
        <w:tc>
          <w:tcPr>
            <w:tcW w:w="1507" w:type="dxa"/>
            <w:tcBorders>
              <w:top w:val="nil"/>
              <w:left w:val="nil"/>
              <w:bottom w:val="nil"/>
              <w:right w:val="nil"/>
            </w:tcBorders>
            <w:shd w:val="clear" w:color="auto" w:fill="auto"/>
            <w:noWrap/>
            <w:vAlign w:val="bottom"/>
            <w:hideMark/>
          </w:tcPr>
          <w:p w14:paraId="389AA13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–119.85</w:t>
            </w:r>
          </w:p>
        </w:tc>
        <w:tc>
          <w:tcPr>
            <w:tcW w:w="1290" w:type="dxa"/>
            <w:tcBorders>
              <w:top w:val="nil"/>
              <w:left w:val="nil"/>
              <w:bottom w:val="nil"/>
              <w:right w:val="nil"/>
            </w:tcBorders>
            <w:shd w:val="clear" w:color="auto" w:fill="auto"/>
            <w:noWrap/>
            <w:vAlign w:val="bottom"/>
            <w:hideMark/>
          </w:tcPr>
          <w:p w14:paraId="389AA13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40" w14:textId="77777777" w:rsidTr="00812830">
        <w:trPr>
          <w:trHeight w:val="240"/>
        </w:trPr>
        <w:tc>
          <w:tcPr>
            <w:tcW w:w="965" w:type="dxa"/>
            <w:tcBorders>
              <w:top w:val="nil"/>
              <w:left w:val="nil"/>
              <w:bottom w:val="nil"/>
              <w:right w:val="nil"/>
            </w:tcBorders>
            <w:shd w:val="clear" w:color="auto" w:fill="auto"/>
            <w:noWrap/>
            <w:vAlign w:val="bottom"/>
            <w:hideMark/>
          </w:tcPr>
          <w:p w14:paraId="389AA13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723926</w:t>
            </w:r>
          </w:p>
        </w:tc>
        <w:tc>
          <w:tcPr>
            <w:tcW w:w="810" w:type="dxa"/>
            <w:tcBorders>
              <w:top w:val="nil"/>
              <w:left w:val="nil"/>
              <w:bottom w:val="nil"/>
              <w:right w:val="nil"/>
            </w:tcBorders>
            <w:shd w:val="clear" w:color="auto" w:fill="auto"/>
            <w:noWrap/>
            <w:vAlign w:val="bottom"/>
            <w:hideMark/>
          </w:tcPr>
          <w:p w14:paraId="389AA13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13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Camarillo (AWOS) </w:t>
            </w:r>
          </w:p>
        </w:tc>
        <w:tc>
          <w:tcPr>
            <w:tcW w:w="1407" w:type="dxa"/>
            <w:tcBorders>
              <w:top w:val="nil"/>
              <w:left w:val="nil"/>
              <w:bottom w:val="nil"/>
              <w:right w:val="nil"/>
            </w:tcBorders>
            <w:shd w:val="clear" w:color="auto" w:fill="auto"/>
            <w:noWrap/>
            <w:vAlign w:val="bottom"/>
            <w:hideMark/>
          </w:tcPr>
          <w:p w14:paraId="389AA13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389AA13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–119.08</w:t>
            </w:r>
          </w:p>
        </w:tc>
        <w:tc>
          <w:tcPr>
            <w:tcW w:w="1290" w:type="dxa"/>
            <w:tcBorders>
              <w:top w:val="nil"/>
              <w:left w:val="nil"/>
              <w:bottom w:val="nil"/>
              <w:right w:val="nil"/>
            </w:tcBorders>
            <w:shd w:val="clear" w:color="auto" w:fill="auto"/>
            <w:noWrap/>
            <w:vAlign w:val="bottom"/>
            <w:hideMark/>
          </w:tcPr>
          <w:p w14:paraId="389AA13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47" w14:textId="77777777" w:rsidTr="00812830">
        <w:trPr>
          <w:trHeight w:val="240"/>
        </w:trPr>
        <w:tc>
          <w:tcPr>
            <w:tcW w:w="965" w:type="dxa"/>
            <w:tcBorders>
              <w:top w:val="nil"/>
              <w:left w:val="nil"/>
              <w:bottom w:val="nil"/>
              <w:right w:val="nil"/>
            </w:tcBorders>
            <w:shd w:val="clear" w:color="auto" w:fill="auto"/>
            <w:noWrap/>
            <w:vAlign w:val="bottom"/>
            <w:hideMark/>
          </w:tcPr>
          <w:p w14:paraId="389AA14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723927</w:t>
            </w:r>
          </w:p>
        </w:tc>
        <w:tc>
          <w:tcPr>
            <w:tcW w:w="810" w:type="dxa"/>
            <w:tcBorders>
              <w:top w:val="nil"/>
              <w:left w:val="nil"/>
              <w:bottom w:val="nil"/>
              <w:right w:val="nil"/>
            </w:tcBorders>
            <w:shd w:val="clear" w:color="auto" w:fill="auto"/>
            <w:noWrap/>
            <w:vAlign w:val="bottom"/>
            <w:hideMark/>
          </w:tcPr>
          <w:p w14:paraId="389AA14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4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Oxnard Airport </w:t>
            </w:r>
          </w:p>
        </w:tc>
        <w:tc>
          <w:tcPr>
            <w:tcW w:w="1407" w:type="dxa"/>
            <w:tcBorders>
              <w:top w:val="nil"/>
              <w:left w:val="nil"/>
              <w:bottom w:val="nil"/>
              <w:right w:val="nil"/>
            </w:tcBorders>
            <w:shd w:val="clear" w:color="auto" w:fill="auto"/>
            <w:noWrap/>
            <w:vAlign w:val="bottom"/>
            <w:hideMark/>
          </w:tcPr>
          <w:p w14:paraId="389AA14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389AA14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–119.20</w:t>
            </w:r>
          </w:p>
        </w:tc>
        <w:tc>
          <w:tcPr>
            <w:tcW w:w="1290" w:type="dxa"/>
            <w:tcBorders>
              <w:top w:val="nil"/>
              <w:left w:val="nil"/>
              <w:bottom w:val="nil"/>
              <w:right w:val="nil"/>
            </w:tcBorders>
            <w:shd w:val="clear" w:color="auto" w:fill="auto"/>
            <w:noWrap/>
            <w:vAlign w:val="bottom"/>
            <w:hideMark/>
          </w:tcPr>
          <w:p w14:paraId="389AA14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4E" w14:textId="77777777" w:rsidTr="00812830">
        <w:trPr>
          <w:trHeight w:val="240"/>
        </w:trPr>
        <w:tc>
          <w:tcPr>
            <w:tcW w:w="965" w:type="dxa"/>
            <w:tcBorders>
              <w:top w:val="nil"/>
              <w:left w:val="nil"/>
              <w:bottom w:val="nil"/>
              <w:right w:val="nil"/>
            </w:tcBorders>
            <w:shd w:val="clear" w:color="auto" w:fill="auto"/>
            <w:noWrap/>
            <w:vAlign w:val="bottom"/>
            <w:hideMark/>
          </w:tcPr>
          <w:p w14:paraId="389AA14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723940</w:t>
            </w:r>
          </w:p>
        </w:tc>
        <w:tc>
          <w:tcPr>
            <w:tcW w:w="810" w:type="dxa"/>
            <w:tcBorders>
              <w:top w:val="nil"/>
              <w:left w:val="nil"/>
              <w:bottom w:val="nil"/>
              <w:right w:val="nil"/>
            </w:tcBorders>
            <w:shd w:val="clear" w:color="auto" w:fill="auto"/>
            <w:noWrap/>
            <w:vAlign w:val="bottom"/>
            <w:hideMark/>
          </w:tcPr>
          <w:p w14:paraId="389AA14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389AA14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4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34.92</w:t>
            </w:r>
          </w:p>
        </w:tc>
        <w:tc>
          <w:tcPr>
            <w:tcW w:w="1507" w:type="dxa"/>
            <w:tcBorders>
              <w:top w:val="nil"/>
              <w:left w:val="nil"/>
              <w:bottom w:val="nil"/>
              <w:right w:val="nil"/>
            </w:tcBorders>
            <w:shd w:val="clear" w:color="auto" w:fill="auto"/>
            <w:noWrap/>
            <w:vAlign w:val="bottom"/>
            <w:hideMark/>
          </w:tcPr>
          <w:p w14:paraId="389AA14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389AA14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55" w14:textId="77777777" w:rsidTr="00812830">
        <w:trPr>
          <w:trHeight w:val="240"/>
        </w:trPr>
        <w:tc>
          <w:tcPr>
            <w:tcW w:w="965" w:type="dxa"/>
            <w:tcBorders>
              <w:top w:val="nil"/>
              <w:left w:val="nil"/>
              <w:bottom w:val="nil"/>
              <w:right w:val="nil"/>
            </w:tcBorders>
            <w:shd w:val="clear" w:color="auto" w:fill="auto"/>
            <w:noWrap/>
            <w:vAlign w:val="bottom"/>
            <w:hideMark/>
          </w:tcPr>
          <w:p w14:paraId="389AA14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723965</w:t>
            </w:r>
          </w:p>
        </w:tc>
        <w:tc>
          <w:tcPr>
            <w:tcW w:w="810" w:type="dxa"/>
            <w:tcBorders>
              <w:top w:val="nil"/>
              <w:left w:val="nil"/>
              <w:bottom w:val="nil"/>
              <w:right w:val="nil"/>
            </w:tcBorders>
            <w:shd w:val="clear" w:color="auto" w:fill="auto"/>
            <w:noWrap/>
            <w:vAlign w:val="bottom"/>
            <w:hideMark/>
          </w:tcPr>
          <w:p w14:paraId="389AA15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389AA15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5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35.67</w:t>
            </w:r>
          </w:p>
        </w:tc>
        <w:tc>
          <w:tcPr>
            <w:tcW w:w="1507" w:type="dxa"/>
            <w:tcBorders>
              <w:top w:val="nil"/>
              <w:left w:val="nil"/>
              <w:bottom w:val="nil"/>
              <w:right w:val="nil"/>
            </w:tcBorders>
            <w:shd w:val="clear" w:color="auto" w:fill="auto"/>
            <w:noWrap/>
            <w:vAlign w:val="bottom"/>
            <w:hideMark/>
          </w:tcPr>
          <w:p w14:paraId="389AA15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389AA15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5C" w14:textId="77777777" w:rsidTr="00812830">
        <w:trPr>
          <w:trHeight w:val="240"/>
        </w:trPr>
        <w:tc>
          <w:tcPr>
            <w:tcW w:w="965" w:type="dxa"/>
            <w:tcBorders>
              <w:top w:val="nil"/>
              <w:left w:val="nil"/>
              <w:bottom w:val="nil"/>
              <w:right w:val="nil"/>
            </w:tcBorders>
            <w:shd w:val="clear" w:color="auto" w:fill="auto"/>
            <w:noWrap/>
            <w:vAlign w:val="bottom"/>
            <w:hideMark/>
          </w:tcPr>
          <w:p w14:paraId="389AA15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724800</w:t>
            </w:r>
          </w:p>
        </w:tc>
        <w:tc>
          <w:tcPr>
            <w:tcW w:w="810" w:type="dxa"/>
            <w:tcBorders>
              <w:top w:val="nil"/>
              <w:left w:val="nil"/>
              <w:bottom w:val="nil"/>
              <w:right w:val="nil"/>
            </w:tcBorders>
            <w:shd w:val="clear" w:color="auto" w:fill="auto"/>
            <w:noWrap/>
            <w:vAlign w:val="bottom"/>
            <w:hideMark/>
          </w:tcPr>
          <w:p w14:paraId="389AA15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15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Bishop Airport </w:t>
            </w:r>
          </w:p>
        </w:tc>
        <w:tc>
          <w:tcPr>
            <w:tcW w:w="1407" w:type="dxa"/>
            <w:tcBorders>
              <w:top w:val="nil"/>
              <w:left w:val="nil"/>
              <w:bottom w:val="nil"/>
              <w:right w:val="nil"/>
            </w:tcBorders>
            <w:shd w:val="clear" w:color="auto" w:fill="auto"/>
            <w:noWrap/>
            <w:vAlign w:val="bottom"/>
            <w:hideMark/>
          </w:tcPr>
          <w:p w14:paraId="389AA15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389AA15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389AA15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63" w14:textId="77777777" w:rsidTr="00812830">
        <w:trPr>
          <w:trHeight w:val="240"/>
        </w:trPr>
        <w:tc>
          <w:tcPr>
            <w:tcW w:w="965" w:type="dxa"/>
            <w:tcBorders>
              <w:top w:val="nil"/>
              <w:left w:val="nil"/>
              <w:bottom w:val="nil"/>
              <w:right w:val="nil"/>
            </w:tcBorders>
            <w:shd w:val="clear" w:color="auto" w:fill="auto"/>
            <w:noWrap/>
            <w:vAlign w:val="bottom"/>
            <w:hideMark/>
          </w:tcPr>
          <w:p w14:paraId="389AA15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724815</w:t>
            </w:r>
          </w:p>
        </w:tc>
        <w:tc>
          <w:tcPr>
            <w:tcW w:w="810" w:type="dxa"/>
            <w:tcBorders>
              <w:top w:val="nil"/>
              <w:left w:val="nil"/>
              <w:bottom w:val="nil"/>
              <w:right w:val="nil"/>
            </w:tcBorders>
            <w:shd w:val="clear" w:color="auto" w:fill="auto"/>
            <w:noWrap/>
            <w:vAlign w:val="bottom"/>
            <w:hideMark/>
          </w:tcPr>
          <w:p w14:paraId="389AA15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389AA15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6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37.28</w:t>
            </w:r>
          </w:p>
        </w:tc>
        <w:tc>
          <w:tcPr>
            <w:tcW w:w="1507" w:type="dxa"/>
            <w:tcBorders>
              <w:top w:val="nil"/>
              <w:left w:val="nil"/>
              <w:bottom w:val="nil"/>
              <w:right w:val="nil"/>
            </w:tcBorders>
            <w:shd w:val="clear" w:color="auto" w:fill="auto"/>
            <w:noWrap/>
            <w:vAlign w:val="bottom"/>
            <w:hideMark/>
          </w:tcPr>
          <w:p w14:paraId="389AA16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–120.52</w:t>
            </w:r>
          </w:p>
        </w:tc>
        <w:tc>
          <w:tcPr>
            <w:tcW w:w="1290" w:type="dxa"/>
            <w:tcBorders>
              <w:top w:val="nil"/>
              <w:left w:val="nil"/>
              <w:bottom w:val="nil"/>
              <w:right w:val="nil"/>
            </w:tcBorders>
            <w:shd w:val="clear" w:color="auto" w:fill="auto"/>
            <w:noWrap/>
            <w:vAlign w:val="bottom"/>
            <w:hideMark/>
          </w:tcPr>
          <w:p w14:paraId="389AA16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6A" w14:textId="77777777" w:rsidTr="00812830">
        <w:trPr>
          <w:trHeight w:val="240"/>
        </w:trPr>
        <w:tc>
          <w:tcPr>
            <w:tcW w:w="965" w:type="dxa"/>
            <w:tcBorders>
              <w:top w:val="nil"/>
              <w:left w:val="nil"/>
              <w:bottom w:val="nil"/>
              <w:right w:val="nil"/>
            </w:tcBorders>
            <w:shd w:val="clear" w:color="auto" w:fill="auto"/>
            <w:noWrap/>
            <w:vAlign w:val="bottom"/>
            <w:hideMark/>
          </w:tcPr>
          <w:p w14:paraId="389AA16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724830</w:t>
            </w:r>
          </w:p>
        </w:tc>
        <w:tc>
          <w:tcPr>
            <w:tcW w:w="810" w:type="dxa"/>
            <w:tcBorders>
              <w:top w:val="nil"/>
              <w:left w:val="nil"/>
              <w:bottom w:val="nil"/>
              <w:right w:val="nil"/>
            </w:tcBorders>
            <w:shd w:val="clear" w:color="auto" w:fill="auto"/>
            <w:noWrap/>
            <w:vAlign w:val="bottom"/>
            <w:hideMark/>
          </w:tcPr>
          <w:p w14:paraId="389AA16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16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6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38.5</w:t>
            </w:r>
          </w:p>
        </w:tc>
        <w:tc>
          <w:tcPr>
            <w:tcW w:w="1507" w:type="dxa"/>
            <w:tcBorders>
              <w:top w:val="nil"/>
              <w:left w:val="nil"/>
              <w:bottom w:val="nil"/>
              <w:right w:val="nil"/>
            </w:tcBorders>
            <w:shd w:val="clear" w:color="auto" w:fill="auto"/>
            <w:noWrap/>
            <w:vAlign w:val="bottom"/>
            <w:hideMark/>
          </w:tcPr>
          <w:p w14:paraId="389AA16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–121.50</w:t>
            </w:r>
          </w:p>
        </w:tc>
        <w:tc>
          <w:tcPr>
            <w:tcW w:w="1290" w:type="dxa"/>
            <w:tcBorders>
              <w:top w:val="nil"/>
              <w:left w:val="nil"/>
              <w:bottom w:val="nil"/>
              <w:right w:val="nil"/>
            </w:tcBorders>
            <w:shd w:val="clear" w:color="auto" w:fill="auto"/>
            <w:noWrap/>
            <w:vAlign w:val="bottom"/>
            <w:hideMark/>
          </w:tcPr>
          <w:p w14:paraId="389AA16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71" w14:textId="77777777" w:rsidTr="00812830">
        <w:trPr>
          <w:trHeight w:val="240"/>
        </w:trPr>
        <w:tc>
          <w:tcPr>
            <w:tcW w:w="965" w:type="dxa"/>
            <w:tcBorders>
              <w:top w:val="nil"/>
              <w:left w:val="nil"/>
              <w:bottom w:val="nil"/>
              <w:right w:val="nil"/>
            </w:tcBorders>
            <w:shd w:val="clear" w:color="auto" w:fill="auto"/>
            <w:noWrap/>
            <w:vAlign w:val="bottom"/>
            <w:hideMark/>
          </w:tcPr>
          <w:p w14:paraId="389AA16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724837</w:t>
            </w:r>
          </w:p>
        </w:tc>
        <w:tc>
          <w:tcPr>
            <w:tcW w:w="810" w:type="dxa"/>
            <w:tcBorders>
              <w:top w:val="nil"/>
              <w:left w:val="nil"/>
              <w:bottom w:val="nil"/>
              <w:right w:val="nil"/>
            </w:tcBorders>
            <w:shd w:val="clear" w:color="auto" w:fill="auto"/>
            <w:noWrap/>
            <w:vAlign w:val="bottom"/>
            <w:hideMark/>
          </w:tcPr>
          <w:p w14:paraId="389AA16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6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Beale AFB </w:t>
            </w:r>
          </w:p>
        </w:tc>
        <w:tc>
          <w:tcPr>
            <w:tcW w:w="1407" w:type="dxa"/>
            <w:tcBorders>
              <w:top w:val="nil"/>
              <w:left w:val="nil"/>
              <w:bottom w:val="nil"/>
              <w:right w:val="nil"/>
            </w:tcBorders>
            <w:shd w:val="clear" w:color="auto" w:fill="auto"/>
            <w:noWrap/>
            <w:vAlign w:val="bottom"/>
            <w:hideMark/>
          </w:tcPr>
          <w:p w14:paraId="389AA16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389AA16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–121.43</w:t>
            </w:r>
          </w:p>
        </w:tc>
        <w:tc>
          <w:tcPr>
            <w:tcW w:w="1290" w:type="dxa"/>
            <w:tcBorders>
              <w:top w:val="nil"/>
              <w:left w:val="nil"/>
              <w:bottom w:val="nil"/>
              <w:right w:val="nil"/>
            </w:tcBorders>
            <w:shd w:val="clear" w:color="auto" w:fill="auto"/>
            <w:noWrap/>
            <w:vAlign w:val="bottom"/>
            <w:hideMark/>
          </w:tcPr>
          <w:p w14:paraId="389AA17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78" w14:textId="77777777" w:rsidTr="00812830">
        <w:trPr>
          <w:trHeight w:val="240"/>
        </w:trPr>
        <w:tc>
          <w:tcPr>
            <w:tcW w:w="965" w:type="dxa"/>
            <w:tcBorders>
              <w:top w:val="nil"/>
              <w:left w:val="nil"/>
              <w:bottom w:val="nil"/>
              <w:right w:val="nil"/>
            </w:tcBorders>
            <w:shd w:val="clear" w:color="auto" w:fill="auto"/>
            <w:noWrap/>
            <w:vAlign w:val="bottom"/>
            <w:hideMark/>
          </w:tcPr>
          <w:p w14:paraId="389AA17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724838</w:t>
            </w:r>
          </w:p>
        </w:tc>
        <w:tc>
          <w:tcPr>
            <w:tcW w:w="810" w:type="dxa"/>
            <w:tcBorders>
              <w:top w:val="nil"/>
              <w:left w:val="nil"/>
              <w:bottom w:val="nil"/>
              <w:right w:val="nil"/>
            </w:tcBorders>
            <w:shd w:val="clear" w:color="auto" w:fill="auto"/>
            <w:noWrap/>
            <w:vAlign w:val="bottom"/>
            <w:hideMark/>
          </w:tcPr>
          <w:p w14:paraId="389AA17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17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Yuba Co </w:t>
            </w:r>
          </w:p>
        </w:tc>
        <w:tc>
          <w:tcPr>
            <w:tcW w:w="1407" w:type="dxa"/>
            <w:tcBorders>
              <w:top w:val="nil"/>
              <w:left w:val="nil"/>
              <w:bottom w:val="nil"/>
              <w:right w:val="nil"/>
            </w:tcBorders>
            <w:shd w:val="clear" w:color="auto" w:fill="auto"/>
            <w:noWrap/>
            <w:vAlign w:val="bottom"/>
            <w:hideMark/>
          </w:tcPr>
          <w:p w14:paraId="389AA17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39.1</w:t>
            </w:r>
          </w:p>
        </w:tc>
        <w:tc>
          <w:tcPr>
            <w:tcW w:w="1507" w:type="dxa"/>
            <w:tcBorders>
              <w:top w:val="nil"/>
              <w:left w:val="nil"/>
              <w:bottom w:val="nil"/>
              <w:right w:val="nil"/>
            </w:tcBorders>
            <w:shd w:val="clear" w:color="auto" w:fill="auto"/>
            <w:noWrap/>
            <w:vAlign w:val="bottom"/>
            <w:hideMark/>
          </w:tcPr>
          <w:p w14:paraId="389AA17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–121.57</w:t>
            </w:r>
          </w:p>
        </w:tc>
        <w:tc>
          <w:tcPr>
            <w:tcW w:w="1290" w:type="dxa"/>
            <w:tcBorders>
              <w:top w:val="nil"/>
              <w:left w:val="nil"/>
              <w:bottom w:val="nil"/>
              <w:right w:val="nil"/>
            </w:tcBorders>
            <w:shd w:val="clear" w:color="auto" w:fill="auto"/>
            <w:noWrap/>
            <w:vAlign w:val="bottom"/>
            <w:hideMark/>
          </w:tcPr>
          <w:p w14:paraId="389AA17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7F" w14:textId="77777777" w:rsidTr="00812830">
        <w:trPr>
          <w:trHeight w:val="240"/>
        </w:trPr>
        <w:tc>
          <w:tcPr>
            <w:tcW w:w="965" w:type="dxa"/>
            <w:tcBorders>
              <w:top w:val="nil"/>
              <w:left w:val="nil"/>
              <w:bottom w:val="nil"/>
              <w:right w:val="nil"/>
            </w:tcBorders>
            <w:shd w:val="clear" w:color="auto" w:fill="auto"/>
            <w:noWrap/>
            <w:vAlign w:val="bottom"/>
            <w:hideMark/>
          </w:tcPr>
          <w:p w14:paraId="389AA17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724839</w:t>
            </w:r>
          </w:p>
        </w:tc>
        <w:tc>
          <w:tcPr>
            <w:tcW w:w="810" w:type="dxa"/>
            <w:tcBorders>
              <w:top w:val="nil"/>
              <w:left w:val="nil"/>
              <w:bottom w:val="nil"/>
              <w:right w:val="nil"/>
            </w:tcBorders>
            <w:shd w:val="clear" w:color="auto" w:fill="auto"/>
            <w:noWrap/>
            <w:vAlign w:val="bottom"/>
            <w:hideMark/>
          </w:tcPr>
          <w:p w14:paraId="389AA17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17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07" w:type="dxa"/>
            <w:tcBorders>
              <w:top w:val="nil"/>
              <w:left w:val="nil"/>
              <w:bottom w:val="nil"/>
              <w:right w:val="nil"/>
            </w:tcBorders>
            <w:shd w:val="clear" w:color="auto" w:fill="auto"/>
            <w:noWrap/>
            <w:vAlign w:val="bottom"/>
            <w:hideMark/>
          </w:tcPr>
          <w:p w14:paraId="389AA17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38.7</w:t>
            </w:r>
          </w:p>
        </w:tc>
        <w:tc>
          <w:tcPr>
            <w:tcW w:w="1507" w:type="dxa"/>
            <w:tcBorders>
              <w:top w:val="nil"/>
              <w:left w:val="nil"/>
              <w:bottom w:val="nil"/>
              <w:right w:val="nil"/>
            </w:tcBorders>
            <w:shd w:val="clear" w:color="auto" w:fill="auto"/>
            <w:noWrap/>
            <w:vAlign w:val="bottom"/>
            <w:hideMark/>
          </w:tcPr>
          <w:p w14:paraId="389AA17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–121.58</w:t>
            </w:r>
          </w:p>
        </w:tc>
        <w:tc>
          <w:tcPr>
            <w:tcW w:w="1290" w:type="dxa"/>
            <w:tcBorders>
              <w:top w:val="nil"/>
              <w:left w:val="nil"/>
              <w:bottom w:val="nil"/>
              <w:right w:val="nil"/>
            </w:tcBorders>
            <w:shd w:val="clear" w:color="auto" w:fill="auto"/>
            <w:noWrap/>
            <w:vAlign w:val="bottom"/>
            <w:hideMark/>
          </w:tcPr>
          <w:p w14:paraId="389AA17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86" w14:textId="77777777" w:rsidTr="00812830">
        <w:trPr>
          <w:trHeight w:val="240"/>
        </w:trPr>
        <w:tc>
          <w:tcPr>
            <w:tcW w:w="965" w:type="dxa"/>
            <w:tcBorders>
              <w:top w:val="nil"/>
              <w:left w:val="nil"/>
              <w:bottom w:val="nil"/>
              <w:right w:val="nil"/>
            </w:tcBorders>
            <w:shd w:val="clear" w:color="auto" w:fill="auto"/>
            <w:noWrap/>
            <w:vAlign w:val="bottom"/>
            <w:hideMark/>
          </w:tcPr>
          <w:p w14:paraId="389AA18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724915</w:t>
            </w:r>
          </w:p>
        </w:tc>
        <w:tc>
          <w:tcPr>
            <w:tcW w:w="810" w:type="dxa"/>
            <w:tcBorders>
              <w:top w:val="nil"/>
              <w:left w:val="nil"/>
              <w:bottom w:val="nil"/>
              <w:right w:val="nil"/>
            </w:tcBorders>
            <w:shd w:val="clear" w:color="auto" w:fill="auto"/>
            <w:noWrap/>
            <w:vAlign w:val="bottom"/>
            <w:hideMark/>
          </w:tcPr>
          <w:p w14:paraId="389AA18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389AA18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8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36.6</w:t>
            </w:r>
          </w:p>
        </w:tc>
        <w:tc>
          <w:tcPr>
            <w:tcW w:w="1507" w:type="dxa"/>
            <w:tcBorders>
              <w:top w:val="nil"/>
              <w:left w:val="nil"/>
              <w:bottom w:val="nil"/>
              <w:right w:val="nil"/>
            </w:tcBorders>
            <w:shd w:val="clear" w:color="auto" w:fill="auto"/>
            <w:noWrap/>
            <w:vAlign w:val="bottom"/>
            <w:hideMark/>
          </w:tcPr>
          <w:p w14:paraId="389AA18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–121.87</w:t>
            </w:r>
          </w:p>
        </w:tc>
        <w:tc>
          <w:tcPr>
            <w:tcW w:w="1290" w:type="dxa"/>
            <w:tcBorders>
              <w:top w:val="nil"/>
              <w:left w:val="nil"/>
              <w:bottom w:val="nil"/>
              <w:right w:val="nil"/>
            </w:tcBorders>
            <w:shd w:val="clear" w:color="auto" w:fill="auto"/>
            <w:noWrap/>
            <w:vAlign w:val="bottom"/>
            <w:hideMark/>
          </w:tcPr>
          <w:p w14:paraId="389AA18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8D" w14:textId="77777777" w:rsidTr="00812830">
        <w:trPr>
          <w:trHeight w:val="240"/>
        </w:trPr>
        <w:tc>
          <w:tcPr>
            <w:tcW w:w="965" w:type="dxa"/>
            <w:tcBorders>
              <w:top w:val="nil"/>
              <w:left w:val="nil"/>
              <w:bottom w:val="nil"/>
              <w:right w:val="nil"/>
            </w:tcBorders>
            <w:shd w:val="clear" w:color="auto" w:fill="auto"/>
            <w:noWrap/>
            <w:vAlign w:val="bottom"/>
            <w:hideMark/>
          </w:tcPr>
          <w:p w14:paraId="389AA18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724917</w:t>
            </w:r>
          </w:p>
        </w:tc>
        <w:tc>
          <w:tcPr>
            <w:tcW w:w="810" w:type="dxa"/>
            <w:tcBorders>
              <w:top w:val="nil"/>
              <w:left w:val="nil"/>
              <w:bottom w:val="nil"/>
              <w:right w:val="nil"/>
            </w:tcBorders>
            <w:shd w:val="clear" w:color="auto" w:fill="auto"/>
            <w:noWrap/>
            <w:vAlign w:val="bottom"/>
            <w:hideMark/>
          </w:tcPr>
          <w:p w14:paraId="389AA18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bottom w:val="nil"/>
              <w:right w:val="nil"/>
            </w:tcBorders>
            <w:shd w:val="clear" w:color="auto" w:fill="auto"/>
            <w:noWrap/>
            <w:vAlign w:val="bottom"/>
            <w:hideMark/>
          </w:tcPr>
          <w:p w14:paraId="389AA18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Salinas Municipal AP </w:t>
            </w:r>
          </w:p>
        </w:tc>
        <w:tc>
          <w:tcPr>
            <w:tcW w:w="1407" w:type="dxa"/>
            <w:tcBorders>
              <w:top w:val="nil"/>
              <w:left w:val="nil"/>
              <w:bottom w:val="nil"/>
              <w:right w:val="nil"/>
            </w:tcBorders>
            <w:shd w:val="clear" w:color="auto" w:fill="auto"/>
            <w:noWrap/>
            <w:vAlign w:val="bottom"/>
            <w:hideMark/>
          </w:tcPr>
          <w:p w14:paraId="389AA18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36.67</w:t>
            </w:r>
          </w:p>
        </w:tc>
        <w:tc>
          <w:tcPr>
            <w:tcW w:w="1507" w:type="dxa"/>
            <w:tcBorders>
              <w:top w:val="nil"/>
              <w:left w:val="nil"/>
              <w:bottom w:val="nil"/>
              <w:right w:val="nil"/>
            </w:tcBorders>
            <w:shd w:val="clear" w:color="auto" w:fill="auto"/>
            <w:noWrap/>
            <w:vAlign w:val="bottom"/>
            <w:hideMark/>
          </w:tcPr>
          <w:p w14:paraId="389AA18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–121.60</w:t>
            </w:r>
          </w:p>
        </w:tc>
        <w:tc>
          <w:tcPr>
            <w:tcW w:w="1290" w:type="dxa"/>
            <w:tcBorders>
              <w:top w:val="nil"/>
              <w:left w:val="nil"/>
              <w:bottom w:val="nil"/>
              <w:right w:val="nil"/>
            </w:tcBorders>
            <w:shd w:val="clear" w:color="auto" w:fill="auto"/>
            <w:noWrap/>
            <w:vAlign w:val="bottom"/>
            <w:hideMark/>
          </w:tcPr>
          <w:p w14:paraId="389AA18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94" w14:textId="77777777" w:rsidTr="00812830">
        <w:trPr>
          <w:trHeight w:val="240"/>
        </w:trPr>
        <w:tc>
          <w:tcPr>
            <w:tcW w:w="965" w:type="dxa"/>
            <w:tcBorders>
              <w:top w:val="nil"/>
              <w:left w:val="nil"/>
              <w:bottom w:val="nil"/>
              <w:right w:val="nil"/>
            </w:tcBorders>
            <w:shd w:val="clear" w:color="auto" w:fill="auto"/>
            <w:noWrap/>
            <w:vAlign w:val="bottom"/>
            <w:hideMark/>
          </w:tcPr>
          <w:p w14:paraId="389AA18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724920</w:t>
            </w:r>
          </w:p>
        </w:tc>
        <w:tc>
          <w:tcPr>
            <w:tcW w:w="810" w:type="dxa"/>
            <w:tcBorders>
              <w:top w:val="nil"/>
              <w:left w:val="nil"/>
              <w:bottom w:val="nil"/>
              <w:right w:val="nil"/>
            </w:tcBorders>
            <w:shd w:val="clear" w:color="auto" w:fill="auto"/>
            <w:noWrap/>
            <w:vAlign w:val="bottom"/>
            <w:hideMark/>
          </w:tcPr>
          <w:p w14:paraId="389AA18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19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Stockton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19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37.9</w:t>
            </w:r>
          </w:p>
        </w:tc>
        <w:tc>
          <w:tcPr>
            <w:tcW w:w="1507" w:type="dxa"/>
            <w:tcBorders>
              <w:top w:val="nil"/>
              <w:left w:val="nil"/>
              <w:bottom w:val="nil"/>
              <w:right w:val="nil"/>
            </w:tcBorders>
            <w:shd w:val="clear" w:color="auto" w:fill="auto"/>
            <w:noWrap/>
            <w:vAlign w:val="bottom"/>
            <w:hideMark/>
          </w:tcPr>
          <w:p w14:paraId="389AA19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–121.23</w:t>
            </w:r>
          </w:p>
        </w:tc>
        <w:tc>
          <w:tcPr>
            <w:tcW w:w="1290" w:type="dxa"/>
            <w:tcBorders>
              <w:top w:val="nil"/>
              <w:left w:val="nil"/>
              <w:bottom w:val="nil"/>
              <w:right w:val="nil"/>
            </w:tcBorders>
            <w:shd w:val="clear" w:color="auto" w:fill="auto"/>
            <w:noWrap/>
            <w:vAlign w:val="bottom"/>
            <w:hideMark/>
          </w:tcPr>
          <w:p w14:paraId="389AA19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9B" w14:textId="77777777" w:rsidTr="00812830">
        <w:trPr>
          <w:trHeight w:val="240"/>
        </w:trPr>
        <w:tc>
          <w:tcPr>
            <w:tcW w:w="965" w:type="dxa"/>
            <w:tcBorders>
              <w:top w:val="nil"/>
              <w:left w:val="nil"/>
              <w:bottom w:val="nil"/>
              <w:right w:val="nil"/>
            </w:tcBorders>
            <w:shd w:val="clear" w:color="auto" w:fill="auto"/>
            <w:noWrap/>
            <w:vAlign w:val="bottom"/>
            <w:hideMark/>
          </w:tcPr>
          <w:p w14:paraId="389AA19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724926</w:t>
            </w:r>
          </w:p>
        </w:tc>
        <w:tc>
          <w:tcPr>
            <w:tcW w:w="810" w:type="dxa"/>
            <w:tcBorders>
              <w:top w:val="nil"/>
              <w:left w:val="nil"/>
              <w:bottom w:val="nil"/>
              <w:right w:val="nil"/>
            </w:tcBorders>
            <w:shd w:val="clear" w:color="auto" w:fill="auto"/>
            <w:noWrap/>
            <w:vAlign w:val="bottom"/>
            <w:hideMark/>
          </w:tcPr>
          <w:p w14:paraId="389AA19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9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07" w:type="dxa"/>
            <w:tcBorders>
              <w:top w:val="nil"/>
              <w:left w:val="nil"/>
              <w:bottom w:val="nil"/>
              <w:right w:val="nil"/>
            </w:tcBorders>
            <w:shd w:val="clear" w:color="auto" w:fill="auto"/>
            <w:noWrap/>
            <w:vAlign w:val="bottom"/>
            <w:hideMark/>
          </w:tcPr>
          <w:p w14:paraId="389AA19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37.63</w:t>
            </w:r>
          </w:p>
        </w:tc>
        <w:tc>
          <w:tcPr>
            <w:tcW w:w="1507" w:type="dxa"/>
            <w:tcBorders>
              <w:top w:val="nil"/>
              <w:left w:val="nil"/>
              <w:bottom w:val="nil"/>
              <w:right w:val="nil"/>
            </w:tcBorders>
            <w:shd w:val="clear" w:color="auto" w:fill="auto"/>
            <w:noWrap/>
            <w:vAlign w:val="bottom"/>
            <w:hideMark/>
          </w:tcPr>
          <w:p w14:paraId="389AA19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–120.95</w:t>
            </w:r>
          </w:p>
        </w:tc>
        <w:tc>
          <w:tcPr>
            <w:tcW w:w="1290" w:type="dxa"/>
            <w:tcBorders>
              <w:top w:val="nil"/>
              <w:left w:val="nil"/>
              <w:bottom w:val="nil"/>
              <w:right w:val="nil"/>
            </w:tcBorders>
            <w:shd w:val="clear" w:color="auto" w:fill="auto"/>
            <w:noWrap/>
            <w:vAlign w:val="bottom"/>
            <w:hideMark/>
          </w:tcPr>
          <w:p w14:paraId="389AA19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A2" w14:textId="77777777" w:rsidTr="00812830">
        <w:trPr>
          <w:trHeight w:val="240"/>
        </w:trPr>
        <w:tc>
          <w:tcPr>
            <w:tcW w:w="965" w:type="dxa"/>
            <w:tcBorders>
              <w:top w:val="nil"/>
              <w:left w:val="nil"/>
              <w:bottom w:val="nil"/>
              <w:right w:val="nil"/>
            </w:tcBorders>
            <w:shd w:val="clear" w:color="auto" w:fill="auto"/>
            <w:noWrap/>
            <w:vAlign w:val="bottom"/>
            <w:hideMark/>
          </w:tcPr>
          <w:p w14:paraId="389AA19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724927</w:t>
            </w:r>
          </w:p>
        </w:tc>
        <w:tc>
          <w:tcPr>
            <w:tcW w:w="810" w:type="dxa"/>
            <w:tcBorders>
              <w:top w:val="nil"/>
              <w:left w:val="nil"/>
              <w:bottom w:val="nil"/>
              <w:right w:val="nil"/>
            </w:tcBorders>
            <w:shd w:val="clear" w:color="auto" w:fill="auto"/>
            <w:noWrap/>
            <w:vAlign w:val="bottom"/>
            <w:hideMark/>
          </w:tcPr>
          <w:p w14:paraId="389AA19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389AA19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Livermore Municipal </w:t>
            </w:r>
          </w:p>
        </w:tc>
        <w:tc>
          <w:tcPr>
            <w:tcW w:w="1407" w:type="dxa"/>
            <w:tcBorders>
              <w:top w:val="nil"/>
              <w:left w:val="nil"/>
              <w:bottom w:val="nil"/>
              <w:right w:val="nil"/>
            </w:tcBorders>
            <w:shd w:val="clear" w:color="auto" w:fill="auto"/>
            <w:noWrap/>
            <w:vAlign w:val="bottom"/>
            <w:hideMark/>
          </w:tcPr>
          <w:p w14:paraId="389AA19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37.7</w:t>
            </w:r>
          </w:p>
        </w:tc>
        <w:tc>
          <w:tcPr>
            <w:tcW w:w="1507" w:type="dxa"/>
            <w:tcBorders>
              <w:top w:val="nil"/>
              <w:left w:val="nil"/>
              <w:bottom w:val="nil"/>
              <w:right w:val="nil"/>
            </w:tcBorders>
            <w:shd w:val="clear" w:color="auto" w:fill="auto"/>
            <w:noWrap/>
            <w:vAlign w:val="bottom"/>
            <w:hideMark/>
          </w:tcPr>
          <w:p w14:paraId="389AA1A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–121.82</w:t>
            </w:r>
          </w:p>
        </w:tc>
        <w:tc>
          <w:tcPr>
            <w:tcW w:w="1290" w:type="dxa"/>
            <w:tcBorders>
              <w:top w:val="nil"/>
              <w:left w:val="nil"/>
              <w:bottom w:val="nil"/>
              <w:right w:val="nil"/>
            </w:tcBorders>
            <w:shd w:val="clear" w:color="auto" w:fill="auto"/>
            <w:noWrap/>
            <w:vAlign w:val="bottom"/>
            <w:hideMark/>
          </w:tcPr>
          <w:p w14:paraId="389AA1A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A9" w14:textId="77777777" w:rsidTr="00812830">
        <w:trPr>
          <w:trHeight w:val="240"/>
        </w:trPr>
        <w:tc>
          <w:tcPr>
            <w:tcW w:w="965" w:type="dxa"/>
            <w:tcBorders>
              <w:top w:val="nil"/>
              <w:left w:val="nil"/>
              <w:right w:val="nil"/>
            </w:tcBorders>
            <w:shd w:val="clear" w:color="auto" w:fill="auto"/>
            <w:noWrap/>
            <w:vAlign w:val="bottom"/>
            <w:hideMark/>
          </w:tcPr>
          <w:p w14:paraId="389AA1A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724930</w:t>
            </w:r>
          </w:p>
        </w:tc>
        <w:tc>
          <w:tcPr>
            <w:tcW w:w="810" w:type="dxa"/>
            <w:tcBorders>
              <w:top w:val="nil"/>
              <w:left w:val="nil"/>
              <w:right w:val="nil"/>
            </w:tcBorders>
            <w:shd w:val="clear" w:color="auto" w:fill="auto"/>
            <w:noWrap/>
            <w:vAlign w:val="bottom"/>
            <w:hideMark/>
          </w:tcPr>
          <w:p w14:paraId="389AA1A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right w:val="nil"/>
            </w:tcBorders>
            <w:shd w:val="clear" w:color="auto" w:fill="auto"/>
            <w:noWrap/>
            <w:vAlign w:val="bottom"/>
            <w:hideMark/>
          </w:tcPr>
          <w:p w14:paraId="389AA1A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Oakland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right w:val="nil"/>
            </w:tcBorders>
            <w:shd w:val="clear" w:color="auto" w:fill="auto"/>
            <w:noWrap/>
            <w:vAlign w:val="bottom"/>
            <w:hideMark/>
          </w:tcPr>
          <w:p w14:paraId="389AA1A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37.72</w:t>
            </w:r>
          </w:p>
        </w:tc>
        <w:tc>
          <w:tcPr>
            <w:tcW w:w="1507" w:type="dxa"/>
            <w:tcBorders>
              <w:top w:val="nil"/>
              <w:left w:val="nil"/>
              <w:right w:val="nil"/>
            </w:tcBorders>
            <w:shd w:val="clear" w:color="auto" w:fill="auto"/>
            <w:noWrap/>
            <w:vAlign w:val="bottom"/>
            <w:hideMark/>
          </w:tcPr>
          <w:p w14:paraId="389AA1A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–122.22</w:t>
            </w:r>
          </w:p>
        </w:tc>
        <w:tc>
          <w:tcPr>
            <w:tcW w:w="1290" w:type="dxa"/>
            <w:tcBorders>
              <w:top w:val="nil"/>
              <w:left w:val="nil"/>
              <w:right w:val="nil"/>
            </w:tcBorders>
            <w:shd w:val="clear" w:color="auto" w:fill="auto"/>
            <w:noWrap/>
            <w:vAlign w:val="bottom"/>
            <w:hideMark/>
          </w:tcPr>
          <w:p w14:paraId="389AA1A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B0" w14:textId="77777777" w:rsidTr="00812830">
        <w:trPr>
          <w:trHeight w:val="240"/>
        </w:trPr>
        <w:tc>
          <w:tcPr>
            <w:tcW w:w="965" w:type="dxa"/>
            <w:tcBorders>
              <w:top w:val="nil"/>
              <w:left w:val="nil"/>
              <w:bottom w:val="nil"/>
              <w:right w:val="nil"/>
            </w:tcBorders>
            <w:shd w:val="clear" w:color="auto" w:fill="auto"/>
            <w:noWrap/>
            <w:vAlign w:val="bottom"/>
            <w:hideMark/>
          </w:tcPr>
          <w:p w14:paraId="389AA1A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724935</w:t>
            </w:r>
          </w:p>
        </w:tc>
        <w:tc>
          <w:tcPr>
            <w:tcW w:w="810" w:type="dxa"/>
            <w:tcBorders>
              <w:top w:val="nil"/>
              <w:left w:val="nil"/>
              <w:bottom w:val="nil"/>
              <w:right w:val="nil"/>
            </w:tcBorders>
            <w:shd w:val="clear" w:color="auto" w:fill="auto"/>
            <w:noWrap/>
            <w:vAlign w:val="bottom"/>
            <w:hideMark/>
          </w:tcPr>
          <w:p w14:paraId="389AA1A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A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Hayward Air Term </w:t>
            </w:r>
          </w:p>
        </w:tc>
        <w:tc>
          <w:tcPr>
            <w:tcW w:w="1407" w:type="dxa"/>
            <w:tcBorders>
              <w:top w:val="nil"/>
              <w:left w:val="nil"/>
              <w:bottom w:val="nil"/>
              <w:right w:val="nil"/>
            </w:tcBorders>
            <w:shd w:val="clear" w:color="auto" w:fill="auto"/>
            <w:noWrap/>
            <w:vAlign w:val="bottom"/>
            <w:hideMark/>
          </w:tcPr>
          <w:p w14:paraId="389AA1A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37.67</w:t>
            </w:r>
          </w:p>
        </w:tc>
        <w:tc>
          <w:tcPr>
            <w:tcW w:w="1507" w:type="dxa"/>
            <w:tcBorders>
              <w:top w:val="nil"/>
              <w:left w:val="nil"/>
              <w:bottom w:val="nil"/>
              <w:right w:val="nil"/>
            </w:tcBorders>
            <w:shd w:val="clear" w:color="auto" w:fill="auto"/>
            <w:noWrap/>
            <w:vAlign w:val="bottom"/>
            <w:hideMark/>
          </w:tcPr>
          <w:p w14:paraId="389AA1A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–122.12</w:t>
            </w:r>
          </w:p>
        </w:tc>
        <w:tc>
          <w:tcPr>
            <w:tcW w:w="1290" w:type="dxa"/>
            <w:tcBorders>
              <w:top w:val="nil"/>
              <w:left w:val="nil"/>
              <w:bottom w:val="nil"/>
              <w:right w:val="nil"/>
            </w:tcBorders>
            <w:shd w:val="clear" w:color="auto" w:fill="auto"/>
            <w:noWrap/>
            <w:vAlign w:val="bottom"/>
            <w:hideMark/>
          </w:tcPr>
          <w:p w14:paraId="389AA1A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B7" w14:textId="77777777" w:rsidTr="00812830">
        <w:trPr>
          <w:trHeight w:val="240"/>
        </w:trPr>
        <w:tc>
          <w:tcPr>
            <w:tcW w:w="965" w:type="dxa"/>
            <w:tcBorders>
              <w:left w:val="nil"/>
              <w:bottom w:val="nil"/>
              <w:right w:val="nil"/>
            </w:tcBorders>
            <w:shd w:val="clear" w:color="auto" w:fill="auto"/>
            <w:noWrap/>
            <w:vAlign w:val="bottom"/>
            <w:hideMark/>
          </w:tcPr>
          <w:p w14:paraId="389AA1B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724936</w:t>
            </w:r>
          </w:p>
        </w:tc>
        <w:tc>
          <w:tcPr>
            <w:tcW w:w="810" w:type="dxa"/>
            <w:tcBorders>
              <w:left w:val="nil"/>
              <w:bottom w:val="nil"/>
              <w:right w:val="nil"/>
            </w:tcBorders>
            <w:shd w:val="clear" w:color="auto" w:fill="auto"/>
            <w:noWrap/>
            <w:vAlign w:val="bottom"/>
            <w:hideMark/>
          </w:tcPr>
          <w:p w14:paraId="389AA1B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left w:val="nil"/>
              <w:bottom w:val="nil"/>
              <w:right w:val="nil"/>
            </w:tcBorders>
            <w:shd w:val="clear" w:color="auto" w:fill="auto"/>
            <w:noWrap/>
            <w:vAlign w:val="bottom"/>
            <w:hideMark/>
          </w:tcPr>
          <w:p w14:paraId="389AA1B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07" w:type="dxa"/>
            <w:tcBorders>
              <w:left w:val="nil"/>
              <w:bottom w:val="nil"/>
              <w:right w:val="nil"/>
            </w:tcBorders>
            <w:shd w:val="clear" w:color="auto" w:fill="auto"/>
            <w:noWrap/>
            <w:vAlign w:val="bottom"/>
            <w:hideMark/>
          </w:tcPr>
          <w:p w14:paraId="389AA1B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w:t>
            </w:r>
          </w:p>
        </w:tc>
        <w:tc>
          <w:tcPr>
            <w:tcW w:w="1507" w:type="dxa"/>
            <w:tcBorders>
              <w:left w:val="nil"/>
              <w:bottom w:val="nil"/>
              <w:right w:val="nil"/>
            </w:tcBorders>
            <w:shd w:val="clear" w:color="auto" w:fill="auto"/>
            <w:noWrap/>
            <w:vAlign w:val="bottom"/>
            <w:hideMark/>
          </w:tcPr>
          <w:p w14:paraId="389AA1B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left w:val="nil"/>
              <w:bottom w:val="nil"/>
              <w:right w:val="nil"/>
            </w:tcBorders>
            <w:shd w:val="clear" w:color="auto" w:fill="auto"/>
            <w:noWrap/>
            <w:vAlign w:val="bottom"/>
            <w:hideMark/>
          </w:tcPr>
          <w:p w14:paraId="389AA1B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BE" w14:textId="77777777" w:rsidTr="00812830">
        <w:trPr>
          <w:trHeight w:val="240"/>
        </w:trPr>
        <w:tc>
          <w:tcPr>
            <w:tcW w:w="965" w:type="dxa"/>
            <w:tcBorders>
              <w:top w:val="nil"/>
              <w:left w:val="nil"/>
              <w:bottom w:val="nil"/>
              <w:right w:val="nil"/>
            </w:tcBorders>
            <w:shd w:val="clear" w:color="auto" w:fill="auto"/>
            <w:noWrap/>
            <w:vAlign w:val="bottom"/>
            <w:hideMark/>
          </w:tcPr>
          <w:p w14:paraId="389AA1B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724940</w:t>
            </w:r>
          </w:p>
        </w:tc>
        <w:tc>
          <w:tcPr>
            <w:tcW w:w="810" w:type="dxa"/>
            <w:tcBorders>
              <w:top w:val="nil"/>
              <w:left w:val="nil"/>
              <w:bottom w:val="nil"/>
              <w:right w:val="nil"/>
            </w:tcBorders>
            <w:shd w:val="clear" w:color="auto" w:fill="auto"/>
            <w:noWrap/>
            <w:vAlign w:val="bottom"/>
            <w:hideMark/>
          </w:tcPr>
          <w:p w14:paraId="389AA1B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top w:val="nil"/>
              <w:left w:val="nil"/>
              <w:bottom w:val="nil"/>
              <w:right w:val="nil"/>
            </w:tcBorders>
            <w:shd w:val="clear" w:color="auto" w:fill="auto"/>
            <w:noWrap/>
            <w:vAlign w:val="bottom"/>
            <w:hideMark/>
          </w:tcPr>
          <w:p w14:paraId="389AA1B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07" w:type="dxa"/>
            <w:tcBorders>
              <w:top w:val="nil"/>
              <w:left w:val="nil"/>
              <w:bottom w:val="nil"/>
              <w:right w:val="nil"/>
            </w:tcBorders>
            <w:shd w:val="clear" w:color="auto" w:fill="auto"/>
            <w:noWrap/>
            <w:vAlign w:val="bottom"/>
            <w:hideMark/>
          </w:tcPr>
          <w:p w14:paraId="389AA1B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37.62</w:t>
            </w:r>
          </w:p>
        </w:tc>
        <w:tc>
          <w:tcPr>
            <w:tcW w:w="1507" w:type="dxa"/>
            <w:tcBorders>
              <w:top w:val="nil"/>
              <w:left w:val="nil"/>
              <w:bottom w:val="nil"/>
              <w:right w:val="nil"/>
            </w:tcBorders>
            <w:shd w:val="clear" w:color="auto" w:fill="auto"/>
            <w:noWrap/>
            <w:vAlign w:val="bottom"/>
            <w:hideMark/>
          </w:tcPr>
          <w:p w14:paraId="389AA1B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–122.40</w:t>
            </w:r>
          </w:p>
        </w:tc>
        <w:tc>
          <w:tcPr>
            <w:tcW w:w="1290" w:type="dxa"/>
            <w:tcBorders>
              <w:top w:val="nil"/>
              <w:left w:val="nil"/>
              <w:bottom w:val="nil"/>
              <w:right w:val="nil"/>
            </w:tcBorders>
            <w:shd w:val="clear" w:color="auto" w:fill="auto"/>
            <w:noWrap/>
            <w:vAlign w:val="bottom"/>
            <w:hideMark/>
          </w:tcPr>
          <w:p w14:paraId="389AA1B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C5" w14:textId="77777777" w:rsidTr="00812830">
        <w:trPr>
          <w:trHeight w:val="240"/>
        </w:trPr>
        <w:tc>
          <w:tcPr>
            <w:tcW w:w="965" w:type="dxa"/>
            <w:tcBorders>
              <w:top w:val="nil"/>
              <w:left w:val="nil"/>
              <w:bottom w:val="nil"/>
              <w:right w:val="nil"/>
            </w:tcBorders>
            <w:shd w:val="clear" w:color="auto" w:fill="auto"/>
            <w:noWrap/>
            <w:vAlign w:val="bottom"/>
            <w:hideMark/>
          </w:tcPr>
          <w:p w14:paraId="389AA1B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724945</w:t>
            </w:r>
          </w:p>
        </w:tc>
        <w:tc>
          <w:tcPr>
            <w:tcW w:w="810" w:type="dxa"/>
            <w:tcBorders>
              <w:top w:val="nil"/>
              <w:left w:val="nil"/>
              <w:bottom w:val="nil"/>
              <w:right w:val="nil"/>
            </w:tcBorders>
            <w:shd w:val="clear" w:color="auto" w:fill="auto"/>
            <w:noWrap/>
            <w:vAlign w:val="bottom"/>
            <w:hideMark/>
          </w:tcPr>
          <w:p w14:paraId="389AA1C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389AA1C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Jose Intl AP </w:t>
            </w:r>
          </w:p>
        </w:tc>
        <w:tc>
          <w:tcPr>
            <w:tcW w:w="1407" w:type="dxa"/>
            <w:tcBorders>
              <w:top w:val="nil"/>
              <w:left w:val="nil"/>
              <w:bottom w:val="nil"/>
              <w:right w:val="nil"/>
            </w:tcBorders>
            <w:shd w:val="clear" w:color="auto" w:fill="auto"/>
            <w:noWrap/>
            <w:vAlign w:val="bottom"/>
            <w:hideMark/>
          </w:tcPr>
          <w:p w14:paraId="389AA1C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389AA1C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389AA1C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CC" w14:textId="77777777" w:rsidTr="00812830">
        <w:trPr>
          <w:trHeight w:val="240"/>
        </w:trPr>
        <w:tc>
          <w:tcPr>
            <w:tcW w:w="965" w:type="dxa"/>
            <w:tcBorders>
              <w:top w:val="nil"/>
              <w:left w:val="nil"/>
              <w:bottom w:val="nil"/>
              <w:right w:val="nil"/>
            </w:tcBorders>
            <w:shd w:val="clear" w:color="auto" w:fill="auto"/>
            <w:noWrap/>
            <w:vAlign w:val="bottom"/>
            <w:hideMark/>
          </w:tcPr>
          <w:p w14:paraId="389AA1C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724955</w:t>
            </w:r>
          </w:p>
        </w:tc>
        <w:tc>
          <w:tcPr>
            <w:tcW w:w="810" w:type="dxa"/>
            <w:tcBorders>
              <w:top w:val="nil"/>
              <w:left w:val="nil"/>
              <w:bottom w:val="nil"/>
              <w:right w:val="nil"/>
            </w:tcBorders>
            <w:shd w:val="clear" w:color="auto" w:fill="auto"/>
            <w:noWrap/>
            <w:vAlign w:val="bottom"/>
            <w:hideMark/>
          </w:tcPr>
          <w:p w14:paraId="389AA1C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1C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Napa Co. Airport </w:t>
            </w:r>
          </w:p>
        </w:tc>
        <w:tc>
          <w:tcPr>
            <w:tcW w:w="1407" w:type="dxa"/>
            <w:tcBorders>
              <w:top w:val="nil"/>
              <w:left w:val="nil"/>
              <w:bottom w:val="nil"/>
              <w:right w:val="nil"/>
            </w:tcBorders>
            <w:shd w:val="clear" w:color="auto" w:fill="auto"/>
            <w:noWrap/>
            <w:vAlign w:val="bottom"/>
            <w:hideMark/>
          </w:tcPr>
          <w:p w14:paraId="389AA1C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38.22</w:t>
            </w:r>
          </w:p>
        </w:tc>
        <w:tc>
          <w:tcPr>
            <w:tcW w:w="1507" w:type="dxa"/>
            <w:tcBorders>
              <w:top w:val="nil"/>
              <w:left w:val="nil"/>
              <w:bottom w:val="nil"/>
              <w:right w:val="nil"/>
            </w:tcBorders>
            <w:shd w:val="clear" w:color="auto" w:fill="auto"/>
            <w:noWrap/>
            <w:vAlign w:val="bottom"/>
            <w:hideMark/>
          </w:tcPr>
          <w:p w14:paraId="389AA1C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–122.28</w:t>
            </w:r>
          </w:p>
        </w:tc>
        <w:tc>
          <w:tcPr>
            <w:tcW w:w="1290" w:type="dxa"/>
            <w:tcBorders>
              <w:top w:val="nil"/>
              <w:left w:val="nil"/>
              <w:bottom w:val="nil"/>
              <w:right w:val="nil"/>
            </w:tcBorders>
            <w:shd w:val="clear" w:color="auto" w:fill="auto"/>
            <w:noWrap/>
            <w:vAlign w:val="bottom"/>
            <w:hideMark/>
          </w:tcPr>
          <w:p w14:paraId="389AA1C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D3" w14:textId="77777777" w:rsidTr="00812830">
        <w:trPr>
          <w:trHeight w:val="240"/>
        </w:trPr>
        <w:tc>
          <w:tcPr>
            <w:tcW w:w="965" w:type="dxa"/>
            <w:tcBorders>
              <w:top w:val="nil"/>
              <w:left w:val="nil"/>
              <w:bottom w:val="nil"/>
              <w:right w:val="nil"/>
            </w:tcBorders>
            <w:shd w:val="clear" w:color="auto" w:fill="auto"/>
            <w:noWrap/>
            <w:vAlign w:val="bottom"/>
            <w:hideMark/>
          </w:tcPr>
          <w:p w14:paraId="389AA1C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724957</w:t>
            </w:r>
          </w:p>
        </w:tc>
        <w:tc>
          <w:tcPr>
            <w:tcW w:w="810" w:type="dxa"/>
            <w:tcBorders>
              <w:top w:val="nil"/>
              <w:left w:val="nil"/>
              <w:bottom w:val="nil"/>
              <w:right w:val="nil"/>
            </w:tcBorders>
            <w:shd w:val="clear" w:color="auto" w:fill="auto"/>
            <w:noWrap/>
            <w:vAlign w:val="bottom"/>
            <w:hideMark/>
          </w:tcPr>
          <w:p w14:paraId="389AA1C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389AA1C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Rosa (AWOS) </w:t>
            </w:r>
          </w:p>
        </w:tc>
        <w:tc>
          <w:tcPr>
            <w:tcW w:w="1407" w:type="dxa"/>
            <w:tcBorders>
              <w:top w:val="nil"/>
              <w:left w:val="nil"/>
              <w:bottom w:val="nil"/>
              <w:right w:val="nil"/>
            </w:tcBorders>
            <w:shd w:val="clear" w:color="auto" w:fill="auto"/>
            <w:noWrap/>
            <w:vAlign w:val="bottom"/>
            <w:hideMark/>
          </w:tcPr>
          <w:p w14:paraId="389AA1D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38.52</w:t>
            </w:r>
          </w:p>
        </w:tc>
        <w:tc>
          <w:tcPr>
            <w:tcW w:w="1507" w:type="dxa"/>
            <w:tcBorders>
              <w:top w:val="nil"/>
              <w:left w:val="nil"/>
              <w:bottom w:val="nil"/>
              <w:right w:val="nil"/>
            </w:tcBorders>
            <w:shd w:val="clear" w:color="auto" w:fill="auto"/>
            <w:noWrap/>
            <w:vAlign w:val="bottom"/>
            <w:hideMark/>
          </w:tcPr>
          <w:p w14:paraId="389AA1D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–122.82</w:t>
            </w:r>
          </w:p>
        </w:tc>
        <w:tc>
          <w:tcPr>
            <w:tcW w:w="1290" w:type="dxa"/>
            <w:tcBorders>
              <w:top w:val="nil"/>
              <w:left w:val="nil"/>
              <w:bottom w:val="nil"/>
              <w:right w:val="nil"/>
            </w:tcBorders>
            <w:shd w:val="clear" w:color="auto" w:fill="auto"/>
            <w:noWrap/>
            <w:vAlign w:val="bottom"/>
            <w:hideMark/>
          </w:tcPr>
          <w:p w14:paraId="389AA1D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DA" w14:textId="77777777" w:rsidTr="00812830">
        <w:trPr>
          <w:trHeight w:val="240"/>
        </w:trPr>
        <w:tc>
          <w:tcPr>
            <w:tcW w:w="965" w:type="dxa"/>
            <w:tcBorders>
              <w:top w:val="nil"/>
              <w:left w:val="nil"/>
              <w:bottom w:val="nil"/>
              <w:right w:val="nil"/>
            </w:tcBorders>
            <w:shd w:val="clear" w:color="auto" w:fill="auto"/>
            <w:noWrap/>
            <w:vAlign w:val="bottom"/>
            <w:hideMark/>
          </w:tcPr>
          <w:p w14:paraId="389AA1D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725845</w:t>
            </w:r>
          </w:p>
        </w:tc>
        <w:tc>
          <w:tcPr>
            <w:tcW w:w="810" w:type="dxa"/>
            <w:tcBorders>
              <w:top w:val="nil"/>
              <w:left w:val="nil"/>
              <w:bottom w:val="nil"/>
              <w:right w:val="nil"/>
            </w:tcBorders>
            <w:shd w:val="clear" w:color="auto" w:fill="auto"/>
            <w:noWrap/>
            <w:vAlign w:val="bottom"/>
            <w:hideMark/>
          </w:tcPr>
          <w:p w14:paraId="389AA1D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389AA1D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Blue Canyon AP </w:t>
            </w:r>
          </w:p>
        </w:tc>
        <w:tc>
          <w:tcPr>
            <w:tcW w:w="1407" w:type="dxa"/>
            <w:tcBorders>
              <w:top w:val="nil"/>
              <w:left w:val="nil"/>
              <w:bottom w:val="nil"/>
              <w:right w:val="nil"/>
            </w:tcBorders>
            <w:shd w:val="clear" w:color="auto" w:fill="auto"/>
            <w:noWrap/>
            <w:vAlign w:val="bottom"/>
            <w:hideMark/>
          </w:tcPr>
          <w:p w14:paraId="389AA1D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39.3</w:t>
            </w:r>
          </w:p>
        </w:tc>
        <w:tc>
          <w:tcPr>
            <w:tcW w:w="1507" w:type="dxa"/>
            <w:tcBorders>
              <w:top w:val="nil"/>
              <w:left w:val="nil"/>
              <w:bottom w:val="nil"/>
              <w:right w:val="nil"/>
            </w:tcBorders>
            <w:shd w:val="clear" w:color="auto" w:fill="auto"/>
            <w:noWrap/>
            <w:vAlign w:val="bottom"/>
            <w:hideMark/>
          </w:tcPr>
          <w:p w14:paraId="389AA1D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–120.72</w:t>
            </w:r>
          </w:p>
        </w:tc>
        <w:tc>
          <w:tcPr>
            <w:tcW w:w="1290" w:type="dxa"/>
            <w:tcBorders>
              <w:top w:val="nil"/>
              <w:left w:val="nil"/>
              <w:bottom w:val="nil"/>
              <w:right w:val="nil"/>
            </w:tcBorders>
            <w:shd w:val="clear" w:color="auto" w:fill="auto"/>
            <w:noWrap/>
            <w:vAlign w:val="bottom"/>
            <w:hideMark/>
          </w:tcPr>
          <w:p w14:paraId="389AA1D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E1" w14:textId="77777777" w:rsidTr="00812830">
        <w:trPr>
          <w:trHeight w:val="240"/>
        </w:trPr>
        <w:tc>
          <w:tcPr>
            <w:tcW w:w="965" w:type="dxa"/>
            <w:tcBorders>
              <w:top w:val="nil"/>
              <w:left w:val="nil"/>
              <w:bottom w:val="nil"/>
              <w:right w:val="nil"/>
            </w:tcBorders>
            <w:shd w:val="clear" w:color="auto" w:fill="auto"/>
            <w:noWrap/>
            <w:vAlign w:val="bottom"/>
            <w:hideMark/>
          </w:tcPr>
          <w:p w14:paraId="389AA1D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725846</w:t>
            </w:r>
          </w:p>
        </w:tc>
        <w:tc>
          <w:tcPr>
            <w:tcW w:w="810" w:type="dxa"/>
            <w:tcBorders>
              <w:top w:val="nil"/>
              <w:left w:val="nil"/>
              <w:bottom w:val="nil"/>
              <w:right w:val="nil"/>
            </w:tcBorders>
            <w:shd w:val="clear" w:color="auto" w:fill="auto"/>
            <w:noWrap/>
            <w:vAlign w:val="bottom"/>
            <w:hideMark/>
          </w:tcPr>
          <w:p w14:paraId="389AA1D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0.66</w:t>
            </w:r>
          </w:p>
        </w:tc>
        <w:tc>
          <w:tcPr>
            <w:tcW w:w="4942" w:type="dxa"/>
            <w:tcBorders>
              <w:top w:val="nil"/>
              <w:left w:val="nil"/>
              <w:bottom w:val="nil"/>
              <w:right w:val="nil"/>
            </w:tcBorders>
            <w:shd w:val="clear" w:color="auto" w:fill="auto"/>
            <w:noWrap/>
            <w:vAlign w:val="bottom"/>
            <w:hideMark/>
          </w:tcPr>
          <w:p w14:paraId="389AA1D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Truckee–Tahoe </w:t>
            </w:r>
          </w:p>
        </w:tc>
        <w:tc>
          <w:tcPr>
            <w:tcW w:w="1407" w:type="dxa"/>
            <w:tcBorders>
              <w:top w:val="nil"/>
              <w:left w:val="nil"/>
              <w:bottom w:val="nil"/>
              <w:right w:val="nil"/>
            </w:tcBorders>
            <w:shd w:val="clear" w:color="auto" w:fill="auto"/>
            <w:noWrap/>
            <w:vAlign w:val="bottom"/>
            <w:hideMark/>
          </w:tcPr>
          <w:p w14:paraId="389AA1D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39.32</w:t>
            </w:r>
          </w:p>
        </w:tc>
        <w:tc>
          <w:tcPr>
            <w:tcW w:w="1507" w:type="dxa"/>
            <w:tcBorders>
              <w:top w:val="nil"/>
              <w:left w:val="nil"/>
              <w:bottom w:val="nil"/>
              <w:right w:val="nil"/>
            </w:tcBorders>
            <w:shd w:val="clear" w:color="auto" w:fill="auto"/>
            <w:noWrap/>
            <w:vAlign w:val="bottom"/>
            <w:hideMark/>
          </w:tcPr>
          <w:p w14:paraId="389AA1D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–120.13</w:t>
            </w:r>
          </w:p>
        </w:tc>
        <w:tc>
          <w:tcPr>
            <w:tcW w:w="1290" w:type="dxa"/>
            <w:tcBorders>
              <w:top w:val="nil"/>
              <w:left w:val="nil"/>
              <w:bottom w:val="nil"/>
              <w:right w:val="nil"/>
            </w:tcBorders>
            <w:shd w:val="clear" w:color="auto" w:fill="auto"/>
            <w:noWrap/>
            <w:vAlign w:val="bottom"/>
            <w:hideMark/>
          </w:tcPr>
          <w:p w14:paraId="389AA1E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E8" w14:textId="77777777" w:rsidTr="00812830">
        <w:trPr>
          <w:trHeight w:val="240"/>
        </w:trPr>
        <w:tc>
          <w:tcPr>
            <w:tcW w:w="965" w:type="dxa"/>
            <w:tcBorders>
              <w:top w:val="nil"/>
              <w:left w:val="nil"/>
              <w:bottom w:val="nil"/>
              <w:right w:val="nil"/>
            </w:tcBorders>
            <w:shd w:val="clear" w:color="auto" w:fill="auto"/>
            <w:noWrap/>
            <w:vAlign w:val="bottom"/>
            <w:hideMark/>
          </w:tcPr>
          <w:p w14:paraId="389AA1E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725847</w:t>
            </w:r>
          </w:p>
        </w:tc>
        <w:tc>
          <w:tcPr>
            <w:tcW w:w="810" w:type="dxa"/>
            <w:tcBorders>
              <w:top w:val="nil"/>
              <w:left w:val="nil"/>
              <w:bottom w:val="nil"/>
              <w:right w:val="nil"/>
            </w:tcBorders>
            <w:shd w:val="clear" w:color="auto" w:fill="auto"/>
            <w:noWrap/>
            <w:vAlign w:val="bottom"/>
            <w:hideMark/>
          </w:tcPr>
          <w:p w14:paraId="389AA1E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0.64</w:t>
            </w:r>
          </w:p>
        </w:tc>
        <w:tc>
          <w:tcPr>
            <w:tcW w:w="4942" w:type="dxa"/>
            <w:tcBorders>
              <w:top w:val="nil"/>
              <w:left w:val="nil"/>
              <w:bottom w:val="nil"/>
              <w:right w:val="nil"/>
            </w:tcBorders>
            <w:shd w:val="clear" w:color="auto" w:fill="auto"/>
            <w:noWrap/>
            <w:vAlign w:val="bottom"/>
            <w:hideMark/>
          </w:tcPr>
          <w:p w14:paraId="389AA1E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South Lake Tahoe </w:t>
            </w:r>
          </w:p>
        </w:tc>
        <w:tc>
          <w:tcPr>
            <w:tcW w:w="1407" w:type="dxa"/>
            <w:tcBorders>
              <w:top w:val="nil"/>
              <w:left w:val="nil"/>
              <w:bottom w:val="nil"/>
              <w:right w:val="nil"/>
            </w:tcBorders>
            <w:shd w:val="clear" w:color="auto" w:fill="auto"/>
            <w:noWrap/>
            <w:vAlign w:val="bottom"/>
            <w:hideMark/>
          </w:tcPr>
          <w:p w14:paraId="389AA1E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38.9</w:t>
            </w:r>
          </w:p>
        </w:tc>
        <w:tc>
          <w:tcPr>
            <w:tcW w:w="1507" w:type="dxa"/>
            <w:tcBorders>
              <w:top w:val="nil"/>
              <w:left w:val="nil"/>
              <w:bottom w:val="nil"/>
              <w:right w:val="nil"/>
            </w:tcBorders>
            <w:shd w:val="clear" w:color="auto" w:fill="auto"/>
            <w:noWrap/>
            <w:vAlign w:val="bottom"/>
            <w:hideMark/>
          </w:tcPr>
          <w:p w14:paraId="389AA1E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–120.00</w:t>
            </w:r>
          </w:p>
        </w:tc>
        <w:tc>
          <w:tcPr>
            <w:tcW w:w="1290" w:type="dxa"/>
            <w:tcBorders>
              <w:top w:val="nil"/>
              <w:left w:val="nil"/>
              <w:bottom w:val="nil"/>
              <w:right w:val="nil"/>
            </w:tcBorders>
            <w:shd w:val="clear" w:color="auto" w:fill="auto"/>
            <w:noWrap/>
            <w:vAlign w:val="bottom"/>
            <w:hideMark/>
          </w:tcPr>
          <w:p w14:paraId="389AA1E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EF" w14:textId="77777777" w:rsidTr="00812830">
        <w:trPr>
          <w:trHeight w:val="240"/>
        </w:trPr>
        <w:tc>
          <w:tcPr>
            <w:tcW w:w="965" w:type="dxa"/>
            <w:tcBorders>
              <w:top w:val="nil"/>
              <w:left w:val="nil"/>
              <w:bottom w:val="nil"/>
              <w:right w:val="nil"/>
            </w:tcBorders>
            <w:shd w:val="clear" w:color="auto" w:fill="auto"/>
            <w:noWrap/>
            <w:vAlign w:val="bottom"/>
            <w:hideMark/>
          </w:tcPr>
          <w:p w14:paraId="389AA1E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725905</w:t>
            </w:r>
          </w:p>
        </w:tc>
        <w:tc>
          <w:tcPr>
            <w:tcW w:w="810" w:type="dxa"/>
            <w:tcBorders>
              <w:top w:val="nil"/>
              <w:left w:val="nil"/>
              <w:bottom w:val="nil"/>
              <w:right w:val="nil"/>
            </w:tcBorders>
            <w:shd w:val="clear" w:color="auto" w:fill="auto"/>
            <w:noWrap/>
            <w:vAlign w:val="bottom"/>
            <w:hideMark/>
          </w:tcPr>
          <w:p w14:paraId="389AA1E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E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Ukiah Municipal AP </w:t>
            </w:r>
          </w:p>
        </w:tc>
        <w:tc>
          <w:tcPr>
            <w:tcW w:w="1407" w:type="dxa"/>
            <w:tcBorders>
              <w:top w:val="nil"/>
              <w:left w:val="nil"/>
              <w:bottom w:val="nil"/>
              <w:right w:val="nil"/>
            </w:tcBorders>
            <w:shd w:val="clear" w:color="auto" w:fill="auto"/>
            <w:noWrap/>
            <w:vAlign w:val="bottom"/>
            <w:hideMark/>
          </w:tcPr>
          <w:p w14:paraId="389AA1E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389AA1E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–123.20</w:t>
            </w:r>
          </w:p>
        </w:tc>
        <w:tc>
          <w:tcPr>
            <w:tcW w:w="1290" w:type="dxa"/>
            <w:tcBorders>
              <w:top w:val="nil"/>
              <w:left w:val="nil"/>
              <w:bottom w:val="nil"/>
              <w:right w:val="nil"/>
            </w:tcBorders>
            <w:shd w:val="clear" w:color="auto" w:fill="auto"/>
            <w:noWrap/>
            <w:vAlign w:val="bottom"/>
            <w:hideMark/>
          </w:tcPr>
          <w:p w14:paraId="389AA1E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F6" w14:textId="77777777" w:rsidTr="00812830">
        <w:trPr>
          <w:trHeight w:val="240"/>
        </w:trPr>
        <w:tc>
          <w:tcPr>
            <w:tcW w:w="965" w:type="dxa"/>
            <w:tcBorders>
              <w:top w:val="nil"/>
              <w:left w:val="nil"/>
              <w:bottom w:val="nil"/>
              <w:right w:val="nil"/>
            </w:tcBorders>
            <w:shd w:val="clear" w:color="auto" w:fill="auto"/>
            <w:noWrap/>
            <w:vAlign w:val="bottom"/>
            <w:hideMark/>
          </w:tcPr>
          <w:p w14:paraId="389AA1F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725910</w:t>
            </w:r>
          </w:p>
        </w:tc>
        <w:tc>
          <w:tcPr>
            <w:tcW w:w="810" w:type="dxa"/>
            <w:tcBorders>
              <w:top w:val="nil"/>
              <w:left w:val="nil"/>
              <w:bottom w:val="nil"/>
              <w:right w:val="nil"/>
            </w:tcBorders>
            <w:shd w:val="clear" w:color="auto" w:fill="auto"/>
            <w:noWrap/>
            <w:vAlign w:val="bottom"/>
            <w:hideMark/>
          </w:tcPr>
          <w:p w14:paraId="389AA1F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1F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40.15 –122.25 California</w:t>
            </w:r>
          </w:p>
        </w:tc>
        <w:tc>
          <w:tcPr>
            <w:tcW w:w="1407" w:type="dxa"/>
            <w:tcBorders>
              <w:top w:val="nil"/>
              <w:left w:val="nil"/>
              <w:bottom w:val="nil"/>
              <w:right w:val="nil"/>
            </w:tcBorders>
            <w:shd w:val="clear" w:color="auto" w:fill="auto"/>
            <w:noWrap/>
            <w:vAlign w:val="bottom"/>
            <w:hideMark/>
          </w:tcPr>
          <w:p w14:paraId="389AA1F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40.15</w:t>
            </w:r>
          </w:p>
        </w:tc>
        <w:tc>
          <w:tcPr>
            <w:tcW w:w="1507" w:type="dxa"/>
            <w:tcBorders>
              <w:top w:val="nil"/>
              <w:left w:val="nil"/>
              <w:bottom w:val="nil"/>
              <w:right w:val="nil"/>
            </w:tcBorders>
            <w:shd w:val="clear" w:color="auto" w:fill="auto"/>
            <w:noWrap/>
            <w:vAlign w:val="bottom"/>
            <w:hideMark/>
          </w:tcPr>
          <w:p w14:paraId="389AA1F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–122.25</w:t>
            </w:r>
          </w:p>
        </w:tc>
        <w:tc>
          <w:tcPr>
            <w:tcW w:w="1290" w:type="dxa"/>
            <w:tcBorders>
              <w:top w:val="nil"/>
              <w:left w:val="nil"/>
              <w:bottom w:val="nil"/>
              <w:right w:val="nil"/>
            </w:tcBorders>
            <w:shd w:val="clear" w:color="auto" w:fill="auto"/>
            <w:noWrap/>
            <w:vAlign w:val="bottom"/>
            <w:hideMark/>
          </w:tcPr>
          <w:p w14:paraId="389AA1F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FD" w14:textId="77777777" w:rsidTr="00812830">
        <w:trPr>
          <w:trHeight w:val="240"/>
        </w:trPr>
        <w:tc>
          <w:tcPr>
            <w:tcW w:w="965" w:type="dxa"/>
            <w:tcBorders>
              <w:top w:val="nil"/>
              <w:left w:val="nil"/>
              <w:bottom w:val="nil"/>
              <w:right w:val="nil"/>
            </w:tcBorders>
            <w:shd w:val="clear" w:color="auto" w:fill="auto"/>
            <w:noWrap/>
            <w:vAlign w:val="bottom"/>
            <w:hideMark/>
          </w:tcPr>
          <w:p w14:paraId="389AA1F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725920</w:t>
            </w:r>
          </w:p>
        </w:tc>
        <w:tc>
          <w:tcPr>
            <w:tcW w:w="810" w:type="dxa"/>
            <w:tcBorders>
              <w:top w:val="nil"/>
              <w:left w:val="nil"/>
              <w:bottom w:val="nil"/>
              <w:right w:val="nil"/>
            </w:tcBorders>
            <w:shd w:val="clear" w:color="auto" w:fill="auto"/>
            <w:noWrap/>
            <w:vAlign w:val="bottom"/>
            <w:hideMark/>
          </w:tcPr>
          <w:p w14:paraId="389AA1F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F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40.52 –122.</w:t>
            </w:r>
          </w:p>
        </w:tc>
        <w:tc>
          <w:tcPr>
            <w:tcW w:w="1407" w:type="dxa"/>
            <w:tcBorders>
              <w:top w:val="nil"/>
              <w:left w:val="nil"/>
              <w:bottom w:val="nil"/>
              <w:right w:val="nil"/>
            </w:tcBorders>
            <w:shd w:val="clear" w:color="auto" w:fill="auto"/>
            <w:noWrap/>
            <w:vAlign w:val="bottom"/>
            <w:hideMark/>
          </w:tcPr>
          <w:p w14:paraId="389AA1F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40.52</w:t>
            </w:r>
          </w:p>
        </w:tc>
        <w:tc>
          <w:tcPr>
            <w:tcW w:w="1507" w:type="dxa"/>
            <w:tcBorders>
              <w:top w:val="nil"/>
              <w:left w:val="nil"/>
              <w:bottom w:val="nil"/>
              <w:right w:val="nil"/>
            </w:tcBorders>
            <w:shd w:val="clear" w:color="auto" w:fill="auto"/>
            <w:noWrap/>
            <w:vAlign w:val="bottom"/>
            <w:hideMark/>
          </w:tcPr>
          <w:p w14:paraId="389AA1F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–122.32</w:t>
            </w:r>
          </w:p>
        </w:tc>
        <w:tc>
          <w:tcPr>
            <w:tcW w:w="1290" w:type="dxa"/>
            <w:tcBorders>
              <w:top w:val="nil"/>
              <w:left w:val="nil"/>
              <w:bottom w:val="nil"/>
              <w:right w:val="nil"/>
            </w:tcBorders>
            <w:shd w:val="clear" w:color="auto" w:fill="auto"/>
            <w:noWrap/>
            <w:vAlign w:val="bottom"/>
            <w:hideMark/>
          </w:tcPr>
          <w:p w14:paraId="389AA1F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FF"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1FE"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NORMATIVE APPENDIX X:</w:t>
            </w:r>
          </w:p>
        </w:tc>
      </w:tr>
      <w:tr w:rsidR="00812830" w:rsidRPr="002A4574" w14:paraId="389AA201"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200"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812830" w:rsidRPr="002A4574" w14:paraId="389AA203" w14:textId="77777777" w:rsidTr="005948A3">
        <w:trPr>
          <w:trHeight w:val="240"/>
        </w:trPr>
        <w:tc>
          <w:tcPr>
            <w:tcW w:w="10921" w:type="dxa"/>
            <w:gridSpan w:val="6"/>
            <w:tcBorders>
              <w:top w:val="nil"/>
              <w:left w:val="nil"/>
              <w:right w:val="nil"/>
            </w:tcBorders>
            <w:shd w:val="clear" w:color="auto" w:fill="auto"/>
            <w:noWrap/>
            <w:vAlign w:val="bottom"/>
            <w:hideMark/>
          </w:tcPr>
          <w:p w14:paraId="389AA202"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lastRenderedPageBreak/>
              <w:t>TABLE X1 U.S. Climates</w:t>
            </w:r>
          </w:p>
        </w:tc>
      </w:tr>
      <w:tr w:rsidR="00812830" w:rsidRPr="002A4574" w14:paraId="389AA20A" w14:textId="77777777" w:rsidTr="005948A3">
        <w:trPr>
          <w:trHeight w:val="240"/>
        </w:trPr>
        <w:tc>
          <w:tcPr>
            <w:tcW w:w="965" w:type="dxa"/>
            <w:tcBorders>
              <w:top w:val="nil"/>
              <w:left w:val="nil"/>
              <w:bottom w:val="single" w:sz="4" w:space="0" w:color="auto"/>
              <w:right w:val="nil"/>
            </w:tcBorders>
            <w:shd w:val="clear" w:color="auto" w:fill="auto"/>
            <w:noWrap/>
            <w:vAlign w:val="bottom"/>
            <w:hideMark/>
          </w:tcPr>
          <w:p w14:paraId="389AA204"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389AA205" w14:textId="77777777" w:rsidR="00812830" w:rsidRPr="002A4574" w:rsidRDefault="00812830" w:rsidP="005948A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389AA206"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389AA207"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389AA208"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389AA209"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State</w:t>
            </w:r>
          </w:p>
        </w:tc>
      </w:tr>
      <w:tr w:rsidR="00812830" w:rsidRPr="002A4574" w14:paraId="389AA211" w14:textId="77777777" w:rsidTr="005948A3">
        <w:trPr>
          <w:trHeight w:val="240"/>
        </w:trPr>
        <w:tc>
          <w:tcPr>
            <w:tcW w:w="965" w:type="dxa"/>
            <w:tcBorders>
              <w:top w:val="single" w:sz="4" w:space="0" w:color="auto"/>
              <w:left w:val="nil"/>
              <w:bottom w:val="nil"/>
              <w:right w:val="nil"/>
            </w:tcBorders>
            <w:shd w:val="clear" w:color="auto" w:fill="auto"/>
            <w:noWrap/>
            <w:vAlign w:val="bottom"/>
            <w:hideMark/>
          </w:tcPr>
          <w:p w14:paraId="389AA20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725945</w:t>
            </w:r>
          </w:p>
        </w:tc>
        <w:tc>
          <w:tcPr>
            <w:tcW w:w="810" w:type="dxa"/>
            <w:tcBorders>
              <w:top w:val="single" w:sz="4" w:space="0" w:color="auto"/>
              <w:left w:val="nil"/>
              <w:bottom w:val="nil"/>
              <w:right w:val="nil"/>
            </w:tcBorders>
            <w:shd w:val="clear" w:color="auto" w:fill="auto"/>
            <w:noWrap/>
            <w:vAlign w:val="bottom"/>
            <w:hideMark/>
          </w:tcPr>
          <w:p w14:paraId="389AA20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0.56</w:t>
            </w:r>
          </w:p>
        </w:tc>
        <w:tc>
          <w:tcPr>
            <w:tcW w:w="4942" w:type="dxa"/>
            <w:tcBorders>
              <w:top w:val="single" w:sz="4" w:space="0" w:color="auto"/>
              <w:left w:val="nil"/>
              <w:bottom w:val="nil"/>
              <w:right w:val="nil"/>
            </w:tcBorders>
            <w:shd w:val="clear" w:color="auto" w:fill="auto"/>
            <w:noWrap/>
            <w:vAlign w:val="bottom"/>
            <w:hideMark/>
          </w:tcPr>
          <w:p w14:paraId="389AA20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Arcata Airport 40.98 –124.10 California</w:t>
            </w:r>
          </w:p>
        </w:tc>
        <w:tc>
          <w:tcPr>
            <w:tcW w:w="1407" w:type="dxa"/>
            <w:tcBorders>
              <w:top w:val="single" w:sz="4" w:space="0" w:color="auto"/>
              <w:left w:val="nil"/>
              <w:bottom w:val="nil"/>
              <w:right w:val="nil"/>
            </w:tcBorders>
            <w:shd w:val="clear" w:color="auto" w:fill="auto"/>
            <w:noWrap/>
            <w:vAlign w:val="bottom"/>
            <w:hideMark/>
          </w:tcPr>
          <w:p w14:paraId="389AA20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40.98</w:t>
            </w:r>
          </w:p>
        </w:tc>
        <w:tc>
          <w:tcPr>
            <w:tcW w:w="1507" w:type="dxa"/>
            <w:tcBorders>
              <w:top w:val="single" w:sz="4" w:space="0" w:color="auto"/>
              <w:left w:val="nil"/>
              <w:bottom w:val="nil"/>
              <w:right w:val="nil"/>
            </w:tcBorders>
            <w:shd w:val="clear" w:color="auto" w:fill="auto"/>
            <w:noWrap/>
            <w:vAlign w:val="bottom"/>
            <w:hideMark/>
          </w:tcPr>
          <w:p w14:paraId="389AA20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–124.10</w:t>
            </w:r>
          </w:p>
        </w:tc>
        <w:tc>
          <w:tcPr>
            <w:tcW w:w="1290" w:type="dxa"/>
            <w:tcBorders>
              <w:top w:val="single" w:sz="4" w:space="0" w:color="auto"/>
              <w:left w:val="nil"/>
              <w:bottom w:val="nil"/>
              <w:right w:val="nil"/>
            </w:tcBorders>
            <w:shd w:val="clear" w:color="auto" w:fill="auto"/>
            <w:noWrap/>
            <w:vAlign w:val="bottom"/>
            <w:hideMark/>
          </w:tcPr>
          <w:p w14:paraId="389AA21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18" w14:textId="77777777" w:rsidTr="00812830">
        <w:trPr>
          <w:trHeight w:val="240"/>
        </w:trPr>
        <w:tc>
          <w:tcPr>
            <w:tcW w:w="965" w:type="dxa"/>
            <w:tcBorders>
              <w:top w:val="nil"/>
              <w:left w:val="nil"/>
              <w:bottom w:val="nil"/>
              <w:right w:val="nil"/>
            </w:tcBorders>
            <w:shd w:val="clear" w:color="auto" w:fill="auto"/>
            <w:noWrap/>
            <w:vAlign w:val="bottom"/>
            <w:hideMark/>
          </w:tcPr>
          <w:p w14:paraId="389AA21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725946</w:t>
            </w:r>
          </w:p>
        </w:tc>
        <w:tc>
          <w:tcPr>
            <w:tcW w:w="810" w:type="dxa"/>
            <w:tcBorders>
              <w:top w:val="nil"/>
              <w:left w:val="nil"/>
              <w:bottom w:val="nil"/>
              <w:right w:val="nil"/>
            </w:tcBorders>
            <w:shd w:val="clear" w:color="auto" w:fill="auto"/>
            <w:noWrap/>
            <w:vAlign w:val="bottom"/>
            <w:hideMark/>
          </w:tcPr>
          <w:p w14:paraId="389AA21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top w:val="nil"/>
              <w:left w:val="nil"/>
              <w:bottom w:val="nil"/>
              <w:right w:val="nil"/>
            </w:tcBorders>
            <w:shd w:val="clear" w:color="auto" w:fill="auto"/>
            <w:noWrap/>
            <w:vAlign w:val="bottom"/>
            <w:hideMark/>
          </w:tcPr>
          <w:p w14:paraId="389AA21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r w:rsidRPr="002A4574">
              <w:rPr>
                <w:rFonts w:ascii="Calibri" w:hAnsi="Calibri"/>
                <w:color w:val="000000"/>
                <w:sz w:val="18"/>
                <w:szCs w:val="18"/>
              </w:rPr>
              <w:t xml:space="preserve"> Ai 41.78 –124.2</w:t>
            </w:r>
          </w:p>
        </w:tc>
        <w:tc>
          <w:tcPr>
            <w:tcW w:w="1407" w:type="dxa"/>
            <w:tcBorders>
              <w:top w:val="nil"/>
              <w:left w:val="nil"/>
              <w:bottom w:val="nil"/>
              <w:right w:val="nil"/>
            </w:tcBorders>
            <w:shd w:val="clear" w:color="auto" w:fill="auto"/>
            <w:noWrap/>
            <w:vAlign w:val="bottom"/>
            <w:hideMark/>
          </w:tcPr>
          <w:p w14:paraId="389AA21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nil"/>
              <w:left w:val="nil"/>
              <w:bottom w:val="nil"/>
              <w:right w:val="nil"/>
            </w:tcBorders>
            <w:shd w:val="clear" w:color="auto" w:fill="auto"/>
            <w:noWrap/>
            <w:vAlign w:val="bottom"/>
            <w:hideMark/>
          </w:tcPr>
          <w:p w14:paraId="389AA21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–124.23</w:t>
            </w:r>
          </w:p>
        </w:tc>
        <w:tc>
          <w:tcPr>
            <w:tcW w:w="1290" w:type="dxa"/>
            <w:tcBorders>
              <w:top w:val="nil"/>
              <w:left w:val="nil"/>
              <w:bottom w:val="nil"/>
              <w:right w:val="nil"/>
            </w:tcBorders>
            <w:shd w:val="clear" w:color="auto" w:fill="auto"/>
            <w:noWrap/>
            <w:vAlign w:val="bottom"/>
            <w:hideMark/>
          </w:tcPr>
          <w:p w14:paraId="389AA21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1F" w14:textId="77777777" w:rsidTr="00812830">
        <w:trPr>
          <w:trHeight w:val="240"/>
        </w:trPr>
        <w:tc>
          <w:tcPr>
            <w:tcW w:w="965" w:type="dxa"/>
            <w:tcBorders>
              <w:top w:val="nil"/>
              <w:left w:val="nil"/>
              <w:bottom w:val="nil"/>
              <w:right w:val="nil"/>
            </w:tcBorders>
            <w:shd w:val="clear" w:color="auto" w:fill="auto"/>
            <w:noWrap/>
            <w:vAlign w:val="bottom"/>
            <w:hideMark/>
          </w:tcPr>
          <w:p w14:paraId="389AA21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725955</w:t>
            </w:r>
          </w:p>
        </w:tc>
        <w:tc>
          <w:tcPr>
            <w:tcW w:w="810" w:type="dxa"/>
            <w:tcBorders>
              <w:top w:val="nil"/>
              <w:left w:val="nil"/>
              <w:bottom w:val="nil"/>
              <w:right w:val="nil"/>
            </w:tcBorders>
            <w:shd w:val="clear" w:color="auto" w:fill="auto"/>
            <w:noWrap/>
            <w:vAlign w:val="bottom"/>
            <w:hideMark/>
          </w:tcPr>
          <w:p w14:paraId="389AA21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21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1407" w:type="dxa"/>
            <w:tcBorders>
              <w:top w:val="nil"/>
              <w:left w:val="nil"/>
              <w:bottom w:val="nil"/>
              <w:right w:val="nil"/>
            </w:tcBorders>
            <w:shd w:val="clear" w:color="auto" w:fill="auto"/>
            <w:noWrap/>
            <w:vAlign w:val="bottom"/>
            <w:hideMark/>
          </w:tcPr>
          <w:p w14:paraId="389AA21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nil"/>
              <w:left w:val="nil"/>
              <w:bottom w:val="nil"/>
              <w:right w:val="nil"/>
            </w:tcBorders>
            <w:shd w:val="clear" w:color="auto" w:fill="auto"/>
            <w:noWrap/>
            <w:vAlign w:val="bottom"/>
            <w:hideMark/>
          </w:tcPr>
          <w:p w14:paraId="389AA21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–122.47</w:t>
            </w:r>
          </w:p>
        </w:tc>
        <w:tc>
          <w:tcPr>
            <w:tcW w:w="1290" w:type="dxa"/>
            <w:tcBorders>
              <w:top w:val="nil"/>
              <w:left w:val="nil"/>
              <w:bottom w:val="nil"/>
              <w:right w:val="nil"/>
            </w:tcBorders>
            <w:shd w:val="clear" w:color="auto" w:fill="auto"/>
            <w:noWrap/>
            <w:vAlign w:val="bottom"/>
            <w:hideMark/>
          </w:tcPr>
          <w:p w14:paraId="389AA21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26" w14:textId="77777777" w:rsidTr="00812830">
        <w:trPr>
          <w:trHeight w:val="240"/>
        </w:trPr>
        <w:tc>
          <w:tcPr>
            <w:tcW w:w="965" w:type="dxa"/>
            <w:tcBorders>
              <w:top w:val="nil"/>
              <w:left w:val="nil"/>
              <w:bottom w:val="nil"/>
              <w:right w:val="nil"/>
            </w:tcBorders>
            <w:shd w:val="clear" w:color="auto" w:fill="auto"/>
            <w:noWrap/>
            <w:vAlign w:val="bottom"/>
            <w:hideMark/>
          </w:tcPr>
          <w:p w14:paraId="389AA22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725958</w:t>
            </w:r>
          </w:p>
        </w:tc>
        <w:tc>
          <w:tcPr>
            <w:tcW w:w="810" w:type="dxa"/>
            <w:tcBorders>
              <w:top w:val="nil"/>
              <w:left w:val="nil"/>
              <w:bottom w:val="nil"/>
              <w:right w:val="nil"/>
            </w:tcBorders>
            <w:shd w:val="clear" w:color="auto" w:fill="auto"/>
            <w:noWrap/>
            <w:vAlign w:val="bottom"/>
            <w:hideMark/>
          </w:tcPr>
          <w:p w14:paraId="389AA22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389AA22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Alturas 41.50 –120.5</w:t>
            </w:r>
          </w:p>
        </w:tc>
        <w:tc>
          <w:tcPr>
            <w:tcW w:w="1407" w:type="dxa"/>
            <w:tcBorders>
              <w:top w:val="nil"/>
              <w:left w:val="nil"/>
              <w:bottom w:val="nil"/>
              <w:right w:val="nil"/>
            </w:tcBorders>
            <w:shd w:val="clear" w:color="auto" w:fill="auto"/>
            <w:noWrap/>
            <w:vAlign w:val="bottom"/>
            <w:hideMark/>
          </w:tcPr>
          <w:p w14:paraId="389AA22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41.5</w:t>
            </w:r>
          </w:p>
        </w:tc>
        <w:tc>
          <w:tcPr>
            <w:tcW w:w="1507" w:type="dxa"/>
            <w:tcBorders>
              <w:top w:val="nil"/>
              <w:left w:val="nil"/>
              <w:bottom w:val="nil"/>
              <w:right w:val="nil"/>
            </w:tcBorders>
            <w:shd w:val="clear" w:color="auto" w:fill="auto"/>
            <w:noWrap/>
            <w:vAlign w:val="bottom"/>
            <w:hideMark/>
          </w:tcPr>
          <w:p w14:paraId="389AA22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–120.53</w:t>
            </w:r>
          </w:p>
        </w:tc>
        <w:tc>
          <w:tcPr>
            <w:tcW w:w="1290" w:type="dxa"/>
            <w:tcBorders>
              <w:top w:val="nil"/>
              <w:left w:val="nil"/>
              <w:bottom w:val="nil"/>
              <w:right w:val="nil"/>
            </w:tcBorders>
            <w:shd w:val="clear" w:color="auto" w:fill="auto"/>
            <w:noWrap/>
            <w:vAlign w:val="bottom"/>
            <w:hideMark/>
          </w:tcPr>
          <w:p w14:paraId="389AA22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2D" w14:textId="77777777" w:rsidTr="00812830">
        <w:trPr>
          <w:trHeight w:val="240"/>
        </w:trPr>
        <w:tc>
          <w:tcPr>
            <w:tcW w:w="965" w:type="dxa"/>
            <w:tcBorders>
              <w:top w:val="nil"/>
              <w:left w:val="nil"/>
              <w:bottom w:val="nil"/>
              <w:right w:val="nil"/>
            </w:tcBorders>
            <w:shd w:val="clear" w:color="auto" w:fill="auto"/>
            <w:noWrap/>
            <w:vAlign w:val="bottom"/>
            <w:hideMark/>
          </w:tcPr>
          <w:p w14:paraId="389AA22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745090</w:t>
            </w:r>
          </w:p>
        </w:tc>
        <w:tc>
          <w:tcPr>
            <w:tcW w:w="810" w:type="dxa"/>
            <w:tcBorders>
              <w:top w:val="nil"/>
              <w:left w:val="nil"/>
              <w:bottom w:val="nil"/>
              <w:right w:val="nil"/>
            </w:tcBorders>
            <w:shd w:val="clear" w:color="auto" w:fill="auto"/>
            <w:noWrap/>
            <w:vAlign w:val="bottom"/>
            <w:hideMark/>
          </w:tcPr>
          <w:p w14:paraId="389AA22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22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07" w:type="dxa"/>
            <w:tcBorders>
              <w:top w:val="nil"/>
              <w:left w:val="nil"/>
              <w:bottom w:val="nil"/>
              <w:right w:val="nil"/>
            </w:tcBorders>
            <w:shd w:val="clear" w:color="auto" w:fill="auto"/>
            <w:noWrap/>
            <w:vAlign w:val="bottom"/>
            <w:hideMark/>
          </w:tcPr>
          <w:p w14:paraId="389AA22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37.4</w:t>
            </w:r>
          </w:p>
        </w:tc>
        <w:tc>
          <w:tcPr>
            <w:tcW w:w="1507" w:type="dxa"/>
            <w:tcBorders>
              <w:top w:val="nil"/>
              <w:left w:val="nil"/>
              <w:bottom w:val="nil"/>
              <w:right w:val="nil"/>
            </w:tcBorders>
            <w:shd w:val="clear" w:color="auto" w:fill="auto"/>
            <w:noWrap/>
            <w:vAlign w:val="bottom"/>
            <w:hideMark/>
          </w:tcPr>
          <w:p w14:paraId="389AA22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top w:val="nil"/>
              <w:left w:val="nil"/>
              <w:bottom w:val="nil"/>
              <w:right w:val="nil"/>
            </w:tcBorders>
            <w:shd w:val="clear" w:color="auto" w:fill="auto"/>
            <w:noWrap/>
            <w:vAlign w:val="bottom"/>
            <w:hideMark/>
          </w:tcPr>
          <w:p w14:paraId="389AA22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34" w14:textId="77777777" w:rsidTr="00812830">
        <w:trPr>
          <w:trHeight w:val="240"/>
        </w:trPr>
        <w:tc>
          <w:tcPr>
            <w:tcW w:w="965" w:type="dxa"/>
            <w:tcBorders>
              <w:top w:val="nil"/>
              <w:left w:val="nil"/>
              <w:bottom w:val="nil"/>
              <w:right w:val="nil"/>
            </w:tcBorders>
            <w:shd w:val="clear" w:color="auto" w:fill="auto"/>
            <w:noWrap/>
            <w:vAlign w:val="bottom"/>
            <w:hideMark/>
          </w:tcPr>
          <w:p w14:paraId="389AA22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745160</w:t>
            </w:r>
          </w:p>
        </w:tc>
        <w:tc>
          <w:tcPr>
            <w:tcW w:w="810" w:type="dxa"/>
            <w:tcBorders>
              <w:top w:val="nil"/>
              <w:left w:val="nil"/>
              <w:bottom w:val="nil"/>
              <w:right w:val="nil"/>
            </w:tcBorders>
            <w:shd w:val="clear" w:color="auto" w:fill="auto"/>
            <w:noWrap/>
            <w:vAlign w:val="bottom"/>
            <w:hideMark/>
          </w:tcPr>
          <w:p w14:paraId="389AA22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0.67</w:t>
            </w:r>
          </w:p>
        </w:tc>
        <w:tc>
          <w:tcPr>
            <w:tcW w:w="4942" w:type="dxa"/>
            <w:tcBorders>
              <w:top w:val="nil"/>
              <w:left w:val="nil"/>
              <w:bottom w:val="nil"/>
              <w:right w:val="nil"/>
            </w:tcBorders>
            <w:shd w:val="clear" w:color="auto" w:fill="auto"/>
            <w:noWrap/>
            <w:vAlign w:val="bottom"/>
            <w:hideMark/>
          </w:tcPr>
          <w:p w14:paraId="389AA23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Travis Field AFB </w:t>
            </w:r>
          </w:p>
        </w:tc>
        <w:tc>
          <w:tcPr>
            <w:tcW w:w="1407" w:type="dxa"/>
            <w:tcBorders>
              <w:top w:val="nil"/>
              <w:left w:val="nil"/>
              <w:bottom w:val="nil"/>
              <w:right w:val="nil"/>
            </w:tcBorders>
            <w:shd w:val="clear" w:color="auto" w:fill="auto"/>
            <w:noWrap/>
            <w:vAlign w:val="bottom"/>
            <w:hideMark/>
          </w:tcPr>
          <w:p w14:paraId="389AA23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38.27</w:t>
            </w:r>
          </w:p>
        </w:tc>
        <w:tc>
          <w:tcPr>
            <w:tcW w:w="1507" w:type="dxa"/>
            <w:tcBorders>
              <w:top w:val="nil"/>
              <w:left w:val="nil"/>
              <w:bottom w:val="nil"/>
              <w:right w:val="nil"/>
            </w:tcBorders>
            <w:shd w:val="clear" w:color="auto" w:fill="auto"/>
            <w:noWrap/>
            <w:vAlign w:val="bottom"/>
            <w:hideMark/>
          </w:tcPr>
          <w:p w14:paraId="389AA23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389AA23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3B" w14:textId="77777777" w:rsidTr="00812830">
        <w:trPr>
          <w:trHeight w:val="240"/>
        </w:trPr>
        <w:tc>
          <w:tcPr>
            <w:tcW w:w="965" w:type="dxa"/>
            <w:tcBorders>
              <w:top w:val="nil"/>
              <w:left w:val="nil"/>
              <w:bottom w:val="nil"/>
              <w:right w:val="nil"/>
            </w:tcBorders>
            <w:shd w:val="clear" w:color="auto" w:fill="auto"/>
            <w:noWrap/>
            <w:vAlign w:val="bottom"/>
            <w:hideMark/>
          </w:tcPr>
          <w:p w14:paraId="389AA23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746120</w:t>
            </w:r>
          </w:p>
        </w:tc>
        <w:tc>
          <w:tcPr>
            <w:tcW w:w="810" w:type="dxa"/>
            <w:tcBorders>
              <w:top w:val="nil"/>
              <w:left w:val="nil"/>
              <w:bottom w:val="nil"/>
              <w:right w:val="nil"/>
            </w:tcBorders>
            <w:shd w:val="clear" w:color="auto" w:fill="auto"/>
            <w:noWrap/>
            <w:vAlign w:val="bottom"/>
            <w:hideMark/>
          </w:tcPr>
          <w:p w14:paraId="389AA23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389AA23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23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35.68</w:t>
            </w:r>
          </w:p>
        </w:tc>
        <w:tc>
          <w:tcPr>
            <w:tcW w:w="1507" w:type="dxa"/>
            <w:tcBorders>
              <w:top w:val="nil"/>
              <w:left w:val="nil"/>
              <w:bottom w:val="nil"/>
              <w:right w:val="nil"/>
            </w:tcBorders>
            <w:shd w:val="clear" w:color="auto" w:fill="auto"/>
            <w:noWrap/>
            <w:vAlign w:val="bottom"/>
            <w:hideMark/>
          </w:tcPr>
          <w:p w14:paraId="389AA23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–117.68</w:t>
            </w:r>
          </w:p>
        </w:tc>
        <w:tc>
          <w:tcPr>
            <w:tcW w:w="1290" w:type="dxa"/>
            <w:tcBorders>
              <w:top w:val="nil"/>
              <w:left w:val="nil"/>
              <w:bottom w:val="nil"/>
              <w:right w:val="nil"/>
            </w:tcBorders>
            <w:shd w:val="clear" w:color="auto" w:fill="auto"/>
            <w:noWrap/>
            <w:vAlign w:val="bottom"/>
            <w:hideMark/>
          </w:tcPr>
          <w:p w14:paraId="389AA23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42" w14:textId="77777777" w:rsidTr="00812830">
        <w:trPr>
          <w:trHeight w:val="240"/>
        </w:trPr>
        <w:tc>
          <w:tcPr>
            <w:tcW w:w="965" w:type="dxa"/>
            <w:tcBorders>
              <w:top w:val="nil"/>
              <w:left w:val="nil"/>
              <w:bottom w:val="nil"/>
              <w:right w:val="nil"/>
            </w:tcBorders>
            <w:shd w:val="clear" w:color="auto" w:fill="auto"/>
            <w:noWrap/>
            <w:vAlign w:val="bottom"/>
            <w:hideMark/>
          </w:tcPr>
          <w:p w14:paraId="389AA23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747020</w:t>
            </w:r>
          </w:p>
        </w:tc>
        <w:tc>
          <w:tcPr>
            <w:tcW w:w="810" w:type="dxa"/>
            <w:tcBorders>
              <w:top w:val="nil"/>
              <w:left w:val="nil"/>
              <w:bottom w:val="nil"/>
              <w:right w:val="nil"/>
            </w:tcBorders>
            <w:shd w:val="clear" w:color="auto" w:fill="auto"/>
            <w:noWrap/>
            <w:vAlign w:val="bottom"/>
            <w:hideMark/>
          </w:tcPr>
          <w:p w14:paraId="389AA23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23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Lemoore Reeves NAS </w:t>
            </w:r>
          </w:p>
        </w:tc>
        <w:tc>
          <w:tcPr>
            <w:tcW w:w="1407" w:type="dxa"/>
            <w:tcBorders>
              <w:top w:val="nil"/>
              <w:left w:val="nil"/>
              <w:bottom w:val="nil"/>
              <w:right w:val="nil"/>
            </w:tcBorders>
            <w:shd w:val="clear" w:color="auto" w:fill="auto"/>
            <w:noWrap/>
            <w:vAlign w:val="bottom"/>
            <w:hideMark/>
          </w:tcPr>
          <w:p w14:paraId="389AA23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36.33</w:t>
            </w:r>
          </w:p>
        </w:tc>
        <w:tc>
          <w:tcPr>
            <w:tcW w:w="1507" w:type="dxa"/>
            <w:tcBorders>
              <w:top w:val="nil"/>
              <w:left w:val="nil"/>
              <w:bottom w:val="nil"/>
              <w:right w:val="nil"/>
            </w:tcBorders>
            <w:shd w:val="clear" w:color="auto" w:fill="auto"/>
            <w:noWrap/>
            <w:vAlign w:val="bottom"/>
            <w:hideMark/>
          </w:tcPr>
          <w:p w14:paraId="389AA24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–119.95</w:t>
            </w:r>
          </w:p>
        </w:tc>
        <w:tc>
          <w:tcPr>
            <w:tcW w:w="1290" w:type="dxa"/>
            <w:tcBorders>
              <w:top w:val="nil"/>
              <w:left w:val="nil"/>
              <w:bottom w:val="nil"/>
              <w:right w:val="nil"/>
            </w:tcBorders>
            <w:shd w:val="clear" w:color="auto" w:fill="auto"/>
            <w:noWrap/>
            <w:vAlign w:val="bottom"/>
            <w:hideMark/>
          </w:tcPr>
          <w:p w14:paraId="389AA24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49" w14:textId="77777777" w:rsidTr="00812830">
        <w:trPr>
          <w:trHeight w:val="240"/>
        </w:trPr>
        <w:tc>
          <w:tcPr>
            <w:tcW w:w="965" w:type="dxa"/>
            <w:tcBorders>
              <w:top w:val="nil"/>
              <w:left w:val="nil"/>
              <w:bottom w:val="nil"/>
              <w:right w:val="nil"/>
            </w:tcBorders>
            <w:shd w:val="clear" w:color="auto" w:fill="auto"/>
            <w:noWrap/>
            <w:vAlign w:val="bottom"/>
            <w:hideMark/>
          </w:tcPr>
          <w:p w14:paraId="389AA24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747185</w:t>
            </w:r>
          </w:p>
        </w:tc>
        <w:tc>
          <w:tcPr>
            <w:tcW w:w="810" w:type="dxa"/>
            <w:tcBorders>
              <w:top w:val="nil"/>
              <w:left w:val="nil"/>
              <w:bottom w:val="nil"/>
              <w:right w:val="nil"/>
            </w:tcBorders>
            <w:shd w:val="clear" w:color="auto" w:fill="auto"/>
            <w:noWrap/>
            <w:vAlign w:val="bottom"/>
            <w:hideMark/>
          </w:tcPr>
          <w:p w14:paraId="389AA24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389AA24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Imperial </w:t>
            </w:r>
          </w:p>
        </w:tc>
        <w:tc>
          <w:tcPr>
            <w:tcW w:w="1407" w:type="dxa"/>
            <w:tcBorders>
              <w:top w:val="nil"/>
              <w:left w:val="nil"/>
              <w:bottom w:val="nil"/>
              <w:right w:val="nil"/>
            </w:tcBorders>
            <w:shd w:val="clear" w:color="auto" w:fill="auto"/>
            <w:noWrap/>
            <w:vAlign w:val="bottom"/>
            <w:hideMark/>
          </w:tcPr>
          <w:p w14:paraId="389AA24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32.83</w:t>
            </w:r>
          </w:p>
        </w:tc>
        <w:tc>
          <w:tcPr>
            <w:tcW w:w="1507" w:type="dxa"/>
            <w:tcBorders>
              <w:top w:val="nil"/>
              <w:left w:val="nil"/>
              <w:bottom w:val="nil"/>
              <w:right w:val="nil"/>
            </w:tcBorders>
            <w:shd w:val="clear" w:color="auto" w:fill="auto"/>
            <w:noWrap/>
            <w:vAlign w:val="bottom"/>
            <w:hideMark/>
          </w:tcPr>
          <w:p w14:paraId="389AA24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–115.58</w:t>
            </w:r>
          </w:p>
        </w:tc>
        <w:tc>
          <w:tcPr>
            <w:tcW w:w="1290" w:type="dxa"/>
            <w:tcBorders>
              <w:top w:val="nil"/>
              <w:left w:val="nil"/>
              <w:bottom w:val="nil"/>
              <w:right w:val="nil"/>
            </w:tcBorders>
            <w:shd w:val="clear" w:color="auto" w:fill="auto"/>
            <w:noWrap/>
            <w:vAlign w:val="bottom"/>
            <w:hideMark/>
          </w:tcPr>
          <w:p w14:paraId="389AA24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50" w14:textId="77777777" w:rsidTr="00812830">
        <w:trPr>
          <w:trHeight w:val="240"/>
        </w:trPr>
        <w:tc>
          <w:tcPr>
            <w:tcW w:w="965" w:type="dxa"/>
            <w:tcBorders>
              <w:top w:val="nil"/>
              <w:left w:val="nil"/>
              <w:bottom w:val="nil"/>
              <w:right w:val="nil"/>
            </w:tcBorders>
            <w:shd w:val="clear" w:color="auto" w:fill="auto"/>
            <w:noWrap/>
            <w:vAlign w:val="bottom"/>
            <w:hideMark/>
          </w:tcPr>
          <w:p w14:paraId="389AA24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747187</w:t>
            </w:r>
          </w:p>
        </w:tc>
        <w:tc>
          <w:tcPr>
            <w:tcW w:w="810" w:type="dxa"/>
            <w:tcBorders>
              <w:top w:val="nil"/>
              <w:left w:val="nil"/>
              <w:bottom w:val="nil"/>
              <w:right w:val="nil"/>
            </w:tcBorders>
            <w:shd w:val="clear" w:color="auto" w:fill="auto"/>
            <w:noWrap/>
            <w:vAlign w:val="bottom"/>
            <w:hideMark/>
          </w:tcPr>
          <w:p w14:paraId="389AA24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389AA24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07" w:type="dxa"/>
            <w:tcBorders>
              <w:top w:val="nil"/>
              <w:left w:val="nil"/>
              <w:bottom w:val="nil"/>
              <w:right w:val="nil"/>
            </w:tcBorders>
            <w:shd w:val="clear" w:color="auto" w:fill="auto"/>
            <w:noWrap/>
            <w:vAlign w:val="bottom"/>
            <w:hideMark/>
          </w:tcPr>
          <w:p w14:paraId="389AA24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33.63</w:t>
            </w:r>
          </w:p>
        </w:tc>
        <w:tc>
          <w:tcPr>
            <w:tcW w:w="1507" w:type="dxa"/>
            <w:tcBorders>
              <w:top w:val="nil"/>
              <w:left w:val="nil"/>
              <w:bottom w:val="nil"/>
              <w:right w:val="nil"/>
            </w:tcBorders>
            <w:shd w:val="clear" w:color="auto" w:fill="auto"/>
            <w:noWrap/>
            <w:vAlign w:val="bottom"/>
            <w:hideMark/>
          </w:tcPr>
          <w:p w14:paraId="389AA24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389AA24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57" w14:textId="77777777" w:rsidTr="00812830">
        <w:trPr>
          <w:trHeight w:val="240"/>
        </w:trPr>
        <w:tc>
          <w:tcPr>
            <w:tcW w:w="965" w:type="dxa"/>
            <w:tcBorders>
              <w:top w:val="nil"/>
              <w:left w:val="nil"/>
              <w:bottom w:val="nil"/>
              <w:right w:val="nil"/>
            </w:tcBorders>
            <w:shd w:val="clear" w:color="auto" w:fill="auto"/>
            <w:noWrap/>
            <w:vAlign w:val="bottom"/>
            <w:hideMark/>
          </w:tcPr>
          <w:p w14:paraId="389AA25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747188</w:t>
            </w:r>
          </w:p>
        </w:tc>
        <w:tc>
          <w:tcPr>
            <w:tcW w:w="810" w:type="dxa"/>
            <w:tcBorders>
              <w:top w:val="nil"/>
              <w:left w:val="nil"/>
              <w:bottom w:val="nil"/>
              <w:right w:val="nil"/>
            </w:tcBorders>
            <w:shd w:val="clear" w:color="auto" w:fill="auto"/>
            <w:noWrap/>
            <w:vAlign w:val="bottom"/>
            <w:hideMark/>
          </w:tcPr>
          <w:p w14:paraId="389AA25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389AA25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389AA25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33.62</w:t>
            </w:r>
          </w:p>
        </w:tc>
        <w:tc>
          <w:tcPr>
            <w:tcW w:w="1507" w:type="dxa"/>
            <w:tcBorders>
              <w:top w:val="nil"/>
              <w:left w:val="nil"/>
              <w:bottom w:val="nil"/>
              <w:right w:val="nil"/>
            </w:tcBorders>
            <w:shd w:val="clear" w:color="auto" w:fill="auto"/>
            <w:noWrap/>
            <w:vAlign w:val="bottom"/>
            <w:hideMark/>
          </w:tcPr>
          <w:p w14:paraId="389AA25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–114.72</w:t>
            </w:r>
          </w:p>
        </w:tc>
        <w:tc>
          <w:tcPr>
            <w:tcW w:w="1290" w:type="dxa"/>
            <w:tcBorders>
              <w:top w:val="nil"/>
              <w:left w:val="nil"/>
              <w:bottom w:val="nil"/>
              <w:right w:val="nil"/>
            </w:tcBorders>
            <w:shd w:val="clear" w:color="auto" w:fill="auto"/>
            <w:noWrap/>
            <w:vAlign w:val="bottom"/>
            <w:hideMark/>
          </w:tcPr>
          <w:p w14:paraId="389AA25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bl>
    <w:p w14:paraId="389AA258" w14:textId="77777777" w:rsidR="00812830" w:rsidRPr="00A35980" w:rsidRDefault="00812830" w:rsidP="00812830">
      <w:pPr>
        <w:ind w:left="360"/>
        <w:contextualSpacing/>
        <w:rPr>
          <w:rFonts w:asciiTheme="minorHAnsi" w:eastAsia="Cambria" w:hAnsiTheme="minorHAnsi"/>
          <w:sz w:val="18"/>
          <w:szCs w:val="18"/>
        </w:rPr>
      </w:pPr>
    </w:p>
    <w:p w14:paraId="389AA259" w14:textId="4CDF52D9" w:rsidR="00812830" w:rsidRPr="00A35980"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w:t>
      </w:r>
      <w:r w:rsidR="00086D15">
        <w:rPr>
          <w:rFonts w:asciiTheme="minorHAnsi" w:hAnsiTheme="minorHAnsi"/>
          <w:sz w:val="18"/>
          <w:szCs w:val="18"/>
        </w:rPr>
        <w:t>,</w:t>
      </w:r>
      <w:r>
        <w:rPr>
          <w:rFonts w:asciiTheme="minorHAnsi" w:hAnsiTheme="minorHAnsi"/>
          <w:sz w:val="18"/>
          <w:szCs w:val="18"/>
        </w:rPr>
        <w:t>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(Vertical Distance B07/8.2)^0.4]</w:t>
      </w:r>
      <w:r w:rsidRPr="00A35980">
        <w:rPr>
          <w:rFonts w:asciiTheme="minorHAnsi" w:hAnsiTheme="minorHAnsi"/>
          <w:sz w:val="18"/>
          <w:szCs w:val="18"/>
        </w:rPr>
        <w:t xml:space="preserve">= </w:t>
      </w:r>
      <w:r>
        <w:rPr>
          <w:rFonts w:asciiTheme="minorHAnsi" w:hAnsiTheme="minorHAnsi"/>
          <w:sz w:val="18"/>
          <w:szCs w:val="18"/>
        </w:rPr>
        <w:t>Normalized Leakage (NL)</w:t>
      </w:r>
    </w:p>
    <w:p w14:paraId="389AA25A" w14:textId="2E7A302A" w:rsidR="00812830" w:rsidRPr="004C3F98"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p>
    <w:p w14:paraId="389AA25B" w14:textId="4B9AD4FD" w:rsidR="00812830" w:rsidRPr="004C3F98"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4.7</w:t>
      </w:r>
      <w:r w:rsidRPr="00A35980">
        <w:rPr>
          <w:rFonts w:asciiTheme="minorHAnsi" w:eastAsia="Cambria" w:hAnsiTheme="minorHAnsi"/>
          <w:sz w:val="18"/>
          <w:szCs w:val="18"/>
        </w:rPr>
        <w:t xml:space="preserve">. </w:t>
      </w:r>
      <w:r>
        <w:rPr>
          <w:rFonts w:asciiTheme="minorHAnsi" w:eastAsia="Cambria" w:hAnsiTheme="minorHAnsi"/>
          <w:sz w:val="18"/>
          <w:szCs w:val="18"/>
        </w:rPr>
        <w:t xml:space="preserve">It is the difference between the total required ventilation and the ventilation provided by infiltration.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r>
        <w:rPr>
          <w:rFonts w:asciiTheme="minorHAnsi" w:hAnsiTheme="minorHAnsi"/>
          <w:sz w:val="18"/>
          <w:szCs w:val="18"/>
        </w:rPr>
        <w:t xml:space="preserve"> B01 - Ventilation Provided by Infiltration B10 </w:t>
      </w:r>
      <w:r w:rsidRPr="00A35980">
        <w:rPr>
          <w:rFonts w:asciiTheme="minorHAnsi" w:hAnsiTheme="minorHAnsi"/>
          <w:sz w:val="18"/>
          <w:szCs w:val="18"/>
        </w:rPr>
        <w:t>=</w:t>
      </w:r>
      <w:r>
        <w:rPr>
          <w:rFonts w:asciiTheme="minorHAnsi" w:hAnsiTheme="minorHAnsi"/>
          <w:sz w:val="18"/>
          <w:szCs w:val="18"/>
        </w:rPr>
        <w:t xml:space="preserve"> Required </w:t>
      </w:r>
      <w:r w:rsidRPr="0045459E">
        <w:rPr>
          <w:rFonts w:asciiTheme="minorHAnsi" w:hAnsiTheme="minorHAnsi"/>
          <w:sz w:val="18"/>
          <w:szCs w:val="18"/>
        </w:rPr>
        <w:t>Continuous Whole-Building Ventilation Rate</w:t>
      </w:r>
      <w:r>
        <w:rPr>
          <w:rFonts w:asciiTheme="minorHAnsi" w:hAnsiTheme="minorHAnsi"/>
          <w:sz w:val="18"/>
          <w:szCs w:val="18"/>
        </w:rPr>
        <w:t xml:space="preserve"> of the fan in (CFM)</w:t>
      </w:r>
    </w:p>
    <w:p w14:paraId="389AA25C" w14:textId="77777777" w:rsidR="00812830" w:rsidRPr="00144CC2" w:rsidRDefault="00812830" w:rsidP="00812830">
      <w:pPr>
        <w:rPr>
          <w:rFonts w:asciiTheme="minorHAnsi" w:eastAsia="Cambria" w:hAnsiTheme="minorHAnsi"/>
          <w:b/>
        </w:rPr>
      </w:pPr>
    </w:p>
    <w:p w14:paraId="389AA25D" w14:textId="77777777" w:rsidR="00812830" w:rsidRPr="0055507E" w:rsidRDefault="00812830" w:rsidP="00812830">
      <w:pPr>
        <w:rPr>
          <w:rFonts w:asciiTheme="minorHAnsi" w:eastAsia="Cambria" w:hAnsiTheme="minorHAnsi"/>
          <w:b/>
          <w:sz w:val="18"/>
          <w:szCs w:val="18"/>
        </w:rPr>
      </w:pPr>
      <w:r w:rsidRPr="0055507E">
        <w:rPr>
          <w:rFonts w:asciiTheme="minorHAnsi" w:eastAsia="Cambria" w:hAnsiTheme="minorHAnsi"/>
          <w:b/>
          <w:sz w:val="18"/>
          <w:szCs w:val="18"/>
        </w:rPr>
        <w:t>Section C. Intermittent Ventilation</w:t>
      </w:r>
    </w:p>
    <w:p w14:paraId="389AA25E" w14:textId="77777777"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55507E">
        <w:rPr>
          <w:rFonts w:asciiTheme="minorHAnsi" w:eastAsia="Cambria" w:hAnsiTheme="minorHAnsi"/>
          <w:sz w:val="18"/>
          <w:szCs w:val="18"/>
        </w:rPr>
        <w:t xml:space="preserve"> time in hours. This value will be verified by a HERS rater.</w:t>
      </w:r>
    </w:p>
    <w:p w14:paraId="389AA25F" w14:textId="77777777"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55507E">
        <w:rPr>
          <w:rFonts w:asciiTheme="minorHAnsi" w:eastAsia="Cambria" w:hAnsiTheme="minorHAnsi"/>
          <w:sz w:val="18"/>
          <w:szCs w:val="18"/>
        </w:rPr>
        <w:t xml:space="preserve"> time in hours. This value will be verified by a HERS rater.</w:t>
      </w:r>
    </w:p>
    <w:p w14:paraId="389AA260" w14:textId="332C0EE2"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w:t>
      </w:r>
      <w:proofErr w:type="gramStart"/>
      <w:r w:rsidRPr="0055507E">
        <w:rPr>
          <w:rFonts w:asciiTheme="minorHAnsi" w:eastAsia="Cambria" w:hAnsiTheme="minorHAnsi"/>
          <w:sz w:val="18"/>
          <w:szCs w:val="18"/>
        </w:rPr>
        <w:t>into  C01</w:t>
      </w:r>
      <w:proofErr w:type="gramEnd"/>
      <w:r w:rsidRPr="0055507E">
        <w:rPr>
          <w:rFonts w:asciiTheme="minorHAnsi" w:eastAsia="Cambria" w:hAnsiTheme="minorHAnsi"/>
          <w:sz w:val="18"/>
          <w:szCs w:val="18"/>
        </w:rPr>
        <w:t xml:space="preserve"> and C02. </w:t>
      </w:r>
      <w:r w:rsidRPr="0055507E">
        <w:rPr>
          <w:rFonts w:asciiTheme="minorHAnsi" w:hAnsiTheme="minorHAnsi"/>
          <w:sz w:val="18"/>
          <w:szCs w:val="18"/>
        </w:rPr>
        <w:t>The equation used to calculate this value in the field equals: Time on in hours C01 + Time off in hours C02.</w:t>
      </w:r>
    </w:p>
    <w:p w14:paraId="389AA261" w14:textId="37453C61"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value is automatically calculated. It is the daily fractional on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used in 62.2 Table 4.2. A value of 0.60 means that in a 24 hour period the fan will run 60% of the time. </w:t>
      </w:r>
      <w:r w:rsidRPr="0055507E">
        <w:rPr>
          <w:rFonts w:asciiTheme="minorHAnsi" w:hAnsiTheme="minorHAnsi"/>
          <w:sz w:val="18"/>
          <w:szCs w:val="18"/>
        </w:rPr>
        <w:t>The equation used to calculate this value in the field equals: On time in Hours C01/(On time in Hours C01 + Off time in Hours C02)= Daily fractional on time</w:t>
      </w:r>
      <w:r>
        <w:rPr>
          <w:rFonts w:asciiTheme="minorHAnsi" w:hAnsiTheme="minorHAnsi"/>
          <w:sz w:val="18"/>
          <w:szCs w:val="18"/>
        </w:rPr>
        <w:t xml:space="preserve"> (decimal)</w:t>
      </w:r>
    </w:p>
    <w:p w14:paraId="389AA262" w14:textId="4B8801FF"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ventilation system must operate at least 10% of the time. C04 must be greater than or equal to 0.10. If this is true, “OK” will appear. If this is not true, an error message will appear here and correct values will need to be entered </w:t>
      </w:r>
      <w:proofErr w:type="gramStart"/>
      <w:r w:rsidRPr="0055507E">
        <w:rPr>
          <w:rFonts w:asciiTheme="minorHAnsi" w:eastAsia="Cambria" w:hAnsiTheme="minorHAnsi"/>
          <w:sz w:val="18"/>
          <w:szCs w:val="18"/>
        </w:rPr>
        <w:t>into  C01</w:t>
      </w:r>
      <w:proofErr w:type="gramEnd"/>
      <w:r w:rsidRPr="0055507E">
        <w:rPr>
          <w:rFonts w:asciiTheme="minorHAnsi" w:eastAsia="Cambria" w:hAnsiTheme="minorHAnsi"/>
          <w:sz w:val="18"/>
          <w:szCs w:val="18"/>
        </w:rPr>
        <w:t xml:space="preserve"> and C02.</w:t>
      </w:r>
    </w:p>
    <w:p w14:paraId="389AA263" w14:textId="11DE7653" w:rsidR="00DE08F4" w:rsidRDefault="00812830" w:rsidP="00812830">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This value is automatically calculated. It is the turnover (N) used in 62.2 Table 4.2. </w:t>
      </w:r>
      <w:r w:rsidRPr="0055507E">
        <w:rPr>
          <w:rFonts w:asciiTheme="minorHAnsi" w:hAnsiTheme="minorHAnsi"/>
          <w:sz w:val="18"/>
          <w:szCs w:val="18"/>
        </w:rPr>
        <w:t>The equation used to calculate this value in the field equals: [12.8 x Continuous Whole-Building Ventilation Rate B01 x (On time in Hours C01 + Off time in Hours C02)]/ Conditioned floor area of dwelling unit A0</w:t>
      </w:r>
      <w:r>
        <w:rPr>
          <w:rFonts w:asciiTheme="minorHAnsi" w:hAnsiTheme="minorHAnsi"/>
          <w:sz w:val="18"/>
          <w:szCs w:val="18"/>
        </w:rPr>
        <w:t>4</w:t>
      </w:r>
      <w:r w:rsidRPr="0055507E">
        <w:rPr>
          <w:rFonts w:asciiTheme="minorHAnsi" w:hAnsiTheme="minorHAnsi"/>
          <w:sz w:val="18"/>
          <w:szCs w:val="18"/>
        </w:rPr>
        <w:t>= Turnover N</w:t>
      </w:r>
    </w:p>
    <w:p w14:paraId="389AA264" w14:textId="08C57721" w:rsidR="00812830" w:rsidRDefault="00812830" w:rsidP="00DE08F4">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User entered value </w:t>
      </w:r>
      <w:r>
        <w:rPr>
          <w:rFonts w:asciiTheme="minorHAnsi" w:eastAsia="Cambria" w:hAnsiTheme="minorHAnsi"/>
          <w:sz w:val="18"/>
          <w:szCs w:val="18"/>
        </w:rPr>
        <w:t>from table 4.2. U</w:t>
      </w:r>
      <w:r w:rsidRPr="0055507E">
        <w:rPr>
          <w:rFonts w:asciiTheme="minorHAnsi" w:eastAsia="Cambria" w:hAnsiTheme="minorHAnsi"/>
          <w:sz w:val="18"/>
          <w:szCs w:val="18"/>
        </w:rPr>
        <w:t>se the daily fractional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from C04 and the turnover (N) from C06 to determine the ventilation effectiveness value (e) from 62.2 </w:t>
      </w:r>
      <w:proofErr w:type="gramStart"/>
      <w:r w:rsidRPr="0055507E">
        <w:rPr>
          <w:rFonts w:asciiTheme="minorHAnsi" w:eastAsia="Cambria" w:hAnsiTheme="minorHAnsi"/>
          <w:sz w:val="18"/>
          <w:szCs w:val="18"/>
        </w:rPr>
        <w:t>table</w:t>
      </w:r>
      <w:proofErr w:type="gramEnd"/>
      <w:r w:rsidRPr="0055507E">
        <w:rPr>
          <w:rFonts w:asciiTheme="minorHAnsi" w:eastAsia="Cambria" w:hAnsiTheme="minorHAnsi"/>
          <w:sz w:val="18"/>
          <w:szCs w:val="18"/>
        </w:rPr>
        <w:t xml:space="preserve"> 4.2.</w:t>
      </w:r>
    </w:p>
    <w:p w14:paraId="389AA265" w14:textId="77777777" w:rsidR="00DE08F4" w:rsidRDefault="00DE08F4">
      <w:pPr>
        <w:rPr>
          <w:rFonts w:asciiTheme="minorHAnsi" w:eastAsia="Cambria" w:hAnsiTheme="minorHAnsi"/>
          <w:sz w:val="18"/>
          <w:szCs w:val="18"/>
        </w:rPr>
      </w:pPr>
      <w:r>
        <w:rPr>
          <w:rFonts w:asciiTheme="minorHAnsi" w:eastAsia="Cambria" w:hAnsiTheme="minorHAnsi"/>
          <w:sz w:val="18"/>
          <w:szCs w:val="18"/>
        </w:rPr>
        <w:br w:type="page"/>
      </w: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812830" w:rsidRPr="00680C44" w14:paraId="389AA267" w14:textId="77777777" w:rsidTr="00812830">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389AA266"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812830" w:rsidRPr="00680C44" w14:paraId="389AA269" w14:textId="77777777" w:rsidTr="00812830">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hideMark/>
          </w:tcPr>
          <w:p w14:paraId="389AA268"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812830" w:rsidRPr="00680C44" w14:paraId="389AA26B" w14:textId="77777777" w:rsidTr="00812830">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389AA26A"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812830" w:rsidRPr="00680C44" w14:paraId="389AA27C" w14:textId="77777777" w:rsidTr="00812830">
        <w:trPr>
          <w:trHeight w:val="300"/>
        </w:trPr>
        <w:tc>
          <w:tcPr>
            <w:tcW w:w="1397" w:type="dxa"/>
            <w:tcBorders>
              <w:top w:val="nil"/>
              <w:left w:val="nil"/>
              <w:bottom w:val="nil"/>
              <w:right w:val="nil"/>
            </w:tcBorders>
            <w:shd w:val="clear" w:color="auto" w:fill="auto"/>
            <w:noWrap/>
            <w:vAlign w:val="bottom"/>
            <w:hideMark/>
          </w:tcPr>
          <w:p w14:paraId="389AA26C"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389AA26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6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6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2"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3"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4"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5"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6"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7"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A"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7B" w14:textId="77777777" w:rsidR="00812830" w:rsidRPr="00680C44" w:rsidRDefault="00812830" w:rsidP="00812830">
            <w:pPr>
              <w:rPr>
                <w:rFonts w:asciiTheme="minorHAnsi" w:hAnsiTheme="minorHAnsi"/>
                <w:color w:val="000000"/>
                <w:sz w:val="18"/>
                <w:szCs w:val="18"/>
              </w:rPr>
            </w:pPr>
          </w:p>
        </w:tc>
      </w:tr>
      <w:tr w:rsidR="00812830" w:rsidRPr="00680C44" w14:paraId="389AA28D" w14:textId="77777777" w:rsidTr="00812830">
        <w:trPr>
          <w:trHeight w:val="300"/>
        </w:trPr>
        <w:tc>
          <w:tcPr>
            <w:tcW w:w="1397" w:type="dxa"/>
            <w:tcBorders>
              <w:top w:val="nil"/>
              <w:left w:val="nil"/>
              <w:bottom w:val="nil"/>
              <w:right w:val="nil"/>
            </w:tcBorders>
            <w:shd w:val="clear" w:color="auto" w:fill="auto"/>
            <w:noWrap/>
            <w:vAlign w:val="bottom"/>
            <w:hideMark/>
          </w:tcPr>
          <w:p w14:paraId="389AA27D"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389AA27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2"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3"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4"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5"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6"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7"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B"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8C" w14:textId="77777777" w:rsidR="00812830" w:rsidRPr="00680C44" w:rsidRDefault="00812830" w:rsidP="00812830">
            <w:pPr>
              <w:rPr>
                <w:rFonts w:asciiTheme="minorHAnsi" w:hAnsiTheme="minorHAnsi"/>
                <w:color w:val="000000"/>
                <w:sz w:val="18"/>
                <w:szCs w:val="18"/>
              </w:rPr>
            </w:pPr>
          </w:p>
        </w:tc>
      </w:tr>
      <w:tr w:rsidR="00812830" w:rsidRPr="00680C44" w14:paraId="389AA29E" w14:textId="77777777" w:rsidTr="00812830">
        <w:trPr>
          <w:trHeight w:val="300"/>
        </w:trPr>
        <w:tc>
          <w:tcPr>
            <w:tcW w:w="1397" w:type="dxa"/>
            <w:tcBorders>
              <w:top w:val="nil"/>
              <w:left w:val="nil"/>
              <w:bottom w:val="double" w:sz="6" w:space="0" w:color="auto"/>
              <w:right w:val="nil"/>
            </w:tcBorders>
            <w:shd w:val="clear" w:color="auto" w:fill="auto"/>
            <w:noWrap/>
            <w:vAlign w:val="bottom"/>
            <w:hideMark/>
          </w:tcPr>
          <w:p w14:paraId="389AA28E"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hideMark/>
          </w:tcPr>
          <w:p w14:paraId="389AA28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hideMark/>
          </w:tcPr>
          <w:p w14:paraId="389AA29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hideMark/>
          </w:tcPr>
          <w:p w14:paraId="389AA29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hideMark/>
          </w:tcPr>
          <w:p w14:paraId="389AA29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hideMark/>
          </w:tcPr>
          <w:p w14:paraId="389AA29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hideMark/>
          </w:tcPr>
          <w:p w14:paraId="389AA29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hideMark/>
          </w:tcPr>
          <w:p w14:paraId="389AA29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hideMark/>
          </w:tcPr>
          <w:p w14:paraId="389AA29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hideMark/>
          </w:tcPr>
          <w:p w14:paraId="389AA29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hideMark/>
          </w:tcPr>
          <w:p w14:paraId="389AA29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hideMark/>
          </w:tcPr>
          <w:p w14:paraId="389AA29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hideMark/>
          </w:tcPr>
          <w:p w14:paraId="389AA29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hideMark/>
          </w:tcPr>
          <w:p w14:paraId="389AA29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hideMark/>
          </w:tcPr>
          <w:p w14:paraId="389AA29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hideMark/>
          </w:tcPr>
          <w:p w14:paraId="389AA29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812830" w:rsidRPr="00680C44" w14:paraId="389AA2AF" w14:textId="77777777" w:rsidTr="00812830">
        <w:trPr>
          <w:trHeight w:val="300"/>
        </w:trPr>
        <w:tc>
          <w:tcPr>
            <w:tcW w:w="1397" w:type="dxa"/>
            <w:tcBorders>
              <w:top w:val="nil"/>
              <w:left w:val="nil"/>
              <w:bottom w:val="nil"/>
              <w:right w:val="nil"/>
            </w:tcBorders>
            <w:shd w:val="clear" w:color="auto" w:fill="auto"/>
            <w:noWrap/>
            <w:vAlign w:val="bottom"/>
            <w:hideMark/>
          </w:tcPr>
          <w:p w14:paraId="389AA29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A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A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2A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389AA2A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389AA2A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389AA2A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A6"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7"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B"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D"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AE" w14:textId="77777777" w:rsidR="00812830" w:rsidRPr="00680C44" w:rsidRDefault="00812830" w:rsidP="00812830">
            <w:pPr>
              <w:rPr>
                <w:rFonts w:asciiTheme="minorHAnsi" w:hAnsiTheme="minorHAnsi"/>
                <w:color w:val="000000"/>
                <w:sz w:val="18"/>
                <w:szCs w:val="18"/>
              </w:rPr>
            </w:pPr>
          </w:p>
        </w:tc>
      </w:tr>
      <w:tr w:rsidR="00812830" w:rsidRPr="00680C44" w14:paraId="389AA2C0" w14:textId="77777777" w:rsidTr="00812830">
        <w:trPr>
          <w:trHeight w:val="300"/>
        </w:trPr>
        <w:tc>
          <w:tcPr>
            <w:tcW w:w="1397" w:type="dxa"/>
            <w:tcBorders>
              <w:top w:val="nil"/>
              <w:left w:val="nil"/>
              <w:bottom w:val="nil"/>
              <w:right w:val="nil"/>
            </w:tcBorders>
            <w:shd w:val="clear" w:color="auto" w:fill="auto"/>
            <w:noWrap/>
            <w:vAlign w:val="bottom"/>
            <w:hideMark/>
          </w:tcPr>
          <w:p w14:paraId="389AA2B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hideMark/>
          </w:tcPr>
          <w:p w14:paraId="389AA2B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B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2B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2B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389AA2B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hideMark/>
          </w:tcPr>
          <w:p w14:paraId="389AA2B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hideMark/>
          </w:tcPr>
          <w:p w14:paraId="389AA2B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B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B"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E"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BF" w14:textId="77777777" w:rsidR="00812830" w:rsidRPr="00680C44" w:rsidRDefault="00812830" w:rsidP="00812830">
            <w:pPr>
              <w:rPr>
                <w:rFonts w:asciiTheme="minorHAnsi" w:hAnsiTheme="minorHAnsi"/>
                <w:color w:val="000000"/>
                <w:sz w:val="18"/>
                <w:szCs w:val="18"/>
              </w:rPr>
            </w:pPr>
          </w:p>
        </w:tc>
      </w:tr>
      <w:tr w:rsidR="00812830" w:rsidRPr="00680C44" w14:paraId="389AA2D1" w14:textId="77777777" w:rsidTr="00812830">
        <w:trPr>
          <w:trHeight w:val="300"/>
        </w:trPr>
        <w:tc>
          <w:tcPr>
            <w:tcW w:w="1397" w:type="dxa"/>
            <w:tcBorders>
              <w:top w:val="nil"/>
              <w:left w:val="nil"/>
              <w:bottom w:val="nil"/>
              <w:right w:val="nil"/>
            </w:tcBorders>
            <w:shd w:val="clear" w:color="auto" w:fill="auto"/>
            <w:noWrap/>
            <w:vAlign w:val="bottom"/>
            <w:hideMark/>
          </w:tcPr>
          <w:p w14:paraId="389AA2C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hideMark/>
          </w:tcPr>
          <w:p w14:paraId="389AA2C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C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2C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389AA2C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389AA2C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hideMark/>
          </w:tcPr>
          <w:p w14:paraId="389AA2C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hideMark/>
          </w:tcPr>
          <w:p w14:paraId="389AA2C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389AA2C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C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B"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F"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D0" w14:textId="77777777" w:rsidR="00812830" w:rsidRPr="00680C44" w:rsidRDefault="00812830" w:rsidP="00812830">
            <w:pPr>
              <w:rPr>
                <w:rFonts w:asciiTheme="minorHAnsi" w:hAnsiTheme="minorHAnsi"/>
                <w:color w:val="000000"/>
                <w:sz w:val="18"/>
                <w:szCs w:val="18"/>
              </w:rPr>
            </w:pPr>
          </w:p>
        </w:tc>
      </w:tr>
      <w:tr w:rsidR="00812830" w:rsidRPr="00680C44" w14:paraId="389AA2E2" w14:textId="77777777" w:rsidTr="00812830">
        <w:trPr>
          <w:trHeight w:val="300"/>
        </w:trPr>
        <w:tc>
          <w:tcPr>
            <w:tcW w:w="1397" w:type="dxa"/>
            <w:tcBorders>
              <w:top w:val="nil"/>
              <w:left w:val="nil"/>
              <w:bottom w:val="nil"/>
              <w:right w:val="nil"/>
            </w:tcBorders>
            <w:shd w:val="clear" w:color="auto" w:fill="auto"/>
            <w:noWrap/>
            <w:vAlign w:val="bottom"/>
            <w:hideMark/>
          </w:tcPr>
          <w:p w14:paraId="389AA2D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hideMark/>
          </w:tcPr>
          <w:p w14:paraId="389AA2D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D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2D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2D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2D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389AA2D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389AA2D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hideMark/>
          </w:tcPr>
          <w:p w14:paraId="389AA2D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hideMark/>
          </w:tcPr>
          <w:p w14:paraId="389AA2D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D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D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D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D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E0"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E1" w14:textId="77777777" w:rsidR="00812830" w:rsidRPr="00680C44" w:rsidRDefault="00812830" w:rsidP="00812830">
            <w:pPr>
              <w:rPr>
                <w:rFonts w:asciiTheme="minorHAnsi" w:hAnsiTheme="minorHAnsi"/>
                <w:color w:val="000000"/>
                <w:sz w:val="18"/>
                <w:szCs w:val="18"/>
              </w:rPr>
            </w:pPr>
          </w:p>
        </w:tc>
      </w:tr>
      <w:tr w:rsidR="00812830" w:rsidRPr="00680C44" w14:paraId="389AA2F3" w14:textId="77777777" w:rsidTr="00812830">
        <w:trPr>
          <w:trHeight w:val="300"/>
        </w:trPr>
        <w:tc>
          <w:tcPr>
            <w:tcW w:w="1397" w:type="dxa"/>
            <w:tcBorders>
              <w:top w:val="nil"/>
              <w:left w:val="nil"/>
              <w:bottom w:val="nil"/>
              <w:right w:val="nil"/>
            </w:tcBorders>
            <w:shd w:val="clear" w:color="auto" w:fill="auto"/>
            <w:noWrap/>
            <w:vAlign w:val="bottom"/>
            <w:hideMark/>
          </w:tcPr>
          <w:p w14:paraId="389AA2E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hideMark/>
          </w:tcPr>
          <w:p w14:paraId="389AA2E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E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2E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389AA2E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389AA2E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389AA2E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389AA2E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hideMark/>
          </w:tcPr>
          <w:p w14:paraId="389AA2E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389AA2E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hideMark/>
          </w:tcPr>
          <w:p w14:paraId="389AA2E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E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E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F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F1"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F2" w14:textId="77777777" w:rsidR="00812830" w:rsidRPr="00680C44" w:rsidRDefault="00812830" w:rsidP="00812830">
            <w:pPr>
              <w:rPr>
                <w:rFonts w:asciiTheme="minorHAnsi" w:hAnsiTheme="minorHAnsi"/>
                <w:color w:val="000000"/>
                <w:sz w:val="18"/>
                <w:szCs w:val="18"/>
              </w:rPr>
            </w:pPr>
          </w:p>
        </w:tc>
      </w:tr>
      <w:tr w:rsidR="00812830" w:rsidRPr="00680C44" w14:paraId="389AA304" w14:textId="77777777" w:rsidTr="00812830">
        <w:trPr>
          <w:trHeight w:val="300"/>
        </w:trPr>
        <w:tc>
          <w:tcPr>
            <w:tcW w:w="1397" w:type="dxa"/>
            <w:tcBorders>
              <w:top w:val="nil"/>
              <w:left w:val="nil"/>
              <w:bottom w:val="nil"/>
              <w:right w:val="nil"/>
            </w:tcBorders>
            <w:shd w:val="clear" w:color="auto" w:fill="auto"/>
            <w:noWrap/>
            <w:vAlign w:val="bottom"/>
            <w:hideMark/>
          </w:tcPr>
          <w:p w14:paraId="389AA2F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hideMark/>
          </w:tcPr>
          <w:p w14:paraId="389AA2F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F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2F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2F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389AA2F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389AA2F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389AA2F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hideMark/>
          </w:tcPr>
          <w:p w14:paraId="389AA2F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hideMark/>
          </w:tcPr>
          <w:p w14:paraId="389AA2F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hideMark/>
          </w:tcPr>
          <w:p w14:paraId="389AA2F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389AA2F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0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0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02"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03" w14:textId="77777777" w:rsidR="00812830" w:rsidRPr="00680C44" w:rsidRDefault="00812830" w:rsidP="00812830">
            <w:pPr>
              <w:rPr>
                <w:rFonts w:asciiTheme="minorHAnsi" w:hAnsiTheme="minorHAnsi"/>
                <w:color w:val="000000"/>
                <w:sz w:val="18"/>
                <w:szCs w:val="18"/>
              </w:rPr>
            </w:pPr>
          </w:p>
        </w:tc>
      </w:tr>
      <w:tr w:rsidR="00812830" w:rsidRPr="00680C44" w14:paraId="389AA315" w14:textId="77777777" w:rsidTr="00812830">
        <w:trPr>
          <w:trHeight w:val="300"/>
        </w:trPr>
        <w:tc>
          <w:tcPr>
            <w:tcW w:w="1397" w:type="dxa"/>
            <w:tcBorders>
              <w:top w:val="nil"/>
              <w:left w:val="nil"/>
              <w:bottom w:val="nil"/>
              <w:right w:val="nil"/>
            </w:tcBorders>
            <w:shd w:val="clear" w:color="auto" w:fill="auto"/>
            <w:noWrap/>
            <w:vAlign w:val="bottom"/>
            <w:hideMark/>
          </w:tcPr>
          <w:p w14:paraId="389AA30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hideMark/>
          </w:tcPr>
          <w:p w14:paraId="389AA30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0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0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30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0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0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389AA30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hideMark/>
          </w:tcPr>
          <w:p w14:paraId="389AA30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hideMark/>
          </w:tcPr>
          <w:p w14:paraId="389AA30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hideMark/>
          </w:tcPr>
          <w:p w14:paraId="389AA30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hideMark/>
          </w:tcPr>
          <w:p w14:paraId="389AA31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1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12"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13"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14" w14:textId="77777777" w:rsidR="00812830" w:rsidRPr="00680C44" w:rsidRDefault="00812830" w:rsidP="00812830">
            <w:pPr>
              <w:rPr>
                <w:rFonts w:asciiTheme="minorHAnsi" w:hAnsiTheme="minorHAnsi"/>
                <w:color w:val="000000"/>
                <w:sz w:val="18"/>
                <w:szCs w:val="18"/>
              </w:rPr>
            </w:pPr>
          </w:p>
        </w:tc>
      </w:tr>
      <w:tr w:rsidR="00812830" w:rsidRPr="00680C44" w14:paraId="389AA326" w14:textId="77777777" w:rsidTr="00812830">
        <w:trPr>
          <w:trHeight w:val="300"/>
        </w:trPr>
        <w:tc>
          <w:tcPr>
            <w:tcW w:w="1397" w:type="dxa"/>
            <w:tcBorders>
              <w:top w:val="nil"/>
              <w:left w:val="nil"/>
              <w:bottom w:val="nil"/>
              <w:right w:val="nil"/>
            </w:tcBorders>
            <w:shd w:val="clear" w:color="auto" w:fill="auto"/>
            <w:noWrap/>
            <w:vAlign w:val="bottom"/>
            <w:hideMark/>
          </w:tcPr>
          <w:p w14:paraId="389AA31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hideMark/>
          </w:tcPr>
          <w:p w14:paraId="389AA31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1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1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31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31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389AA31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389AA31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389AA31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389AA31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hideMark/>
          </w:tcPr>
          <w:p w14:paraId="389AA32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hideMark/>
          </w:tcPr>
          <w:p w14:paraId="389AA32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hideMark/>
          </w:tcPr>
          <w:p w14:paraId="389AA32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23"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24"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25" w14:textId="77777777" w:rsidR="00812830" w:rsidRPr="00680C44" w:rsidRDefault="00812830" w:rsidP="00812830">
            <w:pPr>
              <w:rPr>
                <w:rFonts w:asciiTheme="minorHAnsi" w:hAnsiTheme="minorHAnsi"/>
                <w:color w:val="000000"/>
                <w:sz w:val="18"/>
                <w:szCs w:val="18"/>
              </w:rPr>
            </w:pPr>
          </w:p>
        </w:tc>
      </w:tr>
      <w:tr w:rsidR="00812830" w:rsidRPr="00680C44" w14:paraId="389AA337" w14:textId="77777777" w:rsidTr="00812830">
        <w:trPr>
          <w:trHeight w:val="300"/>
        </w:trPr>
        <w:tc>
          <w:tcPr>
            <w:tcW w:w="1397" w:type="dxa"/>
            <w:tcBorders>
              <w:top w:val="nil"/>
              <w:left w:val="nil"/>
              <w:bottom w:val="nil"/>
              <w:right w:val="nil"/>
            </w:tcBorders>
            <w:shd w:val="clear" w:color="auto" w:fill="auto"/>
            <w:noWrap/>
            <w:vAlign w:val="bottom"/>
            <w:hideMark/>
          </w:tcPr>
          <w:p w14:paraId="389AA32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389AA32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2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2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2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389AA32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389AA32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2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389AA32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hideMark/>
          </w:tcPr>
          <w:p w14:paraId="389AA33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389AA33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hideMark/>
          </w:tcPr>
          <w:p w14:paraId="389AA33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hideMark/>
          </w:tcPr>
          <w:p w14:paraId="389AA33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389AA33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35"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36" w14:textId="77777777" w:rsidR="00812830" w:rsidRPr="00680C44" w:rsidRDefault="00812830" w:rsidP="00812830">
            <w:pPr>
              <w:rPr>
                <w:rFonts w:asciiTheme="minorHAnsi" w:hAnsiTheme="minorHAnsi"/>
                <w:color w:val="000000"/>
                <w:sz w:val="18"/>
                <w:szCs w:val="18"/>
              </w:rPr>
            </w:pPr>
          </w:p>
        </w:tc>
      </w:tr>
      <w:tr w:rsidR="00812830" w:rsidRPr="00680C44" w14:paraId="389AA348" w14:textId="77777777" w:rsidTr="00812830">
        <w:trPr>
          <w:trHeight w:val="300"/>
        </w:trPr>
        <w:tc>
          <w:tcPr>
            <w:tcW w:w="1397" w:type="dxa"/>
            <w:tcBorders>
              <w:top w:val="nil"/>
              <w:left w:val="nil"/>
              <w:bottom w:val="nil"/>
              <w:right w:val="nil"/>
            </w:tcBorders>
            <w:shd w:val="clear" w:color="auto" w:fill="auto"/>
            <w:noWrap/>
            <w:vAlign w:val="bottom"/>
            <w:hideMark/>
          </w:tcPr>
          <w:p w14:paraId="389AA33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389AA33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3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3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3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3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389AA33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389AA33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hideMark/>
          </w:tcPr>
          <w:p w14:paraId="389AA34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389AA34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389AA34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389AA34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389AA34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389AA34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46"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47" w14:textId="77777777" w:rsidR="00812830" w:rsidRPr="00680C44" w:rsidRDefault="00812830" w:rsidP="00812830">
            <w:pPr>
              <w:rPr>
                <w:rFonts w:asciiTheme="minorHAnsi" w:hAnsiTheme="minorHAnsi"/>
                <w:color w:val="000000"/>
                <w:sz w:val="18"/>
                <w:szCs w:val="18"/>
              </w:rPr>
            </w:pPr>
          </w:p>
        </w:tc>
      </w:tr>
      <w:tr w:rsidR="00812830" w:rsidRPr="00680C44" w14:paraId="389AA359" w14:textId="77777777" w:rsidTr="00812830">
        <w:trPr>
          <w:trHeight w:val="300"/>
        </w:trPr>
        <w:tc>
          <w:tcPr>
            <w:tcW w:w="1397" w:type="dxa"/>
            <w:tcBorders>
              <w:top w:val="nil"/>
              <w:left w:val="nil"/>
              <w:bottom w:val="nil"/>
              <w:right w:val="nil"/>
            </w:tcBorders>
            <w:shd w:val="clear" w:color="auto" w:fill="auto"/>
            <w:noWrap/>
            <w:vAlign w:val="bottom"/>
            <w:hideMark/>
          </w:tcPr>
          <w:p w14:paraId="389AA34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hideMark/>
          </w:tcPr>
          <w:p w14:paraId="389AA34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4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4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4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34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389AA34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5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389AA35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389AA35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389AA35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389AA35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hideMark/>
          </w:tcPr>
          <w:p w14:paraId="389AA35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hideMark/>
          </w:tcPr>
          <w:p w14:paraId="389AA35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hideMark/>
          </w:tcPr>
          <w:p w14:paraId="389AA35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hideMark/>
          </w:tcPr>
          <w:p w14:paraId="389AA35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812830" w:rsidRPr="00680C44" w14:paraId="389AA36A" w14:textId="77777777" w:rsidTr="00812830">
        <w:trPr>
          <w:trHeight w:val="300"/>
        </w:trPr>
        <w:tc>
          <w:tcPr>
            <w:tcW w:w="1397" w:type="dxa"/>
            <w:tcBorders>
              <w:top w:val="nil"/>
              <w:left w:val="nil"/>
              <w:bottom w:val="nil"/>
              <w:right w:val="nil"/>
            </w:tcBorders>
            <w:shd w:val="clear" w:color="auto" w:fill="auto"/>
            <w:noWrap/>
            <w:vAlign w:val="bottom"/>
            <w:hideMark/>
          </w:tcPr>
          <w:p w14:paraId="389AA35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389AA35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5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5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5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5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6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6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36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6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hideMark/>
          </w:tcPr>
          <w:p w14:paraId="389AA36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389AA36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389AA36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389AA36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389AA36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hideMark/>
          </w:tcPr>
          <w:p w14:paraId="389AA36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812830" w:rsidRPr="00680C44" w14:paraId="389AA37B" w14:textId="77777777" w:rsidTr="00812830">
        <w:trPr>
          <w:trHeight w:val="300"/>
        </w:trPr>
        <w:tc>
          <w:tcPr>
            <w:tcW w:w="1397" w:type="dxa"/>
            <w:tcBorders>
              <w:top w:val="nil"/>
              <w:left w:val="nil"/>
              <w:bottom w:val="nil"/>
              <w:right w:val="nil"/>
            </w:tcBorders>
            <w:shd w:val="clear" w:color="auto" w:fill="auto"/>
            <w:noWrap/>
            <w:vAlign w:val="bottom"/>
            <w:hideMark/>
          </w:tcPr>
          <w:p w14:paraId="389AA36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389AA36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6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6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6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7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7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7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7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7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37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7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7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389AA37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hideMark/>
          </w:tcPr>
          <w:p w14:paraId="389AA37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hideMark/>
          </w:tcPr>
          <w:p w14:paraId="389AA37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812830" w:rsidRPr="00680C44" w14:paraId="389AA38C" w14:textId="77777777" w:rsidTr="00812830">
        <w:trPr>
          <w:trHeight w:val="300"/>
        </w:trPr>
        <w:tc>
          <w:tcPr>
            <w:tcW w:w="1397" w:type="dxa"/>
            <w:tcBorders>
              <w:top w:val="nil"/>
              <w:left w:val="nil"/>
              <w:bottom w:val="nil"/>
              <w:right w:val="nil"/>
            </w:tcBorders>
            <w:shd w:val="clear" w:color="auto" w:fill="auto"/>
            <w:noWrap/>
            <w:vAlign w:val="bottom"/>
            <w:hideMark/>
          </w:tcPr>
          <w:p w14:paraId="389AA37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389AA37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7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7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8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8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8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8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8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8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8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8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8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8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8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hideMark/>
          </w:tcPr>
          <w:p w14:paraId="389AA38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812830" w:rsidRPr="00680C44" w14:paraId="389AA39D" w14:textId="77777777" w:rsidTr="00812830">
        <w:trPr>
          <w:trHeight w:val="300"/>
        </w:trPr>
        <w:tc>
          <w:tcPr>
            <w:tcW w:w="1397" w:type="dxa"/>
            <w:tcBorders>
              <w:top w:val="nil"/>
              <w:left w:val="nil"/>
              <w:bottom w:val="nil"/>
              <w:right w:val="nil"/>
            </w:tcBorders>
            <w:shd w:val="clear" w:color="auto" w:fill="auto"/>
            <w:noWrap/>
            <w:vAlign w:val="bottom"/>
            <w:hideMark/>
          </w:tcPr>
          <w:p w14:paraId="389AA38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8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8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9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9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9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9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9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9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hideMark/>
          </w:tcPr>
          <w:p w14:paraId="389AA39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812830" w:rsidRPr="00680C44" w14:paraId="389AA3AE" w14:textId="77777777" w:rsidTr="00812830">
        <w:trPr>
          <w:trHeight w:val="300"/>
        </w:trPr>
        <w:tc>
          <w:tcPr>
            <w:tcW w:w="1397" w:type="dxa"/>
            <w:tcBorders>
              <w:top w:val="nil"/>
              <w:left w:val="nil"/>
              <w:bottom w:val="single" w:sz="12" w:space="0" w:color="auto"/>
              <w:right w:val="nil"/>
            </w:tcBorders>
            <w:shd w:val="clear" w:color="auto" w:fill="auto"/>
            <w:noWrap/>
            <w:vAlign w:val="bottom"/>
            <w:hideMark/>
          </w:tcPr>
          <w:p w14:paraId="389AA39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9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hideMark/>
          </w:tcPr>
          <w:p w14:paraId="389AA3A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389AA3AF" w14:textId="77777777" w:rsidR="00812830" w:rsidRPr="0055507E" w:rsidRDefault="00812830" w:rsidP="00812830">
      <w:pPr>
        <w:ind w:left="360"/>
        <w:contextualSpacing/>
        <w:rPr>
          <w:rFonts w:asciiTheme="minorHAnsi" w:eastAsia="Cambria" w:hAnsiTheme="minorHAnsi"/>
          <w:sz w:val="18"/>
          <w:szCs w:val="18"/>
        </w:rPr>
      </w:pPr>
    </w:p>
    <w:p w14:paraId="389AA3B0" w14:textId="4926975E"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using 62.2 </w:t>
      </w:r>
      <w:proofErr w:type="gramStart"/>
      <w:r w:rsidRPr="0055507E">
        <w:rPr>
          <w:rFonts w:asciiTheme="minorHAnsi" w:eastAsia="Cambria" w:hAnsiTheme="minorHAnsi"/>
          <w:sz w:val="18"/>
          <w:szCs w:val="18"/>
        </w:rPr>
        <w:t>equation</w:t>
      </w:r>
      <w:proofErr w:type="gramEnd"/>
      <w:r w:rsidRPr="0055507E">
        <w:rPr>
          <w:rFonts w:asciiTheme="minorHAnsi" w:eastAsia="Cambria" w:hAnsiTheme="minorHAnsi"/>
          <w:sz w:val="18"/>
          <w:szCs w:val="18"/>
        </w:rPr>
        <w:t xml:space="preserve"> 4.8. It represents the required airflow in cfm that must be delivered during the ventilation system </w:t>
      </w:r>
      <w:r>
        <w:rPr>
          <w:rFonts w:asciiTheme="minorHAnsi" w:eastAsia="Cambria" w:hAnsiTheme="minorHAnsi"/>
          <w:sz w:val="18"/>
          <w:szCs w:val="18"/>
        </w:rPr>
        <w:t>ON</w:t>
      </w:r>
      <w:r w:rsidRPr="0055507E">
        <w:rPr>
          <w:rFonts w:asciiTheme="minorHAnsi" w:eastAsia="Cambria" w:hAnsiTheme="minorHAnsi"/>
          <w:sz w:val="18"/>
          <w:szCs w:val="18"/>
        </w:rPr>
        <w:t xml:space="preserve"> times. This value will be verified by a HERS rater.</w:t>
      </w:r>
      <w:r w:rsidRPr="0055507E">
        <w:rPr>
          <w:rFonts w:asciiTheme="minorHAnsi" w:hAnsiTheme="minorHAnsi"/>
          <w:sz w:val="18"/>
          <w:szCs w:val="18"/>
        </w:rPr>
        <w:t xml:space="preserve"> The equation used to calculate this value in the field equals: Continuous Whole-Building Ventilation Rate B01/(Daily fractional on time C04 x </w:t>
      </w:r>
      <w:r w:rsidRPr="0055507E">
        <w:rPr>
          <w:rFonts w:asciiTheme="minorHAnsi" w:eastAsia="Cambria" w:hAnsiTheme="minorHAnsi"/>
          <w:sz w:val="18"/>
          <w:szCs w:val="18"/>
        </w:rPr>
        <w:t xml:space="preserve">ventilation effectiveness value C07= required </w:t>
      </w:r>
      <w:r w:rsidRPr="0055507E">
        <w:rPr>
          <w:rFonts w:asciiTheme="minorHAnsi" w:hAnsiTheme="minorHAnsi"/>
          <w:sz w:val="18"/>
          <w:szCs w:val="18"/>
        </w:rPr>
        <w:t>Intermittent ventilation rate</w:t>
      </w:r>
      <w:r>
        <w:rPr>
          <w:rFonts w:asciiTheme="minorHAnsi" w:hAnsiTheme="minorHAnsi"/>
          <w:sz w:val="18"/>
          <w:szCs w:val="18"/>
        </w:rPr>
        <w:t xml:space="preserve"> (CFM)</w:t>
      </w:r>
    </w:p>
    <w:p w14:paraId="389AA3B1" w14:textId="77777777" w:rsidR="00812830" w:rsidRPr="0055507E" w:rsidRDefault="00812830" w:rsidP="00812830">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User entered value equals the installed intermittent ventilation rate in </w:t>
      </w:r>
      <w:r w:rsidRPr="0055507E">
        <w:rPr>
          <w:rFonts w:asciiTheme="minorHAnsi" w:hAnsiTheme="minorHAnsi"/>
          <w:sz w:val="18"/>
          <w:szCs w:val="18"/>
        </w:rPr>
        <w:t>(CFM)</w:t>
      </w:r>
      <w:r w:rsidR="00DE08F4">
        <w:rPr>
          <w:rFonts w:asciiTheme="minorHAnsi" w:hAnsiTheme="minorHAnsi"/>
          <w:sz w:val="18"/>
          <w:szCs w:val="18"/>
        </w:rPr>
        <w:t>.</w:t>
      </w:r>
      <w:r>
        <w:rPr>
          <w:rFonts w:asciiTheme="minorHAnsi" w:hAnsiTheme="minorHAnsi"/>
          <w:sz w:val="18"/>
          <w:szCs w:val="18"/>
        </w:rPr>
        <w:t xml:space="preserve"> This value will be field verified by a HERS Rater.</w:t>
      </w:r>
    </w:p>
    <w:p w14:paraId="389AA3B2" w14:textId="77777777" w:rsidR="00812830" w:rsidRPr="0055507E" w:rsidRDefault="00812830" w:rsidP="00812830">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pulled from the registered MCH-22</w:t>
      </w:r>
      <w:r>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389AA3B3" w14:textId="77777777" w:rsidR="00812830" w:rsidRPr="0055507E" w:rsidRDefault="00812830" w:rsidP="00812830">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calculated based on C10</w:t>
      </w:r>
      <w:r w:rsidR="00DE08F4">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389AA3B4" w14:textId="77777777" w:rsidR="00812830" w:rsidRPr="00144CC2" w:rsidRDefault="00812830" w:rsidP="00812830">
      <w:pPr>
        <w:rPr>
          <w:rFonts w:asciiTheme="minorHAnsi" w:hAnsiTheme="minorHAnsi"/>
          <w:sz w:val="18"/>
          <w:szCs w:val="18"/>
        </w:rPr>
      </w:pPr>
    </w:p>
    <w:p w14:paraId="389AA3B5" w14:textId="77777777" w:rsidR="00182743" w:rsidRPr="00144CC2" w:rsidRDefault="00182743" w:rsidP="00D41F17">
      <w:pPr>
        <w:numPr>
          <w:ilvl w:val="0"/>
          <w:numId w:val="8"/>
        </w:numPr>
        <w:contextualSpacing/>
        <w:rPr>
          <w:rFonts w:asciiTheme="minorHAnsi" w:hAnsiTheme="minorHAnsi"/>
          <w:sz w:val="18"/>
          <w:szCs w:val="18"/>
        </w:rPr>
        <w:sectPr w:rsidR="00182743" w:rsidRPr="00144CC2" w:rsidSect="00785E3C">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3F1187" w:rsidRPr="00144CC2" w14:paraId="389AA3B7" w14:textId="77777777" w:rsidTr="003F1187">
        <w:tc>
          <w:tcPr>
            <w:tcW w:w="11016" w:type="dxa"/>
          </w:tcPr>
          <w:p w14:paraId="389AA3B6" w14:textId="77777777" w:rsidR="003F1187" w:rsidRPr="00144CC2" w:rsidRDefault="003F1187" w:rsidP="00182743">
            <w:pPr>
              <w:keepNext/>
              <w:tabs>
                <w:tab w:val="left" w:pos="-2600"/>
              </w:tabs>
              <w:ind w:right="187"/>
              <w:outlineLvl w:val="2"/>
              <w:rPr>
                <w:rFonts w:asciiTheme="minorHAnsi" w:hAnsiTheme="minorHAnsi" w:cs="Arial"/>
                <w:b/>
                <w:bCs/>
                <w:i/>
                <w:caps/>
                <w:sz w:val="18"/>
                <w:szCs w:val="18"/>
                <w:u w:val="single"/>
              </w:rPr>
            </w:pPr>
            <w:r w:rsidRPr="00144CC2">
              <w:rPr>
                <w:rFonts w:asciiTheme="minorHAnsi" w:hAnsiTheme="minorHAnsi" w:cs="font78"/>
                <w:sz w:val="18"/>
                <w:szCs w:val="18"/>
              </w:rPr>
              <w:lastRenderedPageBreak/>
              <w:t xml:space="preserve">Title 24, Part 6, Section 150.0(o) </w:t>
            </w:r>
            <w:r w:rsidRPr="00144CC2">
              <w:rPr>
                <w:rFonts w:asciiTheme="minorHAnsi" w:hAnsiTheme="minorHAnsi" w:cs="font78"/>
                <w:b/>
                <w:bCs/>
                <w:sz w:val="18"/>
                <w:szCs w:val="18"/>
              </w:rPr>
              <w:t xml:space="preserve">Ventilation for Indoor Air Quality. </w:t>
            </w:r>
            <w:r w:rsidRPr="00144CC2">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144CC2">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89AA3B8" w14:textId="77777777" w:rsidR="00314D0D" w:rsidRPr="00041647" w:rsidRDefault="00314D0D" w:rsidP="00314D0D">
      <w:pPr>
        <w:keepNext/>
        <w:tabs>
          <w:tab w:val="left" w:pos="-2600"/>
        </w:tabs>
        <w:outlineLvl w:val="2"/>
        <w:rPr>
          <w:rFonts w:asciiTheme="minorHAnsi" w:hAnsiTheme="minorHAnsi" w:cs="Arial"/>
          <w:bCs/>
          <w:caps/>
          <w:sz w:val="22"/>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6B6974" w:rsidRPr="00041647" w14:paraId="389AA3BE" w14:textId="77777777" w:rsidTr="00812830">
        <w:tc>
          <w:tcPr>
            <w:tcW w:w="11016" w:type="dxa"/>
            <w:gridSpan w:val="3"/>
          </w:tcPr>
          <w:p w14:paraId="389AA3BD" w14:textId="77777777" w:rsidR="006B6974" w:rsidRPr="00041647" w:rsidRDefault="006B6974" w:rsidP="0081283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041647">
              <w:rPr>
                <w:rFonts w:asciiTheme="minorHAnsi" w:hAnsiTheme="minorHAnsi"/>
                <w:b/>
                <w:szCs w:val="18"/>
              </w:rPr>
              <w:t>A. Dwelling Mechanical Ventilation - General Information</w:t>
            </w:r>
          </w:p>
        </w:tc>
      </w:tr>
      <w:tr w:rsidR="006B6974" w:rsidRPr="00D2491C" w14:paraId="389AA3C2" w14:textId="77777777" w:rsidTr="00812830">
        <w:trPr>
          <w:trHeight w:val="158"/>
        </w:trPr>
        <w:tc>
          <w:tcPr>
            <w:tcW w:w="634" w:type="dxa"/>
            <w:vAlign w:val="center"/>
          </w:tcPr>
          <w:p w14:paraId="389AA3BF" w14:textId="77777777" w:rsidR="006B6974" w:rsidRPr="00F5715E" w:rsidRDefault="006B6974" w:rsidP="00812830">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389AA3C0" w14:textId="1AD6ACC3" w:rsidR="006B6974" w:rsidRPr="00F5715E" w:rsidRDefault="006B6974" w:rsidP="00F71FD4">
            <w:pPr>
              <w:rPr>
                <w:rFonts w:asciiTheme="minorHAnsi" w:hAnsiTheme="minorHAnsi"/>
                <w:sz w:val="18"/>
                <w:szCs w:val="18"/>
              </w:rPr>
            </w:pPr>
            <w:r>
              <w:rPr>
                <w:rFonts w:asciiTheme="minorHAnsi" w:hAnsiTheme="minorHAnsi"/>
                <w:sz w:val="18"/>
                <w:szCs w:val="18"/>
              </w:rPr>
              <w:t xml:space="preserve">Dwelling </w:t>
            </w:r>
            <w:r w:rsidR="00F71FD4">
              <w:rPr>
                <w:rFonts w:asciiTheme="minorHAnsi" w:hAnsiTheme="minorHAnsi"/>
                <w:sz w:val="18"/>
                <w:szCs w:val="18"/>
              </w:rPr>
              <w:t>U</w:t>
            </w:r>
            <w:r>
              <w:rPr>
                <w:rFonts w:asciiTheme="minorHAnsi" w:hAnsiTheme="minorHAnsi"/>
                <w:sz w:val="18"/>
                <w:szCs w:val="18"/>
              </w:rPr>
              <w:t xml:space="preserve">nit </w:t>
            </w:r>
            <w:r w:rsidR="00F71FD4">
              <w:rPr>
                <w:rFonts w:asciiTheme="minorHAnsi" w:hAnsiTheme="minorHAnsi"/>
                <w:sz w:val="18"/>
                <w:szCs w:val="18"/>
              </w:rPr>
              <w:t>N</w:t>
            </w:r>
            <w:r>
              <w:rPr>
                <w:rFonts w:asciiTheme="minorHAnsi" w:hAnsiTheme="minorHAnsi"/>
                <w:sz w:val="18"/>
                <w:szCs w:val="18"/>
              </w:rPr>
              <w:t>ame</w:t>
            </w:r>
          </w:p>
        </w:tc>
        <w:tc>
          <w:tcPr>
            <w:tcW w:w="5774" w:type="dxa"/>
          </w:tcPr>
          <w:p w14:paraId="389AA3C1" w14:textId="77777777" w:rsidR="006B6974" w:rsidRPr="00F5715E" w:rsidRDefault="006B6974" w:rsidP="00812830">
            <w:pPr>
              <w:rPr>
                <w:rFonts w:asciiTheme="minorHAnsi" w:hAnsiTheme="minorHAnsi"/>
                <w:sz w:val="18"/>
                <w:szCs w:val="18"/>
              </w:rPr>
            </w:pPr>
            <w:r w:rsidRPr="00F5715E">
              <w:rPr>
                <w:rFonts w:asciiTheme="minorHAnsi" w:hAnsiTheme="minorHAnsi"/>
                <w:sz w:val="18"/>
                <w:szCs w:val="18"/>
              </w:rPr>
              <w:t>&lt;&lt;</w:t>
            </w:r>
            <w:proofErr w:type="gramStart"/>
            <w:r w:rsidRPr="00F5715E">
              <w:rPr>
                <w:rFonts w:asciiTheme="minorHAnsi" w:hAnsiTheme="minorHAnsi"/>
                <w:sz w:val="18"/>
                <w:szCs w:val="18"/>
              </w:rPr>
              <w:t>calculated</w:t>
            </w:r>
            <w:proofErr w:type="gramEnd"/>
            <w:r w:rsidRPr="00F5715E">
              <w:rPr>
                <w:rFonts w:asciiTheme="minorHAnsi" w:hAnsiTheme="minorHAnsi"/>
                <w:sz w:val="18"/>
                <w:szCs w:val="18"/>
              </w:rPr>
              <w:t xml:space="preserve"> field, referenced data from CF1R.</w:t>
            </w:r>
            <w:r>
              <w:rPr>
                <w:rFonts w:asciiTheme="minorHAnsi" w:hAnsiTheme="minorHAnsi"/>
                <w:sz w:val="18"/>
                <w:szCs w:val="18"/>
              </w:rPr>
              <w:t>&gt;&gt;</w:t>
            </w:r>
          </w:p>
        </w:tc>
      </w:tr>
      <w:tr w:rsidR="006B6974" w:rsidRPr="00D2491C" w14:paraId="389AA3C6" w14:textId="77777777" w:rsidTr="00812830">
        <w:trPr>
          <w:trHeight w:val="158"/>
        </w:trPr>
        <w:tc>
          <w:tcPr>
            <w:tcW w:w="634" w:type="dxa"/>
            <w:vAlign w:val="center"/>
          </w:tcPr>
          <w:p w14:paraId="389AA3C3"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389AA3C4" w14:textId="38AE714F" w:rsidR="006B6974" w:rsidRPr="00F5715E" w:rsidRDefault="006B6974" w:rsidP="00812830">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389AA3C5" w14:textId="77777777" w:rsidR="006B6974" w:rsidRPr="00F5715E" w:rsidRDefault="006B6974" w:rsidP="00812830">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6B6974" w:rsidRPr="00D2491C" w14:paraId="389AA3CA" w14:textId="77777777" w:rsidTr="00812830">
        <w:trPr>
          <w:trHeight w:val="158"/>
        </w:trPr>
        <w:tc>
          <w:tcPr>
            <w:tcW w:w="634" w:type="dxa"/>
            <w:vAlign w:val="center"/>
          </w:tcPr>
          <w:p w14:paraId="389AA3C7"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389AA3C8" w14:textId="173DAD95" w:rsidR="006B6974" w:rsidRPr="00F5715E" w:rsidRDefault="006B6974" w:rsidP="00F71FD4">
            <w:pPr>
              <w:rPr>
                <w:rFonts w:asciiTheme="minorHAnsi" w:hAnsiTheme="minorHAnsi"/>
                <w:sz w:val="18"/>
                <w:szCs w:val="18"/>
              </w:rPr>
            </w:pPr>
            <w:r w:rsidRPr="00F5715E">
              <w:rPr>
                <w:rFonts w:asciiTheme="minorHAnsi" w:hAnsiTheme="minorHAnsi"/>
                <w:sz w:val="18"/>
                <w:szCs w:val="18"/>
              </w:rPr>
              <w:t xml:space="preserve">Project </w:t>
            </w:r>
            <w:r w:rsidR="00F71FD4">
              <w:rPr>
                <w:rFonts w:asciiTheme="minorHAnsi" w:hAnsiTheme="minorHAnsi"/>
                <w:sz w:val="18"/>
                <w:szCs w:val="18"/>
              </w:rPr>
              <w:t>S</w:t>
            </w:r>
            <w:r w:rsidRPr="00F5715E">
              <w:rPr>
                <w:rFonts w:asciiTheme="minorHAnsi" w:hAnsiTheme="minorHAnsi"/>
                <w:sz w:val="18"/>
                <w:szCs w:val="18"/>
              </w:rPr>
              <w:t>cope</w:t>
            </w:r>
          </w:p>
        </w:tc>
        <w:tc>
          <w:tcPr>
            <w:tcW w:w="5774" w:type="dxa"/>
          </w:tcPr>
          <w:p w14:paraId="389AA3C9" w14:textId="77777777" w:rsidR="006B6974" w:rsidRPr="00F5715E" w:rsidRDefault="006B6974" w:rsidP="00812830">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6B6974" w:rsidRPr="00D2491C" w14:paraId="389AA3CF" w14:textId="77777777" w:rsidTr="00812830">
        <w:trPr>
          <w:trHeight w:val="158"/>
        </w:trPr>
        <w:tc>
          <w:tcPr>
            <w:tcW w:w="634" w:type="dxa"/>
            <w:vAlign w:val="center"/>
          </w:tcPr>
          <w:p w14:paraId="389AA3CB"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389AA3CC" w14:textId="081521E9" w:rsidR="006B6974" w:rsidRDefault="00F97AFB" w:rsidP="00812830">
            <w:pPr>
              <w:rPr>
                <w:rFonts w:asciiTheme="minorHAnsi" w:hAnsiTheme="minorHAnsi"/>
                <w:sz w:val="18"/>
                <w:szCs w:val="18"/>
              </w:rPr>
            </w:pPr>
            <w:r>
              <w:rPr>
                <w:rFonts w:asciiTheme="minorHAnsi" w:hAnsiTheme="minorHAnsi"/>
                <w:sz w:val="18"/>
                <w:szCs w:val="18"/>
              </w:rPr>
              <w:t xml:space="preserve">Total </w:t>
            </w:r>
            <w:r w:rsidR="006B6974" w:rsidRPr="00F5715E">
              <w:rPr>
                <w:rFonts w:asciiTheme="minorHAnsi" w:hAnsiTheme="minorHAnsi"/>
                <w:sz w:val="18"/>
                <w:szCs w:val="18"/>
              </w:rPr>
              <w:t xml:space="preserve">Conditioned </w:t>
            </w:r>
            <w:r>
              <w:rPr>
                <w:rFonts w:asciiTheme="minorHAnsi" w:hAnsiTheme="minorHAnsi"/>
                <w:sz w:val="18"/>
                <w:szCs w:val="18"/>
              </w:rPr>
              <w:t>F</w:t>
            </w:r>
            <w:r w:rsidR="006B6974" w:rsidRPr="00F5715E">
              <w:rPr>
                <w:rFonts w:asciiTheme="minorHAnsi" w:hAnsiTheme="minorHAnsi"/>
                <w:sz w:val="18"/>
                <w:szCs w:val="18"/>
              </w:rPr>
              <w:t xml:space="preserve">loor </w:t>
            </w:r>
            <w:r>
              <w:rPr>
                <w:rFonts w:asciiTheme="minorHAnsi" w:hAnsiTheme="minorHAnsi"/>
                <w:sz w:val="18"/>
                <w:szCs w:val="18"/>
              </w:rPr>
              <w:t>A</w:t>
            </w:r>
            <w:r w:rsidR="006B6974" w:rsidRPr="00F5715E">
              <w:rPr>
                <w:rFonts w:asciiTheme="minorHAnsi" w:hAnsiTheme="minorHAnsi"/>
                <w:sz w:val="18"/>
                <w:szCs w:val="18"/>
              </w:rPr>
              <w:t xml:space="preserve">rea of </w:t>
            </w:r>
            <w:r w:rsidR="00FC099C">
              <w:rPr>
                <w:rFonts w:asciiTheme="minorHAnsi" w:hAnsiTheme="minorHAnsi"/>
                <w:sz w:val="18"/>
                <w:szCs w:val="18"/>
              </w:rPr>
              <w:t>D</w:t>
            </w:r>
            <w:r w:rsidR="006B6974" w:rsidRPr="00F5715E">
              <w:rPr>
                <w:rFonts w:asciiTheme="minorHAnsi" w:hAnsiTheme="minorHAnsi"/>
                <w:sz w:val="18"/>
                <w:szCs w:val="18"/>
              </w:rPr>
              <w:t xml:space="preserve">welling </w:t>
            </w:r>
            <w:r w:rsidR="00FC099C">
              <w:rPr>
                <w:rFonts w:asciiTheme="minorHAnsi" w:hAnsiTheme="minorHAnsi"/>
                <w:sz w:val="18"/>
                <w:szCs w:val="18"/>
              </w:rPr>
              <w:t>U</w:t>
            </w:r>
            <w:r w:rsidR="006B6974" w:rsidRPr="00F5715E">
              <w:rPr>
                <w:rFonts w:asciiTheme="minorHAnsi" w:hAnsiTheme="minorHAnsi"/>
                <w:sz w:val="18"/>
                <w:szCs w:val="18"/>
              </w:rPr>
              <w:t>nit</w:t>
            </w:r>
          </w:p>
          <w:p w14:paraId="389AA3CD" w14:textId="77777777" w:rsidR="006B6974" w:rsidRPr="00F5715E" w:rsidRDefault="006B6974" w:rsidP="00812830">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389AA3CE" w14:textId="0B46827F" w:rsidR="006B6974" w:rsidRPr="00F5715E" w:rsidRDefault="00682A29" w:rsidP="00812830">
            <w:pPr>
              <w:rPr>
                <w:rFonts w:asciiTheme="minorHAnsi" w:hAnsiTheme="minorHAnsi"/>
                <w:sz w:val="18"/>
                <w:szCs w:val="18"/>
              </w:rPr>
            </w:pPr>
            <w:r w:rsidRPr="00682A29">
              <w:rPr>
                <w:rFonts w:asciiTheme="minorHAnsi" w:hAnsiTheme="minorHAnsi"/>
                <w:sz w:val="18"/>
                <w:szCs w:val="18"/>
              </w:rPr>
              <w:t xml:space="preserve">&lt;&lt;calculated field: default value reference from MCH-01;  or allow user to override default and input value </w:t>
            </w:r>
            <w:proofErr w:type="spellStart"/>
            <w:r w:rsidRPr="00682A29">
              <w:rPr>
                <w:rFonts w:asciiTheme="minorHAnsi" w:hAnsiTheme="minorHAnsi"/>
                <w:sz w:val="18"/>
                <w:szCs w:val="18"/>
              </w:rPr>
              <w:t>xxxxx</w:t>
            </w:r>
            <w:proofErr w:type="spellEnd"/>
            <w:r w:rsidRPr="00682A29">
              <w:rPr>
                <w:rFonts w:asciiTheme="minorHAnsi" w:hAnsiTheme="minorHAnsi"/>
                <w:sz w:val="18"/>
                <w:szCs w:val="18"/>
              </w:rPr>
              <w:t>;  flag overridden values and report in project status notes field &gt;&gt;</w:t>
            </w:r>
          </w:p>
        </w:tc>
      </w:tr>
      <w:tr w:rsidR="006B6974" w:rsidRPr="00D2491C" w14:paraId="389AA3D4" w14:textId="77777777" w:rsidTr="00812830">
        <w:trPr>
          <w:trHeight w:val="158"/>
        </w:trPr>
        <w:tc>
          <w:tcPr>
            <w:tcW w:w="634" w:type="dxa"/>
            <w:vAlign w:val="center"/>
          </w:tcPr>
          <w:p w14:paraId="389AA3D0"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389AA3D1" w14:textId="059D2585" w:rsidR="006B6974" w:rsidRDefault="006B6974" w:rsidP="00812830">
            <w:pPr>
              <w:rPr>
                <w:rFonts w:asciiTheme="minorHAnsi" w:hAnsiTheme="minorHAnsi"/>
                <w:sz w:val="18"/>
                <w:szCs w:val="18"/>
              </w:rPr>
            </w:pPr>
            <w:r w:rsidRPr="00F5715E">
              <w:rPr>
                <w:rFonts w:asciiTheme="minorHAnsi" w:hAnsiTheme="minorHAnsi"/>
                <w:sz w:val="18"/>
                <w:szCs w:val="18"/>
              </w:rPr>
              <w:t xml:space="preserve">Number of </w:t>
            </w:r>
            <w:r w:rsidR="00F71FD4">
              <w:rPr>
                <w:rFonts w:asciiTheme="minorHAnsi" w:hAnsiTheme="minorHAnsi"/>
                <w:sz w:val="18"/>
                <w:szCs w:val="18"/>
              </w:rPr>
              <w:t>B</w:t>
            </w:r>
            <w:r w:rsidRPr="00F5715E">
              <w:rPr>
                <w:rFonts w:asciiTheme="minorHAnsi" w:hAnsiTheme="minorHAnsi"/>
                <w:sz w:val="18"/>
                <w:szCs w:val="18"/>
              </w:rPr>
              <w:t xml:space="preserve">edrooms in </w:t>
            </w:r>
            <w:r w:rsidR="00F71FD4">
              <w:rPr>
                <w:rFonts w:asciiTheme="minorHAnsi" w:hAnsiTheme="minorHAnsi"/>
                <w:sz w:val="18"/>
                <w:szCs w:val="18"/>
              </w:rPr>
              <w:t>D</w:t>
            </w:r>
            <w:r w:rsidRPr="00F5715E">
              <w:rPr>
                <w:rFonts w:asciiTheme="minorHAnsi" w:hAnsiTheme="minorHAnsi"/>
                <w:sz w:val="18"/>
                <w:szCs w:val="18"/>
              </w:rPr>
              <w:t xml:space="preserve">welling </w:t>
            </w:r>
            <w:r w:rsidR="00F71FD4">
              <w:rPr>
                <w:rFonts w:asciiTheme="minorHAnsi" w:hAnsiTheme="minorHAnsi"/>
                <w:sz w:val="18"/>
                <w:szCs w:val="18"/>
              </w:rPr>
              <w:t>U</w:t>
            </w:r>
            <w:r w:rsidRPr="00F5715E">
              <w:rPr>
                <w:rFonts w:asciiTheme="minorHAnsi" w:hAnsiTheme="minorHAnsi"/>
                <w:sz w:val="18"/>
                <w:szCs w:val="18"/>
              </w:rPr>
              <w:t>nit</w:t>
            </w:r>
          </w:p>
          <w:p w14:paraId="389AA3D2" w14:textId="77777777" w:rsidR="006B6974" w:rsidRPr="00F5715E" w:rsidRDefault="00D34FE6" w:rsidP="00812830">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389AA3D3" w14:textId="655A8357" w:rsidR="006B6974" w:rsidRPr="00F5715E" w:rsidRDefault="00AC325C" w:rsidP="00812830">
            <w:pPr>
              <w:rPr>
                <w:rFonts w:asciiTheme="minorHAnsi" w:hAnsiTheme="minorHAnsi"/>
                <w:sz w:val="18"/>
                <w:szCs w:val="18"/>
              </w:rPr>
            </w:pPr>
            <w:r w:rsidRPr="00AC325C">
              <w:rPr>
                <w:rFonts w:asciiTheme="minorHAnsi" w:hAnsiTheme="minorHAnsi"/>
                <w:sz w:val="18"/>
                <w:szCs w:val="18"/>
              </w:rPr>
              <w:t>&lt;&lt;calculated field: default value reference from MCH-01&gt;&gt;</w:t>
            </w:r>
          </w:p>
        </w:tc>
      </w:tr>
      <w:tr w:rsidR="006B6974" w:rsidRPr="00D2491C" w14:paraId="389AA3DA" w14:textId="77777777" w:rsidTr="00812830">
        <w:trPr>
          <w:trHeight w:val="158"/>
        </w:trPr>
        <w:tc>
          <w:tcPr>
            <w:tcW w:w="634" w:type="dxa"/>
            <w:vAlign w:val="center"/>
          </w:tcPr>
          <w:p w14:paraId="389AA3D5"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389AA3D6" w14:textId="78B5041A" w:rsidR="006B6974" w:rsidRPr="00F5715E" w:rsidRDefault="006B6974" w:rsidP="00812830">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389AA3D7" w14:textId="77777777" w:rsidR="006B6974" w:rsidRPr="00F5715E" w:rsidRDefault="006B6974" w:rsidP="00812830">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89AA3D8" w14:textId="77777777" w:rsidR="006B6974" w:rsidRPr="00F5715E" w:rsidRDefault="006B6974" w:rsidP="00812830">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389AA3D9" w14:textId="77777777" w:rsidR="006B6974" w:rsidRPr="00F5715E" w:rsidRDefault="006B6974" w:rsidP="00812830">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6B6974" w:rsidRPr="00D2491C" w14:paraId="389AA3E0" w14:textId="77777777" w:rsidTr="00812830">
        <w:trPr>
          <w:trHeight w:val="158"/>
        </w:trPr>
        <w:tc>
          <w:tcPr>
            <w:tcW w:w="634" w:type="dxa"/>
            <w:vAlign w:val="center"/>
          </w:tcPr>
          <w:p w14:paraId="389AA3DB"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389AA3DC" w14:textId="536B60C4" w:rsidR="006B6974" w:rsidRPr="00F5715E" w:rsidRDefault="006B6974" w:rsidP="00812830">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389AA3DD" w14:textId="77777777" w:rsidR="006B6974" w:rsidRPr="00F5715E" w:rsidRDefault="006B6974" w:rsidP="00812830">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89AA3DE" w14:textId="77777777" w:rsidR="006B6974" w:rsidRPr="00F5715E" w:rsidRDefault="006B6974" w:rsidP="00812830">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389AA3DF" w14:textId="77777777" w:rsidR="006B6974" w:rsidRPr="00F5715E" w:rsidRDefault="006B6974" w:rsidP="00812830">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proofErr w:type="gramStart"/>
            <w:r>
              <w:rPr>
                <w:rFonts w:asciiTheme="minorHAnsi" w:hAnsiTheme="minorHAnsi"/>
                <w:sz w:val="18"/>
                <w:szCs w:val="18"/>
              </w:rPr>
              <w:t>.&gt;</w:t>
            </w:r>
            <w:proofErr w:type="gramEnd"/>
            <w:r>
              <w:rPr>
                <w:rFonts w:asciiTheme="minorHAnsi" w:hAnsiTheme="minorHAnsi"/>
                <w:sz w:val="18"/>
                <w:szCs w:val="18"/>
              </w:rPr>
              <w:t>&gt;</w:t>
            </w:r>
          </w:p>
        </w:tc>
      </w:tr>
      <w:tr w:rsidR="006B6974" w:rsidRPr="00D2491C" w14:paraId="389AA3EB" w14:textId="77777777" w:rsidTr="00812830">
        <w:trPr>
          <w:trHeight w:val="158"/>
        </w:trPr>
        <w:tc>
          <w:tcPr>
            <w:tcW w:w="634" w:type="dxa"/>
            <w:vAlign w:val="center"/>
          </w:tcPr>
          <w:p w14:paraId="389AA3E1"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389AA3E2" w14:textId="596C1AB0" w:rsidR="006B6974" w:rsidRPr="00F5715E" w:rsidRDefault="006B6974" w:rsidP="00812830">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389AA3E3" w14:textId="77777777" w:rsidR="006B6974" w:rsidRPr="00F5715E" w:rsidRDefault="006B6974" w:rsidP="00812830">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389AA3E4" w14:textId="77777777" w:rsidR="006B6974" w:rsidRPr="00F5715E" w:rsidRDefault="006B6974" w:rsidP="00812830">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389AA3E5" w14:textId="77777777" w:rsidR="006B6974" w:rsidRPr="00F5715E" w:rsidRDefault="006B6974" w:rsidP="00812830">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389AA3E6" w14:textId="77777777" w:rsidR="006B6974" w:rsidRPr="00F5715E" w:rsidRDefault="006B6974" w:rsidP="00812830">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389AA3E7" w14:textId="77777777" w:rsidR="006B6974" w:rsidRDefault="006B6974" w:rsidP="00812830">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389AA3E8" w14:textId="77777777" w:rsidR="006B6974" w:rsidRDefault="006B6974" w:rsidP="00812830">
            <w:pPr>
              <w:rPr>
                <w:rFonts w:asciiTheme="minorHAnsi" w:hAnsiTheme="minorHAnsi"/>
                <w:sz w:val="18"/>
                <w:szCs w:val="18"/>
                <w:u w:val="single"/>
              </w:rPr>
            </w:pPr>
          </w:p>
          <w:p w14:paraId="389AA3E9" w14:textId="77777777" w:rsidR="006B6974" w:rsidRPr="00F5715E" w:rsidRDefault="006B6974" w:rsidP="00812830">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389AA3EA" w14:textId="77777777" w:rsidR="006B6974" w:rsidRPr="00F5715E" w:rsidRDefault="006B6974" w:rsidP="00F61193">
            <w:pPr>
              <w:rPr>
                <w:rFonts w:asciiTheme="minorHAnsi" w:hAnsiTheme="minorHAnsi"/>
                <w:sz w:val="18"/>
                <w:szCs w:val="18"/>
              </w:rPr>
            </w:pPr>
            <w:r>
              <w:rPr>
                <w:rFonts w:asciiTheme="minorHAnsi" w:hAnsiTheme="minorHAnsi"/>
                <w:b/>
                <w:sz w:val="18"/>
                <w:szCs w:val="18"/>
              </w:rPr>
              <w:t>Central Fan Integrated Ventilation System Not Allowed to Operate Continuously - D</w:t>
            </w:r>
            <w:r w:rsidR="00F61193">
              <w:rPr>
                <w:rFonts w:asciiTheme="minorHAnsi" w:hAnsiTheme="minorHAnsi"/>
                <w:b/>
                <w:sz w:val="18"/>
                <w:szCs w:val="18"/>
              </w:rPr>
              <w:t>o</w:t>
            </w:r>
            <w:r>
              <w:rPr>
                <w:rFonts w:asciiTheme="minorHAnsi" w:hAnsiTheme="minorHAnsi"/>
                <w:b/>
                <w:sz w:val="18"/>
                <w:szCs w:val="18"/>
              </w:rPr>
              <w:t xml:space="preserve"> N</w:t>
            </w:r>
            <w:r w:rsidR="00F61193">
              <w:rPr>
                <w:rFonts w:asciiTheme="minorHAnsi" w:hAnsiTheme="minorHAnsi"/>
                <w:b/>
                <w:sz w:val="18"/>
                <w:szCs w:val="18"/>
              </w:rPr>
              <w:t>ot</w:t>
            </w:r>
            <w:r>
              <w:rPr>
                <w:rFonts w:asciiTheme="minorHAnsi" w:hAnsiTheme="minorHAnsi"/>
                <w:b/>
                <w:sz w:val="18"/>
                <w:szCs w:val="18"/>
              </w:rPr>
              <w:t xml:space="preserve"> P</w:t>
            </w:r>
            <w:r w:rsidR="00F61193">
              <w:rPr>
                <w:rFonts w:asciiTheme="minorHAnsi" w:hAnsiTheme="minorHAnsi"/>
                <w:b/>
                <w:sz w:val="18"/>
                <w:szCs w:val="18"/>
              </w:rPr>
              <w:t>roceed</w:t>
            </w:r>
            <w:r>
              <w:rPr>
                <w:rFonts w:asciiTheme="minorHAnsi" w:hAnsiTheme="minorHAnsi"/>
                <w:b/>
                <w:sz w:val="18"/>
                <w:szCs w:val="18"/>
              </w:rPr>
              <w:t>&gt;&gt;</w:t>
            </w:r>
          </w:p>
        </w:tc>
      </w:tr>
      <w:tr w:rsidR="006B6974" w:rsidRPr="00D2491C" w14:paraId="389AA3FD" w14:textId="77777777" w:rsidTr="00812830">
        <w:trPr>
          <w:trHeight w:val="158"/>
        </w:trPr>
        <w:tc>
          <w:tcPr>
            <w:tcW w:w="634" w:type="dxa"/>
            <w:vAlign w:val="center"/>
          </w:tcPr>
          <w:p w14:paraId="389AA3EC"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09</w:t>
            </w:r>
          </w:p>
        </w:tc>
        <w:tc>
          <w:tcPr>
            <w:tcW w:w="4608" w:type="dxa"/>
            <w:vAlign w:val="center"/>
          </w:tcPr>
          <w:p w14:paraId="389AA3ED" w14:textId="77777777" w:rsidR="006B6974" w:rsidRPr="00F5715E" w:rsidRDefault="006B6974" w:rsidP="00812830">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389AA3EE" w14:textId="77777777" w:rsidR="006B6974" w:rsidRPr="00F5715E" w:rsidRDefault="006B6974" w:rsidP="00812830">
            <w:pPr>
              <w:rPr>
                <w:rFonts w:asciiTheme="minorHAnsi" w:hAnsiTheme="minorHAnsi"/>
                <w:sz w:val="18"/>
                <w:szCs w:val="18"/>
              </w:rPr>
            </w:pPr>
            <w:r>
              <w:rPr>
                <w:rFonts w:asciiTheme="minorHAnsi" w:hAnsiTheme="minorHAnsi"/>
                <w:sz w:val="18"/>
                <w:szCs w:val="18"/>
              </w:rPr>
              <w:t>(this row not visible to user)</w:t>
            </w:r>
          </w:p>
        </w:tc>
        <w:tc>
          <w:tcPr>
            <w:tcW w:w="5774" w:type="dxa"/>
          </w:tcPr>
          <w:p w14:paraId="389AA3EF" w14:textId="77777777" w:rsidR="006B6974" w:rsidRDefault="006B6974" w:rsidP="00812830">
            <w:pPr>
              <w:rPr>
                <w:rFonts w:asciiTheme="minorHAnsi" w:hAnsiTheme="minorHAnsi"/>
                <w:sz w:val="18"/>
                <w:szCs w:val="18"/>
              </w:rPr>
            </w:pPr>
            <w:r>
              <w:rPr>
                <w:rFonts w:asciiTheme="minorHAnsi" w:hAnsiTheme="minorHAnsi"/>
                <w:sz w:val="18"/>
                <w:szCs w:val="18"/>
              </w:rPr>
              <w:t>&lt;&lt;calculated field:</w:t>
            </w:r>
          </w:p>
          <w:p w14:paraId="389AA3F0" w14:textId="77777777" w:rsidR="006B6974" w:rsidRDefault="006B6974" w:rsidP="00812830">
            <w:pPr>
              <w:rPr>
                <w:rFonts w:asciiTheme="minorHAnsi" w:hAnsiTheme="minorHAnsi"/>
                <w:sz w:val="18"/>
                <w:szCs w:val="18"/>
              </w:rPr>
            </w:pPr>
          </w:p>
          <w:p w14:paraId="389AA3F1" w14:textId="77777777" w:rsidR="006B6974" w:rsidRPr="00F5715E" w:rsidRDefault="006B6974" w:rsidP="00812830">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389AA3F2" w14:textId="77777777" w:rsidR="006B6974" w:rsidRPr="00F5715E" w:rsidRDefault="006B6974" w:rsidP="00812830">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389AA3F3" w14:textId="77777777" w:rsidR="006B6974" w:rsidRPr="00F5715E" w:rsidRDefault="006B6974" w:rsidP="00812830">
            <w:pPr>
              <w:rPr>
                <w:rFonts w:asciiTheme="minorHAnsi" w:hAnsiTheme="minorHAnsi"/>
                <w:sz w:val="18"/>
                <w:szCs w:val="18"/>
                <w:u w:val="single"/>
              </w:rPr>
            </w:pPr>
          </w:p>
          <w:p w14:paraId="389AA3F4" w14:textId="77777777" w:rsidR="006B6974" w:rsidRPr="00F5715E" w:rsidRDefault="006B6974" w:rsidP="0081283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89AA3F5" w14:textId="77777777" w:rsidR="006B6974" w:rsidRPr="00F5715E" w:rsidRDefault="006B6974" w:rsidP="00812830">
            <w:pPr>
              <w:rPr>
                <w:rFonts w:asciiTheme="minorHAnsi" w:hAnsiTheme="minorHAnsi"/>
                <w:b/>
                <w:sz w:val="18"/>
                <w:szCs w:val="18"/>
              </w:rPr>
            </w:pPr>
            <w:r>
              <w:rPr>
                <w:rFonts w:asciiTheme="minorHAnsi" w:hAnsiTheme="minorHAnsi"/>
                <w:b/>
                <w:sz w:val="18"/>
                <w:szCs w:val="18"/>
              </w:rPr>
              <w:t>**27b - Continuous Ventilation Airflow - Total Vent Rate Method;</w:t>
            </w:r>
          </w:p>
          <w:p w14:paraId="389AA3F6" w14:textId="77777777" w:rsidR="006B6974" w:rsidRPr="00F5715E" w:rsidRDefault="006B6974" w:rsidP="00812830">
            <w:pPr>
              <w:rPr>
                <w:rFonts w:asciiTheme="minorHAnsi" w:hAnsiTheme="minorHAnsi"/>
                <w:sz w:val="18"/>
                <w:szCs w:val="18"/>
              </w:rPr>
            </w:pPr>
          </w:p>
          <w:p w14:paraId="389AA3F7" w14:textId="77777777" w:rsidR="006B6974" w:rsidRPr="00F5715E" w:rsidRDefault="006B6974" w:rsidP="0081283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389AA3F8" w14:textId="77777777" w:rsidR="006B6974" w:rsidRPr="00F5715E" w:rsidRDefault="006B6974" w:rsidP="00812830">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389AA3F9" w14:textId="77777777" w:rsidR="006B6974" w:rsidRPr="00F5715E" w:rsidRDefault="006B6974" w:rsidP="00812830">
            <w:pPr>
              <w:rPr>
                <w:rFonts w:asciiTheme="minorHAnsi" w:hAnsiTheme="minorHAnsi"/>
                <w:sz w:val="18"/>
                <w:szCs w:val="18"/>
              </w:rPr>
            </w:pPr>
          </w:p>
          <w:p w14:paraId="389AA3FA" w14:textId="77777777" w:rsidR="006B6974" w:rsidRPr="00F5715E" w:rsidRDefault="006B6974" w:rsidP="0081283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89AA3FB" w14:textId="77777777" w:rsidR="006B6974" w:rsidRDefault="006B6974" w:rsidP="00812830">
            <w:pPr>
              <w:rPr>
                <w:rFonts w:asciiTheme="minorHAnsi" w:hAnsiTheme="minorHAnsi"/>
                <w:b/>
                <w:sz w:val="18"/>
                <w:szCs w:val="18"/>
              </w:rPr>
            </w:pPr>
            <w:r>
              <w:rPr>
                <w:rFonts w:asciiTheme="minorHAnsi" w:hAnsiTheme="minorHAnsi"/>
                <w:b/>
                <w:sz w:val="18"/>
                <w:szCs w:val="18"/>
              </w:rPr>
              <w:t xml:space="preserve">**27d - Intermittent Ventilation Airflow - Total Vent Rate </w:t>
            </w:r>
            <w:proofErr w:type="gramStart"/>
            <w:r>
              <w:rPr>
                <w:rFonts w:asciiTheme="minorHAnsi" w:hAnsiTheme="minorHAnsi"/>
                <w:b/>
                <w:sz w:val="18"/>
                <w:szCs w:val="18"/>
              </w:rPr>
              <w:t>Method;</w:t>
            </w:r>
            <w:proofErr w:type="gramEnd"/>
            <w:r>
              <w:rPr>
                <w:rFonts w:asciiTheme="minorHAnsi" w:hAnsiTheme="minorHAnsi"/>
                <w:b/>
                <w:sz w:val="18"/>
                <w:szCs w:val="18"/>
              </w:rPr>
              <w:t>&gt;&gt;</w:t>
            </w:r>
          </w:p>
          <w:p w14:paraId="389AA3FC" w14:textId="77777777" w:rsidR="006B6974" w:rsidRPr="00F5715E" w:rsidRDefault="006B6974" w:rsidP="00812830">
            <w:pPr>
              <w:rPr>
                <w:rFonts w:asciiTheme="minorHAnsi" w:hAnsiTheme="minorHAnsi"/>
                <w:b/>
                <w:sz w:val="18"/>
                <w:szCs w:val="18"/>
              </w:rPr>
            </w:pPr>
          </w:p>
        </w:tc>
      </w:tr>
    </w:tbl>
    <w:p w14:paraId="389AA3FF" w14:textId="77777777" w:rsidR="00314D0D" w:rsidRPr="00041647" w:rsidRDefault="00314D0D" w:rsidP="00314D0D">
      <w:pPr>
        <w:keepNext/>
        <w:tabs>
          <w:tab w:val="left" w:pos="-2600"/>
        </w:tabs>
        <w:outlineLvl w:val="2"/>
        <w:rPr>
          <w:rFonts w:asciiTheme="minorHAnsi" w:hAnsiTheme="minorHAnsi" w:cs="Arial"/>
          <w:b/>
          <w:bCs/>
          <w:i/>
          <w:caps/>
          <w:szCs w:val="18"/>
          <w:u w:val="single"/>
        </w:rPr>
      </w:pPr>
    </w:p>
    <w:tbl>
      <w:tblPr>
        <w:tblStyle w:val="TableGrid"/>
        <w:tblW w:w="0" w:type="auto"/>
        <w:tblLook w:val="04A0" w:firstRow="1" w:lastRow="0" w:firstColumn="1" w:lastColumn="0" w:noHBand="0" w:noVBand="1"/>
      </w:tblPr>
      <w:tblGrid>
        <w:gridCol w:w="11016"/>
      </w:tblGrid>
      <w:tr w:rsidR="00314D0D" w:rsidRPr="00144CC2" w14:paraId="389AA401" w14:textId="77777777" w:rsidTr="00314D0D">
        <w:tc>
          <w:tcPr>
            <w:tcW w:w="11016" w:type="dxa"/>
          </w:tcPr>
          <w:p w14:paraId="389AA400" w14:textId="798C79D9" w:rsidR="00314D0D" w:rsidRPr="00144CC2" w:rsidRDefault="00F71FD4" w:rsidP="00314D0D">
            <w:pPr>
              <w:keepNext/>
              <w:tabs>
                <w:tab w:val="left" w:pos="-2600"/>
              </w:tabs>
              <w:outlineLvl w:val="2"/>
              <w:rPr>
                <w:rFonts w:asciiTheme="minorHAnsi" w:hAnsiTheme="minorHAnsi" w:cs="Arial"/>
                <w:b/>
                <w:bCs/>
                <w:i/>
                <w:caps/>
                <w:sz w:val="18"/>
                <w:szCs w:val="18"/>
                <w:u w:val="single"/>
              </w:rPr>
            </w:pPr>
            <w:r>
              <w:rPr>
                <w:rFonts w:asciiTheme="minorHAnsi" w:hAnsiTheme="minorHAnsi"/>
                <w:b/>
                <w:szCs w:val="18"/>
              </w:rPr>
              <w:t>MCH-</w:t>
            </w:r>
            <w:r w:rsidR="000332DD" w:rsidRPr="00041647">
              <w:rPr>
                <w:rFonts w:asciiTheme="minorHAnsi" w:hAnsiTheme="minorHAnsi"/>
                <w:b/>
                <w:szCs w:val="18"/>
              </w:rPr>
              <w:t>27d - Intermittent Ventilation Airflow - Total Vent</w:t>
            </w:r>
            <w:ins w:id="22" w:author="Shewmaker, Michael@Energy" w:date="2016-03-29T15:46:00Z">
              <w:r w:rsidR="008609F7">
                <w:rPr>
                  <w:rFonts w:asciiTheme="minorHAnsi" w:hAnsiTheme="minorHAnsi"/>
                  <w:b/>
                  <w:szCs w:val="18"/>
                </w:rPr>
                <w:t>ilation</w:t>
              </w:r>
            </w:ins>
            <w:r w:rsidR="000332DD" w:rsidRPr="00041647">
              <w:rPr>
                <w:rFonts w:asciiTheme="minorHAnsi" w:hAnsiTheme="minorHAnsi"/>
                <w:b/>
                <w:szCs w:val="18"/>
              </w:rPr>
              <w:t xml:space="preserve"> Rate Method</w:t>
            </w:r>
          </w:p>
        </w:tc>
      </w:tr>
    </w:tbl>
    <w:p w14:paraId="389AA402" w14:textId="77777777" w:rsidR="00314D0D" w:rsidRPr="00041647" w:rsidRDefault="00314D0D" w:rsidP="00314D0D">
      <w:pPr>
        <w:keepNext/>
        <w:tabs>
          <w:tab w:val="left" w:pos="-2600"/>
        </w:tabs>
        <w:outlineLvl w:val="2"/>
        <w:rPr>
          <w:rFonts w:asciiTheme="minorHAnsi" w:hAnsiTheme="minorHAnsi" w:cs="Arial"/>
          <w:b/>
          <w:bCs/>
          <w:i/>
          <w:caps/>
          <w:szCs w:val="18"/>
          <w:u w:val="single"/>
        </w:rPr>
      </w:pPr>
    </w:p>
    <w:p w14:paraId="389AA403" w14:textId="77777777" w:rsidR="00B15522" w:rsidRDefault="00B15522">
      <w:pPr>
        <w:rPr>
          <w:rFonts w:asciiTheme="minorHAnsi" w:hAnsiTheme="minorHAnsi" w:cs="Arial"/>
          <w:b/>
          <w:bCs/>
          <w:i/>
          <w:caps/>
          <w:sz w:val="18"/>
          <w:szCs w:val="18"/>
          <w:u w:val="single"/>
        </w:rPr>
      </w:pPr>
      <w:r>
        <w:rPr>
          <w:rFonts w:asciiTheme="minorHAnsi" w:hAnsiTheme="minorHAnsi" w:cs="Arial"/>
          <w:b/>
          <w:bCs/>
          <w:i/>
          <w:caps/>
          <w:sz w:val="18"/>
          <w:szCs w:val="18"/>
          <w:u w:val="single"/>
        </w:rPr>
        <w:br w:type="page"/>
      </w: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52"/>
        <w:gridCol w:w="5778"/>
      </w:tblGrid>
      <w:tr w:rsidR="00876AE6" w:rsidRPr="00144CC2" w14:paraId="389AA405" w14:textId="77777777" w:rsidTr="00AB4772">
        <w:tc>
          <w:tcPr>
            <w:tcW w:w="11016" w:type="dxa"/>
            <w:gridSpan w:val="3"/>
            <w:vAlign w:val="center"/>
          </w:tcPr>
          <w:p w14:paraId="59A325CA" w14:textId="77777777" w:rsidR="00F71FD4" w:rsidRPr="00041647" w:rsidRDefault="00876AE6" w:rsidP="007F3845">
            <w:pPr>
              <w:rPr>
                <w:rFonts w:asciiTheme="minorHAnsi" w:hAnsiTheme="minorHAnsi"/>
                <w:b/>
                <w:szCs w:val="18"/>
              </w:rPr>
            </w:pPr>
            <w:r w:rsidRPr="00041647">
              <w:rPr>
                <w:rFonts w:asciiTheme="minorHAnsi" w:hAnsiTheme="minorHAnsi"/>
                <w:b/>
                <w:szCs w:val="18"/>
              </w:rPr>
              <w:lastRenderedPageBreak/>
              <w:t xml:space="preserve">B. </w:t>
            </w:r>
            <w:r w:rsidR="00891260" w:rsidRPr="00041647">
              <w:rPr>
                <w:rFonts w:asciiTheme="minorHAnsi" w:hAnsiTheme="minorHAnsi"/>
                <w:b/>
                <w:szCs w:val="18"/>
              </w:rPr>
              <w:t>Continuous</w:t>
            </w:r>
            <w:r w:rsidR="004508E8" w:rsidRPr="00041647">
              <w:rPr>
                <w:rFonts w:asciiTheme="minorHAnsi" w:hAnsiTheme="minorHAnsi"/>
                <w:b/>
                <w:szCs w:val="18"/>
              </w:rPr>
              <w:t xml:space="preserve"> Ventilation Airflow – Total Vent Rate Method</w:t>
            </w:r>
          </w:p>
          <w:p w14:paraId="389AA404" w14:textId="093864D7" w:rsidR="00876AE6" w:rsidRPr="00144CC2" w:rsidRDefault="00876AE6" w:rsidP="007F3845">
            <w:pPr>
              <w:rPr>
                <w:rFonts w:asciiTheme="minorHAnsi" w:hAnsiTheme="minorHAnsi"/>
                <w:sz w:val="18"/>
                <w:szCs w:val="18"/>
              </w:rPr>
            </w:pPr>
            <w:r w:rsidRPr="00144CC2">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144CC2">
              <w:rPr>
                <w:rFonts w:asciiTheme="minorHAnsi" w:hAnsiTheme="minorHAnsi"/>
                <w:sz w:val="18"/>
                <w:szCs w:val="18"/>
              </w:rPr>
              <w:t>equation</w:t>
            </w:r>
            <w:proofErr w:type="gramEnd"/>
            <w:r w:rsidRPr="00144CC2">
              <w:rPr>
                <w:rFonts w:asciiTheme="minorHAnsi" w:hAnsiTheme="minorHAnsi"/>
                <w:sz w:val="18"/>
                <w:szCs w:val="18"/>
              </w:rPr>
              <w:t xml:space="preserve"> 4.7.</w:t>
            </w:r>
          </w:p>
        </w:tc>
      </w:tr>
      <w:tr w:rsidR="00B1766E" w:rsidRPr="00144CC2" w14:paraId="389AA409" w14:textId="77777777" w:rsidTr="00AB4772">
        <w:tc>
          <w:tcPr>
            <w:tcW w:w="586" w:type="dxa"/>
            <w:vAlign w:val="center"/>
          </w:tcPr>
          <w:p w14:paraId="389AA406" w14:textId="77777777" w:rsidR="00B1766E" w:rsidRPr="00144CC2" w:rsidRDefault="00B1766E" w:rsidP="003F1A71">
            <w:pPr>
              <w:jc w:val="center"/>
              <w:rPr>
                <w:rFonts w:asciiTheme="minorHAnsi" w:hAnsiTheme="minorHAnsi"/>
                <w:sz w:val="18"/>
                <w:szCs w:val="18"/>
              </w:rPr>
            </w:pPr>
            <w:r w:rsidRPr="00144CC2">
              <w:rPr>
                <w:rFonts w:asciiTheme="minorHAnsi" w:hAnsiTheme="minorHAnsi"/>
                <w:sz w:val="18"/>
                <w:szCs w:val="18"/>
              </w:rPr>
              <w:t>01</w:t>
            </w:r>
          </w:p>
        </w:tc>
        <w:tc>
          <w:tcPr>
            <w:tcW w:w="4652" w:type="dxa"/>
            <w:vAlign w:val="center"/>
          </w:tcPr>
          <w:p w14:paraId="389AA407" w14:textId="2348C9D3" w:rsidR="00B1766E" w:rsidRPr="00144CC2" w:rsidRDefault="00B1766E" w:rsidP="003F1A71">
            <w:pPr>
              <w:rPr>
                <w:rFonts w:asciiTheme="minorHAnsi" w:hAnsiTheme="minorHAnsi"/>
                <w:sz w:val="18"/>
                <w:szCs w:val="18"/>
              </w:rPr>
            </w:pPr>
            <w:r w:rsidRPr="00144CC2">
              <w:rPr>
                <w:rFonts w:asciiTheme="minorHAnsi" w:hAnsiTheme="minorHAnsi"/>
                <w:sz w:val="18"/>
                <w:szCs w:val="18"/>
              </w:rPr>
              <w:t>Total Required Ventilation rate ( fan + infiltration), (</w:t>
            </w:r>
            <w:proofErr w:type="spellStart"/>
            <w:r w:rsidRPr="00144CC2">
              <w:rPr>
                <w:rFonts w:asciiTheme="minorHAnsi" w:hAnsiTheme="minorHAnsi"/>
                <w:sz w:val="18"/>
                <w:szCs w:val="18"/>
              </w:rPr>
              <w:t>Q</w:t>
            </w:r>
            <w:r w:rsidRPr="00FC099C">
              <w:rPr>
                <w:rFonts w:asciiTheme="minorHAnsi" w:hAnsiTheme="minorHAnsi"/>
                <w:sz w:val="18"/>
                <w:szCs w:val="18"/>
                <w:vertAlign w:val="subscript"/>
              </w:rPr>
              <w:t>tot</w:t>
            </w:r>
            <w:proofErr w:type="spellEnd"/>
            <w:r w:rsidRPr="00144CC2">
              <w:rPr>
                <w:rFonts w:asciiTheme="minorHAnsi" w:hAnsiTheme="minorHAnsi"/>
                <w:sz w:val="18"/>
                <w:szCs w:val="18"/>
              </w:rPr>
              <w:t>)</w:t>
            </w:r>
          </w:p>
        </w:tc>
        <w:tc>
          <w:tcPr>
            <w:tcW w:w="5778" w:type="dxa"/>
          </w:tcPr>
          <w:p w14:paraId="389AA408" w14:textId="77777777" w:rsidR="00B1766E" w:rsidRPr="00144CC2" w:rsidRDefault="003F1A71" w:rsidP="006B6974">
            <w:pPr>
              <w:rPr>
                <w:rFonts w:asciiTheme="minorHAnsi" w:hAnsiTheme="minorHAnsi"/>
                <w:sz w:val="18"/>
                <w:szCs w:val="18"/>
              </w:rPr>
            </w:pPr>
            <w:r w:rsidRPr="00144CC2">
              <w:rPr>
                <w:rFonts w:asciiTheme="minorHAnsi" w:hAnsiTheme="minorHAnsi"/>
                <w:sz w:val="18"/>
                <w:szCs w:val="18"/>
              </w:rPr>
              <w:t xml:space="preserve">&lt;&lt;calculated field, numeric: (use equation 4.1a): </w:t>
            </w:r>
            <w:r w:rsidR="00485E0F">
              <w:rPr>
                <w:rFonts w:asciiTheme="minorHAnsi" w:hAnsiTheme="minorHAnsi"/>
                <w:sz w:val="18"/>
                <w:szCs w:val="18"/>
              </w:rPr>
              <w:t>[(</w:t>
            </w:r>
            <w:r w:rsidR="00485E0F" w:rsidRPr="00D2491C">
              <w:rPr>
                <w:rFonts w:asciiTheme="minorHAnsi" w:hAnsiTheme="minorHAnsi"/>
                <w:sz w:val="18"/>
                <w:szCs w:val="18"/>
              </w:rPr>
              <w:t>Z x row A0</w:t>
            </w:r>
            <w:r w:rsidR="006B6974">
              <w:rPr>
                <w:rFonts w:asciiTheme="minorHAnsi" w:hAnsiTheme="minorHAnsi"/>
                <w:sz w:val="18"/>
                <w:szCs w:val="18"/>
              </w:rPr>
              <w:t>4</w:t>
            </w:r>
            <w:r w:rsidR="00485E0F">
              <w:rPr>
                <w:rFonts w:asciiTheme="minorHAnsi" w:hAnsiTheme="minorHAnsi"/>
                <w:sz w:val="18"/>
                <w:szCs w:val="18"/>
              </w:rPr>
              <w:t>)</w:t>
            </w:r>
            <w:r w:rsidR="00485E0F" w:rsidRPr="00D2491C">
              <w:rPr>
                <w:rFonts w:asciiTheme="minorHAnsi" w:hAnsiTheme="minorHAnsi"/>
                <w:sz w:val="18"/>
                <w:szCs w:val="18"/>
              </w:rPr>
              <w:t xml:space="preserve"> + 7.5(row A0</w:t>
            </w:r>
            <w:r w:rsidR="006B6974">
              <w:rPr>
                <w:rFonts w:asciiTheme="minorHAnsi" w:hAnsiTheme="minorHAnsi"/>
                <w:sz w:val="18"/>
                <w:szCs w:val="18"/>
              </w:rPr>
              <w:t>5</w:t>
            </w:r>
            <w:r w:rsidR="00485E0F" w:rsidRPr="00D2491C">
              <w:rPr>
                <w:rFonts w:asciiTheme="minorHAnsi" w:hAnsiTheme="minorHAnsi"/>
                <w:sz w:val="18"/>
                <w:szCs w:val="18"/>
              </w:rPr>
              <w:t xml:space="preserve"> + 1)</w:t>
            </w:r>
            <w:r w:rsidR="00485E0F">
              <w:rPr>
                <w:rFonts w:asciiTheme="minorHAnsi" w:hAnsiTheme="minorHAnsi"/>
                <w:sz w:val="18"/>
                <w:szCs w:val="18"/>
              </w:rPr>
              <w:t>]</w:t>
            </w:r>
            <w:r w:rsidR="00485E0F" w:rsidRPr="00D2491C">
              <w:rPr>
                <w:rFonts w:asciiTheme="minorHAnsi" w:hAnsiTheme="minorHAnsi"/>
                <w:sz w:val="18"/>
                <w:szCs w:val="18"/>
              </w:rPr>
              <w:t>, (cfm)</w:t>
            </w:r>
            <w:r w:rsidRPr="00144CC2">
              <w:rPr>
                <w:rFonts w:asciiTheme="minorHAnsi" w:hAnsiTheme="minorHAnsi"/>
                <w:sz w:val="18"/>
                <w:szCs w:val="18"/>
              </w:rPr>
              <w:t>.  For single family Z = 0.03, for multifamily Z = 0.05&gt;&gt;</w:t>
            </w:r>
          </w:p>
        </w:tc>
      </w:tr>
      <w:tr w:rsidR="004508E8" w:rsidRPr="00144CC2" w14:paraId="389AA410" w14:textId="77777777" w:rsidTr="00AB4772">
        <w:tc>
          <w:tcPr>
            <w:tcW w:w="586" w:type="dxa"/>
            <w:vAlign w:val="center"/>
          </w:tcPr>
          <w:p w14:paraId="389AA40A" w14:textId="77777777" w:rsidR="004508E8" w:rsidRPr="00144CC2" w:rsidRDefault="004508E8" w:rsidP="003F1A71">
            <w:pPr>
              <w:jc w:val="center"/>
              <w:rPr>
                <w:rFonts w:asciiTheme="minorHAnsi" w:hAnsiTheme="minorHAnsi"/>
                <w:sz w:val="18"/>
                <w:szCs w:val="18"/>
              </w:rPr>
            </w:pPr>
            <w:r>
              <w:rPr>
                <w:rFonts w:asciiTheme="minorHAnsi" w:hAnsiTheme="minorHAnsi"/>
                <w:sz w:val="18"/>
                <w:szCs w:val="18"/>
              </w:rPr>
              <w:t>02</w:t>
            </w:r>
          </w:p>
        </w:tc>
        <w:tc>
          <w:tcPr>
            <w:tcW w:w="4652" w:type="dxa"/>
            <w:vAlign w:val="center"/>
          </w:tcPr>
          <w:p w14:paraId="389AA40B" w14:textId="2DC29414" w:rsidR="004508E8" w:rsidRPr="00144CC2" w:rsidRDefault="004508E8" w:rsidP="003F1A71">
            <w:pPr>
              <w:rPr>
                <w:rFonts w:asciiTheme="minorHAnsi" w:hAnsiTheme="minorHAnsi"/>
                <w:sz w:val="18"/>
                <w:szCs w:val="18"/>
              </w:rPr>
            </w:pPr>
            <w:r>
              <w:rPr>
                <w:rFonts w:asciiTheme="minorHAnsi" w:hAnsiTheme="minorHAnsi"/>
                <w:sz w:val="18"/>
                <w:szCs w:val="18"/>
              </w:rPr>
              <w:t xml:space="preserve">CFM50 </w:t>
            </w:r>
            <w:r w:rsidR="00FC099C">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389AA40C" w14:textId="77777777" w:rsidR="00872E95" w:rsidRPr="00467A82" w:rsidRDefault="00872E95" w:rsidP="00872E95">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389AA40D" w14:textId="77777777" w:rsidR="00872E95" w:rsidRPr="00467A82" w:rsidRDefault="00872E95" w:rsidP="00872E95">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389AA40E" w14:textId="77777777" w:rsidR="00872E95" w:rsidRPr="00467A82" w:rsidRDefault="00872E95" w:rsidP="00872E95">
            <w:pPr>
              <w:keepNext/>
              <w:rPr>
                <w:rFonts w:ascii="Calibri" w:hAnsi="Calibri"/>
                <w:sz w:val="18"/>
                <w:szCs w:val="18"/>
              </w:rPr>
            </w:pPr>
            <w:proofErr w:type="spellStart"/>
            <w:r w:rsidRPr="00467A82">
              <w:rPr>
                <w:rFonts w:ascii="Calibri" w:hAnsi="Calibri"/>
                <w:sz w:val="18"/>
                <w:szCs w:val="18"/>
              </w:rPr>
              <w:t>elseif</w:t>
            </w:r>
            <w:proofErr w:type="spellEnd"/>
            <w:r w:rsidRPr="00467A82">
              <w:rPr>
                <w:rFonts w:ascii="Calibri" w:hAnsi="Calibri"/>
                <w:sz w:val="18"/>
                <w:szCs w:val="18"/>
              </w:rPr>
              <w:t xml:space="preserve">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389AA40F" w14:textId="77777777" w:rsidR="004508E8" w:rsidRPr="00144CC2" w:rsidRDefault="00872E95" w:rsidP="00B15522">
            <w:pPr>
              <w:keepNext/>
              <w:rPr>
                <w:rFonts w:ascii="Calibri" w:hAnsi="Calibri"/>
              </w:rPr>
            </w:pPr>
            <w:r>
              <w:rPr>
                <w:rFonts w:ascii="Calibri" w:hAnsi="Calibri"/>
                <w:sz w:val="18"/>
                <w:szCs w:val="18"/>
              </w:rPr>
              <w:t>“</w:t>
            </w:r>
            <w:r w:rsidRPr="00467A82">
              <w:rPr>
                <w:rFonts w:ascii="Calibri" w:hAnsi="Calibri"/>
                <w:sz w:val="18"/>
                <w:szCs w:val="18"/>
              </w:rPr>
              <w:t xml:space="preserve">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required</w:t>
            </w:r>
            <w:r>
              <w:rPr>
                <w:rFonts w:ascii="Calibri" w:hAnsi="Calibri"/>
                <w:sz w:val="18"/>
                <w:szCs w:val="18"/>
              </w:rPr>
              <w:t>”, do not proceed</w:t>
            </w:r>
            <w:r w:rsidRPr="00467A82" w:rsidDel="00164B1B">
              <w:rPr>
                <w:rFonts w:ascii="Calibri" w:hAnsi="Calibri"/>
                <w:sz w:val="18"/>
                <w:szCs w:val="18"/>
              </w:rPr>
              <w:t xml:space="preserve"> </w:t>
            </w:r>
            <w:r w:rsidRPr="00467A82">
              <w:rPr>
                <w:rFonts w:asciiTheme="minorHAnsi" w:hAnsiTheme="minorHAnsi"/>
                <w:sz w:val="18"/>
                <w:szCs w:val="18"/>
              </w:rPr>
              <w:t>&gt;&gt;</w:t>
            </w:r>
          </w:p>
        </w:tc>
      </w:tr>
      <w:tr w:rsidR="004508E8" w:rsidRPr="00144CC2" w14:paraId="389AA414" w14:textId="77777777" w:rsidTr="00AB4772">
        <w:tc>
          <w:tcPr>
            <w:tcW w:w="586" w:type="dxa"/>
            <w:vAlign w:val="center"/>
          </w:tcPr>
          <w:p w14:paraId="389AA411" w14:textId="77777777" w:rsidR="004508E8" w:rsidRDefault="004508E8" w:rsidP="003F1A71">
            <w:pPr>
              <w:jc w:val="center"/>
              <w:rPr>
                <w:rFonts w:asciiTheme="minorHAnsi" w:hAnsiTheme="minorHAnsi"/>
                <w:sz w:val="18"/>
                <w:szCs w:val="18"/>
              </w:rPr>
            </w:pPr>
            <w:r>
              <w:rPr>
                <w:rFonts w:asciiTheme="minorHAnsi" w:hAnsiTheme="minorHAnsi"/>
                <w:sz w:val="18"/>
                <w:szCs w:val="18"/>
              </w:rPr>
              <w:t>03</w:t>
            </w:r>
          </w:p>
        </w:tc>
        <w:tc>
          <w:tcPr>
            <w:tcW w:w="4652" w:type="dxa"/>
            <w:vAlign w:val="center"/>
          </w:tcPr>
          <w:p w14:paraId="389AA412" w14:textId="1CB79218" w:rsidR="004508E8" w:rsidRDefault="004508E8" w:rsidP="00F522A0">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389AA413" w14:textId="77777777" w:rsidR="004508E8" w:rsidRPr="00144CC2" w:rsidRDefault="004508E8" w:rsidP="00F522A0">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4508E8" w:rsidRPr="00144CC2" w14:paraId="389AA419" w14:textId="77777777" w:rsidTr="00AB4772">
        <w:tc>
          <w:tcPr>
            <w:tcW w:w="586" w:type="dxa"/>
            <w:vAlign w:val="center"/>
          </w:tcPr>
          <w:p w14:paraId="389AA415" w14:textId="77777777" w:rsidR="004508E8" w:rsidRDefault="004508E8" w:rsidP="003F1A71">
            <w:pPr>
              <w:jc w:val="center"/>
              <w:rPr>
                <w:rFonts w:asciiTheme="minorHAnsi" w:hAnsiTheme="minorHAnsi"/>
                <w:sz w:val="18"/>
                <w:szCs w:val="18"/>
              </w:rPr>
            </w:pPr>
            <w:r>
              <w:rPr>
                <w:rFonts w:asciiTheme="minorHAnsi" w:hAnsiTheme="minorHAnsi"/>
                <w:sz w:val="18"/>
                <w:szCs w:val="18"/>
              </w:rPr>
              <w:t>04</w:t>
            </w:r>
          </w:p>
        </w:tc>
        <w:tc>
          <w:tcPr>
            <w:tcW w:w="4652" w:type="dxa"/>
            <w:vAlign w:val="center"/>
          </w:tcPr>
          <w:p w14:paraId="389AA416" w14:textId="605AAFCB" w:rsidR="004508E8" w:rsidRDefault="004508E8" w:rsidP="00F522A0">
            <w:pPr>
              <w:rPr>
                <w:rFonts w:asciiTheme="minorHAnsi" w:hAnsiTheme="minorHAnsi"/>
                <w:sz w:val="18"/>
                <w:szCs w:val="18"/>
              </w:rPr>
            </w:pPr>
            <w:r>
              <w:rPr>
                <w:rFonts w:asciiTheme="minorHAnsi" w:hAnsiTheme="minorHAnsi"/>
                <w:sz w:val="18"/>
                <w:szCs w:val="18"/>
              </w:rPr>
              <w:t>CFM50 – Pressurization</w:t>
            </w:r>
          </w:p>
        </w:tc>
        <w:tc>
          <w:tcPr>
            <w:tcW w:w="5778" w:type="dxa"/>
          </w:tcPr>
          <w:p w14:paraId="389AA417" w14:textId="77777777" w:rsidR="00872E95" w:rsidRPr="00467A82" w:rsidRDefault="00872E95" w:rsidP="00872E95">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w:t>
            </w:r>
            <w:r w:rsidRPr="00F5715E">
              <w:rPr>
                <w:rFonts w:asciiTheme="minorHAnsi" w:hAnsiTheme="minorHAnsi"/>
                <w:sz w:val="18"/>
                <w:szCs w:val="18"/>
              </w:rPr>
              <w:t>calculated field, referenced data from</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389AA418" w14:textId="77777777" w:rsidR="004508E8" w:rsidRPr="00144CC2" w:rsidRDefault="00872E95" w:rsidP="00F522A0">
            <w:pPr>
              <w:keepNext/>
              <w:rPr>
                <w:rFonts w:asciiTheme="minorHAnsi" w:hAnsiTheme="minorHAns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r w:rsidR="00F61193">
              <w:rPr>
                <w:rFonts w:asciiTheme="minorHAnsi" w:hAnsiTheme="minorHAnsi"/>
                <w:sz w:val="18"/>
                <w:szCs w:val="18"/>
              </w:rPr>
              <w:t>&gt;&gt;</w:t>
            </w:r>
          </w:p>
        </w:tc>
      </w:tr>
      <w:tr w:rsidR="004508E8" w:rsidRPr="00144CC2" w14:paraId="389AA41D" w14:textId="77777777" w:rsidTr="00AB4772">
        <w:tc>
          <w:tcPr>
            <w:tcW w:w="586" w:type="dxa"/>
            <w:vAlign w:val="center"/>
          </w:tcPr>
          <w:p w14:paraId="389AA41A" w14:textId="77777777" w:rsidR="004508E8" w:rsidRPr="00144CC2" w:rsidRDefault="004508E8" w:rsidP="003F1A71">
            <w:pPr>
              <w:jc w:val="center"/>
              <w:rPr>
                <w:rFonts w:asciiTheme="minorHAnsi" w:hAnsiTheme="minorHAnsi"/>
                <w:sz w:val="18"/>
                <w:szCs w:val="18"/>
              </w:rPr>
            </w:pPr>
            <w:r>
              <w:rPr>
                <w:rFonts w:asciiTheme="minorHAnsi" w:hAnsiTheme="minorHAnsi"/>
                <w:sz w:val="18"/>
                <w:szCs w:val="18"/>
              </w:rPr>
              <w:t>05</w:t>
            </w:r>
          </w:p>
        </w:tc>
        <w:tc>
          <w:tcPr>
            <w:tcW w:w="4652" w:type="dxa"/>
            <w:vAlign w:val="center"/>
          </w:tcPr>
          <w:p w14:paraId="389AA41B" w14:textId="1216F835" w:rsidR="004508E8" w:rsidRPr="00144CC2" w:rsidRDefault="004508E8" w:rsidP="00B15522">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389AA41C" w14:textId="77777777" w:rsidR="004508E8" w:rsidRPr="00144CC2" w:rsidRDefault="004508E8" w:rsidP="00723287">
            <w:pPr>
              <w:keepNext/>
              <w:rPr>
                <w:rFonts w:ascii="Calibri" w:hAnsi="Calibri"/>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723287">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4508E8" w:rsidRPr="00144CC2" w14:paraId="389AA421" w14:textId="77777777" w:rsidTr="00AB4772">
        <w:tc>
          <w:tcPr>
            <w:tcW w:w="586" w:type="dxa"/>
            <w:vAlign w:val="center"/>
          </w:tcPr>
          <w:p w14:paraId="389AA41E" w14:textId="77777777" w:rsidR="004508E8" w:rsidRDefault="004508E8" w:rsidP="003F1A71">
            <w:pPr>
              <w:jc w:val="center"/>
              <w:rPr>
                <w:rFonts w:asciiTheme="minorHAnsi" w:hAnsiTheme="minorHAnsi"/>
                <w:sz w:val="18"/>
                <w:szCs w:val="18"/>
              </w:rPr>
            </w:pPr>
            <w:r>
              <w:rPr>
                <w:rFonts w:asciiTheme="minorHAnsi" w:hAnsiTheme="minorHAnsi"/>
                <w:sz w:val="18"/>
                <w:szCs w:val="18"/>
              </w:rPr>
              <w:t>06</w:t>
            </w:r>
          </w:p>
        </w:tc>
        <w:tc>
          <w:tcPr>
            <w:tcW w:w="4652" w:type="dxa"/>
            <w:vAlign w:val="center"/>
          </w:tcPr>
          <w:p w14:paraId="389AA41F" w14:textId="163CCD97" w:rsidR="004508E8" w:rsidRDefault="004508E8" w:rsidP="00F522A0">
            <w:pPr>
              <w:rPr>
                <w:rFonts w:asciiTheme="minorHAnsi" w:hAnsiTheme="minorHAnsi"/>
                <w:sz w:val="18"/>
                <w:szCs w:val="18"/>
              </w:rPr>
            </w:pPr>
            <w:r w:rsidRPr="00CB00C9">
              <w:rPr>
                <w:rFonts w:asciiTheme="minorHAnsi" w:hAnsiTheme="minorHAnsi"/>
                <w:sz w:val="18"/>
                <w:szCs w:val="18"/>
              </w:rPr>
              <w:t>Equivalent Leakage Area used for ventilation</w:t>
            </w:r>
          </w:p>
        </w:tc>
        <w:tc>
          <w:tcPr>
            <w:tcW w:w="5778" w:type="dxa"/>
          </w:tcPr>
          <w:p w14:paraId="389AA420" w14:textId="77777777" w:rsidR="004508E8" w:rsidRPr="00144CC2" w:rsidRDefault="004508E8" w:rsidP="00584AFA">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(B03 + B05)/2</w:t>
            </w:r>
            <w:r w:rsidRPr="00601797">
              <w:rPr>
                <w:rFonts w:asciiTheme="minorHAnsi" w:hAnsiTheme="minorHAnsi"/>
                <w:sz w:val="18"/>
                <w:szCs w:val="18"/>
              </w:rPr>
              <w:t>&gt;&gt;</w:t>
            </w:r>
          </w:p>
        </w:tc>
      </w:tr>
      <w:tr w:rsidR="004508E8" w:rsidRPr="00144CC2" w14:paraId="389AA425" w14:textId="77777777" w:rsidTr="00AB4772">
        <w:tc>
          <w:tcPr>
            <w:tcW w:w="586" w:type="dxa"/>
            <w:vAlign w:val="center"/>
          </w:tcPr>
          <w:p w14:paraId="389AA422"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07</w:t>
            </w:r>
          </w:p>
        </w:tc>
        <w:tc>
          <w:tcPr>
            <w:tcW w:w="4652" w:type="dxa"/>
            <w:vAlign w:val="center"/>
          </w:tcPr>
          <w:p w14:paraId="389AA423" w14:textId="77777777" w:rsidR="004508E8" w:rsidRPr="00144CC2" w:rsidRDefault="004508E8" w:rsidP="003F1A71">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389AA424" w14:textId="77777777" w:rsidR="004508E8" w:rsidRPr="00144CC2" w:rsidRDefault="004508E8" w:rsidP="00F522A0">
            <w:pPr>
              <w:rPr>
                <w:rFonts w:asciiTheme="minorHAnsi" w:hAnsiTheme="minorHAnsi"/>
                <w:sz w:val="18"/>
                <w:szCs w:val="18"/>
              </w:rPr>
            </w:pPr>
            <w:r w:rsidRPr="007F6151">
              <w:rPr>
                <w:rFonts w:asciiTheme="minorHAnsi" w:hAnsiTheme="minorHAnsi"/>
                <w:sz w:val="18"/>
                <w:szCs w:val="18"/>
              </w:rPr>
              <w:t>&lt;&lt; user input, (</w:t>
            </w:r>
            <w:proofErr w:type="spellStart"/>
            <w:r w:rsidRPr="007F6151">
              <w:rPr>
                <w:rFonts w:asciiTheme="minorHAnsi" w:hAnsiTheme="minorHAnsi"/>
                <w:sz w:val="18"/>
                <w:szCs w:val="18"/>
              </w:rPr>
              <w:t>ft</w:t>
            </w:r>
            <w:proofErr w:type="spellEnd"/>
            <w:r w:rsidRPr="007F6151">
              <w:rPr>
                <w:rFonts w:asciiTheme="minorHAnsi" w:hAnsiTheme="minorHAnsi"/>
                <w:sz w:val="18"/>
                <w:szCs w:val="18"/>
              </w:rPr>
              <w:t>)&gt;&gt;</w:t>
            </w:r>
          </w:p>
        </w:tc>
      </w:tr>
      <w:tr w:rsidR="004508E8" w:rsidRPr="00144CC2" w14:paraId="389AA42A" w14:textId="77777777" w:rsidTr="00AB4772">
        <w:tc>
          <w:tcPr>
            <w:tcW w:w="586" w:type="dxa"/>
            <w:vAlign w:val="center"/>
          </w:tcPr>
          <w:p w14:paraId="389AA426"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08</w:t>
            </w:r>
          </w:p>
        </w:tc>
        <w:tc>
          <w:tcPr>
            <w:tcW w:w="4652" w:type="dxa"/>
            <w:vAlign w:val="center"/>
          </w:tcPr>
          <w:p w14:paraId="389AA427" w14:textId="77777777" w:rsidR="004508E8" w:rsidRPr="00144CC2" w:rsidRDefault="004508E8" w:rsidP="003F1A71">
            <w:pPr>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w:t>
            </w:r>
            <w:proofErr w:type="gramStart"/>
            <w:r>
              <w:rPr>
                <w:rFonts w:asciiTheme="minorHAnsi" w:hAnsiTheme="minorHAnsi"/>
                <w:sz w:val="18"/>
                <w:szCs w:val="18"/>
              </w:rPr>
              <w:t xml:space="preserve">X1 </w:t>
            </w:r>
            <w:r w:rsidRPr="00CB00C9">
              <w:rPr>
                <w:rFonts w:asciiTheme="minorHAnsi" w:hAnsiTheme="minorHAnsi"/>
                <w:sz w:val="18"/>
                <w:szCs w:val="18"/>
              </w:rPr>
              <w:t>?</w:t>
            </w:r>
            <w:proofErr w:type="gramEnd"/>
          </w:p>
        </w:tc>
        <w:tc>
          <w:tcPr>
            <w:tcW w:w="5778" w:type="dxa"/>
          </w:tcPr>
          <w:p w14:paraId="389AA428" w14:textId="77777777" w:rsidR="004508E8" w:rsidRDefault="004508E8" w:rsidP="004508E8">
            <w:pPr>
              <w:keepNext/>
              <w:rPr>
                <w:rFonts w:asciiTheme="minorHAnsi" w:hAnsiTheme="minorHAnsi"/>
                <w:sz w:val="18"/>
                <w:szCs w:val="18"/>
              </w:rPr>
            </w:pPr>
            <w:r w:rsidRPr="007F6151">
              <w:rPr>
                <w:rFonts w:asciiTheme="minorHAnsi" w:hAnsiTheme="minorHAnsi"/>
                <w:sz w:val="18"/>
                <w:szCs w:val="18"/>
              </w:rPr>
              <w:t>&lt;&lt;user input, drop down selection</w:t>
            </w:r>
            <w:r>
              <w:rPr>
                <w:rFonts w:asciiTheme="minorHAnsi" w:hAnsiTheme="minorHAnsi"/>
                <w:sz w:val="18"/>
                <w:szCs w:val="18"/>
              </w:rPr>
              <w:t xml:space="preserve"> from California Energy Commission Adaptation of ANSI/ASHRAE Standard 62.2-2010</w:t>
            </w:r>
            <w:r w:rsidRPr="007F6151">
              <w:rPr>
                <w:rFonts w:asciiTheme="minorHAnsi" w:hAnsiTheme="minorHAnsi"/>
                <w:sz w:val="18"/>
                <w:szCs w:val="18"/>
              </w:rPr>
              <w:t>&gt;&gt;</w:t>
            </w:r>
          </w:p>
          <w:p w14:paraId="389AA429" w14:textId="77777777" w:rsidR="004508E8" w:rsidRPr="00144CC2" w:rsidRDefault="004508E8" w:rsidP="003F1A71">
            <w:pPr>
              <w:rPr>
                <w:rFonts w:asciiTheme="minorHAnsi" w:hAnsiTheme="minorHAnsi"/>
                <w:sz w:val="18"/>
                <w:szCs w:val="18"/>
              </w:rPr>
            </w:pPr>
            <w:r>
              <w:rPr>
                <w:rFonts w:asciiTheme="minorHAnsi" w:hAnsiTheme="minorHAnsi"/>
                <w:sz w:val="18"/>
                <w:szCs w:val="18"/>
              </w:rPr>
              <w:t>Note: See reprint at end of document</w:t>
            </w:r>
          </w:p>
        </w:tc>
      </w:tr>
      <w:tr w:rsidR="004508E8" w:rsidRPr="00144CC2" w14:paraId="389AA42E" w14:textId="77777777" w:rsidTr="00AB4772">
        <w:tc>
          <w:tcPr>
            <w:tcW w:w="586" w:type="dxa"/>
            <w:vAlign w:val="center"/>
          </w:tcPr>
          <w:p w14:paraId="389AA42B"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09</w:t>
            </w:r>
          </w:p>
        </w:tc>
        <w:tc>
          <w:tcPr>
            <w:tcW w:w="4652" w:type="dxa"/>
            <w:vAlign w:val="center"/>
          </w:tcPr>
          <w:p w14:paraId="389AA42C" w14:textId="35A7E682" w:rsidR="004508E8" w:rsidRPr="00144CC2" w:rsidRDefault="004508E8" w:rsidP="003F1A71">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389AA42D" w14:textId="77777777" w:rsidR="004508E8" w:rsidRPr="00144CC2" w:rsidRDefault="004508E8" w:rsidP="00723287">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B06/row A0</w:t>
            </w:r>
            <w:r w:rsidR="00723287">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4508E8" w:rsidRPr="00144CC2" w14:paraId="389AA432" w14:textId="77777777" w:rsidTr="00AB4772">
        <w:tc>
          <w:tcPr>
            <w:tcW w:w="586" w:type="dxa"/>
            <w:vAlign w:val="center"/>
          </w:tcPr>
          <w:p w14:paraId="389AA42F"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10</w:t>
            </w:r>
          </w:p>
        </w:tc>
        <w:tc>
          <w:tcPr>
            <w:tcW w:w="4652" w:type="dxa"/>
            <w:vAlign w:val="center"/>
          </w:tcPr>
          <w:p w14:paraId="389AA430" w14:textId="34EF5752" w:rsidR="004508E8" w:rsidRPr="00144CC2" w:rsidRDefault="004508E8" w:rsidP="00FC099C">
            <w:pPr>
              <w:rPr>
                <w:rFonts w:asciiTheme="minorHAnsi" w:hAnsiTheme="minorHAnsi"/>
                <w:sz w:val="18"/>
                <w:szCs w:val="18"/>
              </w:rPr>
            </w:pPr>
            <w:r w:rsidRPr="00CB00C9">
              <w:rPr>
                <w:rFonts w:asciiTheme="minorHAnsi" w:hAnsiTheme="minorHAnsi"/>
                <w:sz w:val="18"/>
                <w:szCs w:val="18"/>
              </w:rPr>
              <w:t xml:space="preserve">Ventilation </w:t>
            </w:r>
            <w:r w:rsidR="00FC099C">
              <w:rPr>
                <w:rFonts w:asciiTheme="minorHAnsi" w:hAnsiTheme="minorHAnsi"/>
                <w:sz w:val="18"/>
                <w:szCs w:val="18"/>
              </w:rPr>
              <w:t>P</w:t>
            </w:r>
            <w:r w:rsidRPr="00CB00C9">
              <w:rPr>
                <w:rFonts w:asciiTheme="minorHAnsi" w:hAnsiTheme="minorHAnsi"/>
                <w:sz w:val="18"/>
                <w:szCs w:val="18"/>
              </w:rPr>
              <w:t xml:space="preserve">rovided by </w:t>
            </w:r>
            <w:r w:rsidR="00FC099C">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FC099C">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Qi</w:t>
            </w:r>
            <w:r w:rsidRPr="00FC099C">
              <w:rPr>
                <w:rFonts w:asciiTheme="minorHAnsi" w:hAnsiTheme="minorHAnsi"/>
                <w:sz w:val="18"/>
                <w:szCs w:val="18"/>
                <w:vertAlign w:val="subscript"/>
              </w:rPr>
              <w:t>nf</w:t>
            </w:r>
            <w:proofErr w:type="spellEnd"/>
            <w:r w:rsidRPr="00CB00C9">
              <w:rPr>
                <w:rFonts w:asciiTheme="minorHAnsi" w:hAnsiTheme="minorHAnsi"/>
                <w:sz w:val="18"/>
                <w:szCs w:val="18"/>
              </w:rPr>
              <w:t>)</w:t>
            </w:r>
          </w:p>
        </w:tc>
        <w:tc>
          <w:tcPr>
            <w:tcW w:w="5778" w:type="dxa"/>
          </w:tcPr>
          <w:p w14:paraId="389AA431" w14:textId="77777777" w:rsidR="004508E8" w:rsidRPr="00144CC2" w:rsidRDefault="004508E8" w:rsidP="00723287">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B09</w:t>
            </w:r>
            <w:r w:rsidRPr="007F6151">
              <w:rPr>
                <w:rFonts w:asciiTheme="minorHAnsi" w:hAnsiTheme="minorHAnsi"/>
                <w:sz w:val="18"/>
                <w:szCs w:val="18"/>
              </w:rPr>
              <w:t xml:space="preserve"> </w:t>
            </w:r>
            <w:r>
              <w:rPr>
                <w:rFonts w:asciiTheme="minorHAnsi" w:hAnsiTheme="minorHAnsi"/>
                <w:sz w:val="18"/>
                <w:szCs w:val="18"/>
              </w:rPr>
              <w:t>x row B08</w:t>
            </w:r>
            <w:r w:rsidRPr="007F6151">
              <w:rPr>
                <w:rFonts w:asciiTheme="minorHAnsi" w:hAnsiTheme="minorHAnsi"/>
                <w:sz w:val="18"/>
                <w:szCs w:val="18"/>
              </w:rPr>
              <w:t xml:space="preserve"> x </w:t>
            </w:r>
            <w:r>
              <w:rPr>
                <w:rFonts w:asciiTheme="minorHAnsi" w:hAnsiTheme="minorHAnsi"/>
                <w:sz w:val="18"/>
                <w:szCs w:val="18"/>
              </w:rPr>
              <w:t>A0</w:t>
            </w:r>
            <w:r w:rsidR="00723287">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4508E8" w:rsidRPr="00144CC2" w14:paraId="389AA436" w14:textId="77777777" w:rsidTr="00AB4772">
        <w:tc>
          <w:tcPr>
            <w:tcW w:w="586" w:type="dxa"/>
            <w:vAlign w:val="center"/>
          </w:tcPr>
          <w:p w14:paraId="389AA433"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11</w:t>
            </w:r>
          </w:p>
        </w:tc>
        <w:tc>
          <w:tcPr>
            <w:tcW w:w="4652" w:type="dxa"/>
            <w:vAlign w:val="center"/>
          </w:tcPr>
          <w:p w14:paraId="389AA434" w14:textId="77777777" w:rsidR="004508E8" w:rsidRPr="00144CC2" w:rsidRDefault="004508E8" w:rsidP="003F1A71">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78" w:type="dxa"/>
          </w:tcPr>
          <w:p w14:paraId="389AA435" w14:textId="77777777" w:rsidR="004508E8" w:rsidRPr="00144CC2" w:rsidRDefault="004508E8" w:rsidP="00F522A0">
            <w:pPr>
              <w:rPr>
                <w:rFonts w:asciiTheme="minorHAnsi" w:hAnsiTheme="minorHAnsi"/>
                <w:sz w:val="18"/>
                <w:szCs w:val="18"/>
              </w:rPr>
            </w:pPr>
            <w:r w:rsidRPr="007F6151">
              <w:rPr>
                <w:rFonts w:asciiTheme="minorHAnsi" w:hAnsiTheme="minorHAnsi"/>
                <w:sz w:val="18"/>
                <w:szCs w:val="18"/>
              </w:rPr>
              <w:t>&lt;&lt;calculated using equation 4.7: row B</w:t>
            </w:r>
            <w:r>
              <w:rPr>
                <w:rFonts w:asciiTheme="minorHAnsi" w:hAnsiTheme="minorHAnsi"/>
                <w:sz w:val="18"/>
                <w:szCs w:val="18"/>
              </w:rPr>
              <w:t>0</w:t>
            </w:r>
            <w:r w:rsidRPr="007F6151">
              <w:rPr>
                <w:rFonts w:asciiTheme="minorHAnsi" w:hAnsiTheme="minorHAnsi"/>
                <w:sz w:val="18"/>
                <w:szCs w:val="18"/>
              </w:rPr>
              <w:t>1 – row B</w:t>
            </w:r>
            <w:r>
              <w:rPr>
                <w:rFonts w:asciiTheme="minorHAnsi" w:hAnsiTheme="minorHAnsi"/>
                <w:sz w:val="18"/>
                <w:szCs w:val="18"/>
              </w:rPr>
              <w:t>10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bl>
    <w:p w14:paraId="389AA437" w14:textId="77777777" w:rsidR="00AB4772" w:rsidRDefault="00AB477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52"/>
        <w:gridCol w:w="5771"/>
      </w:tblGrid>
      <w:tr w:rsidR="006563FB" w:rsidRPr="00144CC2" w14:paraId="389AA439" w14:textId="77777777" w:rsidTr="00AB4772">
        <w:tc>
          <w:tcPr>
            <w:tcW w:w="11016" w:type="dxa"/>
            <w:gridSpan w:val="3"/>
            <w:vAlign w:val="center"/>
          </w:tcPr>
          <w:p w14:paraId="53013B7E" w14:textId="77777777" w:rsidR="00F71FD4" w:rsidRPr="00041647" w:rsidRDefault="006563FB" w:rsidP="00F611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041647">
              <w:rPr>
                <w:rFonts w:asciiTheme="minorHAnsi" w:hAnsiTheme="minorHAnsi"/>
                <w:b/>
                <w:szCs w:val="18"/>
              </w:rPr>
              <w:t>C. Intermittent Ventilation</w:t>
            </w:r>
          </w:p>
          <w:p w14:paraId="389AA438" w14:textId="53814DD1" w:rsidR="006563FB" w:rsidRPr="00144CC2" w:rsidRDefault="006563FB" w:rsidP="00F611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w:t>
            </w:r>
          </w:p>
        </w:tc>
      </w:tr>
      <w:tr w:rsidR="006563FB" w:rsidRPr="00144CC2" w14:paraId="389AA43D" w14:textId="77777777" w:rsidTr="00AB4772">
        <w:tc>
          <w:tcPr>
            <w:tcW w:w="593" w:type="dxa"/>
            <w:vAlign w:val="center"/>
          </w:tcPr>
          <w:p w14:paraId="389AA43A"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2" w:type="dxa"/>
          </w:tcPr>
          <w:p w14:paraId="389AA43B"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1" w:type="dxa"/>
          </w:tcPr>
          <w:p w14:paraId="389AA43C"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6563FB" w:rsidRPr="00144CC2" w14:paraId="389AA441" w14:textId="77777777" w:rsidTr="00AB4772">
        <w:tc>
          <w:tcPr>
            <w:tcW w:w="593" w:type="dxa"/>
            <w:vAlign w:val="center"/>
          </w:tcPr>
          <w:p w14:paraId="389AA43E"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2" w:type="dxa"/>
          </w:tcPr>
          <w:p w14:paraId="389AA43F"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1" w:type="dxa"/>
          </w:tcPr>
          <w:p w14:paraId="389AA440"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4508E8" w:rsidRPr="00144CC2" w14:paraId="389AA445" w14:textId="77777777" w:rsidTr="00041647">
        <w:tc>
          <w:tcPr>
            <w:tcW w:w="593" w:type="dxa"/>
            <w:vAlign w:val="center"/>
          </w:tcPr>
          <w:p w14:paraId="389AA442"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2" w:type="dxa"/>
            <w:vAlign w:val="center"/>
          </w:tcPr>
          <w:p w14:paraId="389AA443" w14:textId="710280DF"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1" w:type="dxa"/>
          </w:tcPr>
          <w:p w14:paraId="389AA444"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01 + C02</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less than or </w:t>
            </w:r>
            <w:r w:rsidRPr="00FF45F6">
              <w:rPr>
                <w:rFonts w:ascii="Calibri" w:hAnsi="Calibri"/>
                <w:sz w:val="18"/>
                <w:szCs w:val="18"/>
              </w:rPr>
              <w:t>equal to</w:t>
            </w:r>
            <w:r>
              <w:rPr>
                <w:rFonts w:ascii="Calibri" w:hAnsi="Calibri"/>
                <w:sz w:val="18"/>
                <w:szCs w:val="18"/>
              </w:rPr>
              <w:t xml:space="preserve"> 24 Hours</w:t>
            </w:r>
            <w:r w:rsidRPr="00FF45F6">
              <w:rPr>
                <w:rFonts w:ascii="Calibri" w:hAnsi="Calibri"/>
                <w:sz w:val="18"/>
                <w:szCs w:val="18"/>
              </w:rPr>
              <w:t>, report “</w:t>
            </w:r>
            <w:r>
              <w:rPr>
                <w:rFonts w:ascii="Calibri" w:hAnsi="Calibri"/>
                <w:sz w:val="18"/>
                <w:szCs w:val="18"/>
              </w:rPr>
              <w:t xml:space="preserve">Fan Cycle Time Meets Requirement; </w:t>
            </w:r>
            <w:r w:rsidRPr="00FF45F6">
              <w:rPr>
                <w:rFonts w:ascii="Calibri" w:hAnsi="Calibri"/>
                <w:sz w:val="18"/>
                <w:szCs w:val="18"/>
              </w:rPr>
              <w:t>if</w:t>
            </w:r>
            <w:r>
              <w:rPr>
                <w:rFonts w:ascii="Calibri" w:hAnsi="Calibri"/>
                <w:sz w:val="18"/>
                <w:szCs w:val="18"/>
              </w:rPr>
              <w:t xml:space="preserve"> greater </w:t>
            </w:r>
            <w:r w:rsidRPr="00FF45F6">
              <w:rPr>
                <w:rFonts w:ascii="Calibri" w:hAnsi="Calibri"/>
                <w:sz w:val="18"/>
                <w:szCs w:val="18"/>
              </w:rPr>
              <w:t xml:space="preserve">than </w:t>
            </w:r>
            <w:r>
              <w:rPr>
                <w:rFonts w:ascii="Calibri" w:hAnsi="Calibri"/>
                <w:sz w:val="18"/>
                <w:szCs w:val="18"/>
              </w:rPr>
              <w:t xml:space="preserve">24 hours, </w:t>
            </w:r>
            <w:r w:rsidRPr="00FF45F6">
              <w:rPr>
                <w:rFonts w:ascii="Calibri" w:hAnsi="Calibri"/>
                <w:sz w:val="18"/>
                <w:szCs w:val="18"/>
              </w:rPr>
              <w:t>report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 xml:space="preserve">”&gt;&gt; </w:t>
            </w:r>
          </w:p>
        </w:tc>
      </w:tr>
      <w:tr w:rsidR="004508E8" w:rsidRPr="00144CC2" w14:paraId="389AA449" w14:textId="77777777" w:rsidTr="00041647">
        <w:tc>
          <w:tcPr>
            <w:tcW w:w="593" w:type="dxa"/>
            <w:vAlign w:val="center"/>
          </w:tcPr>
          <w:p w14:paraId="389AA446"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2" w:type="dxa"/>
            <w:vAlign w:val="center"/>
          </w:tcPr>
          <w:p w14:paraId="389AA447" w14:textId="5CF5C37F"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F71FD4">
              <w:rPr>
                <w:rFonts w:asciiTheme="minorHAnsi" w:hAnsiTheme="minorHAnsi"/>
                <w:sz w:val="18"/>
                <w:szCs w:val="18"/>
              </w:rPr>
              <w:t>F</w:t>
            </w:r>
            <w:r w:rsidRPr="0055507E">
              <w:rPr>
                <w:rFonts w:asciiTheme="minorHAnsi" w:hAnsiTheme="minorHAnsi"/>
                <w:sz w:val="18"/>
                <w:szCs w:val="18"/>
              </w:rPr>
              <w:t xml:space="preserve">ractional </w:t>
            </w:r>
            <w:r w:rsidR="00F71FD4">
              <w:rPr>
                <w:rFonts w:asciiTheme="minorHAnsi" w:hAnsiTheme="minorHAnsi"/>
                <w:sz w:val="18"/>
                <w:szCs w:val="18"/>
              </w:rPr>
              <w:t>O</w:t>
            </w:r>
            <w:r w:rsidRPr="0055507E">
              <w:rPr>
                <w:rFonts w:asciiTheme="minorHAnsi" w:hAnsiTheme="minorHAnsi"/>
                <w:sz w:val="18"/>
                <w:szCs w:val="18"/>
              </w:rPr>
              <w:t xml:space="preserve">n </w:t>
            </w:r>
            <w:r w:rsidR="00F71FD4">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1" w:type="dxa"/>
          </w:tcPr>
          <w:p w14:paraId="389AA448"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C01 / (row C01 + row C02)&gt;&gt;</w:t>
            </w:r>
          </w:p>
        </w:tc>
      </w:tr>
      <w:tr w:rsidR="004508E8" w:rsidRPr="00144CC2" w14:paraId="389AA44D" w14:textId="77777777" w:rsidTr="00041647">
        <w:tc>
          <w:tcPr>
            <w:tcW w:w="593" w:type="dxa"/>
            <w:vAlign w:val="center"/>
          </w:tcPr>
          <w:p w14:paraId="389AA44A"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2" w:type="dxa"/>
            <w:vAlign w:val="center"/>
          </w:tcPr>
          <w:p w14:paraId="389AA44B" w14:textId="5B59CFC1"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F71FD4">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1" w:type="dxa"/>
          </w:tcPr>
          <w:p w14:paraId="389AA44C" w14:textId="77777777" w:rsidR="004508E8" w:rsidRPr="00144CC2" w:rsidRDefault="004508E8" w:rsidP="00775B6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4508E8" w:rsidRPr="00144CC2" w14:paraId="389AA451" w14:textId="77777777" w:rsidTr="00041647">
        <w:tc>
          <w:tcPr>
            <w:tcW w:w="593" w:type="dxa"/>
            <w:vAlign w:val="center"/>
          </w:tcPr>
          <w:p w14:paraId="389AA44E"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2" w:type="dxa"/>
            <w:vAlign w:val="center"/>
          </w:tcPr>
          <w:p w14:paraId="389AA44F" w14:textId="6F7D4942"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1" w:type="dxa"/>
          </w:tcPr>
          <w:p w14:paraId="389AA450"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B01 x (row C01 + row C02) / row A03 &gt;&gt;</w:t>
            </w:r>
          </w:p>
        </w:tc>
      </w:tr>
      <w:tr w:rsidR="004508E8" w:rsidRPr="00144CC2" w14:paraId="389AA456" w14:textId="77777777" w:rsidTr="00041647">
        <w:tc>
          <w:tcPr>
            <w:tcW w:w="593" w:type="dxa"/>
            <w:vAlign w:val="center"/>
          </w:tcPr>
          <w:p w14:paraId="389AA452"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2" w:type="dxa"/>
            <w:vAlign w:val="center"/>
          </w:tcPr>
          <w:p w14:paraId="389AA453" w14:textId="34705972"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F71FD4">
              <w:rPr>
                <w:rFonts w:asciiTheme="minorHAnsi" w:hAnsiTheme="minorHAnsi"/>
                <w:sz w:val="18"/>
                <w:szCs w:val="18"/>
              </w:rPr>
              <w:t>E</w:t>
            </w:r>
            <w:r w:rsidRPr="0055507E">
              <w:rPr>
                <w:rFonts w:asciiTheme="minorHAnsi" w:hAnsiTheme="minorHAnsi"/>
                <w:sz w:val="18"/>
                <w:szCs w:val="18"/>
              </w:rPr>
              <w:t>ffectiveness (e, from Table 4.2)</w:t>
            </w:r>
          </w:p>
        </w:tc>
        <w:tc>
          <w:tcPr>
            <w:tcW w:w="5771" w:type="dxa"/>
          </w:tcPr>
          <w:p w14:paraId="389AA454" w14:textId="5984B33F" w:rsidR="004508E8" w:rsidRDefault="004508E8" w:rsidP="004508E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&lt;&lt;use values in row C04 and row C06 to </w:t>
            </w:r>
            <w:r>
              <w:rPr>
                <w:rFonts w:asciiTheme="minorHAnsi" w:hAnsiTheme="minorHAnsi"/>
                <w:sz w:val="18"/>
                <w:szCs w:val="18"/>
              </w:rPr>
              <w:t>lookup</w:t>
            </w:r>
            <w:r w:rsidRPr="0055507E">
              <w:rPr>
                <w:rFonts w:asciiTheme="minorHAnsi" w:hAnsiTheme="minorHAnsi"/>
                <w:sz w:val="18"/>
                <w:szCs w:val="18"/>
              </w:rPr>
              <w:t xml:space="preserve"> value from</w:t>
            </w:r>
            <w:r>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ins w:id="23" w:author="Shewmaker, Michael@Energy" w:date="2016-02-17T10:00:00Z">
              <w:r w:rsidR="009F3890">
                <w:rPr>
                  <w:rFonts w:asciiTheme="minorHAnsi" w:hAnsiTheme="minorHAnsi"/>
                  <w:sz w:val="18"/>
                  <w:szCs w:val="18"/>
                </w:rPr>
                <w:t xml:space="preserve">; interpolated value must be greater than zero if not, report </w:t>
              </w:r>
            </w:ins>
            <w:ins w:id="24" w:author="Shewmaker, Michael@Energy" w:date="2016-02-17T10:01:00Z">
              <w:r w:rsidR="009F3890">
                <w:rPr>
                  <w:rFonts w:asciiTheme="minorHAnsi" w:hAnsiTheme="minorHAnsi"/>
                  <w:sz w:val="18"/>
                  <w:szCs w:val="18"/>
                </w:rPr>
                <w:t xml:space="preserve">“Fan Cycle on/off time must be adjusted – </w:t>
              </w:r>
              <w:r w:rsidR="009F3890">
                <w:rPr>
                  <w:rFonts w:asciiTheme="minorHAnsi" w:hAnsiTheme="minorHAnsi"/>
                  <w:b/>
                  <w:sz w:val="18"/>
                  <w:szCs w:val="18"/>
                </w:rPr>
                <w:t>Do Not Proceed</w:t>
              </w:r>
              <w:r w:rsidR="009F3890">
                <w:rPr>
                  <w:rFonts w:asciiTheme="minorHAnsi" w:hAnsiTheme="minorHAnsi"/>
                  <w:sz w:val="18"/>
                  <w:szCs w:val="18"/>
                </w:rPr>
                <w:t>”</w:t>
              </w:r>
            </w:ins>
            <w:r w:rsidRPr="0055507E">
              <w:rPr>
                <w:rFonts w:asciiTheme="minorHAnsi" w:hAnsiTheme="minorHAnsi"/>
                <w:sz w:val="18"/>
                <w:szCs w:val="18"/>
              </w:rPr>
              <w:t>&gt;&gt;</w:t>
            </w:r>
          </w:p>
          <w:p w14:paraId="389AA455"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4508E8" w:rsidRPr="00144CC2" w14:paraId="389AA45A" w14:textId="77777777" w:rsidTr="00041647">
        <w:tc>
          <w:tcPr>
            <w:tcW w:w="593" w:type="dxa"/>
            <w:vAlign w:val="center"/>
          </w:tcPr>
          <w:p w14:paraId="389AA457"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2" w:type="dxa"/>
            <w:vAlign w:val="center"/>
          </w:tcPr>
          <w:p w14:paraId="389AA458" w14:textId="5524369D"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F71FD4">
              <w:rPr>
                <w:rFonts w:asciiTheme="minorHAnsi" w:hAnsiTheme="minorHAnsi"/>
                <w:sz w:val="18"/>
                <w:szCs w:val="18"/>
              </w:rPr>
              <w:t>V</w:t>
            </w:r>
            <w:r w:rsidRPr="0055507E">
              <w:rPr>
                <w:rFonts w:asciiTheme="minorHAnsi" w:hAnsiTheme="minorHAnsi"/>
                <w:sz w:val="18"/>
                <w:szCs w:val="18"/>
              </w:rPr>
              <w:t xml:space="preserve">entilation </w:t>
            </w:r>
            <w:r w:rsidR="00F71FD4">
              <w:rPr>
                <w:rFonts w:asciiTheme="minorHAnsi" w:hAnsiTheme="minorHAnsi"/>
                <w:sz w:val="18"/>
                <w:szCs w:val="18"/>
              </w:rPr>
              <w:t>R</w:t>
            </w:r>
            <w:r w:rsidRPr="0055507E">
              <w:rPr>
                <w:rFonts w:asciiTheme="minorHAnsi" w:hAnsiTheme="minorHAnsi"/>
                <w:sz w:val="18"/>
                <w:szCs w:val="18"/>
              </w:rPr>
              <w:t>ate</w:t>
            </w:r>
          </w:p>
        </w:tc>
        <w:tc>
          <w:tcPr>
            <w:tcW w:w="5771" w:type="dxa"/>
          </w:tcPr>
          <w:p w14:paraId="389AA459"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&lt;&lt;calculated value: equation 4.8: row B01 / (row C04 x row C07), (cfm)&gt;&gt; </w:t>
            </w:r>
          </w:p>
        </w:tc>
      </w:tr>
      <w:tr w:rsidR="004508E8" w:rsidRPr="00144CC2" w14:paraId="389AA45E" w14:textId="77777777" w:rsidTr="00041647">
        <w:tc>
          <w:tcPr>
            <w:tcW w:w="593" w:type="dxa"/>
            <w:vAlign w:val="center"/>
          </w:tcPr>
          <w:p w14:paraId="389AA45B"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2" w:type="dxa"/>
            <w:vAlign w:val="center"/>
          </w:tcPr>
          <w:p w14:paraId="389AA45C" w14:textId="69501AD2"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F71FD4">
              <w:rPr>
                <w:rFonts w:asciiTheme="minorHAnsi" w:hAnsiTheme="minorHAnsi"/>
                <w:sz w:val="18"/>
                <w:szCs w:val="18"/>
              </w:rPr>
              <w:t>V</w:t>
            </w:r>
            <w:r w:rsidRPr="0055507E">
              <w:rPr>
                <w:rFonts w:asciiTheme="minorHAnsi" w:hAnsiTheme="minorHAnsi"/>
                <w:sz w:val="18"/>
                <w:szCs w:val="18"/>
              </w:rPr>
              <w:t>entilation Rate</w:t>
            </w:r>
          </w:p>
        </w:tc>
        <w:tc>
          <w:tcPr>
            <w:tcW w:w="5771" w:type="dxa"/>
          </w:tcPr>
          <w:p w14:paraId="389AA45D"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4508E8" w:rsidRPr="00144CC2" w14:paraId="389AA466" w14:textId="77777777" w:rsidTr="00041647">
        <w:tc>
          <w:tcPr>
            <w:tcW w:w="593" w:type="dxa"/>
            <w:vAlign w:val="center"/>
          </w:tcPr>
          <w:p w14:paraId="389AA45F"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2" w:type="dxa"/>
            <w:vAlign w:val="center"/>
          </w:tcPr>
          <w:p w14:paraId="389AA460" w14:textId="77777777" w:rsidR="004508E8" w:rsidRPr="0055507E"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89AA461" w14:textId="4121D8CF" w:rsidR="004508E8" w:rsidRPr="00144CC2" w:rsidRDefault="004508E8" w:rsidP="0004164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1" w:type="dxa"/>
          </w:tcPr>
          <w:p w14:paraId="389AA462" w14:textId="77777777" w:rsidR="00F61193" w:rsidRPr="0055507E" w:rsidRDefault="00F61193" w:rsidP="00F61193">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389AA463" w14:textId="77777777" w:rsidR="00F61193" w:rsidRPr="0055507E" w:rsidRDefault="00F61193" w:rsidP="00F61193">
            <w:pPr>
              <w:keepNext/>
              <w:rPr>
                <w:rFonts w:ascii="Calibri" w:hAnsi="Calibri"/>
                <w:sz w:val="18"/>
                <w:szCs w:val="18"/>
              </w:rPr>
            </w:pPr>
            <w:r w:rsidRPr="00E03C9E">
              <w:rPr>
                <w:rFonts w:asciiTheme="minorHAnsi" w:hAnsiTheme="minorHAnsi" w:cs="Arial"/>
                <w:color w:val="002060"/>
                <w:sz w:val="18"/>
                <w:szCs w:val="18"/>
              </w:rPr>
              <w:t xml:space="preserve">Actual Fan Efficacy </w:t>
            </w:r>
            <w:r w:rsidRPr="0055507E">
              <w:rPr>
                <w:rFonts w:asciiTheme="minorHAnsi" w:hAnsiTheme="minorHAnsi"/>
                <w:sz w:val="18"/>
                <w:szCs w:val="18"/>
              </w:rPr>
              <w:t>Watts/CFM value</w:t>
            </w:r>
            <w:r>
              <w:rPr>
                <w:rFonts w:asciiTheme="minorHAnsi" w:hAnsiTheme="minorHAnsi"/>
                <w:sz w:val="18"/>
                <w:szCs w:val="18"/>
              </w:rPr>
              <w:t xml:space="preserve"> from the </w:t>
            </w:r>
            <w:r w:rsidRPr="0055507E">
              <w:rPr>
                <w:rFonts w:asciiTheme="minorHAnsi" w:hAnsiTheme="minorHAnsi"/>
                <w:sz w:val="18"/>
                <w:szCs w:val="18"/>
              </w:rPr>
              <w:t>MCH-22</w:t>
            </w:r>
          </w:p>
          <w:p w14:paraId="389AA464" w14:textId="77777777" w:rsidR="00F61193" w:rsidRPr="0055507E" w:rsidRDefault="00F61193" w:rsidP="00F61193">
            <w:pPr>
              <w:keepNext/>
              <w:rPr>
                <w:rFonts w:ascii="Calibri" w:hAnsi="Calibri"/>
                <w:sz w:val="18"/>
                <w:szCs w:val="18"/>
              </w:rPr>
            </w:pPr>
            <w:proofErr w:type="spellStart"/>
            <w:r w:rsidRPr="0055507E">
              <w:rPr>
                <w:rFonts w:ascii="Calibri" w:hAnsi="Calibri"/>
                <w:sz w:val="18"/>
                <w:szCs w:val="18"/>
              </w:rPr>
              <w:t>elseif</w:t>
            </w:r>
            <w:proofErr w:type="spellEnd"/>
            <w:r w:rsidRPr="0055507E">
              <w:rPr>
                <w:rFonts w:ascii="Calibri" w:hAnsi="Calibri"/>
                <w:sz w:val="18"/>
                <w:szCs w:val="18"/>
              </w:rPr>
              <w:t xml:space="preserve"> no registered no MCH-22 is found, then display text:</w:t>
            </w:r>
          </w:p>
          <w:p w14:paraId="389AA465" w14:textId="77777777" w:rsidR="004508E8" w:rsidRPr="00144CC2" w:rsidRDefault="00F61193" w:rsidP="00EC2F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Calibri" w:hAnsi="Calibri"/>
                <w:sz w:val="18"/>
                <w:szCs w:val="18"/>
              </w:rPr>
              <w:t>“</w:t>
            </w:r>
            <w:r w:rsidRPr="0055507E">
              <w:rPr>
                <w:rFonts w:ascii="Calibri" w:hAnsi="Calibri"/>
                <w:sz w:val="18"/>
                <w:szCs w:val="18"/>
              </w:rPr>
              <w:t>Registered MCH-22 required</w:t>
            </w:r>
            <w:r>
              <w:rPr>
                <w:rFonts w:ascii="Calibri" w:hAnsi="Calibri"/>
                <w:sz w:val="18"/>
                <w:szCs w:val="18"/>
              </w:rPr>
              <w:t xml:space="preserve"> – </w:t>
            </w:r>
            <w:r w:rsidRPr="00E03C9E">
              <w:rPr>
                <w:rFonts w:ascii="Calibri" w:hAnsi="Calibri"/>
                <w:b/>
                <w:sz w:val="18"/>
                <w:szCs w:val="18"/>
              </w:rPr>
              <w:t>Do Not Proceed</w:t>
            </w:r>
            <w:r>
              <w:rPr>
                <w:rFonts w:ascii="Calibri" w:hAnsi="Calibri"/>
                <w:sz w:val="18"/>
                <w:szCs w:val="18"/>
              </w:rPr>
              <w:t>”</w:t>
            </w:r>
            <w:r w:rsidRPr="0055507E" w:rsidDel="00E03C9E">
              <w:rPr>
                <w:rFonts w:ascii="Calibri" w:hAnsi="Calibri"/>
                <w:sz w:val="18"/>
                <w:szCs w:val="18"/>
              </w:rPr>
              <w:t xml:space="preserve"> </w:t>
            </w:r>
            <w:r w:rsidRPr="0055507E">
              <w:rPr>
                <w:rFonts w:asciiTheme="minorHAnsi" w:hAnsiTheme="minorHAnsi"/>
                <w:sz w:val="18"/>
                <w:szCs w:val="18"/>
              </w:rPr>
              <w:t>&gt;&gt;</w:t>
            </w:r>
          </w:p>
        </w:tc>
      </w:tr>
      <w:tr w:rsidR="004508E8" w:rsidRPr="00144CC2" w14:paraId="389AA46E" w14:textId="77777777" w:rsidTr="00041647">
        <w:tc>
          <w:tcPr>
            <w:tcW w:w="593" w:type="dxa"/>
            <w:vAlign w:val="center"/>
          </w:tcPr>
          <w:p w14:paraId="389AA467"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2" w:type="dxa"/>
            <w:vAlign w:val="center"/>
          </w:tcPr>
          <w:p w14:paraId="389AA468" w14:textId="77777777" w:rsidR="004508E8" w:rsidRPr="0055507E"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89AA469" w14:textId="4A8753F7" w:rsidR="004508E8" w:rsidRPr="00144CC2" w:rsidRDefault="004508E8" w:rsidP="0004164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1" w:type="dxa"/>
          </w:tcPr>
          <w:p w14:paraId="389AA46A" w14:textId="77777777" w:rsidR="00F61193" w:rsidRDefault="00F61193" w:rsidP="00F61193">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row </w:t>
            </w:r>
            <w:r>
              <w:rPr>
                <w:rFonts w:asciiTheme="minorHAnsi" w:hAnsiTheme="minorHAnsi"/>
                <w:sz w:val="18"/>
                <w:szCs w:val="18"/>
              </w:rPr>
              <w:t>C10</w:t>
            </w:r>
            <w:r w:rsidRPr="0055507E">
              <w:rPr>
                <w:rFonts w:asciiTheme="minorHAnsi" w:hAnsiTheme="minorHAnsi"/>
                <w:sz w:val="18"/>
                <w:szCs w:val="18"/>
              </w:rPr>
              <w:t xml:space="preserve"> </w:t>
            </w:r>
            <w:r>
              <w:rPr>
                <w:rFonts w:asciiTheme="minorHAnsi" w:hAnsiTheme="minorHAnsi"/>
                <w:sz w:val="18"/>
                <w:szCs w:val="18"/>
              </w:rPr>
              <w:t xml:space="preserve">is </w:t>
            </w:r>
            <w:r w:rsidRPr="0055507E">
              <w:rPr>
                <w:rFonts w:asciiTheme="minorHAnsi" w:hAnsiTheme="minorHAnsi"/>
                <w:sz w:val="18"/>
                <w:szCs w:val="18"/>
              </w:rPr>
              <w:t>less than or equal to 0.58</w:t>
            </w:r>
            <w:r>
              <w:rPr>
                <w:rFonts w:asciiTheme="minorHAnsi" w:hAnsiTheme="minorHAnsi"/>
                <w:sz w:val="18"/>
                <w:szCs w:val="18"/>
              </w:rPr>
              <w:t xml:space="preserve"> </w:t>
            </w:r>
            <w:r w:rsidRPr="0055507E">
              <w:rPr>
                <w:rFonts w:asciiTheme="minorHAnsi" w:hAnsiTheme="minorHAnsi"/>
                <w:sz w:val="18"/>
                <w:szCs w:val="18"/>
              </w:rPr>
              <w:t>watts</w:t>
            </w:r>
            <w:r>
              <w:rPr>
                <w:rFonts w:asciiTheme="minorHAnsi" w:hAnsiTheme="minorHAnsi"/>
                <w:sz w:val="18"/>
                <w:szCs w:val="18"/>
              </w:rPr>
              <w:t>/</w:t>
            </w:r>
            <w:r w:rsidRPr="0055507E">
              <w:rPr>
                <w:rFonts w:asciiTheme="minorHAnsi" w:hAnsiTheme="minorHAnsi"/>
                <w:sz w:val="18"/>
                <w:szCs w:val="18"/>
              </w:rPr>
              <w:t>CFM, then display text:</w:t>
            </w:r>
          </w:p>
          <w:p w14:paraId="389AA46B" w14:textId="77777777" w:rsidR="00F61193" w:rsidRPr="0055507E" w:rsidRDefault="00F61193" w:rsidP="00F61193">
            <w:pPr>
              <w:keepNext/>
              <w:rPr>
                <w:rFonts w:ascii="Calibri" w:hAnsi="Calibri"/>
                <w:sz w:val="18"/>
                <w:szCs w:val="18"/>
              </w:rPr>
            </w:pPr>
            <w:r w:rsidRPr="0055507E">
              <w:rPr>
                <w:rFonts w:asciiTheme="minorHAnsi" w:hAnsiTheme="minorHAnsi"/>
                <w:sz w:val="18"/>
                <w:szCs w:val="18"/>
              </w:rPr>
              <w:t>Pass</w:t>
            </w:r>
          </w:p>
          <w:p w14:paraId="389AA46C" w14:textId="77777777" w:rsidR="00F61193" w:rsidRPr="0055507E" w:rsidRDefault="00F61193" w:rsidP="00F61193">
            <w:pPr>
              <w:keepNext/>
              <w:rPr>
                <w:rFonts w:asciiTheme="minorHAnsi" w:hAnsiTheme="minorHAnsi"/>
                <w:sz w:val="18"/>
                <w:szCs w:val="18"/>
              </w:rPr>
            </w:pPr>
            <w:proofErr w:type="spellStart"/>
            <w:r w:rsidRPr="0055507E">
              <w:rPr>
                <w:rFonts w:ascii="Calibri" w:hAnsi="Calibri"/>
                <w:sz w:val="18"/>
                <w:szCs w:val="18"/>
              </w:rPr>
              <w:t>elseif</w:t>
            </w:r>
            <w:proofErr w:type="spellEnd"/>
            <w:r w:rsidRPr="0055507E">
              <w:rPr>
                <w:rFonts w:asciiTheme="minorHAnsi" w:hAnsiTheme="minorHAnsi"/>
                <w:sz w:val="18"/>
                <w:szCs w:val="18"/>
              </w:rPr>
              <w:t xml:space="preserve"> row </w:t>
            </w:r>
            <w:r>
              <w:rPr>
                <w:rFonts w:asciiTheme="minorHAnsi" w:hAnsiTheme="minorHAnsi"/>
                <w:sz w:val="18"/>
                <w:szCs w:val="18"/>
              </w:rPr>
              <w:t>C10</w:t>
            </w:r>
            <w:r w:rsidRPr="0055507E">
              <w:rPr>
                <w:rFonts w:asciiTheme="minorHAnsi" w:hAnsiTheme="minorHAnsi"/>
                <w:sz w:val="18"/>
                <w:szCs w:val="18"/>
              </w:rPr>
              <w:t xml:space="preserve"> is greater than 0.58/watts CFM, then display text:</w:t>
            </w:r>
          </w:p>
          <w:p w14:paraId="389AA46D" w14:textId="77777777" w:rsidR="004508E8" w:rsidRPr="00144CC2" w:rsidRDefault="00F61193" w:rsidP="00EC2F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389AA46F" w14:textId="77777777" w:rsidR="00AB4772" w:rsidRDefault="00AB4772" w:rsidP="00314D0D">
      <w:pPr>
        <w:keepNext/>
        <w:tabs>
          <w:tab w:val="left" w:pos="-2600"/>
        </w:tabs>
        <w:outlineLvl w:val="2"/>
        <w:rPr>
          <w:rFonts w:asciiTheme="minorHAnsi" w:hAnsiTheme="minorHAnsi" w:cs="Arial"/>
          <w:bCs/>
          <w:caps/>
          <w:sz w:val="18"/>
          <w:szCs w:val="18"/>
          <w:u w:val="single"/>
        </w:rPr>
      </w:pPr>
    </w:p>
    <w:p w14:paraId="389AA470" w14:textId="77777777" w:rsidR="00AB4772" w:rsidRDefault="00AB4772">
      <w:pPr>
        <w:rPr>
          <w:rFonts w:asciiTheme="minorHAnsi" w:hAnsiTheme="minorHAnsi" w:cs="Arial"/>
          <w:bCs/>
          <w:caps/>
          <w:sz w:val="18"/>
          <w:szCs w:val="18"/>
          <w:u w:val="single"/>
        </w:rPr>
      </w:pPr>
      <w:r>
        <w:rPr>
          <w:rFonts w:asciiTheme="minorHAnsi" w:hAnsiTheme="minorHAnsi" w:cs="Arial"/>
          <w:bCs/>
          <w:caps/>
          <w:sz w:val="18"/>
          <w:szCs w:val="18"/>
          <w:u w:val="single"/>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0E4ECB" w:rsidRPr="0055507E" w14:paraId="389AA472" w14:textId="77777777" w:rsidTr="00812830">
        <w:tc>
          <w:tcPr>
            <w:tcW w:w="11016" w:type="dxa"/>
            <w:gridSpan w:val="2"/>
          </w:tcPr>
          <w:p w14:paraId="389AA471" w14:textId="77777777" w:rsidR="000E4ECB" w:rsidRPr="0055507E" w:rsidRDefault="000E4ECB" w:rsidP="00812830">
            <w:pPr>
              <w:keepNext/>
              <w:rPr>
                <w:rFonts w:asciiTheme="minorHAnsi" w:hAnsiTheme="minorHAnsi"/>
                <w:sz w:val="18"/>
                <w:szCs w:val="18"/>
              </w:rPr>
            </w:pPr>
            <w:r w:rsidRPr="00041647">
              <w:rPr>
                <w:rFonts w:asciiTheme="minorHAnsi" w:hAnsiTheme="minorHAnsi"/>
                <w:b/>
                <w:szCs w:val="18"/>
              </w:rPr>
              <w:lastRenderedPageBreak/>
              <w:t>D. Compliance Statement</w:t>
            </w:r>
            <w:r w:rsidRPr="00041647">
              <w:rPr>
                <w:rFonts w:asciiTheme="minorHAnsi" w:hAnsiTheme="minorHAnsi"/>
                <w:szCs w:val="18"/>
              </w:rPr>
              <w:t xml:space="preserve"> </w:t>
            </w:r>
          </w:p>
        </w:tc>
      </w:tr>
      <w:tr w:rsidR="000E4ECB" w:rsidRPr="0055507E" w14:paraId="389AA47B" w14:textId="77777777" w:rsidTr="00812830">
        <w:tc>
          <w:tcPr>
            <w:tcW w:w="590" w:type="dxa"/>
            <w:vAlign w:val="center"/>
          </w:tcPr>
          <w:p w14:paraId="389AA473" w14:textId="77777777" w:rsidR="000E4ECB" w:rsidRPr="0055507E" w:rsidRDefault="000E4ECB" w:rsidP="00812830">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389AA474" w14:textId="77777777" w:rsidR="000E4ECB" w:rsidRDefault="000E4ECB" w:rsidP="00812830">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389AA475" w14:textId="77777777" w:rsidR="000E4ECB" w:rsidRDefault="000E4ECB" w:rsidP="00812830">
            <w:pPr>
              <w:rPr>
                <w:rFonts w:asciiTheme="minorHAnsi" w:hAnsiTheme="minorHAnsi"/>
                <w:sz w:val="18"/>
                <w:szCs w:val="18"/>
              </w:rPr>
            </w:pPr>
          </w:p>
          <w:p w14:paraId="389AA476" w14:textId="77777777" w:rsidR="000E4ECB" w:rsidRDefault="000E4ECB" w:rsidP="0081283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389AA477" w14:textId="77777777" w:rsidR="000E4ECB" w:rsidRDefault="000E4ECB" w:rsidP="00812830">
            <w:pPr>
              <w:rPr>
                <w:rFonts w:asciiTheme="minorHAnsi" w:hAnsiTheme="minorHAnsi"/>
                <w:sz w:val="18"/>
                <w:szCs w:val="18"/>
              </w:rPr>
            </w:pPr>
          </w:p>
          <w:p w14:paraId="389AA478" w14:textId="77777777" w:rsidR="000E4ECB" w:rsidRDefault="000E4ECB" w:rsidP="00812830">
            <w:pPr>
              <w:rPr>
                <w:rFonts w:asciiTheme="minorHAnsi" w:hAnsiTheme="minorHAnsi"/>
                <w:sz w:val="18"/>
                <w:szCs w:val="18"/>
              </w:rPr>
            </w:pPr>
            <w:r>
              <w:rPr>
                <w:rFonts w:asciiTheme="minorHAnsi" w:hAnsiTheme="minorHAnsi"/>
                <w:sz w:val="18"/>
                <w:szCs w:val="18"/>
              </w:rPr>
              <w:t xml:space="preserve"> </w:t>
            </w: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389AA479" w14:textId="77777777" w:rsidR="000E4ECB" w:rsidRDefault="000E4ECB" w:rsidP="00812830">
            <w:pPr>
              <w:rPr>
                <w:rFonts w:asciiTheme="minorHAnsi" w:hAnsiTheme="minorHAnsi"/>
                <w:sz w:val="18"/>
                <w:szCs w:val="18"/>
              </w:rPr>
            </w:pPr>
          </w:p>
          <w:p w14:paraId="389AA47A" w14:textId="77777777" w:rsidR="000E4ECB" w:rsidRPr="0055507E" w:rsidRDefault="000E4ECB" w:rsidP="00812830">
            <w:pPr>
              <w:rPr>
                <w:rFonts w:asciiTheme="minorHAnsi" w:hAnsiTheme="minorHAnsi"/>
                <w:b/>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Pr>
                <w:rFonts w:asciiTheme="minorHAnsi" w:hAnsiTheme="minorHAnsi"/>
                <w:sz w:val="18"/>
                <w:szCs w:val="18"/>
              </w:rPr>
              <w:t xml:space="preserve"> </w:t>
            </w:r>
            <w:r w:rsidR="009E057B">
              <w:rPr>
                <w:rFonts w:asciiTheme="minorHAnsi" w:hAnsiTheme="minorHAnsi"/>
                <w:sz w:val="18"/>
                <w:szCs w:val="18"/>
              </w:rPr>
              <w:t>&gt;&gt;</w:t>
            </w:r>
          </w:p>
        </w:tc>
      </w:tr>
    </w:tbl>
    <w:p w14:paraId="389AA47C" w14:textId="77777777" w:rsidR="00485E0F" w:rsidRPr="00041647" w:rsidRDefault="00485E0F">
      <w:pPr>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485E0F" w:rsidRPr="00041647" w14:paraId="389AA47E" w14:textId="77777777" w:rsidTr="00812830">
        <w:tc>
          <w:tcPr>
            <w:tcW w:w="11016" w:type="dxa"/>
            <w:gridSpan w:val="11"/>
            <w:tcBorders>
              <w:top w:val="single" w:sz="4" w:space="0" w:color="000000"/>
              <w:left w:val="single" w:sz="4" w:space="0" w:color="000000"/>
              <w:bottom w:val="single" w:sz="4" w:space="0" w:color="000000"/>
              <w:right w:val="single" w:sz="4" w:space="0" w:color="000000"/>
            </w:tcBorders>
            <w:hideMark/>
          </w:tcPr>
          <w:p w14:paraId="389AA47D" w14:textId="4463AF4F" w:rsidR="00485E0F" w:rsidRPr="00041647" w:rsidRDefault="00485E0F" w:rsidP="00041647">
            <w:pPr>
              <w:keepNext/>
              <w:rPr>
                <w:rFonts w:asciiTheme="minorHAnsi" w:hAnsiTheme="minorHAnsi"/>
                <w:szCs w:val="18"/>
              </w:rPr>
            </w:pPr>
            <w:r w:rsidRPr="00041647">
              <w:rPr>
                <w:rFonts w:asciiTheme="minorHAnsi" w:hAnsiTheme="minorHAnsi"/>
                <w:b/>
                <w:szCs w:val="18"/>
              </w:rPr>
              <w:t xml:space="preserve">E. Local Mechanical Exhaust System – Fan </w:t>
            </w:r>
            <w:r w:rsidR="00041647">
              <w:rPr>
                <w:rFonts w:asciiTheme="minorHAnsi" w:hAnsiTheme="minorHAnsi"/>
                <w:b/>
                <w:szCs w:val="18"/>
              </w:rPr>
              <w:t>S</w:t>
            </w:r>
            <w:r w:rsidRPr="00041647">
              <w:rPr>
                <w:rFonts w:asciiTheme="minorHAnsi" w:hAnsiTheme="minorHAnsi"/>
                <w:b/>
                <w:szCs w:val="18"/>
              </w:rPr>
              <w:t xml:space="preserve">election and </w:t>
            </w:r>
            <w:r w:rsidR="00041647">
              <w:rPr>
                <w:rFonts w:asciiTheme="minorHAnsi" w:hAnsiTheme="minorHAnsi"/>
                <w:b/>
                <w:szCs w:val="18"/>
              </w:rPr>
              <w:t>D</w:t>
            </w:r>
            <w:r w:rsidRPr="00041647">
              <w:rPr>
                <w:rFonts w:asciiTheme="minorHAnsi" w:hAnsiTheme="minorHAnsi"/>
                <w:b/>
                <w:szCs w:val="18"/>
              </w:rPr>
              <w:t xml:space="preserve">uct </w:t>
            </w:r>
            <w:r w:rsidR="00041647">
              <w:rPr>
                <w:rFonts w:asciiTheme="minorHAnsi" w:hAnsiTheme="minorHAnsi"/>
                <w:b/>
                <w:szCs w:val="18"/>
              </w:rPr>
              <w:t>D</w:t>
            </w:r>
            <w:r w:rsidRPr="00041647">
              <w:rPr>
                <w:rFonts w:asciiTheme="minorHAnsi" w:hAnsiTheme="minorHAnsi"/>
                <w:b/>
                <w:szCs w:val="18"/>
              </w:rPr>
              <w:t xml:space="preserve">esign </w:t>
            </w:r>
            <w:r w:rsidR="00041647">
              <w:rPr>
                <w:rFonts w:asciiTheme="minorHAnsi" w:hAnsiTheme="minorHAnsi"/>
                <w:b/>
                <w:szCs w:val="18"/>
              </w:rPr>
              <w:t>C</w:t>
            </w:r>
            <w:r w:rsidRPr="00041647">
              <w:rPr>
                <w:rFonts w:asciiTheme="minorHAnsi" w:hAnsiTheme="minorHAnsi"/>
                <w:b/>
                <w:szCs w:val="18"/>
              </w:rPr>
              <w:t xml:space="preserve">riteria for </w:t>
            </w:r>
            <w:r w:rsidR="00041647">
              <w:rPr>
                <w:rFonts w:asciiTheme="minorHAnsi" w:hAnsiTheme="minorHAnsi"/>
                <w:b/>
                <w:szCs w:val="18"/>
              </w:rPr>
              <w:t>C</w:t>
            </w:r>
            <w:r w:rsidRPr="00041647">
              <w:rPr>
                <w:rFonts w:asciiTheme="minorHAnsi" w:hAnsiTheme="minorHAnsi"/>
                <w:b/>
                <w:szCs w:val="18"/>
              </w:rPr>
              <w:t>ompliance</w:t>
            </w:r>
          </w:p>
        </w:tc>
      </w:tr>
      <w:tr w:rsidR="00485E0F" w14:paraId="389AA482" w14:textId="77777777" w:rsidTr="00812830">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A47F" w14:textId="77777777" w:rsidR="00485E0F" w:rsidRDefault="00485E0F" w:rsidP="00812830">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389AA480" w14:textId="1F83F92E" w:rsidR="00485E0F" w:rsidRDefault="00485E0F" w:rsidP="00812830">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FC099C">
              <w:rPr>
                <w:rFonts w:asciiTheme="minorHAnsi" w:hAnsiTheme="minorHAnsi"/>
                <w:i/>
                <w:sz w:val="18"/>
                <w:szCs w:val="18"/>
              </w:rPr>
              <w:t>;</w:t>
            </w:r>
            <w:r>
              <w:rPr>
                <w:rFonts w:asciiTheme="minorHAnsi" w:hAnsiTheme="minorHAnsi"/>
                <w:i/>
                <w:sz w:val="18"/>
                <w:szCs w:val="18"/>
              </w:rPr>
              <w:t xml:space="preserve"> OR</w:t>
            </w:r>
          </w:p>
          <w:p w14:paraId="389AA481" w14:textId="77777777" w:rsidR="00485E0F" w:rsidRDefault="00485E0F" w:rsidP="00812830">
            <w:pPr>
              <w:pStyle w:val="ListParagraph"/>
              <w:keepNext/>
              <w:numPr>
                <w:ilvl w:val="0"/>
                <w:numId w:val="17"/>
              </w:numPr>
              <w:rPr>
                <w:rFonts w:asciiTheme="minorHAnsi" w:hAnsiTheme="minorHAnsi"/>
                <w:sz w:val="18"/>
                <w:szCs w:val="18"/>
              </w:rPr>
            </w:pPr>
            <w:r>
              <w:rPr>
                <w:rFonts w:asciiTheme="minorHAnsi" w:hAnsiTheme="minorHAnsi"/>
                <w:i/>
                <w:sz w:val="18"/>
                <w:szCs w:val="18"/>
              </w:rPr>
              <w:t xml:space="preserve">The airflow rating at a pressure of 0.25 in. </w:t>
            </w:r>
            <w:proofErr w:type="spellStart"/>
            <w:r>
              <w:rPr>
                <w:rFonts w:asciiTheme="minorHAnsi" w:hAnsiTheme="minorHAnsi"/>
                <w:i/>
                <w:sz w:val="18"/>
                <w:szCs w:val="18"/>
              </w:rPr>
              <w:t>w.c.</w:t>
            </w:r>
            <w:proofErr w:type="spellEnd"/>
            <w:r>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485E0F" w14:paraId="389AA485" w14:textId="77777777" w:rsidTr="00812830">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A483" w14:textId="77777777" w:rsidR="00485E0F" w:rsidRDefault="00485E0F" w:rsidP="00812830">
            <w:pPr>
              <w:keepNext/>
              <w:suppressAutoHyphens/>
              <w:rPr>
                <w:rFonts w:asciiTheme="minorHAnsi" w:hAnsiTheme="minorHAnsi"/>
                <w:b/>
                <w:sz w:val="18"/>
                <w:szCs w:val="18"/>
              </w:rPr>
            </w:pPr>
            <w:r>
              <w:rPr>
                <w:rFonts w:asciiTheme="minorHAnsi" w:hAnsiTheme="minorHAnsi"/>
                <w:b/>
                <w:sz w:val="18"/>
                <w:szCs w:val="18"/>
              </w:rPr>
              <w:t xml:space="preserve">Table 5.1 </w:t>
            </w:r>
          </w:p>
          <w:p w14:paraId="389AA484" w14:textId="77777777" w:rsidR="00485E0F" w:rsidRDefault="00485E0F" w:rsidP="00812830">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485E0F" w14:paraId="389AA489" w14:textId="77777777" w:rsidTr="00812830">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A486"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A487"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389AA488"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Notes</w:t>
            </w:r>
          </w:p>
        </w:tc>
      </w:tr>
      <w:tr w:rsidR="00485E0F" w14:paraId="389AA48D" w14:textId="77777777" w:rsidTr="00812830">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A48A"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A48B"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A48C" w14:textId="77777777" w:rsidR="00485E0F" w:rsidRDefault="002618AC" w:rsidP="00812830">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485E0F" w14:paraId="389AA491" w14:textId="77777777" w:rsidTr="00812830">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A48E"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A48F"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A490" w14:textId="77777777" w:rsidR="00485E0F" w:rsidRDefault="00485E0F" w:rsidP="00812830">
            <w:pPr>
              <w:keepNext/>
              <w:suppressAutoHyphens/>
              <w:jc w:val="center"/>
              <w:rPr>
                <w:rFonts w:asciiTheme="minorHAnsi" w:hAnsiTheme="minorHAnsi"/>
                <w:sz w:val="18"/>
                <w:szCs w:val="18"/>
              </w:rPr>
            </w:pPr>
          </w:p>
        </w:tc>
      </w:tr>
      <w:tr w:rsidR="00485E0F" w14:paraId="389AA494" w14:textId="77777777" w:rsidTr="00812830">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A492" w14:textId="77777777" w:rsidR="00485E0F" w:rsidRDefault="00485E0F" w:rsidP="00812830">
            <w:pPr>
              <w:keepNext/>
              <w:suppressAutoHyphens/>
              <w:rPr>
                <w:rFonts w:asciiTheme="minorHAnsi" w:hAnsiTheme="minorHAnsi"/>
                <w:b/>
                <w:sz w:val="18"/>
                <w:szCs w:val="18"/>
              </w:rPr>
            </w:pPr>
            <w:r>
              <w:rPr>
                <w:rFonts w:asciiTheme="minorHAnsi" w:hAnsiTheme="minorHAnsi"/>
                <w:b/>
                <w:sz w:val="18"/>
                <w:szCs w:val="18"/>
              </w:rPr>
              <w:t xml:space="preserve">Table 5.2 </w:t>
            </w:r>
          </w:p>
          <w:p w14:paraId="389AA493" w14:textId="77777777" w:rsidR="00485E0F" w:rsidRDefault="00485E0F" w:rsidP="00812830">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485E0F" w14:paraId="389AA498" w14:textId="77777777" w:rsidTr="00812830">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A495"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A496"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389AA497"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Notes</w:t>
            </w:r>
          </w:p>
        </w:tc>
      </w:tr>
      <w:tr w:rsidR="00485E0F" w14:paraId="389AA49C" w14:textId="77777777" w:rsidTr="00812830">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A499"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A49A"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A49B" w14:textId="77777777" w:rsidR="00485E0F" w:rsidRDefault="002618AC" w:rsidP="00812830">
            <w:pPr>
              <w:keepNext/>
              <w:suppressAutoHyphens/>
              <w:rPr>
                <w:rFonts w:asciiTheme="minorHAnsi" w:hAnsiTheme="minorHAnsi"/>
                <w:sz w:val="18"/>
                <w:szCs w:val="18"/>
              </w:rPr>
            </w:pPr>
            <w:r>
              <w:rPr>
                <w:rFonts w:asciiTheme="minorHAnsi" w:hAnsiTheme="minorHAnsi"/>
                <w:sz w:val="18"/>
                <w:szCs w:val="18"/>
              </w:rPr>
              <w:t>Based on kitchen volume.</w:t>
            </w:r>
          </w:p>
        </w:tc>
      </w:tr>
      <w:tr w:rsidR="00485E0F" w14:paraId="389AA4A0" w14:textId="77777777" w:rsidTr="00812830">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A49D"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A49E"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A49F" w14:textId="77777777" w:rsidR="00485E0F" w:rsidRDefault="00485E0F" w:rsidP="00812830">
            <w:pPr>
              <w:keepNext/>
              <w:suppressAutoHyphens/>
              <w:jc w:val="center"/>
              <w:rPr>
                <w:rFonts w:asciiTheme="minorHAnsi" w:hAnsiTheme="minorHAnsi"/>
                <w:sz w:val="18"/>
                <w:szCs w:val="18"/>
              </w:rPr>
            </w:pPr>
          </w:p>
        </w:tc>
      </w:tr>
      <w:tr w:rsidR="00485E0F" w14:paraId="389AA4A3" w14:textId="77777777" w:rsidTr="00812830">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389AA4A1" w14:textId="77777777" w:rsidR="00485E0F" w:rsidRDefault="00485E0F" w:rsidP="00812830">
            <w:pPr>
              <w:keepNext/>
              <w:rPr>
                <w:rFonts w:asciiTheme="minorHAnsi" w:hAnsiTheme="minorHAnsi"/>
                <w:b/>
                <w:sz w:val="18"/>
                <w:szCs w:val="18"/>
              </w:rPr>
            </w:pPr>
            <w:r>
              <w:rPr>
                <w:rFonts w:asciiTheme="minorHAnsi" w:hAnsiTheme="minorHAnsi"/>
                <w:b/>
                <w:sz w:val="18"/>
                <w:szCs w:val="18"/>
              </w:rPr>
              <w:t>Table 5.3</w:t>
            </w:r>
          </w:p>
          <w:p w14:paraId="389AA4A2" w14:textId="77777777" w:rsidR="00485E0F" w:rsidRDefault="00485E0F" w:rsidP="00812830">
            <w:pPr>
              <w:keepNext/>
              <w:rPr>
                <w:rFonts w:asciiTheme="minorHAnsi" w:hAnsiTheme="minorHAnsi"/>
                <w:sz w:val="18"/>
                <w:szCs w:val="18"/>
              </w:rPr>
            </w:pPr>
            <w:r>
              <w:rPr>
                <w:rFonts w:asciiTheme="minorHAnsi" w:hAnsiTheme="minorHAnsi"/>
                <w:b/>
                <w:sz w:val="18"/>
                <w:szCs w:val="18"/>
              </w:rPr>
              <w:t>Prescriptive Duct Sizing Requirements</w:t>
            </w:r>
          </w:p>
        </w:tc>
      </w:tr>
      <w:tr w:rsidR="00485E0F" w14:paraId="389AA4A7" w14:textId="77777777" w:rsidTr="00812830">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389AA4A4" w14:textId="77777777" w:rsidR="00485E0F" w:rsidRDefault="002618AC" w:rsidP="00812830">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A4A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A4A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Smooth Duct</w:t>
            </w:r>
          </w:p>
        </w:tc>
      </w:tr>
      <w:tr w:rsidR="00485E0F" w14:paraId="389AA4B1" w14:textId="77777777" w:rsidTr="00812830">
        <w:trPr>
          <w:trHeight w:val="432"/>
        </w:trPr>
        <w:tc>
          <w:tcPr>
            <w:tcW w:w="1650" w:type="dxa"/>
            <w:tcBorders>
              <w:top w:val="single" w:sz="4" w:space="0" w:color="auto"/>
              <w:left w:val="single" w:sz="4" w:space="0" w:color="auto"/>
              <w:bottom w:val="single" w:sz="4" w:space="0" w:color="auto"/>
              <w:right w:val="single" w:sz="4" w:space="0" w:color="auto"/>
            </w:tcBorders>
            <w:hideMark/>
          </w:tcPr>
          <w:p w14:paraId="389AA4A8" w14:textId="77777777" w:rsidR="00485E0F" w:rsidRDefault="00485E0F" w:rsidP="00812830">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 xml:space="preserve">an Rating cfm @ 0.25 in. </w:t>
            </w:r>
            <w:proofErr w:type="spellStart"/>
            <w:r>
              <w:rPr>
                <w:rFonts w:asciiTheme="minorHAnsi" w:hAnsiTheme="minorHAnsi"/>
                <w:sz w:val="18"/>
                <w:szCs w:val="18"/>
              </w:rPr>
              <w:t>w.g</w:t>
            </w:r>
            <w:proofErr w:type="spellEnd"/>
            <w:r>
              <w:rPr>
                <w:rFonts w:asciiTheme="minorHAnsi" w:hAnsiTheme="minorHAnsi"/>
                <w:sz w:val="18"/>
                <w:szCs w:val="18"/>
              </w:rPr>
              <w:t>.</w:t>
            </w:r>
          </w:p>
        </w:tc>
        <w:tc>
          <w:tcPr>
            <w:tcW w:w="1161" w:type="dxa"/>
            <w:gridSpan w:val="2"/>
            <w:tcBorders>
              <w:top w:val="single" w:sz="4" w:space="0" w:color="auto"/>
              <w:left w:val="single" w:sz="4" w:space="0" w:color="auto"/>
              <w:bottom w:val="single" w:sz="4" w:space="0" w:color="auto"/>
              <w:right w:val="single" w:sz="4" w:space="0" w:color="auto"/>
            </w:tcBorders>
            <w:hideMark/>
          </w:tcPr>
          <w:p w14:paraId="389AA4A9"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389AA4AA"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A4AB"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389AA4AC"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389AA4AD"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389AA4AE"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A4AF"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389AA4B0"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485E0F" w14:paraId="389AA4B4" w14:textId="77777777" w:rsidTr="00812830">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389AA4B2" w14:textId="77777777" w:rsidR="00485E0F" w:rsidRDefault="00485E0F" w:rsidP="00812830">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389AA4B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Maximum Allowable Duct Length (</w:t>
            </w:r>
            <w:proofErr w:type="spellStart"/>
            <w:r>
              <w:rPr>
                <w:rFonts w:asciiTheme="minorHAnsi" w:hAnsiTheme="minorHAnsi"/>
                <w:sz w:val="18"/>
                <w:szCs w:val="18"/>
              </w:rPr>
              <w:t>ft</w:t>
            </w:r>
            <w:proofErr w:type="spellEnd"/>
            <w:r>
              <w:rPr>
                <w:rFonts w:asciiTheme="minorHAnsi" w:hAnsiTheme="minorHAnsi"/>
                <w:sz w:val="18"/>
                <w:szCs w:val="18"/>
              </w:rPr>
              <w:t>)</w:t>
            </w:r>
          </w:p>
        </w:tc>
      </w:tr>
      <w:tr w:rsidR="00485E0F" w14:paraId="389AA4B8" w14:textId="77777777" w:rsidTr="00812830">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389AA4B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A4B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A4B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Smooth Duct</w:t>
            </w:r>
          </w:p>
        </w:tc>
      </w:tr>
      <w:tr w:rsidR="00485E0F" w14:paraId="389AA4C2" w14:textId="77777777" w:rsidTr="00812830">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389AA4B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BA"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BB" w14:textId="77777777" w:rsidR="00485E0F" w:rsidRDefault="00485E0F" w:rsidP="00812830">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BC"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BD"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B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B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0"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C1"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r>
      <w:tr w:rsidR="00485E0F" w14:paraId="389AA4CC"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C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C4"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C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C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C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A"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CB"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r>
      <w:tr w:rsidR="00485E0F" w14:paraId="389AA4D6"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CD"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C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C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0"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D1"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D2"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4"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D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55</w:t>
            </w:r>
          </w:p>
        </w:tc>
      </w:tr>
      <w:tr w:rsidR="00485E0F" w14:paraId="389AA4E0"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D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D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D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A"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DB"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DC"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D"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D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145</w:t>
            </w:r>
          </w:p>
        </w:tc>
      </w:tr>
      <w:tr w:rsidR="00485E0F" w14:paraId="389AA4EA"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E1"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E2"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E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E4"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E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E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E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E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E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r>
      <w:tr w:rsidR="00485E0F" w14:paraId="389AA4EE" w14:textId="77777777" w:rsidTr="00812830">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389AA4EB" w14:textId="77777777" w:rsidR="00485E0F" w:rsidRDefault="00485E0F" w:rsidP="00812830">
            <w:pPr>
              <w:keepNext/>
              <w:rPr>
                <w:rFonts w:asciiTheme="minorHAnsi" w:hAnsiTheme="minorHAnsi"/>
                <w:sz w:val="18"/>
                <w:szCs w:val="18"/>
              </w:rPr>
            </w:pPr>
            <w:r>
              <w:rPr>
                <w:rFonts w:asciiTheme="minorHAnsi" w:hAnsiTheme="minorHAnsi"/>
                <w:sz w:val="18"/>
                <w:szCs w:val="18"/>
              </w:rPr>
              <w:t xml:space="preserve">This table assumes no elbows.  Deduct 15 </w:t>
            </w:r>
            <w:proofErr w:type="spellStart"/>
            <w:r>
              <w:rPr>
                <w:rFonts w:asciiTheme="minorHAnsi" w:hAnsiTheme="minorHAnsi"/>
                <w:sz w:val="18"/>
                <w:szCs w:val="18"/>
              </w:rPr>
              <w:t>ft</w:t>
            </w:r>
            <w:proofErr w:type="spellEnd"/>
            <w:r>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389AA4EC" w14:textId="77777777" w:rsidR="00485E0F" w:rsidRDefault="00485E0F" w:rsidP="00812830">
            <w:pPr>
              <w:keepNext/>
              <w:rPr>
                <w:rFonts w:asciiTheme="minorHAnsi" w:hAnsiTheme="minorHAnsi"/>
                <w:sz w:val="18"/>
                <w:szCs w:val="18"/>
              </w:rPr>
            </w:pPr>
            <w:r>
              <w:rPr>
                <w:rFonts w:asciiTheme="minorHAnsi" w:hAnsiTheme="minorHAnsi"/>
                <w:sz w:val="18"/>
                <w:szCs w:val="18"/>
              </w:rPr>
              <w:t>NL = no limit on duct length of this size.</w:t>
            </w:r>
          </w:p>
          <w:p w14:paraId="389AA4ED" w14:textId="77777777" w:rsidR="00485E0F" w:rsidRDefault="00485E0F" w:rsidP="00812830">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389AA4EF" w14:textId="77777777" w:rsidR="00485E0F" w:rsidRDefault="00485E0F" w:rsidP="00485E0F">
      <w:pPr>
        <w:rPr>
          <w:rFonts w:asciiTheme="minorHAnsi" w:hAnsiTheme="minorHAnsi"/>
          <w:sz w:val="18"/>
          <w:szCs w:val="18"/>
        </w:rPr>
      </w:pPr>
    </w:p>
    <w:p w14:paraId="389AA4F0" w14:textId="77777777" w:rsidR="00485E0F" w:rsidRDefault="00485E0F" w:rsidP="00485E0F">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485E0F" w14:paraId="389AA4F2"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A4F1" w14:textId="77777777" w:rsidR="00485E0F" w:rsidRDefault="00485E0F" w:rsidP="00812830">
            <w:pPr>
              <w:keepNext/>
              <w:rPr>
                <w:rFonts w:asciiTheme="minorHAnsi" w:hAnsiTheme="minorHAnsi"/>
                <w:b/>
                <w:bCs/>
                <w:sz w:val="18"/>
                <w:szCs w:val="18"/>
              </w:rPr>
            </w:pPr>
            <w:r w:rsidRPr="00041647">
              <w:rPr>
                <w:rFonts w:asciiTheme="minorHAnsi" w:hAnsiTheme="minorHAnsi"/>
                <w:b/>
                <w:bCs/>
                <w:szCs w:val="18"/>
              </w:rPr>
              <w:lastRenderedPageBreak/>
              <w:t>F. Other Requirements</w:t>
            </w:r>
          </w:p>
        </w:tc>
      </w:tr>
      <w:tr w:rsidR="00485E0F" w14:paraId="389AA4F4"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A4F3" w14:textId="77777777" w:rsidR="00485E0F" w:rsidRDefault="00485E0F"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485E0F" w14:paraId="389AA4F7"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4F6" w14:textId="77777777" w:rsidR="00485E0F" w:rsidRDefault="00485E0F"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p>
        </w:tc>
      </w:tr>
      <w:tr w:rsidR="00485E0F" w14:paraId="389AA4FA"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4F9" w14:textId="77777777" w:rsidR="00485E0F" w:rsidRDefault="00485E0F" w:rsidP="00812830">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485E0F" w14:paraId="389AA4FD"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B"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4FC" w14:textId="77777777" w:rsidR="00485E0F" w:rsidRDefault="00485E0F" w:rsidP="00812830">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tc>
      </w:tr>
      <w:tr w:rsidR="00485E0F" w14:paraId="389AA502"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389AA4FF" w14:textId="009F4003" w:rsidR="00485E0F" w:rsidRDefault="00485E0F" w:rsidP="00812830">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FC099C">
              <w:rPr>
                <w:rFonts w:asciiTheme="minorHAnsi" w:hAnsiTheme="minorHAnsi"/>
                <w:b/>
                <w:sz w:val="18"/>
                <w:szCs w:val="18"/>
              </w:rPr>
              <w:t>S</w:t>
            </w:r>
            <w:r>
              <w:rPr>
                <w:rFonts w:asciiTheme="minorHAnsi" w:hAnsiTheme="minorHAnsi"/>
                <w:b/>
                <w:sz w:val="18"/>
                <w:szCs w:val="18"/>
              </w:rPr>
              <w:t>olid-</w:t>
            </w:r>
            <w:r w:rsidR="00FC099C">
              <w:rPr>
                <w:rFonts w:asciiTheme="minorHAnsi" w:hAnsiTheme="minorHAnsi"/>
                <w:b/>
                <w:sz w:val="18"/>
                <w:szCs w:val="18"/>
              </w:rPr>
              <w:t>F</w:t>
            </w:r>
            <w:r>
              <w:rPr>
                <w:rFonts w:asciiTheme="minorHAnsi" w:hAnsiTheme="minorHAnsi"/>
                <w:b/>
                <w:sz w:val="18"/>
                <w:szCs w:val="18"/>
              </w:rPr>
              <w:t xml:space="preserve">uel </w:t>
            </w:r>
            <w:r w:rsidR="00FC099C">
              <w:rPr>
                <w:rFonts w:asciiTheme="minorHAnsi" w:hAnsiTheme="minorHAnsi"/>
                <w:b/>
                <w:sz w:val="18"/>
                <w:szCs w:val="18"/>
              </w:rPr>
              <w:t>B</w:t>
            </w:r>
            <w:r>
              <w:rPr>
                <w:rFonts w:asciiTheme="minorHAnsi" w:hAnsiTheme="minorHAnsi"/>
                <w:b/>
                <w:sz w:val="18"/>
                <w:szCs w:val="18"/>
              </w:rPr>
              <w:t xml:space="preserve">urning </w:t>
            </w:r>
            <w:r w:rsidR="00FC099C">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389AA500" w14:textId="77777777" w:rsidR="00485E0F" w:rsidRDefault="00485E0F" w:rsidP="00812830">
            <w:pPr>
              <w:pStyle w:val="margin0020note"/>
              <w:keepNext/>
              <w:spacing w:before="0" w:beforeAutospacing="0" w:after="0" w:afterAutospacing="0"/>
              <w:rPr>
                <w:rStyle w:val="margin0020notechar"/>
                <w:rFonts w:asciiTheme="minorHAnsi" w:hAnsiTheme="minorHAnsi"/>
                <w:sz w:val="18"/>
                <w:szCs w:val="18"/>
              </w:rPr>
            </w:pPr>
          </w:p>
          <w:p w14:paraId="389AA501" w14:textId="77777777" w:rsidR="00485E0F" w:rsidRDefault="00485E0F" w:rsidP="00812830">
            <w:pPr>
              <w:pStyle w:val="margin0020note"/>
              <w:keepNext/>
              <w:spacing w:before="0" w:beforeAutospacing="0" w:after="0" w:afterAutospacing="0"/>
              <w:ind w:left="273"/>
            </w:pPr>
            <w:r>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Pr>
                <w:rStyle w:val="margin0020notechar"/>
                <w:rFonts w:asciiTheme="minorHAnsi" w:hAnsiTheme="minorHAnsi"/>
                <w:sz w:val="18"/>
                <w:szCs w:val="18"/>
              </w:rPr>
              <w:t>Lps</w:t>
            </w:r>
            <w:proofErr w:type="spellEnd"/>
            <w:r>
              <w:rPr>
                <w:rStyle w:val="margin0020notechar"/>
                <w:rFonts w:asciiTheme="minorHAnsi" w:hAnsiTheme="minorHAnsi"/>
                <w:sz w:val="18"/>
                <w:szCs w:val="18"/>
              </w:rPr>
              <w:t>/100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of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485E0F" w14:paraId="389AA505"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4" w14:textId="77777777" w:rsidR="00485E0F" w:rsidRDefault="00485E0F" w:rsidP="00812830">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 xml:space="preserve">When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adjoins a garage, the design must prevent migration of contaminants to the adjoining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t>
            </w:r>
            <w:proofErr w:type="gramStart"/>
            <w:r>
              <w:rPr>
                <w:rStyle w:val="margin0020notechar"/>
                <w:rFonts w:asciiTheme="minorHAnsi" w:hAnsiTheme="minorHAnsi"/>
                <w:sz w:val="18"/>
                <w:szCs w:val="18"/>
              </w:rPr>
              <w:t>Air seal</w:t>
            </w:r>
            <w:proofErr w:type="gramEnd"/>
            <w:r>
              <w:rPr>
                <w:rStyle w:val="margin0020notechar"/>
                <w:rFonts w:asciiTheme="minorHAnsi" w:hAnsiTheme="minorHAnsi"/>
                <w:sz w:val="18"/>
                <w:szCs w:val="18"/>
              </w:rPr>
              <w:t xml:space="preserve"> the walls, ceilings, and floors that separate garages from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weather stripped, wrapped, or otherwise sealed to limit air movement. Doors between garages and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shall be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or made substantially airtight with weather stripping.</w:t>
            </w:r>
          </w:p>
        </w:tc>
      </w:tr>
      <w:tr w:rsidR="00485E0F" w14:paraId="389AA508"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7" w14:textId="77777777" w:rsidR="00485E0F" w:rsidRDefault="00485E0F" w:rsidP="00812830">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485E0F" w14:paraId="389AA50B"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A" w14:textId="7867679D" w:rsidR="00485E0F" w:rsidRDefault="00485E0F" w:rsidP="00FC099C">
            <w:pPr>
              <w:keepNext/>
              <w:ind w:left="273" w:hanging="273"/>
            </w:pPr>
            <w:r>
              <w:rPr>
                <w:rFonts w:asciiTheme="minorHAnsi" w:hAnsiTheme="minorHAnsi"/>
                <w:b/>
                <w:sz w:val="18"/>
                <w:szCs w:val="18"/>
              </w:rPr>
              <w:t xml:space="preserve">6.7 Minimum </w:t>
            </w:r>
            <w:r w:rsidR="00FC099C">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 xml:space="preserve">Mechanical systems that supply air to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through ductwork exceeding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485E0F" w14:paraId="389AA50E"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C"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D" w14:textId="77777777" w:rsidR="00485E0F" w:rsidRDefault="00485E0F" w:rsidP="00812830">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 xml:space="preserve">Air inlets that are part of the ventilation design shall be located a minimum of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485E0F" w14:paraId="389AA511"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10" w14:textId="77777777" w:rsidR="00485E0F" w:rsidRDefault="00485E0F" w:rsidP="00812830">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485E0F" w14:paraId="389AA513" w14:textId="77777777" w:rsidTr="00FC099C">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A512" w14:textId="77777777" w:rsidR="00485E0F" w:rsidRDefault="00485E0F" w:rsidP="00812830">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389AA514" w14:textId="77777777" w:rsidR="006563FB" w:rsidRPr="00485E0F" w:rsidRDefault="006563FB" w:rsidP="00314D0D">
      <w:pPr>
        <w:keepNext/>
        <w:tabs>
          <w:tab w:val="left" w:pos="-2600"/>
        </w:tabs>
        <w:outlineLvl w:val="2"/>
        <w:rPr>
          <w:rFonts w:asciiTheme="minorHAnsi" w:hAnsiTheme="minorHAnsi" w:cs="Arial"/>
          <w:bCs/>
          <w:caps/>
          <w:sz w:val="18"/>
          <w:szCs w:val="18"/>
        </w:rPr>
      </w:pPr>
    </w:p>
    <w:p w14:paraId="389AA515" w14:textId="77777777" w:rsidR="006563FB" w:rsidRPr="00144CC2" w:rsidRDefault="006563FB">
      <w:pPr>
        <w:rPr>
          <w:rFonts w:asciiTheme="minorHAnsi" w:hAnsiTheme="minorHAnsi" w:cs="Arial"/>
          <w:b/>
          <w:bCs/>
          <w:i/>
          <w:caps/>
          <w:sz w:val="18"/>
          <w:szCs w:val="18"/>
          <w:u w:val="single"/>
        </w:rPr>
      </w:pPr>
      <w:r w:rsidRPr="00144CC2">
        <w:rPr>
          <w:rFonts w:asciiTheme="minorHAnsi" w:hAnsiTheme="minorHAnsi" w:cs="Arial"/>
          <w:b/>
          <w:bCs/>
          <w:i/>
          <w:caps/>
          <w:sz w:val="18"/>
          <w:szCs w:val="18"/>
          <w:u w:val="single"/>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563FB" w:rsidRPr="00144CC2" w14:paraId="389AA517"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16" w14:textId="77777777" w:rsidR="006563FB" w:rsidRPr="00144CC2" w:rsidRDefault="006563FB" w:rsidP="006563FB">
            <w:pPr>
              <w:keepNext/>
              <w:rPr>
                <w:rFonts w:asciiTheme="minorHAnsi" w:hAnsiTheme="minorHAnsi"/>
                <w:b/>
                <w:bCs/>
                <w:sz w:val="18"/>
                <w:szCs w:val="18"/>
              </w:rPr>
            </w:pPr>
            <w:r w:rsidRPr="00041647">
              <w:rPr>
                <w:rFonts w:asciiTheme="minorHAnsi" w:hAnsiTheme="minorHAnsi"/>
                <w:b/>
                <w:bCs/>
                <w:szCs w:val="18"/>
              </w:rPr>
              <w:lastRenderedPageBreak/>
              <w:t>G. Air Moving Equipment</w:t>
            </w:r>
          </w:p>
        </w:tc>
      </w:tr>
      <w:tr w:rsidR="006563FB" w:rsidRPr="00144CC2" w14:paraId="389AA519"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18"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144CC2">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6563FB" w:rsidRPr="00144CC2" w14:paraId="389AA51C"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1A" w14:textId="77777777" w:rsidR="006563FB" w:rsidRPr="00144CC2" w:rsidRDefault="006563FB" w:rsidP="006563FB">
            <w:pPr>
              <w:keepNext/>
              <w:jc w:val="center"/>
              <w:rPr>
                <w:rFonts w:asciiTheme="minorHAnsi" w:hAnsiTheme="minorHAnsi"/>
                <w:sz w:val="18"/>
                <w:szCs w:val="18"/>
              </w:rPr>
            </w:pPr>
            <w:r w:rsidRPr="00144CC2">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A51B"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proofErr w:type="gramStart"/>
            <w:r w:rsidRPr="00144CC2">
              <w:rPr>
                <w:rFonts w:asciiTheme="minorHAnsi" w:hAnsiTheme="minorHAnsi"/>
                <w:b/>
                <w:sz w:val="18"/>
                <w:szCs w:val="18"/>
              </w:rPr>
              <w:t xml:space="preserve">7.1  </w:t>
            </w:r>
            <w:r w:rsidRPr="00144CC2">
              <w:rPr>
                <w:rFonts w:asciiTheme="minorHAnsi" w:hAnsiTheme="minorHAnsi"/>
                <w:b/>
                <w:bCs/>
                <w:sz w:val="18"/>
                <w:szCs w:val="18"/>
              </w:rPr>
              <w:t>Selection</w:t>
            </w:r>
            <w:proofErr w:type="gramEnd"/>
            <w:r w:rsidRPr="00144CC2">
              <w:rPr>
                <w:rFonts w:asciiTheme="minorHAnsi" w:hAnsiTheme="minorHAnsi"/>
                <w:b/>
                <w:bCs/>
                <w:sz w:val="18"/>
                <w:szCs w:val="18"/>
              </w:rPr>
              <w:t xml:space="preserve"> and Installation. </w:t>
            </w:r>
            <w:r w:rsidRPr="00144CC2">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6563FB" w:rsidRPr="00144CC2" w14:paraId="389AA521"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1D" w14:textId="77777777" w:rsidR="006563FB" w:rsidRPr="00144CC2" w:rsidRDefault="006563FB" w:rsidP="006563FB">
            <w:pPr>
              <w:keepNext/>
              <w:jc w:val="center"/>
              <w:rPr>
                <w:rFonts w:asciiTheme="minorHAnsi" w:hAnsiTheme="minorHAnsi"/>
                <w:sz w:val="18"/>
                <w:szCs w:val="18"/>
              </w:rPr>
            </w:pPr>
            <w:r w:rsidRPr="00144CC2">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389AA51E" w14:textId="77777777" w:rsidR="006563FB" w:rsidRPr="00144CC2" w:rsidRDefault="006563FB" w:rsidP="006563FB">
            <w:pPr>
              <w:keepNext/>
              <w:autoSpaceDE w:val="0"/>
              <w:autoSpaceDN w:val="0"/>
              <w:adjustRightInd w:val="0"/>
              <w:ind w:left="270" w:hanging="270"/>
              <w:jc w:val="both"/>
              <w:rPr>
                <w:rFonts w:asciiTheme="minorHAnsi" w:hAnsiTheme="minorHAnsi"/>
                <w:sz w:val="18"/>
                <w:szCs w:val="18"/>
              </w:rPr>
            </w:pPr>
            <w:proofErr w:type="gramStart"/>
            <w:r w:rsidRPr="00144CC2">
              <w:rPr>
                <w:rFonts w:asciiTheme="minorHAnsi" w:hAnsiTheme="minorHAnsi"/>
                <w:b/>
                <w:sz w:val="18"/>
                <w:szCs w:val="18"/>
              </w:rPr>
              <w:t xml:space="preserve">7.2  </w:t>
            </w:r>
            <w:r w:rsidRPr="00144CC2">
              <w:rPr>
                <w:rFonts w:asciiTheme="minorHAnsi" w:hAnsiTheme="minorHAnsi"/>
                <w:b/>
                <w:bCs/>
                <w:sz w:val="18"/>
                <w:szCs w:val="18"/>
              </w:rPr>
              <w:t>Sound</w:t>
            </w:r>
            <w:proofErr w:type="gramEnd"/>
            <w:r w:rsidRPr="00144CC2">
              <w:rPr>
                <w:rFonts w:asciiTheme="minorHAnsi" w:hAnsiTheme="minorHAnsi"/>
                <w:b/>
                <w:bCs/>
                <w:sz w:val="18"/>
                <w:szCs w:val="18"/>
              </w:rPr>
              <w:t xml:space="preserve"> Ratings for Fans. </w:t>
            </w:r>
            <w:r w:rsidRPr="00144CC2">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144CC2">
              <w:rPr>
                <w:rFonts w:asciiTheme="minorHAnsi" w:hAnsiTheme="minorHAnsi"/>
                <w:sz w:val="18"/>
                <w:szCs w:val="18"/>
              </w:rPr>
              <w:t>w.c.</w:t>
            </w:r>
            <w:proofErr w:type="spellEnd"/>
            <w:r w:rsidRPr="00144CC2">
              <w:rPr>
                <w:rFonts w:asciiTheme="minorHAnsi" w:hAnsiTheme="minorHAnsi"/>
                <w:sz w:val="18"/>
                <w:szCs w:val="18"/>
              </w:rPr>
              <w:t xml:space="preserve"> (25 Pa) static pressure.</w:t>
            </w:r>
          </w:p>
          <w:p w14:paraId="389AA51F" w14:textId="77777777" w:rsidR="006563FB" w:rsidRPr="00144CC2" w:rsidRDefault="006563FB" w:rsidP="006563FB">
            <w:pPr>
              <w:keepNext/>
              <w:autoSpaceDE w:val="0"/>
              <w:autoSpaceDN w:val="0"/>
              <w:adjustRightInd w:val="0"/>
              <w:ind w:left="1080" w:hanging="360"/>
              <w:jc w:val="both"/>
              <w:rPr>
                <w:rFonts w:asciiTheme="minorHAnsi" w:hAnsiTheme="minorHAnsi"/>
                <w:sz w:val="18"/>
                <w:szCs w:val="18"/>
              </w:rPr>
            </w:pPr>
            <w:r w:rsidRPr="00144CC2">
              <w:rPr>
                <w:rFonts w:asciiTheme="minorHAnsi" w:hAnsiTheme="minorHAnsi"/>
                <w:bCs/>
                <w:sz w:val="18"/>
                <w:szCs w:val="18"/>
              </w:rPr>
              <w:t>7.2.1</w:t>
            </w:r>
            <w:r w:rsidRPr="00144CC2">
              <w:rPr>
                <w:rFonts w:asciiTheme="minorHAnsi" w:hAnsiTheme="minorHAnsi"/>
                <w:b/>
                <w:bCs/>
                <w:sz w:val="18"/>
                <w:szCs w:val="18"/>
              </w:rPr>
              <w:t xml:space="preserve"> Whole-Building or Continuous Ventilation Fans. </w:t>
            </w:r>
            <w:r w:rsidRPr="00144CC2">
              <w:rPr>
                <w:rFonts w:asciiTheme="minorHAnsi" w:hAnsiTheme="minorHAnsi"/>
                <w:sz w:val="18"/>
                <w:szCs w:val="18"/>
              </w:rPr>
              <w:t xml:space="preserve">These fans shall be rated for sound at a maximum of 1.0 </w:t>
            </w:r>
            <w:proofErr w:type="spellStart"/>
            <w:r w:rsidRPr="00144CC2">
              <w:rPr>
                <w:rFonts w:asciiTheme="minorHAnsi" w:hAnsiTheme="minorHAnsi"/>
                <w:sz w:val="18"/>
                <w:szCs w:val="18"/>
              </w:rPr>
              <w:t>sone</w:t>
            </w:r>
            <w:proofErr w:type="spellEnd"/>
            <w:r w:rsidRPr="00144CC2">
              <w:rPr>
                <w:rFonts w:asciiTheme="minorHAnsi" w:hAnsiTheme="minorHAnsi"/>
                <w:sz w:val="18"/>
                <w:szCs w:val="18"/>
              </w:rPr>
              <w:t xml:space="preserve">. </w:t>
            </w:r>
          </w:p>
          <w:p w14:paraId="389AA520" w14:textId="77777777" w:rsidR="006563FB" w:rsidRPr="00144CC2" w:rsidRDefault="006563FB" w:rsidP="006563FB">
            <w:pPr>
              <w:keepNext/>
              <w:autoSpaceDE w:val="0"/>
              <w:autoSpaceDN w:val="0"/>
              <w:adjustRightInd w:val="0"/>
              <w:ind w:left="1080" w:hanging="360"/>
              <w:jc w:val="both"/>
            </w:pPr>
            <w:r w:rsidRPr="00144CC2">
              <w:rPr>
                <w:rFonts w:asciiTheme="minorHAnsi" w:hAnsiTheme="minorHAnsi"/>
                <w:bCs/>
                <w:sz w:val="18"/>
                <w:szCs w:val="18"/>
              </w:rPr>
              <w:t>7.2.2</w:t>
            </w:r>
            <w:r w:rsidRPr="00144CC2">
              <w:rPr>
                <w:rFonts w:asciiTheme="minorHAnsi" w:hAnsiTheme="minorHAnsi"/>
                <w:b/>
                <w:bCs/>
                <w:sz w:val="18"/>
                <w:szCs w:val="18"/>
              </w:rPr>
              <w:t xml:space="preserve"> Intermittent Local Exhaust Fans. </w:t>
            </w:r>
            <w:r w:rsidRPr="00144CC2">
              <w:rPr>
                <w:rFonts w:asciiTheme="minorHAnsi" w:hAnsiTheme="minorHAnsi"/>
                <w:sz w:val="18"/>
                <w:szCs w:val="18"/>
              </w:rPr>
              <w:t xml:space="preserve">Fans used to comply with Section 5.2 shall be rated for sound at a maximum </w:t>
            </w:r>
            <w:proofErr w:type="gramStart"/>
            <w:r w:rsidRPr="00144CC2">
              <w:rPr>
                <w:rFonts w:asciiTheme="minorHAnsi" w:hAnsiTheme="minorHAnsi"/>
                <w:sz w:val="18"/>
                <w:szCs w:val="18"/>
              </w:rPr>
              <w:t xml:space="preserve">of 3 </w:t>
            </w:r>
            <w:proofErr w:type="spellStart"/>
            <w:r w:rsidRPr="00144CC2">
              <w:rPr>
                <w:rFonts w:asciiTheme="minorHAnsi" w:hAnsiTheme="minorHAnsi"/>
                <w:sz w:val="18"/>
                <w:szCs w:val="18"/>
              </w:rPr>
              <w:t>sone</w:t>
            </w:r>
            <w:proofErr w:type="spellEnd"/>
            <w:r w:rsidRPr="00144CC2">
              <w:rPr>
                <w:rFonts w:asciiTheme="minorHAnsi" w:hAnsiTheme="minorHAnsi"/>
                <w:sz w:val="18"/>
                <w:szCs w:val="18"/>
              </w:rPr>
              <w:t>,</w:t>
            </w:r>
            <w:proofErr w:type="gramEnd"/>
            <w:r w:rsidRPr="00144CC2">
              <w:rPr>
                <w:rFonts w:asciiTheme="minorHAnsi" w:hAnsiTheme="minorHAnsi"/>
                <w:sz w:val="18"/>
                <w:szCs w:val="18"/>
              </w:rPr>
              <w:t xml:space="preserve">                unless their maximum rated airflow exceeds 400 cfm (200 L/s). (Some exceptions may apply.)</w:t>
            </w:r>
          </w:p>
        </w:tc>
      </w:tr>
      <w:tr w:rsidR="006563FB" w:rsidRPr="00144CC2" w14:paraId="389AA524"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22" w14:textId="77777777" w:rsidR="006563FB" w:rsidRPr="00144CC2" w:rsidRDefault="006563FB" w:rsidP="006563FB">
            <w:pPr>
              <w:keepNext/>
              <w:jc w:val="center"/>
              <w:rPr>
                <w:rFonts w:asciiTheme="minorHAnsi" w:hAnsiTheme="minorHAnsi"/>
                <w:sz w:val="18"/>
                <w:szCs w:val="18"/>
              </w:rPr>
            </w:pPr>
            <w:r w:rsidRPr="00144CC2">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389AA523" w14:textId="77777777" w:rsidR="006563FB" w:rsidRPr="00144CC2" w:rsidRDefault="006563FB" w:rsidP="00FC099C">
            <w:pPr>
              <w:keepNext/>
              <w:ind w:left="273" w:hanging="273"/>
            </w:pPr>
            <w:proofErr w:type="gramStart"/>
            <w:r w:rsidRPr="00144CC2">
              <w:rPr>
                <w:rFonts w:asciiTheme="minorHAnsi" w:hAnsiTheme="minorHAnsi"/>
                <w:b/>
                <w:sz w:val="18"/>
                <w:szCs w:val="18"/>
              </w:rPr>
              <w:t xml:space="preserve">7.3  </w:t>
            </w:r>
            <w:proofErr w:type="spellStart"/>
            <w:r w:rsidRPr="00144CC2">
              <w:rPr>
                <w:rFonts w:asciiTheme="minorHAnsi" w:hAnsiTheme="minorHAnsi"/>
                <w:b/>
                <w:bCs/>
                <w:sz w:val="18"/>
                <w:szCs w:val="18"/>
              </w:rPr>
              <w:t>Multibranch</w:t>
            </w:r>
            <w:proofErr w:type="spellEnd"/>
            <w:proofErr w:type="gramEnd"/>
            <w:r w:rsidRPr="00144CC2">
              <w:rPr>
                <w:rFonts w:asciiTheme="minorHAnsi" w:hAnsiTheme="minorHAnsi"/>
                <w:b/>
                <w:bCs/>
                <w:sz w:val="18"/>
                <w:szCs w:val="18"/>
              </w:rPr>
              <w:t xml:space="preserve"> Exhaust Ducting. </w:t>
            </w:r>
            <w:r w:rsidRPr="00144CC2">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6563FB" w:rsidRPr="00144CC2" w14:paraId="389AA526" w14:textId="77777777" w:rsidTr="00FC099C">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25" w14:textId="77777777" w:rsidR="006563FB" w:rsidRPr="00144CC2" w:rsidRDefault="00EF1F9E" w:rsidP="006563FB">
            <w:pPr>
              <w:keepNext/>
              <w:rPr>
                <w:rFonts w:asciiTheme="minorHAnsi" w:hAnsiTheme="minorHAnsi"/>
                <w:b/>
                <w:bCs/>
                <w:sz w:val="18"/>
                <w:szCs w:val="18"/>
              </w:rPr>
            </w:pPr>
            <w:r w:rsidRPr="00EF1F9E">
              <w:rPr>
                <w:rFonts w:asciiTheme="minorHAnsi" w:hAnsiTheme="minorHAnsi"/>
                <w:b/>
                <w:sz w:val="18"/>
                <w:szCs w:val="18"/>
              </w:rPr>
              <w:t xml:space="preserve">The responsible person’s signature on this compliance document affirms that all applicable requirements in this table have been met.  </w:t>
            </w:r>
          </w:p>
        </w:tc>
      </w:tr>
    </w:tbl>
    <w:p w14:paraId="389AA527" w14:textId="77777777" w:rsidR="006563FB" w:rsidRPr="00041647" w:rsidRDefault="006563FB" w:rsidP="00314D0D">
      <w:pPr>
        <w:keepNext/>
        <w:tabs>
          <w:tab w:val="left" w:pos="-2600"/>
        </w:tabs>
        <w:outlineLvl w:val="2"/>
        <w:rPr>
          <w:rFonts w:asciiTheme="minorHAnsi" w:hAnsiTheme="minorHAnsi" w:cs="Arial"/>
          <w:b/>
          <w:bCs/>
          <w:i/>
          <w:caps/>
          <w:szCs w:val="18"/>
          <w:u w:val="single"/>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B6974" w:rsidRPr="00D2491C" w14:paraId="389AA529"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1EE6AA6B" w14:textId="77777777" w:rsidR="00041647" w:rsidRPr="00041647" w:rsidRDefault="006B6974" w:rsidP="006B6974">
            <w:pPr>
              <w:keepNext/>
              <w:rPr>
                <w:rFonts w:asciiTheme="minorHAnsi" w:hAnsiTheme="minorHAnsi" w:cs="Arial"/>
                <w:b/>
                <w:szCs w:val="18"/>
              </w:rPr>
            </w:pPr>
            <w:r w:rsidRPr="00041647">
              <w:rPr>
                <w:rFonts w:asciiTheme="minorHAnsi" w:hAnsiTheme="minorHAnsi" w:cs="Arial"/>
                <w:b/>
                <w:szCs w:val="18"/>
              </w:rPr>
              <w:t xml:space="preserve">H. Multifamily Buildings - Other Requirements  </w:t>
            </w:r>
          </w:p>
          <w:p w14:paraId="389AA528" w14:textId="12248B2A" w:rsidR="006B6974" w:rsidRPr="00041647" w:rsidRDefault="006B6974" w:rsidP="006B6974">
            <w:pPr>
              <w:keepNext/>
              <w:rPr>
                <w:rFonts w:asciiTheme="minorHAnsi" w:hAnsiTheme="minorHAnsi"/>
                <w:bCs/>
                <w:sz w:val="18"/>
                <w:szCs w:val="18"/>
              </w:rPr>
            </w:pPr>
            <w:r w:rsidRPr="00041647">
              <w:rPr>
                <w:rFonts w:asciiTheme="minorHAnsi" w:hAnsiTheme="minorHAnsi" w:cs="Arial"/>
                <w:sz w:val="18"/>
                <w:szCs w:val="18"/>
              </w:rPr>
              <w:t>&lt;&lt;only print this section if multi-family is selected in row A.1&gt;&gt;</w:t>
            </w:r>
          </w:p>
        </w:tc>
      </w:tr>
      <w:tr w:rsidR="006B6974" w:rsidRPr="00D2491C" w14:paraId="389AA52B"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2A" w14:textId="77777777" w:rsidR="006B6974" w:rsidRPr="00D2491C"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6B6974" w:rsidRPr="00D2491C" w14:paraId="389AA532"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2C" w14:textId="77777777" w:rsidR="006B6974" w:rsidRPr="00D2491C" w:rsidRDefault="006B6974" w:rsidP="00812830">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A52D" w14:textId="77777777" w:rsidR="006B6974" w:rsidRDefault="006B6974" w:rsidP="00812830">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389AA52E" w14:textId="77777777" w:rsidR="006B6974" w:rsidRPr="00D2491C" w:rsidRDefault="006B6974" w:rsidP="00812830">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389AA52F" w14:textId="31FED88A"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FC099C">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389AA530" w14:textId="77777777" w:rsidR="006B6974" w:rsidRPr="00F3733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389AA531" w14:textId="77777777" w:rsidR="006B6974" w:rsidRPr="00D2491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6B6974" w:rsidRPr="00D2491C" w14:paraId="389AA534" w14:textId="77777777" w:rsidTr="00FC099C">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33" w14:textId="77777777" w:rsidR="006B6974" w:rsidRPr="00D2491C" w:rsidRDefault="006B6974" w:rsidP="00812830">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389AA535" w14:textId="77777777" w:rsidR="006563FB" w:rsidRPr="006B6974" w:rsidRDefault="006563FB" w:rsidP="00314D0D">
      <w:pPr>
        <w:keepNext/>
        <w:tabs>
          <w:tab w:val="left" w:pos="-2600"/>
        </w:tabs>
        <w:outlineLvl w:val="2"/>
        <w:rPr>
          <w:rFonts w:asciiTheme="minorHAnsi" w:hAnsiTheme="minorHAnsi" w:cs="Arial"/>
          <w:bCs/>
          <w:caps/>
          <w:sz w:val="18"/>
          <w:szCs w:val="18"/>
        </w:rPr>
      </w:pPr>
    </w:p>
    <w:p w14:paraId="389AA536" w14:textId="77777777" w:rsidR="006563FB" w:rsidRPr="00144CC2" w:rsidRDefault="006563FB">
      <w:pPr>
        <w:rPr>
          <w:rFonts w:asciiTheme="minorHAnsi" w:hAnsiTheme="minorHAnsi" w:cs="Arial"/>
          <w:b/>
          <w:bCs/>
          <w:i/>
          <w:caps/>
          <w:sz w:val="18"/>
          <w:szCs w:val="18"/>
          <w:u w:val="single"/>
        </w:rPr>
      </w:pPr>
      <w:r w:rsidRPr="00144CC2">
        <w:rPr>
          <w:rFonts w:asciiTheme="minorHAnsi" w:hAnsiTheme="minorHAnsi" w:cs="Arial"/>
          <w:b/>
          <w:bCs/>
          <w:i/>
          <w:caps/>
          <w:sz w:val="18"/>
          <w:szCs w:val="18"/>
          <w:u w:val="single"/>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6563FB" w:rsidRPr="00144CC2" w14:paraId="389AA538" w14:textId="77777777" w:rsidTr="00041647">
        <w:trPr>
          <w:trHeight w:val="332"/>
        </w:trPr>
        <w:tc>
          <w:tcPr>
            <w:tcW w:w="10950" w:type="dxa"/>
            <w:gridSpan w:val="4"/>
            <w:vAlign w:val="center"/>
          </w:tcPr>
          <w:p w14:paraId="389AA537" w14:textId="77777777" w:rsidR="006563FB" w:rsidRPr="00144CC2" w:rsidRDefault="006563FB" w:rsidP="006563F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144CC2">
              <w:rPr>
                <w:rFonts w:asciiTheme="minorHAnsi" w:hAnsiTheme="minorHAnsi" w:cs="Arial"/>
                <w:b/>
                <w:caps/>
                <w:sz w:val="18"/>
                <w:szCs w:val="18"/>
              </w:rPr>
              <w:lastRenderedPageBreak/>
              <w:t>Documentation Author's Declaration Statement</w:t>
            </w:r>
          </w:p>
        </w:tc>
      </w:tr>
      <w:tr w:rsidR="006563FB" w:rsidRPr="00144CC2" w14:paraId="389AA53A" w14:textId="77777777" w:rsidTr="006563FB">
        <w:trPr>
          <w:trHeight w:val="206"/>
        </w:trPr>
        <w:tc>
          <w:tcPr>
            <w:tcW w:w="10950" w:type="dxa"/>
            <w:gridSpan w:val="4"/>
            <w:vAlign w:val="center"/>
          </w:tcPr>
          <w:p w14:paraId="389AA539" w14:textId="77777777" w:rsidR="006563FB" w:rsidRPr="00144CC2" w:rsidRDefault="006563FB" w:rsidP="00041647">
            <w:pPr>
              <w:keepNext/>
              <w:numPr>
                <w:ilvl w:val="0"/>
                <w:numId w:val="15"/>
              </w:numPr>
              <w:ind w:left="271" w:hanging="288"/>
              <w:rPr>
                <w:rFonts w:asciiTheme="minorHAnsi" w:hAnsiTheme="minorHAnsi"/>
                <w:sz w:val="18"/>
                <w:szCs w:val="18"/>
              </w:rPr>
            </w:pPr>
            <w:r w:rsidRPr="00144CC2">
              <w:rPr>
                <w:rFonts w:asciiTheme="minorHAnsi" w:hAnsiTheme="minorHAnsi"/>
                <w:sz w:val="18"/>
                <w:szCs w:val="18"/>
              </w:rPr>
              <w:t>I certify that this Certificate of Installation documentation is accurate and complete.</w:t>
            </w:r>
          </w:p>
        </w:tc>
      </w:tr>
      <w:tr w:rsidR="006563FB" w:rsidRPr="00144CC2" w14:paraId="389AA53D" w14:textId="77777777" w:rsidTr="006563FB">
        <w:trPr>
          <w:trHeight w:val="360"/>
        </w:trPr>
        <w:tc>
          <w:tcPr>
            <w:tcW w:w="5577" w:type="dxa"/>
            <w:gridSpan w:val="2"/>
          </w:tcPr>
          <w:p w14:paraId="389AA53B"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Documentation Author Name:</w:t>
            </w:r>
          </w:p>
        </w:tc>
        <w:tc>
          <w:tcPr>
            <w:tcW w:w="5373" w:type="dxa"/>
            <w:gridSpan w:val="2"/>
          </w:tcPr>
          <w:p w14:paraId="389AA53C"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Documentation Author Signature:</w:t>
            </w:r>
          </w:p>
        </w:tc>
      </w:tr>
      <w:tr w:rsidR="006563FB" w:rsidRPr="00144CC2" w14:paraId="389AA540" w14:textId="77777777" w:rsidTr="006563FB">
        <w:trPr>
          <w:trHeight w:val="360"/>
        </w:trPr>
        <w:tc>
          <w:tcPr>
            <w:tcW w:w="5577" w:type="dxa"/>
            <w:gridSpan w:val="2"/>
          </w:tcPr>
          <w:p w14:paraId="389AA53E"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Documentation Author Company Name:</w:t>
            </w:r>
          </w:p>
        </w:tc>
        <w:tc>
          <w:tcPr>
            <w:tcW w:w="5373" w:type="dxa"/>
            <w:gridSpan w:val="2"/>
          </w:tcPr>
          <w:p w14:paraId="389AA53F"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Date Signed:</w:t>
            </w:r>
          </w:p>
        </w:tc>
      </w:tr>
      <w:tr w:rsidR="006563FB" w:rsidRPr="00144CC2" w14:paraId="389AA543" w14:textId="77777777" w:rsidTr="006563FB">
        <w:trPr>
          <w:trHeight w:val="360"/>
        </w:trPr>
        <w:tc>
          <w:tcPr>
            <w:tcW w:w="5577" w:type="dxa"/>
            <w:gridSpan w:val="2"/>
          </w:tcPr>
          <w:p w14:paraId="389AA541"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Address:</w:t>
            </w:r>
          </w:p>
        </w:tc>
        <w:tc>
          <w:tcPr>
            <w:tcW w:w="5373" w:type="dxa"/>
            <w:gridSpan w:val="2"/>
          </w:tcPr>
          <w:p w14:paraId="389AA542" w14:textId="3F4949D5"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CEA/HERS Certification Identification (</w:t>
            </w:r>
            <w:r w:rsidR="00041647">
              <w:rPr>
                <w:rFonts w:asciiTheme="minorHAnsi" w:hAnsiTheme="minorHAnsi"/>
                <w:sz w:val="14"/>
                <w:szCs w:val="14"/>
              </w:rPr>
              <w:t>i</w:t>
            </w:r>
            <w:r w:rsidRPr="00144CC2">
              <w:rPr>
                <w:rFonts w:asciiTheme="minorHAnsi" w:hAnsiTheme="minorHAnsi"/>
                <w:sz w:val="14"/>
                <w:szCs w:val="14"/>
              </w:rPr>
              <w:t>f applicable):</w:t>
            </w:r>
          </w:p>
        </w:tc>
      </w:tr>
      <w:tr w:rsidR="006563FB" w:rsidRPr="00144CC2" w14:paraId="389AA546" w14:textId="77777777" w:rsidTr="006563FB">
        <w:trPr>
          <w:trHeight w:val="360"/>
        </w:trPr>
        <w:tc>
          <w:tcPr>
            <w:tcW w:w="5577" w:type="dxa"/>
            <w:gridSpan w:val="2"/>
          </w:tcPr>
          <w:p w14:paraId="389AA544"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City/State/Zip:</w:t>
            </w:r>
          </w:p>
        </w:tc>
        <w:tc>
          <w:tcPr>
            <w:tcW w:w="5373" w:type="dxa"/>
            <w:gridSpan w:val="2"/>
          </w:tcPr>
          <w:p w14:paraId="389AA545"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Phone:</w:t>
            </w:r>
          </w:p>
        </w:tc>
      </w:tr>
      <w:tr w:rsidR="006563FB" w:rsidRPr="00144CC2" w14:paraId="389AA548" w14:textId="77777777" w:rsidTr="006563FB">
        <w:tblPrEx>
          <w:tblCellMar>
            <w:left w:w="115" w:type="dxa"/>
            <w:right w:w="115" w:type="dxa"/>
          </w:tblCellMar>
        </w:tblPrEx>
        <w:trPr>
          <w:trHeight w:val="296"/>
        </w:trPr>
        <w:tc>
          <w:tcPr>
            <w:tcW w:w="10950" w:type="dxa"/>
            <w:gridSpan w:val="4"/>
            <w:vAlign w:val="center"/>
          </w:tcPr>
          <w:p w14:paraId="389AA547" w14:textId="77777777" w:rsidR="006563FB" w:rsidRPr="00144CC2" w:rsidRDefault="006563FB" w:rsidP="006563F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cs="Arial"/>
                <w:b/>
                <w:caps/>
                <w:sz w:val="18"/>
                <w:szCs w:val="18"/>
              </w:rPr>
              <w:t xml:space="preserve">Responsible Person's Declaration statement  </w:t>
            </w:r>
          </w:p>
        </w:tc>
      </w:tr>
      <w:tr w:rsidR="006563FB" w:rsidRPr="00144CC2" w14:paraId="389AA550" w14:textId="77777777" w:rsidTr="006563FB">
        <w:tblPrEx>
          <w:tblCellMar>
            <w:left w:w="115" w:type="dxa"/>
            <w:right w:w="115" w:type="dxa"/>
          </w:tblCellMar>
        </w:tblPrEx>
        <w:trPr>
          <w:trHeight w:val="504"/>
        </w:trPr>
        <w:tc>
          <w:tcPr>
            <w:tcW w:w="10950" w:type="dxa"/>
            <w:gridSpan w:val="4"/>
          </w:tcPr>
          <w:p w14:paraId="4937DEA2" w14:textId="77777777" w:rsidR="005931C8" w:rsidRPr="005931C8" w:rsidRDefault="005931C8" w:rsidP="005931C8">
            <w:pPr>
              <w:pStyle w:val="Heading3"/>
              <w:numPr>
                <w:ilvl w:val="0"/>
                <w:numId w:val="0"/>
              </w:numPr>
              <w:spacing w:before="60"/>
              <w:ind w:right="86"/>
              <w:rPr>
                <w:ins w:id="25" w:author="Shewmaker, Michael@Energy" w:date="2016-10-11T11:18:00Z"/>
                <w:rFonts w:asciiTheme="minorHAnsi" w:hAnsiTheme="minorHAnsi"/>
                <w:caps/>
                <w:sz w:val="18"/>
                <w:szCs w:val="18"/>
              </w:rPr>
            </w:pPr>
            <w:ins w:id="26" w:author="Shewmaker, Michael@Energy" w:date="2016-10-11T11:18:00Z">
              <w:r w:rsidRPr="005931C8">
                <w:rPr>
                  <w:rFonts w:asciiTheme="minorHAnsi" w:hAnsiTheme="minorHAnsi"/>
                  <w:sz w:val="18"/>
                  <w:szCs w:val="18"/>
                </w:rPr>
                <w:t xml:space="preserve">I certify the following under penalty of perjury, under the laws of the State of California: </w:t>
              </w:r>
            </w:ins>
          </w:p>
          <w:p w14:paraId="7F64C1BE" w14:textId="77777777" w:rsidR="005931C8" w:rsidRPr="005931C8" w:rsidRDefault="005931C8" w:rsidP="005931C8">
            <w:pPr>
              <w:pStyle w:val="Heading3"/>
              <w:numPr>
                <w:ilvl w:val="0"/>
                <w:numId w:val="20"/>
              </w:numPr>
              <w:spacing w:before="0"/>
              <w:ind w:right="90"/>
              <w:rPr>
                <w:ins w:id="27" w:author="Shewmaker, Michael@Energy" w:date="2016-10-11T11:18:00Z"/>
                <w:rFonts w:asciiTheme="minorHAnsi" w:hAnsiTheme="minorHAnsi"/>
                <w:caps/>
                <w:sz w:val="18"/>
                <w:szCs w:val="18"/>
              </w:rPr>
            </w:pPr>
            <w:ins w:id="28" w:author="Shewmaker, Michael@Energy" w:date="2016-10-11T11:18:00Z">
              <w:r w:rsidRPr="005931C8">
                <w:rPr>
                  <w:rFonts w:asciiTheme="minorHAnsi" w:hAnsiTheme="minorHAnsi"/>
                  <w:sz w:val="18"/>
                  <w:szCs w:val="18"/>
                </w:rPr>
                <w:t xml:space="preserve">The information provided on this Certificate of Installation is true and correct. </w:t>
              </w:r>
            </w:ins>
          </w:p>
          <w:p w14:paraId="57698E82" w14:textId="77777777" w:rsidR="005931C8" w:rsidRPr="005931C8" w:rsidRDefault="005931C8" w:rsidP="005931C8">
            <w:pPr>
              <w:pStyle w:val="Heading3"/>
              <w:numPr>
                <w:ilvl w:val="0"/>
                <w:numId w:val="20"/>
              </w:numPr>
              <w:spacing w:before="0"/>
              <w:ind w:right="90"/>
              <w:rPr>
                <w:ins w:id="29" w:author="Shewmaker, Michael@Energy" w:date="2016-10-11T11:18:00Z"/>
                <w:rFonts w:asciiTheme="minorHAnsi" w:hAnsiTheme="minorHAnsi"/>
                <w:caps/>
                <w:sz w:val="18"/>
                <w:szCs w:val="22"/>
              </w:rPr>
            </w:pPr>
            <w:ins w:id="30" w:author="Shewmaker, Michael@Energy" w:date="2016-10-11T11:18:00Z">
              <w:r w:rsidRPr="005931C8">
                <w:rPr>
                  <w:rFonts w:asciiTheme="minorHAnsi" w:hAnsiTheme="minorHAnsi"/>
                  <w:snapToGrid w:val="0"/>
                  <w:sz w:val="18"/>
                  <w:szCs w:val="18"/>
                </w:rPr>
                <w:t xml:space="preserve">I am either: a) a responsible person eligible under Division 3 of the Business and Professions Code </w:t>
              </w:r>
              <w:r w:rsidRPr="005931C8">
                <w:rPr>
                  <w:rFonts w:asciiTheme="minorHAnsi" w:hAnsiTheme="minorHAnsi"/>
                  <w:sz w:val="18"/>
                  <w:szCs w:val="18"/>
                </w:rPr>
                <w:t xml:space="preserve">in the applicable classification to accept responsibility for the system design, construction, or installation </w:t>
              </w:r>
              <w:r w:rsidRPr="005931C8">
                <w:rPr>
                  <w:rFonts w:asciiTheme="minorHAnsi" w:hAnsiTheme="minorHAnsi"/>
                  <w:snapToGrid w:val="0"/>
                  <w:sz w:val="18"/>
                  <w:szCs w:val="18"/>
                </w:rPr>
                <w:t xml:space="preserve">of features, materials, components, or manufactured devices </w:t>
              </w:r>
              <w:r w:rsidRPr="005931C8">
                <w:rPr>
                  <w:rFonts w:asciiTheme="minorHAnsi" w:hAnsiTheme="minorHAnsi"/>
                  <w:sz w:val="18"/>
                  <w:szCs w:val="18"/>
                </w:rPr>
                <w:t xml:space="preserve">for the scope of work identified on this Certificate of Installation </w:t>
              </w:r>
              <w:r w:rsidRPr="005931C8">
                <w:rPr>
                  <w:rFonts w:asciiTheme="minorHAnsi" w:hAnsiTheme="minorHAnsi"/>
                  <w:snapToGrid w:val="0"/>
                  <w:sz w:val="18"/>
                  <w:szCs w:val="18"/>
                </w:rPr>
                <w:t>and attest to the declarations in this statement</w:t>
              </w:r>
              <w:r w:rsidRPr="005931C8">
                <w:rPr>
                  <w:rFonts w:asciiTheme="minorHAnsi" w:hAnsiTheme="minorHAnsi"/>
                  <w:sz w:val="18"/>
                  <w:szCs w:val="18"/>
                </w:rPr>
                <w:t>, or b) I am an authorized representative of the responsible person and attest to the declarations in this statement on the responsible person’s behalf</w:t>
              </w:r>
              <w:r w:rsidRPr="005931C8">
                <w:rPr>
                  <w:rFonts w:asciiTheme="minorHAnsi" w:eastAsia="Calibri" w:hAnsiTheme="minorHAnsi"/>
                  <w:sz w:val="18"/>
                  <w:szCs w:val="18"/>
                </w:rPr>
                <w:t>.</w:t>
              </w:r>
            </w:ins>
          </w:p>
          <w:p w14:paraId="078CEE11" w14:textId="77777777" w:rsidR="005931C8" w:rsidRPr="005931C8" w:rsidRDefault="005931C8" w:rsidP="005931C8">
            <w:pPr>
              <w:keepNext/>
              <w:numPr>
                <w:ilvl w:val="0"/>
                <w:numId w:val="20"/>
              </w:numPr>
              <w:autoSpaceDE w:val="0"/>
              <w:autoSpaceDN w:val="0"/>
              <w:adjustRightInd w:val="0"/>
              <w:ind w:right="90"/>
              <w:rPr>
                <w:ins w:id="31" w:author="Shewmaker, Michael@Energy" w:date="2016-10-11T11:18:00Z"/>
                <w:rFonts w:asciiTheme="minorHAnsi" w:hAnsiTheme="minorHAnsi"/>
                <w:sz w:val="18"/>
                <w:szCs w:val="18"/>
              </w:rPr>
            </w:pPr>
            <w:ins w:id="32" w:author="Shewmaker, Michael@Energy" w:date="2016-10-11T11:18:00Z">
              <w:r w:rsidRPr="005931C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931C8">
                <w:rPr>
                  <w:rFonts w:asciiTheme="minorHAnsi" w:eastAsia="Calibri" w:hAnsiTheme="minorHAnsi" w:cs="TimesNewRomanPSMT"/>
                  <w:sz w:val="18"/>
                  <w:szCs w:val="18"/>
                </w:rPr>
                <w:t>.</w:t>
              </w:r>
            </w:ins>
          </w:p>
          <w:p w14:paraId="4495B7AD" w14:textId="77777777" w:rsidR="005931C8" w:rsidRPr="005931C8" w:rsidRDefault="005931C8" w:rsidP="005931C8">
            <w:pPr>
              <w:pStyle w:val="ListParagraph"/>
              <w:keepNext/>
              <w:numPr>
                <w:ilvl w:val="0"/>
                <w:numId w:val="20"/>
              </w:numPr>
              <w:autoSpaceDE w:val="0"/>
              <w:autoSpaceDN w:val="0"/>
              <w:adjustRightInd w:val="0"/>
              <w:rPr>
                <w:ins w:id="33" w:author="Shewmaker, Michael@Energy" w:date="2016-10-11T11:18:00Z"/>
                <w:rFonts w:asciiTheme="minorHAnsi" w:hAnsiTheme="minorHAnsi"/>
                <w:sz w:val="18"/>
              </w:rPr>
            </w:pPr>
            <w:ins w:id="34" w:author="Shewmaker, Michael@Energy" w:date="2016-10-11T11:18:00Z">
              <w:r w:rsidRPr="005931C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389AA54F" w14:textId="47919AB9" w:rsidR="006563FB" w:rsidRPr="00144CC2" w:rsidRDefault="005931C8" w:rsidP="005931C8">
            <w:pPr>
              <w:pStyle w:val="ListParagraph"/>
              <w:keepNext/>
              <w:numPr>
                <w:ilvl w:val="0"/>
                <w:numId w:val="20"/>
              </w:numPr>
              <w:autoSpaceDE w:val="0"/>
              <w:autoSpaceDN w:val="0"/>
              <w:adjustRightInd w:val="0"/>
              <w:rPr>
                <w:rFonts w:asciiTheme="minorHAnsi" w:hAnsiTheme="minorHAnsi"/>
                <w:b/>
              </w:rPr>
            </w:pPr>
            <w:ins w:id="35" w:author="Shewmaker, Michael@Energy" w:date="2016-10-11T11:18:00Z">
              <w:r w:rsidRPr="005931C8">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6563FB" w:rsidRPr="00144CC2" w14:paraId="389AA553" w14:textId="77777777" w:rsidTr="006563FB">
        <w:tblPrEx>
          <w:tblCellMar>
            <w:left w:w="108" w:type="dxa"/>
            <w:right w:w="108" w:type="dxa"/>
          </w:tblCellMar>
        </w:tblPrEx>
        <w:trPr>
          <w:trHeight w:val="360"/>
        </w:trPr>
        <w:tc>
          <w:tcPr>
            <w:tcW w:w="5307" w:type="dxa"/>
          </w:tcPr>
          <w:p w14:paraId="389AA551"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Name:</w:t>
            </w:r>
          </w:p>
        </w:tc>
        <w:tc>
          <w:tcPr>
            <w:tcW w:w="5643" w:type="dxa"/>
            <w:gridSpan w:val="3"/>
          </w:tcPr>
          <w:p w14:paraId="389AA552"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Signature:</w:t>
            </w:r>
          </w:p>
        </w:tc>
      </w:tr>
      <w:tr w:rsidR="006563FB" w:rsidRPr="00144CC2" w14:paraId="389AA556"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4" w14:textId="79A24BF0"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9AA555"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Position With Company (Title):</w:t>
            </w:r>
          </w:p>
        </w:tc>
      </w:tr>
      <w:tr w:rsidR="006563FB" w:rsidRPr="00144CC2" w14:paraId="389AA559"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7"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89AA558"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CSLB License:</w:t>
            </w:r>
          </w:p>
        </w:tc>
      </w:tr>
      <w:tr w:rsidR="006563FB" w:rsidRPr="00144CC2" w14:paraId="389AA55D"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A"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89AA55B" w14:textId="58487716"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Phone</w:t>
            </w:r>
            <w:r w:rsidR="0004164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89AA55C"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Date Signed:</w:t>
            </w:r>
          </w:p>
        </w:tc>
      </w:tr>
      <w:tr w:rsidR="006563FB" w:rsidRPr="00B272DC" w14:paraId="389AA560"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E"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9AA55F" w14:textId="77777777" w:rsidR="006563FB" w:rsidRPr="00B272DC"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389AA561" w14:textId="77777777" w:rsidR="004508E8" w:rsidRDefault="004508E8" w:rsidP="00314D0D">
      <w:pPr>
        <w:keepNext/>
        <w:tabs>
          <w:tab w:val="left" w:pos="-2600"/>
        </w:tabs>
        <w:outlineLvl w:val="2"/>
        <w:rPr>
          <w:rFonts w:asciiTheme="minorHAnsi" w:hAnsiTheme="minorHAnsi" w:cs="Arial"/>
          <w:bCs/>
          <w:caps/>
          <w:sz w:val="18"/>
          <w:szCs w:val="18"/>
        </w:rPr>
      </w:pPr>
    </w:p>
    <w:p w14:paraId="389AA562" w14:textId="77777777" w:rsidR="006563FB" w:rsidRPr="004508E8" w:rsidRDefault="006563FB" w:rsidP="002C278A">
      <w:pPr>
        <w:rPr>
          <w:rFonts w:asciiTheme="minorHAnsi" w:hAnsiTheme="minorHAnsi" w:cs="Arial"/>
          <w:bCs/>
          <w:caps/>
          <w:sz w:val="18"/>
          <w:szCs w:val="18"/>
        </w:rPr>
      </w:pPr>
    </w:p>
    <w:sectPr w:rsidR="006563FB" w:rsidRPr="004508E8" w:rsidSect="00785E3C">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FEB300" w14:textId="77777777" w:rsidR="00785E3C" w:rsidRDefault="00785E3C">
      <w:r>
        <w:separator/>
      </w:r>
    </w:p>
  </w:endnote>
  <w:endnote w:type="continuationSeparator" w:id="0">
    <w:p w14:paraId="2B5F6E1B" w14:textId="77777777" w:rsidR="00785E3C" w:rsidRDefault="00785E3C">
      <w:r>
        <w:continuationSeparator/>
      </w:r>
    </w:p>
  </w:endnote>
  <w:endnote w:type="continuationNotice" w:id="1">
    <w:p w14:paraId="03C99F3E" w14:textId="77777777" w:rsidR="00785E3C" w:rsidRDefault="00785E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3EEDA1" w14:textId="77777777" w:rsidR="00952212" w:rsidRDefault="009522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7A" w14:textId="77777777" w:rsidR="00785E3C" w:rsidRPr="00BE21BE" w:rsidRDefault="00785E3C" w:rsidP="00041647">
    <w:pPr>
      <w:pStyle w:val="Footer"/>
      <w:rPr>
        <w:b/>
      </w:rPr>
    </w:pPr>
    <w:r w:rsidRPr="00BE21BE">
      <w:t xml:space="preserve">Registration Number:                                            Registration Date/Time:                                                 HERS Provider:                                   </w:t>
    </w:r>
  </w:p>
  <w:p w14:paraId="389AA57B" w14:textId="28B04ACB" w:rsidR="00785E3C" w:rsidRPr="00BE21BE" w:rsidRDefault="00785E3C" w:rsidP="00041647">
    <w:pPr>
      <w:pStyle w:val="Footer"/>
    </w:pPr>
    <w:r w:rsidRPr="00BE21BE">
      <w:t>CA Building Energy Efficiency Standards - 201</w:t>
    </w:r>
    <w:r>
      <w:t>6</w:t>
    </w:r>
    <w:r w:rsidRPr="00BE21BE">
      <w:t xml:space="preserve"> Residential Compliance</w:t>
    </w:r>
    <w:r w:rsidRPr="00BE21BE">
      <w:tab/>
    </w:r>
    <w:del w:id="15" w:author="Shewmaker, Michael@Energy" w:date="2016-03-29T15:46:00Z">
      <w:r w:rsidDel="008609F7">
        <w:delText xml:space="preserve">January </w:delText>
      </w:r>
    </w:del>
    <w:ins w:id="16" w:author="Shewmaker, Michael@Energy" w:date="2016-10-11T11:19:00Z">
      <w:r w:rsidR="005931C8">
        <w:t>October</w:t>
      </w:r>
    </w:ins>
    <w:ins w:id="17" w:author="Shewmaker, Michael@Energy" w:date="2016-03-29T15:46:00Z">
      <w:r w:rsidR="008609F7">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75BA8" w14:textId="77777777" w:rsidR="00952212" w:rsidRDefault="0095221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85" w14:textId="03B59FB8" w:rsidR="00785E3C" w:rsidRPr="00BE21BE" w:rsidRDefault="00785E3C" w:rsidP="00041647">
    <w:pPr>
      <w:pStyle w:val="Footer"/>
    </w:pPr>
    <w:r w:rsidRPr="00BE21BE">
      <w:t>CA Building Energy Efficiency Standards - 201</w:t>
    </w:r>
    <w:r>
      <w:t>6</w:t>
    </w:r>
    <w:r w:rsidRPr="00BE21BE">
      <w:t xml:space="preserve"> Residential Compliance</w:t>
    </w:r>
    <w:r w:rsidRPr="00BE21BE">
      <w:tab/>
    </w:r>
    <w:del w:id="18" w:author="Shewmaker, Michael@Energy" w:date="2016-03-29T15:46:00Z">
      <w:r w:rsidDel="008609F7">
        <w:delText xml:space="preserve">January </w:delText>
      </w:r>
    </w:del>
    <w:ins w:id="19" w:author="Shewmaker, Michael@Energy" w:date="2016-10-11T11:19:00Z">
      <w:r w:rsidR="005931C8">
        <w:t>October</w:t>
      </w:r>
    </w:ins>
    <w:bookmarkStart w:id="20" w:name="_GoBack"/>
    <w:bookmarkEnd w:id="20"/>
    <w:ins w:id="21" w:author="Shewmaker, Michael@Energy" w:date="2016-03-29T15:46:00Z">
      <w:r w:rsidR="008609F7">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D210D2" w14:textId="77777777" w:rsidR="00785E3C" w:rsidRDefault="00785E3C">
      <w:r>
        <w:separator/>
      </w:r>
    </w:p>
  </w:footnote>
  <w:footnote w:type="continuationSeparator" w:id="0">
    <w:p w14:paraId="0D0840D7" w14:textId="77777777" w:rsidR="00785E3C" w:rsidRDefault="00785E3C">
      <w:r>
        <w:continuationSeparator/>
      </w:r>
    </w:p>
  </w:footnote>
  <w:footnote w:type="continuationNotice" w:id="1">
    <w:p w14:paraId="39417718" w14:textId="77777777" w:rsidR="00785E3C" w:rsidRDefault="00785E3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67" w14:textId="77777777" w:rsidR="00785E3C" w:rsidRDefault="005931C8">
    <w:pPr>
      <w:pStyle w:val="Header"/>
    </w:pPr>
    <w:r>
      <w:rPr>
        <w:noProof/>
      </w:rPr>
      <w:pict w14:anchorId="389AA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5" o:spid="_x0000_s614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68" w14:textId="0727AE68" w:rsidR="00785E3C" w:rsidRPr="007770C5" w:rsidRDefault="00785E3C" w:rsidP="00947A91">
    <w:pPr>
      <w:suppressAutoHyphens/>
      <w:ind w:left="-90"/>
      <w:rPr>
        <w:rFonts w:ascii="Arial" w:hAnsi="Arial" w:cs="Arial"/>
        <w:sz w:val="14"/>
        <w:szCs w:val="14"/>
      </w:rPr>
    </w:pPr>
    <w:r w:rsidRPr="00041647">
      <w:rPr>
        <w:rFonts w:ascii="Arial" w:hAnsi="Arial" w:cs="Arial"/>
        <w:noProof/>
        <w:sz w:val="14"/>
        <w:szCs w:val="14"/>
      </w:rPr>
      <w:drawing>
        <wp:anchor distT="0" distB="0" distL="114300" distR="114300" simplePos="0" relativeHeight="251658240" behindDoc="0" locked="0" layoutInCell="1" allowOverlap="1" wp14:anchorId="389AA592" wp14:editId="435B1B7C">
          <wp:simplePos x="0" y="0"/>
          <wp:positionH relativeFrom="margin">
            <wp:posOffset>6623050</wp:posOffset>
          </wp:positionH>
          <wp:positionV relativeFrom="margin">
            <wp:posOffset>-1219835</wp:posOffset>
          </wp:positionV>
          <wp:extent cx="308610" cy="270510"/>
          <wp:effectExtent l="0" t="0" r="0" b="0"/>
          <wp:wrapSquare wrapText="bothSides"/>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5931C8">
      <w:rPr>
        <w:rFonts w:ascii="Arial" w:hAnsi="Arial" w:cs="Arial"/>
        <w:noProof/>
        <w:sz w:val="14"/>
        <w:szCs w:val="14"/>
      </w:rPr>
      <w:pict w14:anchorId="389AA5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6" o:spid="_x0000_s614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89AA569" w14:textId="77777777" w:rsidR="00785E3C" w:rsidRPr="007770C5" w:rsidRDefault="00785E3C" w:rsidP="00947A91">
    <w:pPr>
      <w:suppressAutoHyphens/>
      <w:ind w:left="-90"/>
      <w:rPr>
        <w:rFonts w:ascii="Arial" w:hAnsi="Arial" w:cs="Arial"/>
        <w:b/>
        <w:sz w:val="24"/>
        <w:szCs w:val="24"/>
      </w:rPr>
    </w:pPr>
    <w:r>
      <w:rPr>
        <w:rFonts w:ascii="Arial" w:hAnsi="Arial" w:cs="Arial"/>
        <w:b/>
        <w:sz w:val="24"/>
        <w:szCs w:val="24"/>
      </w:rPr>
      <w:t>INDOOR AIR QUALITY AND MECHANICAL VENTILATION</w:t>
    </w:r>
  </w:p>
  <w:p w14:paraId="389AA56A" w14:textId="1618814D" w:rsidR="00785E3C" w:rsidRPr="007770C5" w:rsidRDefault="00785E3C" w:rsidP="00947A91">
    <w:pPr>
      <w:suppressAutoHyphens/>
      <w:ind w:left="-90"/>
      <w:rPr>
        <w:rFonts w:ascii="Arial" w:hAnsi="Arial" w:cs="Arial"/>
        <w:sz w:val="14"/>
        <w:szCs w:val="14"/>
      </w:rPr>
    </w:pPr>
    <w:r>
      <w:rPr>
        <w:rFonts w:ascii="Arial" w:hAnsi="Arial" w:cs="Arial"/>
        <w:sz w:val="14"/>
        <w:szCs w:val="14"/>
      </w:rPr>
      <w:t>CEC-CF2R-MCH-27d-H</w:t>
    </w:r>
    <w:r w:rsidRPr="007770C5">
      <w:rPr>
        <w:rFonts w:ascii="Arial" w:hAnsi="Arial" w:cs="Arial"/>
        <w:sz w:val="14"/>
        <w:szCs w:val="14"/>
      </w:rPr>
      <w:t xml:space="preserve"> (Revised </w:t>
    </w:r>
    <w:del w:id="12" w:author="Shewmaker, Michael@Energy" w:date="2016-09-29T14:20:00Z">
      <w:r w:rsidDel="00952212">
        <w:rPr>
          <w:rFonts w:ascii="Arial" w:hAnsi="Arial" w:cs="Arial"/>
          <w:sz w:val="14"/>
          <w:szCs w:val="14"/>
        </w:rPr>
        <w:delText>0</w:delText>
      </w:r>
    </w:del>
    <w:del w:id="13" w:author="Shewmaker, Michael@Energy" w:date="2016-03-29T15:45:00Z">
      <w:r w:rsidDel="008609F7">
        <w:rPr>
          <w:rFonts w:ascii="Arial" w:hAnsi="Arial" w:cs="Arial"/>
          <w:sz w:val="14"/>
          <w:szCs w:val="14"/>
        </w:rPr>
        <w:delText>1</w:delText>
      </w:r>
    </w:del>
    <w:ins w:id="14" w:author="Shewmaker, Michael@Energy" w:date="2016-10-11T11:19:00Z">
      <w:r w:rsidR="005931C8">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785E3C" w:rsidRPr="00F85124" w14:paraId="389AA56D" w14:textId="77777777" w:rsidTr="00BE21BE">
      <w:trPr>
        <w:cantSplit/>
        <w:trHeight w:val="288"/>
      </w:trPr>
      <w:tc>
        <w:tcPr>
          <w:tcW w:w="3881" w:type="pct"/>
          <w:gridSpan w:val="2"/>
          <w:tcBorders>
            <w:bottom w:val="single" w:sz="4" w:space="0" w:color="auto"/>
            <w:right w:val="nil"/>
          </w:tcBorders>
          <w:vAlign w:val="center"/>
        </w:tcPr>
        <w:p w14:paraId="389AA56B" w14:textId="77777777" w:rsidR="00785E3C" w:rsidRPr="0093720E" w:rsidRDefault="00785E3C" w:rsidP="00182743">
          <w:pPr>
            <w:pStyle w:val="Style17"/>
            <w:rPr>
              <w:b/>
              <w:sz w:val="20"/>
            </w:rPr>
          </w:pPr>
          <w:r w:rsidRPr="0093720E">
            <w:rPr>
              <w:sz w:val="20"/>
            </w:rPr>
            <w:t>CERTIFICATE OF INSTALLATION</w:t>
          </w:r>
        </w:p>
      </w:tc>
      <w:tc>
        <w:tcPr>
          <w:tcW w:w="1119" w:type="pct"/>
          <w:tcBorders>
            <w:left w:val="nil"/>
            <w:bottom w:val="single" w:sz="4" w:space="0" w:color="auto"/>
          </w:tcBorders>
          <w:tcMar>
            <w:left w:w="115" w:type="dxa"/>
            <w:right w:w="115" w:type="dxa"/>
          </w:tcMar>
          <w:vAlign w:val="center"/>
        </w:tcPr>
        <w:p w14:paraId="389AA56C" w14:textId="77777777" w:rsidR="00785E3C" w:rsidRPr="0093720E" w:rsidRDefault="00785E3C" w:rsidP="00BE21BE">
          <w:pPr>
            <w:pStyle w:val="Style18"/>
            <w:rPr>
              <w:b/>
              <w:sz w:val="20"/>
            </w:rPr>
          </w:pPr>
          <w:r w:rsidRPr="0093720E">
            <w:rPr>
              <w:sz w:val="20"/>
            </w:rPr>
            <w:t>CF2R-MCH-27</w:t>
          </w:r>
          <w:r>
            <w:rPr>
              <w:sz w:val="20"/>
            </w:rPr>
            <w:t>-H</w:t>
          </w:r>
        </w:p>
      </w:tc>
    </w:tr>
    <w:tr w:rsidR="00785E3C" w:rsidRPr="00F85124" w14:paraId="389AA570" w14:textId="77777777" w:rsidTr="00182743">
      <w:trPr>
        <w:cantSplit/>
        <w:trHeight w:val="288"/>
      </w:trPr>
      <w:tc>
        <w:tcPr>
          <w:tcW w:w="2285" w:type="pct"/>
          <w:tcBorders>
            <w:right w:val="nil"/>
          </w:tcBorders>
        </w:tcPr>
        <w:p w14:paraId="389AA56E" w14:textId="77777777" w:rsidR="00785E3C" w:rsidRPr="00F85124" w:rsidRDefault="00785E3C" w:rsidP="00182743">
          <w:pPr>
            <w:pStyle w:val="Style19"/>
            <w:rPr>
              <w:sz w:val="12"/>
              <w:szCs w:val="12"/>
            </w:rPr>
          </w:pPr>
          <w:r w:rsidRPr="00505A99">
            <w:t>Indoor Air Quality and Mechanical Ventilation</w:t>
          </w:r>
        </w:p>
      </w:tc>
      <w:tc>
        <w:tcPr>
          <w:tcW w:w="2715" w:type="pct"/>
          <w:gridSpan w:val="2"/>
          <w:tcBorders>
            <w:left w:val="nil"/>
          </w:tcBorders>
        </w:tcPr>
        <w:p w14:paraId="389AA56F" w14:textId="77777777" w:rsidR="00785E3C" w:rsidRPr="00F85124" w:rsidRDefault="00785E3C"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931C8" w:rsidRPr="005931C8">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5931C8" w:rsidRPr="005931C8">
              <w:rPr>
                <w:rFonts w:asciiTheme="minorHAnsi" w:hAnsiTheme="minorHAnsi"/>
                <w:bCs/>
                <w:noProof/>
              </w:rPr>
              <w:t>5</w:t>
            </w:r>
          </w:fldSimple>
          <w:r w:rsidRPr="00F85124">
            <w:rPr>
              <w:rFonts w:asciiTheme="minorHAnsi" w:hAnsiTheme="minorHAnsi"/>
              <w:bCs/>
            </w:rPr>
            <w:t>)</w:t>
          </w:r>
        </w:p>
      </w:tc>
    </w:tr>
    <w:tr w:rsidR="00785E3C" w:rsidRPr="00F85124" w14:paraId="389AA574" w14:textId="77777777" w:rsidTr="00BE21BE">
      <w:trPr>
        <w:cantSplit/>
        <w:trHeight w:val="288"/>
      </w:trPr>
      <w:tc>
        <w:tcPr>
          <w:tcW w:w="0" w:type="auto"/>
        </w:tcPr>
        <w:p w14:paraId="389AA571" w14:textId="77777777" w:rsidR="00785E3C" w:rsidRPr="00F85124" w:rsidRDefault="00785E3C" w:rsidP="00182743">
          <w:pPr>
            <w:pStyle w:val="Style20"/>
          </w:pPr>
          <w:r w:rsidRPr="00F85124">
            <w:t>Project Name:</w:t>
          </w:r>
        </w:p>
      </w:tc>
      <w:tc>
        <w:tcPr>
          <w:tcW w:w="1596" w:type="pct"/>
        </w:tcPr>
        <w:p w14:paraId="389AA572" w14:textId="77777777" w:rsidR="00785E3C" w:rsidRPr="00F85124" w:rsidRDefault="00785E3C" w:rsidP="00182743">
          <w:pPr>
            <w:pStyle w:val="Style20"/>
          </w:pPr>
          <w:r w:rsidRPr="00F85124">
            <w:t>Enforcement Agency:</w:t>
          </w:r>
        </w:p>
      </w:tc>
      <w:tc>
        <w:tcPr>
          <w:tcW w:w="1119" w:type="pct"/>
        </w:tcPr>
        <w:p w14:paraId="389AA573" w14:textId="77777777" w:rsidR="00785E3C" w:rsidRPr="00F85124" w:rsidRDefault="00785E3C" w:rsidP="00182743">
          <w:pPr>
            <w:pStyle w:val="Style20"/>
          </w:pPr>
          <w:r w:rsidRPr="00F85124">
            <w:t>Permit Number:</w:t>
          </w:r>
        </w:p>
      </w:tc>
    </w:tr>
    <w:tr w:rsidR="00785E3C" w:rsidRPr="00F85124" w14:paraId="389AA578" w14:textId="77777777" w:rsidTr="00BE21BE">
      <w:trPr>
        <w:cantSplit/>
        <w:trHeight w:val="288"/>
      </w:trPr>
      <w:tc>
        <w:tcPr>
          <w:tcW w:w="0" w:type="auto"/>
        </w:tcPr>
        <w:p w14:paraId="389AA575" w14:textId="77777777" w:rsidR="00785E3C" w:rsidRPr="00F85124" w:rsidRDefault="00785E3C" w:rsidP="00182743">
          <w:pPr>
            <w:pStyle w:val="Style20"/>
            <w:rPr>
              <w:vertAlign w:val="superscript"/>
            </w:rPr>
          </w:pPr>
          <w:r w:rsidRPr="00F85124">
            <w:t>Dwelling Address:</w:t>
          </w:r>
        </w:p>
      </w:tc>
      <w:tc>
        <w:tcPr>
          <w:tcW w:w="1596" w:type="pct"/>
        </w:tcPr>
        <w:p w14:paraId="389AA576" w14:textId="77777777" w:rsidR="00785E3C" w:rsidRPr="00F85124" w:rsidRDefault="00785E3C" w:rsidP="00182743">
          <w:pPr>
            <w:pStyle w:val="Style20"/>
            <w:rPr>
              <w:vertAlign w:val="superscript"/>
            </w:rPr>
          </w:pPr>
          <w:r w:rsidRPr="00F85124">
            <w:t>City</w:t>
          </w:r>
        </w:p>
      </w:tc>
      <w:tc>
        <w:tcPr>
          <w:tcW w:w="1119" w:type="pct"/>
        </w:tcPr>
        <w:p w14:paraId="389AA577" w14:textId="77777777" w:rsidR="00785E3C" w:rsidRPr="00F85124" w:rsidRDefault="00785E3C" w:rsidP="00182743">
          <w:pPr>
            <w:pStyle w:val="Style20"/>
            <w:rPr>
              <w:vertAlign w:val="superscript"/>
            </w:rPr>
          </w:pPr>
          <w:r w:rsidRPr="00F85124">
            <w:t>Zip Code</w:t>
          </w:r>
        </w:p>
      </w:tc>
    </w:tr>
  </w:tbl>
  <w:p w14:paraId="389AA579" w14:textId="77777777" w:rsidR="00785E3C" w:rsidRDefault="00785E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7C" w14:textId="77777777" w:rsidR="00785E3C" w:rsidRDefault="005931C8">
    <w:pPr>
      <w:pStyle w:val="Header"/>
    </w:pPr>
    <w:r>
      <w:rPr>
        <w:noProof/>
      </w:rPr>
      <w:pict w14:anchorId="389AA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4" o:spid="_x0000_s614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7D" w14:textId="77777777" w:rsidR="00785E3C" w:rsidRDefault="005931C8">
    <w:pPr>
      <w:pStyle w:val="Header"/>
    </w:pPr>
    <w:r>
      <w:rPr>
        <w:noProof/>
      </w:rPr>
      <w:pict w14:anchorId="389AA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8" o:spid="_x0000_s614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785E3C" w:rsidRPr="00F85124" w14:paraId="389AA580" w14:textId="77777777" w:rsidTr="00182743">
      <w:trPr>
        <w:cantSplit/>
        <w:trHeight w:val="288"/>
      </w:trPr>
      <w:tc>
        <w:tcPr>
          <w:tcW w:w="3881" w:type="pct"/>
          <w:gridSpan w:val="2"/>
          <w:tcBorders>
            <w:bottom w:val="single" w:sz="4" w:space="0" w:color="auto"/>
            <w:right w:val="nil"/>
          </w:tcBorders>
          <w:vAlign w:val="center"/>
        </w:tcPr>
        <w:p w14:paraId="389AA57E" w14:textId="77777777" w:rsidR="00785E3C" w:rsidRPr="00927918" w:rsidRDefault="005931C8" w:rsidP="00BE21BE">
          <w:pPr>
            <w:pStyle w:val="Style17"/>
            <w:rPr>
              <w:b/>
              <w:sz w:val="20"/>
            </w:rPr>
          </w:pPr>
          <w:r>
            <w:rPr>
              <w:noProof/>
              <w:sz w:val="20"/>
            </w:rPr>
            <w:pict w14:anchorId="389AA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9" o:spid="_x0000_s615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85E3C" w:rsidRPr="00927918">
            <w:rPr>
              <w:sz w:val="20"/>
            </w:rPr>
            <w:t>CERTIFICATE OF INSTALLATION</w:t>
          </w:r>
          <w:r w:rsidR="00785E3C" w:rsidRPr="0053106D">
            <w:rPr>
              <w:sz w:val="20"/>
            </w:rPr>
            <w:t xml:space="preserve"> </w:t>
          </w:r>
          <w:r w:rsidR="00785E3C">
            <w:rPr>
              <w:sz w:val="20"/>
            </w:rPr>
            <w:t xml:space="preserve">- </w:t>
          </w:r>
          <w:r w:rsidR="00785E3C" w:rsidRPr="0053106D">
            <w:rPr>
              <w:sz w:val="20"/>
            </w:rPr>
            <w:t>USER INSTRUCTIONS</w:t>
          </w:r>
        </w:p>
      </w:tc>
      <w:tc>
        <w:tcPr>
          <w:tcW w:w="1119" w:type="pct"/>
          <w:tcBorders>
            <w:left w:val="nil"/>
            <w:bottom w:val="single" w:sz="4" w:space="0" w:color="auto"/>
          </w:tcBorders>
          <w:tcMar>
            <w:left w:w="115" w:type="dxa"/>
            <w:right w:w="115" w:type="dxa"/>
          </w:tcMar>
          <w:vAlign w:val="center"/>
        </w:tcPr>
        <w:p w14:paraId="389AA57F" w14:textId="77777777" w:rsidR="00785E3C" w:rsidRPr="00927918" w:rsidRDefault="00785E3C" w:rsidP="00514430">
          <w:pPr>
            <w:pStyle w:val="Style18"/>
            <w:rPr>
              <w:b/>
              <w:sz w:val="20"/>
            </w:rPr>
          </w:pPr>
          <w:r w:rsidRPr="00927918">
            <w:rPr>
              <w:sz w:val="20"/>
            </w:rPr>
            <w:t>CF2R-MCH-27</w:t>
          </w:r>
          <w:r>
            <w:rPr>
              <w:sz w:val="20"/>
            </w:rPr>
            <w:t>-H</w:t>
          </w:r>
        </w:p>
      </w:tc>
    </w:tr>
    <w:tr w:rsidR="00785E3C" w:rsidRPr="00F85124" w14:paraId="389AA583" w14:textId="77777777" w:rsidTr="00182743">
      <w:trPr>
        <w:cantSplit/>
        <w:trHeight w:val="288"/>
      </w:trPr>
      <w:tc>
        <w:tcPr>
          <w:tcW w:w="2285" w:type="pct"/>
          <w:tcBorders>
            <w:right w:val="nil"/>
          </w:tcBorders>
        </w:tcPr>
        <w:p w14:paraId="389AA581" w14:textId="77777777" w:rsidR="00785E3C" w:rsidRPr="00F85124" w:rsidRDefault="00785E3C"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389AA582" w14:textId="77777777" w:rsidR="00785E3C" w:rsidRPr="00F85124" w:rsidRDefault="00785E3C"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931C8" w:rsidRPr="005931C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5931C8" w:rsidRPr="005931C8">
              <w:rPr>
                <w:rFonts w:asciiTheme="minorHAnsi" w:hAnsiTheme="minorHAnsi"/>
                <w:bCs/>
                <w:noProof/>
              </w:rPr>
              <w:t>4</w:t>
            </w:r>
          </w:fldSimple>
          <w:r w:rsidRPr="00F85124">
            <w:rPr>
              <w:rFonts w:asciiTheme="minorHAnsi" w:hAnsiTheme="minorHAnsi"/>
              <w:bCs/>
            </w:rPr>
            <w:t>)</w:t>
          </w:r>
        </w:p>
      </w:tc>
    </w:tr>
  </w:tbl>
  <w:p w14:paraId="389AA584" w14:textId="77777777" w:rsidR="00785E3C" w:rsidRDefault="00785E3C" w:rsidP="0093720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86" w14:textId="77777777" w:rsidR="00785E3C" w:rsidRDefault="005931C8">
    <w:pPr>
      <w:pStyle w:val="Header"/>
    </w:pPr>
    <w:r>
      <w:rPr>
        <w:noProof/>
      </w:rPr>
      <w:pict w14:anchorId="389AA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7" o:spid="_x0000_s614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87" w14:textId="77777777" w:rsidR="00785E3C" w:rsidRDefault="005931C8">
    <w:pPr>
      <w:pStyle w:val="Header"/>
    </w:pPr>
    <w:r>
      <w:rPr>
        <w:noProof/>
      </w:rPr>
      <w:pict w14:anchorId="389AA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1" o:spid="_x0000_s615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785E3C" w:rsidRPr="00F85124" w14:paraId="389AA58A" w14:textId="77777777" w:rsidTr="00182743">
      <w:trPr>
        <w:cantSplit/>
        <w:trHeight w:val="288"/>
      </w:trPr>
      <w:tc>
        <w:tcPr>
          <w:tcW w:w="3881" w:type="pct"/>
          <w:gridSpan w:val="2"/>
          <w:tcBorders>
            <w:bottom w:val="single" w:sz="4" w:space="0" w:color="auto"/>
            <w:right w:val="nil"/>
          </w:tcBorders>
          <w:vAlign w:val="center"/>
        </w:tcPr>
        <w:p w14:paraId="389AA588" w14:textId="77777777" w:rsidR="00785E3C" w:rsidRPr="00927918" w:rsidRDefault="005931C8" w:rsidP="00BE21BE">
          <w:pPr>
            <w:pStyle w:val="Style17"/>
            <w:rPr>
              <w:b/>
              <w:sz w:val="20"/>
            </w:rPr>
          </w:pPr>
          <w:r>
            <w:rPr>
              <w:noProof/>
              <w:sz w:val="20"/>
            </w:rPr>
            <w:pict w14:anchorId="389AA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2" o:spid="_x0000_s615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85E3C" w:rsidRPr="00927918">
            <w:rPr>
              <w:sz w:val="20"/>
            </w:rPr>
            <w:t>CERTIFICATE OF INSTALLATION</w:t>
          </w:r>
          <w:r w:rsidR="00785E3C" w:rsidRPr="0053106D">
            <w:rPr>
              <w:sz w:val="20"/>
            </w:rPr>
            <w:t xml:space="preserve"> </w:t>
          </w:r>
          <w:r w:rsidR="00785E3C">
            <w:rPr>
              <w:sz w:val="20"/>
            </w:rPr>
            <w:t xml:space="preserve">- </w:t>
          </w:r>
          <w:r w:rsidR="00785E3C" w:rsidRPr="00B40F13">
            <w:rPr>
              <w:sz w:val="20"/>
            </w:rPr>
            <w:t>DATA FIELD DEFINITIONS AND CALCULATIONS</w:t>
          </w:r>
        </w:p>
      </w:tc>
      <w:tc>
        <w:tcPr>
          <w:tcW w:w="1119" w:type="pct"/>
          <w:tcBorders>
            <w:left w:val="nil"/>
            <w:bottom w:val="single" w:sz="4" w:space="0" w:color="auto"/>
          </w:tcBorders>
          <w:tcMar>
            <w:left w:w="115" w:type="dxa"/>
            <w:right w:w="115" w:type="dxa"/>
          </w:tcMar>
          <w:vAlign w:val="center"/>
        </w:tcPr>
        <w:p w14:paraId="389AA589" w14:textId="77777777" w:rsidR="00785E3C" w:rsidRPr="00927918" w:rsidRDefault="00785E3C" w:rsidP="00346E1D">
          <w:pPr>
            <w:pStyle w:val="Style18"/>
            <w:rPr>
              <w:b/>
              <w:sz w:val="20"/>
            </w:rPr>
          </w:pPr>
          <w:r w:rsidRPr="00927918">
            <w:rPr>
              <w:sz w:val="20"/>
            </w:rPr>
            <w:t>CF2R-MCH-27</w:t>
          </w:r>
          <w:r>
            <w:rPr>
              <w:sz w:val="20"/>
            </w:rPr>
            <w:t>-H</w:t>
          </w:r>
        </w:p>
      </w:tc>
    </w:tr>
    <w:tr w:rsidR="00785E3C" w:rsidRPr="00F85124" w14:paraId="389AA58D" w14:textId="77777777" w:rsidTr="00182743">
      <w:trPr>
        <w:cantSplit/>
        <w:trHeight w:val="288"/>
      </w:trPr>
      <w:tc>
        <w:tcPr>
          <w:tcW w:w="2285" w:type="pct"/>
          <w:tcBorders>
            <w:right w:val="nil"/>
          </w:tcBorders>
        </w:tcPr>
        <w:p w14:paraId="389AA58B" w14:textId="77777777" w:rsidR="00785E3C" w:rsidRPr="00F85124" w:rsidRDefault="00785E3C"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389AA58C" w14:textId="77777777" w:rsidR="00785E3C" w:rsidRPr="00F85124" w:rsidRDefault="00785E3C"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931C8" w:rsidRPr="005931C8">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5931C8" w:rsidRPr="005931C8">
              <w:rPr>
                <w:rFonts w:asciiTheme="minorHAnsi" w:hAnsiTheme="minorHAnsi"/>
                <w:bCs/>
                <w:noProof/>
              </w:rPr>
              <w:t>6</w:t>
            </w:r>
          </w:fldSimple>
          <w:r w:rsidRPr="00F85124">
            <w:rPr>
              <w:rFonts w:asciiTheme="minorHAnsi" w:hAnsiTheme="minorHAnsi"/>
              <w:bCs/>
            </w:rPr>
            <w:t>)</w:t>
          </w:r>
        </w:p>
      </w:tc>
    </w:tr>
  </w:tbl>
  <w:p w14:paraId="389AA58E" w14:textId="77777777" w:rsidR="00785E3C" w:rsidRDefault="00785E3C" w:rsidP="0093720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A58F" w14:textId="77777777" w:rsidR="00785E3C" w:rsidRDefault="005931C8">
    <w:pPr>
      <w:pStyle w:val="Header"/>
    </w:pPr>
    <w:r>
      <w:rPr>
        <w:noProof/>
      </w:rPr>
      <w:pict w14:anchorId="389AA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0" o:spid="_x0000_s615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E2B4CBA"/>
    <w:multiLevelType w:val="hybridMultilevel"/>
    <w:tmpl w:val="FDAA1D6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FAB2993"/>
    <w:multiLevelType w:val="hybridMultilevel"/>
    <w:tmpl w:val="B0F092AC"/>
    <w:lvl w:ilvl="0" w:tplc="F08A90B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27F2264"/>
    <w:multiLevelType w:val="hybridMultilevel"/>
    <w:tmpl w:val="1A8A61C0"/>
    <w:lvl w:ilvl="0" w:tplc="98AEFB4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D72DE3"/>
    <w:multiLevelType w:val="hybridMultilevel"/>
    <w:tmpl w:val="B0F092AC"/>
    <w:lvl w:ilvl="0" w:tplc="F08A90B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5CC4D14"/>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2">
    <w:nsid w:val="495E5677"/>
    <w:multiLevelType w:val="hybridMultilevel"/>
    <w:tmpl w:val="3DF66064"/>
    <w:lvl w:ilvl="0" w:tplc="6DDAB808">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35822DBE"/>
    <w:lvl w:ilvl="0" w:tplc="4DC282F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2"/>
  </w:num>
  <w:num w:numId="3">
    <w:abstractNumId w:val="13"/>
  </w:num>
  <w:num w:numId="4">
    <w:abstractNumId w:val="1"/>
  </w:num>
  <w:num w:numId="5">
    <w:abstractNumId w:val="0"/>
  </w:num>
  <w:num w:numId="6">
    <w:abstractNumId w:val="7"/>
  </w:num>
  <w:num w:numId="7">
    <w:abstractNumId w:val="14"/>
  </w:num>
  <w:num w:numId="8">
    <w:abstractNumId w:val="8"/>
  </w:num>
  <w:num w:numId="9">
    <w:abstractNumId w:val="11"/>
  </w:num>
  <w:num w:numId="10">
    <w:abstractNumId w:val="15"/>
  </w:num>
  <w:num w:numId="11">
    <w:abstractNumId w:val="4"/>
  </w:num>
  <w:num w:numId="12">
    <w:abstractNumId w:val="10"/>
  </w:num>
  <w:num w:numId="13">
    <w:abstractNumId w:val="16"/>
  </w:num>
  <w:num w:numId="14">
    <w:abstractNumId w:val="3"/>
  </w:num>
  <w:num w:numId="15">
    <w:abstractNumId w:val="12"/>
  </w:num>
  <w:num w:numId="16">
    <w:abstractNumId w:val="6"/>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7"/>
  </w:num>
  <w:num w:numId="20">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54"/>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7DBC"/>
    <w:rsid w:val="000102E9"/>
    <w:rsid w:val="0002066F"/>
    <w:rsid w:val="00026B59"/>
    <w:rsid w:val="000332DD"/>
    <w:rsid w:val="00041647"/>
    <w:rsid w:val="00045AF9"/>
    <w:rsid w:val="00086D15"/>
    <w:rsid w:val="000A1517"/>
    <w:rsid w:val="000B1B45"/>
    <w:rsid w:val="000B6D7D"/>
    <w:rsid w:val="000C6B12"/>
    <w:rsid w:val="000D01A4"/>
    <w:rsid w:val="000E4ECB"/>
    <w:rsid w:val="00100B5D"/>
    <w:rsid w:val="00104F80"/>
    <w:rsid w:val="00144CC2"/>
    <w:rsid w:val="00182743"/>
    <w:rsid w:val="0018578A"/>
    <w:rsid w:val="001A530D"/>
    <w:rsid w:val="001C00AA"/>
    <w:rsid w:val="00220E72"/>
    <w:rsid w:val="00226A3F"/>
    <w:rsid w:val="00235932"/>
    <w:rsid w:val="002618AC"/>
    <w:rsid w:val="00267DEF"/>
    <w:rsid w:val="002C17D4"/>
    <w:rsid w:val="002C278A"/>
    <w:rsid w:val="002E30F3"/>
    <w:rsid w:val="0030200E"/>
    <w:rsid w:val="00305702"/>
    <w:rsid w:val="00314D0D"/>
    <w:rsid w:val="00343721"/>
    <w:rsid w:val="00346E1D"/>
    <w:rsid w:val="0035131E"/>
    <w:rsid w:val="00364D4E"/>
    <w:rsid w:val="00371482"/>
    <w:rsid w:val="003949BF"/>
    <w:rsid w:val="003A3D8D"/>
    <w:rsid w:val="003C2590"/>
    <w:rsid w:val="003E2883"/>
    <w:rsid w:val="003F1187"/>
    <w:rsid w:val="003F1A71"/>
    <w:rsid w:val="004408E5"/>
    <w:rsid w:val="004508E8"/>
    <w:rsid w:val="00485E0F"/>
    <w:rsid w:val="004F27E6"/>
    <w:rsid w:val="00505A99"/>
    <w:rsid w:val="00514430"/>
    <w:rsid w:val="005158D6"/>
    <w:rsid w:val="00521E1D"/>
    <w:rsid w:val="005234E0"/>
    <w:rsid w:val="0052372F"/>
    <w:rsid w:val="00550EF2"/>
    <w:rsid w:val="00553939"/>
    <w:rsid w:val="00584AFA"/>
    <w:rsid w:val="005931C8"/>
    <w:rsid w:val="005948A3"/>
    <w:rsid w:val="006448A6"/>
    <w:rsid w:val="00651F5B"/>
    <w:rsid w:val="006563FB"/>
    <w:rsid w:val="006669A3"/>
    <w:rsid w:val="00682A29"/>
    <w:rsid w:val="00685F2C"/>
    <w:rsid w:val="006B6974"/>
    <w:rsid w:val="006D66D9"/>
    <w:rsid w:val="006E1AD8"/>
    <w:rsid w:val="00723287"/>
    <w:rsid w:val="00726187"/>
    <w:rsid w:val="00726A85"/>
    <w:rsid w:val="00730031"/>
    <w:rsid w:val="00750AF9"/>
    <w:rsid w:val="00752D64"/>
    <w:rsid w:val="00775B69"/>
    <w:rsid w:val="00777B2F"/>
    <w:rsid w:val="00785E3C"/>
    <w:rsid w:val="007903CA"/>
    <w:rsid w:val="0079140E"/>
    <w:rsid w:val="00797E21"/>
    <w:rsid w:val="007A5F63"/>
    <w:rsid w:val="007F3845"/>
    <w:rsid w:val="007F587A"/>
    <w:rsid w:val="007F6657"/>
    <w:rsid w:val="00810CE7"/>
    <w:rsid w:val="00812830"/>
    <w:rsid w:val="00816A8A"/>
    <w:rsid w:val="008609F7"/>
    <w:rsid w:val="00872E95"/>
    <w:rsid w:val="00876AE6"/>
    <w:rsid w:val="00891260"/>
    <w:rsid w:val="008C2AAA"/>
    <w:rsid w:val="008D4F8F"/>
    <w:rsid w:val="008D7DBB"/>
    <w:rsid w:val="008F6E7B"/>
    <w:rsid w:val="0093720E"/>
    <w:rsid w:val="00947A91"/>
    <w:rsid w:val="00952212"/>
    <w:rsid w:val="009A6C50"/>
    <w:rsid w:val="009B440E"/>
    <w:rsid w:val="009D37AF"/>
    <w:rsid w:val="009D66E9"/>
    <w:rsid w:val="009E057B"/>
    <w:rsid w:val="009F3890"/>
    <w:rsid w:val="00A26E22"/>
    <w:rsid w:val="00A542C8"/>
    <w:rsid w:val="00A831B6"/>
    <w:rsid w:val="00A85F63"/>
    <w:rsid w:val="00A907DD"/>
    <w:rsid w:val="00AB056C"/>
    <w:rsid w:val="00AB4772"/>
    <w:rsid w:val="00AC325C"/>
    <w:rsid w:val="00AD2E88"/>
    <w:rsid w:val="00AE56C1"/>
    <w:rsid w:val="00B04696"/>
    <w:rsid w:val="00B15522"/>
    <w:rsid w:val="00B1766E"/>
    <w:rsid w:val="00B37B79"/>
    <w:rsid w:val="00B62A4E"/>
    <w:rsid w:val="00B71555"/>
    <w:rsid w:val="00B767E4"/>
    <w:rsid w:val="00B84D9C"/>
    <w:rsid w:val="00B93387"/>
    <w:rsid w:val="00BD4FF3"/>
    <w:rsid w:val="00BE21BE"/>
    <w:rsid w:val="00BF0F2B"/>
    <w:rsid w:val="00C17D9D"/>
    <w:rsid w:val="00C26F52"/>
    <w:rsid w:val="00C33ED6"/>
    <w:rsid w:val="00C460BC"/>
    <w:rsid w:val="00C52CF6"/>
    <w:rsid w:val="00CB00C9"/>
    <w:rsid w:val="00D26C72"/>
    <w:rsid w:val="00D34FE6"/>
    <w:rsid w:val="00D364C3"/>
    <w:rsid w:val="00D41F17"/>
    <w:rsid w:val="00D44896"/>
    <w:rsid w:val="00D6248D"/>
    <w:rsid w:val="00D81F1D"/>
    <w:rsid w:val="00D86BBF"/>
    <w:rsid w:val="00DE08F4"/>
    <w:rsid w:val="00DF1071"/>
    <w:rsid w:val="00E7283B"/>
    <w:rsid w:val="00EA0615"/>
    <w:rsid w:val="00EB40E3"/>
    <w:rsid w:val="00EC2FC5"/>
    <w:rsid w:val="00EE326E"/>
    <w:rsid w:val="00EF1F9E"/>
    <w:rsid w:val="00F17E87"/>
    <w:rsid w:val="00F44F21"/>
    <w:rsid w:val="00F45BF6"/>
    <w:rsid w:val="00F522A0"/>
    <w:rsid w:val="00F61193"/>
    <w:rsid w:val="00F71FD4"/>
    <w:rsid w:val="00F90D1B"/>
    <w:rsid w:val="00F97AFB"/>
    <w:rsid w:val="00FA0025"/>
    <w:rsid w:val="00FC099C"/>
    <w:rsid w:val="00FC09E8"/>
    <w:rsid w:val="00FC3694"/>
    <w:rsid w:val="00FD1E1E"/>
    <w:rsid w:val="00FE486F"/>
    <w:rsid w:val="00FE7D54"/>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54"/>
    <o:shapelayout v:ext="edit">
      <o:idmap v:ext="edit" data="1"/>
    </o:shapelayout>
  </w:shapeDefaults>
  <w:decimalSymbol w:val="."/>
  <w:listSeparator w:val=","/>
  <w14:docId w14:val="389A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4164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4164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DE08F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4164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4164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DE0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1913752">
      <w:bodyDiv w:val="1"/>
      <w:marLeft w:val="0"/>
      <w:marRight w:val="0"/>
      <w:marTop w:val="0"/>
      <w:marBottom w:val="0"/>
      <w:divBdr>
        <w:top w:val="none" w:sz="0" w:space="0" w:color="auto"/>
        <w:left w:val="none" w:sz="0" w:space="0" w:color="auto"/>
        <w:bottom w:val="none" w:sz="0" w:space="0" w:color="auto"/>
        <w:right w:val="none" w:sz="0" w:space="0" w:color="auto"/>
      </w:divBdr>
    </w:div>
    <w:div w:id="1642343971">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279A21-2C55-4B38-BF9C-8EF24A30E420}">
  <ds:schemaRefs>
    <ds:schemaRef ds:uri="http://schemas.openxmlformats.org/officeDocument/2006/bibliography"/>
  </ds:schemaRefs>
</ds:datastoreItem>
</file>

<file path=customXml/itemProps2.xml><?xml version="1.0" encoding="utf-8"?>
<ds:datastoreItem xmlns:ds="http://schemas.openxmlformats.org/officeDocument/2006/customXml" ds:itemID="{923D2D4F-C049-4A1A-B1C5-674A64BEF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7725</Words>
  <Characters>44039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51661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12</cp:revision>
  <dcterms:created xsi:type="dcterms:W3CDTF">2015-06-09T19:48:00Z</dcterms:created>
  <dcterms:modified xsi:type="dcterms:W3CDTF">2016-10-11T18:19:00Z</dcterms:modified>
</cp:coreProperties>
</file>