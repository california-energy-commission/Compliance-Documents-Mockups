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1C4889" w14:textId="7EB4626E" w:rsidR="004B62FE" w:rsidRDefault="004B62FE" w:rsidP="004B62FE">
      <w:pPr>
        <w:rPr>
          <w:rFonts w:asciiTheme="minorHAnsi" w:hAnsiTheme="minorHAnsi"/>
          <w:i/>
          <w:sz w:val="18"/>
          <w:szCs w:val="18"/>
        </w:rPr>
      </w:pPr>
      <w:r w:rsidRPr="005369B5">
        <w:rPr>
          <w:rFonts w:asciiTheme="minorHAnsi" w:hAnsiTheme="minorHAnsi"/>
          <w:i/>
          <w:sz w:val="18"/>
          <w:szCs w:val="18"/>
        </w:rPr>
        <w:t>Note: Submit one Certificate</w:t>
      </w:r>
      <w:r w:rsidR="003C03FA">
        <w:rPr>
          <w:rFonts w:asciiTheme="minorHAnsi" w:hAnsiTheme="minorHAnsi"/>
          <w:i/>
          <w:sz w:val="18"/>
          <w:szCs w:val="18"/>
        </w:rPr>
        <w:t xml:space="preserve"> of installation</w:t>
      </w:r>
      <w:r w:rsidRPr="005369B5">
        <w:rPr>
          <w:rFonts w:asciiTheme="minorHAnsi" w:hAnsiTheme="minorHAnsi"/>
          <w:i/>
          <w:sz w:val="18"/>
          <w:szCs w:val="18"/>
        </w:rPr>
        <w:t xml:space="preserve"> for each duct system that must demonstrate compliance in the dwelling.</w:t>
      </w:r>
    </w:p>
    <w:p w14:paraId="20829DF5" w14:textId="77777777" w:rsidR="005910F4" w:rsidRPr="005369B5" w:rsidRDefault="005910F4" w:rsidP="004B62FE">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416"/>
        <w:gridCol w:w="5155"/>
      </w:tblGrid>
      <w:tr w:rsidR="00C9424C" w:rsidRPr="005369B5" w14:paraId="681C488B" w14:textId="77777777" w:rsidTr="00C9424C">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81C488A" w14:textId="44A4EC4B" w:rsidR="00C9424C" w:rsidRPr="00C9424C" w:rsidRDefault="00C9424C" w:rsidP="0015743C">
            <w:pPr>
              <w:rPr>
                <w:rFonts w:asciiTheme="minorHAnsi" w:hAnsiTheme="minorHAnsi"/>
                <w:b/>
                <w:caps/>
                <w:sz w:val="18"/>
                <w:szCs w:val="18"/>
              </w:rPr>
            </w:pPr>
            <w:r w:rsidRPr="00567F24">
              <w:rPr>
                <w:rFonts w:asciiTheme="minorHAnsi" w:hAnsiTheme="minorHAnsi"/>
                <w:b/>
                <w:caps/>
                <w:szCs w:val="18"/>
              </w:rPr>
              <w:t xml:space="preserve">A. </w:t>
            </w:r>
            <w:r w:rsidR="005910F4" w:rsidRPr="00567F24">
              <w:rPr>
                <w:rFonts w:asciiTheme="minorHAnsi" w:hAnsiTheme="minorHAnsi"/>
                <w:b/>
                <w:szCs w:val="18"/>
              </w:rPr>
              <w:t>Duct System Information</w:t>
            </w:r>
          </w:p>
        </w:tc>
      </w:tr>
      <w:tr w:rsidR="003C03FA" w:rsidRPr="005369B5" w14:paraId="681C488F" w14:textId="77777777" w:rsidTr="006F51F7">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81C488C" w14:textId="77777777" w:rsidR="003C03FA" w:rsidRPr="005369B5" w:rsidRDefault="003C03FA" w:rsidP="003044D3">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1.</w:t>
            </w:r>
          </w:p>
        </w:tc>
        <w:tc>
          <w:tcPr>
            <w:tcW w:w="2455" w:type="pct"/>
            <w:tcBorders>
              <w:top w:val="single" w:sz="4" w:space="0" w:color="auto"/>
              <w:left w:val="single" w:sz="4" w:space="0" w:color="auto"/>
              <w:bottom w:val="single" w:sz="4" w:space="0" w:color="auto"/>
              <w:right w:val="single" w:sz="4" w:space="0" w:color="auto"/>
            </w:tcBorders>
            <w:vAlign w:val="center"/>
          </w:tcPr>
          <w:p w14:paraId="681C488D" w14:textId="7B8FE5FE" w:rsidR="003C03FA" w:rsidRPr="005369B5" w:rsidRDefault="003C03FA" w:rsidP="00237329">
            <w:pPr>
              <w:rPr>
                <w:rFonts w:asciiTheme="minorHAnsi" w:hAnsiTheme="minorHAnsi"/>
                <w:sz w:val="18"/>
                <w:szCs w:val="18"/>
              </w:rPr>
            </w:pPr>
            <w:r w:rsidRPr="005369B5">
              <w:rPr>
                <w:rFonts w:asciiTheme="minorHAnsi" w:hAnsiTheme="minorHAnsi"/>
                <w:sz w:val="18"/>
                <w:szCs w:val="18"/>
              </w:rPr>
              <w:t>Duct System Name or Identification/Tag</w:t>
            </w:r>
          </w:p>
        </w:tc>
        <w:tc>
          <w:tcPr>
            <w:tcW w:w="2337" w:type="pct"/>
            <w:tcBorders>
              <w:top w:val="single" w:sz="4" w:space="0" w:color="auto"/>
              <w:left w:val="single" w:sz="4" w:space="0" w:color="auto"/>
              <w:bottom w:val="single" w:sz="4" w:space="0" w:color="auto"/>
              <w:right w:val="single" w:sz="4" w:space="0" w:color="auto"/>
            </w:tcBorders>
            <w:vAlign w:val="center"/>
          </w:tcPr>
          <w:p w14:paraId="681C488E" w14:textId="77777777" w:rsidR="003C03FA" w:rsidRPr="005369B5" w:rsidRDefault="003C03FA" w:rsidP="003C03FA">
            <w:pPr>
              <w:rPr>
                <w:rFonts w:asciiTheme="minorHAnsi" w:hAnsiTheme="minorHAnsi"/>
                <w:sz w:val="18"/>
                <w:szCs w:val="18"/>
              </w:rPr>
            </w:pPr>
          </w:p>
        </w:tc>
      </w:tr>
      <w:tr w:rsidR="003C03FA" w:rsidRPr="005369B5" w14:paraId="681C4893" w14:textId="77777777" w:rsidTr="006F51F7">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81C4890" w14:textId="77777777" w:rsidR="003C03FA" w:rsidRPr="005369B5" w:rsidRDefault="003C03FA" w:rsidP="003044D3">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2.</w:t>
            </w:r>
          </w:p>
        </w:tc>
        <w:tc>
          <w:tcPr>
            <w:tcW w:w="2455" w:type="pct"/>
            <w:tcBorders>
              <w:top w:val="single" w:sz="4" w:space="0" w:color="auto"/>
              <w:left w:val="single" w:sz="4" w:space="0" w:color="auto"/>
              <w:bottom w:val="single" w:sz="4" w:space="0" w:color="auto"/>
              <w:right w:val="single" w:sz="4" w:space="0" w:color="auto"/>
            </w:tcBorders>
            <w:vAlign w:val="center"/>
          </w:tcPr>
          <w:p w14:paraId="681C4891" w14:textId="5A774B11" w:rsidR="003C03FA" w:rsidRPr="005369B5" w:rsidRDefault="003C03FA" w:rsidP="00237329">
            <w:pPr>
              <w:rPr>
                <w:rFonts w:asciiTheme="minorHAnsi" w:hAnsiTheme="minorHAnsi"/>
                <w:sz w:val="18"/>
                <w:szCs w:val="18"/>
              </w:rPr>
            </w:pPr>
            <w:r w:rsidRPr="005369B5">
              <w:rPr>
                <w:rFonts w:asciiTheme="minorHAnsi" w:hAnsiTheme="minorHAnsi"/>
                <w:sz w:val="18"/>
                <w:szCs w:val="18"/>
              </w:rPr>
              <w:t>Duct System Location or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681C4892" w14:textId="77777777" w:rsidR="003C03FA" w:rsidRPr="005369B5" w:rsidRDefault="003C03FA" w:rsidP="003C03FA">
            <w:pPr>
              <w:rPr>
                <w:rFonts w:asciiTheme="minorHAnsi" w:hAnsiTheme="minorHAnsi"/>
                <w:sz w:val="18"/>
                <w:szCs w:val="18"/>
              </w:rPr>
            </w:pPr>
          </w:p>
        </w:tc>
      </w:tr>
      <w:tr w:rsidR="003C03FA" w:rsidRPr="005369B5" w14:paraId="681C4897" w14:textId="77777777" w:rsidTr="006F51F7">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81C4894" w14:textId="77777777" w:rsidR="003C03FA" w:rsidRPr="005369B5" w:rsidRDefault="003C03FA" w:rsidP="003044D3">
            <w:pPr>
              <w:jc w:val="center"/>
              <w:rPr>
                <w:rFonts w:asciiTheme="minorHAnsi" w:hAnsiTheme="minorHAnsi"/>
                <w:sz w:val="18"/>
                <w:szCs w:val="18"/>
              </w:rPr>
            </w:pPr>
            <w:r>
              <w:rPr>
                <w:rFonts w:asciiTheme="minorHAnsi" w:hAnsiTheme="minorHAnsi"/>
                <w:sz w:val="18"/>
                <w:szCs w:val="18"/>
              </w:rPr>
              <w:t>03</w:t>
            </w:r>
          </w:p>
        </w:tc>
        <w:tc>
          <w:tcPr>
            <w:tcW w:w="2455" w:type="pct"/>
            <w:tcBorders>
              <w:top w:val="single" w:sz="4" w:space="0" w:color="auto"/>
              <w:left w:val="single" w:sz="4" w:space="0" w:color="auto"/>
              <w:bottom w:val="single" w:sz="4" w:space="0" w:color="auto"/>
              <w:right w:val="single" w:sz="4" w:space="0" w:color="auto"/>
            </w:tcBorders>
            <w:vAlign w:val="center"/>
          </w:tcPr>
          <w:p w14:paraId="681C4895" w14:textId="2D87A684" w:rsidR="003C03FA" w:rsidRPr="005369B5" w:rsidRDefault="003C03FA" w:rsidP="00237329">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Duct Surface Area Reduction And R-Value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681C4896" w14:textId="77777777" w:rsidR="00A92C18" w:rsidRPr="00A92C18" w:rsidRDefault="00A92C18" w:rsidP="00237329">
            <w:pPr>
              <w:rPr>
                <w:rFonts w:asciiTheme="minorHAnsi" w:hAnsiTheme="minorHAnsi"/>
              </w:rPr>
            </w:pPr>
          </w:p>
        </w:tc>
      </w:tr>
      <w:tr w:rsidR="003C03FA" w:rsidRPr="005369B5" w14:paraId="681C489B" w14:textId="77777777" w:rsidTr="006F51F7">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81C4898" w14:textId="77777777" w:rsidR="003C03FA" w:rsidRPr="005369B5" w:rsidRDefault="003C03FA" w:rsidP="003044D3">
            <w:pPr>
              <w:jc w:val="center"/>
              <w:rPr>
                <w:rFonts w:asciiTheme="minorHAnsi" w:hAnsiTheme="minorHAnsi"/>
                <w:sz w:val="18"/>
                <w:szCs w:val="18"/>
              </w:rPr>
            </w:pPr>
            <w:r>
              <w:rPr>
                <w:rFonts w:asciiTheme="minorHAnsi" w:hAnsiTheme="minorHAnsi"/>
                <w:sz w:val="18"/>
                <w:szCs w:val="18"/>
              </w:rPr>
              <w:t>04</w:t>
            </w:r>
          </w:p>
        </w:tc>
        <w:tc>
          <w:tcPr>
            <w:tcW w:w="2455" w:type="pct"/>
            <w:tcBorders>
              <w:top w:val="single" w:sz="4" w:space="0" w:color="auto"/>
              <w:left w:val="single" w:sz="4" w:space="0" w:color="auto"/>
              <w:bottom w:val="single" w:sz="4" w:space="0" w:color="auto"/>
              <w:right w:val="single" w:sz="4" w:space="0" w:color="auto"/>
            </w:tcBorders>
            <w:vAlign w:val="center"/>
          </w:tcPr>
          <w:p w14:paraId="681C4899" w14:textId="480BD98A" w:rsidR="003C03FA" w:rsidRPr="005369B5" w:rsidRDefault="003C03FA" w:rsidP="00237329">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681C489A" w14:textId="77777777" w:rsidR="003C03FA" w:rsidRPr="00A92C18" w:rsidRDefault="003C03FA" w:rsidP="00237329">
            <w:pPr>
              <w:rPr>
                <w:rFonts w:asciiTheme="minorHAnsi" w:hAnsiTheme="minorHAnsi"/>
              </w:rPr>
            </w:pPr>
          </w:p>
        </w:tc>
      </w:tr>
      <w:tr w:rsidR="003C03FA" w:rsidRPr="005369B5" w14:paraId="681C489F" w14:textId="77777777" w:rsidTr="006F51F7">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81C489C" w14:textId="77777777" w:rsidR="003C03FA" w:rsidRPr="005369B5" w:rsidRDefault="003C03FA" w:rsidP="003044D3">
            <w:pPr>
              <w:jc w:val="center"/>
              <w:rPr>
                <w:rFonts w:asciiTheme="minorHAnsi" w:hAnsiTheme="minorHAnsi"/>
                <w:sz w:val="18"/>
                <w:szCs w:val="18"/>
              </w:rPr>
            </w:pPr>
            <w:r>
              <w:rPr>
                <w:rFonts w:asciiTheme="minorHAnsi" w:hAnsiTheme="minorHAnsi"/>
                <w:sz w:val="18"/>
                <w:szCs w:val="18"/>
              </w:rPr>
              <w:t>05</w:t>
            </w:r>
          </w:p>
        </w:tc>
        <w:tc>
          <w:tcPr>
            <w:tcW w:w="2455" w:type="pct"/>
            <w:tcBorders>
              <w:top w:val="single" w:sz="4" w:space="0" w:color="auto"/>
              <w:left w:val="single" w:sz="4" w:space="0" w:color="auto"/>
              <w:bottom w:val="single" w:sz="4" w:space="0" w:color="auto"/>
              <w:right w:val="single" w:sz="4" w:space="0" w:color="auto"/>
            </w:tcBorders>
            <w:vAlign w:val="center"/>
          </w:tcPr>
          <w:p w14:paraId="681C489D" w14:textId="09A556D5" w:rsidR="003C03FA" w:rsidRPr="005369B5" w:rsidRDefault="003C03FA" w:rsidP="00237329">
            <w:pPr>
              <w:rPr>
                <w:rFonts w:asciiTheme="minorHAnsi" w:hAnsiTheme="minorHAnsi"/>
                <w:sz w:val="18"/>
                <w:szCs w:val="18"/>
              </w:rPr>
            </w:pPr>
            <w:r>
              <w:rPr>
                <w:rFonts w:asciiTheme="minorHAnsi" w:hAnsiTheme="minorHAnsi"/>
                <w:sz w:val="18"/>
                <w:szCs w:val="18"/>
              </w:rPr>
              <w:t xml:space="preserve">Status - Deeply </w:t>
            </w:r>
            <w:r w:rsidRPr="003C03FA">
              <w:rPr>
                <w:rFonts w:asciiTheme="minorHAnsi" w:hAnsiTheme="minorHAnsi"/>
                <w:sz w:val="18"/>
                <w:szCs w:val="18"/>
              </w:rPr>
              <w:t>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681C489E" w14:textId="77777777" w:rsidR="00A92C18" w:rsidRPr="00A92C18" w:rsidRDefault="00A92C18" w:rsidP="00237329">
            <w:pPr>
              <w:rPr>
                <w:rFonts w:asciiTheme="minorHAnsi" w:hAnsiTheme="minorHAnsi"/>
              </w:rPr>
            </w:pPr>
          </w:p>
        </w:tc>
      </w:tr>
    </w:tbl>
    <w:p w14:paraId="681C48A0" w14:textId="77777777" w:rsidR="005A48A5" w:rsidRPr="00567F24" w:rsidRDefault="005A48A5" w:rsidP="005F2F11">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611"/>
      </w:tblGrid>
      <w:tr w:rsidR="005F2F11" w:rsidRPr="006136A2" w14:paraId="681C48A5" w14:textId="77777777" w:rsidTr="00773DD9">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8A3" w14:textId="70478B6B" w:rsidR="00A92C18" w:rsidRPr="00567F24" w:rsidRDefault="00C9424C" w:rsidP="00C9424C">
            <w:pPr>
              <w:tabs>
                <w:tab w:val="left" w:pos="360"/>
                <w:tab w:val="left" w:pos="3600"/>
                <w:tab w:val="left" w:pos="4680"/>
                <w:tab w:val="left" w:pos="5940"/>
                <w:tab w:val="left" w:pos="6930"/>
                <w:tab w:val="left" w:pos="8100"/>
                <w:tab w:val="left" w:pos="9090"/>
              </w:tabs>
              <w:rPr>
                <w:rFonts w:asciiTheme="minorHAnsi" w:hAnsiTheme="minorHAnsi"/>
                <w:b/>
                <w:bCs/>
              </w:rPr>
            </w:pPr>
            <w:r w:rsidRPr="00567F24">
              <w:rPr>
                <w:rFonts w:asciiTheme="minorHAnsi" w:hAnsiTheme="minorHAnsi"/>
                <w:b/>
                <w:bCs/>
              </w:rPr>
              <w:t>B</w:t>
            </w:r>
            <w:r w:rsidR="005F2F11" w:rsidRPr="00567F24">
              <w:rPr>
                <w:rFonts w:asciiTheme="minorHAnsi" w:hAnsiTheme="minorHAnsi"/>
                <w:b/>
                <w:bCs/>
              </w:rPr>
              <w:t xml:space="preserve">. </w:t>
            </w:r>
            <w:r w:rsidR="005910F4" w:rsidRPr="00567F24">
              <w:rPr>
                <w:rFonts w:asciiTheme="minorHAnsi" w:hAnsiTheme="minorHAnsi"/>
                <w:b/>
              </w:rPr>
              <w:t>Duct Surface Area Reduction and R-value Compliance Credit</w:t>
            </w:r>
          </w:p>
          <w:p w14:paraId="681C48A4" w14:textId="77777777" w:rsidR="00696281" w:rsidRPr="006136A2" w:rsidRDefault="00C535C7" w:rsidP="00696281">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773DD9">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tc>
      </w:tr>
      <w:tr w:rsidR="000E2D07" w:rsidRPr="006136A2" w14:paraId="681C48A8" w14:textId="77777777" w:rsidTr="00773DD9">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A6" w14:textId="77777777" w:rsidR="000E2D07" w:rsidRDefault="000E2D07" w:rsidP="000C09F1">
            <w:pPr>
              <w:jc w:val="center"/>
              <w:rPr>
                <w:rFonts w:asciiTheme="minorHAnsi" w:hAnsiTheme="minorHAnsi"/>
                <w:sz w:val="18"/>
                <w:szCs w:val="18"/>
              </w:rPr>
            </w:pPr>
            <w:r>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81C48A7" w14:textId="77777777" w:rsidR="000E2D07" w:rsidRPr="00773DD9" w:rsidRDefault="00773DD9" w:rsidP="000E2D07">
            <w:pPr>
              <w:rPr>
                <w:rFonts w:asciiTheme="minorHAnsi" w:hAnsiTheme="minorHAnsi"/>
                <w:sz w:val="18"/>
                <w:szCs w:val="18"/>
              </w:rPr>
            </w:pPr>
            <w:r>
              <w:rPr>
                <w:rFonts w:asciiTheme="minorHAnsi" w:hAnsiTheme="minorHAnsi"/>
                <w:sz w:val="18"/>
                <w:szCs w:val="18"/>
              </w:rPr>
              <w:t>T</w:t>
            </w:r>
            <w:r w:rsidRPr="00773DD9">
              <w:rPr>
                <w:rFonts w:asciiTheme="minorHAnsi" w:hAnsiTheme="minorHAnsi"/>
                <w:sz w:val="18"/>
                <w:szCs w:val="18"/>
              </w:rPr>
              <w:t>he duct system design shall be detailed in the special features section of the CF1R-PRF-01-E approved by the enforcement agency.</w:t>
            </w:r>
          </w:p>
        </w:tc>
      </w:tr>
      <w:tr w:rsidR="00773DD9" w:rsidRPr="006136A2" w14:paraId="681C48AB" w14:textId="77777777" w:rsidTr="00773DD9">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A9" w14:textId="77777777" w:rsidR="00773DD9" w:rsidRDefault="00773DD9" w:rsidP="00773DD9">
            <w:pPr>
              <w:jc w:val="center"/>
              <w:rPr>
                <w:rFonts w:asciiTheme="minorHAnsi" w:hAnsiTheme="minorHAnsi"/>
                <w:sz w:val="18"/>
                <w:szCs w:val="18"/>
              </w:rPr>
            </w:pPr>
            <w:r>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681C48AA" w14:textId="77777777" w:rsidR="00773DD9" w:rsidRPr="00773DD9" w:rsidRDefault="00773DD9" w:rsidP="00DD2B3E">
            <w:pPr>
              <w:rPr>
                <w:rFonts w:asciiTheme="minorHAnsi" w:hAnsiTheme="minorHAnsi"/>
                <w:sz w:val="18"/>
                <w:szCs w:val="18"/>
              </w:rPr>
            </w:pPr>
            <w:r w:rsidRPr="00773DD9">
              <w:rPr>
                <w:rFonts w:asciiTheme="minorHAnsi" w:hAnsiTheme="minorHAnsi"/>
                <w:sz w:val="18"/>
                <w:szCs w:val="18"/>
              </w:rPr>
              <w:t>A</w:t>
            </w:r>
            <w:r w:rsidR="00DD2B3E">
              <w:rPr>
                <w:rFonts w:asciiTheme="minorHAnsi" w:hAnsiTheme="minorHAnsi"/>
                <w:sz w:val="18"/>
                <w:szCs w:val="18"/>
              </w:rPr>
              <w:t xml:space="preserve"> duct design layout </w:t>
            </w:r>
            <w:r>
              <w:rPr>
                <w:rFonts w:asciiTheme="minorHAnsi" w:hAnsiTheme="minorHAnsi"/>
                <w:sz w:val="18"/>
                <w:szCs w:val="18"/>
              </w:rPr>
              <w:t>that conforms to the duct system design details</w:t>
            </w:r>
            <w:r w:rsidRPr="00773DD9">
              <w:rPr>
                <w:rFonts w:asciiTheme="minorHAnsi" w:hAnsiTheme="minorHAnsi"/>
                <w:sz w:val="18"/>
                <w:szCs w:val="18"/>
              </w:rPr>
              <w:t xml:space="preserve"> in the special features section of the CF1R-PRF-01-E shall be documented on the building design plans approved by the enforcement agency</w:t>
            </w:r>
            <w:r>
              <w:rPr>
                <w:rFonts w:asciiTheme="minorHAnsi" w:hAnsiTheme="minorHAnsi"/>
                <w:sz w:val="18"/>
                <w:szCs w:val="18"/>
              </w:rPr>
              <w:t>.</w:t>
            </w:r>
          </w:p>
        </w:tc>
      </w:tr>
      <w:tr w:rsidR="00773DD9" w:rsidRPr="006136A2" w14:paraId="681C48AE" w14:textId="77777777" w:rsidTr="00773DD9">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AC" w14:textId="77777777" w:rsidR="00773DD9" w:rsidRDefault="00773DD9" w:rsidP="00773DD9">
            <w:pPr>
              <w:jc w:val="center"/>
              <w:rPr>
                <w:rFonts w:asciiTheme="minorHAnsi" w:hAnsiTheme="minorHAnsi"/>
                <w:sz w:val="18"/>
                <w:szCs w:val="18"/>
              </w:rPr>
            </w:pPr>
            <w:r>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681C48AD" w14:textId="77777777" w:rsidR="00773DD9" w:rsidRPr="00773DD9" w:rsidRDefault="00A36EFE" w:rsidP="00DD2B3E">
            <w:pPr>
              <w:rPr>
                <w:rFonts w:asciiTheme="minorHAnsi" w:hAnsiTheme="minorHAnsi"/>
                <w:sz w:val="18"/>
                <w:szCs w:val="18"/>
              </w:rPr>
            </w:pPr>
            <w:r w:rsidRPr="00773DD9">
              <w:rPr>
                <w:rFonts w:asciiTheme="minorHAnsi" w:hAnsiTheme="minorHAnsi"/>
                <w:sz w:val="18"/>
                <w:szCs w:val="18"/>
              </w:rPr>
              <w:t xml:space="preserve">The </w:t>
            </w:r>
            <w:r w:rsidR="00DD2B3E">
              <w:rPr>
                <w:rFonts w:asciiTheme="minorHAnsi" w:hAnsiTheme="minorHAnsi"/>
                <w:sz w:val="18"/>
                <w:szCs w:val="18"/>
              </w:rPr>
              <w:t>duct system i</w:t>
            </w:r>
            <w:r w:rsidR="00DD2B3E" w:rsidRPr="00773DD9">
              <w:rPr>
                <w:rFonts w:asciiTheme="minorHAnsi" w:hAnsiTheme="minorHAnsi"/>
                <w:sz w:val="18"/>
                <w:szCs w:val="18"/>
              </w:rPr>
              <w:t>nstallation</w:t>
            </w:r>
            <w:r w:rsidRPr="00773DD9">
              <w:rPr>
                <w:rFonts w:asciiTheme="minorHAnsi" w:hAnsiTheme="minorHAnsi"/>
                <w:sz w:val="18"/>
                <w:szCs w:val="18"/>
              </w:rPr>
              <w:t xml:space="preserve">, including duct sizes and locations of supply &amp; return registers </w:t>
            </w:r>
            <w:r>
              <w:rPr>
                <w:rFonts w:asciiTheme="minorHAnsi" w:hAnsiTheme="minorHAnsi"/>
                <w:sz w:val="18"/>
                <w:szCs w:val="18"/>
              </w:rPr>
              <w:t>shall conform to</w:t>
            </w:r>
            <w:r w:rsidRPr="00773DD9">
              <w:rPr>
                <w:rFonts w:asciiTheme="minorHAnsi" w:hAnsiTheme="minorHAnsi"/>
                <w:sz w:val="18"/>
                <w:szCs w:val="18"/>
              </w:rPr>
              <w:t xml:space="preserve"> the duct system design </w:t>
            </w:r>
            <w:r w:rsidR="00DD2B3E">
              <w:rPr>
                <w:rFonts w:asciiTheme="minorHAnsi" w:hAnsiTheme="minorHAnsi"/>
                <w:sz w:val="18"/>
                <w:szCs w:val="18"/>
              </w:rPr>
              <w:t>layout</w:t>
            </w:r>
            <w:r w:rsidRPr="00773DD9">
              <w:rPr>
                <w:rFonts w:asciiTheme="minorHAnsi" w:hAnsiTheme="minorHAnsi"/>
                <w:sz w:val="18"/>
                <w:szCs w:val="18"/>
              </w:rPr>
              <w:t xml:space="preserve"> approved by the enforcement agency</w:t>
            </w:r>
            <w:r w:rsidR="00DD2B3E">
              <w:rPr>
                <w:rFonts w:asciiTheme="minorHAnsi" w:hAnsiTheme="minorHAnsi"/>
                <w:sz w:val="18"/>
                <w:szCs w:val="18"/>
              </w:rPr>
              <w:t>.</w:t>
            </w:r>
          </w:p>
        </w:tc>
      </w:tr>
      <w:tr w:rsidR="00773DD9" w:rsidRPr="006136A2" w14:paraId="681C48B1" w14:textId="77777777" w:rsidTr="00773DD9">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AF" w14:textId="77777777" w:rsidR="00773DD9" w:rsidRPr="006136A2" w:rsidRDefault="00773DD9" w:rsidP="00773DD9">
            <w:pPr>
              <w:jc w:val="center"/>
              <w:rPr>
                <w:rFonts w:asciiTheme="minorHAnsi" w:hAnsiTheme="minorHAnsi"/>
                <w:sz w:val="18"/>
                <w:szCs w:val="18"/>
              </w:rPr>
            </w:pPr>
            <w:r>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81C48B0" w14:textId="77777777" w:rsidR="00773DD9" w:rsidRPr="00773DD9" w:rsidRDefault="00773DD9" w:rsidP="00773DD9">
            <w:pPr>
              <w:rPr>
                <w:rFonts w:asciiTheme="minorHAnsi" w:hAnsiTheme="minorHAnsi"/>
                <w:sz w:val="18"/>
                <w:szCs w:val="18"/>
              </w:rPr>
            </w:pPr>
            <w:r>
              <w:rPr>
                <w:rFonts w:asciiTheme="minorHAnsi" w:hAnsiTheme="minorHAnsi"/>
                <w:sz w:val="18"/>
                <w:szCs w:val="18"/>
              </w:rPr>
              <w:t>The duct system i</w:t>
            </w:r>
            <w:r w:rsidRPr="00773DD9">
              <w:rPr>
                <w:rFonts w:asciiTheme="minorHAnsi" w:hAnsiTheme="minorHAnsi"/>
                <w:sz w:val="18"/>
                <w:szCs w:val="18"/>
              </w:rPr>
              <w:t xml:space="preserve">nstallation </w:t>
            </w:r>
            <w:r>
              <w:rPr>
                <w:rFonts w:asciiTheme="minorHAnsi" w:hAnsiTheme="minorHAnsi"/>
                <w:sz w:val="18"/>
                <w:szCs w:val="18"/>
              </w:rPr>
              <w:t>shall</w:t>
            </w:r>
            <w:r w:rsidRPr="00773DD9">
              <w:rPr>
                <w:rFonts w:asciiTheme="minorHAnsi" w:hAnsiTheme="minorHAnsi"/>
                <w:sz w:val="18"/>
                <w:szCs w:val="18"/>
              </w:rPr>
              <w:t xml:space="preserve"> be verified by a HERS rater</w:t>
            </w:r>
            <w:r>
              <w:rPr>
                <w:rFonts w:asciiTheme="minorHAnsi" w:hAnsiTheme="minorHAnsi"/>
                <w:sz w:val="18"/>
                <w:szCs w:val="18"/>
              </w:rPr>
              <w:t xml:space="preserve"> according to the requirements in </w:t>
            </w:r>
            <w:r w:rsidR="00273D94" w:rsidRPr="00273D94">
              <w:rPr>
                <w:rFonts w:asciiTheme="minorHAnsi" w:hAnsiTheme="minorHAnsi"/>
                <w:sz w:val="18"/>
                <w:szCs w:val="18"/>
              </w:rPr>
              <w:t>RA3.1.4.1.4</w:t>
            </w:r>
            <w:r>
              <w:rPr>
                <w:rFonts w:asciiTheme="minorHAnsi" w:hAnsiTheme="minorHAnsi"/>
                <w:sz w:val="18"/>
                <w:szCs w:val="18"/>
              </w:rPr>
              <w:t>.</w:t>
            </w:r>
          </w:p>
        </w:tc>
      </w:tr>
      <w:tr w:rsidR="00773DD9" w:rsidRPr="006136A2" w14:paraId="681C48B4" w14:textId="77777777" w:rsidTr="00773DD9">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B2" w14:textId="77777777" w:rsidR="00773DD9" w:rsidRPr="006136A2" w:rsidRDefault="00773DD9" w:rsidP="00773DD9">
            <w:pPr>
              <w:jc w:val="center"/>
              <w:rPr>
                <w:rFonts w:asciiTheme="minorHAnsi" w:hAnsiTheme="minorHAnsi"/>
                <w:sz w:val="18"/>
                <w:szCs w:val="18"/>
              </w:rPr>
            </w:pPr>
            <w:r>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681C48B3" w14:textId="77777777" w:rsidR="00773DD9" w:rsidRPr="00773DD9" w:rsidRDefault="00773DD9" w:rsidP="000E2D07">
            <w:pPr>
              <w:rPr>
                <w:rFonts w:asciiTheme="minorHAnsi" w:hAnsiTheme="minorHAnsi"/>
                <w:sz w:val="18"/>
                <w:szCs w:val="18"/>
              </w:rPr>
            </w:pPr>
            <w:r w:rsidRPr="00773DD9">
              <w:rPr>
                <w:rFonts w:asciiTheme="minorHAnsi" w:hAnsiTheme="minorHAnsi"/>
                <w:sz w:val="18"/>
                <w:szCs w:val="18"/>
              </w:rPr>
              <w:t xml:space="preserve">The </w:t>
            </w:r>
            <w:r w:rsidR="00DD2B3E" w:rsidRPr="00DD2B3E">
              <w:rPr>
                <w:rFonts w:asciiTheme="minorHAnsi" w:hAnsiTheme="minorHAnsi"/>
                <w:sz w:val="18"/>
                <w:szCs w:val="18"/>
              </w:rPr>
              <w:t xml:space="preserve">duct system installation </w:t>
            </w:r>
            <w:r w:rsidRPr="00773DD9">
              <w:rPr>
                <w:rFonts w:asciiTheme="minorHAnsi" w:hAnsiTheme="minorHAnsi"/>
                <w:sz w:val="18"/>
                <w:szCs w:val="18"/>
              </w:rPr>
              <w:t>shall not have severely twisted or compressed sections that would restrict required operating airflow.</w:t>
            </w:r>
          </w:p>
        </w:tc>
      </w:tr>
      <w:tr w:rsidR="00773DD9" w:rsidRPr="006136A2" w14:paraId="681C48B6" w14:textId="77777777" w:rsidTr="00773DD9">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8B5" w14:textId="77777777" w:rsidR="00773DD9" w:rsidRPr="00C535C7" w:rsidRDefault="0067541F" w:rsidP="00773DD9">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8B7" w14:textId="77777777" w:rsidR="009C3E28" w:rsidRPr="00567F24" w:rsidRDefault="009C3E28" w:rsidP="005F2F11">
      <w:pPr>
        <w:pStyle w:val="Heade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611"/>
      </w:tblGrid>
      <w:tr w:rsidR="009C3E28" w:rsidRPr="006136A2" w14:paraId="681C48BC" w14:textId="77777777" w:rsidTr="00273D94">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8BA" w14:textId="5876207C" w:rsidR="005910F4" w:rsidRPr="00567F24" w:rsidRDefault="003C03FA" w:rsidP="003C03FA">
            <w:pPr>
              <w:tabs>
                <w:tab w:val="left" w:pos="360"/>
                <w:tab w:val="left" w:pos="3600"/>
                <w:tab w:val="left" w:pos="4680"/>
                <w:tab w:val="left" w:pos="5940"/>
                <w:tab w:val="left" w:pos="6930"/>
                <w:tab w:val="left" w:pos="8100"/>
                <w:tab w:val="left" w:pos="9090"/>
              </w:tabs>
              <w:rPr>
                <w:rFonts w:asciiTheme="minorHAnsi" w:hAnsiTheme="minorHAnsi"/>
                <w:b/>
                <w:bCs/>
              </w:rPr>
            </w:pPr>
            <w:r w:rsidRPr="00567F24">
              <w:rPr>
                <w:rFonts w:asciiTheme="minorHAnsi" w:hAnsiTheme="minorHAnsi"/>
                <w:b/>
                <w:bCs/>
              </w:rPr>
              <w:t>C</w:t>
            </w:r>
            <w:r w:rsidR="009C3E28" w:rsidRPr="00567F24">
              <w:rPr>
                <w:rFonts w:asciiTheme="minorHAnsi" w:hAnsiTheme="minorHAnsi"/>
                <w:b/>
                <w:bCs/>
              </w:rPr>
              <w:t xml:space="preserve">. </w:t>
            </w:r>
            <w:r w:rsidR="005910F4" w:rsidRPr="00567F24">
              <w:rPr>
                <w:rFonts w:asciiTheme="minorHAnsi" w:hAnsiTheme="minorHAnsi"/>
                <w:b/>
              </w:rPr>
              <w:t>Buried Ducts Compliance Credit</w:t>
            </w:r>
            <w:r w:rsidR="005910F4" w:rsidRPr="00567F24" w:rsidDel="005910F4">
              <w:rPr>
                <w:rFonts w:asciiTheme="minorHAnsi" w:hAnsiTheme="minorHAnsi"/>
                <w:b/>
                <w:bCs/>
              </w:rPr>
              <w:t xml:space="preserve"> </w:t>
            </w:r>
          </w:p>
          <w:p w14:paraId="681C48BB" w14:textId="77777777" w:rsidR="009C3E28" w:rsidRPr="006136A2" w:rsidRDefault="00B04D67" w:rsidP="003C03FA">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B04D67">
              <w:rPr>
                <w:rFonts w:asciiTheme="minorHAnsi" w:hAnsiTheme="minorHAnsi"/>
                <w:sz w:val="18"/>
                <w:szCs w:val="18"/>
              </w:rPr>
              <w:t>Ducts partly or completely buried in blown attic insulatio</w:t>
            </w:r>
            <w:r>
              <w:rPr>
                <w:rFonts w:asciiTheme="minorHAnsi" w:hAnsiTheme="minorHAnsi"/>
                <w:sz w:val="18"/>
                <w:szCs w:val="18"/>
              </w:rPr>
              <w:t xml:space="preserve">n in dwelling units meeting the </w:t>
            </w:r>
            <w:r w:rsidRPr="00B04D67">
              <w:rPr>
                <w:rFonts w:asciiTheme="minorHAnsi" w:hAnsiTheme="minorHAnsi"/>
                <w:sz w:val="18"/>
                <w:szCs w:val="18"/>
              </w:rPr>
              <w:t>requirements for verified quality insulation installation may take cred</w:t>
            </w:r>
            <w:r>
              <w:rPr>
                <w:rFonts w:asciiTheme="minorHAnsi" w:hAnsiTheme="minorHAnsi"/>
                <w:sz w:val="18"/>
                <w:szCs w:val="18"/>
              </w:rPr>
              <w:t xml:space="preserve">it for increased effective duct </w:t>
            </w:r>
            <w:r w:rsidRPr="00B04D67">
              <w:rPr>
                <w:rFonts w:asciiTheme="minorHAnsi" w:hAnsiTheme="minorHAnsi"/>
                <w:sz w:val="18"/>
                <w:szCs w:val="18"/>
              </w:rPr>
              <w:t>insulation</w:t>
            </w:r>
            <w:r w:rsidR="003C03FA" w:rsidRPr="00773DD9">
              <w:rPr>
                <w:rFonts w:asciiTheme="minorHAnsi" w:hAnsiTheme="minorHAnsi"/>
                <w:sz w:val="18"/>
                <w:szCs w:val="18"/>
              </w:rPr>
              <w:t xml:space="preserve"> if the system complies with the following requirements:</w:t>
            </w:r>
          </w:p>
        </w:tc>
      </w:tr>
      <w:tr w:rsidR="009C3E28" w:rsidRPr="006136A2" w14:paraId="681C48BF" w14:textId="77777777" w:rsidTr="00273D94">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BD" w14:textId="77777777" w:rsidR="009C3E28" w:rsidRDefault="009C3E28" w:rsidP="009C3E28">
            <w:pPr>
              <w:jc w:val="center"/>
              <w:rPr>
                <w:rFonts w:asciiTheme="minorHAnsi" w:hAnsiTheme="minorHAnsi"/>
                <w:sz w:val="18"/>
                <w:szCs w:val="18"/>
              </w:rPr>
            </w:pPr>
            <w:r>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81C48BE" w14:textId="77777777" w:rsidR="009C3E28" w:rsidRPr="00773DD9" w:rsidRDefault="009C3E28" w:rsidP="009C3E28">
            <w:pPr>
              <w:rPr>
                <w:rFonts w:asciiTheme="minorHAnsi" w:hAnsiTheme="minorHAnsi"/>
                <w:sz w:val="18"/>
                <w:szCs w:val="18"/>
              </w:rPr>
            </w:pPr>
            <w:r>
              <w:rPr>
                <w:rFonts w:asciiTheme="minorHAnsi" w:hAnsiTheme="minorHAnsi"/>
                <w:sz w:val="18"/>
                <w:szCs w:val="18"/>
              </w:rPr>
              <w:t>T</w:t>
            </w:r>
            <w:r w:rsidRPr="00773DD9">
              <w:rPr>
                <w:rFonts w:asciiTheme="minorHAnsi" w:hAnsiTheme="minorHAnsi"/>
                <w:sz w:val="18"/>
                <w:szCs w:val="18"/>
              </w:rPr>
              <w:t>he duct system design shall be detailed in the special features section of the CF1R-PRF-01-E approved by the enforcement agency.</w:t>
            </w:r>
          </w:p>
        </w:tc>
      </w:tr>
      <w:tr w:rsidR="009C3E28" w:rsidRPr="006136A2" w14:paraId="681C48C2" w14:textId="77777777" w:rsidTr="00273D94">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C0" w14:textId="77777777" w:rsidR="009C3E28" w:rsidRDefault="009C3E28" w:rsidP="009C3E28">
            <w:pPr>
              <w:jc w:val="center"/>
              <w:rPr>
                <w:rFonts w:asciiTheme="minorHAnsi" w:hAnsiTheme="minorHAnsi"/>
                <w:sz w:val="18"/>
                <w:szCs w:val="18"/>
              </w:rPr>
            </w:pPr>
            <w:r>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681C48C1" w14:textId="77777777" w:rsidR="009C3E28" w:rsidRPr="00773DD9" w:rsidRDefault="009C3E28" w:rsidP="009C3E28">
            <w:pPr>
              <w:rPr>
                <w:rFonts w:asciiTheme="minorHAnsi" w:hAnsiTheme="minorHAnsi"/>
                <w:sz w:val="18"/>
                <w:szCs w:val="18"/>
              </w:rPr>
            </w:pPr>
            <w:r w:rsidRPr="00773DD9">
              <w:rPr>
                <w:rFonts w:asciiTheme="minorHAnsi" w:hAnsiTheme="minorHAnsi"/>
                <w:sz w:val="18"/>
                <w:szCs w:val="18"/>
              </w:rPr>
              <w:t>A</w:t>
            </w:r>
            <w:r>
              <w:rPr>
                <w:rFonts w:asciiTheme="minorHAnsi" w:hAnsiTheme="minorHAnsi"/>
                <w:sz w:val="18"/>
                <w:szCs w:val="18"/>
              </w:rPr>
              <w:t xml:space="preserve"> duct design layout that conforms to the duct system design details</w:t>
            </w:r>
            <w:r w:rsidRPr="00773DD9">
              <w:rPr>
                <w:rFonts w:asciiTheme="minorHAnsi" w:hAnsiTheme="minorHAnsi"/>
                <w:sz w:val="18"/>
                <w:szCs w:val="18"/>
              </w:rPr>
              <w:t xml:space="preserve"> in the special features section of the CF1R-PRF-01-E shall be documented on the building design plans approved by the enforcement agency</w:t>
            </w:r>
            <w:r>
              <w:rPr>
                <w:rFonts w:asciiTheme="minorHAnsi" w:hAnsiTheme="minorHAnsi"/>
                <w:sz w:val="18"/>
                <w:szCs w:val="18"/>
              </w:rPr>
              <w:t>.</w:t>
            </w:r>
          </w:p>
        </w:tc>
      </w:tr>
      <w:tr w:rsidR="009C3E28" w:rsidRPr="006136A2" w14:paraId="681C48C5" w14:textId="77777777" w:rsidTr="00273D94">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C3" w14:textId="77777777" w:rsidR="009C3E28" w:rsidRDefault="009C3E28" w:rsidP="009C3E28">
            <w:pPr>
              <w:jc w:val="center"/>
              <w:rPr>
                <w:rFonts w:asciiTheme="minorHAnsi" w:hAnsiTheme="minorHAnsi"/>
                <w:sz w:val="18"/>
                <w:szCs w:val="18"/>
              </w:rPr>
            </w:pPr>
            <w:r>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681C48C4" w14:textId="77777777" w:rsidR="009C3E28" w:rsidRPr="00773DD9" w:rsidRDefault="009C3E28" w:rsidP="009C3E28">
            <w:pPr>
              <w:rPr>
                <w:rFonts w:asciiTheme="minorHAnsi" w:hAnsiTheme="minorHAnsi"/>
                <w:sz w:val="18"/>
                <w:szCs w:val="18"/>
              </w:rPr>
            </w:pPr>
            <w:r w:rsidRPr="00773DD9">
              <w:rPr>
                <w:rFonts w:asciiTheme="minorHAnsi" w:hAnsiTheme="minorHAnsi"/>
                <w:sz w:val="18"/>
                <w:szCs w:val="18"/>
              </w:rPr>
              <w:t xml:space="preserve">The </w:t>
            </w:r>
            <w:r>
              <w:rPr>
                <w:rFonts w:asciiTheme="minorHAnsi" w:hAnsiTheme="minorHAnsi"/>
                <w:sz w:val="18"/>
                <w:szCs w:val="18"/>
              </w:rPr>
              <w:t>duct system i</w:t>
            </w:r>
            <w:r w:rsidRPr="00773DD9">
              <w:rPr>
                <w:rFonts w:asciiTheme="minorHAnsi" w:hAnsiTheme="minorHAnsi"/>
                <w:sz w:val="18"/>
                <w:szCs w:val="18"/>
              </w:rPr>
              <w:t xml:space="preserve">nstallation, including duct sizes and locations of supply &amp; return registers </w:t>
            </w:r>
            <w:r>
              <w:rPr>
                <w:rFonts w:asciiTheme="minorHAnsi" w:hAnsiTheme="minorHAnsi"/>
                <w:sz w:val="18"/>
                <w:szCs w:val="18"/>
              </w:rPr>
              <w:t>shall conform to</w:t>
            </w:r>
            <w:r w:rsidRPr="00773DD9">
              <w:rPr>
                <w:rFonts w:asciiTheme="minorHAnsi" w:hAnsiTheme="minorHAnsi"/>
                <w:sz w:val="18"/>
                <w:szCs w:val="18"/>
              </w:rPr>
              <w:t xml:space="preserve"> the duct system design </w:t>
            </w:r>
            <w:r>
              <w:rPr>
                <w:rFonts w:asciiTheme="minorHAnsi" w:hAnsiTheme="minorHAnsi"/>
                <w:sz w:val="18"/>
                <w:szCs w:val="18"/>
              </w:rPr>
              <w:t>layout</w:t>
            </w:r>
            <w:r w:rsidRPr="00773DD9">
              <w:rPr>
                <w:rFonts w:asciiTheme="minorHAnsi" w:hAnsiTheme="minorHAnsi"/>
                <w:sz w:val="18"/>
                <w:szCs w:val="18"/>
              </w:rPr>
              <w:t xml:space="preserve"> approved by the enforcement agency</w:t>
            </w:r>
            <w:r>
              <w:rPr>
                <w:rFonts w:asciiTheme="minorHAnsi" w:hAnsiTheme="minorHAnsi"/>
                <w:sz w:val="18"/>
                <w:szCs w:val="18"/>
              </w:rPr>
              <w:t>.</w:t>
            </w:r>
          </w:p>
        </w:tc>
      </w:tr>
      <w:tr w:rsidR="009C3E28" w:rsidRPr="006136A2" w14:paraId="681C48C8" w14:textId="77777777" w:rsidTr="00273D94">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C6" w14:textId="77777777" w:rsidR="009C3E28" w:rsidRPr="006136A2" w:rsidRDefault="009C3E28" w:rsidP="009C3E28">
            <w:pPr>
              <w:jc w:val="center"/>
              <w:rPr>
                <w:rFonts w:asciiTheme="minorHAnsi" w:hAnsiTheme="minorHAnsi"/>
                <w:sz w:val="18"/>
                <w:szCs w:val="18"/>
              </w:rPr>
            </w:pPr>
            <w:r>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81C48C7" w14:textId="77777777" w:rsidR="009C3E28" w:rsidRPr="00773DD9" w:rsidRDefault="009C3E28" w:rsidP="009C3E28">
            <w:pPr>
              <w:rPr>
                <w:rFonts w:asciiTheme="minorHAnsi" w:hAnsiTheme="minorHAnsi"/>
                <w:sz w:val="18"/>
                <w:szCs w:val="18"/>
              </w:rPr>
            </w:pPr>
            <w:r>
              <w:rPr>
                <w:rFonts w:asciiTheme="minorHAnsi" w:hAnsiTheme="minorHAnsi"/>
                <w:sz w:val="18"/>
                <w:szCs w:val="18"/>
              </w:rPr>
              <w:t>The duct system i</w:t>
            </w:r>
            <w:r w:rsidRPr="00773DD9">
              <w:rPr>
                <w:rFonts w:asciiTheme="minorHAnsi" w:hAnsiTheme="minorHAnsi"/>
                <w:sz w:val="18"/>
                <w:szCs w:val="18"/>
              </w:rPr>
              <w:t xml:space="preserve">nstallation </w:t>
            </w:r>
            <w:r>
              <w:rPr>
                <w:rFonts w:asciiTheme="minorHAnsi" w:hAnsiTheme="minorHAnsi"/>
                <w:sz w:val="18"/>
                <w:szCs w:val="18"/>
              </w:rPr>
              <w:t>shall</w:t>
            </w:r>
            <w:r w:rsidRPr="00773DD9">
              <w:rPr>
                <w:rFonts w:asciiTheme="minorHAnsi" w:hAnsiTheme="minorHAnsi"/>
                <w:sz w:val="18"/>
                <w:szCs w:val="18"/>
              </w:rPr>
              <w:t xml:space="preserve"> be verified by a HERS rater</w:t>
            </w:r>
            <w:r>
              <w:rPr>
                <w:rFonts w:asciiTheme="minorHAnsi" w:hAnsiTheme="minorHAnsi"/>
                <w:sz w:val="18"/>
                <w:szCs w:val="18"/>
              </w:rPr>
              <w:t xml:space="preserve"> according to the requirements in </w:t>
            </w:r>
            <w:r w:rsidR="00273D94" w:rsidRPr="00273D94">
              <w:rPr>
                <w:rFonts w:asciiTheme="minorHAnsi" w:hAnsiTheme="minorHAnsi"/>
                <w:sz w:val="18"/>
                <w:szCs w:val="18"/>
              </w:rPr>
              <w:t>RA3.1.4.1.5</w:t>
            </w:r>
            <w:r>
              <w:rPr>
                <w:rFonts w:asciiTheme="minorHAnsi" w:hAnsiTheme="minorHAnsi"/>
                <w:sz w:val="18"/>
                <w:szCs w:val="18"/>
              </w:rPr>
              <w:t>.</w:t>
            </w:r>
          </w:p>
        </w:tc>
      </w:tr>
      <w:tr w:rsidR="00273D94" w:rsidRPr="006136A2" w14:paraId="681C48CB" w14:textId="77777777" w:rsidTr="00273D94">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C9" w14:textId="77777777" w:rsidR="00273D94" w:rsidRDefault="00273D94" w:rsidP="002C153A">
            <w:pPr>
              <w:jc w:val="center"/>
              <w:rPr>
                <w:rFonts w:asciiTheme="minorHAnsi" w:hAnsiTheme="minorHAnsi"/>
                <w:sz w:val="18"/>
                <w:szCs w:val="18"/>
              </w:rPr>
            </w:pPr>
            <w:r>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681C48CA" w14:textId="77777777" w:rsidR="00273D94" w:rsidRDefault="00273D94" w:rsidP="00273D94">
            <w:pPr>
              <w:rPr>
                <w:rFonts w:asciiTheme="minorHAnsi" w:hAnsiTheme="minorHAnsi"/>
                <w:sz w:val="18"/>
                <w:szCs w:val="18"/>
              </w:rPr>
            </w:pPr>
            <w:r w:rsidRPr="00773DD9">
              <w:rPr>
                <w:rFonts w:asciiTheme="minorHAnsi" w:hAnsiTheme="minorHAnsi"/>
                <w:sz w:val="18"/>
                <w:szCs w:val="18"/>
              </w:rPr>
              <w:t xml:space="preserve">The </w:t>
            </w:r>
            <w:r w:rsidRPr="00DD2B3E">
              <w:rPr>
                <w:rFonts w:asciiTheme="minorHAnsi" w:hAnsiTheme="minorHAnsi"/>
                <w:sz w:val="18"/>
                <w:szCs w:val="18"/>
              </w:rPr>
              <w:t xml:space="preserve">duct system installation </w:t>
            </w:r>
            <w:r w:rsidRPr="00773DD9">
              <w:rPr>
                <w:rFonts w:asciiTheme="minorHAnsi" w:hAnsiTheme="minorHAnsi"/>
                <w:sz w:val="18"/>
                <w:szCs w:val="18"/>
              </w:rPr>
              <w:t>shall not have severely twisted or compressed sections that would restrict required operating airflow.</w:t>
            </w:r>
          </w:p>
        </w:tc>
      </w:tr>
      <w:tr w:rsidR="00273D94" w:rsidRPr="006136A2" w14:paraId="681C48CE" w14:textId="77777777" w:rsidTr="00273D94">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CC" w14:textId="77777777" w:rsidR="00273D94" w:rsidRDefault="00273D94" w:rsidP="002C153A">
            <w:pPr>
              <w:jc w:val="center"/>
              <w:rPr>
                <w:rFonts w:asciiTheme="minorHAnsi" w:hAnsiTheme="minorHAnsi"/>
                <w:sz w:val="18"/>
                <w:szCs w:val="18"/>
              </w:rPr>
            </w:pPr>
            <w:r>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681C48CD" w14:textId="4CDD719E" w:rsidR="00273D94" w:rsidRPr="006136A2" w:rsidRDefault="00273D94" w:rsidP="00273D94">
            <w:pPr>
              <w:rPr>
                <w:rFonts w:asciiTheme="minorHAnsi" w:hAnsiTheme="minorHAnsi"/>
                <w:sz w:val="18"/>
                <w:szCs w:val="18"/>
              </w:rPr>
            </w:pPr>
            <w:r>
              <w:rPr>
                <w:rFonts w:asciiTheme="minorHAnsi" w:hAnsiTheme="minorHAnsi"/>
                <w:sz w:val="18"/>
                <w:szCs w:val="18"/>
              </w:rPr>
              <w:t xml:space="preserve">The dwelling shall comply with all </w:t>
            </w:r>
            <w:r w:rsidRPr="006136A2">
              <w:rPr>
                <w:rFonts w:asciiTheme="minorHAnsi" w:hAnsiTheme="minorHAnsi"/>
                <w:sz w:val="18"/>
                <w:szCs w:val="18"/>
              </w:rPr>
              <w:t>Quality Insulation Installation requirements</w:t>
            </w:r>
            <w:r>
              <w:rPr>
                <w:rFonts w:asciiTheme="minorHAnsi" w:hAnsiTheme="minorHAnsi"/>
                <w:sz w:val="18"/>
                <w:szCs w:val="18"/>
              </w:rPr>
              <w:t xml:space="preserve"> as documented on the applicable CF2R</w:t>
            </w:r>
            <w:r w:rsidR="006F51F7">
              <w:rPr>
                <w:rFonts w:asciiTheme="minorHAnsi" w:hAnsiTheme="minorHAnsi"/>
                <w:sz w:val="18"/>
                <w:szCs w:val="18"/>
              </w:rPr>
              <w:t>s</w:t>
            </w:r>
            <w:r>
              <w:rPr>
                <w:rFonts w:asciiTheme="minorHAnsi" w:hAnsiTheme="minorHAnsi"/>
                <w:sz w:val="18"/>
                <w:szCs w:val="18"/>
              </w:rPr>
              <w:t xml:space="preserve"> and CF3R</w:t>
            </w:r>
            <w:r w:rsidR="006F51F7">
              <w:rPr>
                <w:rFonts w:asciiTheme="minorHAnsi" w:hAnsiTheme="minorHAnsi"/>
                <w:sz w:val="18"/>
                <w:szCs w:val="18"/>
              </w:rPr>
              <w:t>s</w:t>
            </w:r>
            <w:r>
              <w:rPr>
                <w:rFonts w:asciiTheme="minorHAnsi" w:hAnsiTheme="minorHAnsi"/>
                <w:sz w:val="18"/>
                <w:szCs w:val="18"/>
              </w:rPr>
              <w:t>.</w:t>
            </w:r>
          </w:p>
        </w:tc>
      </w:tr>
      <w:tr w:rsidR="002C153A" w:rsidRPr="006136A2" w14:paraId="681C48D0" w14:textId="77777777" w:rsidTr="00273D94">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8CF" w14:textId="77777777" w:rsidR="002C153A"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8D1" w14:textId="77777777" w:rsidR="009C3E28" w:rsidRPr="00567F24" w:rsidRDefault="009C3E28" w:rsidP="005F2F11">
      <w:pPr>
        <w:pStyle w:val="Header"/>
        <w:rPr>
          <w:rFonts w:asciiTheme="minorHAnsi" w:hAnsiTheme="minorHAnsi"/>
          <w:szCs w:val="18"/>
        </w:rPr>
      </w:pPr>
    </w:p>
    <w:p w14:paraId="51B6A49D" w14:textId="77777777" w:rsidR="005910F4" w:rsidRDefault="005910F4">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611"/>
      </w:tblGrid>
      <w:tr w:rsidR="009C3E28" w:rsidRPr="006136A2" w14:paraId="681C48D6" w14:textId="77777777" w:rsidTr="009C3E28">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97A0D99" w14:textId="2E06B0BA" w:rsidR="005910F4" w:rsidRDefault="003C03FA" w:rsidP="005910F4">
            <w:pPr>
              <w:pStyle w:val="Header"/>
              <w:rPr>
                <w:rFonts w:asciiTheme="minorHAnsi" w:hAnsiTheme="minorHAnsi"/>
                <w:sz w:val="18"/>
                <w:szCs w:val="18"/>
              </w:rPr>
            </w:pPr>
            <w:r w:rsidRPr="00567F24">
              <w:rPr>
                <w:rFonts w:asciiTheme="minorHAnsi" w:hAnsiTheme="minorHAnsi"/>
                <w:b/>
                <w:bCs/>
              </w:rPr>
              <w:lastRenderedPageBreak/>
              <w:t>D</w:t>
            </w:r>
            <w:r w:rsidR="009C3E28" w:rsidRPr="00567F24">
              <w:rPr>
                <w:rFonts w:asciiTheme="minorHAnsi" w:hAnsiTheme="minorHAnsi"/>
                <w:b/>
                <w:bCs/>
              </w:rPr>
              <w:t>.</w:t>
            </w:r>
            <w:r w:rsidR="009C3E28">
              <w:rPr>
                <w:rFonts w:asciiTheme="minorHAnsi" w:hAnsiTheme="minorHAnsi"/>
                <w:b/>
                <w:bCs/>
                <w:sz w:val="18"/>
                <w:szCs w:val="18"/>
              </w:rPr>
              <w:t xml:space="preserve"> </w:t>
            </w:r>
            <w:r w:rsidR="005910F4" w:rsidRPr="00567F24">
              <w:rPr>
                <w:rFonts w:asciiTheme="minorHAnsi" w:hAnsiTheme="minorHAnsi"/>
                <w:b/>
                <w:szCs w:val="18"/>
              </w:rPr>
              <w:t>Deeply Buried Ducts Compliance Credit</w:t>
            </w:r>
          </w:p>
          <w:p w14:paraId="681C48D5" w14:textId="77777777" w:rsidR="009C3E28" w:rsidRPr="006136A2" w:rsidRDefault="003C03FA" w:rsidP="00F604CD">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3C03FA">
              <w:rPr>
                <w:rFonts w:asciiTheme="minorHAnsi" w:hAnsiTheme="minorHAnsi"/>
                <w:sz w:val="18"/>
                <w:szCs w:val="18"/>
              </w:rPr>
              <w:t>Duct segments deeply buried in lowered areas of ceiling and covered by at least 3.5 inches of</w:t>
            </w:r>
            <w:r>
              <w:rPr>
                <w:rFonts w:asciiTheme="minorHAnsi" w:hAnsiTheme="minorHAnsi"/>
                <w:sz w:val="18"/>
                <w:szCs w:val="18"/>
              </w:rPr>
              <w:t xml:space="preserve"> </w:t>
            </w:r>
            <w:r w:rsidRPr="003C03FA">
              <w:rPr>
                <w:rFonts w:asciiTheme="minorHAnsi" w:hAnsiTheme="minorHAnsi"/>
                <w:sz w:val="18"/>
                <w:szCs w:val="18"/>
              </w:rPr>
              <w:t>insulation above the top of the duct insulation jacket may claim effective insulation of R</w:t>
            </w:r>
            <w:r w:rsidRPr="003C03FA">
              <w:rPr>
                <w:rFonts w:asciiTheme="minorHAnsi" w:hAnsiTheme="minorHAnsi" w:cs="Cambria Math"/>
                <w:sz w:val="18"/>
                <w:szCs w:val="18"/>
              </w:rPr>
              <w:t>‐</w:t>
            </w:r>
            <w:r w:rsidRPr="003C03FA">
              <w:rPr>
                <w:rFonts w:asciiTheme="minorHAnsi" w:hAnsiTheme="minorHAnsi"/>
                <w:sz w:val="18"/>
                <w:szCs w:val="18"/>
              </w:rPr>
              <w:t>25 for</w:t>
            </w:r>
            <w:r>
              <w:rPr>
                <w:rFonts w:asciiTheme="minorHAnsi" w:hAnsiTheme="minorHAnsi"/>
                <w:sz w:val="18"/>
                <w:szCs w:val="18"/>
              </w:rPr>
              <w:t xml:space="preserve"> </w:t>
            </w:r>
            <w:r w:rsidRPr="003C03FA">
              <w:rPr>
                <w:rFonts w:asciiTheme="minorHAnsi" w:hAnsiTheme="minorHAnsi"/>
                <w:sz w:val="18"/>
                <w:szCs w:val="18"/>
              </w:rPr>
              <w:t>fiberglass insulation and R</w:t>
            </w:r>
            <w:r w:rsidRPr="003C03FA">
              <w:rPr>
                <w:rFonts w:asciiTheme="minorHAnsi" w:hAnsiTheme="minorHAnsi" w:cs="Cambria Math"/>
                <w:sz w:val="18"/>
                <w:szCs w:val="18"/>
              </w:rPr>
              <w:t>‐</w:t>
            </w:r>
            <w:r w:rsidRPr="003C03FA">
              <w:rPr>
                <w:rFonts w:asciiTheme="minorHAnsi" w:hAnsiTheme="minorHAnsi"/>
                <w:sz w:val="18"/>
                <w:szCs w:val="18"/>
              </w:rPr>
              <w:t>31 for cellulose insulation</w:t>
            </w:r>
            <w:r>
              <w:rPr>
                <w:rFonts w:asciiTheme="minorHAnsi" w:hAnsiTheme="minorHAnsi"/>
                <w:sz w:val="18"/>
                <w:szCs w:val="18"/>
              </w:rPr>
              <w:t xml:space="preserve"> </w:t>
            </w:r>
            <w:r w:rsidR="009C3E28" w:rsidRPr="00773DD9">
              <w:rPr>
                <w:rFonts w:asciiTheme="minorHAnsi" w:hAnsiTheme="minorHAnsi"/>
                <w:sz w:val="18"/>
                <w:szCs w:val="18"/>
              </w:rPr>
              <w:t>if the system complies with the following requirements:</w:t>
            </w:r>
          </w:p>
        </w:tc>
      </w:tr>
      <w:tr w:rsidR="009C3E28" w:rsidRPr="006136A2" w14:paraId="681C48D9" w14:textId="77777777" w:rsidTr="009C3E2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D7" w14:textId="77777777" w:rsidR="009C3E28" w:rsidRDefault="009C3E28" w:rsidP="00F604CD">
            <w:pPr>
              <w:keepNext/>
              <w:jc w:val="center"/>
              <w:rPr>
                <w:rFonts w:asciiTheme="minorHAnsi" w:hAnsiTheme="minorHAnsi"/>
                <w:sz w:val="18"/>
                <w:szCs w:val="18"/>
              </w:rPr>
            </w:pPr>
            <w:r>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81C48D8" w14:textId="77777777" w:rsidR="009C3E28" w:rsidRPr="00773DD9" w:rsidRDefault="009C3E28" w:rsidP="00F604CD">
            <w:pPr>
              <w:keepNext/>
              <w:rPr>
                <w:rFonts w:asciiTheme="minorHAnsi" w:hAnsiTheme="minorHAnsi"/>
                <w:sz w:val="18"/>
                <w:szCs w:val="18"/>
              </w:rPr>
            </w:pPr>
            <w:r>
              <w:rPr>
                <w:rFonts w:asciiTheme="minorHAnsi" w:hAnsiTheme="minorHAnsi"/>
                <w:sz w:val="18"/>
                <w:szCs w:val="18"/>
              </w:rPr>
              <w:t>T</w:t>
            </w:r>
            <w:r w:rsidRPr="00773DD9">
              <w:rPr>
                <w:rFonts w:asciiTheme="minorHAnsi" w:hAnsiTheme="minorHAnsi"/>
                <w:sz w:val="18"/>
                <w:szCs w:val="18"/>
              </w:rPr>
              <w:t>he duct system design shall be detailed in the special features section of the CF1R-PRF-01-E approved by the enforcement agency.</w:t>
            </w:r>
          </w:p>
        </w:tc>
      </w:tr>
      <w:tr w:rsidR="009C3E28" w:rsidRPr="006136A2" w14:paraId="681C48DC" w14:textId="77777777" w:rsidTr="009C3E2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DA" w14:textId="77777777" w:rsidR="009C3E28" w:rsidRDefault="009C3E28" w:rsidP="00F604CD">
            <w:pPr>
              <w:keepNext/>
              <w:jc w:val="center"/>
              <w:rPr>
                <w:rFonts w:asciiTheme="minorHAnsi" w:hAnsiTheme="minorHAnsi"/>
                <w:sz w:val="18"/>
                <w:szCs w:val="18"/>
              </w:rPr>
            </w:pPr>
            <w:r>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681C48DB" w14:textId="77777777" w:rsidR="009C3E28" w:rsidRPr="00773DD9" w:rsidRDefault="009C3E28" w:rsidP="00F604CD">
            <w:pPr>
              <w:keepNext/>
              <w:rPr>
                <w:rFonts w:asciiTheme="minorHAnsi" w:hAnsiTheme="minorHAnsi"/>
                <w:sz w:val="18"/>
                <w:szCs w:val="18"/>
              </w:rPr>
            </w:pPr>
            <w:r w:rsidRPr="00773DD9">
              <w:rPr>
                <w:rFonts w:asciiTheme="minorHAnsi" w:hAnsiTheme="minorHAnsi"/>
                <w:sz w:val="18"/>
                <w:szCs w:val="18"/>
              </w:rPr>
              <w:t>A</w:t>
            </w:r>
            <w:r>
              <w:rPr>
                <w:rFonts w:asciiTheme="minorHAnsi" w:hAnsiTheme="minorHAnsi"/>
                <w:sz w:val="18"/>
                <w:szCs w:val="18"/>
              </w:rPr>
              <w:t xml:space="preserve"> duct design layout that conforms to the duct system design details</w:t>
            </w:r>
            <w:r w:rsidRPr="00773DD9">
              <w:rPr>
                <w:rFonts w:asciiTheme="minorHAnsi" w:hAnsiTheme="minorHAnsi"/>
                <w:sz w:val="18"/>
                <w:szCs w:val="18"/>
              </w:rPr>
              <w:t xml:space="preserve"> in the special features section of the CF1R-PRF-01-E shall be documented on the building design plans approved by the enforcement agency</w:t>
            </w:r>
            <w:r>
              <w:rPr>
                <w:rFonts w:asciiTheme="minorHAnsi" w:hAnsiTheme="minorHAnsi"/>
                <w:sz w:val="18"/>
                <w:szCs w:val="18"/>
              </w:rPr>
              <w:t>.</w:t>
            </w:r>
          </w:p>
        </w:tc>
      </w:tr>
      <w:tr w:rsidR="009C3E28" w:rsidRPr="006136A2" w14:paraId="681C48DF" w14:textId="77777777" w:rsidTr="009C3E2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DD" w14:textId="77777777" w:rsidR="009C3E28" w:rsidRDefault="009C3E28" w:rsidP="00F604CD">
            <w:pPr>
              <w:keepNext/>
              <w:jc w:val="center"/>
              <w:rPr>
                <w:rFonts w:asciiTheme="minorHAnsi" w:hAnsiTheme="minorHAnsi"/>
                <w:sz w:val="18"/>
                <w:szCs w:val="18"/>
              </w:rPr>
            </w:pPr>
            <w:r>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681C48DE" w14:textId="77777777" w:rsidR="009C3E28" w:rsidRPr="00773DD9" w:rsidRDefault="009C3E28" w:rsidP="00F604CD">
            <w:pPr>
              <w:keepNext/>
              <w:rPr>
                <w:rFonts w:asciiTheme="minorHAnsi" w:hAnsiTheme="minorHAnsi"/>
                <w:sz w:val="18"/>
                <w:szCs w:val="18"/>
              </w:rPr>
            </w:pPr>
            <w:r w:rsidRPr="00773DD9">
              <w:rPr>
                <w:rFonts w:asciiTheme="minorHAnsi" w:hAnsiTheme="minorHAnsi"/>
                <w:sz w:val="18"/>
                <w:szCs w:val="18"/>
              </w:rPr>
              <w:t xml:space="preserve">The </w:t>
            </w:r>
            <w:r>
              <w:rPr>
                <w:rFonts w:asciiTheme="minorHAnsi" w:hAnsiTheme="minorHAnsi"/>
                <w:sz w:val="18"/>
                <w:szCs w:val="18"/>
              </w:rPr>
              <w:t>duct system i</w:t>
            </w:r>
            <w:r w:rsidRPr="00773DD9">
              <w:rPr>
                <w:rFonts w:asciiTheme="minorHAnsi" w:hAnsiTheme="minorHAnsi"/>
                <w:sz w:val="18"/>
                <w:szCs w:val="18"/>
              </w:rPr>
              <w:t xml:space="preserve">nstallation, including duct sizes and locations of supply &amp; return registers </w:t>
            </w:r>
            <w:r>
              <w:rPr>
                <w:rFonts w:asciiTheme="minorHAnsi" w:hAnsiTheme="minorHAnsi"/>
                <w:sz w:val="18"/>
                <w:szCs w:val="18"/>
              </w:rPr>
              <w:t>shall conform to</w:t>
            </w:r>
            <w:r w:rsidRPr="00773DD9">
              <w:rPr>
                <w:rFonts w:asciiTheme="minorHAnsi" w:hAnsiTheme="minorHAnsi"/>
                <w:sz w:val="18"/>
                <w:szCs w:val="18"/>
              </w:rPr>
              <w:t xml:space="preserve"> the duct system design </w:t>
            </w:r>
            <w:r>
              <w:rPr>
                <w:rFonts w:asciiTheme="minorHAnsi" w:hAnsiTheme="minorHAnsi"/>
                <w:sz w:val="18"/>
                <w:szCs w:val="18"/>
              </w:rPr>
              <w:t>layout</w:t>
            </w:r>
            <w:r w:rsidRPr="00773DD9">
              <w:rPr>
                <w:rFonts w:asciiTheme="minorHAnsi" w:hAnsiTheme="minorHAnsi"/>
                <w:sz w:val="18"/>
                <w:szCs w:val="18"/>
              </w:rPr>
              <w:t xml:space="preserve"> approved by the enforcement agency</w:t>
            </w:r>
            <w:r>
              <w:rPr>
                <w:rFonts w:asciiTheme="minorHAnsi" w:hAnsiTheme="minorHAnsi"/>
                <w:sz w:val="18"/>
                <w:szCs w:val="18"/>
              </w:rPr>
              <w:t>.</w:t>
            </w:r>
          </w:p>
        </w:tc>
      </w:tr>
      <w:tr w:rsidR="009C3E28" w:rsidRPr="006136A2" w14:paraId="681C48E2" w14:textId="77777777" w:rsidTr="009C3E2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E0" w14:textId="77777777" w:rsidR="009C3E28" w:rsidRPr="006136A2" w:rsidRDefault="009C3E28" w:rsidP="00F604CD">
            <w:pPr>
              <w:keepNext/>
              <w:jc w:val="center"/>
              <w:rPr>
                <w:rFonts w:asciiTheme="minorHAnsi" w:hAnsiTheme="minorHAnsi"/>
                <w:sz w:val="18"/>
                <w:szCs w:val="18"/>
              </w:rPr>
            </w:pPr>
            <w:r>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81C48E1" w14:textId="77777777" w:rsidR="009C3E28" w:rsidRPr="00773DD9" w:rsidRDefault="009C3E28" w:rsidP="00F604CD">
            <w:pPr>
              <w:keepNext/>
              <w:rPr>
                <w:rFonts w:asciiTheme="minorHAnsi" w:hAnsiTheme="minorHAnsi"/>
                <w:sz w:val="18"/>
                <w:szCs w:val="18"/>
              </w:rPr>
            </w:pPr>
            <w:r>
              <w:rPr>
                <w:rFonts w:asciiTheme="minorHAnsi" w:hAnsiTheme="minorHAnsi"/>
                <w:sz w:val="18"/>
                <w:szCs w:val="18"/>
              </w:rPr>
              <w:t>The duct system i</w:t>
            </w:r>
            <w:r w:rsidRPr="00773DD9">
              <w:rPr>
                <w:rFonts w:asciiTheme="minorHAnsi" w:hAnsiTheme="minorHAnsi"/>
                <w:sz w:val="18"/>
                <w:szCs w:val="18"/>
              </w:rPr>
              <w:t xml:space="preserve">nstallation </w:t>
            </w:r>
            <w:r>
              <w:rPr>
                <w:rFonts w:asciiTheme="minorHAnsi" w:hAnsiTheme="minorHAnsi"/>
                <w:sz w:val="18"/>
                <w:szCs w:val="18"/>
              </w:rPr>
              <w:t>shall</w:t>
            </w:r>
            <w:r w:rsidRPr="00773DD9">
              <w:rPr>
                <w:rFonts w:asciiTheme="minorHAnsi" w:hAnsiTheme="minorHAnsi"/>
                <w:sz w:val="18"/>
                <w:szCs w:val="18"/>
              </w:rPr>
              <w:t xml:space="preserve"> be verified by a HERS rater</w:t>
            </w:r>
            <w:r>
              <w:rPr>
                <w:rFonts w:asciiTheme="minorHAnsi" w:hAnsiTheme="minorHAnsi"/>
                <w:sz w:val="18"/>
                <w:szCs w:val="18"/>
              </w:rPr>
              <w:t xml:space="preserve"> according to the requirements in </w:t>
            </w:r>
            <w:r w:rsidR="00D920D6">
              <w:rPr>
                <w:rFonts w:asciiTheme="minorHAnsi" w:hAnsiTheme="minorHAnsi"/>
                <w:sz w:val="18"/>
                <w:szCs w:val="18"/>
              </w:rPr>
              <w:t>RA3.1.4.1.6</w:t>
            </w:r>
            <w:r>
              <w:rPr>
                <w:rFonts w:asciiTheme="minorHAnsi" w:hAnsiTheme="minorHAnsi"/>
                <w:sz w:val="18"/>
                <w:szCs w:val="18"/>
              </w:rPr>
              <w:t>.</w:t>
            </w:r>
          </w:p>
        </w:tc>
      </w:tr>
      <w:tr w:rsidR="009C3E28" w:rsidRPr="006136A2" w14:paraId="681C48E5" w14:textId="77777777" w:rsidTr="009C3E2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E3" w14:textId="77777777" w:rsidR="009C3E28" w:rsidRPr="006136A2" w:rsidRDefault="009C3E28" w:rsidP="00F604CD">
            <w:pPr>
              <w:keepNext/>
              <w:jc w:val="center"/>
              <w:rPr>
                <w:rFonts w:asciiTheme="minorHAnsi" w:hAnsiTheme="minorHAnsi"/>
                <w:sz w:val="18"/>
                <w:szCs w:val="18"/>
              </w:rPr>
            </w:pPr>
            <w:r>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681C48E4" w14:textId="77777777" w:rsidR="009C3E28" w:rsidRPr="00773DD9" w:rsidRDefault="009C3E28" w:rsidP="00F604CD">
            <w:pPr>
              <w:keepNext/>
              <w:rPr>
                <w:rFonts w:asciiTheme="minorHAnsi" w:hAnsiTheme="minorHAnsi"/>
                <w:sz w:val="18"/>
                <w:szCs w:val="18"/>
              </w:rPr>
            </w:pPr>
            <w:r w:rsidRPr="00773DD9">
              <w:rPr>
                <w:rFonts w:asciiTheme="minorHAnsi" w:hAnsiTheme="minorHAnsi"/>
                <w:sz w:val="18"/>
                <w:szCs w:val="18"/>
              </w:rPr>
              <w:t xml:space="preserve">The </w:t>
            </w:r>
            <w:r w:rsidRPr="00DD2B3E">
              <w:rPr>
                <w:rFonts w:asciiTheme="minorHAnsi" w:hAnsiTheme="minorHAnsi"/>
                <w:sz w:val="18"/>
                <w:szCs w:val="18"/>
              </w:rPr>
              <w:t xml:space="preserve">duct system installation </w:t>
            </w:r>
            <w:r w:rsidRPr="00773DD9">
              <w:rPr>
                <w:rFonts w:asciiTheme="minorHAnsi" w:hAnsiTheme="minorHAnsi"/>
                <w:sz w:val="18"/>
                <w:szCs w:val="18"/>
              </w:rPr>
              <w:t>shall not have severely twisted or compressed sections that would restrict required operating airflow.</w:t>
            </w:r>
          </w:p>
        </w:tc>
      </w:tr>
      <w:tr w:rsidR="00273D94" w:rsidRPr="006136A2" w14:paraId="681C48E8" w14:textId="77777777" w:rsidTr="009C3E2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8E6" w14:textId="77777777" w:rsidR="00273D94" w:rsidRDefault="00273D94" w:rsidP="00F604CD">
            <w:pPr>
              <w:keepNext/>
              <w:jc w:val="center"/>
              <w:rPr>
                <w:rFonts w:asciiTheme="minorHAnsi" w:hAnsiTheme="minorHAnsi"/>
                <w:sz w:val="18"/>
                <w:szCs w:val="18"/>
              </w:rPr>
            </w:pPr>
            <w:r>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681C48E7" w14:textId="08C0F90F" w:rsidR="00273D94" w:rsidRPr="00773DD9" w:rsidRDefault="00273D94" w:rsidP="00F604CD">
            <w:pPr>
              <w:keepNext/>
              <w:rPr>
                <w:rFonts w:asciiTheme="minorHAnsi" w:hAnsiTheme="minorHAnsi"/>
                <w:sz w:val="18"/>
                <w:szCs w:val="18"/>
              </w:rPr>
            </w:pPr>
            <w:r>
              <w:rPr>
                <w:rFonts w:asciiTheme="minorHAnsi" w:hAnsiTheme="minorHAnsi"/>
                <w:sz w:val="18"/>
                <w:szCs w:val="18"/>
              </w:rPr>
              <w:t xml:space="preserve">The dwelling shall comply with all </w:t>
            </w:r>
            <w:r w:rsidRPr="006136A2">
              <w:rPr>
                <w:rFonts w:asciiTheme="minorHAnsi" w:hAnsiTheme="minorHAnsi"/>
                <w:sz w:val="18"/>
                <w:szCs w:val="18"/>
              </w:rPr>
              <w:t>Quality Insulation Installation requirements</w:t>
            </w:r>
            <w:r>
              <w:rPr>
                <w:rFonts w:asciiTheme="minorHAnsi" w:hAnsiTheme="minorHAnsi"/>
                <w:sz w:val="18"/>
                <w:szCs w:val="18"/>
              </w:rPr>
              <w:t xml:space="preserve"> as documented on the applicable CF2R</w:t>
            </w:r>
            <w:r w:rsidR="006F51F7">
              <w:rPr>
                <w:rFonts w:asciiTheme="minorHAnsi" w:hAnsiTheme="minorHAnsi"/>
                <w:sz w:val="18"/>
                <w:szCs w:val="18"/>
              </w:rPr>
              <w:t>s</w:t>
            </w:r>
            <w:r>
              <w:rPr>
                <w:rFonts w:asciiTheme="minorHAnsi" w:hAnsiTheme="minorHAnsi"/>
                <w:sz w:val="18"/>
                <w:szCs w:val="18"/>
              </w:rPr>
              <w:t xml:space="preserve"> and CF3R</w:t>
            </w:r>
            <w:r w:rsidR="006F51F7">
              <w:rPr>
                <w:rFonts w:asciiTheme="minorHAnsi" w:hAnsiTheme="minorHAnsi"/>
                <w:sz w:val="18"/>
                <w:szCs w:val="18"/>
              </w:rPr>
              <w:t>s</w:t>
            </w:r>
            <w:r>
              <w:rPr>
                <w:rFonts w:asciiTheme="minorHAnsi" w:hAnsiTheme="minorHAnsi"/>
                <w:sz w:val="18"/>
                <w:szCs w:val="18"/>
              </w:rPr>
              <w:t>.</w:t>
            </w:r>
          </w:p>
        </w:tc>
      </w:tr>
      <w:tr w:rsidR="009C3E28" w:rsidRPr="006136A2" w14:paraId="681C48EA" w14:textId="77777777" w:rsidTr="009C3E28">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8E9" w14:textId="77777777" w:rsidR="009C3E28" w:rsidRPr="00C535C7" w:rsidRDefault="0067541F" w:rsidP="00D920D6">
            <w:pPr>
              <w:keepNext/>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8EB" w14:textId="77777777" w:rsidR="009C3E28" w:rsidRDefault="009C3E28" w:rsidP="005F2F11">
      <w:pPr>
        <w:pStyle w:val="Header"/>
        <w:rPr>
          <w:rFonts w:asciiTheme="minorHAnsi" w:hAnsiTheme="minorHAnsi"/>
          <w:sz w:val="18"/>
          <w:szCs w:val="18"/>
        </w:rPr>
      </w:pPr>
    </w:p>
    <w:p w14:paraId="681C48EC" w14:textId="77777777" w:rsidR="009C3E28" w:rsidRDefault="009C3E28" w:rsidP="005F2F11">
      <w:pPr>
        <w:pStyle w:val="Header"/>
        <w:rPr>
          <w:rFonts w:asciiTheme="minorHAnsi" w:hAnsiTheme="minorHAnsi"/>
          <w:sz w:val="18"/>
          <w:szCs w:val="18"/>
        </w:rPr>
      </w:pPr>
    </w:p>
    <w:p w14:paraId="681C48ED" w14:textId="77777777" w:rsidR="009C3E28" w:rsidRDefault="009C3E28" w:rsidP="005F2F11">
      <w:pPr>
        <w:pStyle w:val="Header"/>
        <w:rPr>
          <w:rFonts w:asciiTheme="minorHAnsi" w:hAnsiTheme="minorHAnsi"/>
          <w:sz w:val="18"/>
          <w:szCs w:val="18"/>
        </w:rPr>
      </w:pPr>
    </w:p>
    <w:p w14:paraId="681C48EF" w14:textId="77777777" w:rsidR="009C3E28" w:rsidRPr="006136A2" w:rsidRDefault="009C3E28" w:rsidP="005F2F11">
      <w:pPr>
        <w:pStyle w:val="Heade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527EE" w:rsidRPr="009E2C1C" w14:paraId="681C48F1" w14:textId="77777777" w:rsidTr="00696281">
        <w:trPr>
          <w:trHeight w:val="206"/>
        </w:trPr>
        <w:tc>
          <w:tcPr>
            <w:tcW w:w="10950" w:type="dxa"/>
            <w:gridSpan w:val="4"/>
            <w:vAlign w:val="center"/>
          </w:tcPr>
          <w:p w14:paraId="681C48F0" w14:textId="77777777" w:rsidR="00C527EE" w:rsidRPr="009351D2" w:rsidRDefault="00C527EE" w:rsidP="0069628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t>Documentation Author's Declaration Statement</w:t>
            </w:r>
          </w:p>
        </w:tc>
      </w:tr>
      <w:tr w:rsidR="00C527EE" w:rsidRPr="001B14D6" w14:paraId="681C48F3" w14:textId="77777777" w:rsidTr="00696281">
        <w:trPr>
          <w:trHeight w:val="206"/>
        </w:trPr>
        <w:tc>
          <w:tcPr>
            <w:tcW w:w="10950" w:type="dxa"/>
            <w:gridSpan w:val="4"/>
            <w:vAlign w:val="center"/>
          </w:tcPr>
          <w:p w14:paraId="681C48F2" w14:textId="77777777" w:rsidR="00C527EE" w:rsidRPr="00E136A4" w:rsidRDefault="00C527EE" w:rsidP="009176C1">
            <w:pPr>
              <w:keepNext/>
              <w:numPr>
                <w:ilvl w:val="0"/>
                <w:numId w:val="7"/>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C527EE" w:rsidRPr="00B272DC" w14:paraId="681C48F6" w14:textId="77777777" w:rsidTr="00696281">
        <w:trPr>
          <w:trHeight w:val="360"/>
        </w:trPr>
        <w:tc>
          <w:tcPr>
            <w:tcW w:w="5577" w:type="dxa"/>
            <w:gridSpan w:val="2"/>
          </w:tcPr>
          <w:p w14:paraId="681C48F4" w14:textId="77777777" w:rsidR="00C527EE" w:rsidRPr="00B272DC" w:rsidRDefault="00C527EE" w:rsidP="0069628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681C48F5" w14:textId="77777777" w:rsidR="00C527EE" w:rsidRPr="00B272DC" w:rsidRDefault="00C527EE" w:rsidP="0069628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C527EE" w:rsidRPr="00B272DC" w14:paraId="681C48F9" w14:textId="77777777" w:rsidTr="00696281">
        <w:trPr>
          <w:trHeight w:val="360"/>
        </w:trPr>
        <w:tc>
          <w:tcPr>
            <w:tcW w:w="5577" w:type="dxa"/>
            <w:gridSpan w:val="2"/>
          </w:tcPr>
          <w:p w14:paraId="681C48F7" w14:textId="77777777" w:rsidR="00C527EE" w:rsidRPr="00B272DC" w:rsidRDefault="00C527EE" w:rsidP="00696281">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681C48F8"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C527EE" w:rsidRPr="00B272DC" w14:paraId="681C48FC" w14:textId="77777777" w:rsidTr="00696281">
        <w:trPr>
          <w:trHeight w:val="360"/>
        </w:trPr>
        <w:tc>
          <w:tcPr>
            <w:tcW w:w="5577" w:type="dxa"/>
            <w:gridSpan w:val="2"/>
          </w:tcPr>
          <w:p w14:paraId="681C48FA"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681C48FB" w14:textId="46C913E8"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5910F4">
              <w:rPr>
                <w:rFonts w:asciiTheme="minorHAnsi" w:hAnsiTheme="minorHAnsi"/>
                <w:sz w:val="14"/>
                <w:szCs w:val="14"/>
              </w:rPr>
              <w:t>i</w:t>
            </w:r>
            <w:r w:rsidRPr="00B272DC">
              <w:rPr>
                <w:rFonts w:asciiTheme="minorHAnsi" w:hAnsiTheme="minorHAnsi"/>
                <w:sz w:val="14"/>
                <w:szCs w:val="14"/>
              </w:rPr>
              <w:t>f applicable):</w:t>
            </w:r>
          </w:p>
        </w:tc>
      </w:tr>
      <w:tr w:rsidR="00C527EE" w:rsidRPr="00B272DC" w14:paraId="681C48FF" w14:textId="77777777" w:rsidTr="00696281">
        <w:trPr>
          <w:trHeight w:val="360"/>
        </w:trPr>
        <w:tc>
          <w:tcPr>
            <w:tcW w:w="5577" w:type="dxa"/>
            <w:gridSpan w:val="2"/>
          </w:tcPr>
          <w:p w14:paraId="681C48FD"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681C48FE"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Phone:</w:t>
            </w:r>
          </w:p>
        </w:tc>
      </w:tr>
      <w:tr w:rsidR="00C527EE" w:rsidRPr="008E6C57" w14:paraId="681C4901" w14:textId="77777777" w:rsidTr="00696281">
        <w:tblPrEx>
          <w:tblCellMar>
            <w:left w:w="115" w:type="dxa"/>
            <w:right w:w="115" w:type="dxa"/>
          </w:tblCellMar>
        </w:tblPrEx>
        <w:trPr>
          <w:trHeight w:val="296"/>
        </w:trPr>
        <w:tc>
          <w:tcPr>
            <w:tcW w:w="10950" w:type="dxa"/>
            <w:gridSpan w:val="4"/>
            <w:vAlign w:val="center"/>
          </w:tcPr>
          <w:p w14:paraId="681C4900" w14:textId="77777777" w:rsidR="00C527EE" w:rsidRDefault="00C527EE" w:rsidP="0069628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C527EE" w:rsidRPr="008E6C57" w14:paraId="681C4909" w14:textId="77777777" w:rsidTr="00696281">
        <w:tblPrEx>
          <w:tblCellMar>
            <w:left w:w="115" w:type="dxa"/>
            <w:right w:w="115" w:type="dxa"/>
          </w:tblCellMar>
        </w:tblPrEx>
        <w:trPr>
          <w:trHeight w:val="504"/>
        </w:trPr>
        <w:tc>
          <w:tcPr>
            <w:tcW w:w="10950" w:type="dxa"/>
            <w:gridSpan w:val="4"/>
          </w:tcPr>
          <w:p w14:paraId="41F3DA4A" w14:textId="77777777" w:rsidR="00391B0A" w:rsidRPr="00391B0A" w:rsidRDefault="00391B0A" w:rsidP="00391B0A">
            <w:pPr>
              <w:pStyle w:val="Heading3"/>
              <w:numPr>
                <w:ilvl w:val="0"/>
                <w:numId w:val="0"/>
              </w:numPr>
              <w:spacing w:before="60"/>
              <w:ind w:right="86"/>
              <w:rPr>
                <w:ins w:id="0" w:author="Shewmaker, Michael@Energy" w:date="2016-10-11T11:14:00Z"/>
                <w:rFonts w:asciiTheme="minorHAnsi" w:hAnsiTheme="minorHAnsi"/>
                <w:caps/>
                <w:sz w:val="18"/>
                <w:szCs w:val="18"/>
              </w:rPr>
            </w:pPr>
            <w:ins w:id="1" w:author="Shewmaker, Michael@Energy" w:date="2016-10-11T11:14:00Z">
              <w:r w:rsidRPr="00391B0A">
                <w:rPr>
                  <w:rFonts w:asciiTheme="minorHAnsi" w:hAnsiTheme="minorHAnsi"/>
                  <w:sz w:val="18"/>
                  <w:szCs w:val="18"/>
                </w:rPr>
                <w:t xml:space="preserve">I certify the following under penalty of perjury, under the laws of the State of California: </w:t>
              </w:r>
            </w:ins>
          </w:p>
          <w:p w14:paraId="430A2EA3" w14:textId="77777777" w:rsidR="00391B0A" w:rsidRPr="00391B0A" w:rsidRDefault="00391B0A" w:rsidP="00391B0A">
            <w:pPr>
              <w:pStyle w:val="Heading3"/>
              <w:numPr>
                <w:ilvl w:val="0"/>
                <w:numId w:val="14"/>
              </w:numPr>
              <w:spacing w:before="0"/>
              <w:ind w:right="90"/>
              <w:rPr>
                <w:ins w:id="2" w:author="Shewmaker, Michael@Energy" w:date="2016-10-11T11:14:00Z"/>
                <w:rFonts w:asciiTheme="minorHAnsi" w:hAnsiTheme="minorHAnsi"/>
                <w:caps/>
                <w:sz w:val="18"/>
                <w:szCs w:val="18"/>
              </w:rPr>
            </w:pPr>
            <w:ins w:id="3" w:author="Shewmaker, Michael@Energy" w:date="2016-10-11T11:14:00Z">
              <w:r w:rsidRPr="00391B0A">
                <w:rPr>
                  <w:rFonts w:asciiTheme="minorHAnsi" w:hAnsiTheme="minorHAnsi"/>
                  <w:sz w:val="18"/>
                  <w:szCs w:val="18"/>
                </w:rPr>
                <w:t xml:space="preserve">The information provided on this Certificate of Installation is true and correct. </w:t>
              </w:r>
            </w:ins>
          </w:p>
          <w:p w14:paraId="78ABF050" w14:textId="77777777" w:rsidR="00391B0A" w:rsidRPr="00391B0A" w:rsidRDefault="00391B0A" w:rsidP="00391B0A">
            <w:pPr>
              <w:pStyle w:val="Heading3"/>
              <w:numPr>
                <w:ilvl w:val="0"/>
                <w:numId w:val="14"/>
              </w:numPr>
              <w:spacing w:before="0"/>
              <w:ind w:right="90"/>
              <w:rPr>
                <w:ins w:id="4" w:author="Shewmaker, Michael@Energy" w:date="2016-10-11T11:14:00Z"/>
                <w:rFonts w:asciiTheme="minorHAnsi" w:hAnsiTheme="minorHAnsi"/>
                <w:caps/>
                <w:sz w:val="18"/>
                <w:szCs w:val="22"/>
              </w:rPr>
            </w:pPr>
            <w:ins w:id="5" w:author="Shewmaker, Michael@Energy" w:date="2016-10-11T11:14:00Z">
              <w:r w:rsidRPr="00391B0A">
                <w:rPr>
                  <w:rFonts w:asciiTheme="minorHAnsi" w:hAnsiTheme="minorHAnsi"/>
                  <w:snapToGrid w:val="0"/>
                  <w:sz w:val="18"/>
                  <w:szCs w:val="18"/>
                </w:rPr>
                <w:t xml:space="preserve">I am either: a) a responsible person eligible under Division 3 of the Business and Professions Code </w:t>
              </w:r>
              <w:r w:rsidRPr="00391B0A">
                <w:rPr>
                  <w:rFonts w:asciiTheme="minorHAnsi" w:hAnsiTheme="minorHAnsi"/>
                  <w:sz w:val="18"/>
                  <w:szCs w:val="18"/>
                </w:rPr>
                <w:t xml:space="preserve">in the applicable classification to accept responsibility for the system design, construction, or installation </w:t>
              </w:r>
              <w:r w:rsidRPr="00391B0A">
                <w:rPr>
                  <w:rFonts w:asciiTheme="minorHAnsi" w:hAnsiTheme="minorHAnsi"/>
                  <w:snapToGrid w:val="0"/>
                  <w:sz w:val="18"/>
                  <w:szCs w:val="18"/>
                </w:rPr>
                <w:t xml:space="preserve">of features, materials, components, or manufactured devices </w:t>
              </w:r>
              <w:r w:rsidRPr="00391B0A">
                <w:rPr>
                  <w:rFonts w:asciiTheme="minorHAnsi" w:hAnsiTheme="minorHAnsi"/>
                  <w:sz w:val="18"/>
                  <w:szCs w:val="18"/>
                </w:rPr>
                <w:t xml:space="preserve">for the scope of work identified on this Certificate of Installation </w:t>
              </w:r>
              <w:r w:rsidRPr="00391B0A">
                <w:rPr>
                  <w:rFonts w:asciiTheme="minorHAnsi" w:hAnsiTheme="minorHAnsi"/>
                  <w:snapToGrid w:val="0"/>
                  <w:sz w:val="18"/>
                  <w:szCs w:val="18"/>
                </w:rPr>
                <w:t>and attest to the declarations in this statement</w:t>
              </w:r>
              <w:r w:rsidRPr="00391B0A">
                <w:rPr>
                  <w:rFonts w:asciiTheme="minorHAnsi" w:hAnsiTheme="minorHAnsi"/>
                  <w:sz w:val="18"/>
                  <w:szCs w:val="18"/>
                </w:rPr>
                <w:t>, or b) I am an authorized representative of the responsible person and attest to the declarations in this statement on the responsible person’s behalf</w:t>
              </w:r>
              <w:r w:rsidRPr="00391B0A">
                <w:rPr>
                  <w:rFonts w:asciiTheme="minorHAnsi" w:eastAsia="Calibri" w:hAnsiTheme="minorHAnsi"/>
                  <w:sz w:val="18"/>
                  <w:szCs w:val="18"/>
                </w:rPr>
                <w:t>.</w:t>
              </w:r>
            </w:ins>
          </w:p>
          <w:p w14:paraId="772F29BD" w14:textId="77777777" w:rsidR="00391B0A" w:rsidRPr="00391B0A" w:rsidRDefault="00391B0A" w:rsidP="00391B0A">
            <w:pPr>
              <w:keepNext/>
              <w:numPr>
                <w:ilvl w:val="0"/>
                <w:numId w:val="14"/>
              </w:numPr>
              <w:autoSpaceDE w:val="0"/>
              <w:autoSpaceDN w:val="0"/>
              <w:adjustRightInd w:val="0"/>
              <w:ind w:right="90"/>
              <w:rPr>
                <w:ins w:id="6" w:author="Shewmaker, Michael@Energy" w:date="2016-10-11T11:14:00Z"/>
                <w:rFonts w:asciiTheme="minorHAnsi" w:hAnsiTheme="minorHAnsi"/>
                <w:sz w:val="18"/>
                <w:szCs w:val="18"/>
              </w:rPr>
            </w:pPr>
            <w:ins w:id="7" w:author="Shewmaker, Michael@Energy" w:date="2016-10-11T11:14:00Z">
              <w:r w:rsidRPr="00391B0A">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91B0A">
                <w:rPr>
                  <w:rFonts w:asciiTheme="minorHAnsi" w:eastAsia="Calibri" w:hAnsiTheme="minorHAnsi" w:cs="TimesNewRomanPSMT"/>
                  <w:sz w:val="18"/>
                  <w:szCs w:val="18"/>
                </w:rPr>
                <w:t>.</w:t>
              </w:r>
            </w:ins>
          </w:p>
          <w:p w14:paraId="67614174" w14:textId="77777777" w:rsidR="00391B0A" w:rsidRPr="00391B0A" w:rsidRDefault="00391B0A" w:rsidP="00391B0A">
            <w:pPr>
              <w:pStyle w:val="ListParagraph"/>
              <w:keepNext/>
              <w:numPr>
                <w:ilvl w:val="0"/>
                <w:numId w:val="14"/>
              </w:numPr>
              <w:autoSpaceDE w:val="0"/>
              <w:autoSpaceDN w:val="0"/>
              <w:adjustRightInd w:val="0"/>
              <w:rPr>
                <w:ins w:id="8" w:author="Shewmaker, Michael@Energy" w:date="2016-10-11T11:14:00Z"/>
                <w:rFonts w:asciiTheme="minorHAnsi" w:hAnsiTheme="minorHAnsi"/>
                <w:sz w:val="18"/>
              </w:rPr>
            </w:pPr>
            <w:ins w:id="9" w:author="Shewmaker, Michael@Energy" w:date="2016-10-11T11:14:00Z">
              <w:r w:rsidRPr="00391B0A">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681C4908" w14:textId="654597E6" w:rsidR="00C527EE" w:rsidRPr="00E74533" w:rsidRDefault="00391B0A" w:rsidP="009176C1">
            <w:pPr>
              <w:pStyle w:val="ListParagraph"/>
              <w:keepNext/>
              <w:numPr>
                <w:ilvl w:val="0"/>
                <w:numId w:val="6"/>
              </w:numPr>
              <w:autoSpaceDE w:val="0"/>
              <w:autoSpaceDN w:val="0"/>
              <w:adjustRightInd w:val="0"/>
              <w:rPr>
                <w:rFonts w:asciiTheme="minorHAnsi" w:hAnsiTheme="minorHAnsi"/>
                <w:b/>
              </w:rPr>
            </w:pPr>
            <w:ins w:id="10" w:author="Shewmaker, Michael@Energy" w:date="2016-10-11T11:14:00Z">
              <w:r w:rsidRPr="00391B0A">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p>
        </w:tc>
      </w:tr>
      <w:tr w:rsidR="00C527EE" w:rsidRPr="00B272DC" w14:paraId="681C490C" w14:textId="77777777" w:rsidTr="00696281">
        <w:tblPrEx>
          <w:tblCellMar>
            <w:left w:w="108" w:type="dxa"/>
            <w:right w:w="108" w:type="dxa"/>
          </w:tblCellMar>
        </w:tblPrEx>
        <w:trPr>
          <w:trHeight w:val="360"/>
        </w:trPr>
        <w:tc>
          <w:tcPr>
            <w:tcW w:w="5307" w:type="dxa"/>
          </w:tcPr>
          <w:p w14:paraId="681C490A" w14:textId="77777777" w:rsidR="00C527EE" w:rsidRPr="00B272DC" w:rsidRDefault="00C527EE" w:rsidP="006962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681C490B" w14:textId="77777777" w:rsidR="00C527EE" w:rsidRPr="00B272DC" w:rsidRDefault="00C527EE" w:rsidP="006962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C527EE" w:rsidRPr="00B272DC" w14:paraId="681C490F"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0D" w14:textId="2B0D8379"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81C490E"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C527EE" w:rsidRPr="00B272DC" w14:paraId="681C4912"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10"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81C4911"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C527EE" w:rsidRPr="00B272DC" w14:paraId="681C4916"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13"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81C4914" w14:textId="1BDF3183"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910F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81C4915"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C527EE" w:rsidRPr="00B272DC" w14:paraId="681C4919"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17"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681C4918"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681C491A" w14:textId="77777777" w:rsidR="00CF4720" w:rsidRDefault="00CF4720" w:rsidP="00CF4720">
      <w:pPr>
        <w:ind w:hanging="677"/>
        <w:rPr>
          <w:rFonts w:asciiTheme="minorHAnsi" w:hAnsiTheme="minorHAnsi"/>
        </w:rPr>
      </w:pPr>
    </w:p>
    <w:p w14:paraId="681C491B" w14:textId="77777777" w:rsidR="001114AE" w:rsidRDefault="001114AE" w:rsidP="00A75F65">
      <w:pPr>
        <w:jc w:val="both"/>
        <w:rPr>
          <w:rFonts w:asciiTheme="minorHAnsi" w:hAnsiTheme="minorHAnsi"/>
          <w:b/>
          <w:sz w:val="18"/>
          <w:szCs w:val="18"/>
        </w:rPr>
        <w:sectPr w:rsidR="001114AE" w:rsidSect="00224005">
          <w:headerReference w:type="even" r:id="rId9"/>
          <w:headerReference w:type="default" r:id="rId10"/>
          <w:footerReference w:type="default" r:id="rId11"/>
          <w:headerReference w:type="first" r:id="rId12"/>
          <w:pgSz w:w="12240" w:h="15840" w:code="1"/>
          <w:pgMar w:top="720" w:right="720" w:bottom="720" w:left="720" w:header="432" w:footer="432" w:gutter="0"/>
          <w:cols w:space="720"/>
          <w:docGrid w:linePitch="272"/>
        </w:sectPr>
      </w:pPr>
    </w:p>
    <w:p w14:paraId="681C491C" w14:textId="11CDDB9F" w:rsidR="00A75F65" w:rsidRPr="00567F24" w:rsidRDefault="005910F4" w:rsidP="00567F2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b/>
          <w:szCs w:val="18"/>
        </w:rPr>
      </w:pPr>
      <w:r w:rsidRPr="00567F24">
        <w:rPr>
          <w:rFonts w:asciiTheme="minorHAnsi" w:hAnsiTheme="minorHAnsi"/>
          <w:b/>
          <w:szCs w:val="18"/>
        </w:rPr>
        <w:lastRenderedPageBreak/>
        <w:t>CF2R-MCH-29-H User Instructions</w:t>
      </w:r>
    </w:p>
    <w:p w14:paraId="681C491D" w14:textId="77777777" w:rsidR="00215168" w:rsidRPr="00567F24" w:rsidRDefault="005910F4" w:rsidP="0021516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i/>
        </w:rPr>
      </w:pPr>
      <w:r w:rsidRPr="00567F24">
        <w:rPr>
          <w:rFonts w:asciiTheme="minorHAnsi" w:hAnsiTheme="minorHAnsi"/>
          <w:b/>
        </w:rPr>
        <w:t>Section</w:t>
      </w:r>
      <w:r w:rsidR="00215168" w:rsidRPr="00567F24">
        <w:rPr>
          <w:rFonts w:asciiTheme="minorHAnsi" w:hAnsiTheme="minorHAnsi"/>
          <w:b/>
          <w:caps/>
        </w:rPr>
        <w:t xml:space="preserve"> A. </w:t>
      </w:r>
      <w:r w:rsidRPr="00567F24">
        <w:rPr>
          <w:rFonts w:asciiTheme="minorHAnsi" w:hAnsiTheme="minorHAnsi"/>
          <w:b/>
        </w:rPr>
        <w:t>Duct Information</w:t>
      </w:r>
    </w:p>
    <w:p w14:paraId="681C491E" w14:textId="67351F00" w:rsidR="00215168" w:rsidRPr="00CF117E" w:rsidRDefault="00215168" w:rsidP="009176C1">
      <w:pPr>
        <w:pStyle w:val="ListParagraph"/>
        <w:numPr>
          <w:ilvl w:val="0"/>
          <w:numId w:val="10"/>
        </w:numPr>
        <w:rPr>
          <w:rFonts w:ascii="Calibri" w:hAnsi="Calibri"/>
          <w:i/>
        </w:rPr>
      </w:pPr>
      <w:r w:rsidRPr="00CF117E">
        <w:rPr>
          <w:rFonts w:ascii="Calibri" w:hAnsi="Calibri"/>
          <w:i/>
        </w:rPr>
        <w:t xml:space="preserve">System Identification or Name: </w:t>
      </w:r>
      <w:r w:rsidRPr="00CF117E">
        <w:rPr>
          <w:rFonts w:ascii="Calibri" w:hAnsi="Calibri"/>
        </w:rPr>
        <w:t>This field is filled out automatically. It is referenced from the CF2R-MCH-23, which must be completed prior to this document.</w:t>
      </w:r>
    </w:p>
    <w:p w14:paraId="681C491F" w14:textId="7BF330B1" w:rsidR="00215168" w:rsidRPr="00CF117E" w:rsidRDefault="00215168" w:rsidP="009176C1">
      <w:pPr>
        <w:pStyle w:val="ListParagraph"/>
        <w:numPr>
          <w:ilvl w:val="0"/>
          <w:numId w:val="10"/>
        </w:numPr>
        <w:rPr>
          <w:rFonts w:ascii="Calibri" w:hAnsi="Calibri"/>
          <w:i/>
        </w:rPr>
      </w:pPr>
      <w:r w:rsidRPr="00CF117E">
        <w:rPr>
          <w:rFonts w:asciiTheme="minorHAnsi" w:hAnsiTheme="minorHAnsi"/>
          <w:i/>
          <w:szCs w:val="18"/>
        </w:rPr>
        <w:t>System Location or Area Served:</w:t>
      </w:r>
      <w:r w:rsidRPr="00CF117E">
        <w:rPr>
          <w:rFonts w:ascii="Calibri" w:hAnsi="Calibri"/>
        </w:rPr>
        <w:t xml:space="preserve"> This field is filled out automatically. It is referenced from the CF2R-MCH-23, which must be completed prior to this document.</w:t>
      </w:r>
    </w:p>
    <w:p w14:paraId="681C4920" w14:textId="024D89CA"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Duct Surface Area Reduction and R-Value Compliance Credit: This field is </w:t>
      </w:r>
      <w:r w:rsidR="006F51F7">
        <w:rPr>
          <w:rFonts w:asciiTheme="minorHAnsi" w:hAnsiTheme="minorHAnsi"/>
          <w:szCs w:val="18"/>
        </w:rPr>
        <w:t>auto-filled</w:t>
      </w:r>
      <w:r w:rsidRPr="00CF117E">
        <w:rPr>
          <w:rFonts w:asciiTheme="minorHAnsi" w:hAnsiTheme="minorHAnsi"/>
          <w:szCs w:val="18"/>
        </w:rPr>
        <w:t xml:space="preserve"> from the CF1R indicating if the credit is being used. If not, then N/A will be displayed.</w:t>
      </w:r>
    </w:p>
    <w:p w14:paraId="681C4921" w14:textId="1B8EB5E8"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Buried Ducts Compliance Credit: This filed is </w:t>
      </w:r>
      <w:r w:rsidR="006F51F7">
        <w:rPr>
          <w:rFonts w:asciiTheme="minorHAnsi" w:hAnsiTheme="minorHAnsi"/>
          <w:szCs w:val="18"/>
        </w:rPr>
        <w:t>auto-filled</w:t>
      </w:r>
      <w:r w:rsidRPr="00CF117E">
        <w:rPr>
          <w:rFonts w:asciiTheme="minorHAnsi" w:hAnsiTheme="minorHAnsi"/>
          <w:szCs w:val="18"/>
        </w:rPr>
        <w:t xml:space="preserve"> from the CF1R indicating if the credit is being used. If not, then “N/A” will be displayed.</w:t>
      </w:r>
    </w:p>
    <w:p w14:paraId="681C4922" w14:textId="1040C1D8"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Deeply Buried Ducts Compliance Credit: This field is </w:t>
      </w:r>
      <w:r w:rsidR="006F51F7">
        <w:rPr>
          <w:rFonts w:asciiTheme="minorHAnsi" w:hAnsiTheme="minorHAnsi"/>
          <w:szCs w:val="18"/>
        </w:rPr>
        <w:t>auto-filled</w:t>
      </w:r>
      <w:r w:rsidRPr="00CF117E">
        <w:rPr>
          <w:rFonts w:asciiTheme="minorHAnsi" w:hAnsiTheme="minorHAnsi"/>
          <w:szCs w:val="18"/>
        </w:rPr>
        <w:t xml:space="preserve"> from the CF1R indicating if the credit is being used. If not, then “N/A” will be displayed. </w:t>
      </w:r>
    </w:p>
    <w:p w14:paraId="681C4923" w14:textId="77777777" w:rsidR="00215168" w:rsidRDefault="00215168" w:rsidP="00215168">
      <w:pPr>
        <w:rPr>
          <w:rFonts w:asciiTheme="minorHAnsi" w:hAnsiTheme="minorHAnsi"/>
          <w:b/>
          <w:bCs/>
          <w:sz w:val="18"/>
          <w:szCs w:val="18"/>
        </w:rPr>
      </w:pPr>
    </w:p>
    <w:p w14:paraId="681C4924" w14:textId="2147CDA5" w:rsidR="00215168" w:rsidRPr="00567F24" w:rsidRDefault="005910F4" w:rsidP="00215168">
      <w:pPr>
        <w:rPr>
          <w:rFonts w:asciiTheme="minorHAnsi" w:hAnsiTheme="minorHAnsi"/>
          <w:b/>
          <w:bCs/>
        </w:rPr>
      </w:pPr>
      <w:r>
        <w:rPr>
          <w:rFonts w:asciiTheme="minorHAnsi" w:hAnsiTheme="minorHAnsi"/>
          <w:b/>
          <w:bCs/>
        </w:rPr>
        <w:t xml:space="preserve">Section </w:t>
      </w:r>
      <w:r w:rsidR="00215168" w:rsidRPr="00567F24">
        <w:rPr>
          <w:rFonts w:asciiTheme="minorHAnsi" w:hAnsiTheme="minorHAnsi"/>
          <w:b/>
          <w:bCs/>
        </w:rPr>
        <w:t xml:space="preserve">B. </w:t>
      </w:r>
      <w:r w:rsidRPr="00567F24">
        <w:rPr>
          <w:rFonts w:asciiTheme="minorHAnsi" w:hAnsiTheme="minorHAnsi"/>
          <w:b/>
        </w:rPr>
        <w:t>Supply Duct Surface Area Reduction and R-value Compliance Credit</w:t>
      </w:r>
    </w:p>
    <w:p w14:paraId="681C4925" w14:textId="77777777" w:rsidR="00215168" w:rsidRPr="009706DA" w:rsidRDefault="00215168" w:rsidP="009176C1">
      <w:pPr>
        <w:numPr>
          <w:ilvl w:val="0"/>
          <w:numId w:val="11"/>
        </w:numPr>
        <w:rPr>
          <w:rFonts w:asciiTheme="minorHAnsi" w:hAnsiTheme="minorHAnsi"/>
        </w:rPr>
      </w:pPr>
      <w:r w:rsidRPr="00BF3A8F">
        <w:rPr>
          <w:rFonts w:asciiTheme="minorHAnsi" w:hAnsiTheme="minorHAnsi"/>
        </w:rPr>
        <w:t>This field must be a true statement (or not applicable) for the system to comply.</w:t>
      </w:r>
    </w:p>
    <w:p w14:paraId="681C4926"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7" w14:textId="77777777" w:rsidR="00215168"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8" w14:textId="64ED7481"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r w:rsidR="005910F4">
        <w:rPr>
          <w:rFonts w:asciiTheme="minorHAnsi" w:hAnsiTheme="minorHAnsi"/>
        </w:rPr>
        <w:t xml:space="preserve"> </w:t>
      </w:r>
    </w:p>
    <w:p w14:paraId="681C4929"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A" w14:textId="77777777" w:rsidR="00215168" w:rsidRDefault="00215168" w:rsidP="00215168">
      <w:pPr>
        <w:rPr>
          <w:rFonts w:asciiTheme="minorHAnsi" w:hAnsiTheme="minorHAnsi"/>
          <w:sz w:val="18"/>
          <w:szCs w:val="18"/>
        </w:rPr>
      </w:pPr>
    </w:p>
    <w:p w14:paraId="66C28086" w14:textId="77777777" w:rsidR="00295E64" w:rsidRPr="00567F24" w:rsidRDefault="005910F4" w:rsidP="00295E64">
      <w:pPr>
        <w:rPr>
          <w:rFonts w:asciiTheme="minorHAnsi" w:hAnsiTheme="minorHAnsi"/>
          <w:b/>
          <w:bCs/>
        </w:rPr>
      </w:pPr>
      <w:r w:rsidRPr="00567F24">
        <w:rPr>
          <w:rFonts w:asciiTheme="minorHAnsi" w:hAnsiTheme="minorHAnsi"/>
          <w:b/>
          <w:bCs/>
        </w:rPr>
        <w:t xml:space="preserve">Section </w:t>
      </w:r>
      <w:r w:rsidR="00215168" w:rsidRPr="00567F24">
        <w:rPr>
          <w:rFonts w:asciiTheme="minorHAnsi" w:hAnsiTheme="minorHAnsi"/>
          <w:b/>
          <w:bCs/>
        </w:rPr>
        <w:t xml:space="preserve">C. </w:t>
      </w:r>
      <w:r w:rsidR="00295E64" w:rsidRPr="00567F24">
        <w:rPr>
          <w:rFonts w:asciiTheme="minorHAnsi" w:hAnsiTheme="minorHAnsi"/>
          <w:b/>
        </w:rPr>
        <w:t>Buried Ducts Compliance Credit</w:t>
      </w:r>
      <w:r w:rsidR="00295E64" w:rsidRPr="00567F24" w:rsidDel="00295E64">
        <w:rPr>
          <w:rFonts w:asciiTheme="minorHAnsi" w:hAnsiTheme="minorHAnsi"/>
          <w:b/>
          <w:bCs/>
        </w:rPr>
        <w:t xml:space="preserve"> </w:t>
      </w:r>
    </w:p>
    <w:p w14:paraId="681C492C" w14:textId="77777777" w:rsidR="00295E64"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D"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E"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F"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0"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1"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2" w14:textId="77777777" w:rsidR="00215168" w:rsidRDefault="00215168" w:rsidP="00215168">
      <w:pPr>
        <w:rPr>
          <w:sz w:val="18"/>
          <w:szCs w:val="18"/>
        </w:rPr>
      </w:pPr>
    </w:p>
    <w:p w14:paraId="2921780D" w14:textId="0EC08394" w:rsidR="00295E64" w:rsidRDefault="00295E64" w:rsidP="00567F24">
      <w:pPr>
        <w:rPr>
          <w:rFonts w:asciiTheme="minorHAnsi" w:hAnsiTheme="minorHAnsi"/>
        </w:rPr>
      </w:pPr>
      <w:r>
        <w:rPr>
          <w:rFonts w:asciiTheme="minorHAnsi" w:hAnsiTheme="minorHAnsi"/>
          <w:b/>
          <w:bCs/>
        </w:rPr>
        <w:t xml:space="preserve">Section </w:t>
      </w:r>
      <w:r w:rsidR="00215168" w:rsidRPr="00567F24">
        <w:rPr>
          <w:rFonts w:asciiTheme="minorHAnsi" w:hAnsiTheme="minorHAnsi"/>
          <w:b/>
          <w:bCs/>
        </w:rPr>
        <w:t xml:space="preserve">D. </w:t>
      </w:r>
      <w:r w:rsidRPr="00567F24">
        <w:rPr>
          <w:rFonts w:asciiTheme="minorHAnsi" w:hAnsiTheme="minorHAnsi"/>
          <w:b/>
        </w:rPr>
        <w:t>Deeply Buried Ducts Compliance Credit</w:t>
      </w:r>
      <w:r w:rsidRPr="00567F24" w:rsidDel="00295E64">
        <w:rPr>
          <w:rFonts w:asciiTheme="minorHAnsi" w:hAnsiTheme="minorHAnsi"/>
          <w:b/>
          <w:bCs/>
        </w:rPr>
        <w:t xml:space="preserve"> </w:t>
      </w:r>
    </w:p>
    <w:p w14:paraId="681C4934" w14:textId="77777777" w:rsidR="00295E64"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5"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6"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7"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8"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9"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A" w14:textId="77777777" w:rsidR="00215168" w:rsidRDefault="00215168" w:rsidP="00567F24">
      <w:pPr>
        <w:rPr>
          <w:rFonts w:asciiTheme="minorHAnsi" w:hAnsiTheme="minorHAnsi"/>
          <w:b/>
          <w:caps/>
          <w:sz w:val="18"/>
          <w:szCs w:val="18"/>
        </w:rPr>
      </w:pPr>
    </w:p>
    <w:p w14:paraId="681C493B" w14:textId="77777777" w:rsidR="00B730E7" w:rsidRDefault="00B730E7">
      <w:pPr>
        <w:rPr>
          <w:rFonts w:asciiTheme="minorHAnsi" w:hAnsiTheme="minorHAnsi"/>
          <w:b/>
          <w:caps/>
          <w:sz w:val="18"/>
          <w:szCs w:val="18"/>
        </w:rPr>
      </w:pPr>
    </w:p>
    <w:p w14:paraId="681C493C" w14:textId="77777777" w:rsidR="00215168" w:rsidRDefault="00215168"/>
    <w:p w14:paraId="681C493D" w14:textId="77777777" w:rsidR="00A17965" w:rsidRDefault="00A17965" w:rsidP="000C09F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sectPr w:rsidR="00A17965" w:rsidSect="00224005">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p w14:paraId="681C4941" w14:textId="1F592402" w:rsidR="00D920D6" w:rsidRDefault="00D920D6" w:rsidP="00D920D6">
      <w:pPr>
        <w:rPr>
          <w:rFonts w:asciiTheme="minorHAnsi" w:hAnsiTheme="minorHAnsi"/>
          <w:i/>
          <w:sz w:val="18"/>
          <w:szCs w:val="18"/>
        </w:rPr>
      </w:pPr>
      <w:r w:rsidRPr="005369B5">
        <w:rPr>
          <w:rFonts w:asciiTheme="minorHAnsi" w:hAnsiTheme="minorHAnsi"/>
          <w:i/>
          <w:sz w:val="18"/>
          <w:szCs w:val="18"/>
        </w:rPr>
        <w:lastRenderedPageBreak/>
        <w:t>Note: Submit one Certificate</w:t>
      </w:r>
      <w:r>
        <w:rPr>
          <w:rFonts w:asciiTheme="minorHAnsi" w:hAnsiTheme="minorHAnsi"/>
          <w:i/>
          <w:sz w:val="18"/>
          <w:szCs w:val="18"/>
        </w:rPr>
        <w:t xml:space="preserve"> of installation</w:t>
      </w:r>
      <w:r w:rsidRPr="005369B5">
        <w:rPr>
          <w:rFonts w:asciiTheme="minorHAnsi" w:hAnsiTheme="minorHAnsi"/>
          <w:i/>
          <w:sz w:val="18"/>
          <w:szCs w:val="18"/>
        </w:rPr>
        <w:t xml:space="preserve"> for each duct system that must demonstrate compliance in the dwelling.</w:t>
      </w:r>
    </w:p>
    <w:p w14:paraId="62BA1A06" w14:textId="77777777" w:rsidR="00295E64" w:rsidRPr="005369B5" w:rsidRDefault="00295E64" w:rsidP="00D920D6">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288"/>
        <w:gridCol w:w="5283"/>
      </w:tblGrid>
      <w:tr w:rsidR="00D920D6" w:rsidRPr="005369B5" w14:paraId="681C4943" w14:textId="77777777" w:rsidTr="00D920D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81C4942" w14:textId="75740DCF" w:rsidR="00D920D6" w:rsidRPr="00C9424C" w:rsidRDefault="00295E64" w:rsidP="00D920D6">
            <w:pPr>
              <w:rPr>
                <w:rFonts w:asciiTheme="minorHAnsi" w:hAnsiTheme="minorHAnsi"/>
                <w:b/>
                <w:caps/>
                <w:sz w:val="18"/>
                <w:szCs w:val="18"/>
              </w:rPr>
            </w:pPr>
            <w:r w:rsidRPr="00CE1CDC">
              <w:rPr>
                <w:rFonts w:asciiTheme="minorHAnsi" w:hAnsiTheme="minorHAnsi"/>
                <w:b/>
                <w:caps/>
                <w:szCs w:val="18"/>
              </w:rPr>
              <w:t xml:space="preserve">A. </w:t>
            </w:r>
            <w:r w:rsidRPr="00CE1CDC">
              <w:rPr>
                <w:rFonts w:asciiTheme="minorHAnsi" w:hAnsiTheme="minorHAnsi"/>
                <w:b/>
                <w:szCs w:val="18"/>
              </w:rPr>
              <w:t>Duct System Information</w:t>
            </w:r>
          </w:p>
        </w:tc>
      </w:tr>
      <w:tr w:rsidR="00D920D6" w:rsidRPr="005369B5" w14:paraId="681C4947" w14:textId="77777777" w:rsidTr="00D920D6">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81C4944"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1.</w:t>
            </w:r>
          </w:p>
        </w:tc>
        <w:tc>
          <w:tcPr>
            <w:tcW w:w="2397" w:type="pct"/>
            <w:tcBorders>
              <w:top w:val="single" w:sz="4" w:space="0" w:color="auto"/>
              <w:left w:val="single" w:sz="4" w:space="0" w:color="auto"/>
              <w:bottom w:val="single" w:sz="4" w:space="0" w:color="auto"/>
              <w:right w:val="single" w:sz="4" w:space="0" w:color="auto"/>
            </w:tcBorders>
            <w:vAlign w:val="center"/>
          </w:tcPr>
          <w:p w14:paraId="681C4945" w14:textId="39C71E78" w:rsidR="00D920D6" w:rsidRPr="005369B5" w:rsidRDefault="00D920D6" w:rsidP="00D920D6">
            <w:pPr>
              <w:rPr>
                <w:rFonts w:asciiTheme="minorHAnsi" w:hAnsiTheme="minorHAnsi"/>
                <w:sz w:val="18"/>
                <w:szCs w:val="18"/>
              </w:rPr>
            </w:pPr>
            <w:r w:rsidRPr="005369B5">
              <w:rPr>
                <w:rFonts w:asciiTheme="minorHAnsi" w:hAnsiTheme="minorHAnsi"/>
                <w:sz w:val="18"/>
                <w:szCs w:val="18"/>
              </w:rPr>
              <w:t>Duct System Name or Identification/Tag</w:t>
            </w:r>
          </w:p>
        </w:tc>
        <w:tc>
          <w:tcPr>
            <w:tcW w:w="2395" w:type="pct"/>
            <w:tcBorders>
              <w:top w:val="single" w:sz="4" w:space="0" w:color="auto"/>
              <w:left w:val="single" w:sz="4" w:space="0" w:color="auto"/>
              <w:bottom w:val="single" w:sz="4" w:space="0" w:color="auto"/>
              <w:right w:val="single" w:sz="4" w:space="0" w:color="auto"/>
            </w:tcBorders>
            <w:vAlign w:val="center"/>
          </w:tcPr>
          <w:p w14:paraId="681C4946"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D920D6" w:rsidRPr="005369B5" w14:paraId="681C494B" w14:textId="77777777" w:rsidTr="00D920D6">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81C4948"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2.</w:t>
            </w:r>
          </w:p>
        </w:tc>
        <w:tc>
          <w:tcPr>
            <w:tcW w:w="2397" w:type="pct"/>
            <w:tcBorders>
              <w:top w:val="single" w:sz="4" w:space="0" w:color="auto"/>
              <w:left w:val="single" w:sz="4" w:space="0" w:color="auto"/>
              <w:bottom w:val="single" w:sz="4" w:space="0" w:color="auto"/>
              <w:right w:val="single" w:sz="4" w:space="0" w:color="auto"/>
            </w:tcBorders>
            <w:vAlign w:val="center"/>
          </w:tcPr>
          <w:p w14:paraId="681C4949" w14:textId="478878B9" w:rsidR="00D920D6" w:rsidRPr="005369B5" w:rsidRDefault="00D920D6" w:rsidP="00D920D6">
            <w:pPr>
              <w:rPr>
                <w:rFonts w:asciiTheme="minorHAnsi" w:hAnsiTheme="minorHAnsi"/>
                <w:sz w:val="18"/>
                <w:szCs w:val="18"/>
              </w:rPr>
            </w:pPr>
            <w:r w:rsidRPr="005369B5">
              <w:rPr>
                <w:rFonts w:asciiTheme="minorHAnsi" w:hAnsiTheme="minorHAnsi"/>
                <w:sz w:val="18"/>
                <w:szCs w:val="18"/>
              </w:rPr>
              <w:t>Duct System Location or Area Served</w:t>
            </w:r>
          </w:p>
        </w:tc>
        <w:tc>
          <w:tcPr>
            <w:tcW w:w="2395" w:type="pct"/>
            <w:tcBorders>
              <w:top w:val="single" w:sz="4" w:space="0" w:color="auto"/>
              <w:left w:val="single" w:sz="4" w:space="0" w:color="auto"/>
              <w:bottom w:val="single" w:sz="4" w:space="0" w:color="auto"/>
              <w:right w:val="single" w:sz="4" w:space="0" w:color="auto"/>
            </w:tcBorders>
            <w:vAlign w:val="center"/>
          </w:tcPr>
          <w:p w14:paraId="681C494A"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D920D6" w:rsidRPr="005369B5" w14:paraId="681C494F" w14:textId="77777777" w:rsidTr="00D920D6">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81C494C"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03</w:t>
            </w:r>
          </w:p>
        </w:tc>
        <w:tc>
          <w:tcPr>
            <w:tcW w:w="2397" w:type="pct"/>
            <w:tcBorders>
              <w:top w:val="single" w:sz="4" w:space="0" w:color="auto"/>
              <w:left w:val="single" w:sz="4" w:space="0" w:color="auto"/>
              <w:bottom w:val="single" w:sz="4" w:space="0" w:color="auto"/>
              <w:right w:val="single" w:sz="4" w:space="0" w:color="auto"/>
            </w:tcBorders>
            <w:vAlign w:val="center"/>
          </w:tcPr>
          <w:p w14:paraId="681C494D" w14:textId="66877657" w:rsidR="00D920D6" w:rsidRPr="005369B5" w:rsidRDefault="00D920D6" w:rsidP="00D920D6">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Duct Surface Area Reduction And R-Value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681C494E" w14:textId="77777777" w:rsidR="00D920D6" w:rsidRPr="00A92C18" w:rsidRDefault="00D920D6" w:rsidP="00D920D6">
            <w:pPr>
              <w:rPr>
                <w:rFonts w:asciiTheme="minorHAnsi" w:hAnsiTheme="minorHAnsi"/>
              </w:rPr>
            </w:pPr>
            <w:r w:rsidRPr="006F45C3">
              <w:rPr>
                <w:rFonts w:asciiTheme="minorHAnsi" w:hAnsiTheme="minorHAnsi"/>
              </w:rPr>
              <w:t xml:space="preserve">&lt;&lt;calculated </w:t>
            </w:r>
            <w:r>
              <w:rPr>
                <w:rFonts w:asciiTheme="minorHAnsi" w:hAnsiTheme="minorHAnsi"/>
              </w:rPr>
              <w:t xml:space="preserve">field: if CF1R flags: </w:t>
            </w:r>
            <w:r w:rsidRPr="003C03FA">
              <w:rPr>
                <w:rFonts w:asciiTheme="minorHAnsi" w:hAnsiTheme="minorHAnsi"/>
              </w:rPr>
              <w:t xml:space="preserve">Duct Surface Area Reduction And R-Value </w:t>
            </w:r>
            <w:r w:rsidRPr="00A92C18">
              <w:rPr>
                <w:rFonts w:asciiTheme="minorHAnsi" w:hAnsiTheme="minorHAnsi"/>
              </w:rPr>
              <w:t xml:space="preserve">Compliance Credit = true , then display message directing use of </w:t>
            </w:r>
            <w:r w:rsidRPr="00273D94">
              <w:rPr>
                <w:rFonts w:asciiTheme="minorHAnsi" w:hAnsiTheme="minorHAnsi"/>
              </w:rPr>
              <w:t>RA3.1.4.1.4</w:t>
            </w:r>
            <w:r w:rsidRPr="00A92C18">
              <w:rPr>
                <w:rFonts w:asciiTheme="minorHAnsi" w:hAnsiTheme="minorHAnsi"/>
                <w:sz w:val="18"/>
                <w:szCs w:val="18"/>
              </w:rPr>
              <w:t xml:space="preserve"> </w:t>
            </w:r>
            <w:r w:rsidRPr="00A92C18">
              <w:rPr>
                <w:rFonts w:asciiTheme="minorHAnsi" w:hAnsiTheme="minorHAnsi"/>
              </w:rPr>
              <w:t>and display Table B below;  else display message "N/A" or some equivalent message&gt;&gt;</w:t>
            </w:r>
          </w:p>
        </w:tc>
      </w:tr>
      <w:tr w:rsidR="00D920D6" w:rsidRPr="005369B5" w14:paraId="681C4953" w14:textId="77777777" w:rsidTr="00D920D6">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81C4950"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04</w:t>
            </w:r>
          </w:p>
        </w:tc>
        <w:tc>
          <w:tcPr>
            <w:tcW w:w="2397" w:type="pct"/>
            <w:tcBorders>
              <w:top w:val="single" w:sz="4" w:space="0" w:color="auto"/>
              <w:left w:val="single" w:sz="4" w:space="0" w:color="auto"/>
              <w:bottom w:val="single" w:sz="4" w:space="0" w:color="auto"/>
              <w:right w:val="single" w:sz="4" w:space="0" w:color="auto"/>
            </w:tcBorders>
            <w:vAlign w:val="center"/>
          </w:tcPr>
          <w:p w14:paraId="681C4951" w14:textId="75D3E3D5" w:rsidR="00D920D6" w:rsidRPr="005369B5" w:rsidRDefault="00D920D6" w:rsidP="00D920D6">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681C4952" w14:textId="77777777" w:rsidR="00D920D6" w:rsidRPr="00A92C18" w:rsidRDefault="00D920D6" w:rsidP="00D920D6">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CF1R flags: </w:t>
            </w:r>
            <w:r w:rsidRPr="003C03FA">
              <w:rPr>
                <w:rFonts w:asciiTheme="minorHAnsi" w:hAnsiTheme="minorHAnsi"/>
                <w:sz w:val="18"/>
                <w:szCs w:val="18"/>
              </w:rPr>
              <w:t>Buried Ducts Compliance Credit</w:t>
            </w:r>
            <w:r>
              <w:rPr>
                <w:rFonts w:asciiTheme="minorHAnsi" w:hAnsiTheme="minorHAnsi"/>
              </w:rPr>
              <w:t xml:space="preserve"> = </w:t>
            </w:r>
            <w:r w:rsidRPr="006F45C3">
              <w:rPr>
                <w:rFonts w:asciiTheme="minorHAnsi" w:hAnsiTheme="minorHAnsi"/>
              </w:rPr>
              <w:t xml:space="preserve">true </w:t>
            </w:r>
            <w:r>
              <w:rPr>
                <w:rFonts w:asciiTheme="minorHAnsi" w:hAnsiTheme="minorHAnsi"/>
              </w:rPr>
              <w:t xml:space="preserve">, then </w:t>
            </w:r>
            <w:r w:rsidRPr="006F45C3">
              <w:rPr>
                <w:rFonts w:asciiTheme="minorHAnsi" w:hAnsiTheme="minorHAnsi"/>
              </w:rPr>
              <w:t>display message directing</w:t>
            </w:r>
            <w:r w:rsidRPr="00A92C18">
              <w:rPr>
                <w:rFonts w:asciiTheme="minorHAnsi" w:hAnsiTheme="minorHAnsi"/>
              </w:rPr>
              <w:t xml:space="preserve"> use of RA3.1.4.1.5 and display Table C below;  else display message "N/A" or some equivalent message</w:t>
            </w:r>
            <w:r w:rsidRPr="006F45C3">
              <w:rPr>
                <w:rFonts w:asciiTheme="minorHAnsi" w:hAnsiTheme="minorHAnsi"/>
              </w:rPr>
              <w:t>&gt;&gt;</w:t>
            </w:r>
            <w:r>
              <w:t xml:space="preserve"> </w:t>
            </w:r>
          </w:p>
        </w:tc>
      </w:tr>
      <w:tr w:rsidR="00D920D6" w:rsidRPr="005369B5" w14:paraId="681C4957" w14:textId="77777777" w:rsidTr="00D920D6">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81C4954"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05</w:t>
            </w:r>
          </w:p>
        </w:tc>
        <w:tc>
          <w:tcPr>
            <w:tcW w:w="2397" w:type="pct"/>
            <w:tcBorders>
              <w:top w:val="single" w:sz="4" w:space="0" w:color="auto"/>
              <w:left w:val="single" w:sz="4" w:space="0" w:color="auto"/>
              <w:bottom w:val="single" w:sz="4" w:space="0" w:color="auto"/>
              <w:right w:val="single" w:sz="4" w:space="0" w:color="auto"/>
            </w:tcBorders>
            <w:vAlign w:val="center"/>
          </w:tcPr>
          <w:p w14:paraId="681C4955" w14:textId="5CD868B9" w:rsidR="00D920D6" w:rsidRPr="005369B5" w:rsidRDefault="00D920D6" w:rsidP="00D920D6">
            <w:pPr>
              <w:rPr>
                <w:rFonts w:asciiTheme="minorHAnsi" w:hAnsiTheme="minorHAnsi"/>
                <w:sz w:val="18"/>
                <w:szCs w:val="18"/>
              </w:rPr>
            </w:pPr>
            <w:r>
              <w:rPr>
                <w:rFonts w:asciiTheme="minorHAnsi" w:hAnsiTheme="minorHAnsi"/>
                <w:sz w:val="18"/>
                <w:szCs w:val="18"/>
              </w:rPr>
              <w:t xml:space="preserve">Status - Deeply </w:t>
            </w:r>
            <w:r w:rsidRPr="003C03FA">
              <w:rPr>
                <w:rFonts w:asciiTheme="minorHAnsi" w:hAnsiTheme="minorHAnsi"/>
                <w:sz w:val="18"/>
                <w:szCs w:val="18"/>
              </w:rPr>
              <w:t>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681C4956" w14:textId="77777777" w:rsidR="00D920D6" w:rsidRPr="00A92C18" w:rsidRDefault="00D920D6" w:rsidP="00D920D6">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CF1R flags: </w:t>
            </w:r>
            <w:r>
              <w:rPr>
                <w:rFonts w:asciiTheme="minorHAnsi" w:hAnsiTheme="minorHAnsi"/>
                <w:sz w:val="18"/>
                <w:szCs w:val="18"/>
              </w:rPr>
              <w:t xml:space="preserve">Deeply </w:t>
            </w:r>
            <w:r w:rsidRPr="003C03FA">
              <w:rPr>
                <w:rFonts w:asciiTheme="minorHAnsi" w:hAnsiTheme="minorHAnsi"/>
                <w:sz w:val="18"/>
                <w:szCs w:val="18"/>
              </w:rPr>
              <w:t>Buried Ducts Compliance Credit</w:t>
            </w:r>
            <w:r w:rsidRPr="00A92C18">
              <w:rPr>
                <w:rFonts w:asciiTheme="minorHAnsi" w:hAnsiTheme="minorHAnsi"/>
              </w:rPr>
              <w:t xml:space="preserve"> = true , then display message directing use of </w:t>
            </w:r>
            <w:r w:rsidRPr="00A92C18">
              <w:rPr>
                <w:rFonts w:asciiTheme="minorHAnsi" w:hAnsiTheme="minorHAnsi"/>
                <w:sz w:val="18"/>
                <w:szCs w:val="18"/>
              </w:rPr>
              <w:t>RA3.1.4.1.6</w:t>
            </w:r>
            <w:r>
              <w:rPr>
                <w:rFonts w:asciiTheme="minorHAnsi" w:hAnsiTheme="minorHAnsi"/>
                <w:sz w:val="18"/>
                <w:szCs w:val="18"/>
              </w:rPr>
              <w:t xml:space="preserve"> </w:t>
            </w:r>
            <w:r w:rsidRPr="00A92C18">
              <w:rPr>
                <w:rFonts w:asciiTheme="minorHAnsi" w:hAnsiTheme="minorHAnsi"/>
              </w:rPr>
              <w:t xml:space="preserve">and display Table </w:t>
            </w:r>
            <w:r>
              <w:rPr>
                <w:rFonts w:asciiTheme="minorHAnsi" w:hAnsiTheme="minorHAnsi"/>
              </w:rPr>
              <w:t>D</w:t>
            </w:r>
            <w:r w:rsidRPr="00A92C18">
              <w:rPr>
                <w:rFonts w:asciiTheme="minorHAnsi" w:hAnsiTheme="minorHAnsi"/>
              </w:rPr>
              <w:t xml:space="preserve"> below;  else display message "N/A" or some equivalent message&gt;&gt;</w:t>
            </w:r>
          </w:p>
        </w:tc>
      </w:tr>
    </w:tbl>
    <w:p w14:paraId="681C4958"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611"/>
      </w:tblGrid>
      <w:tr w:rsidR="00D920D6" w:rsidRPr="006136A2" w14:paraId="681C495E"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5B" w14:textId="4507B3D4" w:rsidR="00D920D6" w:rsidRDefault="00295E64"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r w:rsidRPr="00CE1CDC">
              <w:rPr>
                <w:rFonts w:asciiTheme="minorHAnsi" w:hAnsiTheme="minorHAnsi"/>
                <w:b/>
                <w:bCs/>
              </w:rPr>
              <w:t xml:space="preserve">B. </w:t>
            </w:r>
            <w:r w:rsidRPr="00CE1CDC">
              <w:rPr>
                <w:rFonts w:asciiTheme="minorHAnsi" w:hAnsiTheme="minorHAnsi"/>
                <w:b/>
              </w:rPr>
              <w:t>Duct Surface Area Reduction and R-value Compliance Credit</w:t>
            </w:r>
          </w:p>
          <w:p w14:paraId="681C495C"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773DD9">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p w14:paraId="681C495D" w14:textId="77777777" w:rsidR="00456847" w:rsidRPr="006136A2" w:rsidRDefault="00456847" w:rsidP="00D22743">
            <w:pPr>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 xml:space="preserve">&lt;&lt;this table only shown if </w:t>
            </w:r>
            <w:r w:rsidRPr="00A92C18">
              <w:rPr>
                <w:rFonts w:asciiTheme="minorHAnsi" w:hAnsiTheme="minorHAnsi"/>
                <w:bCs/>
                <w:sz w:val="18"/>
                <w:szCs w:val="18"/>
              </w:rPr>
              <w:t xml:space="preserve">Duct Surface Area Reduction And R-Value </w:t>
            </w:r>
            <w:r>
              <w:rPr>
                <w:rFonts w:asciiTheme="minorHAnsi" w:hAnsiTheme="minorHAnsi"/>
                <w:bCs/>
                <w:sz w:val="18"/>
                <w:szCs w:val="18"/>
              </w:rPr>
              <w:t xml:space="preserve">Compliance Credit </w:t>
            </w:r>
            <w:r w:rsidR="00D22743">
              <w:rPr>
                <w:rFonts w:asciiTheme="minorHAnsi" w:hAnsiTheme="minorHAnsi"/>
                <w:bCs/>
                <w:sz w:val="18"/>
                <w:szCs w:val="18"/>
              </w:rPr>
              <w:t xml:space="preserve">in cell </w:t>
            </w:r>
            <w:r>
              <w:rPr>
                <w:rFonts w:asciiTheme="minorHAnsi" w:hAnsiTheme="minorHAnsi"/>
                <w:bCs/>
                <w:sz w:val="18"/>
                <w:szCs w:val="18"/>
              </w:rPr>
              <w:t>A03 is true&gt;&gt;</w:t>
            </w:r>
          </w:p>
        </w:tc>
      </w:tr>
      <w:tr w:rsidR="00D920D6" w:rsidRPr="006136A2" w14:paraId="681C4961"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5F" w14:textId="77777777" w:rsidR="00D920D6" w:rsidRDefault="00D920D6" w:rsidP="00D920D6">
            <w:pPr>
              <w:jc w:val="center"/>
              <w:rPr>
                <w:rFonts w:asciiTheme="minorHAnsi" w:hAnsiTheme="minorHAnsi"/>
                <w:sz w:val="18"/>
                <w:szCs w:val="18"/>
              </w:rPr>
            </w:pPr>
            <w:r>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81C4960" w14:textId="77777777" w:rsidR="00D920D6" w:rsidRPr="00773DD9" w:rsidRDefault="00D920D6" w:rsidP="00D920D6">
            <w:pPr>
              <w:rPr>
                <w:rFonts w:asciiTheme="minorHAnsi" w:hAnsiTheme="minorHAnsi"/>
                <w:sz w:val="18"/>
                <w:szCs w:val="18"/>
              </w:rPr>
            </w:pPr>
            <w:r>
              <w:rPr>
                <w:rFonts w:asciiTheme="minorHAnsi" w:hAnsiTheme="minorHAnsi"/>
                <w:sz w:val="18"/>
                <w:szCs w:val="18"/>
              </w:rPr>
              <w:t>T</w:t>
            </w:r>
            <w:r w:rsidRPr="00773DD9">
              <w:rPr>
                <w:rFonts w:asciiTheme="minorHAnsi" w:hAnsiTheme="minorHAnsi"/>
                <w:sz w:val="18"/>
                <w:szCs w:val="18"/>
              </w:rPr>
              <w:t>he duct system design shall be detailed in the special features section of the CF1R-PRF-01-E approved by the enforcement agency.</w:t>
            </w:r>
          </w:p>
        </w:tc>
      </w:tr>
      <w:tr w:rsidR="00D920D6" w:rsidRPr="006136A2" w14:paraId="681C4964"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2" w14:textId="77777777" w:rsidR="00D920D6" w:rsidRDefault="00D920D6" w:rsidP="00D920D6">
            <w:pPr>
              <w:jc w:val="center"/>
              <w:rPr>
                <w:rFonts w:asciiTheme="minorHAnsi" w:hAnsiTheme="minorHAnsi"/>
                <w:sz w:val="18"/>
                <w:szCs w:val="18"/>
              </w:rPr>
            </w:pPr>
            <w:r>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681C4963" w14:textId="77777777" w:rsidR="00D920D6" w:rsidRPr="00773DD9" w:rsidRDefault="00D920D6" w:rsidP="00D920D6">
            <w:pPr>
              <w:rPr>
                <w:rFonts w:asciiTheme="minorHAnsi" w:hAnsiTheme="minorHAnsi"/>
                <w:sz w:val="18"/>
                <w:szCs w:val="18"/>
              </w:rPr>
            </w:pPr>
            <w:r w:rsidRPr="00773DD9">
              <w:rPr>
                <w:rFonts w:asciiTheme="minorHAnsi" w:hAnsiTheme="minorHAnsi"/>
                <w:sz w:val="18"/>
                <w:szCs w:val="18"/>
              </w:rPr>
              <w:t>A</w:t>
            </w:r>
            <w:r>
              <w:rPr>
                <w:rFonts w:asciiTheme="minorHAnsi" w:hAnsiTheme="minorHAnsi"/>
                <w:sz w:val="18"/>
                <w:szCs w:val="18"/>
              </w:rPr>
              <w:t xml:space="preserve"> duct design layout that conforms to the duct system design details</w:t>
            </w:r>
            <w:r w:rsidRPr="00773DD9">
              <w:rPr>
                <w:rFonts w:asciiTheme="minorHAnsi" w:hAnsiTheme="minorHAnsi"/>
                <w:sz w:val="18"/>
                <w:szCs w:val="18"/>
              </w:rPr>
              <w:t xml:space="preserve"> in the special features section of the CF1R-PRF-01-E shall be documented on the building design plans approved by the enforcement agency</w:t>
            </w:r>
            <w:r>
              <w:rPr>
                <w:rFonts w:asciiTheme="minorHAnsi" w:hAnsiTheme="minorHAnsi"/>
                <w:sz w:val="18"/>
                <w:szCs w:val="18"/>
              </w:rPr>
              <w:t>.</w:t>
            </w:r>
          </w:p>
        </w:tc>
      </w:tr>
      <w:tr w:rsidR="00D920D6" w:rsidRPr="006136A2" w14:paraId="681C4967"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5" w14:textId="77777777" w:rsidR="00D920D6" w:rsidRDefault="00D920D6" w:rsidP="00D920D6">
            <w:pPr>
              <w:jc w:val="center"/>
              <w:rPr>
                <w:rFonts w:asciiTheme="minorHAnsi" w:hAnsiTheme="minorHAnsi"/>
                <w:sz w:val="18"/>
                <w:szCs w:val="18"/>
              </w:rPr>
            </w:pPr>
            <w:r>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681C4966" w14:textId="77777777" w:rsidR="00D920D6" w:rsidRPr="00773DD9" w:rsidRDefault="00D920D6" w:rsidP="00D920D6">
            <w:pPr>
              <w:rPr>
                <w:rFonts w:asciiTheme="minorHAnsi" w:hAnsiTheme="minorHAnsi"/>
                <w:sz w:val="18"/>
                <w:szCs w:val="18"/>
              </w:rPr>
            </w:pPr>
            <w:r w:rsidRPr="00773DD9">
              <w:rPr>
                <w:rFonts w:asciiTheme="minorHAnsi" w:hAnsiTheme="minorHAnsi"/>
                <w:sz w:val="18"/>
                <w:szCs w:val="18"/>
              </w:rPr>
              <w:t xml:space="preserve">The </w:t>
            </w:r>
            <w:r>
              <w:rPr>
                <w:rFonts w:asciiTheme="minorHAnsi" w:hAnsiTheme="minorHAnsi"/>
                <w:sz w:val="18"/>
                <w:szCs w:val="18"/>
              </w:rPr>
              <w:t>duct system i</w:t>
            </w:r>
            <w:r w:rsidRPr="00773DD9">
              <w:rPr>
                <w:rFonts w:asciiTheme="minorHAnsi" w:hAnsiTheme="minorHAnsi"/>
                <w:sz w:val="18"/>
                <w:szCs w:val="18"/>
              </w:rPr>
              <w:t xml:space="preserve">nstallation, including duct sizes and locations of supply &amp; return registers </w:t>
            </w:r>
            <w:r>
              <w:rPr>
                <w:rFonts w:asciiTheme="minorHAnsi" w:hAnsiTheme="minorHAnsi"/>
                <w:sz w:val="18"/>
                <w:szCs w:val="18"/>
              </w:rPr>
              <w:t>shall conform to</w:t>
            </w:r>
            <w:r w:rsidRPr="00773DD9">
              <w:rPr>
                <w:rFonts w:asciiTheme="minorHAnsi" w:hAnsiTheme="minorHAnsi"/>
                <w:sz w:val="18"/>
                <w:szCs w:val="18"/>
              </w:rPr>
              <w:t xml:space="preserve"> the duct system design </w:t>
            </w:r>
            <w:r>
              <w:rPr>
                <w:rFonts w:asciiTheme="minorHAnsi" w:hAnsiTheme="minorHAnsi"/>
                <w:sz w:val="18"/>
                <w:szCs w:val="18"/>
              </w:rPr>
              <w:t>layout</w:t>
            </w:r>
            <w:r w:rsidRPr="00773DD9">
              <w:rPr>
                <w:rFonts w:asciiTheme="minorHAnsi" w:hAnsiTheme="minorHAnsi"/>
                <w:sz w:val="18"/>
                <w:szCs w:val="18"/>
              </w:rPr>
              <w:t xml:space="preserve"> approved by the enforcement agency</w:t>
            </w:r>
            <w:r>
              <w:rPr>
                <w:rFonts w:asciiTheme="minorHAnsi" w:hAnsiTheme="minorHAnsi"/>
                <w:sz w:val="18"/>
                <w:szCs w:val="18"/>
              </w:rPr>
              <w:t>.</w:t>
            </w:r>
          </w:p>
        </w:tc>
      </w:tr>
      <w:tr w:rsidR="00D920D6" w:rsidRPr="006136A2" w14:paraId="681C496A"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8" w14:textId="77777777" w:rsidR="00D920D6" w:rsidRPr="006136A2" w:rsidRDefault="00D920D6" w:rsidP="00D920D6">
            <w:pPr>
              <w:jc w:val="center"/>
              <w:rPr>
                <w:rFonts w:asciiTheme="minorHAnsi" w:hAnsiTheme="minorHAnsi"/>
                <w:sz w:val="18"/>
                <w:szCs w:val="18"/>
              </w:rPr>
            </w:pPr>
            <w:r>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81C4969" w14:textId="77777777" w:rsidR="00D920D6" w:rsidRPr="00773DD9" w:rsidRDefault="00D920D6" w:rsidP="00D920D6">
            <w:pPr>
              <w:rPr>
                <w:rFonts w:asciiTheme="minorHAnsi" w:hAnsiTheme="minorHAnsi"/>
                <w:sz w:val="18"/>
                <w:szCs w:val="18"/>
              </w:rPr>
            </w:pPr>
            <w:r>
              <w:rPr>
                <w:rFonts w:asciiTheme="minorHAnsi" w:hAnsiTheme="minorHAnsi"/>
                <w:sz w:val="18"/>
                <w:szCs w:val="18"/>
              </w:rPr>
              <w:t>The duct system i</w:t>
            </w:r>
            <w:r w:rsidRPr="00773DD9">
              <w:rPr>
                <w:rFonts w:asciiTheme="minorHAnsi" w:hAnsiTheme="minorHAnsi"/>
                <w:sz w:val="18"/>
                <w:szCs w:val="18"/>
              </w:rPr>
              <w:t xml:space="preserve">nstallation </w:t>
            </w:r>
            <w:r>
              <w:rPr>
                <w:rFonts w:asciiTheme="minorHAnsi" w:hAnsiTheme="minorHAnsi"/>
                <w:sz w:val="18"/>
                <w:szCs w:val="18"/>
              </w:rPr>
              <w:t>shall</w:t>
            </w:r>
            <w:r w:rsidRPr="00773DD9">
              <w:rPr>
                <w:rFonts w:asciiTheme="minorHAnsi" w:hAnsiTheme="minorHAnsi"/>
                <w:sz w:val="18"/>
                <w:szCs w:val="18"/>
              </w:rPr>
              <w:t xml:space="preserve"> be verified by a HERS rater</w:t>
            </w:r>
            <w:r>
              <w:rPr>
                <w:rFonts w:asciiTheme="minorHAnsi" w:hAnsiTheme="minorHAnsi"/>
                <w:sz w:val="18"/>
                <w:szCs w:val="18"/>
              </w:rPr>
              <w:t xml:space="preserve"> according to the requirements in </w:t>
            </w:r>
            <w:r w:rsidRPr="00273D94">
              <w:rPr>
                <w:rFonts w:asciiTheme="minorHAnsi" w:hAnsiTheme="minorHAnsi"/>
                <w:sz w:val="18"/>
                <w:szCs w:val="18"/>
              </w:rPr>
              <w:t>RA3.1.4.1.4</w:t>
            </w:r>
            <w:r>
              <w:rPr>
                <w:rFonts w:asciiTheme="minorHAnsi" w:hAnsiTheme="minorHAnsi"/>
                <w:sz w:val="18"/>
                <w:szCs w:val="18"/>
              </w:rPr>
              <w:t>.</w:t>
            </w:r>
          </w:p>
        </w:tc>
      </w:tr>
      <w:tr w:rsidR="00D920D6" w:rsidRPr="006136A2" w14:paraId="681C496D"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B" w14:textId="77777777" w:rsidR="00D920D6" w:rsidRPr="006136A2" w:rsidRDefault="00D920D6" w:rsidP="00D920D6">
            <w:pPr>
              <w:jc w:val="center"/>
              <w:rPr>
                <w:rFonts w:asciiTheme="minorHAnsi" w:hAnsiTheme="minorHAnsi"/>
                <w:sz w:val="18"/>
                <w:szCs w:val="18"/>
              </w:rPr>
            </w:pPr>
            <w:r>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681C496C" w14:textId="77777777" w:rsidR="00D920D6" w:rsidRPr="00773DD9" w:rsidRDefault="00D920D6" w:rsidP="00D920D6">
            <w:pPr>
              <w:rPr>
                <w:rFonts w:asciiTheme="minorHAnsi" w:hAnsiTheme="minorHAnsi"/>
                <w:sz w:val="18"/>
                <w:szCs w:val="18"/>
              </w:rPr>
            </w:pPr>
            <w:r w:rsidRPr="00773DD9">
              <w:rPr>
                <w:rFonts w:asciiTheme="minorHAnsi" w:hAnsiTheme="minorHAnsi"/>
                <w:sz w:val="18"/>
                <w:szCs w:val="18"/>
              </w:rPr>
              <w:t xml:space="preserve">The </w:t>
            </w:r>
            <w:r w:rsidRPr="00DD2B3E">
              <w:rPr>
                <w:rFonts w:asciiTheme="minorHAnsi" w:hAnsiTheme="minorHAnsi"/>
                <w:sz w:val="18"/>
                <w:szCs w:val="18"/>
              </w:rPr>
              <w:t xml:space="preserve">duct system installation </w:t>
            </w:r>
            <w:r w:rsidRPr="00773DD9">
              <w:rPr>
                <w:rFonts w:asciiTheme="minorHAnsi" w:hAnsiTheme="minorHAnsi"/>
                <w:sz w:val="18"/>
                <w:szCs w:val="18"/>
              </w:rPr>
              <w:t>shall not have severely twisted or compressed sections that would restrict required operating airflow.</w:t>
            </w:r>
          </w:p>
        </w:tc>
      </w:tr>
      <w:tr w:rsidR="00D920D6" w:rsidRPr="006136A2" w14:paraId="681C496F"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6E"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70"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611"/>
      </w:tblGrid>
      <w:tr w:rsidR="00D920D6" w:rsidRPr="006136A2" w14:paraId="681C4976"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8E02C13" w14:textId="77777777" w:rsidR="00295E64" w:rsidRPr="00CE1CDC" w:rsidRDefault="00295E64" w:rsidP="00295E64">
            <w:pPr>
              <w:tabs>
                <w:tab w:val="left" w:pos="360"/>
                <w:tab w:val="left" w:pos="3600"/>
                <w:tab w:val="left" w:pos="4680"/>
                <w:tab w:val="left" w:pos="5940"/>
                <w:tab w:val="left" w:pos="6930"/>
                <w:tab w:val="left" w:pos="8100"/>
                <w:tab w:val="left" w:pos="9090"/>
              </w:tabs>
              <w:rPr>
                <w:rFonts w:asciiTheme="minorHAnsi" w:hAnsiTheme="minorHAnsi"/>
                <w:b/>
                <w:bCs/>
              </w:rPr>
            </w:pPr>
            <w:r w:rsidRPr="00CE1CDC">
              <w:rPr>
                <w:rFonts w:asciiTheme="minorHAnsi" w:hAnsiTheme="minorHAnsi"/>
                <w:b/>
                <w:bCs/>
              </w:rPr>
              <w:t xml:space="preserve">C. </w:t>
            </w:r>
            <w:r w:rsidRPr="00CE1CDC">
              <w:rPr>
                <w:rFonts w:asciiTheme="minorHAnsi" w:hAnsiTheme="minorHAnsi"/>
                <w:b/>
              </w:rPr>
              <w:t>Buried Ducts Compliance Credit</w:t>
            </w:r>
            <w:r w:rsidRPr="00CE1CDC" w:rsidDel="005910F4">
              <w:rPr>
                <w:rFonts w:asciiTheme="minorHAnsi" w:hAnsiTheme="minorHAnsi"/>
                <w:b/>
                <w:bCs/>
              </w:rPr>
              <w:t xml:space="preserve"> </w:t>
            </w:r>
          </w:p>
          <w:p w14:paraId="681C4974"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B04D67">
              <w:rPr>
                <w:rFonts w:asciiTheme="minorHAnsi" w:hAnsiTheme="minorHAnsi"/>
                <w:sz w:val="18"/>
                <w:szCs w:val="18"/>
              </w:rPr>
              <w:t>Ducts partly or completely buried in blown attic insulatio</w:t>
            </w:r>
            <w:r>
              <w:rPr>
                <w:rFonts w:asciiTheme="minorHAnsi" w:hAnsiTheme="minorHAnsi"/>
                <w:sz w:val="18"/>
                <w:szCs w:val="18"/>
              </w:rPr>
              <w:t xml:space="preserve">n in dwelling units meeting the </w:t>
            </w:r>
            <w:r w:rsidRPr="00B04D67">
              <w:rPr>
                <w:rFonts w:asciiTheme="minorHAnsi" w:hAnsiTheme="minorHAnsi"/>
                <w:sz w:val="18"/>
                <w:szCs w:val="18"/>
              </w:rPr>
              <w:t>requirements for verified quality insulation installation may take cred</w:t>
            </w:r>
            <w:r>
              <w:rPr>
                <w:rFonts w:asciiTheme="minorHAnsi" w:hAnsiTheme="minorHAnsi"/>
                <w:sz w:val="18"/>
                <w:szCs w:val="18"/>
              </w:rPr>
              <w:t xml:space="preserve">it for increased effective duct </w:t>
            </w:r>
            <w:r w:rsidRPr="00B04D67">
              <w:rPr>
                <w:rFonts w:asciiTheme="minorHAnsi" w:hAnsiTheme="minorHAnsi"/>
                <w:sz w:val="18"/>
                <w:szCs w:val="18"/>
              </w:rPr>
              <w:t>insulation</w:t>
            </w:r>
            <w:r w:rsidRPr="00773DD9">
              <w:rPr>
                <w:rFonts w:asciiTheme="minorHAnsi" w:hAnsiTheme="minorHAnsi"/>
                <w:sz w:val="18"/>
                <w:szCs w:val="18"/>
              </w:rPr>
              <w:t xml:space="preserve"> if the system complies with the following requirements:</w:t>
            </w:r>
          </w:p>
          <w:p w14:paraId="681C4975" w14:textId="77777777" w:rsidR="00456847" w:rsidRPr="006136A2" w:rsidRDefault="00456847" w:rsidP="00456847">
            <w:pPr>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 xml:space="preserve">&lt;&lt;this table only shown if Buried Ducts Compliance Credit claimed </w:t>
            </w:r>
            <w:r w:rsidR="00D22743">
              <w:rPr>
                <w:rFonts w:asciiTheme="minorHAnsi" w:hAnsiTheme="minorHAnsi"/>
                <w:bCs/>
                <w:sz w:val="18"/>
                <w:szCs w:val="18"/>
              </w:rPr>
              <w:t xml:space="preserve">in cell </w:t>
            </w:r>
            <w:r>
              <w:rPr>
                <w:rFonts w:asciiTheme="minorHAnsi" w:hAnsiTheme="minorHAnsi"/>
                <w:bCs/>
                <w:sz w:val="18"/>
                <w:szCs w:val="18"/>
              </w:rPr>
              <w:t>A04 is true&gt;&gt;</w:t>
            </w:r>
          </w:p>
        </w:tc>
      </w:tr>
      <w:tr w:rsidR="00D920D6" w:rsidRPr="006136A2" w14:paraId="681C4979"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77" w14:textId="77777777" w:rsidR="00D920D6" w:rsidRDefault="00D920D6" w:rsidP="00D920D6">
            <w:pPr>
              <w:jc w:val="center"/>
              <w:rPr>
                <w:rFonts w:asciiTheme="minorHAnsi" w:hAnsiTheme="minorHAnsi"/>
                <w:sz w:val="18"/>
                <w:szCs w:val="18"/>
              </w:rPr>
            </w:pPr>
            <w:r>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81C4978" w14:textId="77777777" w:rsidR="00D920D6" w:rsidRPr="00773DD9" w:rsidRDefault="00D920D6" w:rsidP="00D920D6">
            <w:pPr>
              <w:rPr>
                <w:rFonts w:asciiTheme="minorHAnsi" w:hAnsiTheme="minorHAnsi"/>
                <w:sz w:val="18"/>
                <w:szCs w:val="18"/>
              </w:rPr>
            </w:pPr>
            <w:r>
              <w:rPr>
                <w:rFonts w:asciiTheme="minorHAnsi" w:hAnsiTheme="minorHAnsi"/>
                <w:sz w:val="18"/>
                <w:szCs w:val="18"/>
              </w:rPr>
              <w:t>T</w:t>
            </w:r>
            <w:r w:rsidRPr="00773DD9">
              <w:rPr>
                <w:rFonts w:asciiTheme="minorHAnsi" w:hAnsiTheme="minorHAnsi"/>
                <w:sz w:val="18"/>
                <w:szCs w:val="18"/>
              </w:rPr>
              <w:t>he duct system design shall be detailed in the special features section of the CF1R-PRF-01-E approved by the enforcement agency.</w:t>
            </w:r>
          </w:p>
        </w:tc>
      </w:tr>
      <w:tr w:rsidR="00D920D6" w:rsidRPr="006136A2" w14:paraId="681C497C"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7A" w14:textId="77777777" w:rsidR="00D920D6" w:rsidRDefault="00D920D6" w:rsidP="00D920D6">
            <w:pPr>
              <w:jc w:val="center"/>
              <w:rPr>
                <w:rFonts w:asciiTheme="minorHAnsi" w:hAnsiTheme="minorHAnsi"/>
                <w:sz w:val="18"/>
                <w:szCs w:val="18"/>
              </w:rPr>
            </w:pPr>
            <w:r>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681C497B" w14:textId="77777777" w:rsidR="00D920D6" w:rsidRPr="00773DD9" w:rsidRDefault="00D920D6" w:rsidP="00D920D6">
            <w:pPr>
              <w:rPr>
                <w:rFonts w:asciiTheme="minorHAnsi" w:hAnsiTheme="minorHAnsi"/>
                <w:sz w:val="18"/>
                <w:szCs w:val="18"/>
              </w:rPr>
            </w:pPr>
            <w:r w:rsidRPr="00773DD9">
              <w:rPr>
                <w:rFonts w:asciiTheme="minorHAnsi" w:hAnsiTheme="minorHAnsi"/>
                <w:sz w:val="18"/>
                <w:szCs w:val="18"/>
              </w:rPr>
              <w:t>A</w:t>
            </w:r>
            <w:r>
              <w:rPr>
                <w:rFonts w:asciiTheme="minorHAnsi" w:hAnsiTheme="minorHAnsi"/>
                <w:sz w:val="18"/>
                <w:szCs w:val="18"/>
              </w:rPr>
              <w:t xml:space="preserve"> duct design layout that conforms to the duct system design details</w:t>
            </w:r>
            <w:r w:rsidRPr="00773DD9">
              <w:rPr>
                <w:rFonts w:asciiTheme="minorHAnsi" w:hAnsiTheme="minorHAnsi"/>
                <w:sz w:val="18"/>
                <w:szCs w:val="18"/>
              </w:rPr>
              <w:t xml:space="preserve"> in the special features section of the CF1R-PRF-01-E shall be documented on the building design plans approved by the enforcement agency</w:t>
            </w:r>
            <w:r>
              <w:rPr>
                <w:rFonts w:asciiTheme="minorHAnsi" w:hAnsiTheme="minorHAnsi"/>
                <w:sz w:val="18"/>
                <w:szCs w:val="18"/>
              </w:rPr>
              <w:t>.</w:t>
            </w:r>
          </w:p>
        </w:tc>
      </w:tr>
      <w:tr w:rsidR="00D920D6" w:rsidRPr="006136A2" w14:paraId="681C497F"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7D" w14:textId="77777777" w:rsidR="00D920D6" w:rsidRDefault="00D920D6" w:rsidP="00D920D6">
            <w:pPr>
              <w:jc w:val="center"/>
              <w:rPr>
                <w:rFonts w:asciiTheme="minorHAnsi" w:hAnsiTheme="minorHAnsi"/>
                <w:sz w:val="18"/>
                <w:szCs w:val="18"/>
              </w:rPr>
            </w:pPr>
            <w:r>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681C497E" w14:textId="77777777" w:rsidR="00D920D6" w:rsidRPr="00773DD9" w:rsidRDefault="00D920D6" w:rsidP="00D920D6">
            <w:pPr>
              <w:rPr>
                <w:rFonts w:asciiTheme="minorHAnsi" w:hAnsiTheme="minorHAnsi"/>
                <w:sz w:val="18"/>
                <w:szCs w:val="18"/>
              </w:rPr>
            </w:pPr>
            <w:r w:rsidRPr="00773DD9">
              <w:rPr>
                <w:rFonts w:asciiTheme="minorHAnsi" w:hAnsiTheme="minorHAnsi"/>
                <w:sz w:val="18"/>
                <w:szCs w:val="18"/>
              </w:rPr>
              <w:t xml:space="preserve">The </w:t>
            </w:r>
            <w:r>
              <w:rPr>
                <w:rFonts w:asciiTheme="minorHAnsi" w:hAnsiTheme="minorHAnsi"/>
                <w:sz w:val="18"/>
                <w:szCs w:val="18"/>
              </w:rPr>
              <w:t>duct system i</w:t>
            </w:r>
            <w:r w:rsidRPr="00773DD9">
              <w:rPr>
                <w:rFonts w:asciiTheme="minorHAnsi" w:hAnsiTheme="minorHAnsi"/>
                <w:sz w:val="18"/>
                <w:szCs w:val="18"/>
              </w:rPr>
              <w:t xml:space="preserve">nstallation, including duct sizes and locations of supply &amp; return registers </w:t>
            </w:r>
            <w:r>
              <w:rPr>
                <w:rFonts w:asciiTheme="minorHAnsi" w:hAnsiTheme="minorHAnsi"/>
                <w:sz w:val="18"/>
                <w:szCs w:val="18"/>
              </w:rPr>
              <w:t>shall conform to</w:t>
            </w:r>
            <w:r w:rsidRPr="00773DD9">
              <w:rPr>
                <w:rFonts w:asciiTheme="minorHAnsi" w:hAnsiTheme="minorHAnsi"/>
                <w:sz w:val="18"/>
                <w:szCs w:val="18"/>
              </w:rPr>
              <w:t xml:space="preserve"> the duct system design </w:t>
            </w:r>
            <w:r>
              <w:rPr>
                <w:rFonts w:asciiTheme="minorHAnsi" w:hAnsiTheme="minorHAnsi"/>
                <w:sz w:val="18"/>
                <w:szCs w:val="18"/>
              </w:rPr>
              <w:t>layout</w:t>
            </w:r>
            <w:r w:rsidRPr="00773DD9">
              <w:rPr>
                <w:rFonts w:asciiTheme="minorHAnsi" w:hAnsiTheme="minorHAnsi"/>
                <w:sz w:val="18"/>
                <w:szCs w:val="18"/>
              </w:rPr>
              <w:t xml:space="preserve"> approved by the enforcement agency</w:t>
            </w:r>
            <w:r>
              <w:rPr>
                <w:rFonts w:asciiTheme="minorHAnsi" w:hAnsiTheme="minorHAnsi"/>
                <w:sz w:val="18"/>
                <w:szCs w:val="18"/>
              </w:rPr>
              <w:t>.</w:t>
            </w:r>
          </w:p>
        </w:tc>
      </w:tr>
      <w:tr w:rsidR="00D920D6" w:rsidRPr="006136A2" w14:paraId="681C4982"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80" w14:textId="77777777" w:rsidR="00D920D6" w:rsidRPr="006136A2" w:rsidRDefault="00D920D6" w:rsidP="00D920D6">
            <w:pPr>
              <w:jc w:val="center"/>
              <w:rPr>
                <w:rFonts w:asciiTheme="minorHAnsi" w:hAnsiTheme="minorHAnsi"/>
                <w:sz w:val="18"/>
                <w:szCs w:val="18"/>
              </w:rPr>
            </w:pPr>
            <w:r>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81C4981" w14:textId="77777777" w:rsidR="00D920D6" w:rsidRPr="00773DD9" w:rsidRDefault="00D920D6" w:rsidP="00D920D6">
            <w:pPr>
              <w:rPr>
                <w:rFonts w:asciiTheme="minorHAnsi" w:hAnsiTheme="minorHAnsi"/>
                <w:sz w:val="18"/>
                <w:szCs w:val="18"/>
              </w:rPr>
            </w:pPr>
            <w:r>
              <w:rPr>
                <w:rFonts w:asciiTheme="minorHAnsi" w:hAnsiTheme="minorHAnsi"/>
                <w:sz w:val="18"/>
                <w:szCs w:val="18"/>
              </w:rPr>
              <w:t>The duct system i</w:t>
            </w:r>
            <w:r w:rsidRPr="00773DD9">
              <w:rPr>
                <w:rFonts w:asciiTheme="minorHAnsi" w:hAnsiTheme="minorHAnsi"/>
                <w:sz w:val="18"/>
                <w:szCs w:val="18"/>
              </w:rPr>
              <w:t xml:space="preserve">nstallation </w:t>
            </w:r>
            <w:r>
              <w:rPr>
                <w:rFonts w:asciiTheme="minorHAnsi" w:hAnsiTheme="minorHAnsi"/>
                <w:sz w:val="18"/>
                <w:szCs w:val="18"/>
              </w:rPr>
              <w:t>shall</w:t>
            </w:r>
            <w:r w:rsidRPr="00773DD9">
              <w:rPr>
                <w:rFonts w:asciiTheme="minorHAnsi" w:hAnsiTheme="minorHAnsi"/>
                <w:sz w:val="18"/>
                <w:szCs w:val="18"/>
              </w:rPr>
              <w:t xml:space="preserve"> be verified by a HERS rater</w:t>
            </w:r>
            <w:r>
              <w:rPr>
                <w:rFonts w:asciiTheme="minorHAnsi" w:hAnsiTheme="minorHAnsi"/>
                <w:sz w:val="18"/>
                <w:szCs w:val="18"/>
              </w:rPr>
              <w:t xml:space="preserve"> according to the requirements in </w:t>
            </w:r>
            <w:r w:rsidRPr="00273D94">
              <w:rPr>
                <w:rFonts w:asciiTheme="minorHAnsi" w:hAnsiTheme="minorHAnsi"/>
                <w:sz w:val="18"/>
                <w:szCs w:val="18"/>
              </w:rPr>
              <w:t>RA3.1.4.1.5</w:t>
            </w:r>
            <w:r>
              <w:rPr>
                <w:rFonts w:asciiTheme="minorHAnsi" w:hAnsiTheme="minorHAnsi"/>
                <w:sz w:val="18"/>
                <w:szCs w:val="18"/>
              </w:rPr>
              <w:t>.</w:t>
            </w:r>
          </w:p>
        </w:tc>
      </w:tr>
      <w:tr w:rsidR="00D920D6" w:rsidRPr="006136A2" w14:paraId="681C4985"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83" w14:textId="77777777" w:rsidR="00D920D6" w:rsidRDefault="00D920D6" w:rsidP="00D920D6">
            <w:pPr>
              <w:jc w:val="center"/>
              <w:rPr>
                <w:rFonts w:asciiTheme="minorHAnsi" w:hAnsiTheme="minorHAnsi"/>
                <w:sz w:val="18"/>
                <w:szCs w:val="18"/>
              </w:rPr>
            </w:pPr>
            <w:r>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681C4984" w14:textId="77777777" w:rsidR="00D920D6" w:rsidRDefault="00D920D6" w:rsidP="00D920D6">
            <w:pPr>
              <w:rPr>
                <w:rFonts w:asciiTheme="minorHAnsi" w:hAnsiTheme="minorHAnsi"/>
                <w:sz w:val="18"/>
                <w:szCs w:val="18"/>
              </w:rPr>
            </w:pPr>
            <w:r w:rsidRPr="00773DD9">
              <w:rPr>
                <w:rFonts w:asciiTheme="minorHAnsi" w:hAnsiTheme="minorHAnsi"/>
                <w:sz w:val="18"/>
                <w:szCs w:val="18"/>
              </w:rPr>
              <w:t xml:space="preserve">The </w:t>
            </w:r>
            <w:r w:rsidRPr="00DD2B3E">
              <w:rPr>
                <w:rFonts w:asciiTheme="minorHAnsi" w:hAnsiTheme="minorHAnsi"/>
                <w:sz w:val="18"/>
                <w:szCs w:val="18"/>
              </w:rPr>
              <w:t xml:space="preserve">duct system installation </w:t>
            </w:r>
            <w:r w:rsidRPr="00773DD9">
              <w:rPr>
                <w:rFonts w:asciiTheme="minorHAnsi" w:hAnsiTheme="minorHAnsi"/>
                <w:sz w:val="18"/>
                <w:szCs w:val="18"/>
              </w:rPr>
              <w:t>shall not have severely twisted or compressed sections that would restrict required operating airflow.</w:t>
            </w:r>
          </w:p>
        </w:tc>
      </w:tr>
      <w:tr w:rsidR="00D920D6" w:rsidRPr="006136A2" w14:paraId="681C4988"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86" w14:textId="77777777" w:rsidR="00D920D6" w:rsidRDefault="00D920D6" w:rsidP="00D920D6">
            <w:pPr>
              <w:jc w:val="center"/>
              <w:rPr>
                <w:rFonts w:asciiTheme="minorHAnsi" w:hAnsiTheme="minorHAnsi"/>
                <w:sz w:val="18"/>
                <w:szCs w:val="18"/>
              </w:rPr>
            </w:pPr>
            <w:r>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681C4987" w14:textId="57FB5ED0" w:rsidR="00D920D6" w:rsidRPr="006136A2" w:rsidRDefault="00D920D6" w:rsidP="00D920D6">
            <w:pPr>
              <w:rPr>
                <w:rFonts w:asciiTheme="minorHAnsi" w:hAnsiTheme="minorHAnsi"/>
                <w:sz w:val="18"/>
                <w:szCs w:val="18"/>
              </w:rPr>
            </w:pPr>
            <w:r>
              <w:rPr>
                <w:rFonts w:asciiTheme="minorHAnsi" w:hAnsiTheme="minorHAnsi"/>
                <w:sz w:val="18"/>
                <w:szCs w:val="18"/>
              </w:rPr>
              <w:t xml:space="preserve">The dwelling shall comply with all </w:t>
            </w:r>
            <w:r w:rsidRPr="006136A2">
              <w:rPr>
                <w:rFonts w:asciiTheme="minorHAnsi" w:hAnsiTheme="minorHAnsi"/>
                <w:sz w:val="18"/>
                <w:szCs w:val="18"/>
              </w:rPr>
              <w:t>Quality Insulation Installation requirements</w:t>
            </w:r>
            <w:r>
              <w:rPr>
                <w:rFonts w:asciiTheme="minorHAnsi" w:hAnsiTheme="minorHAnsi"/>
                <w:sz w:val="18"/>
                <w:szCs w:val="18"/>
              </w:rPr>
              <w:t xml:space="preserve"> as documented on the applicable CF2R</w:t>
            </w:r>
            <w:r w:rsidR="006F51F7">
              <w:rPr>
                <w:rFonts w:asciiTheme="minorHAnsi" w:hAnsiTheme="minorHAnsi"/>
                <w:sz w:val="18"/>
                <w:szCs w:val="18"/>
              </w:rPr>
              <w:t>s</w:t>
            </w:r>
            <w:r>
              <w:rPr>
                <w:rFonts w:asciiTheme="minorHAnsi" w:hAnsiTheme="minorHAnsi"/>
                <w:sz w:val="18"/>
                <w:szCs w:val="18"/>
              </w:rPr>
              <w:t xml:space="preserve"> and CF3R</w:t>
            </w:r>
            <w:r w:rsidR="006F51F7">
              <w:rPr>
                <w:rFonts w:asciiTheme="minorHAnsi" w:hAnsiTheme="minorHAnsi"/>
                <w:sz w:val="18"/>
                <w:szCs w:val="18"/>
              </w:rPr>
              <w:t>s</w:t>
            </w:r>
            <w:r>
              <w:rPr>
                <w:rFonts w:asciiTheme="minorHAnsi" w:hAnsiTheme="minorHAnsi"/>
                <w:sz w:val="18"/>
                <w:szCs w:val="18"/>
              </w:rPr>
              <w:t>.</w:t>
            </w:r>
          </w:p>
        </w:tc>
      </w:tr>
      <w:tr w:rsidR="00D920D6" w:rsidRPr="006136A2" w14:paraId="681C498A"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89"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8B"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611"/>
      </w:tblGrid>
      <w:tr w:rsidR="00D920D6" w:rsidRPr="006136A2" w14:paraId="681C4991"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56245E18" w14:textId="77A28404" w:rsidR="00567F24" w:rsidRDefault="00295E64" w:rsidP="00D920D6">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CE1CDC">
              <w:rPr>
                <w:rFonts w:asciiTheme="minorHAnsi" w:hAnsiTheme="minorHAnsi"/>
                <w:b/>
                <w:bCs/>
              </w:rPr>
              <w:lastRenderedPageBreak/>
              <w:t>D.</w:t>
            </w:r>
            <w:r>
              <w:rPr>
                <w:rFonts w:asciiTheme="minorHAnsi" w:hAnsiTheme="minorHAnsi"/>
                <w:b/>
                <w:bCs/>
                <w:sz w:val="18"/>
                <w:szCs w:val="18"/>
              </w:rPr>
              <w:t xml:space="preserve"> </w:t>
            </w:r>
            <w:r w:rsidRPr="00CE1CDC">
              <w:rPr>
                <w:rFonts w:asciiTheme="minorHAnsi" w:hAnsiTheme="minorHAnsi"/>
                <w:b/>
                <w:szCs w:val="18"/>
              </w:rPr>
              <w:t>Deeply Buried Ducts Compliance Credit</w:t>
            </w:r>
            <w:r w:rsidDel="00295E64">
              <w:rPr>
                <w:rFonts w:asciiTheme="minorHAnsi" w:hAnsiTheme="minorHAnsi"/>
                <w:b/>
                <w:bCs/>
                <w:sz w:val="18"/>
                <w:szCs w:val="18"/>
              </w:rPr>
              <w:t xml:space="preserve"> </w:t>
            </w:r>
          </w:p>
          <w:p w14:paraId="681C498F" w14:textId="77777777" w:rsidR="00D920D6" w:rsidRDefault="00D920D6" w:rsidP="00D920D6">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3C03FA">
              <w:rPr>
                <w:rFonts w:asciiTheme="minorHAnsi" w:hAnsiTheme="minorHAnsi"/>
                <w:sz w:val="18"/>
                <w:szCs w:val="18"/>
              </w:rPr>
              <w:t>Duct segments deeply buried in lowered areas of ceiling and covered by at least 3.5 inches of</w:t>
            </w:r>
            <w:r>
              <w:rPr>
                <w:rFonts w:asciiTheme="minorHAnsi" w:hAnsiTheme="minorHAnsi"/>
                <w:sz w:val="18"/>
                <w:szCs w:val="18"/>
              </w:rPr>
              <w:t xml:space="preserve"> </w:t>
            </w:r>
            <w:r w:rsidRPr="003C03FA">
              <w:rPr>
                <w:rFonts w:asciiTheme="minorHAnsi" w:hAnsiTheme="minorHAnsi"/>
                <w:sz w:val="18"/>
                <w:szCs w:val="18"/>
              </w:rPr>
              <w:t>insulation above the top of the duct insulation jacket may claim effective insulation of R</w:t>
            </w:r>
            <w:r w:rsidRPr="003C03FA">
              <w:rPr>
                <w:rFonts w:asciiTheme="minorHAnsi" w:hAnsiTheme="minorHAnsi" w:cs="Cambria Math"/>
                <w:sz w:val="18"/>
                <w:szCs w:val="18"/>
              </w:rPr>
              <w:t>‐</w:t>
            </w:r>
            <w:r w:rsidRPr="003C03FA">
              <w:rPr>
                <w:rFonts w:asciiTheme="minorHAnsi" w:hAnsiTheme="minorHAnsi"/>
                <w:sz w:val="18"/>
                <w:szCs w:val="18"/>
              </w:rPr>
              <w:t>25 for</w:t>
            </w:r>
            <w:r>
              <w:rPr>
                <w:rFonts w:asciiTheme="minorHAnsi" w:hAnsiTheme="minorHAnsi"/>
                <w:sz w:val="18"/>
                <w:szCs w:val="18"/>
              </w:rPr>
              <w:t xml:space="preserve"> </w:t>
            </w:r>
            <w:r w:rsidRPr="003C03FA">
              <w:rPr>
                <w:rFonts w:asciiTheme="minorHAnsi" w:hAnsiTheme="minorHAnsi"/>
                <w:sz w:val="18"/>
                <w:szCs w:val="18"/>
              </w:rPr>
              <w:t>fiberglass insulation and R</w:t>
            </w:r>
            <w:r w:rsidRPr="003C03FA">
              <w:rPr>
                <w:rFonts w:asciiTheme="minorHAnsi" w:hAnsiTheme="minorHAnsi" w:cs="Cambria Math"/>
                <w:sz w:val="18"/>
                <w:szCs w:val="18"/>
              </w:rPr>
              <w:t>‐</w:t>
            </w:r>
            <w:r w:rsidRPr="003C03FA">
              <w:rPr>
                <w:rFonts w:asciiTheme="minorHAnsi" w:hAnsiTheme="minorHAnsi"/>
                <w:sz w:val="18"/>
                <w:szCs w:val="18"/>
              </w:rPr>
              <w:t>31 for cellulose insulation</w:t>
            </w:r>
            <w:r>
              <w:rPr>
                <w:rFonts w:asciiTheme="minorHAnsi" w:hAnsiTheme="minorHAnsi"/>
                <w:sz w:val="18"/>
                <w:szCs w:val="18"/>
              </w:rPr>
              <w:t xml:space="preserve"> </w:t>
            </w:r>
            <w:r w:rsidRPr="00773DD9">
              <w:rPr>
                <w:rFonts w:asciiTheme="minorHAnsi" w:hAnsiTheme="minorHAnsi"/>
                <w:sz w:val="18"/>
                <w:szCs w:val="18"/>
              </w:rPr>
              <w:t>if the system complies with the following requirements:</w:t>
            </w:r>
          </w:p>
          <w:p w14:paraId="681C4990" w14:textId="77777777" w:rsidR="00456847" w:rsidRPr="006136A2" w:rsidRDefault="00456847" w:rsidP="00D2274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 xml:space="preserve">&lt;&lt;this table only shown if Deeply Buried Ducts Compliance Credit claimed </w:t>
            </w:r>
            <w:r w:rsidR="00D22743">
              <w:rPr>
                <w:rFonts w:asciiTheme="minorHAnsi" w:hAnsiTheme="minorHAnsi"/>
                <w:bCs/>
                <w:sz w:val="18"/>
                <w:szCs w:val="18"/>
              </w:rPr>
              <w:t>in cell A05is true</w:t>
            </w:r>
            <w:r>
              <w:rPr>
                <w:rFonts w:asciiTheme="minorHAnsi" w:hAnsiTheme="minorHAnsi"/>
                <w:bCs/>
                <w:sz w:val="18"/>
                <w:szCs w:val="18"/>
              </w:rPr>
              <w:t>&gt;&gt;</w:t>
            </w:r>
          </w:p>
        </w:tc>
      </w:tr>
      <w:tr w:rsidR="00D920D6" w:rsidRPr="006136A2" w14:paraId="681C4994"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92" w14:textId="77777777" w:rsidR="00D920D6" w:rsidRDefault="00D920D6" w:rsidP="00D920D6">
            <w:pPr>
              <w:keepNext/>
              <w:jc w:val="center"/>
              <w:rPr>
                <w:rFonts w:asciiTheme="minorHAnsi" w:hAnsiTheme="minorHAnsi"/>
                <w:sz w:val="18"/>
                <w:szCs w:val="18"/>
              </w:rPr>
            </w:pPr>
            <w:r>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81C4993" w14:textId="77777777" w:rsidR="00D920D6" w:rsidRPr="00773DD9" w:rsidRDefault="00D920D6" w:rsidP="00D920D6">
            <w:pPr>
              <w:keepNext/>
              <w:rPr>
                <w:rFonts w:asciiTheme="minorHAnsi" w:hAnsiTheme="minorHAnsi"/>
                <w:sz w:val="18"/>
                <w:szCs w:val="18"/>
              </w:rPr>
            </w:pPr>
            <w:r>
              <w:rPr>
                <w:rFonts w:asciiTheme="minorHAnsi" w:hAnsiTheme="minorHAnsi"/>
                <w:sz w:val="18"/>
                <w:szCs w:val="18"/>
              </w:rPr>
              <w:t>T</w:t>
            </w:r>
            <w:r w:rsidRPr="00773DD9">
              <w:rPr>
                <w:rFonts w:asciiTheme="minorHAnsi" w:hAnsiTheme="minorHAnsi"/>
                <w:sz w:val="18"/>
                <w:szCs w:val="18"/>
              </w:rPr>
              <w:t>he duct system design shall be detailed in the special features section of the CF1R-PRF-01-E approved by the enforcement agency.</w:t>
            </w:r>
          </w:p>
        </w:tc>
      </w:tr>
      <w:tr w:rsidR="00D920D6" w:rsidRPr="006136A2" w14:paraId="681C4997"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95" w14:textId="77777777" w:rsidR="00D920D6" w:rsidRDefault="00D920D6" w:rsidP="00D920D6">
            <w:pPr>
              <w:keepNext/>
              <w:jc w:val="center"/>
              <w:rPr>
                <w:rFonts w:asciiTheme="minorHAnsi" w:hAnsiTheme="minorHAnsi"/>
                <w:sz w:val="18"/>
                <w:szCs w:val="18"/>
              </w:rPr>
            </w:pPr>
            <w:r>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681C4996" w14:textId="77777777" w:rsidR="00D920D6" w:rsidRPr="00773DD9" w:rsidRDefault="00D920D6" w:rsidP="00D920D6">
            <w:pPr>
              <w:keepNext/>
              <w:rPr>
                <w:rFonts w:asciiTheme="minorHAnsi" w:hAnsiTheme="minorHAnsi"/>
                <w:sz w:val="18"/>
                <w:szCs w:val="18"/>
              </w:rPr>
            </w:pPr>
            <w:r w:rsidRPr="00773DD9">
              <w:rPr>
                <w:rFonts w:asciiTheme="minorHAnsi" w:hAnsiTheme="minorHAnsi"/>
                <w:sz w:val="18"/>
                <w:szCs w:val="18"/>
              </w:rPr>
              <w:t>A</w:t>
            </w:r>
            <w:r>
              <w:rPr>
                <w:rFonts w:asciiTheme="minorHAnsi" w:hAnsiTheme="minorHAnsi"/>
                <w:sz w:val="18"/>
                <w:szCs w:val="18"/>
              </w:rPr>
              <w:t xml:space="preserve"> duct design layout that conforms to the duct system design details</w:t>
            </w:r>
            <w:r w:rsidRPr="00773DD9">
              <w:rPr>
                <w:rFonts w:asciiTheme="minorHAnsi" w:hAnsiTheme="minorHAnsi"/>
                <w:sz w:val="18"/>
                <w:szCs w:val="18"/>
              </w:rPr>
              <w:t xml:space="preserve"> in the special features section of the CF1R-PRF-01-E shall be documented on the building design plans approved by the enforcement agency</w:t>
            </w:r>
            <w:r>
              <w:rPr>
                <w:rFonts w:asciiTheme="minorHAnsi" w:hAnsiTheme="minorHAnsi"/>
                <w:sz w:val="18"/>
                <w:szCs w:val="18"/>
              </w:rPr>
              <w:t>.</w:t>
            </w:r>
          </w:p>
        </w:tc>
      </w:tr>
      <w:tr w:rsidR="00D920D6" w:rsidRPr="006136A2" w14:paraId="681C499A"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98" w14:textId="77777777" w:rsidR="00D920D6" w:rsidRDefault="00D920D6" w:rsidP="00D920D6">
            <w:pPr>
              <w:keepNext/>
              <w:jc w:val="center"/>
              <w:rPr>
                <w:rFonts w:asciiTheme="minorHAnsi" w:hAnsiTheme="minorHAnsi"/>
                <w:sz w:val="18"/>
                <w:szCs w:val="18"/>
              </w:rPr>
            </w:pPr>
            <w:r>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681C4999" w14:textId="77777777" w:rsidR="00D920D6" w:rsidRPr="00773DD9" w:rsidRDefault="00D920D6" w:rsidP="00D920D6">
            <w:pPr>
              <w:keepNext/>
              <w:rPr>
                <w:rFonts w:asciiTheme="minorHAnsi" w:hAnsiTheme="minorHAnsi"/>
                <w:sz w:val="18"/>
                <w:szCs w:val="18"/>
              </w:rPr>
            </w:pPr>
            <w:r w:rsidRPr="00773DD9">
              <w:rPr>
                <w:rFonts w:asciiTheme="minorHAnsi" w:hAnsiTheme="minorHAnsi"/>
                <w:sz w:val="18"/>
                <w:szCs w:val="18"/>
              </w:rPr>
              <w:t xml:space="preserve">The </w:t>
            </w:r>
            <w:r>
              <w:rPr>
                <w:rFonts w:asciiTheme="minorHAnsi" w:hAnsiTheme="minorHAnsi"/>
                <w:sz w:val="18"/>
                <w:szCs w:val="18"/>
              </w:rPr>
              <w:t>duct system i</w:t>
            </w:r>
            <w:r w:rsidRPr="00773DD9">
              <w:rPr>
                <w:rFonts w:asciiTheme="minorHAnsi" w:hAnsiTheme="minorHAnsi"/>
                <w:sz w:val="18"/>
                <w:szCs w:val="18"/>
              </w:rPr>
              <w:t xml:space="preserve">nstallation, including duct sizes and locations of supply &amp; return registers </w:t>
            </w:r>
            <w:r>
              <w:rPr>
                <w:rFonts w:asciiTheme="minorHAnsi" w:hAnsiTheme="minorHAnsi"/>
                <w:sz w:val="18"/>
                <w:szCs w:val="18"/>
              </w:rPr>
              <w:t>shall conform to</w:t>
            </w:r>
            <w:r w:rsidRPr="00773DD9">
              <w:rPr>
                <w:rFonts w:asciiTheme="minorHAnsi" w:hAnsiTheme="minorHAnsi"/>
                <w:sz w:val="18"/>
                <w:szCs w:val="18"/>
              </w:rPr>
              <w:t xml:space="preserve"> the duct system design </w:t>
            </w:r>
            <w:r>
              <w:rPr>
                <w:rFonts w:asciiTheme="minorHAnsi" w:hAnsiTheme="minorHAnsi"/>
                <w:sz w:val="18"/>
                <w:szCs w:val="18"/>
              </w:rPr>
              <w:t>layout</w:t>
            </w:r>
            <w:r w:rsidRPr="00773DD9">
              <w:rPr>
                <w:rFonts w:asciiTheme="minorHAnsi" w:hAnsiTheme="minorHAnsi"/>
                <w:sz w:val="18"/>
                <w:szCs w:val="18"/>
              </w:rPr>
              <w:t xml:space="preserve"> approved by the enforcement agency</w:t>
            </w:r>
            <w:r>
              <w:rPr>
                <w:rFonts w:asciiTheme="minorHAnsi" w:hAnsiTheme="minorHAnsi"/>
                <w:sz w:val="18"/>
                <w:szCs w:val="18"/>
              </w:rPr>
              <w:t>.</w:t>
            </w:r>
          </w:p>
        </w:tc>
      </w:tr>
      <w:tr w:rsidR="00D920D6" w:rsidRPr="006136A2" w14:paraId="681C499D"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9B" w14:textId="77777777" w:rsidR="00D920D6" w:rsidRPr="006136A2" w:rsidRDefault="00D920D6" w:rsidP="00D920D6">
            <w:pPr>
              <w:keepNext/>
              <w:jc w:val="center"/>
              <w:rPr>
                <w:rFonts w:asciiTheme="minorHAnsi" w:hAnsiTheme="minorHAnsi"/>
                <w:sz w:val="18"/>
                <w:szCs w:val="18"/>
              </w:rPr>
            </w:pPr>
            <w:r>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81C499C" w14:textId="77777777" w:rsidR="00D920D6" w:rsidRPr="00773DD9" w:rsidRDefault="00D920D6" w:rsidP="00D920D6">
            <w:pPr>
              <w:keepNext/>
              <w:rPr>
                <w:rFonts w:asciiTheme="minorHAnsi" w:hAnsiTheme="minorHAnsi"/>
                <w:sz w:val="18"/>
                <w:szCs w:val="18"/>
              </w:rPr>
            </w:pPr>
            <w:r>
              <w:rPr>
                <w:rFonts w:asciiTheme="minorHAnsi" w:hAnsiTheme="minorHAnsi"/>
                <w:sz w:val="18"/>
                <w:szCs w:val="18"/>
              </w:rPr>
              <w:t>The duct system i</w:t>
            </w:r>
            <w:r w:rsidRPr="00773DD9">
              <w:rPr>
                <w:rFonts w:asciiTheme="minorHAnsi" w:hAnsiTheme="minorHAnsi"/>
                <w:sz w:val="18"/>
                <w:szCs w:val="18"/>
              </w:rPr>
              <w:t xml:space="preserve">nstallation </w:t>
            </w:r>
            <w:r>
              <w:rPr>
                <w:rFonts w:asciiTheme="minorHAnsi" w:hAnsiTheme="minorHAnsi"/>
                <w:sz w:val="18"/>
                <w:szCs w:val="18"/>
              </w:rPr>
              <w:t>shall</w:t>
            </w:r>
            <w:r w:rsidRPr="00773DD9">
              <w:rPr>
                <w:rFonts w:asciiTheme="minorHAnsi" w:hAnsiTheme="minorHAnsi"/>
                <w:sz w:val="18"/>
                <w:szCs w:val="18"/>
              </w:rPr>
              <w:t xml:space="preserve"> be verified by a HERS rater</w:t>
            </w:r>
            <w:r>
              <w:rPr>
                <w:rFonts w:asciiTheme="minorHAnsi" w:hAnsiTheme="minorHAnsi"/>
                <w:sz w:val="18"/>
                <w:szCs w:val="18"/>
              </w:rPr>
              <w:t xml:space="preserve"> according to the requirements in RA3.1.4.1.6.</w:t>
            </w:r>
          </w:p>
        </w:tc>
      </w:tr>
      <w:tr w:rsidR="00D920D6" w:rsidRPr="006136A2" w14:paraId="681C49A0"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9E" w14:textId="77777777" w:rsidR="00D920D6" w:rsidRPr="006136A2" w:rsidRDefault="00D920D6" w:rsidP="00D920D6">
            <w:pPr>
              <w:keepNext/>
              <w:jc w:val="center"/>
              <w:rPr>
                <w:rFonts w:asciiTheme="minorHAnsi" w:hAnsiTheme="minorHAnsi"/>
                <w:sz w:val="18"/>
                <w:szCs w:val="18"/>
              </w:rPr>
            </w:pPr>
            <w:r>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681C499F" w14:textId="77777777" w:rsidR="00D920D6" w:rsidRPr="00773DD9" w:rsidRDefault="00D920D6" w:rsidP="00D920D6">
            <w:pPr>
              <w:keepNext/>
              <w:rPr>
                <w:rFonts w:asciiTheme="minorHAnsi" w:hAnsiTheme="minorHAnsi"/>
                <w:sz w:val="18"/>
                <w:szCs w:val="18"/>
              </w:rPr>
            </w:pPr>
            <w:r w:rsidRPr="00773DD9">
              <w:rPr>
                <w:rFonts w:asciiTheme="minorHAnsi" w:hAnsiTheme="minorHAnsi"/>
                <w:sz w:val="18"/>
                <w:szCs w:val="18"/>
              </w:rPr>
              <w:t xml:space="preserve">The </w:t>
            </w:r>
            <w:r w:rsidRPr="00DD2B3E">
              <w:rPr>
                <w:rFonts w:asciiTheme="minorHAnsi" w:hAnsiTheme="minorHAnsi"/>
                <w:sz w:val="18"/>
                <w:szCs w:val="18"/>
              </w:rPr>
              <w:t xml:space="preserve">duct system installation </w:t>
            </w:r>
            <w:r w:rsidRPr="00773DD9">
              <w:rPr>
                <w:rFonts w:asciiTheme="minorHAnsi" w:hAnsiTheme="minorHAnsi"/>
                <w:sz w:val="18"/>
                <w:szCs w:val="18"/>
              </w:rPr>
              <w:t>shall not have severely twisted or compressed sections that would restrict required operating airflow.</w:t>
            </w:r>
          </w:p>
        </w:tc>
      </w:tr>
      <w:tr w:rsidR="00D920D6" w:rsidRPr="006136A2" w14:paraId="681C49A3"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A1" w14:textId="77777777" w:rsidR="00D920D6" w:rsidRDefault="00D920D6" w:rsidP="00D920D6">
            <w:pPr>
              <w:keepNext/>
              <w:jc w:val="center"/>
              <w:rPr>
                <w:rFonts w:asciiTheme="minorHAnsi" w:hAnsiTheme="minorHAnsi"/>
                <w:sz w:val="18"/>
                <w:szCs w:val="18"/>
              </w:rPr>
            </w:pPr>
            <w:r>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681C49A2" w14:textId="4E139AA8" w:rsidR="00D920D6" w:rsidRPr="00773DD9" w:rsidRDefault="00D920D6" w:rsidP="00D920D6">
            <w:pPr>
              <w:keepNext/>
              <w:rPr>
                <w:rFonts w:asciiTheme="minorHAnsi" w:hAnsiTheme="minorHAnsi"/>
                <w:sz w:val="18"/>
                <w:szCs w:val="18"/>
              </w:rPr>
            </w:pPr>
            <w:r>
              <w:rPr>
                <w:rFonts w:asciiTheme="minorHAnsi" w:hAnsiTheme="minorHAnsi"/>
                <w:sz w:val="18"/>
                <w:szCs w:val="18"/>
              </w:rPr>
              <w:t xml:space="preserve">The dwelling shall comply with all </w:t>
            </w:r>
            <w:r w:rsidRPr="006136A2">
              <w:rPr>
                <w:rFonts w:asciiTheme="minorHAnsi" w:hAnsiTheme="minorHAnsi"/>
                <w:sz w:val="18"/>
                <w:szCs w:val="18"/>
              </w:rPr>
              <w:t>Quality Insulation Installation requirements</w:t>
            </w:r>
            <w:r>
              <w:rPr>
                <w:rFonts w:asciiTheme="minorHAnsi" w:hAnsiTheme="minorHAnsi"/>
                <w:sz w:val="18"/>
                <w:szCs w:val="18"/>
              </w:rPr>
              <w:t xml:space="preserve"> as documented on the applicable CF2R</w:t>
            </w:r>
            <w:r w:rsidR="006F51F7">
              <w:rPr>
                <w:rFonts w:asciiTheme="minorHAnsi" w:hAnsiTheme="minorHAnsi"/>
                <w:sz w:val="18"/>
                <w:szCs w:val="18"/>
              </w:rPr>
              <w:t>s</w:t>
            </w:r>
            <w:r>
              <w:rPr>
                <w:rFonts w:asciiTheme="minorHAnsi" w:hAnsiTheme="minorHAnsi"/>
                <w:sz w:val="18"/>
                <w:szCs w:val="18"/>
              </w:rPr>
              <w:t xml:space="preserve"> and CF3R</w:t>
            </w:r>
            <w:r w:rsidR="006F51F7">
              <w:rPr>
                <w:rFonts w:asciiTheme="minorHAnsi" w:hAnsiTheme="minorHAnsi"/>
                <w:sz w:val="18"/>
                <w:szCs w:val="18"/>
              </w:rPr>
              <w:t>s</w:t>
            </w:r>
            <w:r>
              <w:rPr>
                <w:rFonts w:asciiTheme="minorHAnsi" w:hAnsiTheme="minorHAnsi"/>
                <w:sz w:val="18"/>
                <w:szCs w:val="18"/>
              </w:rPr>
              <w:t>.</w:t>
            </w:r>
          </w:p>
        </w:tc>
      </w:tr>
      <w:tr w:rsidR="00D920D6" w:rsidRPr="006136A2" w14:paraId="681C49A5"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A4" w14:textId="77777777" w:rsidR="00D920D6" w:rsidRPr="00C535C7" w:rsidRDefault="0067541F" w:rsidP="00D920D6">
            <w:pPr>
              <w:keepNext/>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A6" w14:textId="77777777" w:rsidR="00D920D6" w:rsidRDefault="00D920D6" w:rsidP="00D920D6">
      <w:pPr>
        <w:pStyle w:val="Header"/>
        <w:rPr>
          <w:rFonts w:asciiTheme="minorHAnsi" w:hAnsiTheme="minorHAnsi"/>
          <w:sz w:val="18"/>
          <w:szCs w:val="18"/>
        </w:rPr>
      </w:pPr>
    </w:p>
    <w:p w14:paraId="681C49A7" w14:textId="77777777" w:rsidR="00D920D6" w:rsidRDefault="00D920D6" w:rsidP="00D920D6">
      <w:pPr>
        <w:pStyle w:val="Header"/>
        <w:rPr>
          <w:rFonts w:asciiTheme="minorHAnsi" w:hAnsiTheme="minorHAnsi"/>
          <w:sz w:val="18"/>
          <w:szCs w:val="18"/>
        </w:rPr>
      </w:pPr>
    </w:p>
    <w:p w14:paraId="681C49A8" w14:textId="77777777" w:rsidR="00D920D6" w:rsidRDefault="00D920D6" w:rsidP="00D920D6">
      <w:pPr>
        <w:pStyle w:val="Header"/>
        <w:rPr>
          <w:rFonts w:asciiTheme="minorHAnsi" w:hAnsiTheme="minorHAnsi"/>
          <w:sz w:val="18"/>
          <w:szCs w:val="18"/>
        </w:rPr>
      </w:pPr>
    </w:p>
    <w:p w14:paraId="681C49A9" w14:textId="77777777" w:rsidR="00D920D6" w:rsidRDefault="00D920D6" w:rsidP="00D920D6">
      <w:pPr>
        <w:pStyle w:val="Header"/>
        <w:rPr>
          <w:rFonts w:asciiTheme="minorHAnsi" w:hAnsiTheme="minorHAnsi"/>
          <w:sz w:val="18"/>
          <w:szCs w:val="18"/>
        </w:rPr>
      </w:pPr>
    </w:p>
    <w:p w14:paraId="681C49AA" w14:textId="77777777" w:rsidR="00D920D6" w:rsidRPr="006136A2" w:rsidRDefault="00D920D6" w:rsidP="00D920D6">
      <w:pPr>
        <w:pStyle w:val="Header"/>
        <w:rPr>
          <w:rFonts w:asciiTheme="minorHAnsi" w:hAnsiTheme="minorHAnsi"/>
          <w:sz w:val="18"/>
          <w:szCs w:val="18"/>
        </w:rPr>
      </w:pPr>
    </w:p>
    <w:p w14:paraId="79CAF8AD" w14:textId="77777777" w:rsidR="00391B0A" w:rsidRDefault="00391B0A">
      <w:pPr>
        <w:rPr>
          <w:ins w:id="17" w:author="Shewmaker, Michael@Energy" w:date="2016-10-11T11:16:00Z"/>
        </w:rPr>
      </w:pPr>
      <w:ins w:id="18" w:author="Shewmaker, Michael@Energy" w:date="2016-10-11T11:16:00Z">
        <w:r>
          <w:br w:type="page"/>
        </w:r>
        <w:bookmarkStart w:id="19" w:name="_GoBack"/>
        <w:bookmarkEnd w:id="19"/>
      </w:ins>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D920D6" w:rsidRPr="009E2C1C" w14:paraId="681C49AC" w14:textId="77777777" w:rsidTr="00D920D6">
        <w:trPr>
          <w:trHeight w:val="206"/>
        </w:trPr>
        <w:tc>
          <w:tcPr>
            <w:tcW w:w="10950" w:type="dxa"/>
            <w:gridSpan w:val="4"/>
            <w:vAlign w:val="center"/>
          </w:tcPr>
          <w:p w14:paraId="681C49AB" w14:textId="1861C4E3" w:rsidR="00D920D6" w:rsidRPr="009351D2" w:rsidRDefault="00D920D6" w:rsidP="00D920D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D920D6" w:rsidRPr="001B14D6" w14:paraId="681C49AE" w14:textId="77777777" w:rsidTr="00D920D6">
        <w:trPr>
          <w:trHeight w:val="206"/>
        </w:trPr>
        <w:tc>
          <w:tcPr>
            <w:tcW w:w="10950" w:type="dxa"/>
            <w:gridSpan w:val="4"/>
            <w:vAlign w:val="center"/>
          </w:tcPr>
          <w:p w14:paraId="681C49AD" w14:textId="77777777" w:rsidR="00D920D6" w:rsidRPr="00E136A4" w:rsidRDefault="00D920D6" w:rsidP="009176C1">
            <w:pPr>
              <w:keepNext/>
              <w:numPr>
                <w:ilvl w:val="0"/>
                <w:numId w:val="8"/>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D920D6" w:rsidRPr="00B272DC" w14:paraId="681C49B1" w14:textId="77777777" w:rsidTr="00D920D6">
        <w:trPr>
          <w:trHeight w:val="360"/>
        </w:trPr>
        <w:tc>
          <w:tcPr>
            <w:tcW w:w="5577" w:type="dxa"/>
            <w:gridSpan w:val="2"/>
          </w:tcPr>
          <w:p w14:paraId="681C49AF" w14:textId="77777777" w:rsidR="00D920D6" w:rsidRPr="00B272DC" w:rsidRDefault="00D920D6" w:rsidP="00D920D6">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681C49B0" w14:textId="77777777" w:rsidR="00D920D6" w:rsidRPr="00B272DC" w:rsidRDefault="00D920D6" w:rsidP="00D920D6">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D920D6" w:rsidRPr="00B272DC" w14:paraId="681C49B4" w14:textId="77777777" w:rsidTr="00D920D6">
        <w:trPr>
          <w:trHeight w:val="360"/>
        </w:trPr>
        <w:tc>
          <w:tcPr>
            <w:tcW w:w="5577" w:type="dxa"/>
            <w:gridSpan w:val="2"/>
          </w:tcPr>
          <w:p w14:paraId="681C49B2" w14:textId="77777777" w:rsidR="00D920D6" w:rsidRPr="00B272DC" w:rsidRDefault="00D920D6" w:rsidP="00D920D6">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681C49B3"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D920D6" w:rsidRPr="00B272DC" w14:paraId="681C49B7" w14:textId="77777777" w:rsidTr="00D920D6">
        <w:trPr>
          <w:trHeight w:val="360"/>
        </w:trPr>
        <w:tc>
          <w:tcPr>
            <w:tcW w:w="5577" w:type="dxa"/>
            <w:gridSpan w:val="2"/>
          </w:tcPr>
          <w:p w14:paraId="681C49B5"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681C49B6" w14:textId="30AF7E99"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567F24">
              <w:rPr>
                <w:rFonts w:asciiTheme="minorHAnsi" w:hAnsiTheme="minorHAnsi"/>
                <w:sz w:val="14"/>
                <w:szCs w:val="14"/>
              </w:rPr>
              <w:t>i</w:t>
            </w:r>
            <w:r w:rsidRPr="00B272DC">
              <w:rPr>
                <w:rFonts w:asciiTheme="minorHAnsi" w:hAnsiTheme="minorHAnsi"/>
                <w:sz w:val="14"/>
                <w:szCs w:val="14"/>
              </w:rPr>
              <w:t>f applicable):</w:t>
            </w:r>
          </w:p>
        </w:tc>
      </w:tr>
      <w:tr w:rsidR="00D920D6" w:rsidRPr="00B272DC" w14:paraId="681C49BA" w14:textId="77777777" w:rsidTr="00D920D6">
        <w:trPr>
          <w:trHeight w:val="360"/>
        </w:trPr>
        <w:tc>
          <w:tcPr>
            <w:tcW w:w="5577" w:type="dxa"/>
            <w:gridSpan w:val="2"/>
          </w:tcPr>
          <w:p w14:paraId="681C49B8"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681C49B9"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Phone:</w:t>
            </w:r>
          </w:p>
        </w:tc>
      </w:tr>
      <w:tr w:rsidR="00D920D6" w:rsidRPr="008E6C57" w14:paraId="681C49BC" w14:textId="77777777" w:rsidTr="00D920D6">
        <w:tblPrEx>
          <w:tblCellMar>
            <w:left w:w="115" w:type="dxa"/>
            <w:right w:w="115" w:type="dxa"/>
          </w:tblCellMar>
        </w:tblPrEx>
        <w:trPr>
          <w:trHeight w:val="296"/>
        </w:trPr>
        <w:tc>
          <w:tcPr>
            <w:tcW w:w="10950" w:type="dxa"/>
            <w:gridSpan w:val="4"/>
            <w:vAlign w:val="center"/>
          </w:tcPr>
          <w:p w14:paraId="681C49BB" w14:textId="77777777" w:rsidR="00D920D6" w:rsidRDefault="00D920D6" w:rsidP="00D920D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D920D6" w:rsidRPr="008E6C57" w14:paraId="681C49C4" w14:textId="77777777" w:rsidTr="00D920D6">
        <w:tblPrEx>
          <w:tblCellMar>
            <w:left w:w="115" w:type="dxa"/>
            <w:right w:w="115" w:type="dxa"/>
          </w:tblCellMar>
        </w:tblPrEx>
        <w:trPr>
          <w:trHeight w:val="504"/>
        </w:trPr>
        <w:tc>
          <w:tcPr>
            <w:tcW w:w="10950" w:type="dxa"/>
            <w:gridSpan w:val="4"/>
          </w:tcPr>
          <w:p w14:paraId="1CFF34D0" w14:textId="77777777" w:rsidR="00391B0A" w:rsidRPr="00391B0A" w:rsidRDefault="00391B0A" w:rsidP="00391B0A">
            <w:pPr>
              <w:pStyle w:val="Heading3"/>
              <w:numPr>
                <w:ilvl w:val="0"/>
                <w:numId w:val="0"/>
              </w:numPr>
              <w:spacing w:before="60"/>
              <w:ind w:right="86"/>
              <w:rPr>
                <w:ins w:id="20" w:author="Shewmaker, Michael@Energy" w:date="2016-10-11T11:15:00Z"/>
                <w:rFonts w:asciiTheme="minorHAnsi" w:hAnsiTheme="minorHAnsi"/>
                <w:caps/>
                <w:sz w:val="18"/>
                <w:szCs w:val="18"/>
              </w:rPr>
            </w:pPr>
            <w:ins w:id="21" w:author="Shewmaker, Michael@Energy" w:date="2016-10-11T11:15:00Z">
              <w:r w:rsidRPr="00391B0A">
                <w:rPr>
                  <w:rFonts w:asciiTheme="minorHAnsi" w:hAnsiTheme="minorHAnsi"/>
                  <w:sz w:val="18"/>
                  <w:szCs w:val="18"/>
                </w:rPr>
                <w:t xml:space="preserve">I certify the following under penalty of perjury, under the laws of the State of California: </w:t>
              </w:r>
            </w:ins>
          </w:p>
          <w:p w14:paraId="0599DD91" w14:textId="77777777" w:rsidR="00391B0A" w:rsidRPr="00391B0A" w:rsidRDefault="00391B0A" w:rsidP="00391B0A">
            <w:pPr>
              <w:pStyle w:val="Heading3"/>
              <w:numPr>
                <w:ilvl w:val="0"/>
                <w:numId w:val="16"/>
              </w:numPr>
              <w:spacing w:before="0"/>
              <w:ind w:right="90"/>
              <w:rPr>
                <w:ins w:id="22" w:author="Shewmaker, Michael@Energy" w:date="2016-10-11T11:15:00Z"/>
                <w:rFonts w:asciiTheme="minorHAnsi" w:hAnsiTheme="minorHAnsi"/>
                <w:caps/>
                <w:sz w:val="18"/>
                <w:szCs w:val="18"/>
              </w:rPr>
            </w:pPr>
            <w:ins w:id="23" w:author="Shewmaker, Michael@Energy" w:date="2016-10-11T11:15:00Z">
              <w:r w:rsidRPr="00391B0A">
                <w:rPr>
                  <w:rFonts w:asciiTheme="minorHAnsi" w:hAnsiTheme="minorHAnsi"/>
                  <w:sz w:val="18"/>
                  <w:szCs w:val="18"/>
                </w:rPr>
                <w:t xml:space="preserve">The information provided on this Certificate of Installation is true and correct. </w:t>
              </w:r>
            </w:ins>
          </w:p>
          <w:p w14:paraId="7AD5BA85" w14:textId="77777777" w:rsidR="00391B0A" w:rsidRPr="00391B0A" w:rsidRDefault="00391B0A" w:rsidP="00391B0A">
            <w:pPr>
              <w:pStyle w:val="Heading3"/>
              <w:numPr>
                <w:ilvl w:val="0"/>
                <w:numId w:val="16"/>
              </w:numPr>
              <w:spacing w:before="0"/>
              <w:ind w:right="90"/>
              <w:rPr>
                <w:ins w:id="24" w:author="Shewmaker, Michael@Energy" w:date="2016-10-11T11:15:00Z"/>
                <w:rFonts w:asciiTheme="minorHAnsi" w:hAnsiTheme="minorHAnsi"/>
                <w:caps/>
                <w:sz w:val="18"/>
                <w:szCs w:val="22"/>
              </w:rPr>
            </w:pPr>
            <w:ins w:id="25" w:author="Shewmaker, Michael@Energy" w:date="2016-10-11T11:15:00Z">
              <w:r w:rsidRPr="00391B0A">
                <w:rPr>
                  <w:rFonts w:asciiTheme="minorHAnsi" w:hAnsiTheme="minorHAnsi"/>
                  <w:snapToGrid w:val="0"/>
                  <w:sz w:val="18"/>
                  <w:szCs w:val="18"/>
                </w:rPr>
                <w:t xml:space="preserve">I am either: a) a responsible person eligible under Division 3 of the Business and Professions Code </w:t>
              </w:r>
              <w:r w:rsidRPr="00391B0A">
                <w:rPr>
                  <w:rFonts w:asciiTheme="minorHAnsi" w:hAnsiTheme="minorHAnsi"/>
                  <w:sz w:val="18"/>
                  <w:szCs w:val="18"/>
                </w:rPr>
                <w:t xml:space="preserve">in the applicable classification to accept responsibility for the system design, construction, or installation </w:t>
              </w:r>
              <w:r w:rsidRPr="00391B0A">
                <w:rPr>
                  <w:rFonts w:asciiTheme="minorHAnsi" w:hAnsiTheme="minorHAnsi"/>
                  <w:snapToGrid w:val="0"/>
                  <w:sz w:val="18"/>
                  <w:szCs w:val="18"/>
                </w:rPr>
                <w:t xml:space="preserve">of features, materials, components, or manufactured devices </w:t>
              </w:r>
              <w:r w:rsidRPr="00391B0A">
                <w:rPr>
                  <w:rFonts w:asciiTheme="minorHAnsi" w:hAnsiTheme="minorHAnsi"/>
                  <w:sz w:val="18"/>
                  <w:szCs w:val="18"/>
                </w:rPr>
                <w:t xml:space="preserve">for the scope of work identified on this Certificate of Installation </w:t>
              </w:r>
              <w:r w:rsidRPr="00391B0A">
                <w:rPr>
                  <w:rFonts w:asciiTheme="minorHAnsi" w:hAnsiTheme="minorHAnsi"/>
                  <w:snapToGrid w:val="0"/>
                  <w:sz w:val="18"/>
                  <w:szCs w:val="18"/>
                </w:rPr>
                <w:t>and attest to the declarations in this statement</w:t>
              </w:r>
              <w:r w:rsidRPr="00391B0A">
                <w:rPr>
                  <w:rFonts w:asciiTheme="minorHAnsi" w:hAnsiTheme="minorHAnsi"/>
                  <w:sz w:val="18"/>
                  <w:szCs w:val="18"/>
                </w:rPr>
                <w:t>, or b) I am an authorized representative of the responsible person and attest to the declarations in this statement on the responsible person’s behalf</w:t>
              </w:r>
              <w:r w:rsidRPr="00391B0A">
                <w:rPr>
                  <w:rFonts w:asciiTheme="minorHAnsi" w:eastAsia="Calibri" w:hAnsiTheme="minorHAnsi"/>
                  <w:sz w:val="18"/>
                  <w:szCs w:val="18"/>
                </w:rPr>
                <w:t>.</w:t>
              </w:r>
            </w:ins>
          </w:p>
          <w:p w14:paraId="74617F04" w14:textId="77777777" w:rsidR="00391B0A" w:rsidRPr="00391B0A" w:rsidRDefault="00391B0A" w:rsidP="00391B0A">
            <w:pPr>
              <w:keepNext/>
              <w:numPr>
                <w:ilvl w:val="0"/>
                <w:numId w:val="16"/>
              </w:numPr>
              <w:autoSpaceDE w:val="0"/>
              <w:autoSpaceDN w:val="0"/>
              <w:adjustRightInd w:val="0"/>
              <w:ind w:right="90"/>
              <w:rPr>
                <w:ins w:id="26" w:author="Shewmaker, Michael@Energy" w:date="2016-10-11T11:15:00Z"/>
                <w:rFonts w:asciiTheme="minorHAnsi" w:hAnsiTheme="minorHAnsi"/>
                <w:sz w:val="18"/>
                <w:szCs w:val="18"/>
              </w:rPr>
            </w:pPr>
            <w:ins w:id="27" w:author="Shewmaker, Michael@Energy" w:date="2016-10-11T11:15:00Z">
              <w:r w:rsidRPr="00391B0A">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91B0A">
                <w:rPr>
                  <w:rFonts w:asciiTheme="minorHAnsi" w:eastAsia="Calibri" w:hAnsiTheme="minorHAnsi" w:cs="TimesNewRomanPSMT"/>
                  <w:sz w:val="18"/>
                  <w:szCs w:val="18"/>
                </w:rPr>
                <w:t>.</w:t>
              </w:r>
            </w:ins>
          </w:p>
          <w:p w14:paraId="5B52C2A6" w14:textId="77777777" w:rsidR="00391B0A" w:rsidRPr="00391B0A" w:rsidRDefault="00391B0A" w:rsidP="00391B0A">
            <w:pPr>
              <w:pStyle w:val="ListParagraph"/>
              <w:keepNext/>
              <w:numPr>
                <w:ilvl w:val="0"/>
                <w:numId w:val="16"/>
              </w:numPr>
              <w:autoSpaceDE w:val="0"/>
              <w:autoSpaceDN w:val="0"/>
              <w:adjustRightInd w:val="0"/>
              <w:rPr>
                <w:ins w:id="28" w:author="Shewmaker, Michael@Energy" w:date="2016-10-11T11:15:00Z"/>
                <w:rFonts w:asciiTheme="minorHAnsi" w:hAnsiTheme="minorHAnsi"/>
                <w:sz w:val="18"/>
              </w:rPr>
            </w:pPr>
            <w:ins w:id="29" w:author="Shewmaker, Michael@Energy" w:date="2016-10-11T11:15:00Z">
              <w:r w:rsidRPr="00391B0A">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681C49C3" w14:textId="031BA16B" w:rsidR="00D920D6" w:rsidRPr="00E74533" w:rsidRDefault="00391B0A" w:rsidP="00391B0A">
            <w:pPr>
              <w:pStyle w:val="ListParagraph"/>
              <w:keepNext/>
              <w:numPr>
                <w:ilvl w:val="0"/>
                <w:numId w:val="16"/>
              </w:numPr>
              <w:autoSpaceDE w:val="0"/>
              <w:autoSpaceDN w:val="0"/>
              <w:adjustRightInd w:val="0"/>
              <w:spacing w:after="120"/>
              <w:rPr>
                <w:rFonts w:asciiTheme="minorHAnsi" w:hAnsiTheme="minorHAnsi"/>
                <w:b/>
              </w:rPr>
            </w:pPr>
            <w:ins w:id="30" w:author="Shewmaker, Michael@Energy" w:date="2016-10-11T11:15:00Z">
              <w:r w:rsidRPr="00391B0A">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p>
        </w:tc>
      </w:tr>
      <w:tr w:rsidR="00D920D6" w:rsidRPr="00B272DC" w14:paraId="681C49C7" w14:textId="77777777" w:rsidTr="00D920D6">
        <w:tblPrEx>
          <w:tblCellMar>
            <w:left w:w="108" w:type="dxa"/>
            <w:right w:w="108" w:type="dxa"/>
          </w:tblCellMar>
        </w:tblPrEx>
        <w:trPr>
          <w:trHeight w:val="360"/>
        </w:trPr>
        <w:tc>
          <w:tcPr>
            <w:tcW w:w="5307" w:type="dxa"/>
          </w:tcPr>
          <w:p w14:paraId="681C49C5" w14:textId="77777777" w:rsidR="00D920D6" w:rsidRPr="00B272DC" w:rsidRDefault="00D920D6" w:rsidP="00D920D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681C49C6" w14:textId="77777777" w:rsidR="00D920D6" w:rsidRPr="00B272DC" w:rsidRDefault="00D920D6" w:rsidP="00D920D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D920D6" w:rsidRPr="00B272DC" w14:paraId="681C49CA"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C8" w14:textId="579871B2"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81C49C9"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D920D6" w:rsidRPr="00B272DC" w14:paraId="681C49CD"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CB"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81C49CC"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D920D6" w:rsidRPr="00B272DC" w14:paraId="681C49D1"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CE"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81C49CF" w14:textId="31570826"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67F2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81C49D0"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D920D6" w:rsidRPr="00B272DC" w14:paraId="681C49D4"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D2"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681C49D3"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681C49D5"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6"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7"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8"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9"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A" w14:textId="77777777" w:rsidR="004A05C6" w:rsidRPr="005369B5"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sectPr w:rsidR="004A05C6" w:rsidRPr="005369B5" w:rsidSect="00224005">
      <w:headerReference w:type="even" r:id="rId17"/>
      <w:head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3C6A8F" w14:textId="77777777" w:rsidR="00224005" w:rsidRDefault="00224005">
      <w:r>
        <w:separator/>
      </w:r>
    </w:p>
  </w:endnote>
  <w:endnote w:type="continuationSeparator" w:id="0">
    <w:p w14:paraId="0A4D6DE8" w14:textId="77777777" w:rsidR="00224005" w:rsidRDefault="00224005">
      <w:r>
        <w:continuationSeparator/>
      </w:r>
    </w:p>
  </w:endnote>
  <w:endnote w:type="continuationNotice" w:id="1">
    <w:p w14:paraId="1941C091" w14:textId="77777777" w:rsidR="00224005" w:rsidRDefault="002240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1C49F1" w14:textId="77777777" w:rsidR="00224005" w:rsidRPr="00CF4720" w:rsidRDefault="00224005" w:rsidP="00567F24">
    <w:pPr>
      <w:pStyle w:val="Footer"/>
    </w:pPr>
    <w:r w:rsidRPr="00CF4720">
      <w:t xml:space="preserve">Registration Number:                                                           Registration Date/Time:                                           HERS Provider:                       </w:t>
    </w:r>
  </w:p>
  <w:p w14:paraId="681C49F2" w14:textId="485B6D04" w:rsidR="00224005" w:rsidRPr="00CF4720" w:rsidRDefault="00224005" w:rsidP="00567F24">
    <w:pPr>
      <w:pStyle w:val="Footer"/>
    </w:pPr>
    <w:r w:rsidRPr="00CF4720">
      <w:t>CA Building Energy Efficiency Standards - 201</w:t>
    </w:r>
    <w:r>
      <w:t>6</w:t>
    </w:r>
    <w:r w:rsidRPr="00CF4720">
      <w:t xml:space="preserve"> Residential Compliance</w:t>
    </w:r>
    <w:r w:rsidRPr="00CF4720">
      <w:tab/>
    </w:r>
    <w:del w:id="13" w:author="Shewmaker, Michael@Energy" w:date="2016-10-11T11:16:00Z">
      <w:r w:rsidDel="00391B0A">
        <w:delText xml:space="preserve">January </w:delText>
      </w:r>
    </w:del>
    <w:ins w:id="14" w:author="Shewmaker, Michael@Energy" w:date="2016-10-11T11:16:00Z">
      <w:r w:rsidR="00391B0A">
        <w:t>October</w:t>
      </w:r>
      <w:r w:rsidR="00391B0A">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1C49FB" w14:textId="0C82DA01" w:rsidR="00224005" w:rsidRPr="00CF4720" w:rsidRDefault="00224005" w:rsidP="00567F24">
    <w:pPr>
      <w:pStyle w:val="Footer"/>
    </w:pPr>
    <w:r w:rsidRPr="00CF4720">
      <w:t>CA Building Energy Efficiency Standards - 201</w:t>
    </w:r>
    <w:r>
      <w:t>6</w:t>
    </w:r>
    <w:r w:rsidRPr="00CF4720">
      <w:t xml:space="preserve"> Residential Compliance</w:t>
    </w:r>
    <w:r w:rsidRPr="00CF4720">
      <w:tab/>
    </w:r>
    <w:del w:id="15" w:author="Shewmaker, Michael@Energy" w:date="2016-10-11T11:16:00Z">
      <w:r w:rsidDel="00391B0A">
        <w:delText xml:space="preserve">January </w:delText>
      </w:r>
    </w:del>
    <w:ins w:id="16" w:author="Shewmaker, Michael@Energy" w:date="2016-10-11T11:16:00Z">
      <w:r w:rsidR="00391B0A">
        <w:t>October</w:t>
      </w:r>
      <w:r w:rsidR="00391B0A">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28D678" w14:textId="77777777" w:rsidR="00224005" w:rsidRDefault="00224005">
      <w:r>
        <w:separator/>
      </w:r>
    </w:p>
  </w:footnote>
  <w:footnote w:type="continuationSeparator" w:id="0">
    <w:p w14:paraId="5E69BF0F" w14:textId="77777777" w:rsidR="00224005" w:rsidRDefault="00224005">
      <w:r>
        <w:continuationSeparator/>
      </w:r>
    </w:p>
  </w:footnote>
  <w:footnote w:type="continuationNotice" w:id="1">
    <w:p w14:paraId="65D78090" w14:textId="77777777" w:rsidR="00224005" w:rsidRDefault="0022400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1C49DF" w14:textId="77777777" w:rsidR="00224005" w:rsidRDefault="00391B0A">
    <w:pPr>
      <w:pStyle w:val="Header"/>
    </w:pPr>
    <w:r>
      <w:rPr>
        <w:noProof/>
      </w:rPr>
      <w:pict w14:anchorId="681C4A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6" o:spid="_x0000_s1024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1C49E0" w14:textId="7AD3471F" w:rsidR="00224005" w:rsidRPr="007770C5" w:rsidRDefault="00224005" w:rsidP="00C527EE">
    <w:pPr>
      <w:suppressAutoHyphens/>
      <w:ind w:left="-90"/>
      <w:rPr>
        <w:rFonts w:ascii="Arial" w:hAnsi="Arial" w:cs="Arial"/>
        <w:sz w:val="14"/>
        <w:szCs w:val="14"/>
      </w:rPr>
    </w:pPr>
    <w:r w:rsidRPr="003A4CF7">
      <w:rPr>
        <w:rFonts w:ascii="Arial" w:hAnsi="Arial"/>
        <w:noProof/>
        <w:sz w:val="14"/>
      </w:rPr>
      <w:drawing>
        <wp:anchor distT="0" distB="0" distL="114300" distR="114300" simplePos="0" relativeHeight="251658240" behindDoc="0" locked="0" layoutInCell="1" allowOverlap="1" wp14:anchorId="681C4A07" wp14:editId="05DBF062">
          <wp:simplePos x="0" y="0"/>
          <wp:positionH relativeFrom="margin">
            <wp:posOffset>6619240</wp:posOffset>
          </wp:positionH>
          <wp:positionV relativeFrom="margin">
            <wp:posOffset>-1221740</wp:posOffset>
          </wp:positionV>
          <wp:extent cx="311150" cy="273050"/>
          <wp:effectExtent l="0" t="0" r="0" b="0"/>
          <wp:wrapSquare wrapText="bothSides"/>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1150" cy="273050"/>
                  </a:xfrm>
                  <a:prstGeom prst="rect">
                    <a:avLst/>
                  </a:prstGeom>
                  <a:noFill/>
                  <a:ln w="9525">
                    <a:noFill/>
                    <a:miter lim="800000"/>
                    <a:headEnd/>
                    <a:tailEnd/>
                  </a:ln>
                </pic:spPr>
              </pic:pic>
            </a:graphicData>
          </a:graphic>
          <wp14:sizeRelV relativeFrom="margin">
            <wp14:pctHeight>0</wp14:pctHeight>
          </wp14:sizeRelV>
        </wp:anchor>
      </w:drawing>
    </w:r>
    <w:r w:rsidR="00391B0A">
      <w:rPr>
        <w:rFonts w:ascii="Arial" w:hAnsi="Arial" w:cs="Arial"/>
        <w:noProof/>
        <w:sz w:val="14"/>
        <w:szCs w:val="14"/>
      </w:rPr>
      <w:pict w14:anchorId="681C4A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7" o:spid="_x0000_s1024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681C49E1" w14:textId="77777777" w:rsidR="00224005" w:rsidRPr="00B04D67" w:rsidRDefault="00224005" w:rsidP="00C527EE">
    <w:pPr>
      <w:suppressAutoHyphens/>
      <w:ind w:left="-90"/>
      <w:rPr>
        <w:rFonts w:ascii="Arial" w:hAnsi="Arial" w:cs="Arial"/>
        <w:b/>
        <w:sz w:val="24"/>
        <w:szCs w:val="24"/>
      </w:rPr>
    </w:pPr>
    <w:r w:rsidRPr="00B04D67">
      <w:rPr>
        <w:rFonts w:ascii="Arial" w:hAnsi="Arial" w:cs="Arial"/>
        <w:b/>
        <w:sz w:val="24"/>
        <w:szCs w:val="24"/>
      </w:rPr>
      <w:t>DUCT SURFACE AREA REDUCTION; R-VALUE; BURIED DUCTS COMPLIANCE CREDIT</w:t>
    </w:r>
  </w:p>
  <w:p w14:paraId="681C49E2" w14:textId="4D7D9F2F" w:rsidR="00224005" w:rsidRPr="007770C5" w:rsidRDefault="00224005" w:rsidP="00C527EE">
    <w:pPr>
      <w:suppressAutoHyphens/>
      <w:ind w:left="-90"/>
      <w:rPr>
        <w:rFonts w:ascii="Arial" w:hAnsi="Arial" w:cs="Arial"/>
        <w:sz w:val="14"/>
        <w:szCs w:val="14"/>
      </w:rPr>
    </w:pPr>
    <w:r>
      <w:rPr>
        <w:rFonts w:ascii="Arial" w:hAnsi="Arial" w:cs="Arial"/>
        <w:sz w:val="14"/>
        <w:szCs w:val="14"/>
      </w:rPr>
      <w:t>CEC-CF2R-MCH-29-H</w:t>
    </w:r>
    <w:r w:rsidRPr="007770C5">
      <w:rPr>
        <w:rFonts w:ascii="Arial" w:hAnsi="Arial" w:cs="Arial"/>
        <w:sz w:val="14"/>
        <w:szCs w:val="14"/>
      </w:rPr>
      <w:t xml:space="preserve"> (Revised </w:t>
    </w:r>
    <w:del w:id="11" w:author="Shewmaker, Michael@Energy" w:date="2016-10-11T11:16:00Z">
      <w:r w:rsidDel="00391B0A">
        <w:rPr>
          <w:rFonts w:ascii="Arial" w:hAnsi="Arial" w:cs="Arial"/>
          <w:sz w:val="14"/>
          <w:szCs w:val="14"/>
        </w:rPr>
        <w:delText>01</w:delText>
      </w:r>
    </w:del>
    <w:ins w:id="12" w:author="Shewmaker, Michael@Energy" w:date="2016-10-11T11:16:00Z">
      <w:r w:rsidR="00391B0A">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224005" w:rsidRPr="00F85124" w14:paraId="681C49E5" w14:textId="77777777" w:rsidTr="00DE3917">
      <w:trPr>
        <w:cantSplit/>
        <w:trHeight w:val="288"/>
      </w:trPr>
      <w:tc>
        <w:tcPr>
          <w:tcW w:w="3877" w:type="pct"/>
          <w:gridSpan w:val="2"/>
          <w:tcBorders>
            <w:bottom w:val="single" w:sz="4" w:space="0" w:color="auto"/>
            <w:right w:val="nil"/>
          </w:tcBorders>
          <w:vAlign w:val="center"/>
        </w:tcPr>
        <w:p w14:paraId="681C49E3" w14:textId="77777777" w:rsidR="00224005" w:rsidRPr="005F2F11" w:rsidRDefault="00224005" w:rsidP="000C09F1">
          <w:pPr>
            <w:pStyle w:val="Style17"/>
            <w:rPr>
              <w:b/>
              <w:color w:val="auto"/>
              <w:sz w:val="20"/>
              <w:szCs w:val="20"/>
            </w:rPr>
          </w:pPr>
          <w:r w:rsidRPr="005F2F11">
            <w:rPr>
              <w:color w:val="auto"/>
              <w:sz w:val="20"/>
              <w:szCs w:val="20"/>
            </w:rPr>
            <w:t>CERTIFICATE OF INSTALLATION</w:t>
          </w:r>
        </w:p>
      </w:tc>
      <w:tc>
        <w:tcPr>
          <w:tcW w:w="1123" w:type="pct"/>
          <w:tcBorders>
            <w:left w:val="nil"/>
            <w:bottom w:val="single" w:sz="4" w:space="0" w:color="auto"/>
          </w:tcBorders>
          <w:tcMar>
            <w:left w:w="115" w:type="dxa"/>
            <w:right w:w="115" w:type="dxa"/>
          </w:tcMar>
          <w:vAlign w:val="center"/>
        </w:tcPr>
        <w:p w14:paraId="681C49E4" w14:textId="77777777" w:rsidR="00224005" w:rsidRPr="005F2F11" w:rsidRDefault="00224005" w:rsidP="00DE3917">
          <w:pPr>
            <w:pStyle w:val="Style18"/>
            <w:rPr>
              <w:b/>
              <w:color w:val="auto"/>
              <w:sz w:val="20"/>
              <w:szCs w:val="20"/>
            </w:rPr>
          </w:pPr>
          <w:r w:rsidRPr="005F2F11">
            <w:rPr>
              <w:color w:val="auto"/>
              <w:sz w:val="20"/>
              <w:szCs w:val="20"/>
            </w:rPr>
            <w:t>CF2R-MCH-29-H</w:t>
          </w:r>
        </w:p>
      </w:tc>
    </w:tr>
    <w:tr w:rsidR="00224005" w:rsidRPr="00DC1E7C" w14:paraId="681C49E7" w14:textId="77777777" w:rsidTr="00DE3917">
      <w:trPr>
        <w:cantSplit/>
        <w:trHeight w:val="288"/>
      </w:trPr>
      <w:tc>
        <w:tcPr>
          <w:tcW w:w="5000" w:type="pct"/>
          <w:gridSpan w:val="3"/>
        </w:tcPr>
        <w:p w14:paraId="681C49E6" w14:textId="77777777" w:rsidR="00224005" w:rsidRPr="00DC1E7C" w:rsidRDefault="00224005" w:rsidP="009C3E28">
          <w:pPr>
            <w:pStyle w:val="doublelineabove"/>
            <w:pBdr>
              <w:top w:val="none" w:sz="0" w:space="0" w:color="auto"/>
            </w:pBdr>
            <w:tabs>
              <w:tab w:val="clear" w:pos="360"/>
              <w:tab w:val="clear" w:pos="3600"/>
              <w:tab w:val="clear" w:pos="4680"/>
              <w:tab w:val="clear" w:pos="5940"/>
              <w:tab w:val="clear" w:pos="6930"/>
              <w:tab w:val="clear" w:pos="8100"/>
              <w:tab w:val="clear" w:pos="9090"/>
              <w:tab w:val="right" w:pos="10800"/>
            </w:tabs>
            <w:rPr>
              <w:rFonts w:asciiTheme="minorHAnsi" w:hAnsiTheme="minorHAnsi"/>
              <w:b w:val="0"/>
              <w:szCs w:val="20"/>
            </w:rPr>
          </w:pPr>
          <w:r>
            <w:rPr>
              <w:rFonts w:asciiTheme="minorHAnsi" w:hAnsiTheme="minorHAnsi"/>
              <w:b w:val="0"/>
              <w:szCs w:val="20"/>
            </w:rPr>
            <w:t xml:space="preserve">Duct Surface Area Reduction; </w:t>
          </w:r>
          <w:r w:rsidRPr="00DA4214">
            <w:rPr>
              <w:rFonts w:asciiTheme="minorHAnsi" w:hAnsiTheme="minorHAnsi"/>
              <w:b w:val="0"/>
              <w:szCs w:val="20"/>
            </w:rPr>
            <w:t>R-Value</w:t>
          </w:r>
          <w:r>
            <w:rPr>
              <w:rFonts w:asciiTheme="minorHAnsi" w:hAnsiTheme="minorHAnsi"/>
              <w:b w:val="0"/>
              <w:szCs w:val="20"/>
            </w:rPr>
            <w:t>; Buried Ducts</w:t>
          </w:r>
          <w:r w:rsidRPr="00DA4214">
            <w:rPr>
              <w:rFonts w:asciiTheme="minorHAnsi" w:hAnsiTheme="minorHAnsi"/>
              <w:b w:val="0"/>
              <w:szCs w:val="20"/>
            </w:rPr>
            <w:t xml:space="preserve"> Compliance Credit</w:t>
          </w:r>
          <w:r w:rsidRPr="00DC1E7C">
            <w:rPr>
              <w:rFonts w:asciiTheme="minorHAnsi" w:hAnsiTheme="minorHAnsi"/>
              <w:b w:val="0"/>
              <w:szCs w:val="20"/>
            </w:rPr>
            <w:tab/>
            <w:t xml:space="preserve">(Page </w:t>
          </w:r>
          <w:r w:rsidRPr="00DC1E7C">
            <w:rPr>
              <w:rFonts w:asciiTheme="minorHAnsi" w:hAnsiTheme="minorHAnsi"/>
              <w:b w:val="0"/>
              <w:bCs/>
              <w:szCs w:val="20"/>
            </w:rPr>
            <w:fldChar w:fldCharType="begin"/>
          </w:r>
          <w:r w:rsidRPr="00DC1E7C">
            <w:rPr>
              <w:rFonts w:asciiTheme="minorHAnsi" w:hAnsiTheme="minorHAnsi"/>
              <w:b w:val="0"/>
              <w:szCs w:val="20"/>
            </w:rPr>
            <w:instrText xml:space="preserve"> PAGE   \* MERGEFORMAT </w:instrText>
          </w:r>
          <w:r w:rsidRPr="00DC1E7C">
            <w:rPr>
              <w:rFonts w:asciiTheme="minorHAnsi" w:hAnsiTheme="minorHAnsi"/>
              <w:b w:val="0"/>
              <w:bCs/>
              <w:szCs w:val="20"/>
            </w:rPr>
            <w:fldChar w:fldCharType="separate"/>
          </w:r>
          <w:r w:rsidR="00391B0A">
            <w:rPr>
              <w:rFonts w:asciiTheme="minorHAnsi" w:hAnsiTheme="minorHAnsi"/>
              <w:b w:val="0"/>
              <w:noProof/>
              <w:szCs w:val="20"/>
            </w:rPr>
            <w:t>2</w:t>
          </w:r>
          <w:r w:rsidRPr="00DC1E7C">
            <w:rPr>
              <w:rFonts w:asciiTheme="minorHAnsi" w:hAnsiTheme="minorHAnsi"/>
              <w:b w:val="0"/>
              <w:bCs/>
              <w:szCs w:val="20"/>
            </w:rPr>
            <w:fldChar w:fldCharType="end"/>
          </w:r>
          <w:r w:rsidRPr="00DC1E7C">
            <w:rPr>
              <w:rFonts w:asciiTheme="minorHAnsi" w:hAnsiTheme="minorHAnsi"/>
              <w:b w:val="0"/>
              <w:szCs w:val="20"/>
            </w:rPr>
            <w:t xml:space="preserve"> of </w:t>
          </w:r>
          <w:r w:rsidR="00391B0A">
            <w:fldChar w:fldCharType="begin"/>
          </w:r>
          <w:r w:rsidR="00391B0A">
            <w:instrText xml:space="preserve"> SECTIONPAGES   \* MERGEFORMAT </w:instrText>
          </w:r>
          <w:r w:rsidR="00391B0A">
            <w:fldChar w:fldCharType="separate"/>
          </w:r>
          <w:r w:rsidR="00391B0A" w:rsidRPr="00391B0A">
            <w:rPr>
              <w:rFonts w:asciiTheme="minorHAnsi" w:hAnsiTheme="minorHAnsi"/>
              <w:b w:val="0"/>
              <w:noProof/>
              <w:szCs w:val="20"/>
            </w:rPr>
            <w:t>2</w:t>
          </w:r>
          <w:r w:rsidR="00391B0A">
            <w:rPr>
              <w:rFonts w:asciiTheme="minorHAnsi" w:hAnsiTheme="minorHAnsi"/>
              <w:b w:val="0"/>
              <w:noProof/>
              <w:szCs w:val="20"/>
            </w:rPr>
            <w:fldChar w:fldCharType="end"/>
          </w:r>
          <w:r w:rsidRPr="00DC1E7C">
            <w:rPr>
              <w:rFonts w:asciiTheme="minorHAnsi" w:hAnsiTheme="minorHAnsi"/>
              <w:b w:val="0"/>
              <w:szCs w:val="20"/>
            </w:rPr>
            <w:t>)</w:t>
          </w:r>
        </w:p>
      </w:tc>
    </w:tr>
    <w:tr w:rsidR="00224005" w:rsidRPr="00F85124" w14:paraId="681C49EB" w14:textId="77777777" w:rsidTr="00DE3917">
      <w:trPr>
        <w:cantSplit/>
        <w:trHeight w:val="288"/>
      </w:trPr>
      <w:tc>
        <w:tcPr>
          <w:tcW w:w="0" w:type="auto"/>
        </w:tcPr>
        <w:p w14:paraId="681C49E8" w14:textId="77777777" w:rsidR="00224005" w:rsidRPr="00F85124" w:rsidRDefault="00224005" w:rsidP="000C09F1">
          <w:pPr>
            <w:pStyle w:val="Style20"/>
          </w:pPr>
          <w:r w:rsidRPr="00F85124">
            <w:t>Project Name:</w:t>
          </w:r>
        </w:p>
      </w:tc>
      <w:tc>
        <w:tcPr>
          <w:tcW w:w="1516" w:type="pct"/>
        </w:tcPr>
        <w:p w14:paraId="681C49E9" w14:textId="77777777" w:rsidR="00224005" w:rsidRPr="00F85124" w:rsidRDefault="00224005" w:rsidP="000C09F1">
          <w:pPr>
            <w:pStyle w:val="Style20"/>
          </w:pPr>
          <w:r w:rsidRPr="00F85124">
            <w:t>Enforcement Agency:</w:t>
          </w:r>
        </w:p>
      </w:tc>
      <w:tc>
        <w:tcPr>
          <w:tcW w:w="1123" w:type="pct"/>
        </w:tcPr>
        <w:p w14:paraId="681C49EA" w14:textId="77777777" w:rsidR="00224005" w:rsidRPr="00F85124" w:rsidRDefault="00224005" w:rsidP="000C09F1">
          <w:pPr>
            <w:pStyle w:val="Style20"/>
          </w:pPr>
          <w:r w:rsidRPr="00F85124">
            <w:t>Permit Number:</w:t>
          </w:r>
        </w:p>
      </w:tc>
    </w:tr>
    <w:tr w:rsidR="00224005" w:rsidRPr="00F85124" w14:paraId="681C49EF" w14:textId="77777777" w:rsidTr="00DE3917">
      <w:trPr>
        <w:cantSplit/>
        <w:trHeight w:val="288"/>
      </w:trPr>
      <w:tc>
        <w:tcPr>
          <w:tcW w:w="0" w:type="auto"/>
        </w:tcPr>
        <w:p w14:paraId="681C49EC" w14:textId="77777777" w:rsidR="00224005" w:rsidRPr="00F85124" w:rsidRDefault="00224005" w:rsidP="000C09F1">
          <w:pPr>
            <w:pStyle w:val="Style20"/>
            <w:rPr>
              <w:vertAlign w:val="superscript"/>
            </w:rPr>
          </w:pPr>
          <w:r w:rsidRPr="00F85124">
            <w:t>Dwelling Address:</w:t>
          </w:r>
        </w:p>
      </w:tc>
      <w:tc>
        <w:tcPr>
          <w:tcW w:w="1516" w:type="pct"/>
        </w:tcPr>
        <w:p w14:paraId="681C49ED" w14:textId="0FAD32DF" w:rsidR="00224005" w:rsidRPr="00F85124" w:rsidRDefault="00224005" w:rsidP="000C09F1">
          <w:pPr>
            <w:pStyle w:val="Style20"/>
            <w:rPr>
              <w:vertAlign w:val="superscript"/>
            </w:rPr>
          </w:pPr>
          <w:r w:rsidRPr="00F85124">
            <w:t>City</w:t>
          </w:r>
          <w:r>
            <w:t>:</w:t>
          </w:r>
        </w:p>
      </w:tc>
      <w:tc>
        <w:tcPr>
          <w:tcW w:w="1123" w:type="pct"/>
        </w:tcPr>
        <w:p w14:paraId="681C49EE" w14:textId="02856125" w:rsidR="00224005" w:rsidRPr="00F85124" w:rsidRDefault="00224005" w:rsidP="000C09F1">
          <w:pPr>
            <w:pStyle w:val="Style20"/>
            <w:rPr>
              <w:vertAlign w:val="superscript"/>
            </w:rPr>
          </w:pPr>
          <w:r w:rsidRPr="00F85124">
            <w:t>Zip Code</w:t>
          </w:r>
          <w:r>
            <w:t>:</w:t>
          </w:r>
        </w:p>
      </w:tc>
    </w:tr>
  </w:tbl>
  <w:p w14:paraId="681C49F0" w14:textId="77777777" w:rsidR="00224005" w:rsidRDefault="0022400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1C49F3" w14:textId="77777777" w:rsidR="00224005" w:rsidRDefault="00391B0A">
    <w:pPr>
      <w:pStyle w:val="Header"/>
    </w:pPr>
    <w:r>
      <w:rPr>
        <w:noProof/>
      </w:rPr>
      <w:pict w14:anchorId="681C4A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5" o:spid="_x0000_s1024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1C49F4" w14:textId="77777777" w:rsidR="00224005" w:rsidRDefault="00391B0A">
    <w:pPr>
      <w:pStyle w:val="Header"/>
    </w:pPr>
    <w:r>
      <w:rPr>
        <w:noProof/>
      </w:rPr>
      <w:pict w14:anchorId="681C4A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9" o:spid="_x0000_s1024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224005" w:rsidRPr="00F85124" w14:paraId="681C49F7" w14:textId="77777777" w:rsidTr="00DE3917">
      <w:trPr>
        <w:cantSplit/>
        <w:trHeight w:val="288"/>
      </w:trPr>
      <w:tc>
        <w:tcPr>
          <w:tcW w:w="3877" w:type="pct"/>
          <w:tcBorders>
            <w:bottom w:val="single" w:sz="4" w:space="0" w:color="auto"/>
            <w:right w:val="nil"/>
          </w:tcBorders>
          <w:vAlign w:val="center"/>
        </w:tcPr>
        <w:p w14:paraId="681C49F5" w14:textId="77777777" w:rsidR="00224005" w:rsidRPr="005F2F11" w:rsidRDefault="00391B0A" w:rsidP="000C09F1">
          <w:pPr>
            <w:pStyle w:val="Style17"/>
            <w:rPr>
              <w:b/>
              <w:color w:val="auto"/>
              <w:sz w:val="20"/>
              <w:szCs w:val="20"/>
            </w:rPr>
          </w:pPr>
          <w:r>
            <w:rPr>
              <w:noProof/>
              <w:color w:val="auto"/>
              <w:sz w:val="20"/>
              <w:szCs w:val="20"/>
            </w:rPr>
            <w:pict w14:anchorId="681C4A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0" o:spid="_x0000_s1024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24005" w:rsidRPr="005F2F11">
            <w:rPr>
              <w:color w:val="auto"/>
              <w:sz w:val="20"/>
              <w:szCs w:val="20"/>
            </w:rPr>
            <w:t>CERTIFICATE OF INSTALLATION</w:t>
          </w:r>
          <w:r w:rsidR="00224005">
            <w:rPr>
              <w:color w:val="auto"/>
              <w:sz w:val="20"/>
              <w:szCs w:val="20"/>
            </w:rPr>
            <w:t xml:space="preserve"> - </w:t>
          </w:r>
          <w:r w:rsidR="00224005" w:rsidRPr="0053106D">
            <w:rPr>
              <w:color w:val="auto"/>
              <w:sz w:val="20"/>
            </w:rPr>
            <w:t>USER INSTRUCTIONS</w:t>
          </w:r>
        </w:p>
      </w:tc>
      <w:tc>
        <w:tcPr>
          <w:tcW w:w="1123" w:type="pct"/>
          <w:tcBorders>
            <w:left w:val="nil"/>
            <w:bottom w:val="single" w:sz="4" w:space="0" w:color="auto"/>
          </w:tcBorders>
          <w:tcMar>
            <w:left w:w="115" w:type="dxa"/>
            <w:right w:w="115" w:type="dxa"/>
          </w:tcMar>
          <w:vAlign w:val="center"/>
        </w:tcPr>
        <w:p w14:paraId="681C49F6" w14:textId="77777777" w:rsidR="00224005" w:rsidRPr="005F2F11" w:rsidRDefault="00224005" w:rsidP="00DE3917">
          <w:pPr>
            <w:pStyle w:val="Style18"/>
            <w:rPr>
              <w:b/>
              <w:color w:val="auto"/>
              <w:sz w:val="20"/>
              <w:szCs w:val="20"/>
            </w:rPr>
          </w:pPr>
          <w:r w:rsidRPr="005F2F11">
            <w:rPr>
              <w:color w:val="auto"/>
              <w:sz w:val="20"/>
              <w:szCs w:val="20"/>
            </w:rPr>
            <w:t>CF2R-MCH-29-H</w:t>
          </w:r>
        </w:p>
      </w:tc>
    </w:tr>
    <w:tr w:rsidR="00224005" w:rsidRPr="00F85124" w14:paraId="681C49F9" w14:textId="77777777" w:rsidTr="00DE3917">
      <w:trPr>
        <w:cantSplit/>
        <w:trHeight w:val="288"/>
      </w:trPr>
      <w:tc>
        <w:tcPr>
          <w:tcW w:w="5000" w:type="pct"/>
          <w:gridSpan w:val="2"/>
        </w:tcPr>
        <w:p w14:paraId="681C49F8" w14:textId="77777777" w:rsidR="00224005" w:rsidRPr="00F85124" w:rsidRDefault="00224005"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00391B0A" w:rsidRPr="00391B0A">
            <w:rPr>
              <w:bCs w:val="0"/>
              <w:noProof/>
            </w:rPr>
            <w:t>1</w:t>
          </w:r>
          <w:r>
            <w:rPr>
              <w:bCs w:val="0"/>
              <w:noProof/>
            </w:rPr>
            <w:fldChar w:fldCharType="end"/>
          </w:r>
          <w:r w:rsidRPr="00F85124">
            <w:t xml:space="preserve"> of </w:t>
          </w:r>
          <w:r w:rsidR="00391B0A">
            <w:fldChar w:fldCharType="begin"/>
          </w:r>
          <w:r w:rsidR="00391B0A">
            <w:instrText xml:space="preserve"> SECTIONPAGES   \* MERGEFORMAT </w:instrText>
          </w:r>
          <w:r w:rsidR="00391B0A">
            <w:fldChar w:fldCharType="separate"/>
          </w:r>
          <w:r w:rsidR="00391B0A">
            <w:rPr>
              <w:noProof/>
            </w:rPr>
            <w:t>1</w:t>
          </w:r>
          <w:r w:rsidR="00391B0A">
            <w:rPr>
              <w:noProof/>
            </w:rPr>
            <w:fldChar w:fldCharType="end"/>
          </w:r>
          <w:r>
            <w:t>)</w:t>
          </w:r>
        </w:p>
      </w:tc>
    </w:tr>
  </w:tbl>
  <w:p w14:paraId="681C49FA" w14:textId="77777777" w:rsidR="00224005" w:rsidRDefault="0022400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1C49FC" w14:textId="77777777" w:rsidR="00224005" w:rsidRDefault="00391B0A">
    <w:pPr>
      <w:pStyle w:val="Header"/>
    </w:pPr>
    <w:r>
      <w:rPr>
        <w:noProof/>
      </w:rPr>
      <w:pict w14:anchorId="681C4A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8" o:spid="_x0000_s1024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1C49FD" w14:textId="77777777" w:rsidR="00224005" w:rsidRDefault="00391B0A">
    <w:pPr>
      <w:pStyle w:val="Header"/>
    </w:pPr>
    <w:r>
      <w:rPr>
        <w:noProof/>
      </w:rPr>
      <w:pict w14:anchorId="681C4A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2" o:spid="_x0000_s1024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224005" w:rsidRPr="00F85124" w14:paraId="681C4A00" w14:textId="77777777" w:rsidTr="00DE3917">
      <w:trPr>
        <w:cantSplit/>
        <w:trHeight w:val="288"/>
      </w:trPr>
      <w:tc>
        <w:tcPr>
          <w:tcW w:w="3877" w:type="pct"/>
          <w:tcBorders>
            <w:bottom w:val="single" w:sz="4" w:space="0" w:color="auto"/>
            <w:right w:val="nil"/>
          </w:tcBorders>
          <w:vAlign w:val="center"/>
        </w:tcPr>
        <w:p w14:paraId="681C49FE" w14:textId="77777777" w:rsidR="00224005" w:rsidRPr="005F2F11" w:rsidRDefault="00391B0A" w:rsidP="000C09F1">
          <w:pPr>
            <w:pStyle w:val="Style17"/>
            <w:rPr>
              <w:b/>
              <w:color w:val="auto"/>
              <w:sz w:val="20"/>
              <w:szCs w:val="20"/>
            </w:rPr>
          </w:pPr>
          <w:r>
            <w:rPr>
              <w:noProof/>
              <w:color w:val="auto"/>
              <w:sz w:val="20"/>
              <w:szCs w:val="20"/>
            </w:rPr>
            <w:pict w14:anchorId="681C4A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3" o:spid="_x0000_s1024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24005" w:rsidRPr="005F2F11">
            <w:rPr>
              <w:color w:val="auto"/>
              <w:sz w:val="20"/>
              <w:szCs w:val="20"/>
            </w:rPr>
            <w:t>CERTIFICATE OF INSTALLATION</w:t>
          </w:r>
          <w:r w:rsidR="00224005">
            <w:rPr>
              <w:color w:val="auto"/>
              <w:sz w:val="20"/>
              <w:szCs w:val="20"/>
            </w:rPr>
            <w:t xml:space="preserve"> </w:t>
          </w:r>
          <w:r w:rsidR="00224005" w:rsidRPr="00CF4720">
            <w:rPr>
              <w:color w:val="auto"/>
              <w:sz w:val="20"/>
              <w:szCs w:val="20"/>
            </w:rPr>
            <w:t xml:space="preserve">- </w:t>
          </w:r>
          <w:r w:rsidR="00224005" w:rsidRPr="00CF472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681C49FF" w14:textId="77777777" w:rsidR="00224005" w:rsidRPr="005F2F11" w:rsidRDefault="00224005" w:rsidP="00DE3917">
          <w:pPr>
            <w:pStyle w:val="Style18"/>
            <w:rPr>
              <w:b/>
              <w:color w:val="auto"/>
              <w:sz w:val="20"/>
              <w:szCs w:val="20"/>
            </w:rPr>
          </w:pPr>
          <w:r w:rsidRPr="005F2F11">
            <w:rPr>
              <w:color w:val="auto"/>
              <w:sz w:val="20"/>
              <w:szCs w:val="20"/>
            </w:rPr>
            <w:t>CF2R-MCH-29-H</w:t>
          </w:r>
        </w:p>
      </w:tc>
    </w:tr>
    <w:tr w:rsidR="00224005" w:rsidRPr="00F85124" w14:paraId="681C4A02" w14:textId="77777777" w:rsidTr="00DE3917">
      <w:trPr>
        <w:cantSplit/>
        <w:trHeight w:val="288"/>
      </w:trPr>
      <w:tc>
        <w:tcPr>
          <w:tcW w:w="5000" w:type="pct"/>
          <w:gridSpan w:val="2"/>
        </w:tcPr>
        <w:p w14:paraId="681C4A01" w14:textId="77777777" w:rsidR="00224005" w:rsidRPr="00F85124" w:rsidRDefault="00224005"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00391B0A" w:rsidRPr="00391B0A">
            <w:rPr>
              <w:bCs w:val="0"/>
              <w:noProof/>
            </w:rPr>
            <w:t>2</w:t>
          </w:r>
          <w:r>
            <w:rPr>
              <w:bCs w:val="0"/>
              <w:noProof/>
            </w:rPr>
            <w:fldChar w:fldCharType="end"/>
          </w:r>
          <w:r w:rsidRPr="00F85124">
            <w:t xml:space="preserve"> of </w:t>
          </w:r>
          <w:r w:rsidR="00391B0A">
            <w:fldChar w:fldCharType="begin"/>
          </w:r>
          <w:r w:rsidR="00391B0A">
            <w:instrText xml:space="preserve"> SECTIONPAGES   \* MERGEFORMAT </w:instrText>
          </w:r>
          <w:r w:rsidR="00391B0A">
            <w:fldChar w:fldCharType="separate"/>
          </w:r>
          <w:r w:rsidR="00391B0A">
            <w:rPr>
              <w:noProof/>
            </w:rPr>
            <w:t>3</w:t>
          </w:r>
          <w:r w:rsidR="00391B0A">
            <w:rPr>
              <w:noProof/>
            </w:rPr>
            <w:fldChar w:fldCharType="end"/>
          </w:r>
          <w:r>
            <w:t>)</w:t>
          </w:r>
        </w:p>
      </w:tc>
    </w:tr>
  </w:tbl>
  <w:p w14:paraId="681C4A03" w14:textId="77777777" w:rsidR="00224005" w:rsidRDefault="0022400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1C4A04" w14:textId="77777777" w:rsidR="00224005" w:rsidRDefault="00391B0A">
    <w:pPr>
      <w:pStyle w:val="Header"/>
    </w:pPr>
    <w:r>
      <w:rPr>
        <w:noProof/>
      </w:rPr>
      <w:pict w14:anchorId="681C4A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1" o:spid="_x0000_s1024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23D72DE3"/>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5">
    <w:nsid w:val="38932258"/>
    <w:multiLevelType w:val="hybridMultilevel"/>
    <w:tmpl w:val="7270C0D6"/>
    <w:lvl w:ilvl="0" w:tplc="7DF4852C">
      <w:start w:val="1"/>
      <w:numFmt w:val="decimal"/>
      <w:lvlText w:val="%1."/>
      <w:lvlJc w:val="left"/>
      <w:pPr>
        <w:ind w:left="360" w:hanging="360"/>
      </w:pPr>
      <w:rPr>
        <w:rFonts w:hint="default"/>
        <w:i w:val="0"/>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6">
    <w:nsid w:val="3B625966"/>
    <w:multiLevelType w:val="hybridMultilevel"/>
    <w:tmpl w:val="A7FAC096"/>
    <w:lvl w:ilvl="0" w:tplc="40161D4C">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60D1FB6"/>
    <w:multiLevelType w:val="hybridMultilevel"/>
    <w:tmpl w:val="9872FCCA"/>
    <w:lvl w:ilvl="0" w:tplc="53B6C1BA">
      <w:start w:val="1"/>
      <w:numFmt w:val="decimal"/>
      <w:lvlText w:val="%1."/>
      <w:lvlJc w:val="left"/>
      <w:pPr>
        <w:ind w:left="63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nsid w:val="51B3090A"/>
    <w:multiLevelType w:val="hybridMultilevel"/>
    <w:tmpl w:val="CDAA741C"/>
    <w:lvl w:ilvl="0" w:tplc="BB1CCC0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nsid w:val="55934189"/>
    <w:multiLevelType w:val="hybridMultilevel"/>
    <w:tmpl w:val="868E63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8F7398D"/>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E4D47CE"/>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E551137"/>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8"/>
  </w:num>
  <w:num w:numId="4">
    <w:abstractNumId w:val="1"/>
  </w:num>
  <w:num w:numId="5">
    <w:abstractNumId w:val="0"/>
  </w:num>
  <w:num w:numId="6">
    <w:abstractNumId w:val="3"/>
  </w:num>
  <w:num w:numId="7">
    <w:abstractNumId w:val="9"/>
  </w:num>
  <w:num w:numId="8">
    <w:abstractNumId w:val="7"/>
  </w:num>
  <w:num w:numId="9">
    <w:abstractNumId w:val="6"/>
  </w:num>
  <w:num w:numId="10">
    <w:abstractNumId w:val="5"/>
  </w:num>
  <w:num w:numId="11">
    <w:abstractNumId w:val="10"/>
  </w:num>
  <w:num w:numId="12">
    <w:abstractNumId w:val="13"/>
  </w:num>
  <w:num w:numId="13">
    <w:abstractNumId w:val="12"/>
  </w:num>
  <w:num w:numId="14">
    <w:abstractNumId w:val="3"/>
  </w:num>
  <w:num w:numId="15">
    <w:abstractNumId w:val="3"/>
  </w:num>
  <w:num w:numId="16">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0250"/>
    <o:shapelayout v:ext="edit">
      <o:idmap v:ext="edit" data="10"/>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24D94"/>
    <w:rsid w:val="00026750"/>
    <w:rsid w:val="00035A79"/>
    <w:rsid w:val="00037926"/>
    <w:rsid w:val="0004609D"/>
    <w:rsid w:val="000470D7"/>
    <w:rsid w:val="000471F6"/>
    <w:rsid w:val="00051F14"/>
    <w:rsid w:val="00053A0E"/>
    <w:rsid w:val="00055776"/>
    <w:rsid w:val="0006016B"/>
    <w:rsid w:val="000631C6"/>
    <w:rsid w:val="000644B7"/>
    <w:rsid w:val="00071D5C"/>
    <w:rsid w:val="00076F08"/>
    <w:rsid w:val="00080A37"/>
    <w:rsid w:val="00080EEE"/>
    <w:rsid w:val="000861F1"/>
    <w:rsid w:val="00087CBE"/>
    <w:rsid w:val="00091D81"/>
    <w:rsid w:val="00094EF2"/>
    <w:rsid w:val="000A0D18"/>
    <w:rsid w:val="000A105B"/>
    <w:rsid w:val="000A1F02"/>
    <w:rsid w:val="000A35C7"/>
    <w:rsid w:val="000A4A99"/>
    <w:rsid w:val="000B4491"/>
    <w:rsid w:val="000B7F1D"/>
    <w:rsid w:val="000C09F1"/>
    <w:rsid w:val="000C1A4A"/>
    <w:rsid w:val="000C4C97"/>
    <w:rsid w:val="000C4D3D"/>
    <w:rsid w:val="000C53C6"/>
    <w:rsid w:val="000C6426"/>
    <w:rsid w:val="000C6B8F"/>
    <w:rsid w:val="000C7320"/>
    <w:rsid w:val="000D25DB"/>
    <w:rsid w:val="000D7DA8"/>
    <w:rsid w:val="000E0BE1"/>
    <w:rsid w:val="000E2D07"/>
    <w:rsid w:val="000E53E9"/>
    <w:rsid w:val="000E7ABD"/>
    <w:rsid w:val="000F070F"/>
    <w:rsid w:val="000F0BA7"/>
    <w:rsid w:val="000F67E7"/>
    <w:rsid w:val="000F754C"/>
    <w:rsid w:val="00101126"/>
    <w:rsid w:val="00110FB5"/>
    <w:rsid w:val="001114AE"/>
    <w:rsid w:val="001131A2"/>
    <w:rsid w:val="001177F0"/>
    <w:rsid w:val="00121D09"/>
    <w:rsid w:val="00126F26"/>
    <w:rsid w:val="001305CE"/>
    <w:rsid w:val="001315EE"/>
    <w:rsid w:val="00135763"/>
    <w:rsid w:val="00137AA4"/>
    <w:rsid w:val="00142FD3"/>
    <w:rsid w:val="00155ACD"/>
    <w:rsid w:val="0015743C"/>
    <w:rsid w:val="001577AB"/>
    <w:rsid w:val="001615D7"/>
    <w:rsid w:val="00162081"/>
    <w:rsid w:val="00171597"/>
    <w:rsid w:val="001739FA"/>
    <w:rsid w:val="00174BD1"/>
    <w:rsid w:val="00175D42"/>
    <w:rsid w:val="00181190"/>
    <w:rsid w:val="0018426A"/>
    <w:rsid w:val="0018439C"/>
    <w:rsid w:val="00190C8C"/>
    <w:rsid w:val="0019380F"/>
    <w:rsid w:val="0019624F"/>
    <w:rsid w:val="001A5583"/>
    <w:rsid w:val="001B2176"/>
    <w:rsid w:val="001B5BA4"/>
    <w:rsid w:val="001C18CE"/>
    <w:rsid w:val="001E3C52"/>
    <w:rsid w:val="001F0E8D"/>
    <w:rsid w:val="001F20EE"/>
    <w:rsid w:val="001F4596"/>
    <w:rsid w:val="00200E53"/>
    <w:rsid w:val="00202608"/>
    <w:rsid w:val="00206039"/>
    <w:rsid w:val="002108CC"/>
    <w:rsid w:val="00211788"/>
    <w:rsid w:val="00213E8E"/>
    <w:rsid w:val="00215168"/>
    <w:rsid w:val="00216C55"/>
    <w:rsid w:val="00222F6D"/>
    <w:rsid w:val="00224005"/>
    <w:rsid w:val="002241A5"/>
    <w:rsid w:val="00224E10"/>
    <w:rsid w:val="00237329"/>
    <w:rsid w:val="00237C30"/>
    <w:rsid w:val="002420D2"/>
    <w:rsid w:val="00243047"/>
    <w:rsid w:val="00245AF0"/>
    <w:rsid w:val="00251B09"/>
    <w:rsid w:val="002532A8"/>
    <w:rsid w:val="002562A4"/>
    <w:rsid w:val="002578FE"/>
    <w:rsid w:val="002615BC"/>
    <w:rsid w:val="00262721"/>
    <w:rsid w:val="002641C7"/>
    <w:rsid w:val="002710BB"/>
    <w:rsid w:val="002719D2"/>
    <w:rsid w:val="00271E1D"/>
    <w:rsid w:val="00273D94"/>
    <w:rsid w:val="00274618"/>
    <w:rsid w:val="00277212"/>
    <w:rsid w:val="0028466E"/>
    <w:rsid w:val="00284AFC"/>
    <w:rsid w:val="00284C8F"/>
    <w:rsid w:val="00285A7C"/>
    <w:rsid w:val="00287573"/>
    <w:rsid w:val="002878B9"/>
    <w:rsid w:val="00291F72"/>
    <w:rsid w:val="00295E64"/>
    <w:rsid w:val="00295ED5"/>
    <w:rsid w:val="002A1004"/>
    <w:rsid w:val="002A199B"/>
    <w:rsid w:val="002A3F41"/>
    <w:rsid w:val="002A5D5F"/>
    <w:rsid w:val="002A6A1F"/>
    <w:rsid w:val="002A7986"/>
    <w:rsid w:val="002B2393"/>
    <w:rsid w:val="002B4F6F"/>
    <w:rsid w:val="002C131A"/>
    <w:rsid w:val="002C134F"/>
    <w:rsid w:val="002C153A"/>
    <w:rsid w:val="002C33BB"/>
    <w:rsid w:val="002C4974"/>
    <w:rsid w:val="002C586B"/>
    <w:rsid w:val="002D0D5B"/>
    <w:rsid w:val="002D1475"/>
    <w:rsid w:val="002D3BA6"/>
    <w:rsid w:val="002D680A"/>
    <w:rsid w:val="002D7DB8"/>
    <w:rsid w:val="002E3676"/>
    <w:rsid w:val="002E7941"/>
    <w:rsid w:val="002F40A7"/>
    <w:rsid w:val="002F4802"/>
    <w:rsid w:val="002F6775"/>
    <w:rsid w:val="002F6D11"/>
    <w:rsid w:val="00301FFD"/>
    <w:rsid w:val="00303AC4"/>
    <w:rsid w:val="00304466"/>
    <w:rsid w:val="003044D3"/>
    <w:rsid w:val="003051D0"/>
    <w:rsid w:val="00306026"/>
    <w:rsid w:val="00314D52"/>
    <w:rsid w:val="00314EC3"/>
    <w:rsid w:val="0032018D"/>
    <w:rsid w:val="00320F01"/>
    <w:rsid w:val="003247CA"/>
    <w:rsid w:val="0033152E"/>
    <w:rsid w:val="00333BE7"/>
    <w:rsid w:val="00337397"/>
    <w:rsid w:val="00340CE9"/>
    <w:rsid w:val="0034294C"/>
    <w:rsid w:val="003500C8"/>
    <w:rsid w:val="00350A8C"/>
    <w:rsid w:val="00351525"/>
    <w:rsid w:val="00353C3B"/>
    <w:rsid w:val="0035603C"/>
    <w:rsid w:val="00357343"/>
    <w:rsid w:val="00371157"/>
    <w:rsid w:val="003715CF"/>
    <w:rsid w:val="00372700"/>
    <w:rsid w:val="0037358C"/>
    <w:rsid w:val="003759D0"/>
    <w:rsid w:val="00376EAA"/>
    <w:rsid w:val="003809C0"/>
    <w:rsid w:val="00381C81"/>
    <w:rsid w:val="003834E9"/>
    <w:rsid w:val="003850E9"/>
    <w:rsid w:val="00386209"/>
    <w:rsid w:val="0038684E"/>
    <w:rsid w:val="0039142A"/>
    <w:rsid w:val="00391B0A"/>
    <w:rsid w:val="00392915"/>
    <w:rsid w:val="00394C8C"/>
    <w:rsid w:val="003A4CF7"/>
    <w:rsid w:val="003B3641"/>
    <w:rsid w:val="003B5B3C"/>
    <w:rsid w:val="003B600C"/>
    <w:rsid w:val="003B68B3"/>
    <w:rsid w:val="003C03FA"/>
    <w:rsid w:val="003C7B7A"/>
    <w:rsid w:val="003D349A"/>
    <w:rsid w:val="003D5183"/>
    <w:rsid w:val="003D5350"/>
    <w:rsid w:val="003E1E09"/>
    <w:rsid w:val="003E22AB"/>
    <w:rsid w:val="003E3C1C"/>
    <w:rsid w:val="003F064C"/>
    <w:rsid w:val="003F1C6F"/>
    <w:rsid w:val="003F49BD"/>
    <w:rsid w:val="003F6A76"/>
    <w:rsid w:val="004034F2"/>
    <w:rsid w:val="0040359C"/>
    <w:rsid w:val="00411340"/>
    <w:rsid w:val="00415FD0"/>
    <w:rsid w:val="004262C2"/>
    <w:rsid w:val="00430CEA"/>
    <w:rsid w:val="00432098"/>
    <w:rsid w:val="0043390E"/>
    <w:rsid w:val="0043422C"/>
    <w:rsid w:val="00435279"/>
    <w:rsid w:val="00440841"/>
    <w:rsid w:val="004507D3"/>
    <w:rsid w:val="004510F5"/>
    <w:rsid w:val="00452004"/>
    <w:rsid w:val="00454C3D"/>
    <w:rsid w:val="00456847"/>
    <w:rsid w:val="00457D22"/>
    <w:rsid w:val="004612F7"/>
    <w:rsid w:val="00462AC1"/>
    <w:rsid w:val="0046705B"/>
    <w:rsid w:val="00470951"/>
    <w:rsid w:val="004737C4"/>
    <w:rsid w:val="00474509"/>
    <w:rsid w:val="00474A7A"/>
    <w:rsid w:val="00475987"/>
    <w:rsid w:val="00477D56"/>
    <w:rsid w:val="0048031E"/>
    <w:rsid w:val="004809EE"/>
    <w:rsid w:val="00483E28"/>
    <w:rsid w:val="00486F0B"/>
    <w:rsid w:val="00490748"/>
    <w:rsid w:val="004944D6"/>
    <w:rsid w:val="004948E2"/>
    <w:rsid w:val="00497C0C"/>
    <w:rsid w:val="004A05C6"/>
    <w:rsid w:val="004A1BEB"/>
    <w:rsid w:val="004A264A"/>
    <w:rsid w:val="004A5C7F"/>
    <w:rsid w:val="004A6E7F"/>
    <w:rsid w:val="004B1012"/>
    <w:rsid w:val="004B4582"/>
    <w:rsid w:val="004B62FE"/>
    <w:rsid w:val="004B7BD2"/>
    <w:rsid w:val="004C23D9"/>
    <w:rsid w:val="004C2C61"/>
    <w:rsid w:val="004C644A"/>
    <w:rsid w:val="004D1CE3"/>
    <w:rsid w:val="004D287C"/>
    <w:rsid w:val="004E049F"/>
    <w:rsid w:val="004E112A"/>
    <w:rsid w:val="004E230B"/>
    <w:rsid w:val="004F0A7F"/>
    <w:rsid w:val="004F40C1"/>
    <w:rsid w:val="004F4BE8"/>
    <w:rsid w:val="00513D83"/>
    <w:rsid w:val="00514ADB"/>
    <w:rsid w:val="00520412"/>
    <w:rsid w:val="005222CB"/>
    <w:rsid w:val="00527ACC"/>
    <w:rsid w:val="00530F4C"/>
    <w:rsid w:val="00531044"/>
    <w:rsid w:val="005340A2"/>
    <w:rsid w:val="005369B5"/>
    <w:rsid w:val="00536AA4"/>
    <w:rsid w:val="00537FDF"/>
    <w:rsid w:val="00541293"/>
    <w:rsid w:val="005437EB"/>
    <w:rsid w:val="00546F9B"/>
    <w:rsid w:val="00551599"/>
    <w:rsid w:val="00552A3E"/>
    <w:rsid w:val="00555884"/>
    <w:rsid w:val="00562BA8"/>
    <w:rsid w:val="005678C7"/>
    <w:rsid w:val="00567F24"/>
    <w:rsid w:val="00572B72"/>
    <w:rsid w:val="00573417"/>
    <w:rsid w:val="00574E6A"/>
    <w:rsid w:val="005813CE"/>
    <w:rsid w:val="005821CB"/>
    <w:rsid w:val="005877FC"/>
    <w:rsid w:val="0059070E"/>
    <w:rsid w:val="005910F4"/>
    <w:rsid w:val="005939B4"/>
    <w:rsid w:val="00594C36"/>
    <w:rsid w:val="005A012D"/>
    <w:rsid w:val="005A48A5"/>
    <w:rsid w:val="005C4233"/>
    <w:rsid w:val="005C5038"/>
    <w:rsid w:val="005C73C7"/>
    <w:rsid w:val="005D2752"/>
    <w:rsid w:val="005D30D4"/>
    <w:rsid w:val="005D55BB"/>
    <w:rsid w:val="005E23CD"/>
    <w:rsid w:val="005E2724"/>
    <w:rsid w:val="005E3BEC"/>
    <w:rsid w:val="005E3E55"/>
    <w:rsid w:val="005E3EEA"/>
    <w:rsid w:val="005E68FF"/>
    <w:rsid w:val="005F178B"/>
    <w:rsid w:val="005F2F11"/>
    <w:rsid w:val="005F4CDC"/>
    <w:rsid w:val="006016EB"/>
    <w:rsid w:val="006019F9"/>
    <w:rsid w:val="00601C19"/>
    <w:rsid w:val="00605485"/>
    <w:rsid w:val="00605944"/>
    <w:rsid w:val="006066A3"/>
    <w:rsid w:val="00611910"/>
    <w:rsid w:val="00613F4A"/>
    <w:rsid w:val="00614268"/>
    <w:rsid w:val="00616C4D"/>
    <w:rsid w:val="00617B42"/>
    <w:rsid w:val="006200D7"/>
    <w:rsid w:val="006227B1"/>
    <w:rsid w:val="00622990"/>
    <w:rsid w:val="0063107B"/>
    <w:rsid w:val="00631115"/>
    <w:rsid w:val="00632F51"/>
    <w:rsid w:val="00632F73"/>
    <w:rsid w:val="006411CF"/>
    <w:rsid w:val="0064149F"/>
    <w:rsid w:val="00641C71"/>
    <w:rsid w:val="0064300C"/>
    <w:rsid w:val="00644727"/>
    <w:rsid w:val="00654F37"/>
    <w:rsid w:val="00662A77"/>
    <w:rsid w:val="00663AF7"/>
    <w:rsid w:val="00667362"/>
    <w:rsid w:val="00674FED"/>
    <w:rsid w:val="0067541F"/>
    <w:rsid w:val="0068226F"/>
    <w:rsid w:val="00682CBA"/>
    <w:rsid w:val="00685D72"/>
    <w:rsid w:val="00686B8B"/>
    <w:rsid w:val="00692EDF"/>
    <w:rsid w:val="006930E5"/>
    <w:rsid w:val="00696281"/>
    <w:rsid w:val="00697E29"/>
    <w:rsid w:val="006A156C"/>
    <w:rsid w:val="006A1796"/>
    <w:rsid w:val="006A57F1"/>
    <w:rsid w:val="006A722E"/>
    <w:rsid w:val="006B0F22"/>
    <w:rsid w:val="006B1F53"/>
    <w:rsid w:val="006B4081"/>
    <w:rsid w:val="006C0044"/>
    <w:rsid w:val="006C0E98"/>
    <w:rsid w:val="006C5D16"/>
    <w:rsid w:val="006C7335"/>
    <w:rsid w:val="006C7406"/>
    <w:rsid w:val="006D21DC"/>
    <w:rsid w:val="006D4D01"/>
    <w:rsid w:val="006D7492"/>
    <w:rsid w:val="006D7CAB"/>
    <w:rsid w:val="006E1FC1"/>
    <w:rsid w:val="006F0652"/>
    <w:rsid w:val="006F2C70"/>
    <w:rsid w:val="006F51F7"/>
    <w:rsid w:val="0070354F"/>
    <w:rsid w:val="007108CC"/>
    <w:rsid w:val="007124B5"/>
    <w:rsid w:val="00713028"/>
    <w:rsid w:val="00714442"/>
    <w:rsid w:val="00714CBC"/>
    <w:rsid w:val="00714DAD"/>
    <w:rsid w:val="0071761E"/>
    <w:rsid w:val="00717DEA"/>
    <w:rsid w:val="00720306"/>
    <w:rsid w:val="00723136"/>
    <w:rsid w:val="00743217"/>
    <w:rsid w:val="0074424A"/>
    <w:rsid w:val="00746633"/>
    <w:rsid w:val="00751673"/>
    <w:rsid w:val="00753667"/>
    <w:rsid w:val="00753CFA"/>
    <w:rsid w:val="00755170"/>
    <w:rsid w:val="007551EC"/>
    <w:rsid w:val="007635A5"/>
    <w:rsid w:val="0076441C"/>
    <w:rsid w:val="00765F67"/>
    <w:rsid w:val="00771250"/>
    <w:rsid w:val="00773DD9"/>
    <w:rsid w:val="007755D6"/>
    <w:rsid w:val="007756F6"/>
    <w:rsid w:val="00776799"/>
    <w:rsid w:val="00777B2F"/>
    <w:rsid w:val="00785B34"/>
    <w:rsid w:val="00793E1C"/>
    <w:rsid w:val="00795EB8"/>
    <w:rsid w:val="00797224"/>
    <w:rsid w:val="00797290"/>
    <w:rsid w:val="00797642"/>
    <w:rsid w:val="00797860"/>
    <w:rsid w:val="007A4603"/>
    <w:rsid w:val="007A682B"/>
    <w:rsid w:val="007B2CB9"/>
    <w:rsid w:val="007B4BEA"/>
    <w:rsid w:val="007B645E"/>
    <w:rsid w:val="007C12FC"/>
    <w:rsid w:val="007C1A20"/>
    <w:rsid w:val="007C22ED"/>
    <w:rsid w:val="007C24A3"/>
    <w:rsid w:val="007C3A8E"/>
    <w:rsid w:val="007D060B"/>
    <w:rsid w:val="007D0D8F"/>
    <w:rsid w:val="007D19B2"/>
    <w:rsid w:val="007D2DD3"/>
    <w:rsid w:val="007D640F"/>
    <w:rsid w:val="007D726A"/>
    <w:rsid w:val="007E26E9"/>
    <w:rsid w:val="007E32B3"/>
    <w:rsid w:val="007E588B"/>
    <w:rsid w:val="007F3E17"/>
    <w:rsid w:val="007F4637"/>
    <w:rsid w:val="007F57DC"/>
    <w:rsid w:val="007F77A3"/>
    <w:rsid w:val="00804C36"/>
    <w:rsid w:val="0080676B"/>
    <w:rsid w:val="00807045"/>
    <w:rsid w:val="008070D2"/>
    <w:rsid w:val="0080711A"/>
    <w:rsid w:val="00815AA1"/>
    <w:rsid w:val="0081628C"/>
    <w:rsid w:val="00821F42"/>
    <w:rsid w:val="00823BF3"/>
    <w:rsid w:val="0082448D"/>
    <w:rsid w:val="008353B6"/>
    <w:rsid w:val="00841186"/>
    <w:rsid w:val="008459F6"/>
    <w:rsid w:val="00847E91"/>
    <w:rsid w:val="00847EF3"/>
    <w:rsid w:val="0085268F"/>
    <w:rsid w:val="00853177"/>
    <w:rsid w:val="00853254"/>
    <w:rsid w:val="008540F3"/>
    <w:rsid w:val="00857939"/>
    <w:rsid w:val="00860E60"/>
    <w:rsid w:val="00861BF8"/>
    <w:rsid w:val="008639C9"/>
    <w:rsid w:val="00865861"/>
    <w:rsid w:val="00873A16"/>
    <w:rsid w:val="00886660"/>
    <w:rsid w:val="00890DB2"/>
    <w:rsid w:val="00894E3E"/>
    <w:rsid w:val="008A5B91"/>
    <w:rsid w:val="008A7891"/>
    <w:rsid w:val="008A7F5C"/>
    <w:rsid w:val="008B05CC"/>
    <w:rsid w:val="008C10F1"/>
    <w:rsid w:val="008C23D7"/>
    <w:rsid w:val="008C367F"/>
    <w:rsid w:val="008D0B8D"/>
    <w:rsid w:val="008D3743"/>
    <w:rsid w:val="008D3813"/>
    <w:rsid w:val="008E429B"/>
    <w:rsid w:val="008E4542"/>
    <w:rsid w:val="008F146D"/>
    <w:rsid w:val="008F1900"/>
    <w:rsid w:val="00900C86"/>
    <w:rsid w:val="00910674"/>
    <w:rsid w:val="009119ED"/>
    <w:rsid w:val="00915BCF"/>
    <w:rsid w:val="009176C1"/>
    <w:rsid w:val="0092041F"/>
    <w:rsid w:val="00926632"/>
    <w:rsid w:val="009379DB"/>
    <w:rsid w:val="00941530"/>
    <w:rsid w:val="00941E17"/>
    <w:rsid w:val="009437C6"/>
    <w:rsid w:val="00946688"/>
    <w:rsid w:val="0095506B"/>
    <w:rsid w:val="00955A9A"/>
    <w:rsid w:val="00955E6B"/>
    <w:rsid w:val="009564C7"/>
    <w:rsid w:val="009702F9"/>
    <w:rsid w:val="00972766"/>
    <w:rsid w:val="009727B8"/>
    <w:rsid w:val="00973822"/>
    <w:rsid w:val="00973A6E"/>
    <w:rsid w:val="00974BE6"/>
    <w:rsid w:val="0097558E"/>
    <w:rsid w:val="009764A9"/>
    <w:rsid w:val="00976637"/>
    <w:rsid w:val="00980FB6"/>
    <w:rsid w:val="00982535"/>
    <w:rsid w:val="00992035"/>
    <w:rsid w:val="00992EF8"/>
    <w:rsid w:val="00995D53"/>
    <w:rsid w:val="009A059F"/>
    <w:rsid w:val="009A1F14"/>
    <w:rsid w:val="009A3318"/>
    <w:rsid w:val="009A698F"/>
    <w:rsid w:val="009A6F10"/>
    <w:rsid w:val="009C1F4E"/>
    <w:rsid w:val="009C3E28"/>
    <w:rsid w:val="009C46C6"/>
    <w:rsid w:val="009C4B49"/>
    <w:rsid w:val="009C4F9A"/>
    <w:rsid w:val="009C5C3A"/>
    <w:rsid w:val="009C6B70"/>
    <w:rsid w:val="009D0F10"/>
    <w:rsid w:val="009D350E"/>
    <w:rsid w:val="009D53FC"/>
    <w:rsid w:val="009E2E57"/>
    <w:rsid w:val="009E3BB5"/>
    <w:rsid w:val="009E6627"/>
    <w:rsid w:val="009E6B59"/>
    <w:rsid w:val="009E7D29"/>
    <w:rsid w:val="009F2090"/>
    <w:rsid w:val="009F3DD4"/>
    <w:rsid w:val="00A0027A"/>
    <w:rsid w:val="00A00AE7"/>
    <w:rsid w:val="00A00FF1"/>
    <w:rsid w:val="00A02090"/>
    <w:rsid w:val="00A05CE9"/>
    <w:rsid w:val="00A05D8F"/>
    <w:rsid w:val="00A07D19"/>
    <w:rsid w:val="00A12015"/>
    <w:rsid w:val="00A16546"/>
    <w:rsid w:val="00A17965"/>
    <w:rsid w:val="00A2478F"/>
    <w:rsid w:val="00A24BE2"/>
    <w:rsid w:val="00A24F9F"/>
    <w:rsid w:val="00A2734E"/>
    <w:rsid w:val="00A33A50"/>
    <w:rsid w:val="00A3438B"/>
    <w:rsid w:val="00A36613"/>
    <w:rsid w:val="00A36EFE"/>
    <w:rsid w:val="00A42C60"/>
    <w:rsid w:val="00A44A18"/>
    <w:rsid w:val="00A44E30"/>
    <w:rsid w:val="00A46AEC"/>
    <w:rsid w:val="00A51851"/>
    <w:rsid w:val="00A5318E"/>
    <w:rsid w:val="00A55365"/>
    <w:rsid w:val="00A55444"/>
    <w:rsid w:val="00A64443"/>
    <w:rsid w:val="00A677BB"/>
    <w:rsid w:val="00A702F0"/>
    <w:rsid w:val="00A70722"/>
    <w:rsid w:val="00A742B3"/>
    <w:rsid w:val="00A75B9B"/>
    <w:rsid w:val="00A75F65"/>
    <w:rsid w:val="00A81137"/>
    <w:rsid w:val="00A87572"/>
    <w:rsid w:val="00A92C18"/>
    <w:rsid w:val="00AA01C1"/>
    <w:rsid w:val="00AA18EC"/>
    <w:rsid w:val="00AA767E"/>
    <w:rsid w:val="00AB1578"/>
    <w:rsid w:val="00AB4166"/>
    <w:rsid w:val="00AB4387"/>
    <w:rsid w:val="00AB7CAE"/>
    <w:rsid w:val="00AC2C0E"/>
    <w:rsid w:val="00AC348D"/>
    <w:rsid w:val="00AC4755"/>
    <w:rsid w:val="00AC5DE9"/>
    <w:rsid w:val="00AC65B1"/>
    <w:rsid w:val="00AD4FAE"/>
    <w:rsid w:val="00AD5A7C"/>
    <w:rsid w:val="00AD67BC"/>
    <w:rsid w:val="00AE39CC"/>
    <w:rsid w:val="00AF4004"/>
    <w:rsid w:val="00AF7F9C"/>
    <w:rsid w:val="00B02E79"/>
    <w:rsid w:val="00B04D67"/>
    <w:rsid w:val="00B17F24"/>
    <w:rsid w:val="00B23304"/>
    <w:rsid w:val="00B273D8"/>
    <w:rsid w:val="00B27A2A"/>
    <w:rsid w:val="00B33471"/>
    <w:rsid w:val="00B34290"/>
    <w:rsid w:val="00B35C45"/>
    <w:rsid w:val="00B401EA"/>
    <w:rsid w:val="00B4146E"/>
    <w:rsid w:val="00B4216F"/>
    <w:rsid w:val="00B429F3"/>
    <w:rsid w:val="00B4360D"/>
    <w:rsid w:val="00B446FE"/>
    <w:rsid w:val="00B44CA5"/>
    <w:rsid w:val="00B47B99"/>
    <w:rsid w:val="00B51352"/>
    <w:rsid w:val="00B538B2"/>
    <w:rsid w:val="00B55F60"/>
    <w:rsid w:val="00B6238C"/>
    <w:rsid w:val="00B65A30"/>
    <w:rsid w:val="00B6647D"/>
    <w:rsid w:val="00B72DF2"/>
    <w:rsid w:val="00B730E7"/>
    <w:rsid w:val="00B778B9"/>
    <w:rsid w:val="00B82CAC"/>
    <w:rsid w:val="00B82F48"/>
    <w:rsid w:val="00B843B1"/>
    <w:rsid w:val="00B867D6"/>
    <w:rsid w:val="00BA2927"/>
    <w:rsid w:val="00BA2D4B"/>
    <w:rsid w:val="00BA3419"/>
    <w:rsid w:val="00BA6ECD"/>
    <w:rsid w:val="00BA6FA0"/>
    <w:rsid w:val="00BB5003"/>
    <w:rsid w:val="00BC2F64"/>
    <w:rsid w:val="00BC6F83"/>
    <w:rsid w:val="00BC7549"/>
    <w:rsid w:val="00BD71C5"/>
    <w:rsid w:val="00BD7DA4"/>
    <w:rsid w:val="00BE5A88"/>
    <w:rsid w:val="00BE7F99"/>
    <w:rsid w:val="00BF2635"/>
    <w:rsid w:val="00BF530C"/>
    <w:rsid w:val="00BF5C62"/>
    <w:rsid w:val="00C000DA"/>
    <w:rsid w:val="00C04EA8"/>
    <w:rsid w:val="00C06085"/>
    <w:rsid w:val="00C060F0"/>
    <w:rsid w:val="00C06AE0"/>
    <w:rsid w:val="00C072DB"/>
    <w:rsid w:val="00C0790B"/>
    <w:rsid w:val="00C107D2"/>
    <w:rsid w:val="00C13757"/>
    <w:rsid w:val="00C14210"/>
    <w:rsid w:val="00C1652D"/>
    <w:rsid w:val="00C173DB"/>
    <w:rsid w:val="00C229A4"/>
    <w:rsid w:val="00C2497D"/>
    <w:rsid w:val="00C276EF"/>
    <w:rsid w:val="00C30FB6"/>
    <w:rsid w:val="00C30FDD"/>
    <w:rsid w:val="00C35471"/>
    <w:rsid w:val="00C367B7"/>
    <w:rsid w:val="00C36879"/>
    <w:rsid w:val="00C477A7"/>
    <w:rsid w:val="00C50E08"/>
    <w:rsid w:val="00C51617"/>
    <w:rsid w:val="00C527EE"/>
    <w:rsid w:val="00C535C7"/>
    <w:rsid w:val="00C5702B"/>
    <w:rsid w:val="00C60365"/>
    <w:rsid w:val="00C6068F"/>
    <w:rsid w:val="00C626A0"/>
    <w:rsid w:val="00C64E39"/>
    <w:rsid w:val="00C65399"/>
    <w:rsid w:val="00C65957"/>
    <w:rsid w:val="00C66EAB"/>
    <w:rsid w:val="00C67305"/>
    <w:rsid w:val="00C6783F"/>
    <w:rsid w:val="00C70352"/>
    <w:rsid w:val="00C71EA2"/>
    <w:rsid w:val="00C73E32"/>
    <w:rsid w:val="00C80BEB"/>
    <w:rsid w:val="00C874DA"/>
    <w:rsid w:val="00C9424C"/>
    <w:rsid w:val="00CA129C"/>
    <w:rsid w:val="00CA1A3D"/>
    <w:rsid w:val="00CA1FA3"/>
    <w:rsid w:val="00CA236D"/>
    <w:rsid w:val="00CA2CCA"/>
    <w:rsid w:val="00CA58DF"/>
    <w:rsid w:val="00CA6C34"/>
    <w:rsid w:val="00CB3D99"/>
    <w:rsid w:val="00CB7159"/>
    <w:rsid w:val="00CC211E"/>
    <w:rsid w:val="00CC2F36"/>
    <w:rsid w:val="00CC3614"/>
    <w:rsid w:val="00CC6E96"/>
    <w:rsid w:val="00CD394A"/>
    <w:rsid w:val="00CD3EBD"/>
    <w:rsid w:val="00CD7D13"/>
    <w:rsid w:val="00CE2183"/>
    <w:rsid w:val="00CE2409"/>
    <w:rsid w:val="00CE33A8"/>
    <w:rsid w:val="00CE3B8E"/>
    <w:rsid w:val="00CE4AF0"/>
    <w:rsid w:val="00CE6BD5"/>
    <w:rsid w:val="00CE6EA5"/>
    <w:rsid w:val="00CF4720"/>
    <w:rsid w:val="00CF6791"/>
    <w:rsid w:val="00D01766"/>
    <w:rsid w:val="00D05A28"/>
    <w:rsid w:val="00D06160"/>
    <w:rsid w:val="00D06E4B"/>
    <w:rsid w:val="00D165AA"/>
    <w:rsid w:val="00D17E5B"/>
    <w:rsid w:val="00D22743"/>
    <w:rsid w:val="00D2673F"/>
    <w:rsid w:val="00D32BE4"/>
    <w:rsid w:val="00D35026"/>
    <w:rsid w:val="00D430F6"/>
    <w:rsid w:val="00D462C2"/>
    <w:rsid w:val="00D47F2D"/>
    <w:rsid w:val="00D50B07"/>
    <w:rsid w:val="00D535DE"/>
    <w:rsid w:val="00D53733"/>
    <w:rsid w:val="00D56CD8"/>
    <w:rsid w:val="00D62DB5"/>
    <w:rsid w:val="00D65404"/>
    <w:rsid w:val="00D65579"/>
    <w:rsid w:val="00D67071"/>
    <w:rsid w:val="00D77E2E"/>
    <w:rsid w:val="00D81ED4"/>
    <w:rsid w:val="00D82516"/>
    <w:rsid w:val="00D83CD6"/>
    <w:rsid w:val="00D84532"/>
    <w:rsid w:val="00D87559"/>
    <w:rsid w:val="00D916A4"/>
    <w:rsid w:val="00D920D6"/>
    <w:rsid w:val="00DA0908"/>
    <w:rsid w:val="00DA23E0"/>
    <w:rsid w:val="00DA3D14"/>
    <w:rsid w:val="00DA41D8"/>
    <w:rsid w:val="00DA4214"/>
    <w:rsid w:val="00DA7914"/>
    <w:rsid w:val="00DB17CA"/>
    <w:rsid w:val="00DB44FE"/>
    <w:rsid w:val="00DB49D1"/>
    <w:rsid w:val="00DB5125"/>
    <w:rsid w:val="00DB5FCC"/>
    <w:rsid w:val="00DC0505"/>
    <w:rsid w:val="00DC1E7C"/>
    <w:rsid w:val="00DC20F2"/>
    <w:rsid w:val="00DC242D"/>
    <w:rsid w:val="00DC2DC0"/>
    <w:rsid w:val="00DC7484"/>
    <w:rsid w:val="00DD256B"/>
    <w:rsid w:val="00DD2B0C"/>
    <w:rsid w:val="00DD2B3E"/>
    <w:rsid w:val="00DD2DEB"/>
    <w:rsid w:val="00DD54EE"/>
    <w:rsid w:val="00DE0768"/>
    <w:rsid w:val="00DE0AD3"/>
    <w:rsid w:val="00DE3917"/>
    <w:rsid w:val="00DE4647"/>
    <w:rsid w:val="00DF1740"/>
    <w:rsid w:val="00DF6ADD"/>
    <w:rsid w:val="00E00E2C"/>
    <w:rsid w:val="00E00F00"/>
    <w:rsid w:val="00E04599"/>
    <w:rsid w:val="00E074BC"/>
    <w:rsid w:val="00E12FCC"/>
    <w:rsid w:val="00E1414A"/>
    <w:rsid w:val="00E224A4"/>
    <w:rsid w:val="00E23A7C"/>
    <w:rsid w:val="00E25F01"/>
    <w:rsid w:val="00E336A6"/>
    <w:rsid w:val="00E36AEC"/>
    <w:rsid w:val="00E40256"/>
    <w:rsid w:val="00E419F7"/>
    <w:rsid w:val="00E41DC9"/>
    <w:rsid w:val="00E47FB6"/>
    <w:rsid w:val="00E510FF"/>
    <w:rsid w:val="00E52697"/>
    <w:rsid w:val="00E570A4"/>
    <w:rsid w:val="00E61ADA"/>
    <w:rsid w:val="00E6616C"/>
    <w:rsid w:val="00E719F4"/>
    <w:rsid w:val="00E71BE9"/>
    <w:rsid w:val="00E72366"/>
    <w:rsid w:val="00E756C6"/>
    <w:rsid w:val="00E76912"/>
    <w:rsid w:val="00E779B8"/>
    <w:rsid w:val="00E829EB"/>
    <w:rsid w:val="00E83D12"/>
    <w:rsid w:val="00E9540C"/>
    <w:rsid w:val="00E959FA"/>
    <w:rsid w:val="00EA075A"/>
    <w:rsid w:val="00EB1719"/>
    <w:rsid w:val="00EB19D1"/>
    <w:rsid w:val="00EB27FA"/>
    <w:rsid w:val="00EB42BF"/>
    <w:rsid w:val="00EB66A2"/>
    <w:rsid w:val="00EB6A58"/>
    <w:rsid w:val="00ED0EBB"/>
    <w:rsid w:val="00ED6286"/>
    <w:rsid w:val="00EE19D8"/>
    <w:rsid w:val="00EE2A79"/>
    <w:rsid w:val="00EE35D0"/>
    <w:rsid w:val="00EE7347"/>
    <w:rsid w:val="00EE77ED"/>
    <w:rsid w:val="00EF00B4"/>
    <w:rsid w:val="00EF0C30"/>
    <w:rsid w:val="00EF1254"/>
    <w:rsid w:val="00F00493"/>
    <w:rsid w:val="00F00B7C"/>
    <w:rsid w:val="00F02BA6"/>
    <w:rsid w:val="00F02F98"/>
    <w:rsid w:val="00F03C64"/>
    <w:rsid w:val="00F12F4F"/>
    <w:rsid w:val="00F230AF"/>
    <w:rsid w:val="00F23B4A"/>
    <w:rsid w:val="00F25D56"/>
    <w:rsid w:val="00F44004"/>
    <w:rsid w:val="00F44676"/>
    <w:rsid w:val="00F45CAA"/>
    <w:rsid w:val="00F512AC"/>
    <w:rsid w:val="00F53F9A"/>
    <w:rsid w:val="00F5614E"/>
    <w:rsid w:val="00F604CD"/>
    <w:rsid w:val="00F60828"/>
    <w:rsid w:val="00F6376C"/>
    <w:rsid w:val="00F725F3"/>
    <w:rsid w:val="00F739C8"/>
    <w:rsid w:val="00F74FE8"/>
    <w:rsid w:val="00F81046"/>
    <w:rsid w:val="00F821B1"/>
    <w:rsid w:val="00FA1346"/>
    <w:rsid w:val="00FA2F41"/>
    <w:rsid w:val="00FB2FA7"/>
    <w:rsid w:val="00FB3189"/>
    <w:rsid w:val="00FB3217"/>
    <w:rsid w:val="00FC0300"/>
    <w:rsid w:val="00FC25BE"/>
    <w:rsid w:val="00FC2A0E"/>
    <w:rsid w:val="00FD1218"/>
    <w:rsid w:val="00FD3283"/>
    <w:rsid w:val="00FD3686"/>
    <w:rsid w:val="00FD380D"/>
    <w:rsid w:val="00FD3F8A"/>
    <w:rsid w:val="00FE153B"/>
    <w:rsid w:val="00FE3982"/>
    <w:rsid w:val="00FE5AD4"/>
    <w:rsid w:val="00FF622F"/>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50"/>
    <o:shapelayout v:ext="edit">
      <o:idmap v:ext="edit" data="1"/>
    </o:shapelayout>
  </w:shapeDefaults>
  <w:decimalSymbol w:val="."/>
  <w:listSeparator w:val=","/>
  <w14:docId w14:val="681C4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67F24"/>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567F24"/>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67F24"/>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567F24"/>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9466378">
      <w:bodyDiv w:val="1"/>
      <w:marLeft w:val="0"/>
      <w:marRight w:val="0"/>
      <w:marTop w:val="0"/>
      <w:marBottom w:val="0"/>
      <w:divBdr>
        <w:top w:val="none" w:sz="0" w:space="0" w:color="auto"/>
        <w:left w:val="none" w:sz="0" w:space="0" w:color="auto"/>
        <w:bottom w:val="none" w:sz="0" w:space="0" w:color="auto"/>
        <w:right w:val="none" w:sz="0" w:space="0" w:color="auto"/>
      </w:divBdr>
    </w:div>
    <w:div w:id="111070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A31BF7-B154-4950-A10D-450B29AEB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2587</Words>
  <Characters>14467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9</cp:revision>
  <dcterms:created xsi:type="dcterms:W3CDTF">2015-06-09T17:16:00Z</dcterms:created>
  <dcterms:modified xsi:type="dcterms:W3CDTF">2016-10-11T18:16:00Z</dcterms:modified>
</cp:coreProperties>
</file>