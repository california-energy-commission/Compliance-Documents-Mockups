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D6D28F" w14:textId="77777777" w:rsidR="00DD3906" w:rsidRDefault="00DD3906" w:rsidP="008C654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DD3906" w:rsidRPr="00AE7BCC" w14:paraId="62D6D291" w14:textId="77777777" w:rsidTr="008C6542">
        <w:tc>
          <w:tcPr>
            <w:tcW w:w="11016" w:type="dxa"/>
            <w:gridSpan w:val="3"/>
            <w:vAlign w:val="center"/>
          </w:tcPr>
          <w:p w14:paraId="62D6D290" w14:textId="77777777" w:rsidR="00DD3906" w:rsidRPr="00D65855"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D65855">
              <w:rPr>
                <w:rFonts w:asciiTheme="minorHAnsi" w:hAnsiTheme="minorHAnsi"/>
                <w:b/>
                <w:szCs w:val="18"/>
              </w:rPr>
              <w:t>A. Building Air Leakage – General Information</w:t>
            </w:r>
          </w:p>
        </w:tc>
      </w:tr>
      <w:tr w:rsidR="00DD3906" w:rsidRPr="00AE7BCC" w14:paraId="62D6D295" w14:textId="77777777" w:rsidTr="008C6542">
        <w:tc>
          <w:tcPr>
            <w:tcW w:w="588" w:type="dxa"/>
            <w:vAlign w:val="center"/>
          </w:tcPr>
          <w:p w14:paraId="62D6D292"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01</w:t>
            </w:r>
          </w:p>
        </w:tc>
        <w:tc>
          <w:tcPr>
            <w:tcW w:w="4650" w:type="dxa"/>
          </w:tcPr>
          <w:p w14:paraId="62D6D293" w14:textId="1767BF68" w:rsidR="00475798" w:rsidRDefault="00C17BB1">
            <w:pPr>
              <w:rPr>
                <w:rFonts w:asciiTheme="minorHAnsi" w:hAnsiTheme="minorHAnsi"/>
                <w:sz w:val="18"/>
                <w:szCs w:val="18"/>
              </w:rPr>
            </w:pPr>
            <w:r>
              <w:rPr>
                <w:rFonts w:asciiTheme="minorHAnsi" w:hAnsiTheme="minorHAnsi"/>
                <w:sz w:val="18"/>
                <w:szCs w:val="18"/>
              </w:rPr>
              <w:t>Test Procedure Used</w:t>
            </w:r>
          </w:p>
        </w:tc>
        <w:tc>
          <w:tcPr>
            <w:tcW w:w="5778" w:type="dxa"/>
          </w:tcPr>
          <w:p w14:paraId="62D6D294" w14:textId="77777777" w:rsidR="00475798" w:rsidRDefault="00475798">
            <w:pPr>
              <w:rPr>
                <w:rFonts w:asciiTheme="minorHAnsi" w:hAnsiTheme="minorHAnsi"/>
                <w:sz w:val="18"/>
                <w:szCs w:val="18"/>
              </w:rPr>
            </w:pPr>
          </w:p>
        </w:tc>
      </w:tr>
      <w:tr w:rsidR="00DD3906" w:rsidRPr="00AE7BCC" w14:paraId="62D6D299" w14:textId="77777777" w:rsidTr="008C6542">
        <w:tc>
          <w:tcPr>
            <w:tcW w:w="588" w:type="dxa"/>
            <w:vAlign w:val="center"/>
          </w:tcPr>
          <w:p w14:paraId="62D6D296"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02</w:t>
            </w:r>
          </w:p>
        </w:tc>
        <w:tc>
          <w:tcPr>
            <w:tcW w:w="4650" w:type="dxa"/>
          </w:tcPr>
          <w:p w14:paraId="62D6D297" w14:textId="0226B3E7" w:rsidR="00475798" w:rsidRDefault="00C17BB1">
            <w:pPr>
              <w:rPr>
                <w:rFonts w:asciiTheme="minorHAnsi" w:hAnsiTheme="minorHAnsi"/>
                <w:sz w:val="18"/>
                <w:szCs w:val="18"/>
              </w:rPr>
            </w:pPr>
            <w:r>
              <w:rPr>
                <w:rFonts w:asciiTheme="minorHAnsi" w:hAnsiTheme="minorHAnsi"/>
                <w:sz w:val="18"/>
                <w:szCs w:val="18"/>
              </w:rPr>
              <w:t>Building Air Leakage Target from CF1R</w:t>
            </w:r>
          </w:p>
        </w:tc>
        <w:tc>
          <w:tcPr>
            <w:tcW w:w="5778" w:type="dxa"/>
          </w:tcPr>
          <w:p w14:paraId="62D6D298" w14:textId="77777777" w:rsidR="00475798" w:rsidRDefault="00475798">
            <w:pPr>
              <w:rPr>
                <w:rFonts w:asciiTheme="minorHAnsi" w:hAnsiTheme="minorHAnsi"/>
                <w:sz w:val="18"/>
                <w:szCs w:val="18"/>
              </w:rPr>
            </w:pPr>
          </w:p>
        </w:tc>
      </w:tr>
      <w:tr w:rsidR="00DD3906" w:rsidRPr="00AE7BCC" w14:paraId="62D6D29D" w14:textId="77777777" w:rsidTr="008C6542">
        <w:tc>
          <w:tcPr>
            <w:tcW w:w="588" w:type="dxa"/>
            <w:vAlign w:val="center"/>
          </w:tcPr>
          <w:p w14:paraId="62D6D29A" w14:textId="77777777" w:rsidR="00DD3906" w:rsidRPr="00AE7BCC" w:rsidRDefault="00DD3906" w:rsidP="00AE7BCC">
            <w:pPr>
              <w:jc w:val="center"/>
              <w:rPr>
                <w:rFonts w:asciiTheme="minorHAnsi" w:hAnsiTheme="minorHAnsi"/>
                <w:b/>
                <w:sz w:val="18"/>
                <w:szCs w:val="18"/>
              </w:rPr>
            </w:pPr>
            <w:r w:rsidRPr="00AE7BCC">
              <w:rPr>
                <w:rFonts w:asciiTheme="minorHAnsi" w:hAnsiTheme="minorHAnsi"/>
                <w:sz w:val="18"/>
                <w:szCs w:val="18"/>
              </w:rPr>
              <w:t>03</w:t>
            </w:r>
          </w:p>
        </w:tc>
        <w:tc>
          <w:tcPr>
            <w:tcW w:w="4650" w:type="dxa"/>
          </w:tcPr>
          <w:p w14:paraId="62D6D29B" w14:textId="28DB5996" w:rsidR="00475798" w:rsidRDefault="00C17BB1" w:rsidP="00D77629">
            <w:pPr>
              <w:rPr>
                <w:rFonts w:asciiTheme="minorHAnsi" w:hAnsiTheme="minorHAnsi"/>
                <w:sz w:val="18"/>
                <w:szCs w:val="18"/>
              </w:rPr>
            </w:pPr>
            <w:r>
              <w:rPr>
                <w:rFonts w:asciiTheme="minorHAnsi" w:hAnsiTheme="minorHAnsi"/>
                <w:sz w:val="18"/>
                <w:szCs w:val="18"/>
              </w:rPr>
              <w:t xml:space="preserve">Indoor </w:t>
            </w:r>
            <w:r w:rsidR="007E5B1C">
              <w:rPr>
                <w:rFonts w:asciiTheme="minorHAnsi" w:hAnsiTheme="minorHAnsi"/>
                <w:sz w:val="18"/>
                <w:szCs w:val="18"/>
              </w:rPr>
              <w:t>T</w:t>
            </w:r>
            <w:r>
              <w:rPr>
                <w:rFonts w:asciiTheme="minorHAnsi" w:hAnsiTheme="minorHAnsi"/>
                <w:sz w:val="18"/>
                <w:szCs w:val="18"/>
              </w:rPr>
              <w:t xml:space="preserve">emperature </w:t>
            </w:r>
            <w:r w:rsidR="007E5B1C">
              <w:rPr>
                <w:rFonts w:asciiTheme="minorHAnsi" w:hAnsiTheme="minorHAnsi"/>
                <w:sz w:val="18"/>
                <w:szCs w:val="18"/>
              </w:rPr>
              <w:t>D</w:t>
            </w:r>
            <w:r>
              <w:rPr>
                <w:rFonts w:asciiTheme="minorHAnsi" w:hAnsiTheme="minorHAnsi"/>
                <w:sz w:val="18"/>
                <w:szCs w:val="18"/>
              </w:rPr>
              <w:t xml:space="preserve">uring </w:t>
            </w:r>
            <w:r w:rsidR="007E5B1C">
              <w:rPr>
                <w:rFonts w:asciiTheme="minorHAnsi" w:hAnsiTheme="minorHAnsi"/>
                <w:sz w:val="18"/>
                <w:szCs w:val="18"/>
              </w:rPr>
              <w:t>T</w:t>
            </w:r>
            <w:r>
              <w:rPr>
                <w:rFonts w:asciiTheme="minorHAnsi" w:hAnsiTheme="minorHAnsi"/>
                <w:sz w:val="18"/>
                <w:szCs w:val="18"/>
              </w:rPr>
              <w:t>est (</w:t>
            </w:r>
            <w:r w:rsidR="00D77629">
              <w:rPr>
                <w:rFonts w:asciiTheme="minorHAnsi" w:hAnsiTheme="minorHAnsi"/>
                <w:sz w:val="18"/>
                <w:szCs w:val="18"/>
              </w:rPr>
              <w:t>°</w:t>
            </w:r>
            <w:r>
              <w:rPr>
                <w:rFonts w:asciiTheme="minorHAnsi" w:hAnsiTheme="minorHAnsi"/>
                <w:sz w:val="18"/>
                <w:szCs w:val="18"/>
              </w:rPr>
              <w:t>F)</w:t>
            </w:r>
          </w:p>
        </w:tc>
        <w:tc>
          <w:tcPr>
            <w:tcW w:w="5778" w:type="dxa"/>
          </w:tcPr>
          <w:p w14:paraId="62D6D29C" w14:textId="77777777" w:rsidR="00475798" w:rsidRDefault="00475798">
            <w:pPr>
              <w:tabs>
                <w:tab w:val="left" w:pos="2189"/>
              </w:tabs>
              <w:rPr>
                <w:rFonts w:asciiTheme="minorHAnsi" w:hAnsiTheme="minorHAnsi"/>
                <w:sz w:val="18"/>
                <w:szCs w:val="18"/>
              </w:rPr>
            </w:pPr>
          </w:p>
        </w:tc>
      </w:tr>
      <w:tr w:rsidR="00DD3906" w:rsidRPr="00AE7BCC" w14:paraId="62D6D2A1" w14:textId="77777777" w:rsidTr="008C6542">
        <w:tc>
          <w:tcPr>
            <w:tcW w:w="588" w:type="dxa"/>
            <w:vAlign w:val="center"/>
          </w:tcPr>
          <w:p w14:paraId="62D6D29E" w14:textId="77777777" w:rsidR="00DD3906" w:rsidRPr="00AE7BCC" w:rsidRDefault="00DD3906" w:rsidP="00AE7BCC">
            <w:pPr>
              <w:jc w:val="center"/>
              <w:rPr>
                <w:rFonts w:asciiTheme="minorHAnsi" w:hAnsiTheme="minorHAnsi"/>
                <w:b/>
                <w:sz w:val="18"/>
                <w:szCs w:val="18"/>
              </w:rPr>
            </w:pPr>
            <w:r w:rsidRPr="00AE7BCC">
              <w:rPr>
                <w:rFonts w:asciiTheme="minorHAnsi" w:hAnsiTheme="minorHAnsi"/>
                <w:sz w:val="18"/>
                <w:szCs w:val="18"/>
              </w:rPr>
              <w:t>04</w:t>
            </w:r>
          </w:p>
        </w:tc>
        <w:tc>
          <w:tcPr>
            <w:tcW w:w="4650" w:type="dxa"/>
          </w:tcPr>
          <w:p w14:paraId="62D6D29F" w14:textId="0208A510" w:rsidR="00475798" w:rsidRDefault="00C17BB1" w:rsidP="00D77629">
            <w:pPr>
              <w:rPr>
                <w:rFonts w:asciiTheme="minorHAnsi" w:hAnsiTheme="minorHAnsi"/>
                <w:sz w:val="18"/>
                <w:szCs w:val="18"/>
              </w:rPr>
            </w:pPr>
            <w:r>
              <w:rPr>
                <w:rFonts w:asciiTheme="minorHAnsi" w:hAnsiTheme="minorHAnsi"/>
                <w:sz w:val="18"/>
                <w:szCs w:val="18"/>
              </w:rPr>
              <w:t xml:space="preserve">Outdoor </w:t>
            </w:r>
            <w:r w:rsidR="007E5B1C">
              <w:rPr>
                <w:rFonts w:asciiTheme="minorHAnsi" w:hAnsiTheme="minorHAnsi"/>
                <w:sz w:val="18"/>
                <w:szCs w:val="18"/>
              </w:rPr>
              <w:t>T</w:t>
            </w:r>
            <w:r>
              <w:rPr>
                <w:rFonts w:asciiTheme="minorHAnsi" w:hAnsiTheme="minorHAnsi"/>
                <w:sz w:val="18"/>
                <w:szCs w:val="18"/>
              </w:rPr>
              <w:t xml:space="preserve">emperature </w:t>
            </w:r>
            <w:r w:rsidR="007E5B1C">
              <w:rPr>
                <w:rFonts w:asciiTheme="minorHAnsi" w:hAnsiTheme="minorHAnsi"/>
                <w:sz w:val="18"/>
                <w:szCs w:val="18"/>
              </w:rPr>
              <w:t>D</w:t>
            </w:r>
            <w:r>
              <w:rPr>
                <w:rFonts w:asciiTheme="minorHAnsi" w:hAnsiTheme="minorHAnsi"/>
                <w:sz w:val="18"/>
                <w:szCs w:val="18"/>
              </w:rPr>
              <w:t xml:space="preserve">uring </w:t>
            </w:r>
            <w:r w:rsidR="007E5B1C">
              <w:rPr>
                <w:rFonts w:asciiTheme="minorHAnsi" w:hAnsiTheme="minorHAnsi"/>
                <w:sz w:val="18"/>
                <w:szCs w:val="18"/>
              </w:rPr>
              <w:t>T</w:t>
            </w:r>
            <w:r>
              <w:rPr>
                <w:rFonts w:asciiTheme="minorHAnsi" w:hAnsiTheme="minorHAnsi"/>
                <w:sz w:val="18"/>
                <w:szCs w:val="18"/>
              </w:rPr>
              <w:t>est (</w:t>
            </w:r>
            <w:r w:rsidR="00D77629">
              <w:rPr>
                <w:rFonts w:asciiTheme="minorHAnsi" w:hAnsiTheme="minorHAnsi"/>
                <w:sz w:val="18"/>
                <w:szCs w:val="18"/>
              </w:rPr>
              <w:t>°</w:t>
            </w:r>
            <w:r>
              <w:rPr>
                <w:rFonts w:asciiTheme="minorHAnsi" w:hAnsiTheme="minorHAnsi"/>
                <w:sz w:val="18"/>
                <w:szCs w:val="18"/>
              </w:rPr>
              <w:t>F)</w:t>
            </w:r>
          </w:p>
        </w:tc>
        <w:tc>
          <w:tcPr>
            <w:tcW w:w="5778" w:type="dxa"/>
          </w:tcPr>
          <w:p w14:paraId="62D6D2A0" w14:textId="77777777" w:rsidR="00475798" w:rsidRDefault="00475798">
            <w:pPr>
              <w:rPr>
                <w:rFonts w:asciiTheme="minorHAnsi" w:hAnsiTheme="minorHAnsi"/>
                <w:sz w:val="18"/>
                <w:szCs w:val="18"/>
              </w:rPr>
            </w:pPr>
          </w:p>
        </w:tc>
      </w:tr>
      <w:tr w:rsidR="00DD3906" w:rsidRPr="00AE7BCC" w14:paraId="62D6D2A5" w14:textId="77777777" w:rsidTr="008C6542">
        <w:tc>
          <w:tcPr>
            <w:tcW w:w="588" w:type="dxa"/>
            <w:vAlign w:val="center"/>
          </w:tcPr>
          <w:p w14:paraId="62D6D2A2"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05</w:t>
            </w:r>
          </w:p>
        </w:tc>
        <w:tc>
          <w:tcPr>
            <w:tcW w:w="4650" w:type="dxa"/>
          </w:tcPr>
          <w:p w14:paraId="62D6D2A3" w14:textId="7A503492" w:rsidR="00475798" w:rsidRDefault="00C17BB1" w:rsidP="007E5B1C">
            <w:pPr>
              <w:rPr>
                <w:rFonts w:asciiTheme="minorHAnsi" w:hAnsiTheme="minorHAnsi"/>
                <w:sz w:val="18"/>
                <w:szCs w:val="18"/>
              </w:rPr>
            </w:pPr>
            <w:r>
              <w:rPr>
                <w:rFonts w:asciiTheme="minorHAnsi" w:hAnsiTheme="minorHAnsi"/>
                <w:sz w:val="18"/>
                <w:szCs w:val="18"/>
              </w:rPr>
              <w:t xml:space="preserve">Blower </w:t>
            </w:r>
            <w:r w:rsidR="007E5B1C">
              <w:rPr>
                <w:rFonts w:asciiTheme="minorHAnsi" w:hAnsiTheme="minorHAnsi"/>
                <w:sz w:val="18"/>
                <w:szCs w:val="18"/>
              </w:rPr>
              <w:t>D</w:t>
            </w:r>
            <w:r>
              <w:rPr>
                <w:rFonts w:asciiTheme="minorHAnsi" w:hAnsiTheme="minorHAnsi"/>
                <w:sz w:val="18"/>
                <w:szCs w:val="18"/>
              </w:rPr>
              <w:t xml:space="preserve">oor </w:t>
            </w:r>
            <w:r w:rsidR="007E5B1C">
              <w:rPr>
                <w:rFonts w:asciiTheme="minorHAnsi" w:hAnsiTheme="minorHAnsi"/>
                <w:sz w:val="18"/>
                <w:szCs w:val="18"/>
              </w:rPr>
              <w:t>L</w:t>
            </w:r>
            <w:r>
              <w:rPr>
                <w:rFonts w:asciiTheme="minorHAnsi" w:hAnsiTheme="minorHAnsi"/>
                <w:sz w:val="18"/>
                <w:szCs w:val="18"/>
              </w:rPr>
              <w:t>ocation</w:t>
            </w:r>
          </w:p>
        </w:tc>
        <w:tc>
          <w:tcPr>
            <w:tcW w:w="5778" w:type="dxa"/>
          </w:tcPr>
          <w:p w14:paraId="62D6D2A4" w14:textId="77777777" w:rsidR="00475798" w:rsidRDefault="00475798">
            <w:pPr>
              <w:rPr>
                <w:rFonts w:asciiTheme="minorHAnsi" w:hAnsiTheme="minorHAnsi"/>
                <w:sz w:val="18"/>
                <w:szCs w:val="18"/>
              </w:rPr>
            </w:pPr>
          </w:p>
        </w:tc>
      </w:tr>
      <w:tr w:rsidR="00DD3906" w:rsidRPr="00AE7BCC" w14:paraId="62D6D2A9" w14:textId="77777777" w:rsidTr="008C6542">
        <w:tc>
          <w:tcPr>
            <w:tcW w:w="588" w:type="dxa"/>
            <w:vAlign w:val="center"/>
          </w:tcPr>
          <w:p w14:paraId="62D6D2A6"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06</w:t>
            </w:r>
          </w:p>
        </w:tc>
        <w:tc>
          <w:tcPr>
            <w:tcW w:w="4650" w:type="dxa"/>
          </w:tcPr>
          <w:p w14:paraId="62D6D2A7" w14:textId="71FDC683" w:rsidR="00475798" w:rsidRDefault="00C17BB1">
            <w:pPr>
              <w:rPr>
                <w:rFonts w:asciiTheme="minorHAnsi" w:hAnsiTheme="minorHAnsi"/>
                <w:sz w:val="18"/>
                <w:szCs w:val="18"/>
              </w:rPr>
            </w:pPr>
            <w:r>
              <w:rPr>
                <w:rFonts w:asciiTheme="minorHAnsi" w:hAnsiTheme="minorHAnsi"/>
                <w:sz w:val="18"/>
                <w:szCs w:val="18"/>
              </w:rPr>
              <w:t>Building Elevation (</w:t>
            </w:r>
            <w:proofErr w:type="spellStart"/>
            <w:r>
              <w:rPr>
                <w:rFonts w:asciiTheme="minorHAnsi" w:hAnsiTheme="minorHAnsi"/>
                <w:sz w:val="18"/>
                <w:szCs w:val="18"/>
              </w:rPr>
              <w:t>ft</w:t>
            </w:r>
            <w:proofErr w:type="spellEnd"/>
            <w:r>
              <w:rPr>
                <w:rFonts w:asciiTheme="minorHAnsi" w:hAnsiTheme="minorHAnsi"/>
                <w:sz w:val="18"/>
                <w:szCs w:val="18"/>
              </w:rPr>
              <w:t>)</w:t>
            </w:r>
          </w:p>
        </w:tc>
        <w:tc>
          <w:tcPr>
            <w:tcW w:w="5778" w:type="dxa"/>
          </w:tcPr>
          <w:p w14:paraId="62D6D2A8" w14:textId="77777777" w:rsidR="00475798" w:rsidRDefault="00475798">
            <w:pPr>
              <w:rPr>
                <w:rFonts w:asciiTheme="minorHAnsi" w:hAnsiTheme="minorHAnsi"/>
                <w:sz w:val="18"/>
                <w:szCs w:val="18"/>
              </w:rPr>
            </w:pPr>
          </w:p>
        </w:tc>
      </w:tr>
      <w:tr w:rsidR="00DD3906" w:rsidRPr="00AE7BCC" w14:paraId="62D6D2AD" w14:textId="77777777" w:rsidTr="008C6542">
        <w:tc>
          <w:tcPr>
            <w:tcW w:w="588" w:type="dxa"/>
            <w:vAlign w:val="center"/>
          </w:tcPr>
          <w:p w14:paraId="62D6D2AA"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07</w:t>
            </w:r>
          </w:p>
        </w:tc>
        <w:tc>
          <w:tcPr>
            <w:tcW w:w="4650" w:type="dxa"/>
          </w:tcPr>
          <w:p w14:paraId="62D6D2AB" w14:textId="2FB58B00" w:rsidR="00475798" w:rsidRDefault="00C17BB1">
            <w:pPr>
              <w:rPr>
                <w:rFonts w:asciiTheme="minorHAnsi" w:hAnsiTheme="minorHAnsi"/>
                <w:sz w:val="18"/>
                <w:szCs w:val="18"/>
              </w:rPr>
            </w:pPr>
            <w:r>
              <w:rPr>
                <w:rFonts w:asciiTheme="minorHAnsi" w:hAnsiTheme="minorHAnsi"/>
                <w:sz w:val="18"/>
                <w:szCs w:val="18"/>
              </w:rPr>
              <w:t>Building Volume (ft</w:t>
            </w:r>
            <w:r w:rsidRPr="007E5B1C">
              <w:rPr>
                <w:rFonts w:asciiTheme="minorHAnsi" w:hAnsiTheme="minorHAnsi"/>
                <w:sz w:val="18"/>
                <w:szCs w:val="18"/>
                <w:vertAlign w:val="superscript"/>
              </w:rPr>
              <w:t>3</w:t>
            </w:r>
            <w:r>
              <w:rPr>
                <w:rFonts w:asciiTheme="minorHAnsi" w:hAnsiTheme="minorHAnsi"/>
                <w:sz w:val="18"/>
                <w:szCs w:val="18"/>
              </w:rPr>
              <w:t>)</w:t>
            </w:r>
          </w:p>
        </w:tc>
        <w:tc>
          <w:tcPr>
            <w:tcW w:w="5778" w:type="dxa"/>
          </w:tcPr>
          <w:p w14:paraId="62D6D2AC" w14:textId="77777777" w:rsidR="00475798" w:rsidRDefault="00475798">
            <w:pPr>
              <w:rPr>
                <w:rFonts w:asciiTheme="minorHAnsi" w:hAnsiTheme="minorHAnsi"/>
                <w:sz w:val="18"/>
                <w:szCs w:val="18"/>
              </w:rPr>
            </w:pPr>
          </w:p>
        </w:tc>
      </w:tr>
      <w:tr w:rsidR="00DD3906" w:rsidRPr="00AE7BCC" w14:paraId="62D6D2B1" w14:textId="77777777" w:rsidTr="008C6542">
        <w:tc>
          <w:tcPr>
            <w:tcW w:w="588" w:type="dxa"/>
            <w:vAlign w:val="center"/>
          </w:tcPr>
          <w:p w14:paraId="62D6D2AE" w14:textId="77777777" w:rsidR="00DD3906" w:rsidRPr="00AE7BCC" w:rsidDel="0053362D" w:rsidRDefault="00DD3906" w:rsidP="00AE7BCC">
            <w:pPr>
              <w:jc w:val="center"/>
              <w:rPr>
                <w:rFonts w:asciiTheme="minorHAnsi" w:hAnsiTheme="minorHAnsi"/>
                <w:sz w:val="18"/>
                <w:szCs w:val="18"/>
              </w:rPr>
            </w:pPr>
            <w:r w:rsidRPr="00AE7BCC">
              <w:rPr>
                <w:rFonts w:asciiTheme="minorHAnsi" w:hAnsiTheme="minorHAnsi"/>
                <w:sz w:val="18"/>
                <w:szCs w:val="18"/>
              </w:rPr>
              <w:t>08</w:t>
            </w:r>
          </w:p>
        </w:tc>
        <w:tc>
          <w:tcPr>
            <w:tcW w:w="4650" w:type="dxa"/>
          </w:tcPr>
          <w:p w14:paraId="62D6D2AF" w14:textId="62A238C5" w:rsidR="00475798" w:rsidRDefault="00C17BB1" w:rsidP="007E5B1C">
            <w:pPr>
              <w:rPr>
                <w:rFonts w:asciiTheme="minorHAnsi" w:hAnsiTheme="minorHAnsi"/>
                <w:sz w:val="18"/>
                <w:szCs w:val="18"/>
              </w:rPr>
            </w:pPr>
            <w:r>
              <w:rPr>
                <w:rFonts w:asciiTheme="minorHAnsi" w:hAnsiTheme="minorHAnsi"/>
                <w:sz w:val="18"/>
                <w:szCs w:val="18"/>
              </w:rPr>
              <w:t xml:space="preserve">Date of the </w:t>
            </w:r>
            <w:r w:rsidR="007E5B1C">
              <w:rPr>
                <w:rFonts w:asciiTheme="minorHAnsi" w:hAnsiTheme="minorHAnsi"/>
                <w:sz w:val="18"/>
                <w:szCs w:val="18"/>
              </w:rPr>
              <w:t>D</w:t>
            </w:r>
            <w:r>
              <w:rPr>
                <w:rFonts w:asciiTheme="minorHAnsi" w:hAnsiTheme="minorHAnsi"/>
                <w:sz w:val="18"/>
                <w:szCs w:val="18"/>
              </w:rPr>
              <w:t xml:space="preserve">iagnostic </w:t>
            </w:r>
            <w:r w:rsidR="007E5B1C">
              <w:rPr>
                <w:rFonts w:asciiTheme="minorHAnsi" w:hAnsiTheme="minorHAnsi"/>
                <w:sz w:val="18"/>
                <w:szCs w:val="18"/>
              </w:rPr>
              <w:t>T</w:t>
            </w:r>
            <w:r>
              <w:rPr>
                <w:rFonts w:asciiTheme="minorHAnsi" w:hAnsiTheme="minorHAnsi"/>
                <w:sz w:val="18"/>
                <w:szCs w:val="18"/>
              </w:rPr>
              <w:t xml:space="preserve">est for this </w:t>
            </w:r>
            <w:r w:rsidR="007E5B1C">
              <w:rPr>
                <w:rFonts w:asciiTheme="minorHAnsi" w:hAnsiTheme="minorHAnsi"/>
                <w:sz w:val="18"/>
                <w:szCs w:val="18"/>
              </w:rPr>
              <w:t>D</w:t>
            </w:r>
            <w:r>
              <w:rPr>
                <w:rFonts w:asciiTheme="minorHAnsi" w:hAnsiTheme="minorHAnsi"/>
                <w:sz w:val="18"/>
                <w:szCs w:val="18"/>
              </w:rPr>
              <w:t>welling</w:t>
            </w:r>
          </w:p>
        </w:tc>
        <w:tc>
          <w:tcPr>
            <w:tcW w:w="5778" w:type="dxa"/>
          </w:tcPr>
          <w:p w14:paraId="62D6D2B0" w14:textId="77777777" w:rsidR="00475798" w:rsidRDefault="00475798">
            <w:pPr>
              <w:rPr>
                <w:rFonts w:asciiTheme="minorHAnsi" w:hAnsiTheme="minorHAnsi"/>
                <w:sz w:val="18"/>
                <w:szCs w:val="18"/>
              </w:rPr>
            </w:pPr>
          </w:p>
        </w:tc>
      </w:tr>
    </w:tbl>
    <w:p w14:paraId="62D6D2B2"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DD3906" w:rsidRPr="00AE7BCC" w14:paraId="62D6D2B4" w14:textId="77777777" w:rsidTr="00085876">
        <w:tc>
          <w:tcPr>
            <w:tcW w:w="11016" w:type="dxa"/>
            <w:gridSpan w:val="9"/>
          </w:tcPr>
          <w:p w14:paraId="62D6D2B3" w14:textId="77777777" w:rsidR="00DD3906" w:rsidRPr="00D65855" w:rsidRDefault="00DD3906" w:rsidP="00AE7BCC">
            <w:pPr>
              <w:rPr>
                <w:rFonts w:asciiTheme="minorHAnsi" w:hAnsiTheme="minorHAnsi"/>
                <w:szCs w:val="18"/>
              </w:rPr>
            </w:pPr>
            <w:r w:rsidRPr="00D65855">
              <w:rPr>
                <w:rFonts w:asciiTheme="minorHAnsi" w:hAnsiTheme="minorHAnsi"/>
                <w:b/>
                <w:szCs w:val="18"/>
              </w:rPr>
              <w:t>B. Diagnostic Equipment Information</w:t>
            </w:r>
          </w:p>
        </w:tc>
      </w:tr>
      <w:tr w:rsidR="00DD3906" w:rsidRPr="00AE7BCC" w14:paraId="62D6D2B8" w14:textId="77777777" w:rsidTr="00085876">
        <w:tc>
          <w:tcPr>
            <w:tcW w:w="590" w:type="dxa"/>
            <w:vAlign w:val="center"/>
          </w:tcPr>
          <w:p w14:paraId="62D6D2B5"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01</w:t>
            </w:r>
          </w:p>
        </w:tc>
        <w:tc>
          <w:tcPr>
            <w:tcW w:w="4925" w:type="dxa"/>
            <w:gridSpan w:val="4"/>
            <w:vAlign w:val="center"/>
          </w:tcPr>
          <w:p w14:paraId="62D6D2B6" w14:textId="0468B922" w:rsidR="00DD3906" w:rsidRPr="00AE7BCC" w:rsidRDefault="00DD3906" w:rsidP="00AE7BCC">
            <w:pPr>
              <w:rPr>
                <w:rFonts w:asciiTheme="minorHAnsi" w:hAnsiTheme="minorHAnsi"/>
                <w:sz w:val="18"/>
                <w:szCs w:val="18"/>
              </w:rPr>
            </w:pPr>
            <w:r w:rsidRPr="00AE7BCC">
              <w:rPr>
                <w:rFonts w:asciiTheme="minorHAnsi" w:hAnsiTheme="minorHAnsi"/>
                <w:sz w:val="18"/>
                <w:szCs w:val="18"/>
              </w:rPr>
              <w:t>Number of Manometers Used to Measure Home Pressurization</w:t>
            </w:r>
          </w:p>
        </w:tc>
        <w:tc>
          <w:tcPr>
            <w:tcW w:w="5501" w:type="dxa"/>
            <w:gridSpan w:val="4"/>
          </w:tcPr>
          <w:p w14:paraId="62D6D2B7" w14:textId="77777777" w:rsidR="00DD3906" w:rsidRPr="00AE7BCC" w:rsidRDefault="00DD3906" w:rsidP="00AE7BCC">
            <w:pPr>
              <w:rPr>
                <w:rFonts w:asciiTheme="minorHAnsi" w:hAnsiTheme="minorHAnsi"/>
                <w:sz w:val="18"/>
                <w:szCs w:val="18"/>
              </w:rPr>
            </w:pPr>
          </w:p>
        </w:tc>
      </w:tr>
      <w:tr w:rsidR="00DD3906" w:rsidRPr="00AE7BCC" w14:paraId="62D6D2BE" w14:textId="77777777" w:rsidTr="00085876">
        <w:tc>
          <w:tcPr>
            <w:tcW w:w="2203" w:type="dxa"/>
            <w:gridSpan w:val="2"/>
            <w:vAlign w:val="center"/>
          </w:tcPr>
          <w:p w14:paraId="62D6D2B9"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02</w:t>
            </w:r>
          </w:p>
        </w:tc>
        <w:tc>
          <w:tcPr>
            <w:tcW w:w="2203" w:type="dxa"/>
            <w:gridSpan w:val="2"/>
            <w:vAlign w:val="center"/>
          </w:tcPr>
          <w:p w14:paraId="62D6D2BA" w14:textId="77777777" w:rsidR="00475798" w:rsidRDefault="00C17BB1">
            <w:pPr>
              <w:jc w:val="center"/>
              <w:rPr>
                <w:rFonts w:asciiTheme="minorHAnsi" w:hAnsiTheme="minorHAnsi"/>
                <w:sz w:val="18"/>
                <w:szCs w:val="18"/>
              </w:rPr>
            </w:pPr>
            <w:r>
              <w:rPr>
                <w:rFonts w:asciiTheme="minorHAnsi" w:hAnsiTheme="minorHAnsi"/>
                <w:sz w:val="18"/>
                <w:szCs w:val="18"/>
              </w:rPr>
              <w:t>03</w:t>
            </w:r>
          </w:p>
        </w:tc>
        <w:tc>
          <w:tcPr>
            <w:tcW w:w="2203" w:type="dxa"/>
            <w:gridSpan w:val="2"/>
            <w:vAlign w:val="center"/>
          </w:tcPr>
          <w:p w14:paraId="62D6D2BB" w14:textId="77777777" w:rsidR="00475798" w:rsidRDefault="00C17BB1">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62D6D2BC" w14:textId="77777777" w:rsidR="00475798" w:rsidRDefault="00C17BB1">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62D6D2BD" w14:textId="77777777" w:rsidR="00475798" w:rsidRDefault="00C17BB1">
            <w:pPr>
              <w:jc w:val="center"/>
              <w:rPr>
                <w:rFonts w:asciiTheme="minorHAnsi" w:hAnsiTheme="minorHAnsi"/>
                <w:sz w:val="18"/>
                <w:szCs w:val="18"/>
              </w:rPr>
            </w:pPr>
            <w:r>
              <w:rPr>
                <w:rFonts w:asciiTheme="minorHAnsi" w:hAnsiTheme="minorHAnsi"/>
                <w:sz w:val="18"/>
                <w:szCs w:val="18"/>
              </w:rPr>
              <w:t>06</w:t>
            </w:r>
          </w:p>
        </w:tc>
      </w:tr>
      <w:tr w:rsidR="00DD3906" w:rsidRPr="00AE7BCC" w14:paraId="62D6D2C4" w14:textId="77777777" w:rsidTr="00D77629">
        <w:tc>
          <w:tcPr>
            <w:tcW w:w="2203" w:type="dxa"/>
            <w:gridSpan w:val="2"/>
            <w:vAlign w:val="bottom"/>
          </w:tcPr>
          <w:p w14:paraId="62D6D2BF" w14:textId="77777777" w:rsidR="00DD3906" w:rsidRPr="00AE7BCC" w:rsidRDefault="00DD3906" w:rsidP="00D77629">
            <w:pPr>
              <w:jc w:val="center"/>
              <w:rPr>
                <w:rFonts w:asciiTheme="minorHAnsi" w:hAnsiTheme="minorHAnsi"/>
                <w:sz w:val="18"/>
                <w:szCs w:val="18"/>
              </w:rPr>
            </w:pPr>
            <w:r w:rsidRPr="00AE7BCC">
              <w:rPr>
                <w:rFonts w:asciiTheme="minorHAnsi" w:hAnsiTheme="minorHAnsi"/>
                <w:sz w:val="18"/>
                <w:szCs w:val="18"/>
              </w:rPr>
              <w:t>Manometer                  Make</w:t>
            </w:r>
          </w:p>
        </w:tc>
        <w:tc>
          <w:tcPr>
            <w:tcW w:w="2203" w:type="dxa"/>
            <w:gridSpan w:val="2"/>
            <w:vAlign w:val="bottom"/>
          </w:tcPr>
          <w:p w14:paraId="62D6D2C0" w14:textId="77777777" w:rsidR="00475798" w:rsidRDefault="00C17BB1" w:rsidP="00D77629">
            <w:pPr>
              <w:jc w:val="center"/>
              <w:rPr>
                <w:rFonts w:asciiTheme="minorHAnsi" w:hAnsiTheme="minorHAnsi"/>
                <w:sz w:val="18"/>
                <w:szCs w:val="18"/>
              </w:rPr>
            </w:pPr>
            <w:r>
              <w:rPr>
                <w:rFonts w:asciiTheme="minorHAnsi" w:hAnsiTheme="minorHAnsi"/>
                <w:sz w:val="18"/>
                <w:szCs w:val="18"/>
              </w:rPr>
              <w:t>Manometer                 Model</w:t>
            </w:r>
          </w:p>
        </w:tc>
        <w:tc>
          <w:tcPr>
            <w:tcW w:w="2203" w:type="dxa"/>
            <w:gridSpan w:val="2"/>
            <w:vAlign w:val="bottom"/>
          </w:tcPr>
          <w:p w14:paraId="62D6D2C1" w14:textId="77777777" w:rsidR="00475798" w:rsidRDefault="00C17BB1" w:rsidP="00D77629">
            <w:pPr>
              <w:jc w:val="center"/>
              <w:rPr>
                <w:rFonts w:asciiTheme="minorHAnsi" w:hAnsiTheme="minorHAnsi"/>
                <w:sz w:val="18"/>
                <w:szCs w:val="18"/>
              </w:rPr>
            </w:pPr>
            <w:r>
              <w:rPr>
                <w:rFonts w:asciiTheme="minorHAnsi" w:hAnsiTheme="minorHAnsi"/>
                <w:sz w:val="18"/>
                <w:szCs w:val="18"/>
              </w:rPr>
              <w:t>Manometer                   Serial                          Number</w:t>
            </w:r>
          </w:p>
        </w:tc>
        <w:tc>
          <w:tcPr>
            <w:tcW w:w="2203" w:type="dxa"/>
            <w:gridSpan w:val="2"/>
            <w:vAlign w:val="bottom"/>
          </w:tcPr>
          <w:p w14:paraId="62D6D2C2" w14:textId="77777777" w:rsidR="00475798" w:rsidRDefault="00C17BB1" w:rsidP="00D77629">
            <w:pPr>
              <w:jc w:val="center"/>
              <w:rPr>
                <w:rFonts w:asciiTheme="minorHAnsi" w:hAnsiTheme="minorHAnsi"/>
                <w:sz w:val="18"/>
                <w:szCs w:val="18"/>
              </w:rPr>
            </w:pPr>
            <w:r>
              <w:rPr>
                <w:rFonts w:asciiTheme="minorHAnsi" w:hAnsiTheme="minorHAnsi"/>
                <w:sz w:val="18"/>
                <w:szCs w:val="18"/>
              </w:rPr>
              <w:t>Manometer         Calibration                      Date</w:t>
            </w:r>
          </w:p>
        </w:tc>
        <w:tc>
          <w:tcPr>
            <w:tcW w:w="2204" w:type="dxa"/>
            <w:vAlign w:val="bottom"/>
          </w:tcPr>
          <w:p w14:paraId="62D6D2C3" w14:textId="77777777" w:rsidR="00475798" w:rsidRDefault="00C17BB1" w:rsidP="00D77629">
            <w:pPr>
              <w:jc w:val="center"/>
              <w:rPr>
                <w:rFonts w:asciiTheme="minorHAnsi" w:hAnsiTheme="minorHAnsi"/>
                <w:sz w:val="18"/>
                <w:szCs w:val="18"/>
              </w:rPr>
            </w:pPr>
            <w:r>
              <w:rPr>
                <w:rFonts w:asciiTheme="minorHAnsi" w:hAnsiTheme="minorHAnsi"/>
                <w:sz w:val="18"/>
                <w:szCs w:val="18"/>
              </w:rPr>
              <w:t>Manometer        Calibration                   Status</w:t>
            </w:r>
          </w:p>
        </w:tc>
      </w:tr>
      <w:tr w:rsidR="00DD3906" w:rsidRPr="00AE7BCC" w14:paraId="62D6D2CA" w14:textId="77777777" w:rsidTr="007E5B1C">
        <w:tc>
          <w:tcPr>
            <w:tcW w:w="2203" w:type="dxa"/>
            <w:gridSpan w:val="2"/>
            <w:tcBorders>
              <w:bottom w:val="single" w:sz="4" w:space="0" w:color="000000"/>
            </w:tcBorders>
            <w:vAlign w:val="center"/>
          </w:tcPr>
          <w:p w14:paraId="62D6D2C5" w14:textId="77777777" w:rsidR="00DD3906" w:rsidRPr="00AE7BCC" w:rsidRDefault="00DD3906" w:rsidP="00AE7BCC">
            <w:pPr>
              <w:jc w:val="center"/>
              <w:rPr>
                <w:rFonts w:asciiTheme="minorHAnsi" w:hAnsiTheme="minorHAnsi"/>
                <w:sz w:val="18"/>
                <w:szCs w:val="18"/>
              </w:rPr>
            </w:pPr>
          </w:p>
        </w:tc>
        <w:tc>
          <w:tcPr>
            <w:tcW w:w="2203" w:type="dxa"/>
            <w:gridSpan w:val="2"/>
            <w:tcBorders>
              <w:bottom w:val="single" w:sz="4" w:space="0" w:color="000000"/>
            </w:tcBorders>
            <w:vAlign w:val="center"/>
          </w:tcPr>
          <w:p w14:paraId="62D6D2C6" w14:textId="77777777" w:rsidR="00DD3906" w:rsidRPr="00AE7BCC" w:rsidRDefault="00DD3906" w:rsidP="00AE7BCC">
            <w:pPr>
              <w:jc w:val="center"/>
              <w:rPr>
                <w:rFonts w:asciiTheme="minorHAnsi" w:hAnsiTheme="minorHAnsi"/>
                <w:sz w:val="18"/>
                <w:szCs w:val="18"/>
              </w:rPr>
            </w:pPr>
          </w:p>
        </w:tc>
        <w:tc>
          <w:tcPr>
            <w:tcW w:w="2203" w:type="dxa"/>
            <w:gridSpan w:val="2"/>
            <w:tcBorders>
              <w:bottom w:val="single" w:sz="4" w:space="0" w:color="000000"/>
            </w:tcBorders>
            <w:vAlign w:val="center"/>
          </w:tcPr>
          <w:p w14:paraId="62D6D2C7" w14:textId="77777777" w:rsidR="00475798" w:rsidRDefault="00475798">
            <w:pPr>
              <w:jc w:val="center"/>
              <w:rPr>
                <w:rFonts w:asciiTheme="minorHAnsi" w:hAnsiTheme="minorHAnsi"/>
                <w:sz w:val="18"/>
                <w:szCs w:val="18"/>
              </w:rPr>
            </w:pPr>
          </w:p>
        </w:tc>
        <w:tc>
          <w:tcPr>
            <w:tcW w:w="2203" w:type="dxa"/>
            <w:gridSpan w:val="2"/>
            <w:tcBorders>
              <w:bottom w:val="single" w:sz="4" w:space="0" w:color="000000"/>
            </w:tcBorders>
            <w:vAlign w:val="center"/>
          </w:tcPr>
          <w:p w14:paraId="62D6D2C8" w14:textId="77777777" w:rsidR="00475798" w:rsidRDefault="00475798">
            <w:pPr>
              <w:jc w:val="center"/>
              <w:rPr>
                <w:rFonts w:asciiTheme="minorHAnsi" w:hAnsiTheme="minorHAnsi"/>
                <w:sz w:val="18"/>
                <w:szCs w:val="18"/>
              </w:rPr>
            </w:pPr>
          </w:p>
        </w:tc>
        <w:tc>
          <w:tcPr>
            <w:tcW w:w="2204" w:type="dxa"/>
            <w:tcBorders>
              <w:bottom w:val="single" w:sz="4" w:space="0" w:color="000000"/>
            </w:tcBorders>
            <w:vAlign w:val="center"/>
          </w:tcPr>
          <w:p w14:paraId="62D6D2C9" w14:textId="77777777" w:rsidR="00475798" w:rsidRDefault="00475798">
            <w:pPr>
              <w:jc w:val="center"/>
              <w:rPr>
                <w:rFonts w:asciiTheme="minorHAnsi" w:hAnsiTheme="minorHAnsi"/>
                <w:sz w:val="18"/>
                <w:szCs w:val="18"/>
              </w:rPr>
            </w:pPr>
          </w:p>
        </w:tc>
      </w:tr>
      <w:tr w:rsidR="00DD3906" w:rsidRPr="00AE7BCC" w14:paraId="62D6D2D0" w14:textId="77777777" w:rsidTr="007E5B1C">
        <w:tc>
          <w:tcPr>
            <w:tcW w:w="2203" w:type="dxa"/>
            <w:gridSpan w:val="2"/>
            <w:tcBorders>
              <w:bottom w:val="single" w:sz="4" w:space="0" w:color="000000"/>
            </w:tcBorders>
            <w:vAlign w:val="center"/>
          </w:tcPr>
          <w:p w14:paraId="62D6D2CB" w14:textId="77777777" w:rsidR="00DD3906" w:rsidRPr="00AE7BCC" w:rsidRDefault="00DD3906" w:rsidP="00AE7BCC">
            <w:pPr>
              <w:jc w:val="center"/>
              <w:rPr>
                <w:rFonts w:asciiTheme="minorHAnsi" w:hAnsiTheme="minorHAnsi"/>
                <w:sz w:val="18"/>
                <w:szCs w:val="18"/>
              </w:rPr>
            </w:pPr>
          </w:p>
        </w:tc>
        <w:tc>
          <w:tcPr>
            <w:tcW w:w="2203" w:type="dxa"/>
            <w:gridSpan w:val="2"/>
            <w:tcBorders>
              <w:bottom w:val="single" w:sz="4" w:space="0" w:color="000000"/>
            </w:tcBorders>
            <w:vAlign w:val="center"/>
          </w:tcPr>
          <w:p w14:paraId="62D6D2CC" w14:textId="77777777" w:rsidR="00DD3906" w:rsidRPr="00AE7BCC" w:rsidRDefault="00DD3906" w:rsidP="00AE7BCC">
            <w:pPr>
              <w:jc w:val="center"/>
              <w:rPr>
                <w:rFonts w:asciiTheme="minorHAnsi" w:hAnsiTheme="minorHAnsi"/>
                <w:sz w:val="18"/>
                <w:szCs w:val="18"/>
              </w:rPr>
            </w:pPr>
          </w:p>
        </w:tc>
        <w:tc>
          <w:tcPr>
            <w:tcW w:w="2203" w:type="dxa"/>
            <w:gridSpan w:val="2"/>
            <w:tcBorders>
              <w:bottom w:val="single" w:sz="4" w:space="0" w:color="000000"/>
            </w:tcBorders>
            <w:vAlign w:val="center"/>
          </w:tcPr>
          <w:p w14:paraId="62D6D2CD" w14:textId="77777777" w:rsidR="00475798" w:rsidRDefault="00475798">
            <w:pPr>
              <w:jc w:val="center"/>
              <w:rPr>
                <w:rFonts w:asciiTheme="minorHAnsi" w:hAnsiTheme="minorHAnsi"/>
                <w:sz w:val="18"/>
                <w:szCs w:val="18"/>
              </w:rPr>
            </w:pPr>
          </w:p>
        </w:tc>
        <w:tc>
          <w:tcPr>
            <w:tcW w:w="2203" w:type="dxa"/>
            <w:gridSpan w:val="2"/>
            <w:tcBorders>
              <w:bottom w:val="single" w:sz="4" w:space="0" w:color="000000"/>
            </w:tcBorders>
            <w:vAlign w:val="center"/>
          </w:tcPr>
          <w:p w14:paraId="62D6D2CE" w14:textId="77777777" w:rsidR="00475798" w:rsidRDefault="00475798">
            <w:pPr>
              <w:jc w:val="center"/>
              <w:rPr>
                <w:rFonts w:asciiTheme="minorHAnsi" w:hAnsiTheme="minorHAnsi"/>
                <w:sz w:val="18"/>
                <w:szCs w:val="18"/>
              </w:rPr>
            </w:pPr>
          </w:p>
        </w:tc>
        <w:tc>
          <w:tcPr>
            <w:tcW w:w="2204" w:type="dxa"/>
            <w:tcBorders>
              <w:bottom w:val="single" w:sz="4" w:space="0" w:color="000000"/>
            </w:tcBorders>
            <w:vAlign w:val="center"/>
          </w:tcPr>
          <w:p w14:paraId="62D6D2CF" w14:textId="77777777" w:rsidR="00475798" w:rsidRDefault="00475798">
            <w:pPr>
              <w:jc w:val="center"/>
              <w:rPr>
                <w:rFonts w:asciiTheme="minorHAnsi" w:hAnsiTheme="minorHAnsi"/>
                <w:sz w:val="18"/>
                <w:szCs w:val="18"/>
              </w:rPr>
            </w:pPr>
          </w:p>
        </w:tc>
      </w:tr>
      <w:tr w:rsidR="00DD3906" w:rsidRPr="00AE7BCC" w14:paraId="62D6D2D4" w14:textId="77777777" w:rsidTr="007E5B1C">
        <w:tc>
          <w:tcPr>
            <w:tcW w:w="590" w:type="dxa"/>
            <w:tcBorders>
              <w:top w:val="single" w:sz="4" w:space="0" w:color="000000"/>
            </w:tcBorders>
            <w:vAlign w:val="center"/>
          </w:tcPr>
          <w:p w14:paraId="62D6D2D1"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07</w:t>
            </w:r>
          </w:p>
        </w:tc>
        <w:tc>
          <w:tcPr>
            <w:tcW w:w="4925" w:type="dxa"/>
            <w:gridSpan w:val="4"/>
            <w:tcBorders>
              <w:top w:val="single" w:sz="4" w:space="0" w:color="000000"/>
            </w:tcBorders>
            <w:vAlign w:val="center"/>
          </w:tcPr>
          <w:p w14:paraId="62D6D2D2" w14:textId="4092FF7B" w:rsidR="00475798" w:rsidRDefault="00C17BB1">
            <w:pPr>
              <w:rPr>
                <w:rFonts w:asciiTheme="minorHAnsi" w:hAnsiTheme="minorHAnsi"/>
                <w:sz w:val="18"/>
                <w:szCs w:val="18"/>
              </w:rPr>
            </w:pPr>
            <w:r>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62D6D2D3" w14:textId="77777777" w:rsidR="00475798" w:rsidRDefault="00475798">
            <w:pPr>
              <w:rPr>
                <w:rFonts w:asciiTheme="minorHAnsi" w:hAnsiTheme="minorHAnsi"/>
                <w:sz w:val="18"/>
                <w:szCs w:val="18"/>
              </w:rPr>
            </w:pPr>
          </w:p>
        </w:tc>
      </w:tr>
      <w:tr w:rsidR="00DD3906" w:rsidRPr="00AE7BCC" w14:paraId="62D6D2D9" w14:textId="77777777" w:rsidTr="00085876">
        <w:tc>
          <w:tcPr>
            <w:tcW w:w="2765" w:type="dxa"/>
            <w:gridSpan w:val="3"/>
            <w:vAlign w:val="center"/>
          </w:tcPr>
          <w:p w14:paraId="62D6D2D5"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08</w:t>
            </w:r>
          </w:p>
        </w:tc>
        <w:tc>
          <w:tcPr>
            <w:tcW w:w="2750" w:type="dxa"/>
            <w:gridSpan w:val="2"/>
            <w:vAlign w:val="center"/>
          </w:tcPr>
          <w:p w14:paraId="62D6D2D6" w14:textId="77777777" w:rsidR="00475798" w:rsidRDefault="00C17BB1">
            <w:pPr>
              <w:jc w:val="center"/>
              <w:rPr>
                <w:rFonts w:asciiTheme="minorHAnsi" w:hAnsiTheme="minorHAnsi"/>
                <w:sz w:val="18"/>
                <w:szCs w:val="18"/>
              </w:rPr>
            </w:pPr>
            <w:r>
              <w:rPr>
                <w:rFonts w:asciiTheme="minorHAnsi" w:hAnsiTheme="minorHAnsi"/>
                <w:sz w:val="18"/>
                <w:szCs w:val="18"/>
              </w:rPr>
              <w:t>09</w:t>
            </w:r>
          </w:p>
        </w:tc>
        <w:tc>
          <w:tcPr>
            <w:tcW w:w="2750" w:type="dxa"/>
            <w:gridSpan w:val="2"/>
            <w:vAlign w:val="center"/>
          </w:tcPr>
          <w:p w14:paraId="62D6D2D7" w14:textId="77777777" w:rsidR="00475798" w:rsidRDefault="00C17BB1">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62D6D2D8" w14:textId="77777777" w:rsidR="00475798" w:rsidRDefault="00C17BB1">
            <w:pPr>
              <w:jc w:val="center"/>
              <w:rPr>
                <w:rFonts w:asciiTheme="minorHAnsi" w:hAnsiTheme="minorHAnsi"/>
                <w:sz w:val="18"/>
                <w:szCs w:val="18"/>
              </w:rPr>
            </w:pPr>
            <w:r>
              <w:rPr>
                <w:rFonts w:asciiTheme="minorHAnsi" w:hAnsiTheme="minorHAnsi"/>
                <w:sz w:val="18"/>
                <w:szCs w:val="18"/>
              </w:rPr>
              <w:t>11</w:t>
            </w:r>
          </w:p>
        </w:tc>
      </w:tr>
      <w:tr w:rsidR="00DD3906" w:rsidRPr="00AE7BCC" w14:paraId="62D6D2DE" w14:textId="77777777" w:rsidTr="00085876">
        <w:tc>
          <w:tcPr>
            <w:tcW w:w="2765" w:type="dxa"/>
            <w:gridSpan w:val="3"/>
            <w:vAlign w:val="center"/>
          </w:tcPr>
          <w:p w14:paraId="62D6D2DA"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Fan Make</w:t>
            </w:r>
          </w:p>
        </w:tc>
        <w:tc>
          <w:tcPr>
            <w:tcW w:w="2750" w:type="dxa"/>
            <w:gridSpan w:val="2"/>
            <w:vAlign w:val="center"/>
          </w:tcPr>
          <w:p w14:paraId="62D6D2DB" w14:textId="77777777" w:rsidR="00475798" w:rsidRDefault="00C17BB1">
            <w:pPr>
              <w:jc w:val="center"/>
              <w:rPr>
                <w:rFonts w:asciiTheme="minorHAnsi" w:hAnsiTheme="minorHAnsi"/>
                <w:sz w:val="18"/>
                <w:szCs w:val="18"/>
              </w:rPr>
            </w:pPr>
            <w:r>
              <w:rPr>
                <w:rFonts w:asciiTheme="minorHAnsi" w:hAnsiTheme="minorHAnsi"/>
                <w:sz w:val="18"/>
                <w:szCs w:val="18"/>
              </w:rPr>
              <w:t>Fan Model</w:t>
            </w:r>
          </w:p>
        </w:tc>
        <w:tc>
          <w:tcPr>
            <w:tcW w:w="2750" w:type="dxa"/>
            <w:gridSpan w:val="2"/>
            <w:vAlign w:val="center"/>
          </w:tcPr>
          <w:p w14:paraId="62D6D2DC" w14:textId="77777777" w:rsidR="00475798" w:rsidRDefault="00C17BB1">
            <w:pPr>
              <w:jc w:val="center"/>
              <w:rPr>
                <w:rFonts w:asciiTheme="minorHAnsi" w:hAnsiTheme="minorHAnsi"/>
                <w:sz w:val="18"/>
                <w:szCs w:val="18"/>
              </w:rPr>
            </w:pPr>
            <w:r>
              <w:rPr>
                <w:rFonts w:asciiTheme="minorHAnsi" w:hAnsiTheme="minorHAnsi"/>
                <w:sz w:val="18"/>
                <w:szCs w:val="18"/>
              </w:rPr>
              <w:t>Fan Serial Number</w:t>
            </w:r>
          </w:p>
        </w:tc>
        <w:tc>
          <w:tcPr>
            <w:tcW w:w="2751" w:type="dxa"/>
            <w:gridSpan w:val="2"/>
            <w:vAlign w:val="center"/>
          </w:tcPr>
          <w:p w14:paraId="62D6D2DD" w14:textId="77777777" w:rsidR="00475798" w:rsidRDefault="00C17BB1" w:rsidP="007E5B1C">
            <w:pPr>
              <w:jc w:val="center"/>
              <w:rPr>
                <w:rFonts w:asciiTheme="minorHAnsi" w:hAnsiTheme="minorHAnsi"/>
                <w:sz w:val="18"/>
                <w:szCs w:val="18"/>
              </w:rPr>
            </w:pPr>
            <w:r>
              <w:rPr>
                <w:rFonts w:asciiTheme="minorHAnsi" w:hAnsiTheme="minorHAnsi"/>
                <w:sz w:val="18"/>
                <w:szCs w:val="18"/>
              </w:rPr>
              <w:t xml:space="preserve">Fan </w:t>
            </w:r>
            <w:r w:rsidR="007E5B1C">
              <w:rPr>
                <w:rFonts w:asciiTheme="minorHAnsi" w:hAnsiTheme="minorHAnsi"/>
                <w:sz w:val="18"/>
                <w:szCs w:val="18"/>
              </w:rPr>
              <w:t xml:space="preserve">Configuration </w:t>
            </w:r>
            <w:r>
              <w:rPr>
                <w:rFonts w:asciiTheme="minorHAnsi" w:hAnsiTheme="minorHAnsi"/>
                <w:sz w:val="18"/>
                <w:szCs w:val="18"/>
              </w:rPr>
              <w:t>(rings)</w:t>
            </w:r>
          </w:p>
        </w:tc>
      </w:tr>
      <w:tr w:rsidR="00DD3906" w:rsidRPr="00AE7BCC" w14:paraId="62D6D2E3" w14:textId="77777777" w:rsidTr="00085876">
        <w:tc>
          <w:tcPr>
            <w:tcW w:w="2765" w:type="dxa"/>
            <w:gridSpan w:val="3"/>
            <w:vAlign w:val="center"/>
          </w:tcPr>
          <w:p w14:paraId="62D6D2DF" w14:textId="77777777" w:rsidR="00DD3906" w:rsidRPr="00AE7BCC" w:rsidRDefault="00DD3906" w:rsidP="00AE7BCC">
            <w:pPr>
              <w:jc w:val="center"/>
              <w:rPr>
                <w:rFonts w:asciiTheme="minorHAnsi" w:hAnsiTheme="minorHAnsi"/>
                <w:sz w:val="18"/>
                <w:szCs w:val="18"/>
              </w:rPr>
            </w:pPr>
          </w:p>
        </w:tc>
        <w:tc>
          <w:tcPr>
            <w:tcW w:w="2750" w:type="dxa"/>
            <w:gridSpan w:val="2"/>
            <w:vAlign w:val="center"/>
          </w:tcPr>
          <w:p w14:paraId="62D6D2E0" w14:textId="77777777" w:rsidR="00DD3906" w:rsidRPr="00AE7BCC" w:rsidRDefault="00DD3906" w:rsidP="00AE7BCC">
            <w:pPr>
              <w:jc w:val="center"/>
              <w:rPr>
                <w:rFonts w:asciiTheme="minorHAnsi" w:hAnsiTheme="minorHAnsi"/>
                <w:sz w:val="18"/>
                <w:szCs w:val="18"/>
              </w:rPr>
            </w:pPr>
          </w:p>
        </w:tc>
        <w:tc>
          <w:tcPr>
            <w:tcW w:w="2750" w:type="dxa"/>
            <w:gridSpan w:val="2"/>
            <w:vAlign w:val="center"/>
          </w:tcPr>
          <w:p w14:paraId="62D6D2E1" w14:textId="77777777" w:rsidR="00475798" w:rsidRDefault="00475798">
            <w:pPr>
              <w:jc w:val="center"/>
              <w:rPr>
                <w:rFonts w:asciiTheme="minorHAnsi" w:hAnsiTheme="minorHAnsi"/>
                <w:sz w:val="18"/>
                <w:szCs w:val="18"/>
              </w:rPr>
            </w:pPr>
          </w:p>
        </w:tc>
        <w:tc>
          <w:tcPr>
            <w:tcW w:w="2751" w:type="dxa"/>
            <w:gridSpan w:val="2"/>
            <w:vAlign w:val="center"/>
          </w:tcPr>
          <w:p w14:paraId="62D6D2E2" w14:textId="77777777" w:rsidR="00475798" w:rsidRDefault="00475798">
            <w:pPr>
              <w:jc w:val="center"/>
              <w:rPr>
                <w:rFonts w:asciiTheme="minorHAnsi" w:hAnsiTheme="minorHAnsi"/>
                <w:sz w:val="18"/>
                <w:szCs w:val="18"/>
              </w:rPr>
            </w:pPr>
          </w:p>
        </w:tc>
      </w:tr>
      <w:tr w:rsidR="00DD3906" w:rsidRPr="00AE7BCC" w14:paraId="62D6D2E8" w14:textId="77777777" w:rsidTr="00085876">
        <w:tc>
          <w:tcPr>
            <w:tcW w:w="2765" w:type="dxa"/>
            <w:gridSpan w:val="3"/>
            <w:vAlign w:val="center"/>
          </w:tcPr>
          <w:p w14:paraId="62D6D2E4" w14:textId="77777777" w:rsidR="00DD3906" w:rsidRPr="00AE7BCC" w:rsidRDefault="00DD3906" w:rsidP="00AE7BCC">
            <w:pPr>
              <w:jc w:val="center"/>
              <w:rPr>
                <w:rFonts w:asciiTheme="minorHAnsi" w:hAnsiTheme="minorHAnsi"/>
                <w:sz w:val="18"/>
                <w:szCs w:val="18"/>
              </w:rPr>
            </w:pPr>
          </w:p>
        </w:tc>
        <w:tc>
          <w:tcPr>
            <w:tcW w:w="2750" w:type="dxa"/>
            <w:gridSpan w:val="2"/>
            <w:vAlign w:val="center"/>
          </w:tcPr>
          <w:p w14:paraId="62D6D2E5" w14:textId="77777777" w:rsidR="00DD3906" w:rsidRPr="00AE7BCC" w:rsidRDefault="00DD3906" w:rsidP="00AE7BCC">
            <w:pPr>
              <w:jc w:val="center"/>
              <w:rPr>
                <w:rFonts w:asciiTheme="minorHAnsi" w:hAnsiTheme="minorHAnsi"/>
                <w:sz w:val="18"/>
                <w:szCs w:val="18"/>
              </w:rPr>
            </w:pPr>
          </w:p>
        </w:tc>
        <w:tc>
          <w:tcPr>
            <w:tcW w:w="2750" w:type="dxa"/>
            <w:gridSpan w:val="2"/>
            <w:vAlign w:val="center"/>
          </w:tcPr>
          <w:p w14:paraId="62D6D2E6" w14:textId="77777777" w:rsidR="00475798" w:rsidRDefault="00475798">
            <w:pPr>
              <w:jc w:val="center"/>
              <w:rPr>
                <w:rFonts w:asciiTheme="minorHAnsi" w:hAnsiTheme="minorHAnsi"/>
                <w:sz w:val="18"/>
                <w:szCs w:val="18"/>
              </w:rPr>
            </w:pPr>
          </w:p>
        </w:tc>
        <w:tc>
          <w:tcPr>
            <w:tcW w:w="2751" w:type="dxa"/>
            <w:gridSpan w:val="2"/>
            <w:vAlign w:val="center"/>
          </w:tcPr>
          <w:p w14:paraId="62D6D2E7" w14:textId="77777777" w:rsidR="00475798" w:rsidRDefault="00475798">
            <w:pPr>
              <w:jc w:val="center"/>
              <w:rPr>
                <w:rFonts w:asciiTheme="minorHAnsi" w:hAnsiTheme="minorHAnsi"/>
                <w:sz w:val="18"/>
                <w:szCs w:val="18"/>
              </w:rPr>
            </w:pPr>
          </w:p>
        </w:tc>
      </w:tr>
    </w:tbl>
    <w:p w14:paraId="62D6D2E9"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8"/>
      </w:tblGrid>
      <w:tr w:rsidR="00B633E2" w:rsidRPr="00AE7BCC" w14:paraId="62D6D2EB" w14:textId="77777777" w:rsidTr="00B633E2">
        <w:tc>
          <w:tcPr>
            <w:tcW w:w="11018" w:type="dxa"/>
          </w:tcPr>
          <w:p w14:paraId="62D6D2EA" w14:textId="77777777" w:rsidR="00B633E2" w:rsidRPr="00D65855" w:rsidRDefault="00B90297"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D65855">
              <w:rPr>
                <w:rFonts w:asciiTheme="minorHAnsi" w:hAnsiTheme="minorHAnsi"/>
                <w:b/>
                <w:szCs w:val="18"/>
              </w:rPr>
              <w:t>ENV20b - Single Point Air Tightness Test With Automatic Meter</w:t>
            </w:r>
          </w:p>
        </w:tc>
      </w:tr>
    </w:tbl>
    <w:p w14:paraId="62D6D2EC" w14:textId="77777777" w:rsidR="00B633E2" w:rsidRPr="00281F0D" w:rsidRDefault="00B633E2">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DD3906" w:rsidRPr="00AE7BCC" w14:paraId="62D6D2EE" w14:textId="77777777" w:rsidTr="00B633E2">
        <w:tc>
          <w:tcPr>
            <w:tcW w:w="11018" w:type="dxa"/>
            <w:gridSpan w:val="3"/>
          </w:tcPr>
          <w:p w14:paraId="62D6D2ED" w14:textId="77777777" w:rsidR="00DD3906" w:rsidRPr="00D65855"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D65855">
              <w:rPr>
                <w:rFonts w:asciiTheme="minorHAnsi" w:hAnsiTheme="minorHAnsi"/>
                <w:b/>
                <w:szCs w:val="18"/>
              </w:rPr>
              <w:t>C. Envelope Leakage Diagnostic Test</w:t>
            </w:r>
          </w:p>
        </w:tc>
      </w:tr>
      <w:tr w:rsidR="00DD3906" w:rsidRPr="00AE7BCC" w14:paraId="62D6D2F2" w14:textId="77777777" w:rsidTr="00B633E2">
        <w:tc>
          <w:tcPr>
            <w:tcW w:w="590" w:type="dxa"/>
            <w:vAlign w:val="center"/>
          </w:tcPr>
          <w:p w14:paraId="62D6D2EF"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01</w:t>
            </w:r>
          </w:p>
        </w:tc>
        <w:tc>
          <w:tcPr>
            <w:tcW w:w="4651" w:type="dxa"/>
            <w:vAlign w:val="center"/>
          </w:tcPr>
          <w:p w14:paraId="62D6D2F0" w14:textId="625FD903" w:rsidR="00475798" w:rsidRDefault="00C17BB1" w:rsidP="007E5B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Time </w:t>
            </w:r>
            <w:r w:rsidR="007E5B1C">
              <w:rPr>
                <w:rFonts w:asciiTheme="minorHAnsi" w:hAnsiTheme="minorHAnsi"/>
                <w:sz w:val="18"/>
                <w:szCs w:val="18"/>
              </w:rPr>
              <w:t>A</w:t>
            </w:r>
            <w:r>
              <w:rPr>
                <w:rFonts w:asciiTheme="minorHAnsi" w:hAnsiTheme="minorHAnsi"/>
                <w:sz w:val="18"/>
                <w:szCs w:val="18"/>
              </w:rPr>
              <w:t xml:space="preserve">verage </w:t>
            </w:r>
            <w:r w:rsidR="007E5B1C">
              <w:rPr>
                <w:rFonts w:asciiTheme="minorHAnsi" w:hAnsiTheme="minorHAnsi"/>
                <w:sz w:val="18"/>
                <w:szCs w:val="18"/>
              </w:rPr>
              <w:t>P</w:t>
            </w:r>
            <w:r>
              <w:rPr>
                <w:rFonts w:asciiTheme="minorHAnsi" w:hAnsiTheme="minorHAnsi"/>
                <w:sz w:val="18"/>
                <w:szCs w:val="18"/>
              </w:rPr>
              <w:t xml:space="preserve">eriod of </w:t>
            </w:r>
            <w:r w:rsidR="007E5B1C">
              <w:rPr>
                <w:rFonts w:asciiTheme="minorHAnsi" w:hAnsiTheme="minorHAnsi"/>
                <w:sz w:val="18"/>
                <w:szCs w:val="18"/>
              </w:rPr>
              <w:t>M</w:t>
            </w:r>
            <w:r>
              <w:rPr>
                <w:rFonts w:asciiTheme="minorHAnsi" w:hAnsiTheme="minorHAnsi"/>
                <w:sz w:val="18"/>
                <w:szCs w:val="18"/>
              </w:rPr>
              <w:t>eter</w:t>
            </w:r>
          </w:p>
        </w:tc>
        <w:tc>
          <w:tcPr>
            <w:tcW w:w="5777" w:type="dxa"/>
            <w:vAlign w:val="center"/>
          </w:tcPr>
          <w:p w14:paraId="62D6D2F1"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2F6" w14:textId="77777777" w:rsidTr="00B633E2">
        <w:tc>
          <w:tcPr>
            <w:tcW w:w="590" w:type="dxa"/>
            <w:vAlign w:val="center"/>
          </w:tcPr>
          <w:p w14:paraId="62D6D2F3"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02</w:t>
            </w:r>
          </w:p>
        </w:tc>
        <w:tc>
          <w:tcPr>
            <w:tcW w:w="4651" w:type="dxa"/>
            <w:vAlign w:val="center"/>
          </w:tcPr>
          <w:p w14:paraId="62D6D2F4" w14:textId="1215454C"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#1</w:t>
            </w:r>
          </w:p>
        </w:tc>
        <w:tc>
          <w:tcPr>
            <w:tcW w:w="5777" w:type="dxa"/>
            <w:vAlign w:val="center"/>
          </w:tcPr>
          <w:p w14:paraId="62D6D2F5"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2FA" w14:textId="77777777" w:rsidTr="00B633E2">
        <w:tc>
          <w:tcPr>
            <w:tcW w:w="590" w:type="dxa"/>
            <w:vAlign w:val="center"/>
          </w:tcPr>
          <w:p w14:paraId="62D6D2F7"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03</w:t>
            </w:r>
          </w:p>
        </w:tc>
        <w:tc>
          <w:tcPr>
            <w:tcW w:w="4651" w:type="dxa"/>
            <w:vAlign w:val="center"/>
          </w:tcPr>
          <w:p w14:paraId="62D6D2F8" w14:textId="55103C17"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#2</w:t>
            </w:r>
          </w:p>
        </w:tc>
        <w:tc>
          <w:tcPr>
            <w:tcW w:w="5777" w:type="dxa"/>
            <w:vAlign w:val="center"/>
          </w:tcPr>
          <w:p w14:paraId="62D6D2F9"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2FE" w14:textId="77777777" w:rsidTr="00B633E2">
        <w:tc>
          <w:tcPr>
            <w:tcW w:w="590" w:type="dxa"/>
            <w:vAlign w:val="center"/>
          </w:tcPr>
          <w:p w14:paraId="62D6D2FB"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04</w:t>
            </w:r>
          </w:p>
        </w:tc>
        <w:tc>
          <w:tcPr>
            <w:tcW w:w="4651" w:type="dxa"/>
            <w:vAlign w:val="center"/>
          </w:tcPr>
          <w:p w14:paraId="62D6D2FC" w14:textId="6ADE2322"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#3</w:t>
            </w:r>
          </w:p>
        </w:tc>
        <w:tc>
          <w:tcPr>
            <w:tcW w:w="5777" w:type="dxa"/>
            <w:vAlign w:val="center"/>
          </w:tcPr>
          <w:p w14:paraId="62D6D2FD"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02" w14:textId="77777777" w:rsidTr="00B633E2">
        <w:tc>
          <w:tcPr>
            <w:tcW w:w="590" w:type="dxa"/>
            <w:vAlign w:val="center"/>
          </w:tcPr>
          <w:p w14:paraId="62D6D2FF"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05</w:t>
            </w:r>
          </w:p>
        </w:tc>
        <w:tc>
          <w:tcPr>
            <w:tcW w:w="4651" w:type="dxa"/>
            <w:vAlign w:val="center"/>
          </w:tcPr>
          <w:p w14:paraId="62D6D300" w14:textId="66F6B4F4"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#4</w:t>
            </w:r>
          </w:p>
        </w:tc>
        <w:tc>
          <w:tcPr>
            <w:tcW w:w="5777" w:type="dxa"/>
            <w:vAlign w:val="center"/>
          </w:tcPr>
          <w:p w14:paraId="62D6D301"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06" w14:textId="77777777" w:rsidTr="00B633E2">
        <w:tc>
          <w:tcPr>
            <w:tcW w:w="590" w:type="dxa"/>
            <w:vAlign w:val="center"/>
          </w:tcPr>
          <w:p w14:paraId="62D6D303"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06</w:t>
            </w:r>
          </w:p>
        </w:tc>
        <w:tc>
          <w:tcPr>
            <w:tcW w:w="4651" w:type="dxa"/>
            <w:vAlign w:val="center"/>
          </w:tcPr>
          <w:p w14:paraId="62D6D304" w14:textId="2188DA2C"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#5</w:t>
            </w:r>
          </w:p>
        </w:tc>
        <w:tc>
          <w:tcPr>
            <w:tcW w:w="5777" w:type="dxa"/>
            <w:vAlign w:val="center"/>
          </w:tcPr>
          <w:p w14:paraId="62D6D305"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0A" w14:textId="77777777" w:rsidTr="00B633E2">
        <w:tc>
          <w:tcPr>
            <w:tcW w:w="590" w:type="dxa"/>
            <w:vAlign w:val="center"/>
          </w:tcPr>
          <w:p w14:paraId="62D6D307"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07</w:t>
            </w:r>
          </w:p>
        </w:tc>
        <w:tc>
          <w:tcPr>
            <w:tcW w:w="4651" w:type="dxa"/>
          </w:tcPr>
          <w:p w14:paraId="62D6D308" w14:textId="1A26822F"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Range</w:t>
            </w:r>
          </w:p>
        </w:tc>
        <w:tc>
          <w:tcPr>
            <w:tcW w:w="5777" w:type="dxa"/>
            <w:vAlign w:val="center"/>
          </w:tcPr>
          <w:p w14:paraId="62D6D309"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0E" w14:textId="77777777" w:rsidTr="00B633E2">
        <w:tc>
          <w:tcPr>
            <w:tcW w:w="590" w:type="dxa"/>
            <w:vAlign w:val="center"/>
          </w:tcPr>
          <w:p w14:paraId="62D6D30B"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08</w:t>
            </w:r>
          </w:p>
        </w:tc>
        <w:tc>
          <w:tcPr>
            <w:tcW w:w="4651" w:type="dxa"/>
          </w:tcPr>
          <w:p w14:paraId="62D6D30C" w14:textId="525D0164"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Level</w:t>
            </w:r>
          </w:p>
        </w:tc>
        <w:tc>
          <w:tcPr>
            <w:tcW w:w="5777" w:type="dxa"/>
            <w:vAlign w:val="center"/>
          </w:tcPr>
          <w:p w14:paraId="62D6D30D"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12" w14:textId="77777777" w:rsidTr="00B633E2">
        <w:tc>
          <w:tcPr>
            <w:tcW w:w="590" w:type="dxa"/>
            <w:vAlign w:val="center"/>
          </w:tcPr>
          <w:p w14:paraId="62D6D30F"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09</w:t>
            </w:r>
          </w:p>
        </w:tc>
        <w:tc>
          <w:tcPr>
            <w:tcW w:w="4651" w:type="dxa"/>
            <w:vAlign w:val="center"/>
          </w:tcPr>
          <w:p w14:paraId="62D6D310" w14:textId="44992599"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Average Baseline Building Pressure Reading</w:t>
            </w:r>
            <w:ins w:id="0" w:author="Shewmaker, Michael@Energy" w:date="2016-03-29T14:19:00Z">
              <w:r w:rsidR="00903664">
                <w:rPr>
                  <w:rFonts w:asciiTheme="minorHAnsi" w:hAnsiTheme="minorHAnsi"/>
                  <w:sz w:val="18"/>
                  <w:szCs w:val="18"/>
                </w:rPr>
                <w:t xml:space="preserve"> (Pa)</w:t>
              </w:r>
            </w:ins>
          </w:p>
        </w:tc>
        <w:tc>
          <w:tcPr>
            <w:tcW w:w="5777" w:type="dxa"/>
            <w:vAlign w:val="center"/>
          </w:tcPr>
          <w:p w14:paraId="62D6D311"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16" w14:textId="77777777" w:rsidTr="00B633E2">
        <w:tc>
          <w:tcPr>
            <w:tcW w:w="590" w:type="dxa"/>
            <w:vAlign w:val="center"/>
          </w:tcPr>
          <w:p w14:paraId="62D6D313"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10</w:t>
            </w:r>
          </w:p>
        </w:tc>
        <w:tc>
          <w:tcPr>
            <w:tcW w:w="4651" w:type="dxa"/>
            <w:vAlign w:val="center"/>
          </w:tcPr>
          <w:p w14:paraId="62D6D314" w14:textId="42444516" w:rsidR="00475798" w:rsidRDefault="00C17BB1" w:rsidP="007E5B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w:t>
            </w:r>
            <w:r w:rsidR="00D77629">
              <w:rPr>
                <w:rFonts w:asciiTheme="minorHAnsi" w:hAnsiTheme="minorHAnsi"/>
                <w:sz w:val="18"/>
                <w:szCs w:val="18"/>
              </w:rPr>
              <w:t>T</w:t>
            </w:r>
            <w:r>
              <w:rPr>
                <w:rFonts w:asciiTheme="minorHAnsi" w:hAnsiTheme="minorHAnsi"/>
                <w:sz w:val="18"/>
                <w:szCs w:val="18"/>
              </w:rPr>
              <w:t xml:space="preserve">est </w:t>
            </w:r>
            <w:r w:rsidR="007E5B1C">
              <w:rPr>
                <w:rFonts w:asciiTheme="minorHAnsi" w:hAnsiTheme="minorHAnsi"/>
                <w:sz w:val="18"/>
                <w:szCs w:val="18"/>
              </w:rPr>
              <w:t>B</w:t>
            </w:r>
            <w:r>
              <w:rPr>
                <w:rFonts w:asciiTheme="minorHAnsi" w:hAnsiTheme="minorHAnsi"/>
                <w:sz w:val="18"/>
                <w:szCs w:val="18"/>
              </w:rPr>
              <w:t xml:space="preserve">aseline </w:t>
            </w:r>
            <w:r w:rsidR="007E5B1C">
              <w:rPr>
                <w:rFonts w:asciiTheme="minorHAnsi" w:hAnsiTheme="minorHAnsi"/>
                <w:sz w:val="18"/>
                <w:szCs w:val="18"/>
              </w:rPr>
              <w:t>B</w:t>
            </w:r>
            <w:r>
              <w:rPr>
                <w:rFonts w:asciiTheme="minorHAnsi" w:hAnsiTheme="minorHAnsi"/>
                <w:sz w:val="18"/>
                <w:szCs w:val="18"/>
              </w:rPr>
              <w:t xml:space="preserve">uilding </w:t>
            </w:r>
            <w:r w:rsidR="007E5B1C">
              <w:rPr>
                <w:rFonts w:asciiTheme="minorHAnsi" w:hAnsiTheme="minorHAnsi"/>
                <w:sz w:val="18"/>
                <w:szCs w:val="18"/>
              </w:rPr>
              <w:t>P</w:t>
            </w:r>
            <w:r>
              <w:rPr>
                <w:rFonts w:asciiTheme="minorHAnsi" w:hAnsiTheme="minorHAnsi"/>
                <w:sz w:val="18"/>
                <w:szCs w:val="18"/>
              </w:rPr>
              <w:t>ressure</w:t>
            </w:r>
            <w:ins w:id="1" w:author="Shewmaker, Michael@Energy" w:date="2016-03-29T14:19:00Z">
              <w:r w:rsidR="00903664">
                <w:rPr>
                  <w:rFonts w:asciiTheme="minorHAnsi" w:hAnsiTheme="minorHAnsi"/>
                  <w:sz w:val="18"/>
                  <w:szCs w:val="18"/>
                </w:rPr>
                <w:t xml:space="preserve"> (Pa)</w:t>
              </w:r>
            </w:ins>
          </w:p>
        </w:tc>
        <w:tc>
          <w:tcPr>
            <w:tcW w:w="5777" w:type="dxa"/>
            <w:vAlign w:val="center"/>
          </w:tcPr>
          <w:p w14:paraId="62D6D315"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1A" w14:textId="77777777" w:rsidTr="00B633E2">
        <w:tc>
          <w:tcPr>
            <w:tcW w:w="590" w:type="dxa"/>
            <w:vAlign w:val="center"/>
          </w:tcPr>
          <w:p w14:paraId="62D6D317" w14:textId="77777777" w:rsidR="00DD3906" w:rsidRPr="00AE7BCC" w:rsidDel="0092568A"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11</w:t>
            </w:r>
          </w:p>
        </w:tc>
        <w:tc>
          <w:tcPr>
            <w:tcW w:w="4651" w:type="dxa"/>
            <w:vAlign w:val="center"/>
          </w:tcPr>
          <w:p w14:paraId="62D6D318" w14:textId="501B230D" w:rsidR="00475798" w:rsidRDefault="00C17BB1" w:rsidP="007E5B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Induced </w:t>
            </w:r>
            <w:r w:rsidR="007E5B1C">
              <w:rPr>
                <w:rFonts w:asciiTheme="minorHAnsi" w:hAnsiTheme="minorHAnsi"/>
                <w:sz w:val="18"/>
                <w:szCs w:val="18"/>
              </w:rPr>
              <w:t>B</w:t>
            </w:r>
            <w:r>
              <w:rPr>
                <w:rFonts w:asciiTheme="minorHAnsi" w:hAnsiTheme="minorHAnsi"/>
                <w:sz w:val="18"/>
                <w:szCs w:val="18"/>
              </w:rPr>
              <w:t xml:space="preserve">uilding </w:t>
            </w:r>
            <w:r w:rsidR="007E5B1C">
              <w:rPr>
                <w:rFonts w:asciiTheme="minorHAnsi" w:hAnsiTheme="minorHAnsi"/>
                <w:sz w:val="18"/>
                <w:szCs w:val="18"/>
              </w:rPr>
              <w:t>P</w:t>
            </w:r>
            <w:r>
              <w:rPr>
                <w:rFonts w:asciiTheme="minorHAnsi" w:hAnsiTheme="minorHAnsi"/>
                <w:sz w:val="18"/>
                <w:szCs w:val="18"/>
              </w:rPr>
              <w:t xml:space="preserve">ressure from </w:t>
            </w:r>
            <w:r w:rsidR="007E5B1C">
              <w:rPr>
                <w:rFonts w:asciiTheme="minorHAnsi" w:hAnsiTheme="minorHAnsi"/>
                <w:sz w:val="18"/>
                <w:szCs w:val="18"/>
              </w:rPr>
              <w:t>M</w:t>
            </w:r>
            <w:r>
              <w:rPr>
                <w:rFonts w:asciiTheme="minorHAnsi" w:hAnsiTheme="minorHAnsi"/>
                <w:sz w:val="18"/>
                <w:szCs w:val="18"/>
              </w:rPr>
              <w:t>anometer</w:t>
            </w:r>
            <w:ins w:id="2" w:author="Shewmaker, Michael@Energy" w:date="2016-03-29T14:19:00Z">
              <w:r w:rsidR="00903664">
                <w:rPr>
                  <w:rFonts w:asciiTheme="minorHAnsi" w:hAnsiTheme="minorHAnsi"/>
                  <w:sz w:val="18"/>
                  <w:szCs w:val="18"/>
                </w:rPr>
                <w:t xml:space="preserve"> (Pa)</w:t>
              </w:r>
            </w:ins>
          </w:p>
        </w:tc>
        <w:tc>
          <w:tcPr>
            <w:tcW w:w="5777" w:type="dxa"/>
            <w:vAlign w:val="center"/>
          </w:tcPr>
          <w:p w14:paraId="62D6D319"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1E" w14:textId="77777777" w:rsidTr="00B633E2">
        <w:tc>
          <w:tcPr>
            <w:tcW w:w="590" w:type="dxa"/>
            <w:vAlign w:val="center"/>
          </w:tcPr>
          <w:p w14:paraId="62D6D31B"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12</w:t>
            </w:r>
          </w:p>
        </w:tc>
        <w:tc>
          <w:tcPr>
            <w:tcW w:w="4651" w:type="dxa"/>
            <w:vAlign w:val="center"/>
          </w:tcPr>
          <w:p w14:paraId="62D6D31C" w14:textId="647F3A5A" w:rsidR="00475798" w:rsidRDefault="00C17BB1" w:rsidP="007E5B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Induced </w:t>
            </w:r>
            <w:r w:rsidR="007E5B1C">
              <w:rPr>
                <w:rFonts w:asciiTheme="minorHAnsi" w:hAnsiTheme="minorHAnsi"/>
                <w:sz w:val="18"/>
                <w:szCs w:val="18"/>
              </w:rPr>
              <w:t>B</w:t>
            </w:r>
            <w:r>
              <w:rPr>
                <w:rFonts w:asciiTheme="minorHAnsi" w:hAnsiTheme="minorHAnsi"/>
                <w:sz w:val="18"/>
                <w:szCs w:val="18"/>
              </w:rPr>
              <w:t xml:space="preserve">uilding </w:t>
            </w:r>
            <w:r w:rsidR="007E5B1C">
              <w:rPr>
                <w:rFonts w:asciiTheme="minorHAnsi" w:hAnsiTheme="minorHAnsi"/>
                <w:sz w:val="18"/>
                <w:szCs w:val="18"/>
              </w:rPr>
              <w:t>P</w:t>
            </w:r>
            <w:r>
              <w:rPr>
                <w:rFonts w:asciiTheme="minorHAnsi" w:hAnsiTheme="minorHAnsi"/>
                <w:sz w:val="18"/>
                <w:szCs w:val="18"/>
              </w:rPr>
              <w:t xml:space="preserve">ressure </w:t>
            </w:r>
            <w:r w:rsidR="007E5B1C">
              <w:rPr>
                <w:rFonts w:asciiTheme="minorHAnsi" w:hAnsiTheme="minorHAnsi"/>
                <w:sz w:val="18"/>
                <w:szCs w:val="18"/>
              </w:rPr>
              <w:t>C</w:t>
            </w:r>
            <w:r>
              <w:rPr>
                <w:rFonts w:asciiTheme="minorHAnsi" w:hAnsiTheme="minorHAnsi"/>
                <w:sz w:val="18"/>
                <w:szCs w:val="18"/>
              </w:rPr>
              <w:t>heck</w:t>
            </w:r>
          </w:p>
        </w:tc>
        <w:tc>
          <w:tcPr>
            <w:tcW w:w="5777" w:type="dxa"/>
            <w:vAlign w:val="center"/>
          </w:tcPr>
          <w:p w14:paraId="62D6D31D"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22" w14:textId="77777777" w:rsidTr="00B633E2">
        <w:tc>
          <w:tcPr>
            <w:tcW w:w="590" w:type="dxa"/>
            <w:vAlign w:val="center"/>
          </w:tcPr>
          <w:p w14:paraId="62D6D31F"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13</w:t>
            </w:r>
          </w:p>
        </w:tc>
        <w:tc>
          <w:tcPr>
            <w:tcW w:w="4651" w:type="dxa"/>
            <w:vAlign w:val="center"/>
          </w:tcPr>
          <w:p w14:paraId="62D6D320" w14:textId="7FEE727F"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Nominal CFM50</w:t>
            </w:r>
          </w:p>
        </w:tc>
        <w:tc>
          <w:tcPr>
            <w:tcW w:w="5777" w:type="dxa"/>
            <w:vAlign w:val="center"/>
          </w:tcPr>
          <w:p w14:paraId="62D6D321"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2D6D323"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AE7BCC" w14:paraId="62D6D325" w14:textId="77777777" w:rsidTr="00601C9E">
        <w:tc>
          <w:tcPr>
            <w:tcW w:w="11020" w:type="dxa"/>
            <w:gridSpan w:val="3"/>
          </w:tcPr>
          <w:p w14:paraId="62D6D324" w14:textId="77777777" w:rsidR="00DD3906" w:rsidRPr="00D65855"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D65855">
              <w:rPr>
                <w:rFonts w:asciiTheme="minorHAnsi" w:hAnsiTheme="minorHAnsi"/>
                <w:b/>
                <w:szCs w:val="18"/>
              </w:rPr>
              <w:t>D. Altitude and Temperature Correction</w:t>
            </w:r>
          </w:p>
        </w:tc>
      </w:tr>
      <w:tr w:rsidR="00DD3906" w:rsidRPr="00AE7BCC" w14:paraId="62D6D329" w14:textId="77777777" w:rsidTr="008750F3">
        <w:tc>
          <w:tcPr>
            <w:tcW w:w="590" w:type="dxa"/>
            <w:vAlign w:val="center"/>
          </w:tcPr>
          <w:p w14:paraId="62D6D326"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01</w:t>
            </w:r>
          </w:p>
        </w:tc>
        <w:tc>
          <w:tcPr>
            <w:tcW w:w="4651" w:type="dxa"/>
          </w:tcPr>
          <w:p w14:paraId="62D6D327" w14:textId="79AB703D" w:rsidR="00475798" w:rsidRDefault="00C17BB1" w:rsidP="007E5B1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 xml:space="preserve">Altitude </w:t>
            </w:r>
            <w:r w:rsidR="007E5B1C">
              <w:rPr>
                <w:rFonts w:asciiTheme="minorHAnsi" w:hAnsiTheme="minorHAnsi"/>
                <w:sz w:val="18"/>
                <w:szCs w:val="18"/>
              </w:rPr>
              <w:t>C</w:t>
            </w:r>
            <w:r>
              <w:rPr>
                <w:rFonts w:asciiTheme="minorHAnsi" w:hAnsiTheme="minorHAnsi"/>
                <w:sz w:val="18"/>
                <w:szCs w:val="18"/>
              </w:rPr>
              <w:t xml:space="preserve">orrection </w:t>
            </w:r>
            <w:r w:rsidR="007E5B1C">
              <w:rPr>
                <w:rFonts w:asciiTheme="minorHAnsi" w:hAnsiTheme="minorHAnsi"/>
                <w:sz w:val="18"/>
                <w:szCs w:val="18"/>
              </w:rPr>
              <w:t>F</w:t>
            </w:r>
            <w:r>
              <w:rPr>
                <w:rFonts w:asciiTheme="minorHAnsi" w:hAnsiTheme="minorHAnsi"/>
                <w:sz w:val="18"/>
                <w:szCs w:val="18"/>
              </w:rPr>
              <w:t>actor</w:t>
            </w:r>
          </w:p>
        </w:tc>
        <w:tc>
          <w:tcPr>
            <w:tcW w:w="5779" w:type="dxa"/>
          </w:tcPr>
          <w:p w14:paraId="62D6D328" w14:textId="77777777" w:rsidR="00475798" w:rsidRDefault="0047579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DD3906" w:rsidRPr="00AE7BCC" w14:paraId="62D6D32D" w14:textId="77777777" w:rsidTr="008750F3">
        <w:tc>
          <w:tcPr>
            <w:tcW w:w="590" w:type="dxa"/>
            <w:vAlign w:val="center"/>
          </w:tcPr>
          <w:p w14:paraId="62D6D32A"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02</w:t>
            </w:r>
          </w:p>
        </w:tc>
        <w:tc>
          <w:tcPr>
            <w:tcW w:w="4651" w:type="dxa"/>
          </w:tcPr>
          <w:p w14:paraId="62D6D32B" w14:textId="40FDC8F9" w:rsidR="00475798" w:rsidRDefault="00C17BB1" w:rsidP="007E5B1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 xml:space="preserve">Temperature </w:t>
            </w:r>
            <w:r w:rsidR="007E5B1C">
              <w:rPr>
                <w:rFonts w:asciiTheme="minorHAnsi" w:hAnsiTheme="minorHAnsi"/>
                <w:sz w:val="18"/>
                <w:szCs w:val="18"/>
              </w:rPr>
              <w:t>C</w:t>
            </w:r>
            <w:r>
              <w:rPr>
                <w:rFonts w:asciiTheme="minorHAnsi" w:hAnsiTheme="minorHAnsi"/>
                <w:sz w:val="18"/>
                <w:szCs w:val="18"/>
              </w:rPr>
              <w:t xml:space="preserve">orrection </w:t>
            </w:r>
            <w:r w:rsidR="007E5B1C">
              <w:rPr>
                <w:rFonts w:asciiTheme="minorHAnsi" w:hAnsiTheme="minorHAnsi"/>
                <w:sz w:val="18"/>
                <w:szCs w:val="18"/>
              </w:rPr>
              <w:t>F</w:t>
            </w:r>
            <w:r>
              <w:rPr>
                <w:rFonts w:asciiTheme="minorHAnsi" w:hAnsiTheme="minorHAnsi"/>
                <w:sz w:val="18"/>
                <w:szCs w:val="18"/>
              </w:rPr>
              <w:t>actor</w:t>
            </w:r>
          </w:p>
        </w:tc>
        <w:tc>
          <w:tcPr>
            <w:tcW w:w="5779" w:type="dxa"/>
          </w:tcPr>
          <w:p w14:paraId="62D6D32C" w14:textId="77777777" w:rsidR="00475798" w:rsidRDefault="0047579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DD3906" w:rsidRPr="00AE7BCC" w14:paraId="62D6D331" w14:textId="77777777" w:rsidTr="008750F3">
        <w:tc>
          <w:tcPr>
            <w:tcW w:w="590" w:type="dxa"/>
            <w:vAlign w:val="center"/>
          </w:tcPr>
          <w:p w14:paraId="62D6D32E"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03</w:t>
            </w:r>
          </w:p>
        </w:tc>
        <w:tc>
          <w:tcPr>
            <w:tcW w:w="4651" w:type="dxa"/>
          </w:tcPr>
          <w:p w14:paraId="62D6D32F" w14:textId="6313D930" w:rsidR="00475798" w:rsidRDefault="00C17BB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Corrected CFM50</w:t>
            </w:r>
          </w:p>
        </w:tc>
        <w:tc>
          <w:tcPr>
            <w:tcW w:w="5779" w:type="dxa"/>
          </w:tcPr>
          <w:p w14:paraId="62D6D330" w14:textId="77777777" w:rsidR="00475798" w:rsidRDefault="0047579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2D6D332"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AE7BCC" w14:paraId="62D6D334" w14:textId="77777777" w:rsidTr="00601C9E">
        <w:tc>
          <w:tcPr>
            <w:tcW w:w="11020" w:type="dxa"/>
            <w:gridSpan w:val="3"/>
          </w:tcPr>
          <w:p w14:paraId="62D6D333" w14:textId="77777777" w:rsidR="00DD3906" w:rsidRPr="00D65855" w:rsidRDefault="00DD3906" w:rsidP="00AE7BCC">
            <w:pPr>
              <w:keepNext/>
              <w:rPr>
                <w:rFonts w:asciiTheme="minorHAnsi" w:hAnsiTheme="minorHAnsi"/>
                <w:szCs w:val="18"/>
              </w:rPr>
            </w:pPr>
            <w:r w:rsidRPr="00D65855">
              <w:rPr>
                <w:rFonts w:asciiTheme="minorHAnsi" w:hAnsiTheme="minorHAnsi"/>
                <w:b/>
                <w:szCs w:val="18"/>
              </w:rPr>
              <w:t>E. Accuracy Adjustment</w:t>
            </w:r>
          </w:p>
        </w:tc>
      </w:tr>
      <w:tr w:rsidR="00DD3906" w:rsidRPr="00AE7BCC" w14:paraId="62D6D338" w14:textId="77777777" w:rsidTr="008750F3">
        <w:tc>
          <w:tcPr>
            <w:tcW w:w="590" w:type="dxa"/>
            <w:vAlign w:val="center"/>
          </w:tcPr>
          <w:p w14:paraId="62D6D335"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01</w:t>
            </w:r>
          </w:p>
        </w:tc>
        <w:tc>
          <w:tcPr>
            <w:tcW w:w="4651" w:type="dxa"/>
          </w:tcPr>
          <w:p w14:paraId="62D6D336" w14:textId="0B7FF363" w:rsidR="00475798" w:rsidRDefault="00C17BB1" w:rsidP="007E5B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Accuracy Adjustment </w:t>
            </w:r>
            <w:r w:rsidR="007E5B1C">
              <w:rPr>
                <w:rFonts w:asciiTheme="minorHAnsi" w:hAnsiTheme="minorHAnsi"/>
                <w:sz w:val="18"/>
                <w:szCs w:val="18"/>
              </w:rPr>
              <w:t>F</w:t>
            </w:r>
            <w:r>
              <w:rPr>
                <w:rFonts w:asciiTheme="minorHAnsi" w:hAnsiTheme="minorHAnsi"/>
                <w:sz w:val="18"/>
                <w:szCs w:val="18"/>
              </w:rPr>
              <w:t>actor</w:t>
            </w:r>
          </w:p>
        </w:tc>
        <w:tc>
          <w:tcPr>
            <w:tcW w:w="5779" w:type="dxa"/>
          </w:tcPr>
          <w:p w14:paraId="62D6D337"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D3906" w:rsidRPr="00AE7BCC" w14:paraId="62D6D33C" w14:textId="77777777" w:rsidTr="008750F3">
        <w:tc>
          <w:tcPr>
            <w:tcW w:w="590" w:type="dxa"/>
            <w:vAlign w:val="center"/>
          </w:tcPr>
          <w:p w14:paraId="62D6D339"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02</w:t>
            </w:r>
          </w:p>
        </w:tc>
        <w:tc>
          <w:tcPr>
            <w:tcW w:w="4651" w:type="dxa"/>
          </w:tcPr>
          <w:p w14:paraId="62D6D33A" w14:textId="46A8D47D" w:rsidR="00475798" w:rsidRDefault="00C17B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Adjusted CFM50 (measured air leakage rate)</w:t>
            </w:r>
          </w:p>
        </w:tc>
        <w:tc>
          <w:tcPr>
            <w:tcW w:w="5779" w:type="dxa"/>
          </w:tcPr>
          <w:p w14:paraId="62D6D33B" w14:textId="77777777" w:rsidR="00475798" w:rsidRDefault="0047579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2D6D33D"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DD3906" w:rsidRPr="00AE7BCC" w14:paraId="62D6D33F" w14:textId="77777777" w:rsidTr="00495EA6">
        <w:tc>
          <w:tcPr>
            <w:tcW w:w="11016" w:type="dxa"/>
            <w:gridSpan w:val="2"/>
          </w:tcPr>
          <w:p w14:paraId="62D6D33E" w14:textId="77777777" w:rsidR="00DD3906" w:rsidRPr="00D65855"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D65855">
              <w:rPr>
                <w:rFonts w:asciiTheme="minorHAnsi" w:hAnsiTheme="minorHAnsi"/>
                <w:b/>
                <w:szCs w:val="18"/>
              </w:rPr>
              <w:t>F. Compliance Statement</w:t>
            </w:r>
          </w:p>
        </w:tc>
      </w:tr>
      <w:tr w:rsidR="00DD3906" w:rsidRPr="00AE7BCC" w14:paraId="62D6D342" w14:textId="77777777" w:rsidTr="00495EA6">
        <w:tc>
          <w:tcPr>
            <w:tcW w:w="608" w:type="dxa"/>
            <w:vAlign w:val="center"/>
          </w:tcPr>
          <w:p w14:paraId="62D6D340"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01</w:t>
            </w:r>
          </w:p>
        </w:tc>
        <w:tc>
          <w:tcPr>
            <w:tcW w:w="10408" w:type="dxa"/>
            <w:vAlign w:val="center"/>
          </w:tcPr>
          <w:p w14:paraId="62D6D341"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2D6D343" w14:textId="77777777" w:rsidR="00DD3906" w:rsidRPr="00AE7BCC" w:rsidRDefault="00DD3906" w:rsidP="00AE7BCC">
      <w:pPr>
        <w:rPr>
          <w:rFonts w:asciiTheme="minorHAnsi" w:hAnsiTheme="minorHAnsi"/>
          <w:b/>
          <w:sz w:val="18"/>
          <w:szCs w:val="18"/>
          <w:lang w:eastAsia="zh-TW"/>
        </w:rPr>
      </w:pPr>
    </w:p>
    <w:p w14:paraId="62D6D344" w14:textId="77777777" w:rsidR="00DD3906" w:rsidRPr="00D65855" w:rsidRDefault="00DD3906" w:rsidP="00AE7BCC">
      <w:pPr>
        <w:rPr>
          <w:rFonts w:asciiTheme="minorHAnsi" w:hAnsiTheme="minorHAnsi"/>
          <w:b/>
          <w:szCs w:val="18"/>
          <w:lang w:eastAsia="zh-TW"/>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DD3906" w:rsidRPr="00AE7BCC" w14:paraId="62D6D346" w14:textId="77777777" w:rsidTr="004C7A9A">
        <w:tc>
          <w:tcPr>
            <w:tcW w:w="11020" w:type="dxa"/>
            <w:gridSpan w:val="2"/>
          </w:tcPr>
          <w:p w14:paraId="62D6D345" w14:textId="77777777" w:rsidR="00DD3906" w:rsidRPr="00D65855"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D65855">
              <w:rPr>
                <w:rFonts w:asciiTheme="minorHAnsi" w:hAnsiTheme="minorHAnsi"/>
                <w:b/>
                <w:szCs w:val="18"/>
              </w:rPr>
              <w:t>G. Additional Requirements For Compliance</w:t>
            </w:r>
          </w:p>
        </w:tc>
      </w:tr>
      <w:tr w:rsidR="00DD3906" w:rsidRPr="00AE7BCC" w14:paraId="62D6D349" w14:textId="77777777" w:rsidTr="004C7A9A">
        <w:tc>
          <w:tcPr>
            <w:tcW w:w="590" w:type="dxa"/>
            <w:vAlign w:val="center"/>
          </w:tcPr>
          <w:p w14:paraId="62D6D347"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01</w:t>
            </w:r>
          </w:p>
        </w:tc>
        <w:tc>
          <w:tcPr>
            <w:tcW w:w="10430" w:type="dxa"/>
            <w:vAlign w:val="center"/>
          </w:tcPr>
          <w:p w14:paraId="62D6D348" w14:textId="77777777" w:rsidR="00475798" w:rsidRDefault="00C17BB1">
            <w:pPr>
              <w:shd w:val="clear" w:color="auto" w:fill="FFFFFF"/>
              <w:rPr>
                <w:rFonts w:asciiTheme="minorHAnsi" w:hAnsiTheme="minorHAnsi"/>
                <w:sz w:val="18"/>
                <w:szCs w:val="18"/>
                <w:highlight w:val="cyan"/>
              </w:rPr>
            </w:pPr>
            <w:r>
              <w:rPr>
                <w:rFonts w:asciiTheme="minorHAnsi" w:hAnsiTheme="minorHAnsi"/>
                <w:sz w:val="18"/>
                <w:szCs w:val="18"/>
              </w:rPr>
              <w:t>Open all interior doors and access including those to closets and those between a conditioned basement and attic.</w:t>
            </w:r>
          </w:p>
        </w:tc>
      </w:tr>
      <w:tr w:rsidR="00DD3906" w:rsidRPr="00AE7BCC" w14:paraId="62D6D34C" w14:textId="77777777" w:rsidTr="004C7A9A">
        <w:tc>
          <w:tcPr>
            <w:tcW w:w="590" w:type="dxa"/>
            <w:vAlign w:val="center"/>
          </w:tcPr>
          <w:p w14:paraId="62D6D34A"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02</w:t>
            </w:r>
          </w:p>
        </w:tc>
        <w:tc>
          <w:tcPr>
            <w:tcW w:w="10430" w:type="dxa"/>
            <w:vAlign w:val="center"/>
          </w:tcPr>
          <w:p w14:paraId="62D6D34B" w14:textId="4562ADD9" w:rsidR="00475798" w:rsidRDefault="00C17BB1" w:rsidP="00F93B4A">
            <w:pPr>
              <w:shd w:val="clear" w:color="auto" w:fill="FFFFFF"/>
              <w:contextualSpacing/>
              <w:rPr>
                <w:rFonts w:asciiTheme="minorHAnsi" w:hAnsiTheme="minorHAnsi"/>
                <w:sz w:val="18"/>
                <w:szCs w:val="18"/>
              </w:rPr>
            </w:pPr>
            <w:r>
              <w:rPr>
                <w:rFonts w:asciiTheme="minorHAnsi" w:hAnsiTheme="minorHAnsi"/>
                <w:sz w:val="18"/>
                <w:szCs w:val="18"/>
              </w:rPr>
              <w:t xml:space="preserve">HVAC </w:t>
            </w:r>
            <w:r w:rsidR="00F93B4A">
              <w:rPr>
                <w:rFonts w:asciiTheme="minorHAnsi" w:hAnsiTheme="minorHAnsi"/>
                <w:sz w:val="18"/>
                <w:szCs w:val="18"/>
              </w:rPr>
              <w:t>s</w:t>
            </w:r>
            <w:r>
              <w:rPr>
                <w:rFonts w:asciiTheme="minorHAnsi" w:hAnsiTheme="minorHAnsi"/>
                <w:sz w:val="18"/>
                <w:szCs w:val="18"/>
              </w:rPr>
              <w:t>upply and return register dampers shall be fully open.</w:t>
            </w:r>
          </w:p>
        </w:tc>
      </w:tr>
      <w:tr w:rsidR="00DD3906" w:rsidRPr="00AE7BCC" w14:paraId="62D6D34F" w14:textId="77777777" w:rsidTr="004C7A9A">
        <w:tc>
          <w:tcPr>
            <w:tcW w:w="590" w:type="dxa"/>
            <w:vAlign w:val="center"/>
          </w:tcPr>
          <w:p w14:paraId="62D6D34D"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03</w:t>
            </w:r>
          </w:p>
        </w:tc>
        <w:tc>
          <w:tcPr>
            <w:tcW w:w="10430" w:type="dxa"/>
            <w:vAlign w:val="center"/>
          </w:tcPr>
          <w:p w14:paraId="62D6D34E" w14:textId="4DA6EEA5" w:rsidR="00475798" w:rsidRDefault="00C17BB1">
            <w:pPr>
              <w:shd w:val="clear" w:color="auto" w:fill="FFFFFF"/>
              <w:rPr>
                <w:rFonts w:asciiTheme="minorHAnsi" w:hAnsiTheme="minorHAnsi"/>
                <w:sz w:val="18"/>
                <w:szCs w:val="18"/>
              </w:rPr>
            </w:pPr>
            <w:r>
              <w:rPr>
                <w:rFonts w:asciiTheme="minorHAnsi" w:hAnsiTheme="minorHAnsi"/>
                <w:sz w:val="18"/>
                <w:szCs w:val="18"/>
              </w:rPr>
              <w:t>Temporarily sealing of combustion flues and intermittent exhaust fans are not allowed. Some examples are: combustion flues, fresh air intakes, dryer vents, bathroom and kitchen exhaust vents and fire place.</w:t>
            </w:r>
          </w:p>
        </w:tc>
      </w:tr>
      <w:tr w:rsidR="00DD3906" w:rsidRPr="00AE7BCC" w14:paraId="62D6D352" w14:textId="77777777" w:rsidTr="004C7A9A">
        <w:tc>
          <w:tcPr>
            <w:tcW w:w="590" w:type="dxa"/>
            <w:vAlign w:val="center"/>
          </w:tcPr>
          <w:p w14:paraId="62D6D350"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04</w:t>
            </w:r>
          </w:p>
        </w:tc>
        <w:tc>
          <w:tcPr>
            <w:tcW w:w="10430" w:type="dxa"/>
            <w:vAlign w:val="center"/>
          </w:tcPr>
          <w:p w14:paraId="62D6D351" w14:textId="520E3EFA" w:rsidR="00475798" w:rsidRDefault="00C17BB1">
            <w:pPr>
              <w:autoSpaceDE w:val="0"/>
              <w:autoSpaceDN w:val="0"/>
              <w:adjustRightInd w:val="0"/>
              <w:rPr>
                <w:rFonts w:asciiTheme="minorHAnsi" w:hAnsiTheme="minorHAnsi"/>
                <w:sz w:val="18"/>
                <w:szCs w:val="18"/>
              </w:rPr>
            </w:pPr>
            <w:r>
              <w:rPr>
                <w:rFonts w:asciiTheme="minorHAnsi" w:hAnsiTheme="minorHAnsi"/>
                <w:sz w:val="18"/>
                <w:szCs w:val="18"/>
              </w:rPr>
              <w:t>Continuously operated ventilation devices like energy recovery ventilators may be sealed.</w:t>
            </w:r>
          </w:p>
        </w:tc>
      </w:tr>
      <w:tr w:rsidR="00DD3906" w:rsidRPr="00AE7BCC" w14:paraId="62D6D355" w14:textId="77777777" w:rsidTr="004C7A9A">
        <w:tc>
          <w:tcPr>
            <w:tcW w:w="590" w:type="dxa"/>
            <w:vAlign w:val="center"/>
          </w:tcPr>
          <w:p w14:paraId="62D6D353"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05</w:t>
            </w:r>
          </w:p>
        </w:tc>
        <w:tc>
          <w:tcPr>
            <w:tcW w:w="10430" w:type="dxa"/>
            <w:vAlign w:val="center"/>
          </w:tcPr>
          <w:p w14:paraId="62D6D354" w14:textId="77777777" w:rsidR="00475798" w:rsidRDefault="00C17BB1">
            <w:pPr>
              <w:autoSpaceDE w:val="0"/>
              <w:autoSpaceDN w:val="0"/>
              <w:adjustRightInd w:val="0"/>
              <w:rPr>
                <w:rFonts w:asciiTheme="minorHAnsi" w:hAnsiTheme="minorHAnsi"/>
                <w:sz w:val="18"/>
                <w:szCs w:val="18"/>
              </w:rPr>
            </w:pPr>
            <w:r>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DD3906" w:rsidRPr="00AE7BCC" w14:paraId="62D6D357" w14:textId="77777777" w:rsidTr="004C7A9A">
        <w:tc>
          <w:tcPr>
            <w:tcW w:w="11020" w:type="dxa"/>
            <w:gridSpan w:val="2"/>
            <w:vAlign w:val="center"/>
          </w:tcPr>
          <w:p w14:paraId="62D6D356" w14:textId="77777777" w:rsidR="00DD3906" w:rsidRPr="00AE7BCC" w:rsidRDefault="00DD3906" w:rsidP="00AE7BCC">
            <w:pPr>
              <w:autoSpaceDE w:val="0"/>
              <w:autoSpaceDN w:val="0"/>
              <w:adjustRightInd w:val="0"/>
              <w:rPr>
                <w:rFonts w:asciiTheme="minorHAnsi" w:hAnsiTheme="minorHAnsi"/>
                <w:sz w:val="18"/>
                <w:szCs w:val="18"/>
              </w:rPr>
            </w:pPr>
            <w:r w:rsidRPr="00AE7BCC">
              <w:rPr>
                <w:rFonts w:asciiTheme="minorHAnsi" w:hAnsiTheme="minorHAnsi"/>
                <w:b/>
                <w:sz w:val="18"/>
                <w:szCs w:val="18"/>
              </w:rPr>
              <w:t>The responsible person’s signature on this compliance document affirms that all applicable requirements in this table have been met.</w:t>
            </w:r>
          </w:p>
        </w:tc>
      </w:tr>
    </w:tbl>
    <w:p w14:paraId="62D6D358" w14:textId="77777777" w:rsidR="00DD3906" w:rsidRPr="00AE7BCC" w:rsidRDefault="00DD3906" w:rsidP="00AE7BCC">
      <w:pPr>
        <w:rPr>
          <w:rFonts w:asciiTheme="minorHAnsi" w:hAnsiTheme="minorHAnsi"/>
          <w:b/>
          <w:sz w:val="18"/>
          <w:szCs w:val="18"/>
          <w:lang w:eastAsia="zh-TW"/>
        </w:rPr>
      </w:pPr>
    </w:p>
    <w:p w14:paraId="62D6D359" w14:textId="77777777" w:rsidR="00DD3906" w:rsidRDefault="00DD3906">
      <w:pPr>
        <w:rPr>
          <w:rFonts w:ascii="Calibri" w:hAnsi="Calibri"/>
          <w:b/>
          <w:sz w:val="18"/>
          <w:szCs w:val="18"/>
          <w:lang w:eastAsia="zh-TW"/>
        </w:rPr>
      </w:pPr>
    </w:p>
    <w:p w14:paraId="62D6D35A" w14:textId="77777777" w:rsidR="00DD3906" w:rsidRDefault="00DD3906">
      <w:pPr>
        <w:rPr>
          <w:rFonts w:ascii="Calibri" w:hAnsi="Calibri"/>
          <w:b/>
          <w:sz w:val="18"/>
          <w:szCs w:val="18"/>
          <w:lang w:eastAsia="zh-TW"/>
        </w:rPr>
      </w:pPr>
    </w:p>
    <w:p w14:paraId="62D6D35B" w14:textId="77777777" w:rsidR="00DD3906" w:rsidRPr="0091667B" w:rsidRDefault="00DD3906">
      <w:pPr>
        <w:rPr>
          <w:rFonts w:ascii="Calibri" w:hAnsi="Calibri"/>
          <w:b/>
          <w:sz w:val="18"/>
          <w:szCs w:val="18"/>
          <w:lang w:eastAsia="zh-TW"/>
        </w:rPr>
      </w:pPr>
    </w:p>
    <w:p w14:paraId="62D6D35C" w14:textId="77777777" w:rsidR="00DD3906" w:rsidRDefault="00DD3906">
      <w:pPr>
        <w:rPr>
          <w:rFonts w:ascii="Calibri" w:hAnsi="Calibri"/>
          <w:b/>
          <w:lang w:eastAsia="zh-TW"/>
        </w:rPr>
      </w:pPr>
    </w:p>
    <w:p w14:paraId="62D6D35D" w14:textId="77777777" w:rsidR="00DD3906" w:rsidRDefault="00DD3906">
      <w:pPr>
        <w:rPr>
          <w:rFonts w:ascii="Calibri" w:hAnsi="Calibri"/>
          <w:b/>
          <w:lang w:eastAsia="zh-TW"/>
        </w:rPr>
      </w:pPr>
      <w:r>
        <w:rPr>
          <w:rFonts w:ascii="Calibri" w:hAnsi="Calibri"/>
          <w:b/>
          <w:lang w:eastAsia="zh-TW"/>
        </w:rPr>
        <w:br w:type="page"/>
      </w:r>
    </w:p>
    <w:p w14:paraId="62D6D35E" w14:textId="77777777" w:rsidR="00DD3906" w:rsidRPr="00D65855" w:rsidRDefault="00DD3906" w:rsidP="0049702F">
      <w:pPr>
        <w:rPr>
          <w:rFonts w:ascii="Calibri" w:hAnsi="Calibri"/>
          <w:szCs w:val="16"/>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D3906" w:rsidRPr="009E2C1C" w14:paraId="62D6D360" w14:textId="77777777" w:rsidTr="00181BA1">
        <w:trPr>
          <w:trHeight w:val="206"/>
        </w:trPr>
        <w:tc>
          <w:tcPr>
            <w:tcW w:w="10950" w:type="dxa"/>
            <w:gridSpan w:val="4"/>
            <w:vAlign w:val="center"/>
          </w:tcPr>
          <w:p w14:paraId="62D6D35F" w14:textId="77777777" w:rsidR="00DD3906" w:rsidRPr="009351D2" w:rsidRDefault="00DD3906" w:rsidP="00181BA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DD3906" w:rsidRPr="001B14D6" w14:paraId="62D6D362" w14:textId="77777777" w:rsidTr="00181BA1">
        <w:trPr>
          <w:trHeight w:val="206"/>
        </w:trPr>
        <w:tc>
          <w:tcPr>
            <w:tcW w:w="10950" w:type="dxa"/>
            <w:gridSpan w:val="4"/>
            <w:vAlign w:val="center"/>
          </w:tcPr>
          <w:p w14:paraId="62D6D361" w14:textId="77777777" w:rsidR="00DD3906" w:rsidRPr="00E136A4" w:rsidRDefault="00DD3906" w:rsidP="00D65855">
            <w:pPr>
              <w:keepNext/>
              <w:numPr>
                <w:ilvl w:val="0"/>
                <w:numId w:val="20"/>
              </w:numPr>
              <w:ind w:left="27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DD3906" w:rsidRPr="00B272DC" w14:paraId="62D6D365" w14:textId="77777777" w:rsidTr="00181BA1">
        <w:trPr>
          <w:trHeight w:val="360"/>
        </w:trPr>
        <w:tc>
          <w:tcPr>
            <w:tcW w:w="5577" w:type="dxa"/>
            <w:gridSpan w:val="2"/>
          </w:tcPr>
          <w:p w14:paraId="62D6D363" w14:textId="77777777" w:rsidR="00DD3906" w:rsidRPr="00B272DC" w:rsidRDefault="00DD3906" w:rsidP="00181BA1">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62D6D364" w14:textId="77777777" w:rsidR="00DD3906" w:rsidRPr="00B272DC" w:rsidRDefault="00DD3906" w:rsidP="00181BA1">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DD3906" w:rsidRPr="00B272DC" w14:paraId="62D6D368" w14:textId="77777777" w:rsidTr="00181BA1">
        <w:trPr>
          <w:trHeight w:val="360"/>
        </w:trPr>
        <w:tc>
          <w:tcPr>
            <w:tcW w:w="5577" w:type="dxa"/>
            <w:gridSpan w:val="2"/>
          </w:tcPr>
          <w:p w14:paraId="62D6D366" w14:textId="77777777" w:rsidR="00DD3906" w:rsidRPr="00B272DC" w:rsidRDefault="00DD3906" w:rsidP="00181BA1">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62D6D367" w14:textId="77777777" w:rsidR="00DD3906" w:rsidRPr="00B272DC" w:rsidRDefault="00DD3906" w:rsidP="00181BA1">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DD3906" w:rsidRPr="00B272DC" w14:paraId="62D6D36B" w14:textId="77777777" w:rsidTr="00181BA1">
        <w:trPr>
          <w:trHeight w:val="360"/>
        </w:trPr>
        <w:tc>
          <w:tcPr>
            <w:tcW w:w="5577" w:type="dxa"/>
            <w:gridSpan w:val="2"/>
          </w:tcPr>
          <w:p w14:paraId="62D6D369" w14:textId="77777777" w:rsidR="00DD3906" w:rsidRPr="00B272DC" w:rsidRDefault="00DD3906" w:rsidP="00181BA1">
            <w:pPr>
              <w:keepNext/>
              <w:rPr>
                <w:rFonts w:ascii="Calibri" w:hAnsi="Calibri"/>
                <w:sz w:val="14"/>
                <w:szCs w:val="14"/>
              </w:rPr>
            </w:pPr>
            <w:r w:rsidRPr="00B272DC">
              <w:rPr>
                <w:rFonts w:ascii="Calibri" w:hAnsi="Calibri"/>
                <w:sz w:val="14"/>
                <w:szCs w:val="14"/>
              </w:rPr>
              <w:t>Address:</w:t>
            </w:r>
          </w:p>
        </w:tc>
        <w:tc>
          <w:tcPr>
            <w:tcW w:w="5373" w:type="dxa"/>
            <w:gridSpan w:val="2"/>
          </w:tcPr>
          <w:p w14:paraId="62D6D36A" w14:textId="51E897D7" w:rsidR="00DD3906" w:rsidRPr="00B272DC" w:rsidRDefault="00DD3906" w:rsidP="00181BA1">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w:t>
            </w:r>
            <w:r w:rsidR="00D65855">
              <w:rPr>
                <w:rFonts w:ascii="Calibri" w:hAnsi="Calibri"/>
                <w:sz w:val="14"/>
                <w:szCs w:val="14"/>
              </w:rPr>
              <w:t>i</w:t>
            </w:r>
            <w:r w:rsidRPr="00B272DC">
              <w:rPr>
                <w:rFonts w:ascii="Calibri" w:hAnsi="Calibri"/>
                <w:sz w:val="14"/>
                <w:szCs w:val="14"/>
              </w:rPr>
              <w:t>f applicable):</w:t>
            </w:r>
          </w:p>
        </w:tc>
      </w:tr>
      <w:tr w:rsidR="00DD3906" w:rsidRPr="00B272DC" w14:paraId="62D6D36E" w14:textId="77777777" w:rsidTr="00181BA1">
        <w:trPr>
          <w:trHeight w:val="360"/>
        </w:trPr>
        <w:tc>
          <w:tcPr>
            <w:tcW w:w="5577" w:type="dxa"/>
            <w:gridSpan w:val="2"/>
          </w:tcPr>
          <w:p w14:paraId="62D6D36C" w14:textId="77777777" w:rsidR="00DD3906" w:rsidRPr="00B272DC" w:rsidRDefault="00DD3906" w:rsidP="00181BA1">
            <w:pPr>
              <w:keepNext/>
              <w:rPr>
                <w:rFonts w:ascii="Calibri" w:hAnsi="Calibri"/>
                <w:sz w:val="14"/>
                <w:szCs w:val="14"/>
              </w:rPr>
            </w:pPr>
            <w:r w:rsidRPr="00B272DC">
              <w:rPr>
                <w:rFonts w:ascii="Calibri" w:hAnsi="Calibri"/>
                <w:sz w:val="14"/>
                <w:szCs w:val="14"/>
              </w:rPr>
              <w:t>City/State/Zip:</w:t>
            </w:r>
          </w:p>
        </w:tc>
        <w:tc>
          <w:tcPr>
            <w:tcW w:w="5373" w:type="dxa"/>
            <w:gridSpan w:val="2"/>
          </w:tcPr>
          <w:p w14:paraId="62D6D36D" w14:textId="77777777" w:rsidR="00DD3906" w:rsidRPr="00B272DC" w:rsidRDefault="00DD3906" w:rsidP="00181BA1">
            <w:pPr>
              <w:keepNext/>
              <w:rPr>
                <w:rFonts w:ascii="Calibri" w:hAnsi="Calibri"/>
                <w:sz w:val="14"/>
                <w:szCs w:val="14"/>
              </w:rPr>
            </w:pPr>
            <w:r w:rsidRPr="00B272DC">
              <w:rPr>
                <w:rFonts w:ascii="Calibri" w:hAnsi="Calibri"/>
                <w:sz w:val="14"/>
                <w:szCs w:val="14"/>
              </w:rPr>
              <w:t>Phone:</w:t>
            </w:r>
          </w:p>
        </w:tc>
      </w:tr>
      <w:tr w:rsidR="00DD3906" w:rsidRPr="008E6C57" w14:paraId="62D6D370" w14:textId="77777777" w:rsidTr="00181BA1">
        <w:tblPrEx>
          <w:tblCellMar>
            <w:left w:w="115" w:type="dxa"/>
            <w:right w:w="115" w:type="dxa"/>
          </w:tblCellMar>
        </w:tblPrEx>
        <w:trPr>
          <w:trHeight w:val="296"/>
        </w:trPr>
        <w:tc>
          <w:tcPr>
            <w:tcW w:w="10950" w:type="dxa"/>
            <w:gridSpan w:val="4"/>
            <w:vAlign w:val="center"/>
          </w:tcPr>
          <w:p w14:paraId="62D6D36F" w14:textId="77777777" w:rsidR="00DD3906" w:rsidRDefault="00DD3906" w:rsidP="00181BA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DD3906" w:rsidRPr="008E6C57" w14:paraId="62D6D378" w14:textId="77777777" w:rsidTr="00181BA1">
        <w:tblPrEx>
          <w:tblCellMar>
            <w:left w:w="115" w:type="dxa"/>
            <w:right w:w="115" w:type="dxa"/>
          </w:tblCellMar>
        </w:tblPrEx>
        <w:trPr>
          <w:trHeight w:val="504"/>
        </w:trPr>
        <w:tc>
          <w:tcPr>
            <w:tcW w:w="10950" w:type="dxa"/>
            <w:gridSpan w:val="4"/>
          </w:tcPr>
          <w:p w14:paraId="62D6D371" w14:textId="77777777" w:rsidR="00DD3906" w:rsidRPr="001F77FC" w:rsidRDefault="00DD3906" w:rsidP="00D65855">
            <w:pPr>
              <w:pStyle w:val="Heading3"/>
              <w:numPr>
                <w:ilvl w:val="0"/>
                <w:numId w:val="0"/>
              </w:numPr>
              <w:spacing w:before="0"/>
              <w:ind w:right="86"/>
              <w:rPr>
                <w:ins w:id="3" w:author="Pacheco, Misael@Energy" w:date="2016-10-11T10:18:00Z"/>
                <w:rFonts w:asciiTheme="minorHAnsi" w:hAnsiTheme="minorHAnsi"/>
                <w:sz w:val="18"/>
                <w:szCs w:val="18"/>
              </w:rPr>
            </w:pPr>
            <w:bookmarkStart w:id="4" w:name="_GoBack"/>
            <w:r w:rsidRPr="001F77FC">
              <w:rPr>
                <w:rFonts w:asciiTheme="minorHAnsi" w:hAnsiTheme="minorHAnsi"/>
                <w:sz w:val="18"/>
                <w:szCs w:val="18"/>
              </w:rPr>
              <w:t xml:space="preserve">I certify the following under penalty of perjury, under the laws of the State of California: </w:t>
            </w:r>
          </w:p>
          <w:bookmarkEnd w:id="4"/>
          <w:p w14:paraId="38F3BE16" w14:textId="77777777" w:rsidR="00EF2EFC" w:rsidRPr="001F77FC" w:rsidRDefault="00EF2EFC" w:rsidP="00EF2EFC">
            <w:pPr>
              <w:pStyle w:val="Heading3"/>
              <w:numPr>
                <w:ilvl w:val="0"/>
                <w:numId w:val="37"/>
              </w:numPr>
              <w:spacing w:before="0"/>
              <w:ind w:right="90"/>
              <w:rPr>
                <w:ins w:id="5" w:author="Pacheco, Misael@Energy" w:date="2016-10-11T10:19:00Z"/>
                <w:rFonts w:asciiTheme="minorHAnsi" w:hAnsiTheme="minorHAnsi"/>
                <w:b/>
                <w:caps/>
                <w:sz w:val="18"/>
                <w:szCs w:val="18"/>
              </w:rPr>
            </w:pPr>
            <w:ins w:id="6" w:author="Pacheco, Misael@Energy" w:date="2016-10-11T10:19:00Z">
              <w:r w:rsidRPr="001F77FC">
                <w:rPr>
                  <w:rFonts w:asciiTheme="minorHAnsi" w:hAnsiTheme="minorHAnsi"/>
                  <w:sz w:val="18"/>
                  <w:szCs w:val="18"/>
                </w:rPr>
                <w:t xml:space="preserve">The information provided on this Certificate of Installation is true and correct. </w:t>
              </w:r>
            </w:ins>
          </w:p>
          <w:p w14:paraId="79D025FC" w14:textId="77777777" w:rsidR="00EF2EFC" w:rsidRPr="001F77FC" w:rsidRDefault="00EF2EFC" w:rsidP="00EF2EFC">
            <w:pPr>
              <w:pStyle w:val="Heading3"/>
              <w:numPr>
                <w:ilvl w:val="0"/>
                <w:numId w:val="37"/>
              </w:numPr>
              <w:spacing w:before="0"/>
              <w:ind w:right="90"/>
              <w:rPr>
                <w:ins w:id="7" w:author="Pacheco, Misael@Energy" w:date="2016-10-11T10:19:00Z"/>
                <w:rFonts w:asciiTheme="minorHAnsi" w:hAnsiTheme="minorHAnsi"/>
                <w:b/>
                <w:caps/>
                <w:sz w:val="18"/>
                <w:rPrChange w:id="8" w:author="Shewmaker, Michael@Energy" w:date="2016-10-11T10:56:00Z">
                  <w:rPr>
                    <w:ins w:id="9" w:author="Pacheco, Misael@Energy" w:date="2016-10-11T10:19:00Z"/>
                    <w:rFonts w:asciiTheme="minorHAnsi" w:hAnsiTheme="minorHAnsi"/>
                    <w:b/>
                    <w:caps/>
                    <w:sz w:val="18"/>
                  </w:rPr>
                </w:rPrChange>
              </w:rPr>
            </w:pPr>
            <w:ins w:id="10" w:author="Pacheco, Misael@Energy" w:date="2016-10-11T10:19:00Z">
              <w:r w:rsidRPr="001F77FC">
                <w:rPr>
                  <w:rFonts w:asciiTheme="minorHAnsi" w:hAnsiTheme="minorHAnsi"/>
                  <w:snapToGrid w:val="0"/>
                  <w:sz w:val="18"/>
                  <w:szCs w:val="18"/>
                  <w:rPrChange w:id="11" w:author="Shewmaker, Michael@Energy" w:date="2016-10-11T10:56:00Z">
                    <w:rPr>
                      <w:rFonts w:asciiTheme="minorHAnsi" w:hAnsiTheme="minorHAnsi"/>
                      <w:snapToGrid w:val="0"/>
                      <w:sz w:val="18"/>
                      <w:szCs w:val="18"/>
                    </w:rPr>
                  </w:rPrChange>
                </w:rPr>
                <w:t xml:space="preserve">I am either: a) a responsible person eligible under Division 3 of the Business and Professions Code </w:t>
              </w:r>
              <w:r w:rsidRPr="001F77FC">
                <w:rPr>
                  <w:rFonts w:asciiTheme="minorHAnsi" w:hAnsiTheme="minorHAnsi"/>
                  <w:sz w:val="18"/>
                  <w:szCs w:val="18"/>
                  <w:rPrChange w:id="12" w:author="Shewmaker, Michael@Energy" w:date="2016-10-11T10:56:00Z">
                    <w:rPr>
                      <w:rFonts w:asciiTheme="minorHAnsi" w:hAnsiTheme="minorHAnsi"/>
                      <w:sz w:val="18"/>
                      <w:szCs w:val="18"/>
                    </w:rPr>
                  </w:rPrChange>
                </w:rPr>
                <w:t xml:space="preserve">in the applicable classification to accept responsibility for the system design, construction, or installation </w:t>
              </w:r>
              <w:r w:rsidRPr="001F77FC">
                <w:rPr>
                  <w:rFonts w:asciiTheme="minorHAnsi" w:hAnsiTheme="minorHAnsi"/>
                  <w:snapToGrid w:val="0"/>
                  <w:sz w:val="18"/>
                  <w:szCs w:val="18"/>
                  <w:rPrChange w:id="13" w:author="Shewmaker, Michael@Energy" w:date="2016-10-11T10:56:00Z">
                    <w:rPr>
                      <w:rFonts w:asciiTheme="minorHAnsi" w:hAnsiTheme="minorHAnsi"/>
                      <w:snapToGrid w:val="0"/>
                      <w:sz w:val="18"/>
                      <w:szCs w:val="18"/>
                    </w:rPr>
                  </w:rPrChange>
                </w:rPr>
                <w:t xml:space="preserve">of features, materials, components, or manufactured devices </w:t>
              </w:r>
              <w:r w:rsidRPr="001F77FC">
                <w:rPr>
                  <w:rFonts w:asciiTheme="minorHAnsi" w:hAnsiTheme="minorHAnsi"/>
                  <w:sz w:val="18"/>
                  <w:szCs w:val="18"/>
                  <w:rPrChange w:id="14" w:author="Shewmaker, Michael@Energy" w:date="2016-10-11T10:56:00Z">
                    <w:rPr>
                      <w:rFonts w:asciiTheme="minorHAnsi" w:hAnsiTheme="minorHAnsi"/>
                      <w:sz w:val="18"/>
                      <w:szCs w:val="18"/>
                    </w:rPr>
                  </w:rPrChange>
                </w:rPr>
                <w:t xml:space="preserve">for the scope of work identified on this Certificate of Installation </w:t>
              </w:r>
              <w:r w:rsidRPr="001F77FC">
                <w:rPr>
                  <w:rFonts w:asciiTheme="minorHAnsi" w:hAnsiTheme="minorHAnsi"/>
                  <w:snapToGrid w:val="0"/>
                  <w:sz w:val="18"/>
                  <w:szCs w:val="18"/>
                  <w:rPrChange w:id="15" w:author="Shewmaker, Michael@Energy" w:date="2016-10-11T10:56:00Z">
                    <w:rPr>
                      <w:rFonts w:asciiTheme="minorHAnsi" w:hAnsiTheme="minorHAnsi"/>
                      <w:snapToGrid w:val="0"/>
                      <w:sz w:val="18"/>
                      <w:szCs w:val="18"/>
                    </w:rPr>
                  </w:rPrChange>
                </w:rPr>
                <w:t>and attest to the declarations in this statement</w:t>
              </w:r>
              <w:r w:rsidRPr="001F77FC">
                <w:rPr>
                  <w:rFonts w:asciiTheme="minorHAnsi" w:hAnsiTheme="minorHAnsi"/>
                  <w:sz w:val="18"/>
                  <w:szCs w:val="18"/>
                  <w:rPrChange w:id="16" w:author="Shewmaker, Michael@Energy" w:date="2016-10-11T10:56:00Z">
                    <w:rPr>
                      <w:rFonts w:asciiTheme="minorHAnsi" w:hAnsiTheme="minorHAnsi"/>
                      <w:sz w:val="18"/>
                      <w:szCs w:val="18"/>
                    </w:rPr>
                  </w:rPrChange>
                </w:rPr>
                <w:t>, or b) I am an authorized representative of the responsible person and attest to the declarations in this statement on the responsible person’s behalf</w:t>
              </w:r>
              <w:r w:rsidRPr="001F77FC">
                <w:rPr>
                  <w:rFonts w:asciiTheme="minorHAnsi" w:eastAsia="Calibri" w:hAnsiTheme="minorHAnsi"/>
                  <w:sz w:val="18"/>
                  <w:szCs w:val="18"/>
                  <w:rPrChange w:id="17" w:author="Shewmaker, Michael@Energy" w:date="2016-10-11T10:56:00Z">
                    <w:rPr>
                      <w:rFonts w:asciiTheme="minorHAnsi" w:eastAsia="Calibri" w:hAnsiTheme="minorHAnsi"/>
                      <w:sz w:val="18"/>
                      <w:szCs w:val="18"/>
                    </w:rPr>
                  </w:rPrChange>
                </w:rPr>
                <w:t>.</w:t>
              </w:r>
            </w:ins>
          </w:p>
          <w:p w14:paraId="414E2623" w14:textId="77777777" w:rsidR="00EF2EFC" w:rsidRPr="001F77FC" w:rsidRDefault="00EF2EFC" w:rsidP="00EF2EFC">
            <w:pPr>
              <w:keepNext/>
              <w:numPr>
                <w:ilvl w:val="0"/>
                <w:numId w:val="37"/>
              </w:numPr>
              <w:autoSpaceDE w:val="0"/>
              <w:autoSpaceDN w:val="0"/>
              <w:adjustRightInd w:val="0"/>
              <w:ind w:right="90"/>
              <w:rPr>
                <w:ins w:id="18" w:author="Pacheco, Misael@Energy" w:date="2016-10-11T10:19:00Z"/>
                <w:rFonts w:asciiTheme="minorHAnsi" w:hAnsiTheme="minorHAnsi"/>
                <w:sz w:val="18"/>
                <w:szCs w:val="18"/>
              </w:rPr>
            </w:pPr>
            <w:ins w:id="19" w:author="Pacheco, Misael@Energy" w:date="2016-10-11T10:19:00Z">
              <w:r w:rsidRPr="001F77FC">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1F77FC">
                <w:rPr>
                  <w:rFonts w:asciiTheme="minorHAnsi" w:eastAsia="Calibri" w:hAnsiTheme="minorHAnsi" w:cs="TimesNewRomanPSMT"/>
                  <w:sz w:val="18"/>
                  <w:szCs w:val="18"/>
                </w:rPr>
                <w:t>.</w:t>
              </w:r>
            </w:ins>
          </w:p>
          <w:p w14:paraId="6E19F4A3" w14:textId="77777777" w:rsidR="00EF2EFC" w:rsidRPr="001F77FC" w:rsidRDefault="00EF2EFC" w:rsidP="00EF2EFC">
            <w:pPr>
              <w:pStyle w:val="ListParagraph"/>
              <w:keepNext/>
              <w:numPr>
                <w:ilvl w:val="0"/>
                <w:numId w:val="37"/>
              </w:numPr>
              <w:autoSpaceDE w:val="0"/>
              <w:autoSpaceDN w:val="0"/>
              <w:adjustRightInd w:val="0"/>
              <w:rPr>
                <w:ins w:id="20" w:author="Pacheco, Misael@Energy" w:date="2016-10-11T10:19:00Z"/>
                <w:rFonts w:asciiTheme="minorHAnsi" w:hAnsiTheme="minorHAnsi"/>
                <w:sz w:val="18"/>
                <w:rPrChange w:id="21" w:author="Shewmaker, Michael@Energy" w:date="2016-10-11T10:56:00Z">
                  <w:rPr>
                    <w:ins w:id="22" w:author="Pacheco, Misael@Energy" w:date="2016-10-11T10:19:00Z"/>
                    <w:rFonts w:asciiTheme="minorHAnsi" w:hAnsiTheme="minorHAnsi"/>
                    <w:sz w:val="18"/>
                  </w:rPr>
                </w:rPrChange>
              </w:rPr>
            </w:pPr>
            <w:ins w:id="23" w:author="Pacheco, Misael@Energy" w:date="2016-10-11T10:19:00Z">
              <w:r w:rsidRPr="001F77FC">
                <w:rPr>
                  <w:rFonts w:asciiTheme="minorHAnsi" w:hAnsiTheme="minorHAnsi"/>
                  <w:sz w:val="18"/>
                  <w:szCs w:val="18"/>
                </w:rPr>
                <w:t xml:space="preserve">I understand that a HERS rater will check the installation to verify compliance and if such checking determines the installation fails to comply, </w:t>
              </w:r>
              <w:r w:rsidRPr="001F77FC">
                <w:rPr>
                  <w:rFonts w:asciiTheme="minorHAnsi" w:hAnsiTheme="minorHAnsi"/>
                  <w:sz w:val="18"/>
                  <w:szCs w:val="18"/>
                  <w:rPrChange w:id="24" w:author="Shewmaker, Michael@Energy" w:date="2016-10-11T10:56:00Z">
                    <w:rPr>
                      <w:rFonts w:asciiTheme="minorHAnsi" w:hAnsiTheme="minorHAnsi"/>
                      <w:sz w:val="18"/>
                      <w:szCs w:val="18"/>
                    </w:rPr>
                  </w:rPrChange>
                </w:rPr>
                <w:t xml:space="preserve">I am required to offer any necessary corrective action at no charge to the building owner. </w:t>
              </w:r>
              <w:r w:rsidRPr="001F77FC" w:rsidDel="001D633D">
                <w:rPr>
                  <w:rFonts w:asciiTheme="minorHAnsi" w:hAnsiTheme="minorHAnsi"/>
                  <w:sz w:val="18"/>
                  <w:szCs w:val="18"/>
                  <w:rPrChange w:id="25" w:author="Shewmaker, Michael@Energy" w:date="2016-10-11T10:56:00Z">
                    <w:rPr>
                      <w:rFonts w:asciiTheme="minorHAnsi" w:hAnsiTheme="minorHAnsi"/>
                      <w:sz w:val="18"/>
                      <w:szCs w:val="18"/>
                    </w:rPr>
                  </w:rPrChange>
                </w:rPr>
                <w:t xml:space="preserve"> </w:t>
              </w:r>
            </w:ins>
          </w:p>
          <w:p w14:paraId="0415D51F" w14:textId="15ED388B" w:rsidR="00EF2EFC" w:rsidRPr="001F77FC" w:rsidDel="001F77FC" w:rsidRDefault="00EF2EFC" w:rsidP="001F77FC">
            <w:pPr>
              <w:pStyle w:val="ListParagraph"/>
              <w:numPr>
                <w:ilvl w:val="0"/>
                <w:numId w:val="37"/>
              </w:numPr>
              <w:rPr>
                <w:del w:id="26" w:author="Shewmaker, Michael@Energy" w:date="2016-10-11T10:56:00Z"/>
                <w:rFonts w:asciiTheme="minorHAnsi" w:hAnsiTheme="minorHAnsi"/>
              </w:rPr>
            </w:pPr>
            <w:ins w:id="27" w:author="Pacheco, Misael@Energy" w:date="2016-10-11T10:19:00Z">
              <w:r w:rsidRPr="001F77FC">
                <w:rPr>
                  <w:rFonts w:asciiTheme="minorHAnsi" w:hAnsiTheme="minorHAnsi"/>
                  <w:sz w:val="18"/>
                  <w:szCs w:val="18"/>
                  <w:rPrChange w:id="28" w:author="Shewmaker, Michael@Energy" w:date="2016-10-11T10:56:00Z">
                    <w:rPr>
                      <w:rFonts w:asciiTheme="minorHAnsi" w:hAnsiTheme="minorHAnsi"/>
                      <w:sz w:val="18"/>
                      <w:szCs w:val="18"/>
                    </w:rPr>
                  </w:rPrChange>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62D6D377" w14:textId="1AF6442C" w:rsidR="00DD3906" w:rsidRPr="001F77FC" w:rsidRDefault="00DD3906" w:rsidP="001F77FC">
            <w:pPr>
              <w:pStyle w:val="ListParagraph"/>
              <w:numPr>
                <w:ilvl w:val="0"/>
                <w:numId w:val="37"/>
              </w:numPr>
              <w:rPr>
                <w:rFonts w:ascii="Calibri" w:hAnsi="Calibri"/>
                <w:b/>
              </w:rPr>
            </w:pPr>
            <w:del w:id="29" w:author="Shewmaker, Michael@Energy" w:date="2016-10-11T10:56:00Z">
              <w:r w:rsidRPr="001F77FC" w:rsidDel="001F77FC">
                <w:rPr>
                  <w:rFonts w:ascii="Calibri" w:hAnsi="Calibri"/>
                  <w:sz w:val="18"/>
                  <w:szCs w:val="18"/>
                </w:rPr>
                <w:delText xml:space="preserve"> </w:delText>
              </w:r>
            </w:del>
          </w:p>
        </w:tc>
      </w:tr>
      <w:tr w:rsidR="00DD3906" w:rsidRPr="00B272DC" w14:paraId="62D6D37B" w14:textId="77777777" w:rsidTr="00181BA1">
        <w:tblPrEx>
          <w:tblCellMar>
            <w:left w:w="108" w:type="dxa"/>
            <w:right w:w="108" w:type="dxa"/>
          </w:tblCellMar>
        </w:tblPrEx>
        <w:trPr>
          <w:trHeight w:val="360"/>
        </w:trPr>
        <w:tc>
          <w:tcPr>
            <w:tcW w:w="5307" w:type="dxa"/>
          </w:tcPr>
          <w:p w14:paraId="62D6D379" w14:textId="77777777" w:rsidR="00DD3906" w:rsidRPr="00B272DC" w:rsidRDefault="00DD3906" w:rsidP="00181B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62D6D37A" w14:textId="77777777" w:rsidR="00DD3906" w:rsidRPr="00B272DC" w:rsidRDefault="00DD3906" w:rsidP="00181B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DD3906" w:rsidRPr="00B272DC" w14:paraId="62D6D37E" w14:textId="77777777" w:rsidTr="00181BA1">
        <w:tblPrEx>
          <w:tblCellMar>
            <w:left w:w="108" w:type="dxa"/>
            <w:right w:w="108" w:type="dxa"/>
          </w:tblCellMar>
        </w:tblPrEx>
        <w:trPr>
          <w:trHeight w:val="360"/>
        </w:trPr>
        <w:tc>
          <w:tcPr>
            <w:tcW w:w="5307" w:type="dxa"/>
          </w:tcPr>
          <w:p w14:paraId="62D6D37C" w14:textId="5BB9CB60" w:rsidR="00DD3906" w:rsidRPr="00B272DC" w:rsidRDefault="00DD3906" w:rsidP="00D6585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62D6D37D"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DD3906" w:rsidRPr="00B272DC" w14:paraId="62D6D381" w14:textId="77777777" w:rsidTr="00181BA1">
        <w:tblPrEx>
          <w:tblCellMar>
            <w:left w:w="108" w:type="dxa"/>
            <w:right w:w="108" w:type="dxa"/>
          </w:tblCellMar>
        </w:tblPrEx>
        <w:trPr>
          <w:trHeight w:val="360"/>
        </w:trPr>
        <w:tc>
          <w:tcPr>
            <w:tcW w:w="5307" w:type="dxa"/>
          </w:tcPr>
          <w:p w14:paraId="62D6D37F"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62D6D380"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DD3906" w:rsidRPr="00B272DC" w14:paraId="62D6D385" w14:textId="77777777" w:rsidTr="00181BA1">
        <w:tblPrEx>
          <w:tblCellMar>
            <w:left w:w="108" w:type="dxa"/>
            <w:right w:w="108" w:type="dxa"/>
          </w:tblCellMar>
        </w:tblPrEx>
        <w:trPr>
          <w:trHeight w:val="360"/>
        </w:trPr>
        <w:tc>
          <w:tcPr>
            <w:tcW w:w="5307" w:type="dxa"/>
          </w:tcPr>
          <w:p w14:paraId="62D6D382"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62D6D383" w14:textId="0792D623"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D77629">
              <w:rPr>
                <w:rFonts w:ascii="Calibri" w:hAnsi="Calibri"/>
                <w:sz w:val="14"/>
                <w:szCs w:val="14"/>
              </w:rPr>
              <w:t>:</w:t>
            </w:r>
          </w:p>
        </w:tc>
        <w:tc>
          <w:tcPr>
            <w:tcW w:w="2822" w:type="dxa"/>
          </w:tcPr>
          <w:p w14:paraId="62D6D384"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DD3906" w:rsidRPr="00B272DC" w14:paraId="62D6D388" w14:textId="77777777" w:rsidTr="00181BA1">
        <w:tblPrEx>
          <w:tblCellMar>
            <w:left w:w="108" w:type="dxa"/>
            <w:right w:w="108" w:type="dxa"/>
          </w:tblCellMar>
        </w:tblPrEx>
        <w:trPr>
          <w:trHeight w:val="360"/>
        </w:trPr>
        <w:tc>
          <w:tcPr>
            <w:tcW w:w="5307" w:type="dxa"/>
          </w:tcPr>
          <w:p w14:paraId="62D6D386"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62D6D387"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62D6D389" w14:textId="77777777" w:rsidR="00DD3906" w:rsidRPr="008E6C57" w:rsidRDefault="00DD3906" w:rsidP="0049702F">
      <w:pPr>
        <w:rPr>
          <w:rFonts w:ascii="Calibri" w:hAnsi="Calibri"/>
          <w:sz w:val="16"/>
          <w:szCs w:val="16"/>
        </w:rPr>
      </w:pPr>
    </w:p>
    <w:p w14:paraId="62D6D38A" w14:textId="77777777" w:rsidR="00DD3906" w:rsidRDefault="00DD3906" w:rsidP="0049702F">
      <w:pPr>
        <w:ind w:hanging="677"/>
        <w:rPr>
          <w:rFonts w:ascii="Calibri" w:hAnsi="Calibri"/>
        </w:rPr>
      </w:pPr>
    </w:p>
    <w:p w14:paraId="62D6D38B" w14:textId="77777777" w:rsidR="00DD3906" w:rsidRDefault="00DD3906">
      <w:pPr>
        <w:sectPr w:rsidR="00DD3906" w:rsidSect="00C368F0">
          <w:headerReference w:type="even" r:id="rId10"/>
          <w:headerReference w:type="default" r:id="rId11"/>
          <w:footerReference w:type="default" r:id="rId12"/>
          <w:headerReference w:type="first" r:id="rId13"/>
          <w:type w:val="continuous"/>
          <w:pgSz w:w="12240" w:h="15840" w:code="1"/>
          <w:pgMar w:top="720" w:right="720" w:bottom="720" w:left="720" w:header="180" w:footer="576" w:gutter="0"/>
          <w:cols w:space="720"/>
          <w:docGrid w:linePitch="272"/>
        </w:sectPr>
      </w:pPr>
    </w:p>
    <w:p w14:paraId="5C32D838" w14:textId="77777777" w:rsidR="00D65855" w:rsidRPr="00D65855" w:rsidRDefault="00D65855" w:rsidP="007E5B1C">
      <w:pPr>
        <w:jc w:val="center"/>
        <w:rPr>
          <w:rFonts w:ascii="Calibri" w:hAnsi="Calibri"/>
          <w:b/>
          <w:szCs w:val="18"/>
        </w:rPr>
      </w:pPr>
    </w:p>
    <w:p w14:paraId="62D6D38C" w14:textId="77777777" w:rsidR="00DD3906" w:rsidRPr="00D65855" w:rsidRDefault="007E5B1C" w:rsidP="007E5B1C">
      <w:pPr>
        <w:jc w:val="center"/>
        <w:rPr>
          <w:rFonts w:ascii="Calibri" w:hAnsi="Calibri"/>
          <w:b/>
          <w:szCs w:val="18"/>
        </w:rPr>
      </w:pPr>
      <w:r w:rsidRPr="00D65855">
        <w:rPr>
          <w:rFonts w:ascii="Calibri" w:hAnsi="Calibri"/>
          <w:b/>
          <w:szCs w:val="18"/>
        </w:rPr>
        <w:t>CF2R-ENV-20b-H User Instructions</w:t>
      </w:r>
    </w:p>
    <w:p w14:paraId="62D6D38D" w14:textId="77777777" w:rsidR="00DD3906" w:rsidRPr="0091667B" w:rsidRDefault="00DD3906" w:rsidP="004F4BFD">
      <w:pPr>
        <w:rPr>
          <w:rFonts w:ascii="Calibri" w:hAnsi="Calibri"/>
          <w:sz w:val="18"/>
          <w:szCs w:val="18"/>
        </w:rPr>
      </w:pPr>
    </w:p>
    <w:p w14:paraId="62D6D38E" w14:textId="77777777" w:rsidR="007119DA" w:rsidRPr="00621003" w:rsidRDefault="007119DA" w:rsidP="007119DA">
      <w:pPr>
        <w:rPr>
          <w:rFonts w:ascii="Calibri" w:hAnsi="Calibri"/>
          <w:b/>
          <w:sz w:val="18"/>
          <w:szCs w:val="18"/>
        </w:rPr>
      </w:pPr>
      <w:r w:rsidRPr="00621003">
        <w:rPr>
          <w:rFonts w:ascii="Calibri" w:hAnsi="Calibri"/>
          <w:b/>
          <w:sz w:val="18"/>
          <w:szCs w:val="18"/>
        </w:rPr>
        <w:t xml:space="preserve">Section A. Building Air Leakage – General Information </w:t>
      </w:r>
    </w:p>
    <w:p w14:paraId="62D6D38F" w14:textId="77777777"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be used for BOTH automatic baseline and pressure compensation.</w:t>
      </w:r>
    </w:p>
    <w:p w14:paraId="62D6D390" w14:textId="1C8E6824"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 xml:space="preserve">This number is automatically pulled from the </w:t>
      </w:r>
      <w:r w:rsidR="00D77629">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62D6D391" w14:textId="77777777"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62D6D392" w14:textId="77777777"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62D6D393" w14:textId="77777777"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62D6D394" w14:textId="74730BE8"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 xml:space="preserve"> Enter the building elevation use the value for the closest city found in Joint Appendix JA2.2. Only elevations higher than 5</w:t>
      </w:r>
      <w:r w:rsidR="00791439">
        <w:rPr>
          <w:rFonts w:ascii="Calibri" w:hAnsi="Calibri"/>
          <w:sz w:val="18"/>
          <w:szCs w:val="18"/>
        </w:rPr>
        <w:t>,</w:t>
      </w:r>
      <w:r w:rsidRPr="00BF1ADA">
        <w:rPr>
          <w:rFonts w:ascii="Calibri" w:hAnsi="Calibri"/>
          <w:sz w:val="18"/>
          <w:szCs w:val="18"/>
        </w:rPr>
        <w:t>000 feet require an adjustment to the calculations.</w:t>
      </w:r>
    </w:p>
    <w:p w14:paraId="62D6D395" w14:textId="4A3F3A2C"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 xml:space="preserve">This number is automatically pulled from the </w:t>
      </w:r>
      <w:r w:rsidR="00D77629">
        <w:rPr>
          <w:rFonts w:ascii="Calibri" w:hAnsi="Calibri"/>
          <w:sz w:val="18"/>
          <w:szCs w:val="18"/>
        </w:rPr>
        <w:t>CF1R</w:t>
      </w:r>
      <w:r w:rsidRPr="00BF1ADA">
        <w:rPr>
          <w:rFonts w:ascii="Calibri" w:hAnsi="Calibri"/>
          <w:sz w:val="18"/>
          <w:szCs w:val="18"/>
        </w:rPr>
        <w:t xml:space="preserve">. It is used to calculate air changes. </w:t>
      </w:r>
    </w:p>
    <w:p w14:paraId="62D6D396" w14:textId="77777777" w:rsidR="007119DA" w:rsidRPr="00BF1ADA" w:rsidRDefault="007119DA" w:rsidP="007119DA">
      <w:pPr>
        <w:pStyle w:val="ListParagraph"/>
        <w:numPr>
          <w:ilvl w:val="0"/>
          <w:numId w:val="21"/>
        </w:numPr>
        <w:rPr>
          <w:rFonts w:ascii="Calibri" w:hAnsi="Calibri"/>
          <w:sz w:val="18"/>
          <w:szCs w:val="18"/>
        </w:rPr>
      </w:pPr>
      <w:r w:rsidRPr="00BF1ADA">
        <w:rPr>
          <w:rFonts w:ascii="Calibri" w:hAnsi="Calibri"/>
          <w:sz w:val="18"/>
          <w:szCs w:val="18"/>
        </w:rPr>
        <w:t>Enter the date that the building leakage test data was collected.</w:t>
      </w:r>
    </w:p>
    <w:p w14:paraId="62D6D397" w14:textId="77777777" w:rsidR="007119DA" w:rsidRPr="00BF1ADA" w:rsidRDefault="007119DA" w:rsidP="007119DA">
      <w:pPr>
        <w:rPr>
          <w:rFonts w:ascii="Calibri" w:hAnsi="Calibri"/>
          <w:sz w:val="18"/>
          <w:szCs w:val="18"/>
        </w:rPr>
      </w:pPr>
    </w:p>
    <w:p w14:paraId="62D6D398" w14:textId="77777777" w:rsidR="007119DA" w:rsidRPr="00621003" w:rsidRDefault="007119DA" w:rsidP="007119DA">
      <w:pPr>
        <w:rPr>
          <w:rFonts w:ascii="Calibri" w:hAnsi="Calibri"/>
          <w:b/>
          <w:sz w:val="18"/>
          <w:szCs w:val="18"/>
        </w:rPr>
      </w:pPr>
      <w:r w:rsidRPr="00621003">
        <w:rPr>
          <w:rFonts w:ascii="Calibri" w:hAnsi="Calibri"/>
          <w:b/>
          <w:sz w:val="18"/>
          <w:szCs w:val="18"/>
        </w:rPr>
        <w:t>Section B. Diagnostic Equipment Information</w:t>
      </w:r>
    </w:p>
    <w:p w14:paraId="62D6D399" w14:textId="77777777" w:rsidR="007119DA" w:rsidRPr="00BF1ADA" w:rsidRDefault="007119DA" w:rsidP="007119DA">
      <w:pPr>
        <w:pStyle w:val="ListParagraph"/>
        <w:numPr>
          <w:ilvl w:val="0"/>
          <w:numId w:val="22"/>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62D6D39A" w14:textId="77777777" w:rsidR="007119DA" w:rsidRPr="00BF1ADA" w:rsidRDefault="007119DA" w:rsidP="007119DA">
      <w:pPr>
        <w:pStyle w:val="ListParagraph"/>
        <w:numPr>
          <w:ilvl w:val="0"/>
          <w:numId w:val="22"/>
        </w:numPr>
        <w:rPr>
          <w:rFonts w:ascii="Calibri" w:hAnsi="Calibri"/>
          <w:sz w:val="18"/>
          <w:szCs w:val="18"/>
        </w:rPr>
      </w:pPr>
      <w:r w:rsidRPr="00BF1ADA">
        <w:rPr>
          <w:rFonts w:ascii="Calibri" w:hAnsi="Calibri"/>
          <w:sz w:val="18"/>
          <w:szCs w:val="18"/>
        </w:rPr>
        <w:t xml:space="preserve">Enter the make (brand) of the manometer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62D6D39B" w14:textId="77777777" w:rsidR="007119DA" w:rsidRPr="00BF1ADA" w:rsidRDefault="007119DA" w:rsidP="007119DA">
      <w:pPr>
        <w:pStyle w:val="ListParagraph"/>
        <w:numPr>
          <w:ilvl w:val="0"/>
          <w:numId w:val="22"/>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62D6D39C" w14:textId="77777777" w:rsidR="007119DA" w:rsidRDefault="007119DA" w:rsidP="007119DA">
      <w:pPr>
        <w:pStyle w:val="ListParagraph"/>
        <w:numPr>
          <w:ilvl w:val="0"/>
          <w:numId w:val="22"/>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62D6D39D" w14:textId="77777777" w:rsidR="007119DA" w:rsidRDefault="007119DA" w:rsidP="007119DA">
      <w:pPr>
        <w:pStyle w:val="ListParagraph"/>
        <w:numPr>
          <w:ilvl w:val="0"/>
          <w:numId w:val="22"/>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62D6D39E" w14:textId="77777777" w:rsidR="007119DA" w:rsidRPr="00BF1ADA" w:rsidRDefault="007119DA" w:rsidP="007119DA">
      <w:pPr>
        <w:pStyle w:val="ListParagraph"/>
        <w:numPr>
          <w:ilvl w:val="0"/>
          <w:numId w:val="22"/>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A.8 above, an error will appear.</w:t>
      </w:r>
    </w:p>
    <w:p w14:paraId="62D6D39F" w14:textId="77777777" w:rsidR="007119DA" w:rsidRPr="002E227D" w:rsidRDefault="007119DA" w:rsidP="007119DA">
      <w:pPr>
        <w:pStyle w:val="ListParagraph"/>
        <w:numPr>
          <w:ilvl w:val="0"/>
          <w:numId w:val="22"/>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62D6D3A0" w14:textId="77777777" w:rsidR="007119DA" w:rsidRPr="00BF1ADA" w:rsidRDefault="007119DA" w:rsidP="007119DA">
      <w:pPr>
        <w:pStyle w:val="ListParagraph"/>
        <w:numPr>
          <w:ilvl w:val="0"/>
          <w:numId w:val="22"/>
        </w:numPr>
        <w:rPr>
          <w:rFonts w:ascii="Calibri" w:hAnsi="Calibri"/>
          <w:sz w:val="18"/>
          <w:szCs w:val="18"/>
        </w:rPr>
      </w:pPr>
      <w:r w:rsidRPr="00BF1ADA">
        <w:rPr>
          <w:rFonts w:ascii="Calibri" w:hAnsi="Calibri"/>
          <w:sz w:val="18"/>
          <w:szCs w:val="18"/>
        </w:rPr>
        <w:t xml:space="preserve">Enter the make (brand) of the fan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62D6D3A1" w14:textId="77777777" w:rsidR="007119DA" w:rsidRDefault="007119DA" w:rsidP="007119DA">
      <w:pPr>
        <w:pStyle w:val="ListParagraph"/>
        <w:numPr>
          <w:ilvl w:val="0"/>
          <w:numId w:val="22"/>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62D6D3A2" w14:textId="77777777" w:rsidR="007119DA" w:rsidRDefault="007119DA" w:rsidP="007119DA">
      <w:pPr>
        <w:pStyle w:val="ListParagraph"/>
        <w:numPr>
          <w:ilvl w:val="0"/>
          <w:numId w:val="22"/>
        </w:numPr>
        <w:rPr>
          <w:rFonts w:ascii="Calibri" w:hAnsi="Calibri"/>
          <w:sz w:val="18"/>
          <w:szCs w:val="18"/>
        </w:rPr>
      </w:pPr>
      <w:r w:rsidRPr="002E227D">
        <w:rPr>
          <w:rFonts w:ascii="Calibri" w:hAnsi="Calibri"/>
          <w:sz w:val="18"/>
          <w:szCs w:val="18"/>
        </w:rPr>
        <w:t>Enter the serial number of the fan used to collect the building air leakage data.</w:t>
      </w:r>
    </w:p>
    <w:p w14:paraId="62D6D3A3" w14:textId="77777777" w:rsidR="007119DA" w:rsidRPr="008F0D91" w:rsidRDefault="007119DA" w:rsidP="007119DA">
      <w:pPr>
        <w:pStyle w:val="ListParagraph"/>
        <w:numPr>
          <w:ilvl w:val="0"/>
          <w:numId w:val="22"/>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62D6D3A4" w14:textId="77777777" w:rsidR="007119DA" w:rsidRPr="00BF1ADA" w:rsidRDefault="007119DA" w:rsidP="007119DA">
      <w:pPr>
        <w:ind w:left="360"/>
        <w:rPr>
          <w:rFonts w:ascii="Calibri" w:hAnsi="Calibri"/>
          <w:sz w:val="18"/>
          <w:szCs w:val="18"/>
        </w:rPr>
      </w:pPr>
    </w:p>
    <w:p w14:paraId="62D6D3A5" w14:textId="7C9CC295" w:rsidR="007119DA" w:rsidRPr="00621003" w:rsidRDefault="007119DA" w:rsidP="007119DA">
      <w:pPr>
        <w:rPr>
          <w:rFonts w:ascii="Calibri" w:hAnsi="Calibri"/>
          <w:b/>
          <w:sz w:val="18"/>
          <w:szCs w:val="18"/>
        </w:rPr>
      </w:pPr>
      <w:r w:rsidRPr="00621003">
        <w:rPr>
          <w:rFonts w:ascii="Calibri" w:hAnsi="Calibri"/>
          <w:b/>
          <w:sz w:val="18"/>
          <w:szCs w:val="18"/>
        </w:rPr>
        <w:t xml:space="preserve">Section </w:t>
      </w:r>
      <w:r>
        <w:rPr>
          <w:rFonts w:ascii="Calibri" w:hAnsi="Calibri"/>
          <w:b/>
          <w:sz w:val="18"/>
          <w:szCs w:val="18"/>
        </w:rPr>
        <w:t>C. Envelope Leakage Test (ENV</w:t>
      </w:r>
      <w:r w:rsidR="00791439">
        <w:rPr>
          <w:rFonts w:ascii="Calibri" w:hAnsi="Calibri"/>
          <w:b/>
          <w:sz w:val="18"/>
          <w:szCs w:val="18"/>
        </w:rPr>
        <w:t>-</w:t>
      </w:r>
      <w:r>
        <w:rPr>
          <w:rFonts w:ascii="Calibri" w:hAnsi="Calibri"/>
          <w:b/>
          <w:sz w:val="18"/>
          <w:szCs w:val="18"/>
        </w:rPr>
        <w:t>20b</w:t>
      </w:r>
      <w:r w:rsidRPr="00621003">
        <w:rPr>
          <w:rFonts w:ascii="Calibri" w:hAnsi="Calibri"/>
          <w:b/>
          <w:sz w:val="18"/>
          <w:szCs w:val="18"/>
        </w:rPr>
        <w:t>)</w:t>
      </w:r>
    </w:p>
    <w:p w14:paraId="62D6D3A6" w14:textId="2A51E6DD"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 xml:space="preserve">Enter the </w:t>
      </w:r>
      <w:r w:rsidR="00791439">
        <w:rPr>
          <w:rFonts w:ascii="Calibri" w:hAnsi="Calibri"/>
          <w:sz w:val="18"/>
          <w:szCs w:val="18"/>
        </w:rPr>
        <w:t>T</w:t>
      </w:r>
      <w:r w:rsidRPr="00782762">
        <w:rPr>
          <w:rFonts w:ascii="Calibri" w:hAnsi="Calibri"/>
          <w:sz w:val="18"/>
          <w:szCs w:val="18"/>
        </w:rPr>
        <w:t xml:space="preserve">ime </w:t>
      </w:r>
      <w:r w:rsidR="00791439">
        <w:rPr>
          <w:rFonts w:ascii="Calibri" w:hAnsi="Calibri"/>
          <w:sz w:val="18"/>
          <w:szCs w:val="18"/>
        </w:rPr>
        <w:t>A</w:t>
      </w:r>
      <w:r w:rsidRPr="00782762">
        <w:rPr>
          <w:rFonts w:ascii="Calibri" w:hAnsi="Calibri"/>
          <w:sz w:val="18"/>
          <w:szCs w:val="18"/>
        </w:rPr>
        <w:t xml:space="preserve">verage </w:t>
      </w:r>
      <w:r w:rsidR="00791439">
        <w:rPr>
          <w:rFonts w:ascii="Calibri" w:hAnsi="Calibri"/>
          <w:sz w:val="18"/>
          <w:szCs w:val="18"/>
        </w:rPr>
        <w:t>P</w:t>
      </w:r>
      <w:r w:rsidRPr="00782762">
        <w:rPr>
          <w:rFonts w:ascii="Calibri" w:hAnsi="Calibri"/>
          <w:sz w:val="18"/>
          <w:szCs w:val="18"/>
        </w:rPr>
        <w:t>eriod used on the manometer during the test. Must be at least 10 seconds.</w:t>
      </w:r>
    </w:p>
    <w:p w14:paraId="62D6D3A7"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Enter the first of five baseline building pressure readings (Resolution of 0.1 Pa).</w:t>
      </w:r>
    </w:p>
    <w:p w14:paraId="62D6D3A8"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Enter the second of five baseline building pressure readings (Resolution of 0.1 Pa).</w:t>
      </w:r>
    </w:p>
    <w:p w14:paraId="62D6D3A9"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Enter the third of five baseline building pressure readings (Resolution of 0.1 Pa).</w:t>
      </w:r>
    </w:p>
    <w:p w14:paraId="62D6D3AA"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Enter the fourth of five baseline building pressure readings (Resolution of 0.1 Pa).</w:t>
      </w:r>
    </w:p>
    <w:p w14:paraId="62D6D3AB"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Enter the fifth of five baseline building pressure readings (Resolution of 0.1 Pa).</w:t>
      </w:r>
    </w:p>
    <w:p w14:paraId="62D6D3AC" w14:textId="23127BF0"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This field is automatically calculated. The Baseline Range is the largest value of the five baseline readings minus the smallest value of the five baseline readings.</w:t>
      </w:r>
    </w:p>
    <w:p w14:paraId="62D6D3AD" w14:textId="17295CE3"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62D6D3AE" w14:textId="28DD3ADF"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62D6D3AF"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Enter the Pre-test Baseline Building Pressure. The protocols allow the average to be used or a newly measured number can be used.</w:t>
      </w:r>
    </w:p>
    <w:p w14:paraId="62D6D3B0"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w:t>
      </w:r>
      <w:r w:rsidRPr="00782762">
        <w:rPr>
          <w:rFonts w:ascii="Calibri" w:hAnsi="Calibri"/>
          <w:sz w:val="18"/>
          <w:szCs w:val="18"/>
        </w:rPr>
        <w:t xml:space="preserve"> All blower door induced pressures for the depressurization tests are to be negative relative to outside.</w:t>
      </w:r>
    </w:p>
    <w:p w14:paraId="62D6D3B1" w14:textId="4A283EA6"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This field is automatically calculated. A check is performed to make sure that a pressure of at least -15 pa was achieved. If not, the Single Point Test may not be used.</w:t>
      </w:r>
    </w:p>
    <w:p w14:paraId="62D6D3B2" w14:textId="77777777" w:rsidR="007119DA" w:rsidRPr="00782762" w:rsidRDefault="007119DA" w:rsidP="007119DA">
      <w:pPr>
        <w:pStyle w:val="ListParagraph"/>
        <w:numPr>
          <w:ilvl w:val="0"/>
          <w:numId w:val="23"/>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 xml:space="preserve">Nominal CFM50 </w:t>
      </w:r>
      <w:r w:rsidRPr="00782762">
        <w:rPr>
          <w:rFonts w:ascii="Calibri" w:hAnsi="Calibri"/>
          <w:sz w:val="18"/>
          <w:szCs w:val="18"/>
        </w:rPr>
        <w:t xml:space="preserve">fan flow from the manometer. </w:t>
      </w:r>
      <w:r>
        <w:rPr>
          <w:rFonts w:ascii="Calibri" w:hAnsi="Calibri"/>
          <w:sz w:val="18"/>
          <w:szCs w:val="18"/>
        </w:rPr>
        <w:t xml:space="preserve">The meter should be set to automatically adjust to -50 Pa (@50 setting). </w:t>
      </w:r>
      <w:r w:rsidRPr="00782762">
        <w:rPr>
          <w:rFonts w:ascii="Calibri" w:hAnsi="Calibri"/>
          <w:sz w:val="18"/>
          <w:szCs w:val="18"/>
        </w:rPr>
        <w:t>All blower door induced pressures for the depressurization tests are to be negative relative to outside.</w:t>
      </w:r>
    </w:p>
    <w:p w14:paraId="62D6D3B3" w14:textId="77777777" w:rsidR="007119DA" w:rsidRDefault="007119DA" w:rsidP="007119DA">
      <w:pPr>
        <w:rPr>
          <w:rFonts w:ascii="Calibri" w:hAnsi="Calibri"/>
          <w:sz w:val="18"/>
          <w:szCs w:val="18"/>
        </w:rPr>
      </w:pPr>
    </w:p>
    <w:p w14:paraId="62D6D3B4" w14:textId="77777777" w:rsidR="007E5B1C" w:rsidRDefault="007E5B1C" w:rsidP="007119DA">
      <w:pPr>
        <w:rPr>
          <w:rFonts w:ascii="Calibri" w:hAnsi="Calibri"/>
          <w:sz w:val="18"/>
          <w:szCs w:val="18"/>
        </w:rPr>
      </w:pPr>
    </w:p>
    <w:p w14:paraId="62D6D3B5" w14:textId="77777777" w:rsidR="007E5B1C" w:rsidRDefault="007E5B1C" w:rsidP="007119DA">
      <w:pPr>
        <w:rPr>
          <w:rFonts w:ascii="Calibri" w:hAnsi="Calibri"/>
          <w:sz w:val="18"/>
          <w:szCs w:val="18"/>
        </w:rPr>
      </w:pPr>
    </w:p>
    <w:p w14:paraId="62D6D3B6" w14:textId="77777777" w:rsidR="007119DA" w:rsidRPr="00621003" w:rsidRDefault="007119DA" w:rsidP="007119DA">
      <w:pPr>
        <w:rPr>
          <w:rFonts w:ascii="Calibri" w:hAnsi="Calibri"/>
          <w:b/>
          <w:sz w:val="18"/>
          <w:szCs w:val="18"/>
        </w:rPr>
      </w:pPr>
      <w:r w:rsidRPr="00621003">
        <w:rPr>
          <w:rFonts w:ascii="Calibri" w:hAnsi="Calibri"/>
          <w:b/>
          <w:sz w:val="18"/>
          <w:szCs w:val="18"/>
        </w:rPr>
        <w:lastRenderedPageBreak/>
        <w:t>Section D. Altitude and Temperature Correction</w:t>
      </w:r>
    </w:p>
    <w:p w14:paraId="62D6D3B7" w14:textId="04F844A5" w:rsidR="007119DA" w:rsidRPr="00782762" w:rsidRDefault="007119DA" w:rsidP="007119DA">
      <w:pPr>
        <w:pStyle w:val="ListParagraph"/>
        <w:numPr>
          <w:ilvl w:val="0"/>
          <w:numId w:val="24"/>
        </w:numPr>
        <w:rPr>
          <w:rFonts w:ascii="Calibri" w:hAnsi="Calibri"/>
          <w:sz w:val="18"/>
          <w:szCs w:val="18"/>
        </w:rPr>
      </w:pPr>
      <w:r>
        <w:rPr>
          <w:rFonts w:ascii="Calibri" w:hAnsi="Calibri"/>
          <w:sz w:val="18"/>
          <w:szCs w:val="18"/>
        </w:rPr>
        <w:t>This field is automatically calculated. The equation used to calculate this value in the field equals:</w:t>
      </w:r>
    </w:p>
    <w:p w14:paraId="62D6D3B8" w14:textId="2EEDEF0E" w:rsidR="007119DA" w:rsidRPr="00782762" w:rsidRDefault="007119DA" w:rsidP="007119DA">
      <w:pPr>
        <w:pStyle w:val="ListParagraph"/>
        <w:numPr>
          <w:ilvl w:val="1"/>
          <w:numId w:val="21"/>
        </w:numPr>
        <w:rPr>
          <w:rFonts w:ascii="Calibri" w:hAnsi="Calibri"/>
          <w:sz w:val="18"/>
          <w:szCs w:val="18"/>
        </w:rPr>
      </w:pPr>
      <w:r>
        <w:rPr>
          <w:rFonts w:ascii="Calibri" w:hAnsi="Calibri"/>
          <w:sz w:val="18"/>
          <w:szCs w:val="18"/>
        </w:rPr>
        <w:t xml:space="preserve">If the elevation </w:t>
      </w:r>
      <w:r w:rsidR="00D77629">
        <w:rPr>
          <w:rFonts w:ascii="Calibri" w:hAnsi="Calibri"/>
          <w:sz w:val="18"/>
          <w:szCs w:val="18"/>
        </w:rPr>
        <w:t xml:space="preserve">is </w:t>
      </w:r>
      <w:r>
        <w:rPr>
          <w:rFonts w:ascii="Calibri" w:hAnsi="Calibri"/>
          <w:sz w:val="18"/>
          <w:szCs w:val="18"/>
        </w:rPr>
        <w:t xml:space="preserve">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7E5B1C">
        <w:rPr>
          <w:rFonts w:ascii="Calibri" w:hAnsi="Calibri"/>
          <w:sz w:val="18"/>
          <w:szCs w:val="18"/>
        </w:rPr>
        <w:t>A</w:t>
      </w:r>
      <w:r>
        <w:rPr>
          <w:rFonts w:ascii="Calibri" w:hAnsi="Calibri"/>
          <w:sz w:val="18"/>
          <w:szCs w:val="18"/>
        </w:rPr>
        <w:t xml:space="preserve">ltitude </w:t>
      </w:r>
      <w:r w:rsidR="007E5B1C">
        <w:rPr>
          <w:rFonts w:ascii="Calibri" w:hAnsi="Calibri"/>
          <w:sz w:val="18"/>
          <w:szCs w:val="18"/>
        </w:rPr>
        <w:t>C</w:t>
      </w:r>
      <w:r>
        <w:rPr>
          <w:rFonts w:ascii="Calibri" w:hAnsi="Calibri"/>
          <w:sz w:val="18"/>
          <w:szCs w:val="18"/>
        </w:rPr>
        <w:t xml:space="preserve">orrection </w:t>
      </w:r>
      <w:r w:rsidR="007E5B1C">
        <w:rPr>
          <w:rFonts w:ascii="Calibri" w:hAnsi="Calibri"/>
          <w:sz w:val="18"/>
          <w:szCs w:val="18"/>
        </w:rPr>
        <w:t>F</w:t>
      </w:r>
      <w:r>
        <w:rPr>
          <w:rFonts w:ascii="Calibri" w:hAnsi="Calibri"/>
          <w:sz w:val="18"/>
          <w:szCs w:val="18"/>
        </w:rPr>
        <w:t>actor is 1 (no adjustment).</w:t>
      </w:r>
    </w:p>
    <w:p w14:paraId="62D6D3B9" w14:textId="77777777" w:rsidR="007119DA" w:rsidRPr="00782762" w:rsidRDefault="007119DA" w:rsidP="007119DA">
      <w:pPr>
        <w:pStyle w:val="ListParagraph"/>
        <w:numPr>
          <w:ilvl w:val="1"/>
          <w:numId w:val="21"/>
        </w:numPr>
        <w:rPr>
          <w:rFonts w:ascii="Calibri" w:hAnsi="Calibri"/>
          <w:sz w:val="18"/>
          <w:szCs w:val="18"/>
        </w:rPr>
      </w:pPr>
      <w:r>
        <w:rPr>
          <w:rFonts w:ascii="Calibri" w:hAnsi="Calibri"/>
          <w:sz w:val="18"/>
          <w:szCs w:val="18"/>
        </w:rPr>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7E5B1C">
        <w:rPr>
          <w:rFonts w:ascii="Calibri" w:hAnsi="Calibri"/>
          <w:sz w:val="18"/>
          <w:szCs w:val="18"/>
        </w:rPr>
        <w:t>A</w:t>
      </w:r>
      <w:r>
        <w:rPr>
          <w:rFonts w:ascii="Calibri" w:hAnsi="Calibri"/>
          <w:sz w:val="18"/>
          <w:szCs w:val="18"/>
        </w:rPr>
        <w:t xml:space="preserve">ltitude </w:t>
      </w:r>
      <w:r w:rsidR="007E5B1C">
        <w:rPr>
          <w:rFonts w:ascii="Calibri" w:hAnsi="Calibri"/>
          <w:sz w:val="18"/>
          <w:szCs w:val="18"/>
        </w:rPr>
        <w:t>C</w:t>
      </w:r>
      <w:r>
        <w:rPr>
          <w:rFonts w:ascii="Calibri" w:hAnsi="Calibri"/>
          <w:sz w:val="18"/>
          <w:szCs w:val="18"/>
        </w:rPr>
        <w:t xml:space="preserve">orrection equation equals 1 + (0.000006 * elevation in feet) </w:t>
      </w:r>
    </w:p>
    <w:p w14:paraId="62D6D3BA" w14:textId="77777777" w:rsidR="007119DA" w:rsidRPr="00782762" w:rsidRDefault="007119DA" w:rsidP="007119DA">
      <w:pPr>
        <w:pStyle w:val="ListParagraph"/>
        <w:numPr>
          <w:ilvl w:val="0"/>
          <w:numId w:val="24"/>
        </w:numPr>
        <w:rPr>
          <w:rFonts w:ascii="Calibri" w:hAnsi="Calibri"/>
          <w:sz w:val="18"/>
          <w:szCs w:val="18"/>
        </w:rPr>
      </w:pPr>
      <w:r>
        <w:rPr>
          <w:rFonts w:ascii="Calibri" w:hAnsi="Calibri"/>
          <w:sz w:val="18"/>
          <w:szCs w:val="18"/>
        </w:rPr>
        <w:t xml:space="preserve">Enter the </w:t>
      </w:r>
      <w:r w:rsidR="007E5B1C">
        <w:rPr>
          <w:rFonts w:ascii="Calibri" w:hAnsi="Calibri"/>
          <w:sz w:val="18"/>
          <w:szCs w:val="18"/>
        </w:rPr>
        <w:t>T</w:t>
      </w:r>
      <w:r>
        <w:rPr>
          <w:rFonts w:ascii="Calibri" w:hAnsi="Calibri"/>
          <w:sz w:val="18"/>
          <w:szCs w:val="18"/>
        </w:rPr>
        <w:t xml:space="preserve">emperature </w:t>
      </w:r>
      <w:r w:rsidR="007E5B1C">
        <w:rPr>
          <w:rFonts w:ascii="Calibri" w:hAnsi="Calibri"/>
          <w:sz w:val="18"/>
          <w:szCs w:val="18"/>
        </w:rPr>
        <w:t>C</w:t>
      </w:r>
      <w:r>
        <w:rPr>
          <w:rFonts w:ascii="Calibri" w:hAnsi="Calibri"/>
          <w:sz w:val="18"/>
          <w:szCs w:val="18"/>
        </w:rPr>
        <w:t xml:space="preserve">orrection </w:t>
      </w:r>
      <w:r w:rsidR="007E5B1C">
        <w:rPr>
          <w:rFonts w:ascii="Calibri" w:hAnsi="Calibri"/>
          <w:sz w:val="18"/>
          <w:szCs w:val="18"/>
        </w:rPr>
        <w:t>F</w:t>
      </w:r>
      <w:r>
        <w:rPr>
          <w:rFonts w:ascii="Calibri" w:hAnsi="Calibri"/>
          <w:sz w:val="18"/>
          <w:szCs w:val="18"/>
        </w:rPr>
        <w:t>actor from Table RA3.8-2 or RA3.8-3 using the indoor and outdoor temperatures entered in Section A.</w:t>
      </w:r>
    </w:p>
    <w:p w14:paraId="62D6D3BC" w14:textId="77777777" w:rsidR="007119DA" w:rsidRDefault="007119DA" w:rsidP="007119DA">
      <w:pPr>
        <w:pStyle w:val="ListParagraph"/>
        <w:rPr>
          <w:rFonts w:ascii="Calibri" w:hAnsi="Calibri"/>
          <w:sz w:val="18"/>
          <w:szCs w:val="18"/>
        </w:rPr>
      </w:pPr>
    </w:p>
    <w:p w14:paraId="62D6D3BD" w14:textId="77777777" w:rsidR="007119DA" w:rsidRDefault="007119DA" w:rsidP="007E5B1C">
      <w:pPr>
        <w:autoSpaceDE w:val="0"/>
        <w:autoSpaceDN w:val="0"/>
        <w:adjustRightInd w:val="0"/>
        <w:ind w:left="720" w:hanging="720"/>
        <w:jc w:val="center"/>
        <w:rPr>
          <w:rFonts w:ascii="Calibri" w:hAnsi="Calibri" w:cs="Arial"/>
          <w:i/>
          <w:iCs/>
          <w:sz w:val="18"/>
          <w:szCs w:val="18"/>
        </w:rPr>
      </w:pPr>
      <w:r w:rsidRPr="000D1CB5">
        <w:rPr>
          <w:rFonts w:ascii="Calibri" w:hAnsi="Calibri"/>
          <w:b/>
          <w:sz w:val="18"/>
          <w:szCs w:val="18"/>
        </w:rPr>
        <w:t xml:space="preserve">Table RA3.8-2 </w:t>
      </w:r>
      <w:r w:rsidRPr="000D1CB5">
        <w:rPr>
          <w:rFonts w:ascii="Calibri" w:hAnsi="Calibri" w:cs="Arial"/>
          <w:b/>
          <w:i/>
          <w:iCs/>
          <w:sz w:val="18"/>
          <w:szCs w:val="18"/>
        </w:rPr>
        <w:t>Temperature Correction Factors for Depressurization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7119DA" w:rsidRPr="000D1CB5" w14:paraId="62D6D3C1" w14:textId="77777777" w:rsidTr="007E5B1C">
        <w:trPr>
          <w:cantSplit/>
          <w:trHeight w:hRule="exact" w:val="187"/>
          <w:jc w:val="center"/>
        </w:trPr>
        <w:tc>
          <w:tcPr>
            <w:tcW w:w="0" w:type="auto"/>
            <w:vAlign w:val="center"/>
          </w:tcPr>
          <w:p w14:paraId="62D6D3BE" w14:textId="77777777" w:rsidR="007119DA" w:rsidRPr="000D1CB5" w:rsidRDefault="007119DA" w:rsidP="007C581F">
            <w:pPr>
              <w:jc w:val="center"/>
              <w:rPr>
                <w:rFonts w:ascii="Calibri" w:hAnsi="Calibri"/>
                <w:sz w:val="18"/>
                <w:szCs w:val="18"/>
              </w:rPr>
            </w:pPr>
          </w:p>
        </w:tc>
        <w:tc>
          <w:tcPr>
            <w:tcW w:w="0" w:type="auto"/>
            <w:vAlign w:val="center"/>
          </w:tcPr>
          <w:p w14:paraId="62D6D3BF" w14:textId="77777777" w:rsidR="007119DA" w:rsidRPr="000D1CB5" w:rsidRDefault="007119DA" w:rsidP="007C581F">
            <w:pPr>
              <w:jc w:val="center"/>
              <w:rPr>
                <w:rFonts w:ascii="Calibri" w:hAnsi="Calibri"/>
                <w:sz w:val="18"/>
                <w:szCs w:val="18"/>
              </w:rPr>
            </w:pPr>
          </w:p>
        </w:tc>
        <w:tc>
          <w:tcPr>
            <w:tcW w:w="0" w:type="auto"/>
            <w:gridSpan w:val="9"/>
            <w:vAlign w:val="center"/>
          </w:tcPr>
          <w:p w14:paraId="62D6D3C0" w14:textId="77777777" w:rsidR="007119DA" w:rsidRPr="000D1CB5" w:rsidRDefault="007119DA" w:rsidP="007C581F">
            <w:pPr>
              <w:keepNext/>
              <w:keepLines/>
              <w:jc w:val="center"/>
              <w:rPr>
                <w:rFonts w:ascii="Calibri" w:hAnsi="Calibri"/>
                <w:b/>
                <w:sz w:val="18"/>
                <w:szCs w:val="18"/>
              </w:rPr>
            </w:pPr>
            <w:r w:rsidRPr="000D1CB5">
              <w:rPr>
                <w:rFonts w:ascii="Calibri" w:hAnsi="Calibri"/>
                <w:b/>
                <w:sz w:val="18"/>
                <w:szCs w:val="18"/>
              </w:rPr>
              <w:t>Inside Temperature (F)</w:t>
            </w:r>
          </w:p>
        </w:tc>
      </w:tr>
      <w:tr w:rsidR="007119DA" w:rsidRPr="000D1CB5" w14:paraId="62D6D3CD" w14:textId="77777777" w:rsidTr="007E5B1C">
        <w:trPr>
          <w:cantSplit/>
          <w:trHeight w:hRule="exact" w:val="187"/>
          <w:jc w:val="center"/>
        </w:trPr>
        <w:tc>
          <w:tcPr>
            <w:tcW w:w="0" w:type="auto"/>
            <w:vAlign w:val="center"/>
          </w:tcPr>
          <w:p w14:paraId="62D6D3C2" w14:textId="77777777" w:rsidR="007119DA" w:rsidRPr="000D1CB5" w:rsidRDefault="007119DA" w:rsidP="007C581F">
            <w:pPr>
              <w:jc w:val="center"/>
              <w:rPr>
                <w:rFonts w:ascii="Calibri" w:hAnsi="Calibri"/>
                <w:sz w:val="18"/>
                <w:szCs w:val="18"/>
              </w:rPr>
            </w:pPr>
          </w:p>
        </w:tc>
        <w:tc>
          <w:tcPr>
            <w:tcW w:w="0" w:type="auto"/>
            <w:vAlign w:val="center"/>
          </w:tcPr>
          <w:p w14:paraId="62D6D3C3" w14:textId="77777777" w:rsidR="007119DA" w:rsidRPr="000D1CB5" w:rsidRDefault="007119DA" w:rsidP="007C581F">
            <w:pPr>
              <w:jc w:val="center"/>
              <w:rPr>
                <w:rFonts w:ascii="Calibri" w:hAnsi="Calibri"/>
                <w:sz w:val="18"/>
                <w:szCs w:val="18"/>
              </w:rPr>
            </w:pPr>
          </w:p>
        </w:tc>
        <w:tc>
          <w:tcPr>
            <w:tcW w:w="0" w:type="auto"/>
            <w:vAlign w:val="center"/>
          </w:tcPr>
          <w:p w14:paraId="62D6D3C4"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50</w:t>
            </w:r>
          </w:p>
        </w:tc>
        <w:tc>
          <w:tcPr>
            <w:tcW w:w="0" w:type="auto"/>
            <w:vAlign w:val="center"/>
          </w:tcPr>
          <w:p w14:paraId="62D6D3C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55</w:t>
            </w:r>
          </w:p>
        </w:tc>
        <w:tc>
          <w:tcPr>
            <w:tcW w:w="0" w:type="auto"/>
            <w:vAlign w:val="center"/>
          </w:tcPr>
          <w:p w14:paraId="62D6D3C6"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60</w:t>
            </w:r>
          </w:p>
        </w:tc>
        <w:tc>
          <w:tcPr>
            <w:tcW w:w="0" w:type="auto"/>
            <w:vAlign w:val="center"/>
          </w:tcPr>
          <w:p w14:paraId="62D6D3C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65</w:t>
            </w:r>
          </w:p>
        </w:tc>
        <w:tc>
          <w:tcPr>
            <w:tcW w:w="0" w:type="auto"/>
            <w:vAlign w:val="center"/>
          </w:tcPr>
          <w:p w14:paraId="62D6D3C8"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70</w:t>
            </w:r>
          </w:p>
        </w:tc>
        <w:tc>
          <w:tcPr>
            <w:tcW w:w="0" w:type="auto"/>
            <w:vAlign w:val="center"/>
          </w:tcPr>
          <w:p w14:paraId="62D6D3C9"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75</w:t>
            </w:r>
          </w:p>
        </w:tc>
        <w:tc>
          <w:tcPr>
            <w:tcW w:w="0" w:type="auto"/>
            <w:vAlign w:val="center"/>
          </w:tcPr>
          <w:p w14:paraId="62D6D3CA"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80</w:t>
            </w:r>
          </w:p>
        </w:tc>
        <w:tc>
          <w:tcPr>
            <w:tcW w:w="0" w:type="auto"/>
            <w:vAlign w:val="center"/>
          </w:tcPr>
          <w:p w14:paraId="62D6D3C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85</w:t>
            </w:r>
          </w:p>
        </w:tc>
        <w:tc>
          <w:tcPr>
            <w:tcW w:w="0" w:type="auto"/>
            <w:vAlign w:val="center"/>
          </w:tcPr>
          <w:p w14:paraId="62D6D3CC"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90</w:t>
            </w:r>
          </w:p>
        </w:tc>
      </w:tr>
      <w:tr w:rsidR="007119DA" w:rsidRPr="000D1CB5" w14:paraId="62D6D3D9" w14:textId="77777777" w:rsidTr="007E5B1C">
        <w:trPr>
          <w:cantSplit/>
          <w:trHeight w:hRule="exact" w:val="187"/>
          <w:jc w:val="center"/>
        </w:trPr>
        <w:tc>
          <w:tcPr>
            <w:tcW w:w="0" w:type="auto"/>
            <w:vMerge w:val="restart"/>
          </w:tcPr>
          <w:p w14:paraId="62D6D3CE" w14:textId="77777777" w:rsidR="007119DA" w:rsidRPr="000D1CB5" w:rsidRDefault="007119DA" w:rsidP="007C581F">
            <w:pPr>
              <w:keepNext/>
              <w:keepLines/>
              <w:rPr>
                <w:rFonts w:ascii="Calibri" w:hAnsi="Calibri"/>
                <w:b/>
                <w:sz w:val="18"/>
                <w:szCs w:val="18"/>
              </w:rPr>
            </w:pPr>
            <w:r w:rsidRPr="000D1CB5">
              <w:rPr>
                <w:rFonts w:ascii="Calibri" w:hAnsi="Calibri"/>
                <w:b/>
                <w:sz w:val="18"/>
                <w:szCs w:val="18"/>
              </w:rPr>
              <w:t>Outside Temp (F)</w:t>
            </w:r>
          </w:p>
        </w:tc>
        <w:tc>
          <w:tcPr>
            <w:tcW w:w="0" w:type="auto"/>
            <w:vAlign w:val="center"/>
          </w:tcPr>
          <w:p w14:paraId="62D6D3C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-20</w:t>
            </w:r>
          </w:p>
        </w:tc>
        <w:tc>
          <w:tcPr>
            <w:tcW w:w="0" w:type="auto"/>
            <w:vAlign w:val="center"/>
          </w:tcPr>
          <w:p w14:paraId="62D6D3D0" w14:textId="77777777" w:rsidR="007119DA" w:rsidRPr="000D1CB5" w:rsidRDefault="007119DA" w:rsidP="007C581F">
            <w:pPr>
              <w:jc w:val="center"/>
              <w:rPr>
                <w:rFonts w:ascii="Calibri" w:hAnsi="Calibri"/>
                <w:sz w:val="18"/>
                <w:szCs w:val="18"/>
              </w:rPr>
            </w:pPr>
            <w:r w:rsidRPr="000D1CB5">
              <w:rPr>
                <w:rFonts w:ascii="Calibri" w:hAnsi="Calibri"/>
                <w:sz w:val="18"/>
                <w:szCs w:val="18"/>
              </w:rPr>
              <w:t>1.062</w:t>
            </w:r>
          </w:p>
        </w:tc>
        <w:tc>
          <w:tcPr>
            <w:tcW w:w="0" w:type="auto"/>
            <w:vAlign w:val="center"/>
          </w:tcPr>
          <w:p w14:paraId="62D6D3D1" w14:textId="77777777" w:rsidR="007119DA" w:rsidRPr="000D1CB5" w:rsidRDefault="007119DA" w:rsidP="007C581F">
            <w:pPr>
              <w:jc w:val="center"/>
              <w:rPr>
                <w:rFonts w:ascii="Calibri" w:hAnsi="Calibri"/>
                <w:sz w:val="18"/>
                <w:szCs w:val="18"/>
              </w:rPr>
            </w:pPr>
            <w:r w:rsidRPr="000D1CB5">
              <w:rPr>
                <w:rFonts w:ascii="Calibri" w:hAnsi="Calibri"/>
                <w:sz w:val="18"/>
                <w:szCs w:val="18"/>
              </w:rPr>
              <w:t>1.072</w:t>
            </w:r>
          </w:p>
        </w:tc>
        <w:tc>
          <w:tcPr>
            <w:tcW w:w="0" w:type="auto"/>
            <w:vAlign w:val="center"/>
          </w:tcPr>
          <w:p w14:paraId="62D6D3D2" w14:textId="77777777" w:rsidR="007119DA" w:rsidRPr="000D1CB5" w:rsidRDefault="007119DA" w:rsidP="007C581F">
            <w:pPr>
              <w:jc w:val="center"/>
              <w:rPr>
                <w:rFonts w:ascii="Calibri" w:hAnsi="Calibri"/>
                <w:sz w:val="18"/>
                <w:szCs w:val="18"/>
              </w:rPr>
            </w:pPr>
            <w:r w:rsidRPr="000D1CB5">
              <w:rPr>
                <w:rFonts w:ascii="Calibri" w:hAnsi="Calibri"/>
                <w:sz w:val="18"/>
                <w:szCs w:val="18"/>
              </w:rPr>
              <w:t>1.081</w:t>
            </w:r>
          </w:p>
        </w:tc>
        <w:tc>
          <w:tcPr>
            <w:tcW w:w="0" w:type="auto"/>
            <w:vAlign w:val="center"/>
          </w:tcPr>
          <w:p w14:paraId="62D6D3D3" w14:textId="77777777" w:rsidR="007119DA" w:rsidRPr="000D1CB5" w:rsidRDefault="007119DA" w:rsidP="007C581F">
            <w:pPr>
              <w:jc w:val="center"/>
              <w:rPr>
                <w:rFonts w:ascii="Calibri" w:hAnsi="Calibri"/>
                <w:sz w:val="18"/>
                <w:szCs w:val="18"/>
              </w:rPr>
            </w:pPr>
            <w:r w:rsidRPr="000D1CB5">
              <w:rPr>
                <w:rFonts w:ascii="Calibri" w:hAnsi="Calibri"/>
                <w:sz w:val="18"/>
                <w:szCs w:val="18"/>
              </w:rPr>
              <w:t>1.090</w:t>
            </w:r>
          </w:p>
        </w:tc>
        <w:tc>
          <w:tcPr>
            <w:tcW w:w="0" w:type="auto"/>
            <w:vAlign w:val="center"/>
          </w:tcPr>
          <w:p w14:paraId="62D6D3D4" w14:textId="77777777" w:rsidR="007119DA" w:rsidRPr="000D1CB5" w:rsidRDefault="007119DA" w:rsidP="007C581F">
            <w:pPr>
              <w:jc w:val="center"/>
              <w:rPr>
                <w:rFonts w:ascii="Calibri" w:hAnsi="Calibri"/>
                <w:sz w:val="18"/>
                <w:szCs w:val="18"/>
              </w:rPr>
            </w:pPr>
            <w:r w:rsidRPr="000D1CB5">
              <w:rPr>
                <w:rFonts w:ascii="Calibri" w:hAnsi="Calibri"/>
                <w:sz w:val="18"/>
                <w:szCs w:val="18"/>
              </w:rPr>
              <w:t>1.099</w:t>
            </w:r>
          </w:p>
        </w:tc>
        <w:tc>
          <w:tcPr>
            <w:tcW w:w="0" w:type="auto"/>
            <w:vAlign w:val="center"/>
          </w:tcPr>
          <w:p w14:paraId="62D6D3D5" w14:textId="77777777" w:rsidR="007119DA" w:rsidRPr="000D1CB5" w:rsidRDefault="007119DA" w:rsidP="007C581F">
            <w:pPr>
              <w:jc w:val="center"/>
              <w:rPr>
                <w:rFonts w:ascii="Calibri" w:hAnsi="Calibri"/>
                <w:sz w:val="18"/>
                <w:szCs w:val="18"/>
              </w:rPr>
            </w:pPr>
            <w:r w:rsidRPr="000D1CB5">
              <w:rPr>
                <w:rFonts w:ascii="Calibri" w:hAnsi="Calibri"/>
                <w:sz w:val="18"/>
                <w:szCs w:val="18"/>
              </w:rPr>
              <w:t>1.108</w:t>
            </w:r>
          </w:p>
        </w:tc>
        <w:tc>
          <w:tcPr>
            <w:tcW w:w="0" w:type="auto"/>
            <w:vAlign w:val="center"/>
          </w:tcPr>
          <w:p w14:paraId="62D6D3D6" w14:textId="77777777" w:rsidR="007119DA" w:rsidRPr="000D1CB5" w:rsidRDefault="007119DA" w:rsidP="007C581F">
            <w:pPr>
              <w:jc w:val="center"/>
              <w:rPr>
                <w:rFonts w:ascii="Calibri" w:hAnsi="Calibri"/>
                <w:sz w:val="18"/>
                <w:szCs w:val="18"/>
              </w:rPr>
            </w:pPr>
            <w:r w:rsidRPr="000D1CB5">
              <w:rPr>
                <w:rFonts w:ascii="Calibri" w:hAnsi="Calibri"/>
                <w:sz w:val="18"/>
                <w:szCs w:val="18"/>
              </w:rPr>
              <w:t>1.117</w:t>
            </w:r>
          </w:p>
        </w:tc>
        <w:tc>
          <w:tcPr>
            <w:tcW w:w="0" w:type="auto"/>
            <w:vAlign w:val="center"/>
          </w:tcPr>
          <w:p w14:paraId="62D6D3D7" w14:textId="77777777" w:rsidR="007119DA" w:rsidRPr="000D1CB5" w:rsidRDefault="007119DA" w:rsidP="007C581F">
            <w:pPr>
              <w:jc w:val="center"/>
              <w:rPr>
                <w:rFonts w:ascii="Calibri" w:hAnsi="Calibri"/>
                <w:sz w:val="18"/>
                <w:szCs w:val="18"/>
              </w:rPr>
            </w:pPr>
            <w:r w:rsidRPr="000D1CB5">
              <w:rPr>
                <w:rFonts w:ascii="Calibri" w:hAnsi="Calibri"/>
                <w:sz w:val="18"/>
                <w:szCs w:val="18"/>
              </w:rPr>
              <w:t>1.127</w:t>
            </w:r>
          </w:p>
        </w:tc>
        <w:tc>
          <w:tcPr>
            <w:tcW w:w="0" w:type="auto"/>
            <w:vAlign w:val="center"/>
          </w:tcPr>
          <w:p w14:paraId="62D6D3D8" w14:textId="77777777" w:rsidR="007119DA" w:rsidRPr="000D1CB5" w:rsidRDefault="007119DA" w:rsidP="007C581F">
            <w:pPr>
              <w:jc w:val="center"/>
              <w:rPr>
                <w:rFonts w:ascii="Calibri" w:hAnsi="Calibri"/>
                <w:sz w:val="18"/>
                <w:szCs w:val="18"/>
              </w:rPr>
            </w:pPr>
            <w:r w:rsidRPr="000D1CB5">
              <w:rPr>
                <w:rFonts w:ascii="Calibri" w:hAnsi="Calibri"/>
                <w:sz w:val="18"/>
                <w:szCs w:val="18"/>
              </w:rPr>
              <w:t>1.136</w:t>
            </w:r>
          </w:p>
        </w:tc>
      </w:tr>
      <w:tr w:rsidR="007119DA" w:rsidRPr="000D1CB5" w14:paraId="62D6D3E5" w14:textId="77777777" w:rsidTr="007E5B1C">
        <w:trPr>
          <w:cantSplit/>
          <w:trHeight w:hRule="exact" w:val="187"/>
          <w:jc w:val="center"/>
        </w:trPr>
        <w:tc>
          <w:tcPr>
            <w:tcW w:w="0" w:type="auto"/>
            <w:vMerge/>
            <w:vAlign w:val="center"/>
          </w:tcPr>
          <w:p w14:paraId="62D6D3DA" w14:textId="77777777" w:rsidR="007119DA" w:rsidRPr="000D1CB5" w:rsidRDefault="007119DA" w:rsidP="007C581F">
            <w:pPr>
              <w:jc w:val="center"/>
              <w:rPr>
                <w:rFonts w:ascii="Calibri" w:hAnsi="Calibri"/>
                <w:sz w:val="18"/>
                <w:szCs w:val="18"/>
              </w:rPr>
            </w:pPr>
          </w:p>
        </w:tc>
        <w:tc>
          <w:tcPr>
            <w:tcW w:w="0" w:type="auto"/>
            <w:vAlign w:val="center"/>
          </w:tcPr>
          <w:p w14:paraId="62D6D3D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-15</w:t>
            </w:r>
          </w:p>
        </w:tc>
        <w:tc>
          <w:tcPr>
            <w:tcW w:w="0" w:type="auto"/>
            <w:vAlign w:val="center"/>
          </w:tcPr>
          <w:p w14:paraId="62D6D3DC" w14:textId="77777777" w:rsidR="007119DA" w:rsidRPr="000D1CB5" w:rsidRDefault="007119DA" w:rsidP="007C581F">
            <w:pPr>
              <w:jc w:val="center"/>
              <w:rPr>
                <w:rFonts w:ascii="Calibri" w:hAnsi="Calibri"/>
                <w:sz w:val="18"/>
                <w:szCs w:val="18"/>
              </w:rPr>
            </w:pPr>
            <w:r w:rsidRPr="000D1CB5">
              <w:rPr>
                <w:rFonts w:ascii="Calibri" w:hAnsi="Calibri"/>
                <w:sz w:val="18"/>
                <w:szCs w:val="18"/>
              </w:rPr>
              <w:t>1.056</w:t>
            </w:r>
          </w:p>
        </w:tc>
        <w:tc>
          <w:tcPr>
            <w:tcW w:w="0" w:type="auto"/>
            <w:vAlign w:val="center"/>
          </w:tcPr>
          <w:p w14:paraId="62D6D3DD" w14:textId="77777777" w:rsidR="007119DA" w:rsidRPr="000D1CB5" w:rsidRDefault="007119DA" w:rsidP="007C581F">
            <w:pPr>
              <w:jc w:val="center"/>
              <w:rPr>
                <w:rFonts w:ascii="Calibri" w:hAnsi="Calibri"/>
                <w:sz w:val="18"/>
                <w:szCs w:val="18"/>
              </w:rPr>
            </w:pPr>
            <w:r w:rsidRPr="000D1CB5">
              <w:rPr>
                <w:rFonts w:ascii="Calibri" w:hAnsi="Calibri"/>
                <w:sz w:val="18"/>
                <w:szCs w:val="18"/>
              </w:rPr>
              <w:t>1.066</w:t>
            </w:r>
          </w:p>
        </w:tc>
        <w:tc>
          <w:tcPr>
            <w:tcW w:w="0" w:type="auto"/>
            <w:vAlign w:val="center"/>
          </w:tcPr>
          <w:p w14:paraId="62D6D3DE" w14:textId="77777777" w:rsidR="007119DA" w:rsidRPr="000D1CB5" w:rsidRDefault="007119DA" w:rsidP="007C581F">
            <w:pPr>
              <w:jc w:val="center"/>
              <w:rPr>
                <w:rFonts w:ascii="Calibri" w:hAnsi="Calibri"/>
                <w:sz w:val="18"/>
                <w:szCs w:val="18"/>
              </w:rPr>
            </w:pPr>
            <w:r w:rsidRPr="000D1CB5">
              <w:rPr>
                <w:rFonts w:ascii="Calibri" w:hAnsi="Calibri"/>
                <w:sz w:val="18"/>
                <w:szCs w:val="18"/>
              </w:rPr>
              <w:t>1.075</w:t>
            </w:r>
          </w:p>
        </w:tc>
        <w:tc>
          <w:tcPr>
            <w:tcW w:w="0" w:type="auto"/>
            <w:vAlign w:val="center"/>
          </w:tcPr>
          <w:p w14:paraId="62D6D3DF" w14:textId="77777777" w:rsidR="007119DA" w:rsidRPr="000D1CB5" w:rsidRDefault="007119DA" w:rsidP="007C581F">
            <w:pPr>
              <w:jc w:val="center"/>
              <w:rPr>
                <w:rFonts w:ascii="Calibri" w:hAnsi="Calibri"/>
                <w:sz w:val="18"/>
                <w:szCs w:val="18"/>
              </w:rPr>
            </w:pPr>
            <w:r w:rsidRPr="000D1CB5">
              <w:rPr>
                <w:rFonts w:ascii="Calibri" w:hAnsi="Calibri"/>
                <w:sz w:val="18"/>
                <w:szCs w:val="18"/>
              </w:rPr>
              <w:t>1.084</w:t>
            </w:r>
          </w:p>
        </w:tc>
        <w:tc>
          <w:tcPr>
            <w:tcW w:w="0" w:type="auto"/>
            <w:vAlign w:val="center"/>
          </w:tcPr>
          <w:p w14:paraId="62D6D3E0" w14:textId="77777777" w:rsidR="007119DA" w:rsidRPr="000D1CB5" w:rsidRDefault="007119DA" w:rsidP="007C581F">
            <w:pPr>
              <w:jc w:val="center"/>
              <w:rPr>
                <w:rFonts w:ascii="Calibri" w:hAnsi="Calibri"/>
                <w:sz w:val="18"/>
                <w:szCs w:val="18"/>
              </w:rPr>
            </w:pPr>
            <w:r w:rsidRPr="000D1CB5">
              <w:rPr>
                <w:rFonts w:ascii="Calibri" w:hAnsi="Calibri"/>
                <w:sz w:val="18"/>
                <w:szCs w:val="18"/>
              </w:rPr>
              <w:t>1.093</w:t>
            </w:r>
          </w:p>
        </w:tc>
        <w:tc>
          <w:tcPr>
            <w:tcW w:w="0" w:type="auto"/>
            <w:vAlign w:val="center"/>
          </w:tcPr>
          <w:p w14:paraId="62D6D3E1" w14:textId="77777777" w:rsidR="007119DA" w:rsidRPr="000D1CB5" w:rsidRDefault="007119DA" w:rsidP="007C581F">
            <w:pPr>
              <w:jc w:val="center"/>
              <w:rPr>
                <w:rFonts w:ascii="Calibri" w:hAnsi="Calibri"/>
                <w:sz w:val="18"/>
                <w:szCs w:val="18"/>
              </w:rPr>
            </w:pPr>
            <w:r w:rsidRPr="000D1CB5">
              <w:rPr>
                <w:rFonts w:ascii="Calibri" w:hAnsi="Calibri"/>
                <w:sz w:val="18"/>
                <w:szCs w:val="18"/>
              </w:rPr>
              <w:t>1.102</w:t>
            </w:r>
          </w:p>
        </w:tc>
        <w:tc>
          <w:tcPr>
            <w:tcW w:w="0" w:type="auto"/>
            <w:vAlign w:val="center"/>
          </w:tcPr>
          <w:p w14:paraId="62D6D3E2" w14:textId="77777777" w:rsidR="007119DA" w:rsidRPr="000D1CB5" w:rsidRDefault="007119DA" w:rsidP="007C581F">
            <w:pPr>
              <w:jc w:val="center"/>
              <w:rPr>
                <w:rFonts w:ascii="Calibri" w:hAnsi="Calibri"/>
                <w:sz w:val="18"/>
                <w:szCs w:val="18"/>
              </w:rPr>
            </w:pPr>
            <w:r w:rsidRPr="000D1CB5">
              <w:rPr>
                <w:rFonts w:ascii="Calibri" w:hAnsi="Calibri"/>
                <w:sz w:val="18"/>
                <w:szCs w:val="18"/>
              </w:rPr>
              <w:t>1.111</w:t>
            </w:r>
          </w:p>
        </w:tc>
        <w:tc>
          <w:tcPr>
            <w:tcW w:w="0" w:type="auto"/>
            <w:vAlign w:val="center"/>
          </w:tcPr>
          <w:p w14:paraId="62D6D3E3" w14:textId="77777777" w:rsidR="007119DA" w:rsidRPr="000D1CB5" w:rsidRDefault="007119DA" w:rsidP="007C581F">
            <w:pPr>
              <w:jc w:val="center"/>
              <w:rPr>
                <w:rFonts w:ascii="Calibri" w:hAnsi="Calibri"/>
                <w:sz w:val="18"/>
                <w:szCs w:val="18"/>
              </w:rPr>
            </w:pPr>
            <w:r w:rsidRPr="000D1CB5">
              <w:rPr>
                <w:rFonts w:ascii="Calibri" w:hAnsi="Calibri"/>
                <w:sz w:val="18"/>
                <w:szCs w:val="18"/>
              </w:rPr>
              <w:t>1.120</w:t>
            </w:r>
          </w:p>
        </w:tc>
        <w:tc>
          <w:tcPr>
            <w:tcW w:w="0" w:type="auto"/>
            <w:vAlign w:val="center"/>
          </w:tcPr>
          <w:p w14:paraId="62D6D3E4" w14:textId="77777777" w:rsidR="007119DA" w:rsidRPr="000D1CB5" w:rsidRDefault="007119DA" w:rsidP="007C581F">
            <w:pPr>
              <w:jc w:val="center"/>
              <w:rPr>
                <w:rFonts w:ascii="Calibri" w:hAnsi="Calibri"/>
                <w:sz w:val="18"/>
                <w:szCs w:val="18"/>
              </w:rPr>
            </w:pPr>
            <w:r w:rsidRPr="000D1CB5">
              <w:rPr>
                <w:rFonts w:ascii="Calibri" w:hAnsi="Calibri"/>
                <w:sz w:val="18"/>
                <w:szCs w:val="18"/>
              </w:rPr>
              <w:t>1.129</w:t>
            </w:r>
          </w:p>
        </w:tc>
      </w:tr>
      <w:tr w:rsidR="007119DA" w:rsidRPr="000D1CB5" w14:paraId="62D6D3F1" w14:textId="77777777" w:rsidTr="007E5B1C">
        <w:trPr>
          <w:cantSplit/>
          <w:trHeight w:hRule="exact" w:val="187"/>
          <w:jc w:val="center"/>
        </w:trPr>
        <w:tc>
          <w:tcPr>
            <w:tcW w:w="0" w:type="auto"/>
            <w:vMerge/>
            <w:vAlign w:val="center"/>
          </w:tcPr>
          <w:p w14:paraId="62D6D3E6" w14:textId="77777777" w:rsidR="007119DA" w:rsidRPr="000D1CB5" w:rsidRDefault="007119DA" w:rsidP="007C581F">
            <w:pPr>
              <w:jc w:val="center"/>
              <w:rPr>
                <w:rFonts w:ascii="Calibri" w:hAnsi="Calibri"/>
                <w:sz w:val="18"/>
                <w:szCs w:val="18"/>
              </w:rPr>
            </w:pPr>
          </w:p>
        </w:tc>
        <w:tc>
          <w:tcPr>
            <w:tcW w:w="0" w:type="auto"/>
            <w:vAlign w:val="center"/>
          </w:tcPr>
          <w:p w14:paraId="62D6D3E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w:t>
            </w:r>
          </w:p>
        </w:tc>
        <w:tc>
          <w:tcPr>
            <w:tcW w:w="0" w:type="auto"/>
            <w:vAlign w:val="center"/>
          </w:tcPr>
          <w:p w14:paraId="62D6D3E8" w14:textId="77777777" w:rsidR="007119DA" w:rsidRPr="000D1CB5" w:rsidRDefault="007119DA" w:rsidP="007C581F">
            <w:pPr>
              <w:jc w:val="center"/>
              <w:rPr>
                <w:rFonts w:ascii="Calibri" w:hAnsi="Calibri"/>
                <w:sz w:val="18"/>
                <w:szCs w:val="18"/>
              </w:rPr>
            </w:pPr>
            <w:r w:rsidRPr="000D1CB5">
              <w:rPr>
                <w:rFonts w:ascii="Calibri" w:hAnsi="Calibri"/>
                <w:sz w:val="18"/>
                <w:szCs w:val="18"/>
              </w:rPr>
              <w:t>1.051</w:t>
            </w:r>
          </w:p>
        </w:tc>
        <w:tc>
          <w:tcPr>
            <w:tcW w:w="0" w:type="auto"/>
            <w:vAlign w:val="center"/>
          </w:tcPr>
          <w:p w14:paraId="62D6D3E9" w14:textId="77777777" w:rsidR="007119DA" w:rsidRPr="000D1CB5" w:rsidRDefault="007119DA" w:rsidP="007C581F">
            <w:pPr>
              <w:jc w:val="center"/>
              <w:rPr>
                <w:rFonts w:ascii="Calibri" w:hAnsi="Calibri"/>
                <w:sz w:val="18"/>
                <w:szCs w:val="18"/>
              </w:rPr>
            </w:pPr>
            <w:r w:rsidRPr="000D1CB5">
              <w:rPr>
                <w:rFonts w:ascii="Calibri" w:hAnsi="Calibri"/>
                <w:sz w:val="18"/>
                <w:szCs w:val="18"/>
              </w:rPr>
              <w:t>1.060</w:t>
            </w:r>
          </w:p>
        </w:tc>
        <w:tc>
          <w:tcPr>
            <w:tcW w:w="0" w:type="auto"/>
            <w:vAlign w:val="center"/>
          </w:tcPr>
          <w:p w14:paraId="62D6D3EA" w14:textId="77777777" w:rsidR="007119DA" w:rsidRPr="000D1CB5" w:rsidRDefault="007119DA" w:rsidP="007C581F">
            <w:pPr>
              <w:jc w:val="center"/>
              <w:rPr>
                <w:rFonts w:ascii="Calibri" w:hAnsi="Calibri"/>
                <w:sz w:val="18"/>
                <w:szCs w:val="18"/>
              </w:rPr>
            </w:pPr>
            <w:r w:rsidRPr="000D1CB5">
              <w:rPr>
                <w:rFonts w:ascii="Calibri" w:hAnsi="Calibri"/>
                <w:sz w:val="18"/>
                <w:szCs w:val="18"/>
              </w:rPr>
              <w:t>1.069</w:t>
            </w:r>
          </w:p>
        </w:tc>
        <w:tc>
          <w:tcPr>
            <w:tcW w:w="0" w:type="auto"/>
            <w:vAlign w:val="center"/>
          </w:tcPr>
          <w:p w14:paraId="62D6D3EB" w14:textId="77777777" w:rsidR="007119DA" w:rsidRPr="000D1CB5" w:rsidRDefault="007119DA" w:rsidP="007C581F">
            <w:pPr>
              <w:jc w:val="center"/>
              <w:rPr>
                <w:rFonts w:ascii="Calibri" w:hAnsi="Calibri"/>
                <w:sz w:val="18"/>
                <w:szCs w:val="18"/>
              </w:rPr>
            </w:pPr>
            <w:r w:rsidRPr="000D1CB5">
              <w:rPr>
                <w:rFonts w:ascii="Calibri" w:hAnsi="Calibri"/>
                <w:sz w:val="18"/>
                <w:szCs w:val="18"/>
              </w:rPr>
              <w:t>1.078</w:t>
            </w:r>
          </w:p>
        </w:tc>
        <w:tc>
          <w:tcPr>
            <w:tcW w:w="0" w:type="auto"/>
            <w:vAlign w:val="center"/>
          </w:tcPr>
          <w:p w14:paraId="62D6D3EC" w14:textId="77777777" w:rsidR="007119DA" w:rsidRPr="000D1CB5" w:rsidRDefault="007119DA" w:rsidP="007C581F">
            <w:pPr>
              <w:jc w:val="center"/>
              <w:rPr>
                <w:rFonts w:ascii="Calibri" w:hAnsi="Calibri"/>
                <w:sz w:val="18"/>
                <w:szCs w:val="18"/>
              </w:rPr>
            </w:pPr>
            <w:r w:rsidRPr="000D1CB5">
              <w:rPr>
                <w:rFonts w:ascii="Calibri" w:hAnsi="Calibri"/>
                <w:sz w:val="18"/>
                <w:szCs w:val="18"/>
              </w:rPr>
              <w:t>1.087</w:t>
            </w:r>
          </w:p>
        </w:tc>
        <w:tc>
          <w:tcPr>
            <w:tcW w:w="0" w:type="auto"/>
            <w:vAlign w:val="center"/>
          </w:tcPr>
          <w:p w14:paraId="62D6D3ED" w14:textId="77777777" w:rsidR="007119DA" w:rsidRPr="000D1CB5" w:rsidRDefault="007119DA" w:rsidP="007C581F">
            <w:pPr>
              <w:jc w:val="center"/>
              <w:rPr>
                <w:rFonts w:ascii="Calibri" w:hAnsi="Calibri"/>
                <w:sz w:val="18"/>
                <w:szCs w:val="18"/>
              </w:rPr>
            </w:pPr>
            <w:r w:rsidRPr="000D1CB5">
              <w:rPr>
                <w:rFonts w:ascii="Calibri" w:hAnsi="Calibri"/>
                <w:sz w:val="18"/>
                <w:szCs w:val="18"/>
              </w:rPr>
              <w:t>1.096</w:t>
            </w:r>
          </w:p>
        </w:tc>
        <w:tc>
          <w:tcPr>
            <w:tcW w:w="0" w:type="auto"/>
            <w:vAlign w:val="center"/>
          </w:tcPr>
          <w:p w14:paraId="62D6D3EE" w14:textId="77777777" w:rsidR="007119DA" w:rsidRPr="000D1CB5" w:rsidRDefault="007119DA" w:rsidP="007C581F">
            <w:pPr>
              <w:jc w:val="center"/>
              <w:rPr>
                <w:rFonts w:ascii="Calibri" w:hAnsi="Calibri"/>
                <w:sz w:val="18"/>
                <w:szCs w:val="18"/>
              </w:rPr>
            </w:pPr>
            <w:r w:rsidRPr="000D1CB5">
              <w:rPr>
                <w:rFonts w:ascii="Calibri" w:hAnsi="Calibri"/>
                <w:sz w:val="18"/>
                <w:szCs w:val="18"/>
              </w:rPr>
              <w:t>1.105</w:t>
            </w:r>
          </w:p>
        </w:tc>
        <w:tc>
          <w:tcPr>
            <w:tcW w:w="0" w:type="auto"/>
            <w:vAlign w:val="center"/>
          </w:tcPr>
          <w:p w14:paraId="62D6D3EF" w14:textId="77777777" w:rsidR="007119DA" w:rsidRPr="000D1CB5" w:rsidRDefault="007119DA" w:rsidP="007C581F">
            <w:pPr>
              <w:jc w:val="center"/>
              <w:rPr>
                <w:rFonts w:ascii="Calibri" w:hAnsi="Calibri"/>
                <w:sz w:val="18"/>
                <w:szCs w:val="18"/>
              </w:rPr>
            </w:pPr>
            <w:r w:rsidRPr="000D1CB5">
              <w:rPr>
                <w:rFonts w:ascii="Calibri" w:hAnsi="Calibri"/>
                <w:sz w:val="18"/>
                <w:szCs w:val="18"/>
              </w:rPr>
              <w:t>1.114</w:t>
            </w:r>
          </w:p>
        </w:tc>
        <w:tc>
          <w:tcPr>
            <w:tcW w:w="0" w:type="auto"/>
            <w:vAlign w:val="center"/>
          </w:tcPr>
          <w:p w14:paraId="62D6D3F0" w14:textId="77777777" w:rsidR="007119DA" w:rsidRPr="000D1CB5" w:rsidRDefault="007119DA" w:rsidP="007C581F">
            <w:pPr>
              <w:jc w:val="center"/>
              <w:rPr>
                <w:rFonts w:ascii="Calibri" w:hAnsi="Calibri"/>
                <w:sz w:val="18"/>
                <w:szCs w:val="18"/>
              </w:rPr>
            </w:pPr>
            <w:r w:rsidRPr="000D1CB5">
              <w:rPr>
                <w:rFonts w:ascii="Calibri" w:hAnsi="Calibri"/>
                <w:sz w:val="18"/>
                <w:szCs w:val="18"/>
              </w:rPr>
              <w:t>1.123</w:t>
            </w:r>
          </w:p>
        </w:tc>
      </w:tr>
      <w:tr w:rsidR="007119DA" w:rsidRPr="000D1CB5" w14:paraId="62D6D3FD" w14:textId="77777777" w:rsidTr="007E5B1C">
        <w:trPr>
          <w:cantSplit/>
          <w:trHeight w:hRule="exact" w:val="187"/>
          <w:jc w:val="center"/>
        </w:trPr>
        <w:tc>
          <w:tcPr>
            <w:tcW w:w="0" w:type="auto"/>
            <w:vMerge/>
            <w:vAlign w:val="center"/>
          </w:tcPr>
          <w:p w14:paraId="62D6D3F2" w14:textId="77777777" w:rsidR="007119DA" w:rsidRPr="000D1CB5" w:rsidRDefault="007119DA" w:rsidP="007C581F">
            <w:pPr>
              <w:jc w:val="center"/>
              <w:rPr>
                <w:rFonts w:ascii="Calibri" w:hAnsi="Calibri"/>
                <w:sz w:val="18"/>
                <w:szCs w:val="18"/>
              </w:rPr>
            </w:pPr>
          </w:p>
        </w:tc>
        <w:tc>
          <w:tcPr>
            <w:tcW w:w="0" w:type="auto"/>
            <w:vAlign w:val="center"/>
          </w:tcPr>
          <w:p w14:paraId="62D6D3F3"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w:t>
            </w:r>
          </w:p>
        </w:tc>
        <w:tc>
          <w:tcPr>
            <w:tcW w:w="0" w:type="auto"/>
            <w:vAlign w:val="center"/>
          </w:tcPr>
          <w:p w14:paraId="62D6D3F4" w14:textId="77777777" w:rsidR="007119DA" w:rsidRPr="000D1CB5" w:rsidRDefault="007119DA" w:rsidP="007C581F">
            <w:pPr>
              <w:jc w:val="center"/>
              <w:rPr>
                <w:rFonts w:ascii="Calibri" w:hAnsi="Calibri"/>
                <w:sz w:val="18"/>
                <w:szCs w:val="18"/>
              </w:rPr>
            </w:pPr>
            <w:r w:rsidRPr="000D1CB5">
              <w:rPr>
                <w:rFonts w:ascii="Calibri" w:hAnsi="Calibri"/>
                <w:sz w:val="18"/>
                <w:szCs w:val="18"/>
              </w:rPr>
              <w:t>1.045</w:t>
            </w:r>
          </w:p>
        </w:tc>
        <w:tc>
          <w:tcPr>
            <w:tcW w:w="0" w:type="auto"/>
            <w:vAlign w:val="center"/>
          </w:tcPr>
          <w:p w14:paraId="62D6D3F5" w14:textId="77777777" w:rsidR="007119DA" w:rsidRPr="000D1CB5" w:rsidRDefault="007119DA" w:rsidP="007C581F">
            <w:pPr>
              <w:jc w:val="center"/>
              <w:rPr>
                <w:rFonts w:ascii="Calibri" w:hAnsi="Calibri"/>
                <w:sz w:val="18"/>
                <w:szCs w:val="18"/>
              </w:rPr>
            </w:pPr>
            <w:r w:rsidRPr="000D1CB5">
              <w:rPr>
                <w:rFonts w:ascii="Calibri" w:hAnsi="Calibri"/>
                <w:sz w:val="18"/>
                <w:szCs w:val="18"/>
              </w:rPr>
              <w:t>1.054</w:t>
            </w:r>
          </w:p>
        </w:tc>
        <w:tc>
          <w:tcPr>
            <w:tcW w:w="0" w:type="auto"/>
            <w:vAlign w:val="center"/>
          </w:tcPr>
          <w:p w14:paraId="62D6D3F6" w14:textId="77777777" w:rsidR="007119DA" w:rsidRPr="000D1CB5" w:rsidRDefault="007119DA" w:rsidP="007C581F">
            <w:pPr>
              <w:jc w:val="center"/>
              <w:rPr>
                <w:rFonts w:ascii="Calibri" w:hAnsi="Calibri"/>
                <w:sz w:val="18"/>
                <w:szCs w:val="18"/>
              </w:rPr>
            </w:pPr>
            <w:r w:rsidRPr="000D1CB5">
              <w:rPr>
                <w:rFonts w:ascii="Calibri" w:hAnsi="Calibri"/>
                <w:sz w:val="18"/>
                <w:szCs w:val="18"/>
              </w:rPr>
              <w:t>1.063</w:t>
            </w:r>
          </w:p>
        </w:tc>
        <w:tc>
          <w:tcPr>
            <w:tcW w:w="0" w:type="auto"/>
            <w:vAlign w:val="center"/>
          </w:tcPr>
          <w:p w14:paraId="62D6D3F7" w14:textId="77777777" w:rsidR="007119DA" w:rsidRPr="000D1CB5" w:rsidRDefault="007119DA" w:rsidP="007C581F">
            <w:pPr>
              <w:jc w:val="center"/>
              <w:rPr>
                <w:rFonts w:ascii="Calibri" w:hAnsi="Calibri"/>
                <w:sz w:val="18"/>
                <w:szCs w:val="18"/>
              </w:rPr>
            </w:pPr>
            <w:r w:rsidRPr="000D1CB5">
              <w:rPr>
                <w:rFonts w:ascii="Calibri" w:hAnsi="Calibri"/>
                <w:sz w:val="18"/>
                <w:szCs w:val="18"/>
              </w:rPr>
              <w:t>1.072</w:t>
            </w:r>
          </w:p>
        </w:tc>
        <w:tc>
          <w:tcPr>
            <w:tcW w:w="0" w:type="auto"/>
            <w:vAlign w:val="center"/>
          </w:tcPr>
          <w:p w14:paraId="62D6D3F8" w14:textId="77777777" w:rsidR="007119DA" w:rsidRPr="000D1CB5" w:rsidRDefault="007119DA" w:rsidP="007C581F">
            <w:pPr>
              <w:jc w:val="center"/>
              <w:rPr>
                <w:rFonts w:ascii="Calibri" w:hAnsi="Calibri"/>
                <w:sz w:val="18"/>
                <w:szCs w:val="18"/>
              </w:rPr>
            </w:pPr>
            <w:r w:rsidRPr="000D1CB5">
              <w:rPr>
                <w:rFonts w:ascii="Calibri" w:hAnsi="Calibri"/>
                <w:sz w:val="18"/>
                <w:szCs w:val="18"/>
              </w:rPr>
              <w:t>1.081</w:t>
            </w:r>
          </w:p>
        </w:tc>
        <w:tc>
          <w:tcPr>
            <w:tcW w:w="0" w:type="auto"/>
            <w:vAlign w:val="center"/>
          </w:tcPr>
          <w:p w14:paraId="62D6D3F9" w14:textId="77777777" w:rsidR="007119DA" w:rsidRPr="000D1CB5" w:rsidRDefault="007119DA" w:rsidP="007C581F">
            <w:pPr>
              <w:jc w:val="center"/>
              <w:rPr>
                <w:rFonts w:ascii="Calibri" w:hAnsi="Calibri"/>
                <w:sz w:val="18"/>
                <w:szCs w:val="18"/>
              </w:rPr>
            </w:pPr>
            <w:r w:rsidRPr="000D1CB5">
              <w:rPr>
                <w:rFonts w:ascii="Calibri" w:hAnsi="Calibri"/>
                <w:sz w:val="18"/>
                <w:szCs w:val="18"/>
              </w:rPr>
              <w:t>1.090</w:t>
            </w:r>
          </w:p>
        </w:tc>
        <w:tc>
          <w:tcPr>
            <w:tcW w:w="0" w:type="auto"/>
            <w:vAlign w:val="center"/>
          </w:tcPr>
          <w:p w14:paraId="62D6D3FA" w14:textId="77777777" w:rsidR="007119DA" w:rsidRPr="000D1CB5" w:rsidRDefault="007119DA" w:rsidP="007C581F">
            <w:pPr>
              <w:jc w:val="center"/>
              <w:rPr>
                <w:rFonts w:ascii="Calibri" w:hAnsi="Calibri"/>
                <w:sz w:val="18"/>
                <w:szCs w:val="18"/>
              </w:rPr>
            </w:pPr>
            <w:r w:rsidRPr="000D1CB5">
              <w:rPr>
                <w:rFonts w:ascii="Calibri" w:hAnsi="Calibri"/>
                <w:sz w:val="18"/>
                <w:szCs w:val="18"/>
              </w:rPr>
              <w:t>1.099</w:t>
            </w:r>
          </w:p>
        </w:tc>
        <w:tc>
          <w:tcPr>
            <w:tcW w:w="0" w:type="auto"/>
            <w:vAlign w:val="center"/>
          </w:tcPr>
          <w:p w14:paraId="62D6D3FB" w14:textId="77777777" w:rsidR="007119DA" w:rsidRPr="000D1CB5" w:rsidRDefault="007119DA" w:rsidP="007C581F">
            <w:pPr>
              <w:jc w:val="center"/>
              <w:rPr>
                <w:rFonts w:ascii="Calibri" w:hAnsi="Calibri"/>
                <w:sz w:val="18"/>
                <w:szCs w:val="18"/>
              </w:rPr>
            </w:pPr>
            <w:r w:rsidRPr="000D1CB5">
              <w:rPr>
                <w:rFonts w:ascii="Calibri" w:hAnsi="Calibri"/>
                <w:sz w:val="18"/>
                <w:szCs w:val="18"/>
              </w:rPr>
              <w:t>1.108</w:t>
            </w:r>
          </w:p>
        </w:tc>
        <w:tc>
          <w:tcPr>
            <w:tcW w:w="0" w:type="auto"/>
            <w:vAlign w:val="center"/>
          </w:tcPr>
          <w:p w14:paraId="62D6D3FC" w14:textId="77777777" w:rsidR="007119DA" w:rsidRPr="000D1CB5" w:rsidRDefault="007119DA" w:rsidP="007C581F">
            <w:pPr>
              <w:jc w:val="center"/>
              <w:rPr>
                <w:rFonts w:ascii="Calibri" w:hAnsi="Calibri"/>
                <w:sz w:val="18"/>
                <w:szCs w:val="18"/>
              </w:rPr>
            </w:pPr>
            <w:r w:rsidRPr="000D1CB5">
              <w:rPr>
                <w:rFonts w:ascii="Calibri" w:hAnsi="Calibri"/>
                <w:sz w:val="18"/>
                <w:szCs w:val="18"/>
              </w:rPr>
              <w:t>1.117</w:t>
            </w:r>
          </w:p>
        </w:tc>
      </w:tr>
      <w:tr w:rsidR="007119DA" w:rsidRPr="000D1CB5" w14:paraId="62D6D409" w14:textId="77777777" w:rsidTr="007E5B1C">
        <w:trPr>
          <w:cantSplit/>
          <w:trHeight w:hRule="exact" w:val="187"/>
          <w:jc w:val="center"/>
        </w:trPr>
        <w:tc>
          <w:tcPr>
            <w:tcW w:w="0" w:type="auto"/>
            <w:vMerge/>
            <w:vAlign w:val="center"/>
          </w:tcPr>
          <w:p w14:paraId="62D6D3FE" w14:textId="77777777" w:rsidR="007119DA" w:rsidRPr="000D1CB5" w:rsidRDefault="007119DA" w:rsidP="007C581F">
            <w:pPr>
              <w:jc w:val="center"/>
              <w:rPr>
                <w:rFonts w:ascii="Calibri" w:hAnsi="Calibri"/>
                <w:sz w:val="18"/>
                <w:szCs w:val="18"/>
              </w:rPr>
            </w:pPr>
          </w:p>
        </w:tc>
        <w:tc>
          <w:tcPr>
            <w:tcW w:w="0" w:type="auto"/>
            <w:vAlign w:val="center"/>
          </w:tcPr>
          <w:p w14:paraId="62D6D3F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0</w:t>
            </w:r>
          </w:p>
        </w:tc>
        <w:tc>
          <w:tcPr>
            <w:tcW w:w="0" w:type="auto"/>
            <w:vAlign w:val="center"/>
          </w:tcPr>
          <w:p w14:paraId="62D6D400" w14:textId="77777777" w:rsidR="007119DA" w:rsidRPr="000D1CB5" w:rsidRDefault="007119DA" w:rsidP="007C581F">
            <w:pPr>
              <w:jc w:val="center"/>
              <w:rPr>
                <w:rFonts w:ascii="Calibri" w:hAnsi="Calibri"/>
                <w:sz w:val="18"/>
                <w:szCs w:val="18"/>
              </w:rPr>
            </w:pPr>
            <w:r w:rsidRPr="000D1CB5">
              <w:rPr>
                <w:rFonts w:ascii="Calibri" w:hAnsi="Calibri"/>
                <w:sz w:val="18"/>
                <w:szCs w:val="18"/>
              </w:rPr>
              <w:t>1.039</w:t>
            </w:r>
          </w:p>
        </w:tc>
        <w:tc>
          <w:tcPr>
            <w:tcW w:w="0" w:type="auto"/>
            <w:vAlign w:val="center"/>
          </w:tcPr>
          <w:p w14:paraId="62D6D401" w14:textId="77777777" w:rsidR="007119DA" w:rsidRPr="000D1CB5" w:rsidRDefault="007119DA" w:rsidP="007C581F">
            <w:pPr>
              <w:jc w:val="center"/>
              <w:rPr>
                <w:rFonts w:ascii="Calibri" w:hAnsi="Calibri"/>
                <w:sz w:val="18"/>
                <w:szCs w:val="18"/>
              </w:rPr>
            </w:pPr>
            <w:r w:rsidRPr="000D1CB5">
              <w:rPr>
                <w:rFonts w:ascii="Calibri" w:hAnsi="Calibri"/>
                <w:sz w:val="18"/>
                <w:szCs w:val="18"/>
              </w:rPr>
              <w:t>1.048</w:t>
            </w:r>
          </w:p>
        </w:tc>
        <w:tc>
          <w:tcPr>
            <w:tcW w:w="0" w:type="auto"/>
            <w:vAlign w:val="center"/>
          </w:tcPr>
          <w:p w14:paraId="62D6D402" w14:textId="77777777" w:rsidR="007119DA" w:rsidRPr="000D1CB5" w:rsidRDefault="007119DA" w:rsidP="007C581F">
            <w:pPr>
              <w:jc w:val="center"/>
              <w:rPr>
                <w:rFonts w:ascii="Calibri" w:hAnsi="Calibri"/>
                <w:sz w:val="18"/>
                <w:szCs w:val="18"/>
              </w:rPr>
            </w:pPr>
            <w:r w:rsidRPr="000D1CB5">
              <w:rPr>
                <w:rFonts w:ascii="Calibri" w:hAnsi="Calibri"/>
                <w:sz w:val="18"/>
                <w:szCs w:val="18"/>
              </w:rPr>
              <w:t>1.057</w:t>
            </w:r>
          </w:p>
        </w:tc>
        <w:tc>
          <w:tcPr>
            <w:tcW w:w="0" w:type="auto"/>
            <w:vAlign w:val="center"/>
          </w:tcPr>
          <w:p w14:paraId="62D6D403" w14:textId="77777777" w:rsidR="007119DA" w:rsidRPr="000D1CB5" w:rsidRDefault="007119DA" w:rsidP="007C581F">
            <w:pPr>
              <w:jc w:val="center"/>
              <w:rPr>
                <w:rFonts w:ascii="Calibri" w:hAnsi="Calibri"/>
                <w:sz w:val="18"/>
                <w:szCs w:val="18"/>
              </w:rPr>
            </w:pPr>
            <w:r w:rsidRPr="000D1CB5">
              <w:rPr>
                <w:rFonts w:ascii="Calibri" w:hAnsi="Calibri"/>
                <w:sz w:val="18"/>
                <w:szCs w:val="18"/>
              </w:rPr>
              <w:t>1.066</w:t>
            </w:r>
          </w:p>
        </w:tc>
        <w:tc>
          <w:tcPr>
            <w:tcW w:w="0" w:type="auto"/>
            <w:vAlign w:val="center"/>
          </w:tcPr>
          <w:p w14:paraId="62D6D404" w14:textId="77777777" w:rsidR="007119DA" w:rsidRPr="000D1CB5" w:rsidRDefault="007119DA" w:rsidP="007C581F">
            <w:pPr>
              <w:jc w:val="center"/>
              <w:rPr>
                <w:rFonts w:ascii="Calibri" w:hAnsi="Calibri"/>
                <w:sz w:val="18"/>
                <w:szCs w:val="18"/>
              </w:rPr>
            </w:pPr>
            <w:r w:rsidRPr="000D1CB5">
              <w:rPr>
                <w:rFonts w:ascii="Calibri" w:hAnsi="Calibri"/>
                <w:sz w:val="18"/>
                <w:szCs w:val="18"/>
              </w:rPr>
              <w:t>1.075</w:t>
            </w:r>
          </w:p>
        </w:tc>
        <w:tc>
          <w:tcPr>
            <w:tcW w:w="0" w:type="auto"/>
            <w:vAlign w:val="center"/>
          </w:tcPr>
          <w:p w14:paraId="62D6D405" w14:textId="77777777" w:rsidR="007119DA" w:rsidRPr="000D1CB5" w:rsidRDefault="007119DA" w:rsidP="007C581F">
            <w:pPr>
              <w:jc w:val="center"/>
              <w:rPr>
                <w:rFonts w:ascii="Calibri" w:hAnsi="Calibri"/>
                <w:sz w:val="18"/>
                <w:szCs w:val="18"/>
              </w:rPr>
            </w:pPr>
            <w:r w:rsidRPr="000D1CB5">
              <w:rPr>
                <w:rFonts w:ascii="Calibri" w:hAnsi="Calibri"/>
                <w:sz w:val="18"/>
                <w:szCs w:val="18"/>
              </w:rPr>
              <w:t>1.084</w:t>
            </w:r>
          </w:p>
        </w:tc>
        <w:tc>
          <w:tcPr>
            <w:tcW w:w="0" w:type="auto"/>
            <w:vAlign w:val="center"/>
          </w:tcPr>
          <w:p w14:paraId="62D6D406" w14:textId="77777777" w:rsidR="007119DA" w:rsidRPr="000D1CB5" w:rsidRDefault="007119DA" w:rsidP="007C581F">
            <w:pPr>
              <w:jc w:val="center"/>
              <w:rPr>
                <w:rFonts w:ascii="Calibri" w:hAnsi="Calibri"/>
                <w:sz w:val="18"/>
                <w:szCs w:val="18"/>
              </w:rPr>
            </w:pPr>
            <w:r w:rsidRPr="000D1CB5">
              <w:rPr>
                <w:rFonts w:ascii="Calibri" w:hAnsi="Calibri"/>
                <w:sz w:val="18"/>
                <w:szCs w:val="18"/>
              </w:rPr>
              <w:t>1.093</w:t>
            </w:r>
          </w:p>
        </w:tc>
        <w:tc>
          <w:tcPr>
            <w:tcW w:w="0" w:type="auto"/>
            <w:vAlign w:val="center"/>
          </w:tcPr>
          <w:p w14:paraId="62D6D407" w14:textId="77777777" w:rsidR="007119DA" w:rsidRPr="000D1CB5" w:rsidRDefault="007119DA" w:rsidP="007C581F">
            <w:pPr>
              <w:jc w:val="center"/>
              <w:rPr>
                <w:rFonts w:ascii="Calibri" w:hAnsi="Calibri"/>
                <w:sz w:val="18"/>
                <w:szCs w:val="18"/>
              </w:rPr>
            </w:pPr>
            <w:r w:rsidRPr="000D1CB5">
              <w:rPr>
                <w:rFonts w:ascii="Calibri" w:hAnsi="Calibri"/>
                <w:sz w:val="18"/>
                <w:szCs w:val="18"/>
              </w:rPr>
              <w:t>1.102</w:t>
            </w:r>
          </w:p>
        </w:tc>
        <w:tc>
          <w:tcPr>
            <w:tcW w:w="0" w:type="auto"/>
            <w:vAlign w:val="center"/>
          </w:tcPr>
          <w:p w14:paraId="62D6D408" w14:textId="77777777" w:rsidR="007119DA" w:rsidRPr="000D1CB5" w:rsidRDefault="007119DA" w:rsidP="007C581F">
            <w:pPr>
              <w:jc w:val="center"/>
              <w:rPr>
                <w:rFonts w:ascii="Calibri" w:hAnsi="Calibri"/>
                <w:sz w:val="18"/>
                <w:szCs w:val="18"/>
              </w:rPr>
            </w:pPr>
            <w:r w:rsidRPr="000D1CB5">
              <w:rPr>
                <w:rFonts w:ascii="Calibri" w:hAnsi="Calibri"/>
                <w:sz w:val="18"/>
                <w:szCs w:val="18"/>
              </w:rPr>
              <w:t>1.111</w:t>
            </w:r>
          </w:p>
        </w:tc>
      </w:tr>
      <w:tr w:rsidR="007119DA" w:rsidRPr="000D1CB5" w14:paraId="62D6D415" w14:textId="77777777" w:rsidTr="007E5B1C">
        <w:trPr>
          <w:cantSplit/>
          <w:trHeight w:hRule="exact" w:val="187"/>
          <w:jc w:val="center"/>
        </w:trPr>
        <w:tc>
          <w:tcPr>
            <w:tcW w:w="0" w:type="auto"/>
            <w:vMerge/>
            <w:vAlign w:val="center"/>
          </w:tcPr>
          <w:p w14:paraId="62D6D40A" w14:textId="77777777" w:rsidR="007119DA" w:rsidRPr="000D1CB5" w:rsidRDefault="007119DA" w:rsidP="007C581F">
            <w:pPr>
              <w:jc w:val="center"/>
              <w:rPr>
                <w:rFonts w:ascii="Calibri" w:hAnsi="Calibri"/>
                <w:sz w:val="18"/>
                <w:szCs w:val="18"/>
              </w:rPr>
            </w:pPr>
          </w:p>
        </w:tc>
        <w:tc>
          <w:tcPr>
            <w:tcW w:w="0" w:type="auto"/>
            <w:vAlign w:val="center"/>
          </w:tcPr>
          <w:p w14:paraId="62D6D40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w:t>
            </w:r>
          </w:p>
        </w:tc>
        <w:tc>
          <w:tcPr>
            <w:tcW w:w="0" w:type="auto"/>
            <w:vAlign w:val="center"/>
          </w:tcPr>
          <w:p w14:paraId="62D6D40C" w14:textId="77777777" w:rsidR="007119DA" w:rsidRPr="000D1CB5" w:rsidRDefault="007119DA" w:rsidP="007C581F">
            <w:pPr>
              <w:jc w:val="center"/>
              <w:rPr>
                <w:rFonts w:ascii="Calibri" w:hAnsi="Calibri"/>
                <w:sz w:val="18"/>
                <w:szCs w:val="18"/>
              </w:rPr>
            </w:pPr>
            <w:r w:rsidRPr="000D1CB5">
              <w:rPr>
                <w:rFonts w:ascii="Calibri" w:hAnsi="Calibri"/>
                <w:sz w:val="18"/>
                <w:szCs w:val="18"/>
              </w:rPr>
              <w:t>1.033</w:t>
            </w:r>
          </w:p>
        </w:tc>
        <w:tc>
          <w:tcPr>
            <w:tcW w:w="0" w:type="auto"/>
            <w:vAlign w:val="center"/>
          </w:tcPr>
          <w:p w14:paraId="62D6D40D" w14:textId="77777777" w:rsidR="007119DA" w:rsidRPr="000D1CB5" w:rsidRDefault="007119DA" w:rsidP="007C581F">
            <w:pPr>
              <w:jc w:val="center"/>
              <w:rPr>
                <w:rFonts w:ascii="Calibri" w:hAnsi="Calibri"/>
                <w:sz w:val="18"/>
                <w:szCs w:val="18"/>
              </w:rPr>
            </w:pPr>
            <w:r w:rsidRPr="000D1CB5">
              <w:rPr>
                <w:rFonts w:ascii="Calibri" w:hAnsi="Calibri"/>
                <w:sz w:val="18"/>
                <w:szCs w:val="18"/>
              </w:rPr>
              <w:t>1.042</w:t>
            </w:r>
          </w:p>
        </w:tc>
        <w:tc>
          <w:tcPr>
            <w:tcW w:w="0" w:type="auto"/>
            <w:vAlign w:val="center"/>
          </w:tcPr>
          <w:p w14:paraId="62D6D40E" w14:textId="77777777" w:rsidR="007119DA" w:rsidRPr="000D1CB5" w:rsidRDefault="007119DA" w:rsidP="007C581F">
            <w:pPr>
              <w:jc w:val="center"/>
              <w:rPr>
                <w:rFonts w:ascii="Calibri" w:hAnsi="Calibri"/>
                <w:sz w:val="18"/>
                <w:szCs w:val="18"/>
              </w:rPr>
            </w:pPr>
            <w:r w:rsidRPr="000D1CB5">
              <w:rPr>
                <w:rFonts w:ascii="Calibri" w:hAnsi="Calibri"/>
                <w:sz w:val="18"/>
                <w:szCs w:val="18"/>
              </w:rPr>
              <w:t>1.051</w:t>
            </w:r>
          </w:p>
        </w:tc>
        <w:tc>
          <w:tcPr>
            <w:tcW w:w="0" w:type="auto"/>
            <w:vAlign w:val="center"/>
          </w:tcPr>
          <w:p w14:paraId="62D6D40F" w14:textId="77777777" w:rsidR="007119DA" w:rsidRPr="000D1CB5" w:rsidRDefault="007119DA" w:rsidP="007C581F">
            <w:pPr>
              <w:jc w:val="center"/>
              <w:rPr>
                <w:rFonts w:ascii="Calibri" w:hAnsi="Calibri"/>
                <w:sz w:val="18"/>
                <w:szCs w:val="18"/>
              </w:rPr>
            </w:pPr>
            <w:r w:rsidRPr="000D1CB5">
              <w:rPr>
                <w:rFonts w:ascii="Calibri" w:hAnsi="Calibri"/>
                <w:sz w:val="18"/>
                <w:szCs w:val="18"/>
              </w:rPr>
              <w:t>1.060</w:t>
            </w:r>
          </w:p>
        </w:tc>
        <w:tc>
          <w:tcPr>
            <w:tcW w:w="0" w:type="auto"/>
            <w:vAlign w:val="center"/>
          </w:tcPr>
          <w:p w14:paraId="62D6D410" w14:textId="77777777" w:rsidR="007119DA" w:rsidRPr="000D1CB5" w:rsidRDefault="007119DA" w:rsidP="007C581F">
            <w:pPr>
              <w:jc w:val="center"/>
              <w:rPr>
                <w:rFonts w:ascii="Calibri" w:hAnsi="Calibri"/>
                <w:sz w:val="18"/>
                <w:szCs w:val="18"/>
              </w:rPr>
            </w:pPr>
            <w:r w:rsidRPr="000D1CB5">
              <w:rPr>
                <w:rFonts w:ascii="Calibri" w:hAnsi="Calibri"/>
                <w:sz w:val="18"/>
                <w:szCs w:val="18"/>
              </w:rPr>
              <w:t>1.069</w:t>
            </w:r>
          </w:p>
        </w:tc>
        <w:tc>
          <w:tcPr>
            <w:tcW w:w="0" w:type="auto"/>
            <w:vAlign w:val="center"/>
          </w:tcPr>
          <w:p w14:paraId="62D6D411" w14:textId="77777777" w:rsidR="007119DA" w:rsidRPr="000D1CB5" w:rsidRDefault="007119DA" w:rsidP="007C581F">
            <w:pPr>
              <w:jc w:val="center"/>
              <w:rPr>
                <w:rFonts w:ascii="Calibri" w:hAnsi="Calibri"/>
                <w:sz w:val="18"/>
                <w:szCs w:val="18"/>
              </w:rPr>
            </w:pPr>
            <w:r w:rsidRPr="000D1CB5">
              <w:rPr>
                <w:rFonts w:ascii="Calibri" w:hAnsi="Calibri"/>
                <w:sz w:val="18"/>
                <w:szCs w:val="18"/>
              </w:rPr>
              <w:t>1.078</w:t>
            </w:r>
          </w:p>
        </w:tc>
        <w:tc>
          <w:tcPr>
            <w:tcW w:w="0" w:type="auto"/>
            <w:vAlign w:val="center"/>
          </w:tcPr>
          <w:p w14:paraId="62D6D412" w14:textId="77777777" w:rsidR="007119DA" w:rsidRPr="000D1CB5" w:rsidRDefault="007119DA" w:rsidP="007C581F">
            <w:pPr>
              <w:jc w:val="center"/>
              <w:rPr>
                <w:rFonts w:ascii="Calibri" w:hAnsi="Calibri"/>
                <w:sz w:val="18"/>
                <w:szCs w:val="18"/>
              </w:rPr>
            </w:pPr>
            <w:r w:rsidRPr="000D1CB5">
              <w:rPr>
                <w:rFonts w:ascii="Calibri" w:hAnsi="Calibri"/>
                <w:sz w:val="18"/>
                <w:szCs w:val="18"/>
              </w:rPr>
              <w:t>1.087</w:t>
            </w:r>
          </w:p>
        </w:tc>
        <w:tc>
          <w:tcPr>
            <w:tcW w:w="0" w:type="auto"/>
            <w:vAlign w:val="center"/>
          </w:tcPr>
          <w:p w14:paraId="62D6D413" w14:textId="77777777" w:rsidR="007119DA" w:rsidRPr="000D1CB5" w:rsidRDefault="007119DA" w:rsidP="007C581F">
            <w:pPr>
              <w:jc w:val="center"/>
              <w:rPr>
                <w:rFonts w:ascii="Calibri" w:hAnsi="Calibri"/>
                <w:sz w:val="18"/>
                <w:szCs w:val="18"/>
              </w:rPr>
            </w:pPr>
            <w:r w:rsidRPr="000D1CB5">
              <w:rPr>
                <w:rFonts w:ascii="Calibri" w:hAnsi="Calibri"/>
                <w:sz w:val="18"/>
                <w:szCs w:val="18"/>
              </w:rPr>
              <w:t>1.096</w:t>
            </w:r>
          </w:p>
        </w:tc>
        <w:tc>
          <w:tcPr>
            <w:tcW w:w="0" w:type="auto"/>
            <w:vAlign w:val="center"/>
          </w:tcPr>
          <w:p w14:paraId="62D6D414" w14:textId="77777777" w:rsidR="007119DA" w:rsidRPr="000D1CB5" w:rsidRDefault="007119DA" w:rsidP="007C581F">
            <w:pPr>
              <w:jc w:val="center"/>
              <w:rPr>
                <w:rFonts w:ascii="Calibri" w:hAnsi="Calibri"/>
                <w:sz w:val="18"/>
                <w:szCs w:val="18"/>
              </w:rPr>
            </w:pPr>
            <w:r w:rsidRPr="000D1CB5">
              <w:rPr>
                <w:rFonts w:ascii="Calibri" w:hAnsi="Calibri"/>
                <w:sz w:val="18"/>
                <w:szCs w:val="18"/>
              </w:rPr>
              <w:t>1.105</w:t>
            </w:r>
          </w:p>
        </w:tc>
      </w:tr>
      <w:tr w:rsidR="007119DA" w:rsidRPr="000D1CB5" w14:paraId="62D6D421" w14:textId="77777777" w:rsidTr="007E5B1C">
        <w:trPr>
          <w:cantSplit/>
          <w:trHeight w:hRule="exact" w:val="187"/>
          <w:jc w:val="center"/>
        </w:trPr>
        <w:tc>
          <w:tcPr>
            <w:tcW w:w="0" w:type="auto"/>
            <w:vMerge/>
            <w:vAlign w:val="center"/>
          </w:tcPr>
          <w:p w14:paraId="62D6D416" w14:textId="77777777" w:rsidR="007119DA" w:rsidRPr="000D1CB5" w:rsidRDefault="007119DA" w:rsidP="007C581F">
            <w:pPr>
              <w:jc w:val="center"/>
              <w:rPr>
                <w:rFonts w:ascii="Calibri" w:hAnsi="Calibri"/>
                <w:sz w:val="18"/>
                <w:szCs w:val="18"/>
              </w:rPr>
            </w:pPr>
          </w:p>
        </w:tc>
        <w:tc>
          <w:tcPr>
            <w:tcW w:w="0" w:type="auto"/>
            <w:vAlign w:val="center"/>
          </w:tcPr>
          <w:p w14:paraId="62D6D41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w:t>
            </w:r>
          </w:p>
        </w:tc>
        <w:tc>
          <w:tcPr>
            <w:tcW w:w="0" w:type="auto"/>
            <w:vAlign w:val="center"/>
          </w:tcPr>
          <w:p w14:paraId="62D6D418" w14:textId="77777777" w:rsidR="007119DA" w:rsidRPr="000D1CB5" w:rsidRDefault="007119DA" w:rsidP="007C581F">
            <w:pPr>
              <w:jc w:val="center"/>
              <w:rPr>
                <w:rFonts w:ascii="Calibri" w:hAnsi="Calibri"/>
                <w:sz w:val="18"/>
                <w:szCs w:val="18"/>
              </w:rPr>
            </w:pPr>
            <w:r w:rsidRPr="000D1CB5">
              <w:rPr>
                <w:rFonts w:ascii="Calibri" w:hAnsi="Calibri"/>
                <w:sz w:val="18"/>
                <w:szCs w:val="18"/>
              </w:rPr>
              <w:t>1.028</w:t>
            </w:r>
          </w:p>
        </w:tc>
        <w:tc>
          <w:tcPr>
            <w:tcW w:w="0" w:type="auto"/>
            <w:vAlign w:val="center"/>
          </w:tcPr>
          <w:p w14:paraId="62D6D419" w14:textId="77777777" w:rsidR="007119DA" w:rsidRPr="000D1CB5" w:rsidRDefault="007119DA" w:rsidP="007C581F">
            <w:pPr>
              <w:jc w:val="center"/>
              <w:rPr>
                <w:rFonts w:ascii="Calibri" w:hAnsi="Calibri"/>
                <w:sz w:val="18"/>
                <w:szCs w:val="18"/>
              </w:rPr>
            </w:pPr>
            <w:r w:rsidRPr="000D1CB5">
              <w:rPr>
                <w:rFonts w:ascii="Calibri" w:hAnsi="Calibri"/>
                <w:sz w:val="18"/>
                <w:szCs w:val="18"/>
              </w:rPr>
              <w:t>1.037</w:t>
            </w:r>
          </w:p>
        </w:tc>
        <w:tc>
          <w:tcPr>
            <w:tcW w:w="0" w:type="auto"/>
            <w:vAlign w:val="center"/>
          </w:tcPr>
          <w:p w14:paraId="62D6D41A" w14:textId="77777777" w:rsidR="007119DA" w:rsidRPr="000D1CB5" w:rsidRDefault="007119DA" w:rsidP="007C581F">
            <w:pPr>
              <w:jc w:val="center"/>
              <w:rPr>
                <w:rFonts w:ascii="Calibri" w:hAnsi="Calibri"/>
                <w:sz w:val="18"/>
                <w:szCs w:val="18"/>
              </w:rPr>
            </w:pPr>
            <w:r w:rsidRPr="000D1CB5">
              <w:rPr>
                <w:rFonts w:ascii="Calibri" w:hAnsi="Calibri"/>
                <w:sz w:val="18"/>
                <w:szCs w:val="18"/>
              </w:rPr>
              <w:t>1.046</w:t>
            </w:r>
          </w:p>
        </w:tc>
        <w:tc>
          <w:tcPr>
            <w:tcW w:w="0" w:type="auto"/>
            <w:vAlign w:val="center"/>
          </w:tcPr>
          <w:p w14:paraId="62D6D41B" w14:textId="77777777" w:rsidR="007119DA" w:rsidRPr="000D1CB5" w:rsidRDefault="007119DA" w:rsidP="007C581F">
            <w:pPr>
              <w:jc w:val="center"/>
              <w:rPr>
                <w:rFonts w:ascii="Calibri" w:hAnsi="Calibri"/>
                <w:sz w:val="18"/>
                <w:szCs w:val="18"/>
              </w:rPr>
            </w:pPr>
            <w:r w:rsidRPr="000D1CB5">
              <w:rPr>
                <w:rFonts w:ascii="Calibri" w:hAnsi="Calibri"/>
                <w:sz w:val="18"/>
                <w:szCs w:val="18"/>
              </w:rPr>
              <w:t>1.055</w:t>
            </w:r>
          </w:p>
        </w:tc>
        <w:tc>
          <w:tcPr>
            <w:tcW w:w="0" w:type="auto"/>
            <w:vAlign w:val="center"/>
          </w:tcPr>
          <w:p w14:paraId="62D6D41C" w14:textId="77777777" w:rsidR="007119DA" w:rsidRPr="000D1CB5" w:rsidRDefault="007119DA" w:rsidP="007C581F">
            <w:pPr>
              <w:jc w:val="center"/>
              <w:rPr>
                <w:rFonts w:ascii="Calibri" w:hAnsi="Calibri"/>
                <w:sz w:val="18"/>
                <w:szCs w:val="18"/>
              </w:rPr>
            </w:pPr>
            <w:r w:rsidRPr="000D1CB5">
              <w:rPr>
                <w:rFonts w:ascii="Calibri" w:hAnsi="Calibri"/>
                <w:sz w:val="18"/>
                <w:szCs w:val="18"/>
              </w:rPr>
              <w:t>1.064</w:t>
            </w:r>
          </w:p>
        </w:tc>
        <w:tc>
          <w:tcPr>
            <w:tcW w:w="0" w:type="auto"/>
            <w:vAlign w:val="center"/>
          </w:tcPr>
          <w:p w14:paraId="62D6D41D" w14:textId="77777777" w:rsidR="007119DA" w:rsidRPr="000D1CB5" w:rsidRDefault="007119DA" w:rsidP="007C581F">
            <w:pPr>
              <w:jc w:val="center"/>
              <w:rPr>
                <w:rFonts w:ascii="Calibri" w:hAnsi="Calibri"/>
                <w:sz w:val="18"/>
                <w:szCs w:val="18"/>
              </w:rPr>
            </w:pPr>
            <w:r w:rsidRPr="000D1CB5">
              <w:rPr>
                <w:rFonts w:ascii="Calibri" w:hAnsi="Calibri"/>
                <w:sz w:val="18"/>
                <w:szCs w:val="18"/>
              </w:rPr>
              <w:t>1.072</w:t>
            </w:r>
          </w:p>
        </w:tc>
        <w:tc>
          <w:tcPr>
            <w:tcW w:w="0" w:type="auto"/>
            <w:vAlign w:val="center"/>
          </w:tcPr>
          <w:p w14:paraId="62D6D41E" w14:textId="77777777" w:rsidR="007119DA" w:rsidRPr="000D1CB5" w:rsidRDefault="007119DA" w:rsidP="007C581F">
            <w:pPr>
              <w:jc w:val="center"/>
              <w:rPr>
                <w:rFonts w:ascii="Calibri" w:hAnsi="Calibri"/>
                <w:sz w:val="18"/>
                <w:szCs w:val="18"/>
              </w:rPr>
            </w:pPr>
            <w:r w:rsidRPr="000D1CB5">
              <w:rPr>
                <w:rFonts w:ascii="Calibri" w:hAnsi="Calibri"/>
                <w:sz w:val="18"/>
                <w:szCs w:val="18"/>
              </w:rPr>
              <w:t>1.081</w:t>
            </w:r>
          </w:p>
        </w:tc>
        <w:tc>
          <w:tcPr>
            <w:tcW w:w="0" w:type="auto"/>
            <w:vAlign w:val="center"/>
          </w:tcPr>
          <w:p w14:paraId="62D6D41F" w14:textId="77777777" w:rsidR="007119DA" w:rsidRPr="000D1CB5" w:rsidRDefault="007119DA" w:rsidP="007C581F">
            <w:pPr>
              <w:jc w:val="center"/>
              <w:rPr>
                <w:rFonts w:ascii="Calibri" w:hAnsi="Calibri"/>
                <w:sz w:val="18"/>
                <w:szCs w:val="18"/>
              </w:rPr>
            </w:pPr>
            <w:r w:rsidRPr="000D1CB5">
              <w:rPr>
                <w:rFonts w:ascii="Calibri" w:hAnsi="Calibri"/>
                <w:sz w:val="18"/>
                <w:szCs w:val="18"/>
              </w:rPr>
              <w:t>1.090</w:t>
            </w:r>
          </w:p>
        </w:tc>
        <w:tc>
          <w:tcPr>
            <w:tcW w:w="0" w:type="auto"/>
            <w:vAlign w:val="center"/>
          </w:tcPr>
          <w:p w14:paraId="62D6D420" w14:textId="77777777" w:rsidR="007119DA" w:rsidRPr="000D1CB5" w:rsidRDefault="007119DA" w:rsidP="007C581F">
            <w:pPr>
              <w:jc w:val="center"/>
              <w:rPr>
                <w:rFonts w:ascii="Calibri" w:hAnsi="Calibri"/>
                <w:sz w:val="18"/>
                <w:szCs w:val="18"/>
              </w:rPr>
            </w:pPr>
            <w:r w:rsidRPr="000D1CB5">
              <w:rPr>
                <w:rFonts w:ascii="Calibri" w:hAnsi="Calibri"/>
                <w:sz w:val="18"/>
                <w:szCs w:val="18"/>
              </w:rPr>
              <w:t>1.099</w:t>
            </w:r>
          </w:p>
        </w:tc>
      </w:tr>
      <w:tr w:rsidR="007119DA" w:rsidRPr="000D1CB5" w14:paraId="62D6D42D" w14:textId="77777777" w:rsidTr="007E5B1C">
        <w:trPr>
          <w:cantSplit/>
          <w:trHeight w:hRule="exact" w:val="187"/>
          <w:jc w:val="center"/>
        </w:trPr>
        <w:tc>
          <w:tcPr>
            <w:tcW w:w="0" w:type="auto"/>
            <w:vMerge/>
            <w:vAlign w:val="center"/>
          </w:tcPr>
          <w:p w14:paraId="62D6D422" w14:textId="77777777" w:rsidR="007119DA" w:rsidRPr="000D1CB5" w:rsidRDefault="007119DA" w:rsidP="007C581F">
            <w:pPr>
              <w:jc w:val="center"/>
              <w:rPr>
                <w:rFonts w:ascii="Calibri" w:hAnsi="Calibri"/>
                <w:sz w:val="18"/>
                <w:szCs w:val="18"/>
              </w:rPr>
            </w:pPr>
          </w:p>
        </w:tc>
        <w:tc>
          <w:tcPr>
            <w:tcW w:w="0" w:type="auto"/>
            <w:vAlign w:val="center"/>
          </w:tcPr>
          <w:p w14:paraId="62D6D423"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15</w:t>
            </w:r>
          </w:p>
        </w:tc>
        <w:tc>
          <w:tcPr>
            <w:tcW w:w="0" w:type="auto"/>
            <w:vAlign w:val="center"/>
          </w:tcPr>
          <w:p w14:paraId="62D6D424" w14:textId="77777777" w:rsidR="007119DA" w:rsidRPr="000D1CB5" w:rsidRDefault="007119DA" w:rsidP="007C581F">
            <w:pPr>
              <w:jc w:val="center"/>
              <w:rPr>
                <w:rFonts w:ascii="Calibri" w:hAnsi="Calibri"/>
                <w:sz w:val="18"/>
                <w:szCs w:val="18"/>
              </w:rPr>
            </w:pPr>
            <w:r w:rsidRPr="000D1CB5">
              <w:rPr>
                <w:rFonts w:ascii="Calibri" w:hAnsi="Calibri"/>
                <w:sz w:val="18"/>
                <w:szCs w:val="18"/>
              </w:rPr>
              <w:t>1.023</w:t>
            </w:r>
          </w:p>
        </w:tc>
        <w:tc>
          <w:tcPr>
            <w:tcW w:w="0" w:type="auto"/>
            <w:vAlign w:val="center"/>
          </w:tcPr>
          <w:p w14:paraId="62D6D425" w14:textId="77777777" w:rsidR="007119DA" w:rsidRPr="000D1CB5" w:rsidRDefault="007119DA" w:rsidP="007C581F">
            <w:pPr>
              <w:jc w:val="center"/>
              <w:rPr>
                <w:rFonts w:ascii="Calibri" w:hAnsi="Calibri"/>
                <w:sz w:val="18"/>
                <w:szCs w:val="18"/>
              </w:rPr>
            </w:pPr>
            <w:r w:rsidRPr="000D1CB5">
              <w:rPr>
                <w:rFonts w:ascii="Calibri" w:hAnsi="Calibri"/>
                <w:sz w:val="18"/>
                <w:szCs w:val="18"/>
              </w:rPr>
              <w:t>1.031</w:t>
            </w:r>
          </w:p>
        </w:tc>
        <w:tc>
          <w:tcPr>
            <w:tcW w:w="0" w:type="auto"/>
            <w:vAlign w:val="center"/>
          </w:tcPr>
          <w:p w14:paraId="62D6D426" w14:textId="77777777" w:rsidR="007119DA" w:rsidRPr="000D1CB5" w:rsidRDefault="007119DA" w:rsidP="007C581F">
            <w:pPr>
              <w:jc w:val="center"/>
              <w:rPr>
                <w:rFonts w:ascii="Calibri" w:hAnsi="Calibri"/>
                <w:sz w:val="18"/>
                <w:szCs w:val="18"/>
              </w:rPr>
            </w:pPr>
            <w:r w:rsidRPr="000D1CB5">
              <w:rPr>
                <w:rFonts w:ascii="Calibri" w:hAnsi="Calibri"/>
                <w:sz w:val="18"/>
                <w:szCs w:val="18"/>
              </w:rPr>
              <w:t>1.040</w:t>
            </w:r>
          </w:p>
        </w:tc>
        <w:tc>
          <w:tcPr>
            <w:tcW w:w="0" w:type="auto"/>
            <w:vAlign w:val="center"/>
          </w:tcPr>
          <w:p w14:paraId="62D6D427" w14:textId="77777777" w:rsidR="007119DA" w:rsidRPr="000D1CB5" w:rsidRDefault="007119DA" w:rsidP="007C581F">
            <w:pPr>
              <w:jc w:val="center"/>
              <w:rPr>
                <w:rFonts w:ascii="Calibri" w:hAnsi="Calibri"/>
                <w:sz w:val="18"/>
                <w:szCs w:val="18"/>
              </w:rPr>
            </w:pPr>
            <w:r w:rsidRPr="000D1CB5">
              <w:rPr>
                <w:rFonts w:ascii="Calibri" w:hAnsi="Calibri"/>
                <w:sz w:val="18"/>
                <w:szCs w:val="18"/>
              </w:rPr>
              <w:t>1.049</w:t>
            </w:r>
          </w:p>
        </w:tc>
        <w:tc>
          <w:tcPr>
            <w:tcW w:w="0" w:type="auto"/>
            <w:vAlign w:val="center"/>
          </w:tcPr>
          <w:p w14:paraId="62D6D428" w14:textId="77777777" w:rsidR="007119DA" w:rsidRPr="000D1CB5" w:rsidRDefault="007119DA" w:rsidP="007C581F">
            <w:pPr>
              <w:jc w:val="center"/>
              <w:rPr>
                <w:rFonts w:ascii="Calibri" w:hAnsi="Calibri"/>
                <w:sz w:val="18"/>
                <w:szCs w:val="18"/>
              </w:rPr>
            </w:pPr>
            <w:r w:rsidRPr="000D1CB5">
              <w:rPr>
                <w:rFonts w:ascii="Calibri" w:hAnsi="Calibri"/>
                <w:sz w:val="18"/>
                <w:szCs w:val="18"/>
              </w:rPr>
              <w:t>1.058</w:t>
            </w:r>
          </w:p>
        </w:tc>
        <w:tc>
          <w:tcPr>
            <w:tcW w:w="0" w:type="auto"/>
            <w:vAlign w:val="center"/>
          </w:tcPr>
          <w:p w14:paraId="62D6D429" w14:textId="77777777" w:rsidR="007119DA" w:rsidRPr="000D1CB5" w:rsidRDefault="007119DA" w:rsidP="007C581F">
            <w:pPr>
              <w:jc w:val="center"/>
              <w:rPr>
                <w:rFonts w:ascii="Calibri" w:hAnsi="Calibri"/>
                <w:sz w:val="18"/>
                <w:szCs w:val="18"/>
              </w:rPr>
            </w:pPr>
            <w:r w:rsidRPr="000D1CB5">
              <w:rPr>
                <w:rFonts w:ascii="Calibri" w:hAnsi="Calibri"/>
                <w:sz w:val="18"/>
                <w:szCs w:val="18"/>
              </w:rPr>
              <w:t>1.067</w:t>
            </w:r>
          </w:p>
        </w:tc>
        <w:tc>
          <w:tcPr>
            <w:tcW w:w="0" w:type="auto"/>
            <w:vAlign w:val="center"/>
          </w:tcPr>
          <w:p w14:paraId="62D6D42A" w14:textId="77777777" w:rsidR="007119DA" w:rsidRPr="000D1CB5" w:rsidRDefault="007119DA" w:rsidP="007C581F">
            <w:pPr>
              <w:jc w:val="center"/>
              <w:rPr>
                <w:rFonts w:ascii="Calibri" w:hAnsi="Calibri"/>
                <w:sz w:val="18"/>
                <w:szCs w:val="18"/>
              </w:rPr>
            </w:pPr>
            <w:r w:rsidRPr="000D1CB5">
              <w:rPr>
                <w:rFonts w:ascii="Calibri" w:hAnsi="Calibri"/>
                <w:sz w:val="18"/>
                <w:szCs w:val="18"/>
              </w:rPr>
              <w:t>1.076</w:t>
            </w:r>
          </w:p>
        </w:tc>
        <w:tc>
          <w:tcPr>
            <w:tcW w:w="0" w:type="auto"/>
            <w:vAlign w:val="center"/>
          </w:tcPr>
          <w:p w14:paraId="62D6D42B" w14:textId="77777777" w:rsidR="007119DA" w:rsidRPr="000D1CB5" w:rsidRDefault="007119DA" w:rsidP="007C581F">
            <w:pPr>
              <w:jc w:val="center"/>
              <w:rPr>
                <w:rFonts w:ascii="Calibri" w:hAnsi="Calibri"/>
                <w:sz w:val="18"/>
                <w:szCs w:val="18"/>
              </w:rPr>
            </w:pPr>
            <w:r w:rsidRPr="000D1CB5">
              <w:rPr>
                <w:rFonts w:ascii="Calibri" w:hAnsi="Calibri"/>
                <w:sz w:val="18"/>
                <w:szCs w:val="18"/>
              </w:rPr>
              <w:t>1.084</w:t>
            </w:r>
          </w:p>
        </w:tc>
        <w:tc>
          <w:tcPr>
            <w:tcW w:w="0" w:type="auto"/>
            <w:vAlign w:val="center"/>
          </w:tcPr>
          <w:p w14:paraId="62D6D42C" w14:textId="77777777" w:rsidR="007119DA" w:rsidRPr="000D1CB5" w:rsidRDefault="007119DA" w:rsidP="007C581F">
            <w:pPr>
              <w:jc w:val="center"/>
              <w:rPr>
                <w:rFonts w:ascii="Calibri" w:hAnsi="Calibri"/>
                <w:sz w:val="18"/>
                <w:szCs w:val="18"/>
              </w:rPr>
            </w:pPr>
            <w:r w:rsidRPr="000D1CB5">
              <w:rPr>
                <w:rFonts w:ascii="Calibri" w:hAnsi="Calibri"/>
                <w:sz w:val="18"/>
                <w:szCs w:val="18"/>
              </w:rPr>
              <w:t>1.093</w:t>
            </w:r>
          </w:p>
        </w:tc>
      </w:tr>
      <w:tr w:rsidR="007119DA" w:rsidRPr="000D1CB5" w14:paraId="62D6D439" w14:textId="77777777" w:rsidTr="007E5B1C">
        <w:trPr>
          <w:cantSplit/>
          <w:trHeight w:hRule="exact" w:val="187"/>
          <w:jc w:val="center"/>
        </w:trPr>
        <w:tc>
          <w:tcPr>
            <w:tcW w:w="0" w:type="auto"/>
            <w:vMerge/>
            <w:vAlign w:val="center"/>
          </w:tcPr>
          <w:p w14:paraId="62D6D42E" w14:textId="77777777" w:rsidR="007119DA" w:rsidRPr="000D1CB5" w:rsidRDefault="007119DA" w:rsidP="007C581F">
            <w:pPr>
              <w:jc w:val="center"/>
              <w:rPr>
                <w:rFonts w:ascii="Calibri" w:hAnsi="Calibri"/>
                <w:sz w:val="18"/>
                <w:szCs w:val="18"/>
              </w:rPr>
            </w:pPr>
          </w:p>
        </w:tc>
        <w:tc>
          <w:tcPr>
            <w:tcW w:w="0" w:type="auto"/>
            <w:vAlign w:val="center"/>
          </w:tcPr>
          <w:p w14:paraId="62D6D42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20</w:t>
            </w:r>
          </w:p>
        </w:tc>
        <w:tc>
          <w:tcPr>
            <w:tcW w:w="0" w:type="auto"/>
            <w:vAlign w:val="center"/>
          </w:tcPr>
          <w:p w14:paraId="62D6D430" w14:textId="77777777" w:rsidR="007119DA" w:rsidRPr="000D1CB5" w:rsidRDefault="007119DA" w:rsidP="007C581F">
            <w:pPr>
              <w:jc w:val="center"/>
              <w:rPr>
                <w:rFonts w:ascii="Calibri" w:hAnsi="Calibri"/>
                <w:sz w:val="18"/>
                <w:szCs w:val="18"/>
              </w:rPr>
            </w:pPr>
            <w:r w:rsidRPr="000D1CB5">
              <w:rPr>
                <w:rFonts w:ascii="Calibri" w:hAnsi="Calibri"/>
                <w:sz w:val="18"/>
                <w:szCs w:val="18"/>
              </w:rPr>
              <w:t>1.017</w:t>
            </w:r>
          </w:p>
        </w:tc>
        <w:tc>
          <w:tcPr>
            <w:tcW w:w="0" w:type="auto"/>
            <w:vAlign w:val="center"/>
          </w:tcPr>
          <w:p w14:paraId="62D6D431" w14:textId="77777777" w:rsidR="007119DA" w:rsidRPr="000D1CB5" w:rsidRDefault="007119DA" w:rsidP="007C581F">
            <w:pPr>
              <w:jc w:val="center"/>
              <w:rPr>
                <w:rFonts w:ascii="Calibri" w:hAnsi="Calibri"/>
                <w:sz w:val="18"/>
                <w:szCs w:val="18"/>
              </w:rPr>
            </w:pPr>
            <w:r w:rsidRPr="000D1CB5">
              <w:rPr>
                <w:rFonts w:ascii="Calibri" w:hAnsi="Calibri"/>
                <w:sz w:val="18"/>
                <w:szCs w:val="18"/>
              </w:rPr>
              <w:t>1.026</w:t>
            </w:r>
          </w:p>
        </w:tc>
        <w:tc>
          <w:tcPr>
            <w:tcW w:w="0" w:type="auto"/>
            <w:vAlign w:val="center"/>
          </w:tcPr>
          <w:p w14:paraId="62D6D432" w14:textId="77777777" w:rsidR="007119DA" w:rsidRPr="000D1CB5" w:rsidRDefault="007119DA" w:rsidP="007C581F">
            <w:pPr>
              <w:jc w:val="center"/>
              <w:rPr>
                <w:rFonts w:ascii="Calibri" w:hAnsi="Calibri"/>
                <w:sz w:val="18"/>
                <w:szCs w:val="18"/>
              </w:rPr>
            </w:pPr>
            <w:r w:rsidRPr="000D1CB5">
              <w:rPr>
                <w:rFonts w:ascii="Calibri" w:hAnsi="Calibri"/>
                <w:sz w:val="18"/>
                <w:szCs w:val="18"/>
              </w:rPr>
              <w:t>1.035</w:t>
            </w:r>
          </w:p>
        </w:tc>
        <w:tc>
          <w:tcPr>
            <w:tcW w:w="0" w:type="auto"/>
            <w:vAlign w:val="center"/>
          </w:tcPr>
          <w:p w14:paraId="62D6D433" w14:textId="77777777" w:rsidR="007119DA" w:rsidRPr="000D1CB5" w:rsidRDefault="007119DA" w:rsidP="007C581F">
            <w:pPr>
              <w:jc w:val="center"/>
              <w:rPr>
                <w:rFonts w:ascii="Calibri" w:hAnsi="Calibri"/>
                <w:sz w:val="18"/>
                <w:szCs w:val="18"/>
              </w:rPr>
            </w:pPr>
            <w:r w:rsidRPr="000D1CB5">
              <w:rPr>
                <w:rFonts w:ascii="Calibri" w:hAnsi="Calibri"/>
                <w:sz w:val="18"/>
                <w:szCs w:val="18"/>
              </w:rPr>
              <w:t>1.044</w:t>
            </w:r>
          </w:p>
        </w:tc>
        <w:tc>
          <w:tcPr>
            <w:tcW w:w="0" w:type="auto"/>
            <w:vAlign w:val="center"/>
          </w:tcPr>
          <w:p w14:paraId="62D6D434" w14:textId="77777777" w:rsidR="007119DA" w:rsidRPr="000D1CB5" w:rsidRDefault="007119DA" w:rsidP="007C581F">
            <w:pPr>
              <w:jc w:val="center"/>
              <w:rPr>
                <w:rFonts w:ascii="Calibri" w:hAnsi="Calibri"/>
                <w:sz w:val="18"/>
                <w:szCs w:val="18"/>
              </w:rPr>
            </w:pPr>
            <w:r w:rsidRPr="000D1CB5">
              <w:rPr>
                <w:rFonts w:ascii="Calibri" w:hAnsi="Calibri"/>
                <w:sz w:val="18"/>
                <w:szCs w:val="18"/>
              </w:rPr>
              <w:t>1.052</w:t>
            </w:r>
          </w:p>
        </w:tc>
        <w:tc>
          <w:tcPr>
            <w:tcW w:w="0" w:type="auto"/>
            <w:vAlign w:val="center"/>
          </w:tcPr>
          <w:p w14:paraId="62D6D435" w14:textId="77777777" w:rsidR="007119DA" w:rsidRPr="000D1CB5" w:rsidRDefault="007119DA" w:rsidP="007C581F">
            <w:pPr>
              <w:jc w:val="center"/>
              <w:rPr>
                <w:rFonts w:ascii="Calibri" w:hAnsi="Calibri"/>
                <w:sz w:val="18"/>
                <w:szCs w:val="18"/>
              </w:rPr>
            </w:pPr>
            <w:r w:rsidRPr="000D1CB5">
              <w:rPr>
                <w:rFonts w:ascii="Calibri" w:hAnsi="Calibri"/>
                <w:sz w:val="18"/>
                <w:szCs w:val="18"/>
              </w:rPr>
              <w:t>1.061</w:t>
            </w:r>
          </w:p>
        </w:tc>
        <w:tc>
          <w:tcPr>
            <w:tcW w:w="0" w:type="auto"/>
            <w:vAlign w:val="center"/>
          </w:tcPr>
          <w:p w14:paraId="62D6D436" w14:textId="77777777" w:rsidR="007119DA" w:rsidRPr="000D1CB5" w:rsidRDefault="007119DA" w:rsidP="007C581F">
            <w:pPr>
              <w:jc w:val="center"/>
              <w:rPr>
                <w:rFonts w:ascii="Calibri" w:hAnsi="Calibri"/>
                <w:sz w:val="18"/>
                <w:szCs w:val="18"/>
              </w:rPr>
            </w:pPr>
            <w:r w:rsidRPr="000D1CB5">
              <w:rPr>
                <w:rFonts w:ascii="Calibri" w:hAnsi="Calibri"/>
                <w:sz w:val="18"/>
                <w:szCs w:val="18"/>
              </w:rPr>
              <w:t>1.070</w:t>
            </w:r>
          </w:p>
        </w:tc>
        <w:tc>
          <w:tcPr>
            <w:tcW w:w="0" w:type="auto"/>
            <w:vAlign w:val="center"/>
          </w:tcPr>
          <w:p w14:paraId="62D6D437" w14:textId="77777777" w:rsidR="007119DA" w:rsidRPr="000D1CB5" w:rsidRDefault="007119DA" w:rsidP="007C581F">
            <w:pPr>
              <w:jc w:val="center"/>
              <w:rPr>
                <w:rFonts w:ascii="Calibri" w:hAnsi="Calibri"/>
                <w:sz w:val="18"/>
                <w:szCs w:val="18"/>
              </w:rPr>
            </w:pPr>
            <w:r w:rsidRPr="000D1CB5">
              <w:rPr>
                <w:rFonts w:ascii="Calibri" w:hAnsi="Calibri"/>
                <w:sz w:val="18"/>
                <w:szCs w:val="18"/>
              </w:rPr>
              <w:t>1.079</w:t>
            </w:r>
          </w:p>
        </w:tc>
        <w:tc>
          <w:tcPr>
            <w:tcW w:w="0" w:type="auto"/>
            <w:vAlign w:val="center"/>
          </w:tcPr>
          <w:p w14:paraId="62D6D438" w14:textId="77777777" w:rsidR="007119DA" w:rsidRPr="000D1CB5" w:rsidRDefault="007119DA" w:rsidP="007C581F">
            <w:pPr>
              <w:jc w:val="center"/>
              <w:rPr>
                <w:rFonts w:ascii="Calibri" w:hAnsi="Calibri"/>
                <w:sz w:val="18"/>
                <w:szCs w:val="18"/>
              </w:rPr>
            </w:pPr>
            <w:r w:rsidRPr="000D1CB5">
              <w:rPr>
                <w:rFonts w:ascii="Calibri" w:hAnsi="Calibri"/>
                <w:sz w:val="18"/>
                <w:szCs w:val="18"/>
              </w:rPr>
              <w:t>1.087</w:t>
            </w:r>
          </w:p>
        </w:tc>
      </w:tr>
      <w:tr w:rsidR="007119DA" w:rsidRPr="000D1CB5" w14:paraId="62D6D445" w14:textId="77777777" w:rsidTr="007E5B1C">
        <w:trPr>
          <w:cantSplit/>
          <w:trHeight w:hRule="exact" w:val="187"/>
          <w:jc w:val="center"/>
        </w:trPr>
        <w:tc>
          <w:tcPr>
            <w:tcW w:w="0" w:type="auto"/>
            <w:vMerge/>
            <w:vAlign w:val="center"/>
          </w:tcPr>
          <w:p w14:paraId="62D6D43A" w14:textId="77777777" w:rsidR="007119DA" w:rsidRPr="000D1CB5" w:rsidRDefault="007119DA" w:rsidP="007C581F">
            <w:pPr>
              <w:jc w:val="center"/>
              <w:rPr>
                <w:rFonts w:ascii="Calibri" w:hAnsi="Calibri"/>
                <w:sz w:val="18"/>
                <w:szCs w:val="18"/>
              </w:rPr>
            </w:pPr>
          </w:p>
        </w:tc>
        <w:tc>
          <w:tcPr>
            <w:tcW w:w="0" w:type="auto"/>
            <w:vAlign w:val="center"/>
          </w:tcPr>
          <w:p w14:paraId="62D6D43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25</w:t>
            </w:r>
          </w:p>
        </w:tc>
        <w:tc>
          <w:tcPr>
            <w:tcW w:w="0" w:type="auto"/>
            <w:vAlign w:val="center"/>
          </w:tcPr>
          <w:p w14:paraId="62D6D43C" w14:textId="77777777" w:rsidR="007119DA" w:rsidRPr="000D1CB5" w:rsidRDefault="007119DA" w:rsidP="007C581F">
            <w:pPr>
              <w:jc w:val="center"/>
              <w:rPr>
                <w:rFonts w:ascii="Calibri" w:hAnsi="Calibri"/>
                <w:sz w:val="18"/>
                <w:szCs w:val="18"/>
              </w:rPr>
            </w:pPr>
            <w:r w:rsidRPr="000D1CB5">
              <w:rPr>
                <w:rFonts w:ascii="Calibri" w:hAnsi="Calibri"/>
                <w:sz w:val="18"/>
                <w:szCs w:val="18"/>
              </w:rPr>
              <w:t>1.012</w:t>
            </w:r>
          </w:p>
        </w:tc>
        <w:tc>
          <w:tcPr>
            <w:tcW w:w="0" w:type="auto"/>
            <w:vAlign w:val="center"/>
          </w:tcPr>
          <w:p w14:paraId="62D6D43D" w14:textId="77777777" w:rsidR="007119DA" w:rsidRPr="000D1CB5" w:rsidRDefault="007119DA" w:rsidP="007C581F">
            <w:pPr>
              <w:jc w:val="center"/>
              <w:rPr>
                <w:rFonts w:ascii="Calibri" w:hAnsi="Calibri"/>
                <w:sz w:val="18"/>
                <w:szCs w:val="18"/>
              </w:rPr>
            </w:pPr>
            <w:r w:rsidRPr="000D1CB5">
              <w:rPr>
                <w:rFonts w:ascii="Calibri" w:hAnsi="Calibri"/>
                <w:sz w:val="18"/>
                <w:szCs w:val="18"/>
              </w:rPr>
              <w:t>1.021</w:t>
            </w:r>
          </w:p>
        </w:tc>
        <w:tc>
          <w:tcPr>
            <w:tcW w:w="0" w:type="auto"/>
            <w:vAlign w:val="center"/>
          </w:tcPr>
          <w:p w14:paraId="62D6D43E" w14:textId="77777777" w:rsidR="007119DA" w:rsidRPr="000D1CB5" w:rsidRDefault="007119DA" w:rsidP="007C581F">
            <w:pPr>
              <w:jc w:val="center"/>
              <w:rPr>
                <w:rFonts w:ascii="Calibri" w:hAnsi="Calibri"/>
                <w:sz w:val="18"/>
                <w:szCs w:val="18"/>
              </w:rPr>
            </w:pPr>
            <w:r w:rsidRPr="000D1CB5">
              <w:rPr>
                <w:rFonts w:ascii="Calibri" w:hAnsi="Calibri"/>
                <w:sz w:val="18"/>
                <w:szCs w:val="18"/>
              </w:rPr>
              <w:t>1.029</w:t>
            </w:r>
          </w:p>
        </w:tc>
        <w:tc>
          <w:tcPr>
            <w:tcW w:w="0" w:type="auto"/>
            <w:vAlign w:val="center"/>
          </w:tcPr>
          <w:p w14:paraId="62D6D43F" w14:textId="77777777" w:rsidR="007119DA" w:rsidRPr="000D1CB5" w:rsidRDefault="007119DA" w:rsidP="007C581F">
            <w:pPr>
              <w:jc w:val="center"/>
              <w:rPr>
                <w:rFonts w:ascii="Calibri" w:hAnsi="Calibri"/>
                <w:sz w:val="18"/>
                <w:szCs w:val="18"/>
              </w:rPr>
            </w:pPr>
            <w:r w:rsidRPr="000D1CB5">
              <w:rPr>
                <w:rFonts w:ascii="Calibri" w:hAnsi="Calibri"/>
                <w:sz w:val="18"/>
                <w:szCs w:val="18"/>
              </w:rPr>
              <w:t>1.038</w:t>
            </w:r>
          </w:p>
        </w:tc>
        <w:tc>
          <w:tcPr>
            <w:tcW w:w="0" w:type="auto"/>
            <w:vAlign w:val="center"/>
          </w:tcPr>
          <w:p w14:paraId="62D6D440" w14:textId="77777777" w:rsidR="007119DA" w:rsidRPr="000D1CB5" w:rsidRDefault="007119DA" w:rsidP="007C581F">
            <w:pPr>
              <w:jc w:val="center"/>
              <w:rPr>
                <w:rFonts w:ascii="Calibri" w:hAnsi="Calibri"/>
                <w:sz w:val="18"/>
                <w:szCs w:val="18"/>
              </w:rPr>
            </w:pPr>
            <w:r w:rsidRPr="000D1CB5">
              <w:rPr>
                <w:rFonts w:ascii="Calibri" w:hAnsi="Calibri"/>
                <w:sz w:val="18"/>
                <w:szCs w:val="18"/>
              </w:rPr>
              <w:t>1.047</w:t>
            </w:r>
          </w:p>
        </w:tc>
        <w:tc>
          <w:tcPr>
            <w:tcW w:w="0" w:type="auto"/>
            <w:vAlign w:val="center"/>
          </w:tcPr>
          <w:p w14:paraId="62D6D441" w14:textId="77777777" w:rsidR="007119DA" w:rsidRPr="000D1CB5" w:rsidRDefault="007119DA" w:rsidP="007C581F">
            <w:pPr>
              <w:jc w:val="center"/>
              <w:rPr>
                <w:rFonts w:ascii="Calibri" w:hAnsi="Calibri"/>
                <w:sz w:val="18"/>
                <w:szCs w:val="18"/>
              </w:rPr>
            </w:pPr>
            <w:r w:rsidRPr="000D1CB5">
              <w:rPr>
                <w:rFonts w:ascii="Calibri" w:hAnsi="Calibri"/>
                <w:sz w:val="18"/>
                <w:szCs w:val="18"/>
              </w:rPr>
              <w:t>1.056</w:t>
            </w:r>
          </w:p>
        </w:tc>
        <w:tc>
          <w:tcPr>
            <w:tcW w:w="0" w:type="auto"/>
            <w:vAlign w:val="center"/>
          </w:tcPr>
          <w:p w14:paraId="62D6D442" w14:textId="77777777" w:rsidR="007119DA" w:rsidRPr="000D1CB5" w:rsidRDefault="007119DA" w:rsidP="007C581F">
            <w:pPr>
              <w:jc w:val="center"/>
              <w:rPr>
                <w:rFonts w:ascii="Calibri" w:hAnsi="Calibri"/>
                <w:sz w:val="18"/>
                <w:szCs w:val="18"/>
              </w:rPr>
            </w:pPr>
            <w:r w:rsidRPr="000D1CB5">
              <w:rPr>
                <w:rFonts w:ascii="Calibri" w:hAnsi="Calibri"/>
                <w:sz w:val="18"/>
                <w:szCs w:val="18"/>
              </w:rPr>
              <w:t>1.064</w:t>
            </w:r>
          </w:p>
        </w:tc>
        <w:tc>
          <w:tcPr>
            <w:tcW w:w="0" w:type="auto"/>
            <w:vAlign w:val="center"/>
          </w:tcPr>
          <w:p w14:paraId="62D6D443" w14:textId="77777777" w:rsidR="007119DA" w:rsidRPr="000D1CB5" w:rsidRDefault="007119DA" w:rsidP="007C581F">
            <w:pPr>
              <w:jc w:val="center"/>
              <w:rPr>
                <w:rFonts w:ascii="Calibri" w:hAnsi="Calibri"/>
                <w:sz w:val="18"/>
                <w:szCs w:val="18"/>
              </w:rPr>
            </w:pPr>
            <w:r w:rsidRPr="000D1CB5">
              <w:rPr>
                <w:rFonts w:ascii="Calibri" w:hAnsi="Calibri"/>
                <w:sz w:val="18"/>
                <w:szCs w:val="18"/>
              </w:rPr>
              <w:t>1.073</w:t>
            </w:r>
          </w:p>
        </w:tc>
        <w:tc>
          <w:tcPr>
            <w:tcW w:w="0" w:type="auto"/>
            <w:vAlign w:val="center"/>
          </w:tcPr>
          <w:p w14:paraId="62D6D444" w14:textId="77777777" w:rsidR="007119DA" w:rsidRPr="000D1CB5" w:rsidRDefault="007119DA" w:rsidP="007C581F">
            <w:pPr>
              <w:jc w:val="center"/>
              <w:rPr>
                <w:rFonts w:ascii="Calibri" w:hAnsi="Calibri"/>
                <w:sz w:val="18"/>
                <w:szCs w:val="18"/>
              </w:rPr>
            </w:pPr>
            <w:r w:rsidRPr="000D1CB5">
              <w:rPr>
                <w:rFonts w:ascii="Calibri" w:hAnsi="Calibri"/>
                <w:sz w:val="18"/>
                <w:szCs w:val="18"/>
              </w:rPr>
              <w:t>1.082</w:t>
            </w:r>
          </w:p>
        </w:tc>
      </w:tr>
      <w:tr w:rsidR="007119DA" w:rsidRPr="000D1CB5" w14:paraId="62D6D451" w14:textId="77777777" w:rsidTr="007E5B1C">
        <w:trPr>
          <w:cantSplit/>
          <w:trHeight w:hRule="exact" w:val="187"/>
          <w:jc w:val="center"/>
        </w:trPr>
        <w:tc>
          <w:tcPr>
            <w:tcW w:w="0" w:type="auto"/>
            <w:vMerge/>
            <w:vAlign w:val="center"/>
          </w:tcPr>
          <w:p w14:paraId="62D6D446" w14:textId="77777777" w:rsidR="007119DA" w:rsidRPr="000D1CB5" w:rsidRDefault="007119DA" w:rsidP="007C581F">
            <w:pPr>
              <w:jc w:val="center"/>
              <w:rPr>
                <w:rFonts w:ascii="Calibri" w:hAnsi="Calibri"/>
                <w:sz w:val="18"/>
                <w:szCs w:val="18"/>
              </w:rPr>
            </w:pPr>
          </w:p>
        </w:tc>
        <w:tc>
          <w:tcPr>
            <w:tcW w:w="0" w:type="auto"/>
            <w:vAlign w:val="center"/>
          </w:tcPr>
          <w:p w14:paraId="62D6D44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30</w:t>
            </w:r>
          </w:p>
        </w:tc>
        <w:tc>
          <w:tcPr>
            <w:tcW w:w="0" w:type="auto"/>
            <w:vAlign w:val="center"/>
          </w:tcPr>
          <w:p w14:paraId="62D6D448" w14:textId="77777777" w:rsidR="007119DA" w:rsidRPr="000D1CB5" w:rsidRDefault="007119DA" w:rsidP="007C581F">
            <w:pPr>
              <w:jc w:val="center"/>
              <w:rPr>
                <w:rFonts w:ascii="Calibri" w:hAnsi="Calibri"/>
                <w:sz w:val="18"/>
                <w:szCs w:val="18"/>
              </w:rPr>
            </w:pPr>
            <w:r w:rsidRPr="000D1CB5">
              <w:rPr>
                <w:rFonts w:ascii="Calibri" w:hAnsi="Calibri"/>
                <w:sz w:val="18"/>
                <w:szCs w:val="18"/>
              </w:rPr>
              <w:t>1.007</w:t>
            </w:r>
          </w:p>
        </w:tc>
        <w:tc>
          <w:tcPr>
            <w:tcW w:w="0" w:type="auto"/>
            <w:vAlign w:val="center"/>
          </w:tcPr>
          <w:p w14:paraId="62D6D449" w14:textId="77777777" w:rsidR="007119DA" w:rsidRPr="000D1CB5" w:rsidRDefault="007119DA" w:rsidP="007C581F">
            <w:pPr>
              <w:jc w:val="center"/>
              <w:rPr>
                <w:rFonts w:ascii="Calibri" w:hAnsi="Calibri"/>
                <w:sz w:val="18"/>
                <w:szCs w:val="18"/>
              </w:rPr>
            </w:pPr>
            <w:r w:rsidRPr="000D1CB5">
              <w:rPr>
                <w:rFonts w:ascii="Calibri" w:hAnsi="Calibri"/>
                <w:sz w:val="18"/>
                <w:szCs w:val="18"/>
              </w:rPr>
              <w:t>1.015</w:t>
            </w:r>
          </w:p>
        </w:tc>
        <w:tc>
          <w:tcPr>
            <w:tcW w:w="0" w:type="auto"/>
            <w:vAlign w:val="center"/>
          </w:tcPr>
          <w:p w14:paraId="62D6D44A" w14:textId="77777777" w:rsidR="007119DA" w:rsidRPr="000D1CB5" w:rsidRDefault="007119DA" w:rsidP="007C581F">
            <w:pPr>
              <w:jc w:val="center"/>
              <w:rPr>
                <w:rFonts w:ascii="Calibri" w:hAnsi="Calibri"/>
                <w:sz w:val="18"/>
                <w:szCs w:val="18"/>
              </w:rPr>
            </w:pPr>
            <w:r w:rsidRPr="000D1CB5">
              <w:rPr>
                <w:rFonts w:ascii="Calibri" w:hAnsi="Calibri"/>
                <w:sz w:val="18"/>
                <w:szCs w:val="18"/>
              </w:rPr>
              <w:t>1.024</w:t>
            </w:r>
          </w:p>
        </w:tc>
        <w:tc>
          <w:tcPr>
            <w:tcW w:w="0" w:type="auto"/>
            <w:vAlign w:val="center"/>
          </w:tcPr>
          <w:p w14:paraId="62D6D44B" w14:textId="77777777" w:rsidR="007119DA" w:rsidRPr="000D1CB5" w:rsidRDefault="007119DA" w:rsidP="007C581F">
            <w:pPr>
              <w:jc w:val="center"/>
              <w:rPr>
                <w:rFonts w:ascii="Calibri" w:hAnsi="Calibri"/>
                <w:sz w:val="18"/>
                <w:szCs w:val="18"/>
              </w:rPr>
            </w:pPr>
            <w:r w:rsidRPr="000D1CB5">
              <w:rPr>
                <w:rFonts w:ascii="Calibri" w:hAnsi="Calibri"/>
                <w:sz w:val="18"/>
                <w:szCs w:val="18"/>
              </w:rPr>
              <w:t>1.033</w:t>
            </w:r>
          </w:p>
        </w:tc>
        <w:tc>
          <w:tcPr>
            <w:tcW w:w="0" w:type="auto"/>
            <w:vAlign w:val="center"/>
          </w:tcPr>
          <w:p w14:paraId="62D6D44C" w14:textId="77777777" w:rsidR="007119DA" w:rsidRPr="000D1CB5" w:rsidRDefault="007119DA" w:rsidP="007C581F">
            <w:pPr>
              <w:jc w:val="center"/>
              <w:rPr>
                <w:rFonts w:ascii="Calibri" w:hAnsi="Calibri"/>
                <w:sz w:val="18"/>
                <w:szCs w:val="18"/>
              </w:rPr>
            </w:pPr>
            <w:r w:rsidRPr="000D1CB5">
              <w:rPr>
                <w:rFonts w:ascii="Calibri" w:hAnsi="Calibri"/>
                <w:sz w:val="18"/>
                <w:szCs w:val="18"/>
              </w:rPr>
              <w:t>1.041</w:t>
            </w:r>
          </w:p>
        </w:tc>
        <w:tc>
          <w:tcPr>
            <w:tcW w:w="0" w:type="auto"/>
            <w:vAlign w:val="center"/>
          </w:tcPr>
          <w:p w14:paraId="62D6D44D" w14:textId="77777777" w:rsidR="007119DA" w:rsidRPr="000D1CB5" w:rsidRDefault="007119DA" w:rsidP="007C581F">
            <w:pPr>
              <w:jc w:val="center"/>
              <w:rPr>
                <w:rFonts w:ascii="Calibri" w:hAnsi="Calibri"/>
                <w:sz w:val="18"/>
                <w:szCs w:val="18"/>
              </w:rPr>
            </w:pPr>
            <w:r w:rsidRPr="000D1CB5">
              <w:rPr>
                <w:rFonts w:ascii="Calibri" w:hAnsi="Calibri"/>
                <w:sz w:val="18"/>
                <w:szCs w:val="18"/>
              </w:rPr>
              <w:t>1.050</w:t>
            </w:r>
          </w:p>
        </w:tc>
        <w:tc>
          <w:tcPr>
            <w:tcW w:w="0" w:type="auto"/>
            <w:vAlign w:val="center"/>
          </w:tcPr>
          <w:p w14:paraId="62D6D44E" w14:textId="77777777" w:rsidR="007119DA" w:rsidRPr="000D1CB5" w:rsidRDefault="007119DA" w:rsidP="007C581F">
            <w:pPr>
              <w:jc w:val="center"/>
              <w:rPr>
                <w:rFonts w:ascii="Calibri" w:hAnsi="Calibri"/>
                <w:sz w:val="18"/>
                <w:szCs w:val="18"/>
              </w:rPr>
            </w:pPr>
            <w:r w:rsidRPr="000D1CB5">
              <w:rPr>
                <w:rFonts w:ascii="Calibri" w:hAnsi="Calibri"/>
                <w:sz w:val="18"/>
                <w:szCs w:val="18"/>
              </w:rPr>
              <w:t>1.059</w:t>
            </w:r>
          </w:p>
        </w:tc>
        <w:tc>
          <w:tcPr>
            <w:tcW w:w="0" w:type="auto"/>
            <w:vAlign w:val="center"/>
          </w:tcPr>
          <w:p w14:paraId="62D6D44F" w14:textId="77777777" w:rsidR="007119DA" w:rsidRPr="000D1CB5" w:rsidRDefault="007119DA" w:rsidP="007C581F">
            <w:pPr>
              <w:jc w:val="center"/>
              <w:rPr>
                <w:rFonts w:ascii="Calibri" w:hAnsi="Calibri"/>
                <w:sz w:val="18"/>
                <w:szCs w:val="18"/>
              </w:rPr>
            </w:pPr>
            <w:r w:rsidRPr="000D1CB5">
              <w:rPr>
                <w:rFonts w:ascii="Calibri" w:hAnsi="Calibri"/>
                <w:sz w:val="18"/>
                <w:szCs w:val="18"/>
              </w:rPr>
              <w:t>1.067</w:t>
            </w:r>
          </w:p>
        </w:tc>
        <w:tc>
          <w:tcPr>
            <w:tcW w:w="0" w:type="auto"/>
            <w:vAlign w:val="center"/>
          </w:tcPr>
          <w:p w14:paraId="62D6D450" w14:textId="77777777" w:rsidR="007119DA" w:rsidRPr="000D1CB5" w:rsidRDefault="007119DA" w:rsidP="007C581F">
            <w:pPr>
              <w:jc w:val="center"/>
              <w:rPr>
                <w:rFonts w:ascii="Calibri" w:hAnsi="Calibri"/>
                <w:sz w:val="18"/>
                <w:szCs w:val="18"/>
              </w:rPr>
            </w:pPr>
            <w:r w:rsidRPr="000D1CB5">
              <w:rPr>
                <w:rFonts w:ascii="Calibri" w:hAnsi="Calibri"/>
                <w:sz w:val="18"/>
                <w:szCs w:val="18"/>
              </w:rPr>
              <w:t>1.076</w:t>
            </w:r>
          </w:p>
        </w:tc>
      </w:tr>
      <w:tr w:rsidR="007119DA" w:rsidRPr="000D1CB5" w14:paraId="62D6D45D" w14:textId="77777777" w:rsidTr="007E5B1C">
        <w:trPr>
          <w:cantSplit/>
          <w:trHeight w:hRule="exact" w:val="187"/>
          <w:jc w:val="center"/>
        </w:trPr>
        <w:tc>
          <w:tcPr>
            <w:tcW w:w="0" w:type="auto"/>
            <w:vMerge/>
            <w:vAlign w:val="center"/>
          </w:tcPr>
          <w:p w14:paraId="62D6D452" w14:textId="77777777" w:rsidR="007119DA" w:rsidRPr="000D1CB5" w:rsidRDefault="007119DA" w:rsidP="007C581F">
            <w:pPr>
              <w:jc w:val="center"/>
              <w:rPr>
                <w:rFonts w:ascii="Calibri" w:hAnsi="Calibri"/>
                <w:sz w:val="18"/>
                <w:szCs w:val="18"/>
              </w:rPr>
            </w:pPr>
          </w:p>
        </w:tc>
        <w:tc>
          <w:tcPr>
            <w:tcW w:w="0" w:type="auto"/>
            <w:vAlign w:val="center"/>
          </w:tcPr>
          <w:p w14:paraId="62D6D453"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35</w:t>
            </w:r>
          </w:p>
        </w:tc>
        <w:tc>
          <w:tcPr>
            <w:tcW w:w="0" w:type="auto"/>
            <w:vAlign w:val="center"/>
          </w:tcPr>
          <w:p w14:paraId="62D6D454" w14:textId="77777777" w:rsidR="007119DA" w:rsidRPr="000D1CB5" w:rsidRDefault="007119DA" w:rsidP="007C581F">
            <w:pPr>
              <w:jc w:val="center"/>
              <w:rPr>
                <w:rFonts w:ascii="Calibri" w:hAnsi="Calibri"/>
                <w:sz w:val="18"/>
                <w:szCs w:val="18"/>
              </w:rPr>
            </w:pPr>
            <w:r w:rsidRPr="000D1CB5">
              <w:rPr>
                <w:rFonts w:ascii="Calibri" w:hAnsi="Calibri"/>
                <w:sz w:val="18"/>
                <w:szCs w:val="18"/>
              </w:rPr>
              <w:t>1.002</w:t>
            </w:r>
          </w:p>
        </w:tc>
        <w:tc>
          <w:tcPr>
            <w:tcW w:w="0" w:type="auto"/>
            <w:vAlign w:val="center"/>
          </w:tcPr>
          <w:p w14:paraId="62D6D455" w14:textId="77777777" w:rsidR="007119DA" w:rsidRPr="000D1CB5" w:rsidRDefault="007119DA" w:rsidP="007C581F">
            <w:pPr>
              <w:jc w:val="center"/>
              <w:rPr>
                <w:rFonts w:ascii="Calibri" w:hAnsi="Calibri"/>
                <w:sz w:val="18"/>
                <w:szCs w:val="18"/>
              </w:rPr>
            </w:pPr>
            <w:r w:rsidRPr="000D1CB5">
              <w:rPr>
                <w:rFonts w:ascii="Calibri" w:hAnsi="Calibri"/>
                <w:sz w:val="18"/>
                <w:szCs w:val="18"/>
              </w:rPr>
              <w:t>1.010</w:t>
            </w:r>
          </w:p>
        </w:tc>
        <w:tc>
          <w:tcPr>
            <w:tcW w:w="0" w:type="auto"/>
            <w:vAlign w:val="center"/>
          </w:tcPr>
          <w:p w14:paraId="62D6D456" w14:textId="77777777" w:rsidR="007119DA" w:rsidRPr="000D1CB5" w:rsidRDefault="007119DA" w:rsidP="007C581F">
            <w:pPr>
              <w:jc w:val="center"/>
              <w:rPr>
                <w:rFonts w:ascii="Calibri" w:hAnsi="Calibri"/>
                <w:sz w:val="18"/>
                <w:szCs w:val="18"/>
              </w:rPr>
            </w:pPr>
            <w:r w:rsidRPr="000D1CB5">
              <w:rPr>
                <w:rFonts w:ascii="Calibri" w:hAnsi="Calibri"/>
                <w:sz w:val="18"/>
                <w:szCs w:val="18"/>
              </w:rPr>
              <w:t>1.019</w:t>
            </w:r>
          </w:p>
        </w:tc>
        <w:tc>
          <w:tcPr>
            <w:tcW w:w="0" w:type="auto"/>
            <w:vAlign w:val="center"/>
          </w:tcPr>
          <w:p w14:paraId="62D6D457" w14:textId="77777777" w:rsidR="007119DA" w:rsidRPr="000D1CB5" w:rsidRDefault="007119DA" w:rsidP="007C581F">
            <w:pPr>
              <w:jc w:val="center"/>
              <w:rPr>
                <w:rFonts w:ascii="Calibri" w:hAnsi="Calibri"/>
                <w:sz w:val="18"/>
                <w:szCs w:val="18"/>
              </w:rPr>
            </w:pPr>
            <w:r w:rsidRPr="000D1CB5">
              <w:rPr>
                <w:rFonts w:ascii="Calibri" w:hAnsi="Calibri"/>
                <w:sz w:val="18"/>
                <w:szCs w:val="18"/>
              </w:rPr>
              <w:t>1.028</w:t>
            </w:r>
          </w:p>
        </w:tc>
        <w:tc>
          <w:tcPr>
            <w:tcW w:w="0" w:type="auto"/>
            <w:vAlign w:val="center"/>
          </w:tcPr>
          <w:p w14:paraId="62D6D458" w14:textId="77777777" w:rsidR="007119DA" w:rsidRPr="000D1CB5" w:rsidRDefault="007119DA" w:rsidP="007C581F">
            <w:pPr>
              <w:jc w:val="center"/>
              <w:rPr>
                <w:rFonts w:ascii="Calibri" w:hAnsi="Calibri"/>
                <w:sz w:val="18"/>
                <w:szCs w:val="18"/>
              </w:rPr>
            </w:pPr>
            <w:r w:rsidRPr="000D1CB5">
              <w:rPr>
                <w:rFonts w:ascii="Calibri" w:hAnsi="Calibri"/>
                <w:sz w:val="18"/>
                <w:szCs w:val="18"/>
              </w:rPr>
              <w:t>1.036</w:t>
            </w:r>
          </w:p>
        </w:tc>
        <w:tc>
          <w:tcPr>
            <w:tcW w:w="0" w:type="auto"/>
            <w:vAlign w:val="center"/>
          </w:tcPr>
          <w:p w14:paraId="62D6D459" w14:textId="77777777" w:rsidR="007119DA" w:rsidRPr="000D1CB5" w:rsidRDefault="007119DA" w:rsidP="007C581F">
            <w:pPr>
              <w:jc w:val="center"/>
              <w:rPr>
                <w:rFonts w:ascii="Calibri" w:hAnsi="Calibri"/>
                <w:sz w:val="18"/>
                <w:szCs w:val="18"/>
              </w:rPr>
            </w:pPr>
            <w:r w:rsidRPr="000D1CB5">
              <w:rPr>
                <w:rFonts w:ascii="Calibri" w:hAnsi="Calibri"/>
                <w:sz w:val="18"/>
                <w:szCs w:val="18"/>
              </w:rPr>
              <w:t>1.045</w:t>
            </w:r>
          </w:p>
        </w:tc>
        <w:tc>
          <w:tcPr>
            <w:tcW w:w="0" w:type="auto"/>
            <w:vAlign w:val="center"/>
          </w:tcPr>
          <w:p w14:paraId="62D6D45A" w14:textId="77777777" w:rsidR="007119DA" w:rsidRPr="000D1CB5" w:rsidRDefault="007119DA" w:rsidP="007C581F">
            <w:pPr>
              <w:jc w:val="center"/>
              <w:rPr>
                <w:rFonts w:ascii="Calibri" w:hAnsi="Calibri"/>
                <w:sz w:val="18"/>
                <w:szCs w:val="18"/>
              </w:rPr>
            </w:pPr>
            <w:r w:rsidRPr="000D1CB5">
              <w:rPr>
                <w:rFonts w:ascii="Calibri" w:hAnsi="Calibri"/>
                <w:sz w:val="18"/>
                <w:szCs w:val="18"/>
              </w:rPr>
              <w:t>1.054</w:t>
            </w:r>
          </w:p>
        </w:tc>
        <w:tc>
          <w:tcPr>
            <w:tcW w:w="0" w:type="auto"/>
            <w:vAlign w:val="center"/>
          </w:tcPr>
          <w:p w14:paraId="62D6D45B" w14:textId="77777777" w:rsidR="007119DA" w:rsidRPr="000D1CB5" w:rsidRDefault="007119DA" w:rsidP="007C581F">
            <w:pPr>
              <w:jc w:val="center"/>
              <w:rPr>
                <w:rFonts w:ascii="Calibri" w:hAnsi="Calibri"/>
                <w:sz w:val="18"/>
                <w:szCs w:val="18"/>
              </w:rPr>
            </w:pPr>
            <w:r w:rsidRPr="000D1CB5">
              <w:rPr>
                <w:rFonts w:ascii="Calibri" w:hAnsi="Calibri"/>
                <w:sz w:val="18"/>
                <w:szCs w:val="18"/>
              </w:rPr>
              <w:t>1.062</w:t>
            </w:r>
          </w:p>
        </w:tc>
        <w:tc>
          <w:tcPr>
            <w:tcW w:w="0" w:type="auto"/>
            <w:vAlign w:val="center"/>
          </w:tcPr>
          <w:p w14:paraId="62D6D45C" w14:textId="77777777" w:rsidR="007119DA" w:rsidRPr="000D1CB5" w:rsidRDefault="007119DA" w:rsidP="007C581F">
            <w:pPr>
              <w:jc w:val="center"/>
              <w:rPr>
                <w:rFonts w:ascii="Calibri" w:hAnsi="Calibri"/>
                <w:sz w:val="18"/>
                <w:szCs w:val="18"/>
              </w:rPr>
            </w:pPr>
            <w:r w:rsidRPr="000D1CB5">
              <w:rPr>
                <w:rFonts w:ascii="Calibri" w:hAnsi="Calibri"/>
                <w:sz w:val="18"/>
                <w:szCs w:val="18"/>
              </w:rPr>
              <w:t>1.071</w:t>
            </w:r>
          </w:p>
        </w:tc>
      </w:tr>
      <w:tr w:rsidR="007119DA" w:rsidRPr="000D1CB5" w14:paraId="62D6D469" w14:textId="77777777" w:rsidTr="007E5B1C">
        <w:trPr>
          <w:cantSplit/>
          <w:trHeight w:hRule="exact" w:val="187"/>
          <w:jc w:val="center"/>
        </w:trPr>
        <w:tc>
          <w:tcPr>
            <w:tcW w:w="0" w:type="auto"/>
            <w:vMerge/>
            <w:vAlign w:val="center"/>
          </w:tcPr>
          <w:p w14:paraId="62D6D45E" w14:textId="77777777" w:rsidR="007119DA" w:rsidRPr="000D1CB5" w:rsidRDefault="007119DA" w:rsidP="007C581F">
            <w:pPr>
              <w:jc w:val="center"/>
              <w:rPr>
                <w:rFonts w:ascii="Calibri" w:hAnsi="Calibri"/>
                <w:sz w:val="18"/>
                <w:szCs w:val="18"/>
              </w:rPr>
            </w:pPr>
          </w:p>
        </w:tc>
        <w:tc>
          <w:tcPr>
            <w:tcW w:w="0" w:type="auto"/>
            <w:vAlign w:val="center"/>
          </w:tcPr>
          <w:p w14:paraId="62D6D45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40</w:t>
            </w:r>
          </w:p>
        </w:tc>
        <w:tc>
          <w:tcPr>
            <w:tcW w:w="0" w:type="auto"/>
            <w:vAlign w:val="center"/>
          </w:tcPr>
          <w:p w14:paraId="62D6D460" w14:textId="77777777" w:rsidR="007119DA" w:rsidRPr="000D1CB5" w:rsidRDefault="007119DA" w:rsidP="007C581F">
            <w:pPr>
              <w:jc w:val="center"/>
              <w:rPr>
                <w:rFonts w:ascii="Calibri" w:hAnsi="Calibri"/>
                <w:sz w:val="18"/>
                <w:szCs w:val="18"/>
              </w:rPr>
            </w:pPr>
            <w:r w:rsidRPr="000D1CB5">
              <w:rPr>
                <w:rFonts w:ascii="Calibri" w:hAnsi="Calibri"/>
                <w:sz w:val="18"/>
                <w:szCs w:val="18"/>
              </w:rPr>
              <w:t>0.997</w:t>
            </w:r>
          </w:p>
        </w:tc>
        <w:tc>
          <w:tcPr>
            <w:tcW w:w="0" w:type="auto"/>
            <w:vAlign w:val="center"/>
          </w:tcPr>
          <w:p w14:paraId="62D6D461" w14:textId="77777777" w:rsidR="007119DA" w:rsidRPr="000D1CB5" w:rsidRDefault="007119DA" w:rsidP="007C581F">
            <w:pPr>
              <w:jc w:val="center"/>
              <w:rPr>
                <w:rFonts w:ascii="Calibri" w:hAnsi="Calibri"/>
                <w:sz w:val="18"/>
                <w:szCs w:val="18"/>
              </w:rPr>
            </w:pPr>
            <w:r w:rsidRPr="000D1CB5">
              <w:rPr>
                <w:rFonts w:ascii="Calibri" w:hAnsi="Calibri"/>
                <w:sz w:val="18"/>
                <w:szCs w:val="18"/>
              </w:rPr>
              <w:t>1.005</w:t>
            </w:r>
          </w:p>
        </w:tc>
        <w:tc>
          <w:tcPr>
            <w:tcW w:w="0" w:type="auto"/>
            <w:vAlign w:val="center"/>
          </w:tcPr>
          <w:p w14:paraId="62D6D462" w14:textId="77777777" w:rsidR="007119DA" w:rsidRPr="000D1CB5" w:rsidRDefault="007119DA" w:rsidP="007C581F">
            <w:pPr>
              <w:jc w:val="center"/>
              <w:rPr>
                <w:rFonts w:ascii="Calibri" w:hAnsi="Calibri"/>
                <w:sz w:val="18"/>
                <w:szCs w:val="18"/>
              </w:rPr>
            </w:pPr>
            <w:r w:rsidRPr="000D1CB5">
              <w:rPr>
                <w:rFonts w:ascii="Calibri" w:hAnsi="Calibri"/>
                <w:sz w:val="18"/>
                <w:szCs w:val="18"/>
              </w:rPr>
              <w:t>1.014</w:t>
            </w:r>
          </w:p>
        </w:tc>
        <w:tc>
          <w:tcPr>
            <w:tcW w:w="0" w:type="auto"/>
            <w:vAlign w:val="center"/>
          </w:tcPr>
          <w:p w14:paraId="62D6D463" w14:textId="77777777" w:rsidR="007119DA" w:rsidRPr="000D1CB5" w:rsidRDefault="007119DA" w:rsidP="007C581F">
            <w:pPr>
              <w:jc w:val="center"/>
              <w:rPr>
                <w:rFonts w:ascii="Calibri" w:hAnsi="Calibri"/>
                <w:sz w:val="18"/>
                <w:szCs w:val="18"/>
              </w:rPr>
            </w:pPr>
            <w:r w:rsidRPr="000D1CB5">
              <w:rPr>
                <w:rFonts w:ascii="Calibri" w:hAnsi="Calibri"/>
                <w:sz w:val="18"/>
                <w:szCs w:val="18"/>
              </w:rPr>
              <w:t>1.023</w:t>
            </w:r>
          </w:p>
        </w:tc>
        <w:tc>
          <w:tcPr>
            <w:tcW w:w="0" w:type="auto"/>
            <w:vAlign w:val="center"/>
          </w:tcPr>
          <w:p w14:paraId="62D6D464" w14:textId="77777777" w:rsidR="007119DA" w:rsidRPr="000D1CB5" w:rsidRDefault="007119DA" w:rsidP="007C581F">
            <w:pPr>
              <w:jc w:val="center"/>
              <w:rPr>
                <w:rFonts w:ascii="Calibri" w:hAnsi="Calibri"/>
                <w:sz w:val="18"/>
                <w:szCs w:val="18"/>
              </w:rPr>
            </w:pPr>
            <w:r w:rsidRPr="000D1CB5">
              <w:rPr>
                <w:rFonts w:ascii="Calibri" w:hAnsi="Calibri"/>
                <w:sz w:val="18"/>
                <w:szCs w:val="18"/>
              </w:rPr>
              <w:t>1.031</w:t>
            </w:r>
          </w:p>
        </w:tc>
        <w:tc>
          <w:tcPr>
            <w:tcW w:w="0" w:type="auto"/>
            <w:vAlign w:val="center"/>
          </w:tcPr>
          <w:p w14:paraId="62D6D465" w14:textId="77777777" w:rsidR="007119DA" w:rsidRPr="000D1CB5" w:rsidRDefault="007119DA" w:rsidP="007C581F">
            <w:pPr>
              <w:jc w:val="center"/>
              <w:rPr>
                <w:rFonts w:ascii="Calibri" w:hAnsi="Calibri"/>
                <w:sz w:val="18"/>
                <w:szCs w:val="18"/>
              </w:rPr>
            </w:pPr>
            <w:r w:rsidRPr="000D1CB5">
              <w:rPr>
                <w:rFonts w:ascii="Calibri" w:hAnsi="Calibri"/>
                <w:sz w:val="18"/>
                <w:szCs w:val="18"/>
              </w:rPr>
              <w:t>1.040</w:t>
            </w:r>
          </w:p>
        </w:tc>
        <w:tc>
          <w:tcPr>
            <w:tcW w:w="0" w:type="auto"/>
            <w:vAlign w:val="center"/>
          </w:tcPr>
          <w:p w14:paraId="62D6D466" w14:textId="77777777" w:rsidR="007119DA" w:rsidRPr="000D1CB5" w:rsidRDefault="007119DA" w:rsidP="007C581F">
            <w:pPr>
              <w:jc w:val="center"/>
              <w:rPr>
                <w:rFonts w:ascii="Calibri" w:hAnsi="Calibri"/>
                <w:sz w:val="18"/>
                <w:szCs w:val="18"/>
              </w:rPr>
            </w:pPr>
            <w:r w:rsidRPr="000D1CB5">
              <w:rPr>
                <w:rFonts w:ascii="Calibri" w:hAnsi="Calibri"/>
                <w:sz w:val="18"/>
                <w:szCs w:val="18"/>
              </w:rPr>
              <w:t>1.048</w:t>
            </w:r>
          </w:p>
        </w:tc>
        <w:tc>
          <w:tcPr>
            <w:tcW w:w="0" w:type="auto"/>
            <w:vAlign w:val="center"/>
          </w:tcPr>
          <w:p w14:paraId="62D6D467" w14:textId="77777777" w:rsidR="007119DA" w:rsidRPr="000D1CB5" w:rsidRDefault="007119DA" w:rsidP="007C581F">
            <w:pPr>
              <w:jc w:val="center"/>
              <w:rPr>
                <w:rFonts w:ascii="Calibri" w:hAnsi="Calibri"/>
                <w:sz w:val="18"/>
                <w:szCs w:val="18"/>
              </w:rPr>
            </w:pPr>
            <w:r w:rsidRPr="000D1CB5">
              <w:rPr>
                <w:rFonts w:ascii="Calibri" w:hAnsi="Calibri"/>
                <w:sz w:val="18"/>
                <w:szCs w:val="18"/>
              </w:rPr>
              <w:t>1.057</w:t>
            </w:r>
          </w:p>
        </w:tc>
        <w:tc>
          <w:tcPr>
            <w:tcW w:w="0" w:type="auto"/>
            <w:vAlign w:val="center"/>
          </w:tcPr>
          <w:p w14:paraId="62D6D468" w14:textId="77777777" w:rsidR="007119DA" w:rsidRPr="000D1CB5" w:rsidRDefault="007119DA" w:rsidP="007C581F">
            <w:pPr>
              <w:jc w:val="center"/>
              <w:rPr>
                <w:rFonts w:ascii="Calibri" w:hAnsi="Calibri"/>
                <w:sz w:val="18"/>
                <w:szCs w:val="18"/>
              </w:rPr>
            </w:pPr>
            <w:r w:rsidRPr="000D1CB5">
              <w:rPr>
                <w:rFonts w:ascii="Calibri" w:hAnsi="Calibri"/>
                <w:sz w:val="18"/>
                <w:szCs w:val="18"/>
              </w:rPr>
              <w:t>1.065</w:t>
            </w:r>
          </w:p>
        </w:tc>
      </w:tr>
      <w:tr w:rsidR="007119DA" w:rsidRPr="000D1CB5" w14:paraId="62D6D475" w14:textId="77777777" w:rsidTr="007E5B1C">
        <w:trPr>
          <w:cantSplit/>
          <w:trHeight w:hRule="exact" w:val="187"/>
          <w:jc w:val="center"/>
        </w:trPr>
        <w:tc>
          <w:tcPr>
            <w:tcW w:w="0" w:type="auto"/>
            <w:vMerge/>
            <w:vAlign w:val="center"/>
          </w:tcPr>
          <w:p w14:paraId="62D6D46A" w14:textId="77777777" w:rsidR="007119DA" w:rsidRPr="000D1CB5" w:rsidRDefault="007119DA" w:rsidP="007C581F">
            <w:pPr>
              <w:jc w:val="center"/>
              <w:rPr>
                <w:rFonts w:ascii="Calibri" w:hAnsi="Calibri"/>
                <w:sz w:val="18"/>
                <w:szCs w:val="18"/>
              </w:rPr>
            </w:pPr>
          </w:p>
        </w:tc>
        <w:tc>
          <w:tcPr>
            <w:tcW w:w="0" w:type="auto"/>
            <w:vAlign w:val="center"/>
          </w:tcPr>
          <w:p w14:paraId="62D6D46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45</w:t>
            </w:r>
          </w:p>
        </w:tc>
        <w:tc>
          <w:tcPr>
            <w:tcW w:w="0" w:type="auto"/>
            <w:vAlign w:val="center"/>
          </w:tcPr>
          <w:p w14:paraId="62D6D46C" w14:textId="77777777" w:rsidR="007119DA" w:rsidRPr="000D1CB5" w:rsidRDefault="007119DA" w:rsidP="007C581F">
            <w:pPr>
              <w:jc w:val="center"/>
              <w:rPr>
                <w:rFonts w:ascii="Calibri" w:hAnsi="Calibri"/>
                <w:sz w:val="18"/>
                <w:szCs w:val="18"/>
              </w:rPr>
            </w:pPr>
            <w:r w:rsidRPr="000D1CB5">
              <w:rPr>
                <w:rFonts w:ascii="Calibri" w:hAnsi="Calibri"/>
                <w:sz w:val="18"/>
                <w:szCs w:val="18"/>
              </w:rPr>
              <w:t>0.992</w:t>
            </w:r>
          </w:p>
        </w:tc>
        <w:tc>
          <w:tcPr>
            <w:tcW w:w="0" w:type="auto"/>
            <w:vAlign w:val="center"/>
          </w:tcPr>
          <w:p w14:paraId="62D6D46D" w14:textId="77777777" w:rsidR="007119DA" w:rsidRPr="000D1CB5" w:rsidRDefault="007119DA" w:rsidP="007C581F">
            <w:pPr>
              <w:jc w:val="center"/>
              <w:rPr>
                <w:rFonts w:ascii="Calibri" w:hAnsi="Calibri"/>
                <w:sz w:val="18"/>
                <w:szCs w:val="18"/>
              </w:rPr>
            </w:pPr>
            <w:r w:rsidRPr="000D1CB5">
              <w:rPr>
                <w:rFonts w:ascii="Calibri" w:hAnsi="Calibri"/>
                <w:sz w:val="18"/>
                <w:szCs w:val="18"/>
              </w:rPr>
              <w:t>1.000</w:t>
            </w:r>
          </w:p>
        </w:tc>
        <w:tc>
          <w:tcPr>
            <w:tcW w:w="0" w:type="auto"/>
            <w:vAlign w:val="center"/>
          </w:tcPr>
          <w:p w14:paraId="62D6D46E" w14:textId="77777777" w:rsidR="007119DA" w:rsidRPr="000D1CB5" w:rsidRDefault="007119DA" w:rsidP="007C581F">
            <w:pPr>
              <w:jc w:val="center"/>
              <w:rPr>
                <w:rFonts w:ascii="Calibri" w:hAnsi="Calibri"/>
                <w:sz w:val="18"/>
                <w:szCs w:val="18"/>
              </w:rPr>
            </w:pPr>
            <w:r w:rsidRPr="000D1CB5">
              <w:rPr>
                <w:rFonts w:ascii="Calibri" w:hAnsi="Calibri"/>
                <w:sz w:val="18"/>
                <w:szCs w:val="18"/>
              </w:rPr>
              <w:t>1.009</w:t>
            </w:r>
          </w:p>
        </w:tc>
        <w:tc>
          <w:tcPr>
            <w:tcW w:w="0" w:type="auto"/>
            <w:vAlign w:val="center"/>
          </w:tcPr>
          <w:p w14:paraId="62D6D46F" w14:textId="77777777" w:rsidR="007119DA" w:rsidRPr="000D1CB5" w:rsidRDefault="007119DA" w:rsidP="007C581F">
            <w:pPr>
              <w:jc w:val="center"/>
              <w:rPr>
                <w:rFonts w:ascii="Calibri" w:hAnsi="Calibri"/>
                <w:sz w:val="18"/>
                <w:szCs w:val="18"/>
              </w:rPr>
            </w:pPr>
            <w:r w:rsidRPr="000D1CB5">
              <w:rPr>
                <w:rFonts w:ascii="Calibri" w:hAnsi="Calibri"/>
                <w:sz w:val="18"/>
                <w:szCs w:val="18"/>
              </w:rPr>
              <w:t>1.017</w:t>
            </w:r>
          </w:p>
        </w:tc>
        <w:tc>
          <w:tcPr>
            <w:tcW w:w="0" w:type="auto"/>
            <w:vAlign w:val="center"/>
          </w:tcPr>
          <w:p w14:paraId="62D6D470" w14:textId="77777777" w:rsidR="007119DA" w:rsidRPr="000D1CB5" w:rsidRDefault="007119DA" w:rsidP="007C581F">
            <w:pPr>
              <w:jc w:val="center"/>
              <w:rPr>
                <w:rFonts w:ascii="Calibri" w:hAnsi="Calibri"/>
                <w:sz w:val="18"/>
                <w:szCs w:val="18"/>
              </w:rPr>
            </w:pPr>
            <w:r w:rsidRPr="000D1CB5">
              <w:rPr>
                <w:rFonts w:ascii="Calibri" w:hAnsi="Calibri"/>
                <w:sz w:val="18"/>
                <w:szCs w:val="18"/>
              </w:rPr>
              <w:t>1.026</w:t>
            </w:r>
          </w:p>
        </w:tc>
        <w:tc>
          <w:tcPr>
            <w:tcW w:w="0" w:type="auto"/>
            <w:vAlign w:val="center"/>
          </w:tcPr>
          <w:p w14:paraId="62D6D471" w14:textId="77777777" w:rsidR="007119DA" w:rsidRPr="000D1CB5" w:rsidRDefault="007119DA" w:rsidP="007C581F">
            <w:pPr>
              <w:jc w:val="center"/>
              <w:rPr>
                <w:rFonts w:ascii="Calibri" w:hAnsi="Calibri"/>
                <w:sz w:val="18"/>
                <w:szCs w:val="18"/>
              </w:rPr>
            </w:pPr>
            <w:r w:rsidRPr="000D1CB5">
              <w:rPr>
                <w:rFonts w:ascii="Calibri" w:hAnsi="Calibri"/>
                <w:sz w:val="18"/>
                <w:szCs w:val="18"/>
              </w:rPr>
              <w:t>1.035</w:t>
            </w:r>
          </w:p>
        </w:tc>
        <w:tc>
          <w:tcPr>
            <w:tcW w:w="0" w:type="auto"/>
            <w:vAlign w:val="center"/>
          </w:tcPr>
          <w:p w14:paraId="62D6D472" w14:textId="77777777" w:rsidR="007119DA" w:rsidRPr="000D1CB5" w:rsidRDefault="007119DA" w:rsidP="007C581F">
            <w:pPr>
              <w:jc w:val="center"/>
              <w:rPr>
                <w:rFonts w:ascii="Calibri" w:hAnsi="Calibri"/>
                <w:sz w:val="18"/>
                <w:szCs w:val="18"/>
              </w:rPr>
            </w:pPr>
            <w:r w:rsidRPr="000D1CB5">
              <w:rPr>
                <w:rFonts w:ascii="Calibri" w:hAnsi="Calibri"/>
                <w:sz w:val="18"/>
                <w:szCs w:val="18"/>
              </w:rPr>
              <w:t>1.043</w:t>
            </w:r>
          </w:p>
        </w:tc>
        <w:tc>
          <w:tcPr>
            <w:tcW w:w="0" w:type="auto"/>
            <w:vAlign w:val="center"/>
          </w:tcPr>
          <w:p w14:paraId="62D6D473" w14:textId="77777777" w:rsidR="007119DA" w:rsidRPr="000D1CB5" w:rsidRDefault="007119DA" w:rsidP="007C581F">
            <w:pPr>
              <w:jc w:val="center"/>
              <w:rPr>
                <w:rFonts w:ascii="Calibri" w:hAnsi="Calibri"/>
                <w:sz w:val="18"/>
                <w:szCs w:val="18"/>
              </w:rPr>
            </w:pPr>
            <w:r w:rsidRPr="000D1CB5">
              <w:rPr>
                <w:rFonts w:ascii="Calibri" w:hAnsi="Calibri"/>
                <w:sz w:val="18"/>
                <w:szCs w:val="18"/>
              </w:rPr>
              <w:t>1.051</w:t>
            </w:r>
          </w:p>
        </w:tc>
        <w:tc>
          <w:tcPr>
            <w:tcW w:w="0" w:type="auto"/>
            <w:vAlign w:val="center"/>
          </w:tcPr>
          <w:p w14:paraId="62D6D474" w14:textId="77777777" w:rsidR="007119DA" w:rsidRPr="000D1CB5" w:rsidRDefault="007119DA" w:rsidP="007C581F">
            <w:pPr>
              <w:jc w:val="center"/>
              <w:rPr>
                <w:rFonts w:ascii="Calibri" w:hAnsi="Calibri"/>
                <w:sz w:val="18"/>
                <w:szCs w:val="18"/>
              </w:rPr>
            </w:pPr>
            <w:r w:rsidRPr="000D1CB5">
              <w:rPr>
                <w:rFonts w:ascii="Calibri" w:hAnsi="Calibri"/>
                <w:sz w:val="18"/>
                <w:szCs w:val="18"/>
              </w:rPr>
              <w:t>1.060</w:t>
            </w:r>
          </w:p>
        </w:tc>
      </w:tr>
      <w:tr w:rsidR="007119DA" w:rsidRPr="000D1CB5" w14:paraId="62D6D481" w14:textId="77777777" w:rsidTr="007E5B1C">
        <w:trPr>
          <w:cantSplit/>
          <w:trHeight w:hRule="exact" w:val="187"/>
          <w:jc w:val="center"/>
        </w:trPr>
        <w:tc>
          <w:tcPr>
            <w:tcW w:w="0" w:type="auto"/>
            <w:vMerge/>
            <w:vAlign w:val="center"/>
          </w:tcPr>
          <w:p w14:paraId="62D6D476" w14:textId="77777777" w:rsidR="007119DA" w:rsidRPr="000D1CB5" w:rsidRDefault="007119DA" w:rsidP="007C581F">
            <w:pPr>
              <w:jc w:val="center"/>
              <w:rPr>
                <w:rFonts w:ascii="Calibri" w:hAnsi="Calibri"/>
                <w:sz w:val="18"/>
                <w:szCs w:val="18"/>
              </w:rPr>
            </w:pPr>
          </w:p>
        </w:tc>
        <w:tc>
          <w:tcPr>
            <w:tcW w:w="0" w:type="auto"/>
            <w:vAlign w:val="center"/>
          </w:tcPr>
          <w:p w14:paraId="62D6D47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50</w:t>
            </w:r>
          </w:p>
        </w:tc>
        <w:tc>
          <w:tcPr>
            <w:tcW w:w="0" w:type="auto"/>
            <w:vAlign w:val="center"/>
          </w:tcPr>
          <w:p w14:paraId="62D6D478" w14:textId="77777777" w:rsidR="007119DA" w:rsidRPr="000D1CB5" w:rsidRDefault="007119DA" w:rsidP="007C581F">
            <w:pPr>
              <w:jc w:val="center"/>
              <w:rPr>
                <w:rFonts w:ascii="Calibri" w:hAnsi="Calibri"/>
                <w:sz w:val="18"/>
                <w:szCs w:val="18"/>
              </w:rPr>
            </w:pPr>
            <w:r w:rsidRPr="000D1CB5">
              <w:rPr>
                <w:rFonts w:ascii="Calibri" w:hAnsi="Calibri"/>
                <w:sz w:val="18"/>
                <w:szCs w:val="18"/>
              </w:rPr>
              <w:t>0.987</w:t>
            </w:r>
          </w:p>
        </w:tc>
        <w:tc>
          <w:tcPr>
            <w:tcW w:w="0" w:type="auto"/>
            <w:vAlign w:val="center"/>
          </w:tcPr>
          <w:p w14:paraId="62D6D479" w14:textId="77777777" w:rsidR="007119DA" w:rsidRPr="000D1CB5" w:rsidRDefault="007119DA" w:rsidP="007C581F">
            <w:pPr>
              <w:jc w:val="center"/>
              <w:rPr>
                <w:rFonts w:ascii="Calibri" w:hAnsi="Calibri"/>
                <w:sz w:val="18"/>
                <w:szCs w:val="18"/>
              </w:rPr>
            </w:pPr>
            <w:r w:rsidRPr="000D1CB5">
              <w:rPr>
                <w:rFonts w:ascii="Calibri" w:hAnsi="Calibri"/>
                <w:sz w:val="18"/>
                <w:szCs w:val="18"/>
              </w:rPr>
              <w:t>0.995</w:t>
            </w:r>
          </w:p>
        </w:tc>
        <w:tc>
          <w:tcPr>
            <w:tcW w:w="0" w:type="auto"/>
            <w:vAlign w:val="center"/>
          </w:tcPr>
          <w:p w14:paraId="62D6D47A" w14:textId="77777777" w:rsidR="007119DA" w:rsidRPr="000D1CB5" w:rsidRDefault="007119DA" w:rsidP="007C581F">
            <w:pPr>
              <w:jc w:val="center"/>
              <w:rPr>
                <w:rFonts w:ascii="Calibri" w:hAnsi="Calibri"/>
                <w:sz w:val="18"/>
                <w:szCs w:val="18"/>
              </w:rPr>
            </w:pPr>
            <w:r w:rsidRPr="000D1CB5">
              <w:rPr>
                <w:rFonts w:ascii="Calibri" w:hAnsi="Calibri"/>
                <w:sz w:val="18"/>
                <w:szCs w:val="18"/>
              </w:rPr>
              <w:t>1.004</w:t>
            </w:r>
          </w:p>
        </w:tc>
        <w:tc>
          <w:tcPr>
            <w:tcW w:w="0" w:type="auto"/>
            <w:vAlign w:val="center"/>
          </w:tcPr>
          <w:p w14:paraId="62D6D47B" w14:textId="77777777" w:rsidR="007119DA" w:rsidRPr="000D1CB5" w:rsidRDefault="007119DA" w:rsidP="007C581F">
            <w:pPr>
              <w:jc w:val="center"/>
              <w:rPr>
                <w:rFonts w:ascii="Calibri" w:hAnsi="Calibri"/>
                <w:sz w:val="18"/>
                <w:szCs w:val="18"/>
              </w:rPr>
            </w:pPr>
            <w:r w:rsidRPr="000D1CB5">
              <w:rPr>
                <w:rFonts w:ascii="Calibri" w:hAnsi="Calibri"/>
                <w:sz w:val="18"/>
                <w:szCs w:val="18"/>
              </w:rPr>
              <w:t>1.012</w:t>
            </w:r>
          </w:p>
        </w:tc>
        <w:tc>
          <w:tcPr>
            <w:tcW w:w="0" w:type="auto"/>
            <w:vAlign w:val="center"/>
          </w:tcPr>
          <w:p w14:paraId="62D6D47C" w14:textId="77777777" w:rsidR="007119DA" w:rsidRPr="000D1CB5" w:rsidRDefault="007119DA" w:rsidP="007C581F">
            <w:pPr>
              <w:jc w:val="center"/>
              <w:rPr>
                <w:rFonts w:ascii="Calibri" w:hAnsi="Calibri"/>
                <w:sz w:val="18"/>
                <w:szCs w:val="18"/>
              </w:rPr>
            </w:pPr>
            <w:r w:rsidRPr="000D1CB5">
              <w:rPr>
                <w:rFonts w:ascii="Calibri" w:hAnsi="Calibri"/>
                <w:sz w:val="18"/>
                <w:szCs w:val="18"/>
              </w:rPr>
              <w:t>1.021</w:t>
            </w:r>
          </w:p>
        </w:tc>
        <w:tc>
          <w:tcPr>
            <w:tcW w:w="0" w:type="auto"/>
            <w:vAlign w:val="center"/>
          </w:tcPr>
          <w:p w14:paraId="62D6D47D" w14:textId="77777777" w:rsidR="007119DA" w:rsidRPr="000D1CB5" w:rsidRDefault="007119DA" w:rsidP="007C581F">
            <w:pPr>
              <w:jc w:val="center"/>
              <w:rPr>
                <w:rFonts w:ascii="Calibri" w:hAnsi="Calibri"/>
                <w:sz w:val="18"/>
                <w:szCs w:val="18"/>
              </w:rPr>
            </w:pPr>
            <w:r w:rsidRPr="000D1CB5">
              <w:rPr>
                <w:rFonts w:ascii="Calibri" w:hAnsi="Calibri"/>
                <w:sz w:val="18"/>
                <w:szCs w:val="18"/>
              </w:rPr>
              <w:t>1.029</w:t>
            </w:r>
          </w:p>
        </w:tc>
        <w:tc>
          <w:tcPr>
            <w:tcW w:w="0" w:type="auto"/>
            <w:vAlign w:val="center"/>
          </w:tcPr>
          <w:p w14:paraId="62D6D47E" w14:textId="77777777" w:rsidR="007119DA" w:rsidRPr="000D1CB5" w:rsidRDefault="007119DA" w:rsidP="007C581F">
            <w:pPr>
              <w:jc w:val="center"/>
              <w:rPr>
                <w:rFonts w:ascii="Calibri" w:hAnsi="Calibri"/>
                <w:sz w:val="18"/>
                <w:szCs w:val="18"/>
              </w:rPr>
            </w:pPr>
            <w:r w:rsidRPr="000D1CB5">
              <w:rPr>
                <w:rFonts w:ascii="Calibri" w:hAnsi="Calibri"/>
                <w:sz w:val="18"/>
                <w:szCs w:val="18"/>
              </w:rPr>
              <w:t>1.038</w:t>
            </w:r>
          </w:p>
        </w:tc>
        <w:tc>
          <w:tcPr>
            <w:tcW w:w="0" w:type="auto"/>
            <w:vAlign w:val="center"/>
          </w:tcPr>
          <w:p w14:paraId="62D6D47F" w14:textId="77777777" w:rsidR="007119DA" w:rsidRPr="000D1CB5" w:rsidRDefault="007119DA" w:rsidP="007C581F">
            <w:pPr>
              <w:jc w:val="center"/>
              <w:rPr>
                <w:rFonts w:ascii="Calibri" w:hAnsi="Calibri"/>
                <w:sz w:val="18"/>
                <w:szCs w:val="18"/>
              </w:rPr>
            </w:pPr>
            <w:r w:rsidRPr="000D1CB5">
              <w:rPr>
                <w:rFonts w:ascii="Calibri" w:hAnsi="Calibri"/>
                <w:sz w:val="18"/>
                <w:szCs w:val="18"/>
              </w:rPr>
              <w:t>1.046</w:t>
            </w:r>
          </w:p>
        </w:tc>
        <w:tc>
          <w:tcPr>
            <w:tcW w:w="0" w:type="auto"/>
            <w:vAlign w:val="center"/>
          </w:tcPr>
          <w:p w14:paraId="62D6D480" w14:textId="77777777" w:rsidR="007119DA" w:rsidRPr="000D1CB5" w:rsidRDefault="007119DA" w:rsidP="007C581F">
            <w:pPr>
              <w:jc w:val="center"/>
              <w:rPr>
                <w:rFonts w:ascii="Calibri" w:hAnsi="Calibri"/>
                <w:sz w:val="18"/>
                <w:szCs w:val="18"/>
              </w:rPr>
            </w:pPr>
            <w:r w:rsidRPr="000D1CB5">
              <w:rPr>
                <w:rFonts w:ascii="Calibri" w:hAnsi="Calibri"/>
                <w:sz w:val="18"/>
                <w:szCs w:val="18"/>
              </w:rPr>
              <w:t>1.055</w:t>
            </w:r>
          </w:p>
        </w:tc>
      </w:tr>
      <w:tr w:rsidR="007119DA" w:rsidRPr="000D1CB5" w14:paraId="62D6D48D" w14:textId="77777777" w:rsidTr="007E5B1C">
        <w:trPr>
          <w:cantSplit/>
          <w:trHeight w:hRule="exact" w:val="187"/>
          <w:jc w:val="center"/>
        </w:trPr>
        <w:tc>
          <w:tcPr>
            <w:tcW w:w="0" w:type="auto"/>
            <w:vMerge/>
            <w:vAlign w:val="center"/>
          </w:tcPr>
          <w:p w14:paraId="62D6D482" w14:textId="77777777" w:rsidR="007119DA" w:rsidRPr="000D1CB5" w:rsidRDefault="007119DA" w:rsidP="007C581F">
            <w:pPr>
              <w:jc w:val="center"/>
              <w:rPr>
                <w:rFonts w:ascii="Calibri" w:hAnsi="Calibri"/>
                <w:sz w:val="18"/>
                <w:szCs w:val="18"/>
              </w:rPr>
            </w:pPr>
          </w:p>
        </w:tc>
        <w:tc>
          <w:tcPr>
            <w:tcW w:w="0" w:type="auto"/>
            <w:vAlign w:val="center"/>
          </w:tcPr>
          <w:p w14:paraId="62D6D483"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55</w:t>
            </w:r>
          </w:p>
        </w:tc>
        <w:tc>
          <w:tcPr>
            <w:tcW w:w="0" w:type="auto"/>
            <w:vAlign w:val="center"/>
          </w:tcPr>
          <w:p w14:paraId="62D6D484" w14:textId="77777777" w:rsidR="007119DA" w:rsidRPr="000D1CB5" w:rsidRDefault="007119DA" w:rsidP="007C581F">
            <w:pPr>
              <w:jc w:val="center"/>
              <w:rPr>
                <w:rFonts w:ascii="Calibri" w:hAnsi="Calibri"/>
                <w:sz w:val="18"/>
                <w:szCs w:val="18"/>
              </w:rPr>
            </w:pPr>
            <w:r w:rsidRPr="000D1CB5">
              <w:rPr>
                <w:rFonts w:ascii="Calibri" w:hAnsi="Calibri"/>
                <w:sz w:val="18"/>
                <w:szCs w:val="18"/>
              </w:rPr>
              <w:t>0.982</w:t>
            </w:r>
          </w:p>
        </w:tc>
        <w:tc>
          <w:tcPr>
            <w:tcW w:w="0" w:type="auto"/>
            <w:vAlign w:val="center"/>
          </w:tcPr>
          <w:p w14:paraId="62D6D485" w14:textId="77777777" w:rsidR="007119DA" w:rsidRPr="000D1CB5" w:rsidRDefault="007119DA" w:rsidP="007C581F">
            <w:pPr>
              <w:jc w:val="center"/>
              <w:rPr>
                <w:rFonts w:ascii="Calibri" w:hAnsi="Calibri"/>
                <w:sz w:val="18"/>
                <w:szCs w:val="18"/>
              </w:rPr>
            </w:pPr>
            <w:r w:rsidRPr="000D1CB5">
              <w:rPr>
                <w:rFonts w:ascii="Calibri" w:hAnsi="Calibri"/>
                <w:sz w:val="18"/>
                <w:szCs w:val="18"/>
              </w:rPr>
              <w:t>0.990</w:t>
            </w:r>
          </w:p>
        </w:tc>
        <w:tc>
          <w:tcPr>
            <w:tcW w:w="0" w:type="auto"/>
            <w:vAlign w:val="center"/>
          </w:tcPr>
          <w:p w14:paraId="62D6D486" w14:textId="77777777" w:rsidR="007119DA" w:rsidRPr="000D1CB5" w:rsidRDefault="007119DA" w:rsidP="007C581F">
            <w:pPr>
              <w:jc w:val="center"/>
              <w:rPr>
                <w:rFonts w:ascii="Calibri" w:hAnsi="Calibri"/>
                <w:sz w:val="18"/>
                <w:szCs w:val="18"/>
              </w:rPr>
            </w:pPr>
            <w:r w:rsidRPr="000D1CB5">
              <w:rPr>
                <w:rFonts w:ascii="Calibri" w:hAnsi="Calibri"/>
                <w:sz w:val="18"/>
                <w:szCs w:val="18"/>
              </w:rPr>
              <w:t>0.999</w:t>
            </w:r>
          </w:p>
        </w:tc>
        <w:tc>
          <w:tcPr>
            <w:tcW w:w="0" w:type="auto"/>
            <w:vAlign w:val="center"/>
          </w:tcPr>
          <w:p w14:paraId="62D6D487" w14:textId="77777777" w:rsidR="007119DA" w:rsidRPr="000D1CB5" w:rsidRDefault="007119DA" w:rsidP="007C581F">
            <w:pPr>
              <w:jc w:val="center"/>
              <w:rPr>
                <w:rFonts w:ascii="Calibri" w:hAnsi="Calibri"/>
                <w:sz w:val="18"/>
                <w:szCs w:val="18"/>
              </w:rPr>
            </w:pPr>
            <w:r w:rsidRPr="000D1CB5">
              <w:rPr>
                <w:rFonts w:ascii="Calibri" w:hAnsi="Calibri"/>
                <w:sz w:val="18"/>
                <w:szCs w:val="18"/>
              </w:rPr>
              <w:t>1.008</w:t>
            </w:r>
          </w:p>
        </w:tc>
        <w:tc>
          <w:tcPr>
            <w:tcW w:w="0" w:type="auto"/>
            <w:vAlign w:val="center"/>
          </w:tcPr>
          <w:p w14:paraId="62D6D488" w14:textId="77777777" w:rsidR="007119DA" w:rsidRPr="000D1CB5" w:rsidRDefault="007119DA" w:rsidP="007C581F">
            <w:pPr>
              <w:jc w:val="center"/>
              <w:rPr>
                <w:rFonts w:ascii="Calibri" w:hAnsi="Calibri"/>
                <w:sz w:val="18"/>
                <w:szCs w:val="18"/>
              </w:rPr>
            </w:pPr>
            <w:r w:rsidRPr="000D1CB5">
              <w:rPr>
                <w:rFonts w:ascii="Calibri" w:hAnsi="Calibri"/>
                <w:sz w:val="18"/>
                <w:szCs w:val="18"/>
              </w:rPr>
              <w:t>1.016</w:t>
            </w:r>
          </w:p>
        </w:tc>
        <w:tc>
          <w:tcPr>
            <w:tcW w:w="0" w:type="auto"/>
            <w:vAlign w:val="center"/>
          </w:tcPr>
          <w:p w14:paraId="62D6D489" w14:textId="77777777" w:rsidR="007119DA" w:rsidRPr="000D1CB5" w:rsidRDefault="007119DA" w:rsidP="007C581F">
            <w:pPr>
              <w:jc w:val="center"/>
              <w:rPr>
                <w:rFonts w:ascii="Calibri" w:hAnsi="Calibri"/>
                <w:sz w:val="18"/>
                <w:szCs w:val="18"/>
              </w:rPr>
            </w:pPr>
            <w:r w:rsidRPr="000D1CB5">
              <w:rPr>
                <w:rFonts w:ascii="Calibri" w:hAnsi="Calibri"/>
                <w:sz w:val="18"/>
                <w:szCs w:val="18"/>
              </w:rPr>
              <w:t>1.024</w:t>
            </w:r>
          </w:p>
        </w:tc>
        <w:tc>
          <w:tcPr>
            <w:tcW w:w="0" w:type="auto"/>
            <w:vAlign w:val="center"/>
          </w:tcPr>
          <w:p w14:paraId="62D6D48A" w14:textId="77777777" w:rsidR="007119DA" w:rsidRPr="000D1CB5" w:rsidRDefault="007119DA" w:rsidP="007C581F">
            <w:pPr>
              <w:jc w:val="center"/>
              <w:rPr>
                <w:rFonts w:ascii="Calibri" w:hAnsi="Calibri"/>
                <w:sz w:val="18"/>
                <w:szCs w:val="18"/>
              </w:rPr>
            </w:pPr>
            <w:r w:rsidRPr="000D1CB5">
              <w:rPr>
                <w:rFonts w:ascii="Calibri" w:hAnsi="Calibri"/>
                <w:sz w:val="18"/>
                <w:szCs w:val="18"/>
              </w:rPr>
              <w:t>1.033</w:t>
            </w:r>
          </w:p>
        </w:tc>
        <w:tc>
          <w:tcPr>
            <w:tcW w:w="0" w:type="auto"/>
            <w:vAlign w:val="center"/>
          </w:tcPr>
          <w:p w14:paraId="62D6D48B" w14:textId="77777777" w:rsidR="007119DA" w:rsidRPr="000D1CB5" w:rsidRDefault="007119DA" w:rsidP="007C581F">
            <w:pPr>
              <w:jc w:val="center"/>
              <w:rPr>
                <w:rFonts w:ascii="Calibri" w:hAnsi="Calibri"/>
                <w:sz w:val="18"/>
                <w:szCs w:val="18"/>
              </w:rPr>
            </w:pPr>
            <w:r w:rsidRPr="000D1CB5">
              <w:rPr>
                <w:rFonts w:ascii="Calibri" w:hAnsi="Calibri"/>
                <w:sz w:val="18"/>
                <w:szCs w:val="18"/>
              </w:rPr>
              <w:t>1.041</w:t>
            </w:r>
          </w:p>
        </w:tc>
        <w:tc>
          <w:tcPr>
            <w:tcW w:w="0" w:type="auto"/>
            <w:vAlign w:val="center"/>
          </w:tcPr>
          <w:p w14:paraId="62D6D48C" w14:textId="77777777" w:rsidR="007119DA" w:rsidRPr="000D1CB5" w:rsidRDefault="007119DA" w:rsidP="007C581F">
            <w:pPr>
              <w:jc w:val="center"/>
              <w:rPr>
                <w:rFonts w:ascii="Calibri" w:hAnsi="Calibri"/>
                <w:sz w:val="18"/>
                <w:szCs w:val="18"/>
              </w:rPr>
            </w:pPr>
            <w:r w:rsidRPr="000D1CB5">
              <w:rPr>
                <w:rFonts w:ascii="Calibri" w:hAnsi="Calibri"/>
                <w:sz w:val="18"/>
                <w:szCs w:val="18"/>
              </w:rPr>
              <w:t>1.050</w:t>
            </w:r>
          </w:p>
        </w:tc>
      </w:tr>
      <w:tr w:rsidR="007119DA" w:rsidRPr="000D1CB5" w14:paraId="62D6D499" w14:textId="77777777" w:rsidTr="007E5B1C">
        <w:trPr>
          <w:cantSplit/>
          <w:trHeight w:hRule="exact" w:val="187"/>
          <w:jc w:val="center"/>
        </w:trPr>
        <w:tc>
          <w:tcPr>
            <w:tcW w:w="0" w:type="auto"/>
            <w:vMerge/>
            <w:vAlign w:val="center"/>
          </w:tcPr>
          <w:p w14:paraId="62D6D48E" w14:textId="77777777" w:rsidR="007119DA" w:rsidRPr="000D1CB5" w:rsidRDefault="007119DA" w:rsidP="007C581F">
            <w:pPr>
              <w:jc w:val="center"/>
              <w:rPr>
                <w:rFonts w:ascii="Calibri" w:hAnsi="Calibri"/>
                <w:sz w:val="18"/>
                <w:szCs w:val="18"/>
              </w:rPr>
            </w:pPr>
          </w:p>
        </w:tc>
        <w:tc>
          <w:tcPr>
            <w:tcW w:w="0" w:type="auto"/>
            <w:vAlign w:val="center"/>
          </w:tcPr>
          <w:p w14:paraId="62D6D48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60</w:t>
            </w:r>
          </w:p>
        </w:tc>
        <w:tc>
          <w:tcPr>
            <w:tcW w:w="0" w:type="auto"/>
            <w:vAlign w:val="center"/>
          </w:tcPr>
          <w:p w14:paraId="62D6D490" w14:textId="77777777" w:rsidR="007119DA" w:rsidRPr="000D1CB5" w:rsidRDefault="007119DA" w:rsidP="007C581F">
            <w:pPr>
              <w:jc w:val="center"/>
              <w:rPr>
                <w:rFonts w:ascii="Calibri" w:hAnsi="Calibri"/>
                <w:sz w:val="18"/>
                <w:szCs w:val="18"/>
              </w:rPr>
            </w:pPr>
            <w:r w:rsidRPr="000D1CB5">
              <w:rPr>
                <w:rFonts w:ascii="Calibri" w:hAnsi="Calibri"/>
                <w:sz w:val="18"/>
                <w:szCs w:val="18"/>
              </w:rPr>
              <w:t>0.997</w:t>
            </w:r>
          </w:p>
        </w:tc>
        <w:tc>
          <w:tcPr>
            <w:tcW w:w="0" w:type="auto"/>
            <w:vAlign w:val="center"/>
          </w:tcPr>
          <w:p w14:paraId="62D6D491" w14:textId="77777777" w:rsidR="007119DA" w:rsidRPr="000D1CB5" w:rsidRDefault="007119DA" w:rsidP="007C581F">
            <w:pPr>
              <w:jc w:val="center"/>
              <w:rPr>
                <w:rFonts w:ascii="Calibri" w:hAnsi="Calibri"/>
                <w:sz w:val="18"/>
                <w:szCs w:val="18"/>
              </w:rPr>
            </w:pPr>
            <w:r w:rsidRPr="000D1CB5">
              <w:rPr>
                <w:rFonts w:ascii="Calibri" w:hAnsi="Calibri"/>
                <w:sz w:val="18"/>
                <w:szCs w:val="18"/>
              </w:rPr>
              <w:t>0.986</w:t>
            </w:r>
          </w:p>
        </w:tc>
        <w:tc>
          <w:tcPr>
            <w:tcW w:w="0" w:type="auto"/>
            <w:vAlign w:val="center"/>
          </w:tcPr>
          <w:p w14:paraId="62D6D492" w14:textId="77777777" w:rsidR="007119DA" w:rsidRPr="000D1CB5" w:rsidRDefault="007119DA" w:rsidP="007C581F">
            <w:pPr>
              <w:jc w:val="center"/>
              <w:rPr>
                <w:rFonts w:ascii="Calibri" w:hAnsi="Calibri"/>
                <w:sz w:val="18"/>
                <w:szCs w:val="18"/>
              </w:rPr>
            </w:pPr>
            <w:r w:rsidRPr="000D1CB5">
              <w:rPr>
                <w:rFonts w:ascii="Calibri" w:hAnsi="Calibri"/>
                <w:sz w:val="18"/>
                <w:szCs w:val="18"/>
              </w:rPr>
              <w:t>0.994</w:t>
            </w:r>
          </w:p>
        </w:tc>
        <w:tc>
          <w:tcPr>
            <w:tcW w:w="0" w:type="auto"/>
            <w:vAlign w:val="center"/>
          </w:tcPr>
          <w:p w14:paraId="62D6D493" w14:textId="77777777" w:rsidR="007119DA" w:rsidRPr="000D1CB5" w:rsidRDefault="007119DA" w:rsidP="007C581F">
            <w:pPr>
              <w:jc w:val="center"/>
              <w:rPr>
                <w:rFonts w:ascii="Calibri" w:hAnsi="Calibri"/>
                <w:sz w:val="18"/>
                <w:szCs w:val="18"/>
              </w:rPr>
            </w:pPr>
            <w:r w:rsidRPr="000D1CB5">
              <w:rPr>
                <w:rFonts w:ascii="Calibri" w:hAnsi="Calibri"/>
                <w:sz w:val="18"/>
                <w:szCs w:val="18"/>
              </w:rPr>
              <w:t>1.003</w:t>
            </w:r>
          </w:p>
        </w:tc>
        <w:tc>
          <w:tcPr>
            <w:tcW w:w="0" w:type="auto"/>
            <w:vAlign w:val="center"/>
          </w:tcPr>
          <w:p w14:paraId="62D6D494" w14:textId="77777777" w:rsidR="007119DA" w:rsidRPr="000D1CB5" w:rsidRDefault="007119DA" w:rsidP="007C581F">
            <w:pPr>
              <w:jc w:val="center"/>
              <w:rPr>
                <w:rFonts w:ascii="Calibri" w:hAnsi="Calibri"/>
                <w:sz w:val="18"/>
                <w:szCs w:val="18"/>
              </w:rPr>
            </w:pPr>
            <w:r w:rsidRPr="000D1CB5">
              <w:rPr>
                <w:rFonts w:ascii="Calibri" w:hAnsi="Calibri"/>
                <w:sz w:val="18"/>
                <w:szCs w:val="18"/>
              </w:rPr>
              <w:t>1.011</w:t>
            </w:r>
          </w:p>
        </w:tc>
        <w:tc>
          <w:tcPr>
            <w:tcW w:w="0" w:type="auto"/>
            <w:vAlign w:val="center"/>
          </w:tcPr>
          <w:p w14:paraId="62D6D495" w14:textId="77777777" w:rsidR="007119DA" w:rsidRPr="000D1CB5" w:rsidRDefault="007119DA" w:rsidP="007C581F">
            <w:pPr>
              <w:jc w:val="center"/>
              <w:rPr>
                <w:rFonts w:ascii="Calibri" w:hAnsi="Calibri"/>
                <w:sz w:val="18"/>
                <w:szCs w:val="18"/>
              </w:rPr>
            </w:pPr>
            <w:r w:rsidRPr="000D1CB5">
              <w:rPr>
                <w:rFonts w:ascii="Calibri" w:hAnsi="Calibri"/>
                <w:sz w:val="18"/>
                <w:szCs w:val="18"/>
              </w:rPr>
              <w:t>1.019</w:t>
            </w:r>
          </w:p>
        </w:tc>
        <w:tc>
          <w:tcPr>
            <w:tcW w:w="0" w:type="auto"/>
            <w:vAlign w:val="center"/>
          </w:tcPr>
          <w:p w14:paraId="62D6D496" w14:textId="77777777" w:rsidR="007119DA" w:rsidRPr="000D1CB5" w:rsidRDefault="007119DA" w:rsidP="007C581F">
            <w:pPr>
              <w:jc w:val="center"/>
              <w:rPr>
                <w:rFonts w:ascii="Calibri" w:hAnsi="Calibri"/>
                <w:sz w:val="18"/>
                <w:szCs w:val="18"/>
              </w:rPr>
            </w:pPr>
            <w:r w:rsidRPr="000D1CB5">
              <w:rPr>
                <w:rFonts w:ascii="Calibri" w:hAnsi="Calibri"/>
                <w:sz w:val="18"/>
                <w:szCs w:val="18"/>
              </w:rPr>
              <w:t>1.028</w:t>
            </w:r>
          </w:p>
        </w:tc>
        <w:tc>
          <w:tcPr>
            <w:tcW w:w="0" w:type="auto"/>
            <w:vAlign w:val="center"/>
          </w:tcPr>
          <w:p w14:paraId="62D6D497" w14:textId="77777777" w:rsidR="007119DA" w:rsidRPr="000D1CB5" w:rsidRDefault="007119DA" w:rsidP="007C581F">
            <w:pPr>
              <w:jc w:val="center"/>
              <w:rPr>
                <w:rFonts w:ascii="Calibri" w:hAnsi="Calibri"/>
                <w:sz w:val="18"/>
                <w:szCs w:val="18"/>
              </w:rPr>
            </w:pPr>
            <w:r w:rsidRPr="000D1CB5">
              <w:rPr>
                <w:rFonts w:ascii="Calibri" w:hAnsi="Calibri"/>
                <w:sz w:val="18"/>
                <w:szCs w:val="18"/>
              </w:rPr>
              <w:t>1.036</w:t>
            </w:r>
          </w:p>
        </w:tc>
        <w:tc>
          <w:tcPr>
            <w:tcW w:w="0" w:type="auto"/>
            <w:vAlign w:val="center"/>
          </w:tcPr>
          <w:p w14:paraId="62D6D498" w14:textId="77777777" w:rsidR="007119DA" w:rsidRPr="000D1CB5" w:rsidRDefault="007119DA" w:rsidP="007C581F">
            <w:pPr>
              <w:jc w:val="center"/>
              <w:rPr>
                <w:rFonts w:ascii="Calibri" w:hAnsi="Calibri"/>
                <w:sz w:val="18"/>
                <w:szCs w:val="18"/>
              </w:rPr>
            </w:pPr>
            <w:r w:rsidRPr="000D1CB5">
              <w:rPr>
                <w:rFonts w:ascii="Calibri" w:hAnsi="Calibri"/>
                <w:sz w:val="18"/>
                <w:szCs w:val="18"/>
              </w:rPr>
              <w:t>1.045</w:t>
            </w:r>
          </w:p>
        </w:tc>
      </w:tr>
      <w:tr w:rsidR="007119DA" w:rsidRPr="000D1CB5" w14:paraId="62D6D4A5" w14:textId="77777777" w:rsidTr="007E5B1C">
        <w:trPr>
          <w:cantSplit/>
          <w:trHeight w:hRule="exact" w:val="187"/>
          <w:jc w:val="center"/>
        </w:trPr>
        <w:tc>
          <w:tcPr>
            <w:tcW w:w="0" w:type="auto"/>
            <w:vMerge/>
            <w:vAlign w:val="center"/>
          </w:tcPr>
          <w:p w14:paraId="62D6D49A" w14:textId="77777777" w:rsidR="007119DA" w:rsidRPr="000D1CB5" w:rsidRDefault="007119DA" w:rsidP="007C581F">
            <w:pPr>
              <w:jc w:val="center"/>
              <w:rPr>
                <w:rFonts w:ascii="Calibri" w:hAnsi="Calibri"/>
                <w:sz w:val="18"/>
                <w:szCs w:val="18"/>
              </w:rPr>
            </w:pPr>
          </w:p>
        </w:tc>
        <w:tc>
          <w:tcPr>
            <w:tcW w:w="0" w:type="auto"/>
            <w:vAlign w:val="center"/>
          </w:tcPr>
          <w:p w14:paraId="62D6D49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65</w:t>
            </w:r>
          </w:p>
        </w:tc>
        <w:tc>
          <w:tcPr>
            <w:tcW w:w="0" w:type="auto"/>
            <w:vAlign w:val="center"/>
          </w:tcPr>
          <w:p w14:paraId="62D6D49C" w14:textId="77777777" w:rsidR="007119DA" w:rsidRPr="000D1CB5" w:rsidRDefault="007119DA" w:rsidP="007C581F">
            <w:pPr>
              <w:jc w:val="center"/>
              <w:rPr>
                <w:rFonts w:ascii="Calibri" w:hAnsi="Calibri"/>
                <w:sz w:val="18"/>
                <w:szCs w:val="18"/>
              </w:rPr>
            </w:pPr>
            <w:r w:rsidRPr="000D1CB5">
              <w:rPr>
                <w:rFonts w:ascii="Calibri" w:hAnsi="Calibri"/>
                <w:sz w:val="18"/>
                <w:szCs w:val="18"/>
              </w:rPr>
              <w:t>0.973</w:t>
            </w:r>
          </w:p>
        </w:tc>
        <w:tc>
          <w:tcPr>
            <w:tcW w:w="0" w:type="auto"/>
            <w:vAlign w:val="center"/>
          </w:tcPr>
          <w:p w14:paraId="62D6D49D" w14:textId="77777777" w:rsidR="007119DA" w:rsidRPr="000D1CB5" w:rsidRDefault="007119DA" w:rsidP="007C581F">
            <w:pPr>
              <w:jc w:val="center"/>
              <w:rPr>
                <w:rFonts w:ascii="Calibri" w:hAnsi="Calibri"/>
                <w:sz w:val="18"/>
                <w:szCs w:val="18"/>
              </w:rPr>
            </w:pPr>
            <w:r w:rsidRPr="000D1CB5">
              <w:rPr>
                <w:rFonts w:ascii="Calibri" w:hAnsi="Calibri"/>
                <w:sz w:val="18"/>
                <w:szCs w:val="18"/>
              </w:rPr>
              <w:t>0.981</w:t>
            </w:r>
          </w:p>
        </w:tc>
        <w:tc>
          <w:tcPr>
            <w:tcW w:w="0" w:type="auto"/>
            <w:vAlign w:val="center"/>
          </w:tcPr>
          <w:p w14:paraId="62D6D49E" w14:textId="77777777" w:rsidR="007119DA" w:rsidRPr="000D1CB5" w:rsidRDefault="007119DA" w:rsidP="007C581F">
            <w:pPr>
              <w:jc w:val="center"/>
              <w:rPr>
                <w:rFonts w:ascii="Calibri" w:hAnsi="Calibri"/>
                <w:sz w:val="18"/>
                <w:szCs w:val="18"/>
              </w:rPr>
            </w:pPr>
            <w:r w:rsidRPr="000D1CB5">
              <w:rPr>
                <w:rFonts w:ascii="Calibri" w:hAnsi="Calibri"/>
                <w:sz w:val="18"/>
                <w:szCs w:val="18"/>
              </w:rPr>
              <w:t>0.989</w:t>
            </w:r>
          </w:p>
        </w:tc>
        <w:tc>
          <w:tcPr>
            <w:tcW w:w="0" w:type="auto"/>
            <w:vAlign w:val="center"/>
          </w:tcPr>
          <w:p w14:paraId="62D6D49F" w14:textId="77777777" w:rsidR="007119DA" w:rsidRPr="000D1CB5" w:rsidRDefault="007119DA" w:rsidP="007C581F">
            <w:pPr>
              <w:jc w:val="center"/>
              <w:rPr>
                <w:rFonts w:ascii="Calibri" w:hAnsi="Calibri"/>
                <w:sz w:val="18"/>
                <w:szCs w:val="18"/>
              </w:rPr>
            </w:pPr>
            <w:r w:rsidRPr="000D1CB5">
              <w:rPr>
                <w:rFonts w:ascii="Calibri" w:hAnsi="Calibri"/>
                <w:sz w:val="18"/>
                <w:szCs w:val="18"/>
              </w:rPr>
              <w:t>0.998</w:t>
            </w:r>
          </w:p>
        </w:tc>
        <w:tc>
          <w:tcPr>
            <w:tcW w:w="0" w:type="auto"/>
            <w:vAlign w:val="center"/>
          </w:tcPr>
          <w:p w14:paraId="62D6D4A0" w14:textId="77777777" w:rsidR="007119DA" w:rsidRPr="000D1CB5" w:rsidRDefault="007119DA" w:rsidP="007C581F">
            <w:pPr>
              <w:jc w:val="center"/>
              <w:rPr>
                <w:rFonts w:ascii="Calibri" w:hAnsi="Calibri"/>
                <w:sz w:val="18"/>
                <w:szCs w:val="18"/>
              </w:rPr>
            </w:pPr>
            <w:r w:rsidRPr="000D1CB5">
              <w:rPr>
                <w:rFonts w:ascii="Calibri" w:hAnsi="Calibri"/>
                <w:sz w:val="18"/>
                <w:szCs w:val="18"/>
              </w:rPr>
              <w:t>1.006</w:t>
            </w:r>
          </w:p>
        </w:tc>
        <w:tc>
          <w:tcPr>
            <w:tcW w:w="0" w:type="auto"/>
            <w:vAlign w:val="center"/>
          </w:tcPr>
          <w:p w14:paraId="62D6D4A1" w14:textId="77777777" w:rsidR="007119DA" w:rsidRPr="000D1CB5" w:rsidRDefault="007119DA" w:rsidP="007C581F">
            <w:pPr>
              <w:jc w:val="center"/>
              <w:rPr>
                <w:rFonts w:ascii="Calibri" w:hAnsi="Calibri"/>
                <w:sz w:val="18"/>
                <w:szCs w:val="18"/>
              </w:rPr>
            </w:pPr>
            <w:r w:rsidRPr="000D1CB5">
              <w:rPr>
                <w:rFonts w:ascii="Calibri" w:hAnsi="Calibri"/>
                <w:sz w:val="18"/>
                <w:szCs w:val="18"/>
              </w:rPr>
              <w:t>1.015</w:t>
            </w:r>
          </w:p>
        </w:tc>
        <w:tc>
          <w:tcPr>
            <w:tcW w:w="0" w:type="auto"/>
            <w:vAlign w:val="center"/>
          </w:tcPr>
          <w:p w14:paraId="62D6D4A2" w14:textId="77777777" w:rsidR="007119DA" w:rsidRPr="000D1CB5" w:rsidRDefault="007119DA" w:rsidP="007C581F">
            <w:pPr>
              <w:jc w:val="center"/>
              <w:rPr>
                <w:rFonts w:ascii="Calibri" w:hAnsi="Calibri"/>
                <w:sz w:val="18"/>
                <w:szCs w:val="18"/>
              </w:rPr>
            </w:pPr>
            <w:r w:rsidRPr="000D1CB5">
              <w:rPr>
                <w:rFonts w:ascii="Calibri" w:hAnsi="Calibri"/>
                <w:sz w:val="18"/>
                <w:szCs w:val="18"/>
              </w:rPr>
              <w:t>1.023</w:t>
            </w:r>
          </w:p>
        </w:tc>
        <w:tc>
          <w:tcPr>
            <w:tcW w:w="0" w:type="auto"/>
            <w:vAlign w:val="center"/>
          </w:tcPr>
          <w:p w14:paraId="62D6D4A3" w14:textId="77777777" w:rsidR="007119DA" w:rsidRPr="000D1CB5" w:rsidRDefault="007119DA" w:rsidP="007C581F">
            <w:pPr>
              <w:jc w:val="center"/>
              <w:rPr>
                <w:rFonts w:ascii="Calibri" w:hAnsi="Calibri"/>
                <w:sz w:val="18"/>
                <w:szCs w:val="18"/>
              </w:rPr>
            </w:pPr>
            <w:r w:rsidRPr="000D1CB5">
              <w:rPr>
                <w:rFonts w:ascii="Calibri" w:hAnsi="Calibri"/>
                <w:sz w:val="18"/>
                <w:szCs w:val="18"/>
              </w:rPr>
              <w:t>1.031</w:t>
            </w:r>
          </w:p>
        </w:tc>
        <w:tc>
          <w:tcPr>
            <w:tcW w:w="0" w:type="auto"/>
            <w:vAlign w:val="center"/>
          </w:tcPr>
          <w:p w14:paraId="62D6D4A4" w14:textId="77777777" w:rsidR="007119DA" w:rsidRPr="000D1CB5" w:rsidRDefault="007119DA" w:rsidP="007C581F">
            <w:pPr>
              <w:jc w:val="center"/>
              <w:rPr>
                <w:rFonts w:ascii="Calibri" w:hAnsi="Calibri"/>
                <w:sz w:val="18"/>
                <w:szCs w:val="18"/>
              </w:rPr>
            </w:pPr>
            <w:r w:rsidRPr="000D1CB5">
              <w:rPr>
                <w:rFonts w:ascii="Calibri" w:hAnsi="Calibri"/>
                <w:sz w:val="18"/>
                <w:szCs w:val="18"/>
              </w:rPr>
              <w:t>1.040</w:t>
            </w:r>
          </w:p>
        </w:tc>
      </w:tr>
      <w:tr w:rsidR="007119DA" w:rsidRPr="000D1CB5" w14:paraId="62D6D4B1" w14:textId="77777777" w:rsidTr="007E5B1C">
        <w:trPr>
          <w:cantSplit/>
          <w:trHeight w:hRule="exact" w:val="187"/>
          <w:jc w:val="center"/>
        </w:trPr>
        <w:tc>
          <w:tcPr>
            <w:tcW w:w="0" w:type="auto"/>
            <w:vMerge/>
            <w:vAlign w:val="center"/>
          </w:tcPr>
          <w:p w14:paraId="62D6D4A6" w14:textId="77777777" w:rsidR="007119DA" w:rsidRPr="000D1CB5" w:rsidRDefault="007119DA" w:rsidP="007C581F">
            <w:pPr>
              <w:jc w:val="center"/>
              <w:rPr>
                <w:rFonts w:ascii="Calibri" w:hAnsi="Calibri"/>
                <w:sz w:val="18"/>
                <w:szCs w:val="18"/>
              </w:rPr>
            </w:pPr>
          </w:p>
        </w:tc>
        <w:tc>
          <w:tcPr>
            <w:tcW w:w="0" w:type="auto"/>
            <w:vAlign w:val="center"/>
          </w:tcPr>
          <w:p w14:paraId="62D6D4A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70</w:t>
            </w:r>
          </w:p>
        </w:tc>
        <w:tc>
          <w:tcPr>
            <w:tcW w:w="0" w:type="auto"/>
            <w:vAlign w:val="center"/>
          </w:tcPr>
          <w:p w14:paraId="62D6D4A8" w14:textId="77777777" w:rsidR="007119DA" w:rsidRPr="000D1CB5" w:rsidRDefault="007119DA" w:rsidP="007C581F">
            <w:pPr>
              <w:jc w:val="center"/>
              <w:rPr>
                <w:rFonts w:ascii="Calibri" w:hAnsi="Calibri"/>
                <w:sz w:val="18"/>
                <w:szCs w:val="18"/>
              </w:rPr>
            </w:pPr>
            <w:r w:rsidRPr="000D1CB5">
              <w:rPr>
                <w:rFonts w:ascii="Calibri" w:hAnsi="Calibri"/>
                <w:sz w:val="18"/>
                <w:szCs w:val="18"/>
              </w:rPr>
              <w:t>0.968</w:t>
            </w:r>
          </w:p>
        </w:tc>
        <w:tc>
          <w:tcPr>
            <w:tcW w:w="0" w:type="auto"/>
            <w:vAlign w:val="center"/>
          </w:tcPr>
          <w:p w14:paraId="62D6D4A9" w14:textId="77777777" w:rsidR="007119DA" w:rsidRPr="000D1CB5" w:rsidRDefault="007119DA" w:rsidP="007C581F">
            <w:pPr>
              <w:jc w:val="center"/>
              <w:rPr>
                <w:rFonts w:ascii="Calibri" w:hAnsi="Calibri"/>
                <w:sz w:val="18"/>
                <w:szCs w:val="18"/>
              </w:rPr>
            </w:pPr>
            <w:r w:rsidRPr="000D1CB5">
              <w:rPr>
                <w:rFonts w:ascii="Calibri" w:hAnsi="Calibri"/>
                <w:sz w:val="18"/>
                <w:szCs w:val="18"/>
              </w:rPr>
              <w:t>0.976</w:t>
            </w:r>
          </w:p>
        </w:tc>
        <w:tc>
          <w:tcPr>
            <w:tcW w:w="0" w:type="auto"/>
            <w:vAlign w:val="center"/>
          </w:tcPr>
          <w:p w14:paraId="62D6D4AA" w14:textId="77777777" w:rsidR="007119DA" w:rsidRPr="000D1CB5" w:rsidRDefault="007119DA" w:rsidP="007C581F">
            <w:pPr>
              <w:jc w:val="center"/>
              <w:rPr>
                <w:rFonts w:ascii="Calibri" w:hAnsi="Calibri"/>
                <w:sz w:val="18"/>
                <w:szCs w:val="18"/>
              </w:rPr>
            </w:pPr>
            <w:r w:rsidRPr="000D1CB5">
              <w:rPr>
                <w:rFonts w:ascii="Calibri" w:hAnsi="Calibri"/>
                <w:sz w:val="18"/>
                <w:szCs w:val="18"/>
              </w:rPr>
              <w:t>0.985</w:t>
            </w:r>
          </w:p>
        </w:tc>
        <w:tc>
          <w:tcPr>
            <w:tcW w:w="0" w:type="auto"/>
            <w:vAlign w:val="center"/>
          </w:tcPr>
          <w:p w14:paraId="62D6D4AB" w14:textId="77777777" w:rsidR="007119DA" w:rsidRPr="000D1CB5" w:rsidRDefault="007119DA" w:rsidP="007C581F">
            <w:pPr>
              <w:jc w:val="center"/>
              <w:rPr>
                <w:rFonts w:ascii="Calibri" w:hAnsi="Calibri"/>
                <w:sz w:val="18"/>
                <w:szCs w:val="18"/>
              </w:rPr>
            </w:pPr>
            <w:r w:rsidRPr="000D1CB5">
              <w:rPr>
                <w:rFonts w:ascii="Calibri" w:hAnsi="Calibri"/>
                <w:sz w:val="18"/>
                <w:szCs w:val="18"/>
              </w:rPr>
              <w:t>0.993</w:t>
            </w:r>
          </w:p>
        </w:tc>
        <w:tc>
          <w:tcPr>
            <w:tcW w:w="0" w:type="auto"/>
            <w:vAlign w:val="center"/>
          </w:tcPr>
          <w:p w14:paraId="62D6D4AC" w14:textId="77777777" w:rsidR="007119DA" w:rsidRPr="000D1CB5" w:rsidRDefault="007119DA" w:rsidP="007C581F">
            <w:pPr>
              <w:jc w:val="center"/>
              <w:rPr>
                <w:rFonts w:ascii="Calibri" w:hAnsi="Calibri"/>
                <w:sz w:val="18"/>
                <w:szCs w:val="18"/>
              </w:rPr>
            </w:pPr>
            <w:r w:rsidRPr="000D1CB5">
              <w:rPr>
                <w:rFonts w:ascii="Calibri" w:hAnsi="Calibri"/>
                <w:sz w:val="18"/>
                <w:szCs w:val="18"/>
              </w:rPr>
              <w:t>1.001</w:t>
            </w:r>
          </w:p>
        </w:tc>
        <w:tc>
          <w:tcPr>
            <w:tcW w:w="0" w:type="auto"/>
            <w:vAlign w:val="center"/>
          </w:tcPr>
          <w:p w14:paraId="62D6D4AD" w14:textId="77777777" w:rsidR="007119DA" w:rsidRPr="000D1CB5" w:rsidRDefault="007119DA" w:rsidP="007C581F">
            <w:pPr>
              <w:jc w:val="center"/>
              <w:rPr>
                <w:rFonts w:ascii="Calibri" w:hAnsi="Calibri"/>
                <w:sz w:val="18"/>
                <w:szCs w:val="18"/>
              </w:rPr>
            </w:pPr>
            <w:r w:rsidRPr="000D1CB5">
              <w:rPr>
                <w:rFonts w:ascii="Calibri" w:hAnsi="Calibri"/>
                <w:sz w:val="18"/>
                <w:szCs w:val="18"/>
              </w:rPr>
              <w:t>1.010</w:t>
            </w:r>
          </w:p>
        </w:tc>
        <w:tc>
          <w:tcPr>
            <w:tcW w:w="0" w:type="auto"/>
            <w:vAlign w:val="center"/>
          </w:tcPr>
          <w:p w14:paraId="62D6D4AE" w14:textId="77777777" w:rsidR="007119DA" w:rsidRPr="000D1CB5" w:rsidRDefault="007119DA" w:rsidP="007C581F">
            <w:pPr>
              <w:jc w:val="center"/>
              <w:rPr>
                <w:rFonts w:ascii="Calibri" w:hAnsi="Calibri"/>
                <w:sz w:val="18"/>
                <w:szCs w:val="18"/>
              </w:rPr>
            </w:pPr>
            <w:r w:rsidRPr="000D1CB5">
              <w:rPr>
                <w:rFonts w:ascii="Calibri" w:hAnsi="Calibri"/>
                <w:sz w:val="18"/>
                <w:szCs w:val="18"/>
              </w:rPr>
              <w:t>1.018</w:t>
            </w:r>
          </w:p>
        </w:tc>
        <w:tc>
          <w:tcPr>
            <w:tcW w:w="0" w:type="auto"/>
            <w:vAlign w:val="center"/>
          </w:tcPr>
          <w:p w14:paraId="62D6D4AF" w14:textId="77777777" w:rsidR="007119DA" w:rsidRPr="000D1CB5" w:rsidRDefault="007119DA" w:rsidP="007C581F">
            <w:pPr>
              <w:jc w:val="center"/>
              <w:rPr>
                <w:rFonts w:ascii="Calibri" w:hAnsi="Calibri"/>
                <w:sz w:val="18"/>
                <w:szCs w:val="18"/>
              </w:rPr>
            </w:pPr>
            <w:r w:rsidRPr="000D1CB5">
              <w:rPr>
                <w:rFonts w:ascii="Calibri" w:hAnsi="Calibri"/>
                <w:sz w:val="18"/>
                <w:szCs w:val="18"/>
              </w:rPr>
              <w:t>1.026</w:t>
            </w:r>
          </w:p>
        </w:tc>
        <w:tc>
          <w:tcPr>
            <w:tcW w:w="0" w:type="auto"/>
            <w:vAlign w:val="center"/>
          </w:tcPr>
          <w:p w14:paraId="62D6D4B0" w14:textId="77777777" w:rsidR="007119DA" w:rsidRPr="000D1CB5" w:rsidRDefault="007119DA" w:rsidP="007C581F">
            <w:pPr>
              <w:jc w:val="center"/>
              <w:rPr>
                <w:rFonts w:ascii="Calibri" w:hAnsi="Calibri"/>
                <w:sz w:val="18"/>
                <w:szCs w:val="18"/>
              </w:rPr>
            </w:pPr>
            <w:r w:rsidRPr="000D1CB5">
              <w:rPr>
                <w:rFonts w:ascii="Calibri" w:hAnsi="Calibri"/>
                <w:sz w:val="18"/>
                <w:szCs w:val="18"/>
              </w:rPr>
              <w:t>1.035</w:t>
            </w:r>
          </w:p>
        </w:tc>
      </w:tr>
      <w:tr w:rsidR="007119DA" w:rsidRPr="000D1CB5" w14:paraId="62D6D4BD" w14:textId="77777777" w:rsidTr="007E5B1C">
        <w:trPr>
          <w:cantSplit/>
          <w:trHeight w:hRule="exact" w:val="187"/>
          <w:jc w:val="center"/>
        </w:trPr>
        <w:tc>
          <w:tcPr>
            <w:tcW w:w="0" w:type="auto"/>
            <w:vMerge/>
            <w:vAlign w:val="center"/>
          </w:tcPr>
          <w:p w14:paraId="62D6D4B2" w14:textId="77777777" w:rsidR="007119DA" w:rsidRPr="000D1CB5" w:rsidRDefault="007119DA" w:rsidP="007C581F">
            <w:pPr>
              <w:jc w:val="center"/>
              <w:rPr>
                <w:rFonts w:ascii="Calibri" w:hAnsi="Calibri"/>
                <w:sz w:val="18"/>
                <w:szCs w:val="18"/>
              </w:rPr>
            </w:pPr>
          </w:p>
        </w:tc>
        <w:tc>
          <w:tcPr>
            <w:tcW w:w="0" w:type="auto"/>
            <w:vAlign w:val="center"/>
          </w:tcPr>
          <w:p w14:paraId="62D6D4B3"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75</w:t>
            </w:r>
          </w:p>
        </w:tc>
        <w:tc>
          <w:tcPr>
            <w:tcW w:w="0" w:type="auto"/>
            <w:vAlign w:val="center"/>
          </w:tcPr>
          <w:p w14:paraId="62D6D4B4" w14:textId="77777777" w:rsidR="007119DA" w:rsidRPr="000D1CB5" w:rsidRDefault="007119DA" w:rsidP="007C581F">
            <w:pPr>
              <w:jc w:val="center"/>
              <w:rPr>
                <w:rFonts w:ascii="Calibri" w:hAnsi="Calibri"/>
                <w:sz w:val="18"/>
                <w:szCs w:val="18"/>
              </w:rPr>
            </w:pPr>
            <w:r w:rsidRPr="000D1CB5">
              <w:rPr>
                <w:rFonts w:ascii="Calibri" w:hAnsi="Calibri"/>
                <w:sz w:val="18"/>
                <w:szCs w:val="18"/>
              </w:rPr>
              <w:t>0.963</w:t>
            </w:r>
          </w:p>
        </w:tc>
        <w:tc>
          <w:tcPr>
            <w:tcW w:w="0" w:type="auto"/>
            <w:vAlign w:val="center"/>
          </w:tcPr>
          <w:p w14:paraId="62D6D4B5" w14:textId="77777777" w:rsidR="007119DA" w:rsidRPr="000D1CB5" w:rsidRDefault="007119DA" w:rsidP="007C581F">
            <w:pPr>
              <w:jc w:val="center"/>
              <w:rPr>
                <w:rFonts w:ascii="Calibri" w:hAnsi="Calibri"/>
                <w:sz w:val="18"/>
                <w:szCs w:val="18"/>
              </w:rPr>
            </w:pPr>
            <w:r w:rsidRPr="000D1CB5">
              <w:rPr>
                <w:rFonts w:ascii="Calibri" w:hAnsi="Calibri"/>
                <w:sz w:val="18"/>
                <w:szCs w:val="18"/>
              </w:rPr>
              <w:t>0.972</w:t>
            </w:r>
          </w:p>
        </w:tc>
        <w:tc>
          <w:tcPr>
            <w:tcW w:w="0" w:type="auto"/>
            <w:vAlign w:val="center"/>
          </w:tcPr>
          <w:p w14:paraId="62D6D4B6" w14:textId="77777777" w:rsidR="007119DA" w:rsidRPr="000D1CB5" w:rsidRDefault="007119DA" w:rsidP="007C581F">
            <w:pPr>
              <w:jc w:val="center"/>
              <w:rPr>
                <w:rFonts w:ascii="Calibri" w:hAnsi="Calibri"/>
                <w:sz w:val="18"/>
                <w:szCs w:val="18"/>
              </w:rPr>
            </w:pPr>
            <w:r w:rsidRPr="000D1CB5">
              <w:rPr>
                <w:rFonts w:ascii="Calibri" w:hAnsi="Calibri"/>
                <w:sz w:val="18"/>
                <w:szCs w:val="18"/>
              </w:rPr>
              <w:t>0.980</w:t>
            </w:r>
          </w:p>
        </w:tc>
        <w:tc>
          <w:tcPr>
            <w:tcW w:w="0" w:type="auto"/>
            <w:vAlign w:val="center"/>
          </w:tcPr>
          <w:p w14:paraId="62D6D4B7" w14:textId="77777777" w:rsidR="007119DA" w:rsidRPr="000D1CB5" w:rsidRDefault="007119DA" w:rsidP="007C581F">
            <w:pPr>
              <w:jc w:val="center"/>
              <w:rPr>
                <w:rFonts w:ascii="Calibri" w:hAnsi="Calibri"/>
                <w:sz w:val="18"/>
                <w:szCs w:val="18"/>
              </w:rPr>
            </w:pPr>
            <w:r w:rsidRPr="000D1CB5">
              <w:rPr>
                <w:rFonts w:ascii="Calibri" w:hAnsi="Calibri"/>
                <w:sz w:val="18"/>
                <w:szCs w:val="18"/>
              </w:rPr>
              <w:t>0.988</w:t>
            </w:r>
          </w:p>
        </w:tc>
        <w:tc>
          <w:tcPr>
            <w:tcW w:w="0" w:type="auto"/>
            <w:vAlign w:val="center"/>
          </w:tcPr>
          <w:p w14:paraId="62D6D4B8" w14:textId="77777777" w:rsidR="007119DA" w:rsidRPr="000D1CB5" w:rsidRDefault="007119DA" w:rsidP="007C581F">
            <w:pPr>
              <w:jc w:val="center"/>
              <w:rPr>
                <w:rFonts w:ascii="Calibri" w:hAnsi="Calibri"/>
                <w:sz w:val="18"/>
                <w:szCs w:val="18"/>
              </w:rPr>
            </w:pPr>
            <w:r w:rsidRPr="000D1CB5">
              <w:rPr>
                <w:rFonts w:ascii="Calibri" w:hAnsi="Calibri"/>
                <w:sz w:val="18"/>
                <w:szCs w:val="18"/>
              </w:rPr>
              <w:t>0.997</w:t>
            </w:r>
          </w:p>
        </w:tc>
        <w:tc>
          <w:tcPr>
            <w:tcW w:w="0" w:type="auto"/>
            <w:vAlign w:val="center"/>
          </w:tcPr>
          <w:p w14:paraId="62D6D4B9" w14:textId="77777777" w:rsidR="007119DA" w:rsidRPr="000D1CB5" w:rsidRDefault="007119DA" w:rsidP="007C581F">
            <w:pPr>
              <w:jc w:val="center"/>
              <w:rPr>
                <w:rFonts w:ascii="Calibri" w:hAnsi="Calibri"/>
                <w:sz w:val="18"/>
                <w:szCs w:val="18"/>
              </w:rPr>
            </w:pPr>
            <w:r w:rsidRPr="000D1CB5">
              <w:rPr>
                <w:rFonts w:ascii="Calibri" w:hAnsi="Calibri"/>
                <w:sz w:val="18"/>
                <w:szCs w:val="18"/>
              </w:rPr>
              <w:t>1.005</w:t>
            </w:r>
          </w:p>
        </w:tc>
        <w:tc>
          <w:tcPr>
            <w:tcW w:w="0" w:type="auto"/>
            <w:vAlign w:val="center"/>
          </w:tcPr>
          <w:p w14:paraId="62D6D4BA" w14:textId="77777777" w:rsidR="007119DA" w:rsidRPr="000D1CB5" w:rsidRDefault="007119DA" w:rsidP="007C581F">
            <w:pPr>
              <w:jc w:val="center"/>
              <w:rPr>
                <w:rFonts w:ascii="Calibri" w:hAnsi="Calibri"/>
                <w:sz w:val="18"/>
                <w:szCs w:val="18"/>
              </w:rPr>
            </w:pPr>
            <w:r w:rsidRPr="000D1CB5">
              <w:rPr>
                <w:rFonts w:ascii="Calibri" w:hAnsi="Calibri"/>
                <w:sz w:val="18"/>
                <w:szCs w:val="18"/>
              </w:rPr>
              <w:t>1.013</w:t>
            </w:r>
          </w:p>
        </w:tc>
        <w:tc>
          <w:tcPr>
            <w:tcW w:w="0" w:type="auto"/>
            <w:vAlign w:val="center"/>
          </w:tcPr>
          <w:p w14:paraId="62D6D4BB" w14:textId="77777777" w:rsidR="007119DA" w:rsidRPr="000D1CB5" w:rsidRDefault="007119DA" w:rsidP="007C581F">
            <w:pPr>
              <w:jc w:val="center"/>
              <w:rPr>
                <w:rFonts w:ascii="Calibri" w:hAnsi="Calibri"/>
                <w:sz w:val="18"/>
                <w:szCs w:val="18"/>
              </w:rPr>
            </w:pPr>
            <w:r w:rsidRPr="000D1CB5">
              <w:rPr>
                <w:rFonts w:ascii="Calibri" w:hAnsi="Calibri"/>
                <w:sz w:val="18"/>
                <w:szCs w:val="18"/>
              </w:rPr>
              <w:t>1.022</w:t>
            </w:r>
          </w:p>
        </w:tc>
        <w:tc>
          <w:tcPr>
            <w:tcW w:w="0" w:type="auto"/>
            <w:vAlign w:val="center"/>
          </w:tcPr>
          <w:p w14:paraId="62D6D4BC" w14:textId="77777777" w:rsidR="007119DA" w:rsidRPr="000D1CB5" w:rsidRDefault="007119DA" w:rsidP="007C581F">
            <w:pPr>
              <w:jc w:val="center"/>
              <w:rPr>
                <w:rFonts w:ascii="Calibri" w:hAnsi="Calibri"/>
                <w:sz w:val="18"/>
                <w:szCs w:val="18"/>
              </w:rPr>
            </w:pPr>
            <w:r w:rsidRPr="000D1CB5">
              <w:rPr>
                <w:rFonts w:ascii="Calibri" w:hAnsi="Calibri"/>
                <w:sz w:val="18"/>
                <w:szCs w:val="18"/>
              </w:rPr>
              <w:t>1.030</w:t>
            </w:r>
          </w:p>
        </w:tc>
      </w:tr>
      <w:tr w:rsidR="007119DA" w:rsidRPr="000D1CB5" w14:paraId="62D6D4C9" w14:textId="77777777" w:rsidTr="007E5B1C">
        <w:trPr>
          <w:cantSplit/>
          <w:trHeight w:hRule="exact" w:val="187"/>
          <w:jc w:val="center"/>
        </w:trPr>
        <w:tc>
          <w:tcPr>
            <w:tcW w:w="0" w:type="auto"/>
            <w:vMerge/>
            <w:vAlign w:val="center"/>
          </w:tcPr>
          <w:p w14:paraId="62D6D4BE" w14:textId="77777777" w:rsidR="007119DA" w:rsidRPr="000D1CB5" w:rsidRDefault="007119DA" w:rsidP="007C581F">
            <w:pPr>
              <w:jc w:val="center"/>
              <w:rPr>
                <w:rFonts w:ascii="Calibri" w:hAnsi="Calibri"/>
                <w:sz w:val="18"/>
                <w:szCs w:val="18"/>
              </w:rPr>
            </w:pPr>
          </w:p>
        </w:tc>
        <w:tc>
          <w:tcPr>
            <w:tcW w:w="0" w:type="auto"/>
            <w:vAlign w:val="center"/>
          </w:tcPr>
          <w:p w14:paraId="62D6D4B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80</w:t>
            </w:r>
          </w:p>
        </w:tc>
        <w:tc>
          <w:tcPr>
            <w:tcW w:w="0" w:type="auto"/>
            <w:vAlign w:val="center"/>
          </w:tcPr>
          <w:p w14:paraId="62D6D4C0" w14:textId="77777777" w:rsidR="007119DA" w:rsidRPr="000D1CB5" w:rsidRDefault="007119DA" w:rsidP="007C581F">
            <w:pPr>
              <w:jc w:val="center"/>
              <w:rPr>
                <w:rFonts w:ascii="Calibri" w:hAnsi="Calibri"/>
                <w:sz w:val="18"/>
                <w:szCs w:val="18"/>
              </w:rPr>
            </w:pPr>
            <w:r w:rsidRPr="000D1CB5">
              <w:rPr>
                <w:rFonts w:ascii="Calibri" w:hAnsi="Calibri"/>
                <w:sz w:val="18"/>
                <w:szCs w:val="18"/>
              </w:rPr>
              <w:t>0.959</w:t>
            </w:r>
          </w:p>
        </w:tc>
        <w:tc>
          <w:tcPr>
            <w:tcW w:w="0" w:type="auto"/>
            <w:vAlign w:val="center"/>
          </w:tcPr>
          <w:p w14:paraId="62D6D4C1" w14:textId="77777777" w:rsidR="007119DA" w:rsidRPr="000D1CB5" w:rsidRDefault="007119DA" w:rsidP="007C581F">
            <w:pPr>
              <w:jc w:val="center"/>
              <w:rPr>
                <w:rFonts w:ascii="Calibri" w:hAnsi="Calibri"/>
                <w:sz w:val="18"/>
                <w:szCs w:val="18"/>
              </w:rPr>
            </w:pPr>
            <w:r w:rsidRPr="000D1CB5">
              <w:rPr>
                <w:rFonts w:ascii="Calibri" w:hAnsi="Calibri"/>
                <w:sz w:val="18"/>
                <w:szCs w:val="18"/>
              </w:rPr>
              <w:t>0.967</w:t>
            </w:r>
          </w:p>
        </w:tc>
        <w:tc>
          <w:tcPr>
            <w:tcW w:w="0" w:type="auto"/>
            <w:vAlign w:val="center"/>
          </w:tcPr>
          <w:p w14:paraId="62D6D4C2" w14:textId="77777777" w:rsidR="007119DA" w:rsidRPr="000D1CB5" w:rsidRDefault="007119DA" w:rsidP="007C581F">
            <w:pPr>
              <w:jc w:val="center"/>
              <w:rPr>
                <w:rFonts w:ascii="Calibri" w:hAnsi="Calibri"/>
                <w:sz w:val="18"/>
                <w:szCs w:val="18"/>
              </w:rPr>
            </w:pPr>
            <w:r w:rsidRPr="000D1CB5">
              <w:rPr>
                <w:rFonts w:ascii="Calibri" w:hAnsi="Calibri"/>
                <w:sz w:val="18"/>
                <w:szCs w:val="18"/>
              </w:rPr>
              <w:t>0.976</w:t>
            </w:r>
          </w:p>
        </w:tc>
        <w:tc>
          <w:tcPr>
            <w:tcW w:w="0" w:type="auto"/>
            <w:vAlign w:val="center"/>
          </w:tcPr>
          <w:p w14:paraId="62D6D4C3" w14:textId="77777777" w:rsidR="007119DA" w:rsidRPr="000D1CB5" w:rsidRDefault="007119DA" w:rsidP="007C581F">
            <w:pPr>
              <w:jc w:val="center"/>
              <w:rPr>
                <w:rFonts w:ascii="Calibri" w:hAnsi="Calibri"/>
                <w:sz w:val="18"/>
                <w:szCs w:val="18"/>
              </w:rPr>
            </w:pPr>
            <w:r w:rsidRPr="000D1CB5">
              <w:rPr>
                <w:rFonts w:ascii="Calibri" w:hAnsi="Calibri"/>
                <w:sz w:val="18"/>
                <w:szCs w:val="18"/>
              </w:rPr>
              <w:t>0.984</w:t>
            </w:r>
          </w:p>
        </w:tc>
        <w:tc>
          <w:tcPr>
            <w:tcW w:w="0" w:type="auto"/>
            <w:vAlign w:val="center"/>
          </w:tcPr>
          <w:p w14:paraId="62D6D4C4" w14:textId="77777777" w:rsidR="007119DA" w:rsidRPr="000D1CB5" w:rsidRDefault="007119DA" w:rsidP="007C581F">
            <w:pPr>
              <w:jc w:val="center"/>
              <w:rPr>
                <w:rFonts w:ascii="Calibri" w:hAnsi="Calibri"/>
                <w:sz w:val="18"/>
                <w:szCs w:val="18"/>
              </w:rPr>
            </w:pPr>
            <w:r w:rsidRPr="000D1CB5">
              <w:rPr>
                <w:rFonts w:ascii="Calibri" w:hAnsi="Calibri"/>
                <w:sz w:val="18"/>
                <w:szCs w:val="18"/>
              </w:rPr>
              <w:t>0.992</w:t>
            </w:r>
          </w:p>
        </w:tc>
        <w:tc>
          <w:tcPr>
            <w:tcW w:w="0" w:type="auto"/>
            <w:vAlign w:val="center"/>
          </w:tcPr>
          <w:p w14:paraId="62D6D4C5" w14:textId="77777777" w:rsidR="007119DA" w:rsidRPr="000D1CB5" w:rsidRDefault="007119DA" w:rsidP="007C581F">
            <w:pPr>
              <w:jc w:val="center"/>
              <w:rPr>
                <w:rFonts w:ascii="Calibri" w:hAnsi="Calibri"/>
                <w:sz w:val="18"/>
                <w:szCs w:val="18"/>
              </w:rPr>
            </w:pPr>
            <w:r w:rsidRPr="000D1CB5">
              <w:rPr>
                <w:rFonts w:ascii="Calibri" w:hAnsi="Calibri"/>
                <w:sz w:val="18"/>
                <w:szCs w:val="18"/>
              </w:rPr>
              <w:t>1.000</w:t>
            </w:r>
          </w:p>
        </w:tc>
        <w:tc>
          <w:tcPr>
            <w:tcW w:w="0" w:type="auto"/>
            <w:vAlign w:val="center"/>
          </w:tcPr>
          <w:p w14:paraId="62D6D4C6" w14:textId="77777777" w:rsidR="007119DA" w:rsidRPr="000D1CB5" w:rsidRDefault="007119DA" w:rsidP="007C581F">
            <w:pPr>
              <w:jc w:val="center"/>
              <w:rPr>
                <w:rFonts w:ascii="Calibri" w:hAnsi="Calibri"/>
                <w:sz w:val="18"/>
                <w:szCs w:val="18"/>
              </w:rPr>
            </w:pPr>
            <w:r w:rsidRPr="000D1CB5">
              <w:rPr>
                <w:rFonts w:ascii="Calibri" w:hAnsi="Calibri"/>
                <w:sz w:val="18"/>
                <w:szCs w:val="18"/>
              </w:rPr>
              <w:t>1.009</w:t>
            </w:r>
          </w:p>
        </w:tc>
        <w:tc>
          <w:tcPr>
            <w:tcW w:w="0" w:type="auto"/>
            <w:vAlign w:val="center"/>
          </w:tcPr>
          <w:p w14:paraId="62D6D4C7" w14:textId="77777777" w:rsidR="007119DA" w:rsidRPr="000D1CB5" w:rsidRDefault="007119DA" w:rsidP="007C581F">
            <w:pPr>
              <w:jc w:val="center"/>
              <w:rPr>
                <w:rFonts w:ascii="Calibri" w:hAnsi="Calibri"/>
                <w:sz w:val="18"/>
                <w:szCs w:val="18"/>
              </w:rPr>
            </w:pPr>
            <w:r w:rsidRPr="000D1CB5">
              <w:rPr>
                <w:rFonts w:ascii="Calibri" w:hAnsi="Calibri"/>
                <w:sz w:val="18"/>
                <w:szCs w:val="18"/>
              </w:rPr>
              <w:t>1.017</w:t>
            </w:r>
          </w:p>
        </w:tc>
        <w:tc>
          <w:tcPr>
            <w:tcW w:w="0" w:type="auto"/>
            <w:vAlign w:val="center"/>
          </w:tcPr>
          <w:p w14:paraId="62D6D4C8" w14:textId="77777777" w:rsidR="007119DA" w:rsidRPr="000D1CB5" w:rsidRDefault="007119DA" w:rsidP="007C581F">
            <w:pPr>
              <w:jc w:val="center"/>
              <w:rPr>
                <w:rFonts w:ascii="Calibri" w:hAnsi="Calibri"/>
                <w:sz w:val="18"/>
                <w:szCs w:val="18"/>
              </w:rPr>
            </w:pPr>
            <w:r w:rsidRPr="000D1CB5">
              <w:rPr>
                <w:rFonts w:ascii="Calibri" w:hAnsi="Calibri"/>
                <w:sz w:val="18"/>
                <w:szCs w:val="18"/>
              </w:rPr>
              <w:t>1.025</w:t>
            </w:r>
          </w:p>
        </w:tc>
      </w:tr>
      <w:tr w:rsidR="007119DA" w:rsidRPr="000D1CB5" w14:paraId="62D6D4D5" w14:textId="77777777" w:rsidTr="007E5B1C">
        <w:trPr>
          <w:cantSplit/>
          <w:trHeight w:hRule="exact" w:val="187"/>
          <w:jc w:val="center"/>
        </w:trPr>
        <w:tc>
          <w:tcPr>
            <w:tcW w:w="0" w:type="auto"/>
            <w:vMerge/>
            <w:vAlign w:val="center"/>
          </w:tcPr>
          <w:p w14:paraId="62D6D4CA" w14:textId="77777777" w:rsidR="007119DA" w:rsidRPr="000D1CB5" w:rsidRDefault="007119DA" w:rsidP="007C581F">
            <w:pPr>
              <w:jc w:val="center"/>
              <w:rPr>
                <w:rFonts w:ascii="Calibri" w:hAnsi="Calibri"/>
                <w:sz w:val="18"/>
                <w:szCs w:val="18"/>
              </w:rPr>
            </w:pPr>
          </w:p>
        </w:tc>
        <w:tc>
          <w:tcPr>
            <w:tcW w:w="0" w:type="auto"/>
            <w:vAlign w:val="center"/>
          </w:tcPr>
          <w:p w14:paraId="62D6D4C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85</w:t>
            </w:r>
          </w:p>
        </w:tc>
        <w:tc>
          <w:tcPr>
            <w:tcW w:w="0" w:type="auto"/>
            <w:vAlign w:val="center"/>
          </w:tcPr>
          <w:p w14:paraId="62D6D4CC" w14:textId="77777777" w:rsidR="007119DA" w:rsidRPr="000D1CB5" w:rsidRDefault="007119DA" w:rsidP="007C581F">
            <w:pPr>
              <w:jc w:val="center"/>
              <w:rPr>
                <w:rFonts w:ascii="Calibri" w:hAnsi="Calibri"/>
                <w:sz w:val="18"/>
                <w:szCs w:val="18"/>
              </w:rPr>
            </w:pPr>
            <w:r w:rsidRPr="000D1CB5">
              <w:rPr>
                <w:rFonts w:ascii="Calibri" w:hAnsi="Calibri"/>
                <w:sz w:val="18"/>
                <w:szCs w:val="18"/>
              </w:rPr>
              <w:t>0.955</w:t>
            </w:r>
          </w:p>
        </w:tc>
        <w:tc>
          <w:tcPr>
            <w:tcW w:w="0" w:type="auto"/>
            <w:vAlign w:val="center"/>
          </w:tcPr>
          <w:p w14:paraId="62D6D4CD" w14:textId="77777777" w:rsidR="007119DA" w:rsidRPr="000D1CB5" w:rsidRDefault="007119DA" w:rsidP="007C581F">
            <w:pPr>
              <w:jc w:val="center"/>
              <w:rPr>
                <w:rFonts w:ascii="Calibri" w:hAnsi="Calibri"/>
                <w:sz w:val="18"/>
                <w:szCs w:val="18"/>
              </w:rPr>
            </w:pPr>
            <w:r w:rsidRPr="000D1CB5">
              <w:rPr>
                <w:rFonts w:ascii="Calibri" w:hAnsi="Calibri"/>
                <w:sz w:val="18"/>
                <w:szCs w:val="18"/>
              </w:rPr>
              <w:t>0.963</w:t>
            </w:r>
          </w:p>
        </w:tc>
        <w:tc>
          <w:tcPr>
            <w:tcW w:w="0" w:type="auto"/>
            <w:vAlign w:val="center"/>
          </w:tcPr>
          <w:p w14:paraId="62D6D4CE" w14:textId="77777777" w:rsidR="007119DA" w:rsidRPr="000D1CB5" w:rsidRDefault="007119DA" w:rsidP="007C581F">
            <w:pPr>
              <w:jc w:val="center"/>
              <w:rPr>
                <w:rFonts w:ascii="Calibri" w:hAnsi="Calibri"/>
                <w:sz w:val="18"/>
                <w:szCs w:val="18"/>
              </w:rPr>
            </w:pPr>
            <w:r w:rsidRPr="000D1CB5">
              <w:rPr>
                <w:rFonts w:ascii="Calibri" w:hAnsi="Calibri"/>
                <w:sz w:val="18"/>
                <w:szCs w:val="18"/>
              </w:rPr>
              <w:t>0.971</w:t>
            </w:r>
          </w:p>
        </w:tc>
        <w:tc>
          <w:tcPr>
            <w:tcW w:w="0" w:type="auto"/>
            <w:vAlign w:val="center"/>
          </w:tcPr>
          <w:p w14:paraId="62D6D4CF" w14:textId="77777777" w:rsidR="007119DA" w:rsidRPr="000D1CB5" w:rsidRDefault="007119DA" w:rsidP="007C581F">
            <w:pPr>
              <w:jc w:val="center"/>
              <w:rPr>
                <w:rFonts w:ascii="Calibri" w:hAnsi="Calibri"/>
                <w:sz w:val="18"/>
                <w:szCs w:val="18"/>
              </w:rPr>
            </w:pPr>
            <w:r w:rsidRPr="000D1CB5">
              <w:rPr>
                <w:rFonts w:ascii="Calibri" w:hAnsi="Calibri"/>
                <w:sz w:val="18"/>
                <w:szCs w:val="18"/>
              </w:rPr>
              <w:t>0.979</w:t>
            </w:r>
          </w:p>
        </w:tc>
        <w:tc>
          <w:tcPr>
            <w:tcW w:w="0" w:type="auto"/>
            <w:vAlign w:val="center"/>
          </w:tcPr>
          <w:p w14:paraId="62D6D4D0" w14:textId="77777777" w:rsidR="007119DA" w:rsidRPr="000D1CB5" w:rsidRDefault="007119DA" w:rsidP="007C581F">
            <w:pPr>
              <w:jc w:val="center"/>
              <w:rPr>
                <w:rFonts w:ascii="Calibri" w:hAnsi="Calibri"/>
                <w:sz w:val="18"/>
                <w:szCs w:val="18"/>
              </w:rPr>
            </w:pPr>
            <w:r w:rsidRPr="000D1CB5">
              <w:rPr>
                <w:rFonts w:ascii="Calibri" w:hAnsi="Calibri"/>
                <w:sz w:val="18"/>
                <w:szCs w:val="18"/>
              </w:rPr>
              <w:t>0.988</w:t>
            </w:r>
          </w:p>
        </w:tc>
        <w:tc>
          <w:tcPr>
            <w:tcW w:w="0" w:type="auto"/>
            <w:vAlign w:val="center"/>
          </w:tcPr>
          <w:p w14:paraId="62D6D4D1" w14:textId="77777777" w:rsidR="007119DA" w:rsidRPr="000D1CB5" w:rsidRDefault="007119DA" w:rsidP="007C581F">
            <w:pPr>
              <w:jc w:val="center"/>
              <w:rPr>
                <w:rFonts w:ascii="Calibri" w:hAnsi="Calibri"/>
                <w:sz w:val="18"/>
                <w:szCs w:val="18"/>
              </w:rPr>
            </w:pPr>
            <w:r w:rsidRPr="000D1CB5">
              <w:rPr>
                <w:rFonts w:ascii="Calibri" w:hAnsi="Calibri"/>
                <w:sz w:val="18"/>
                <w:szCs w:val="18"/>
              </w:rPr>
              <w:t>0.996</w:t>
            </w:r>
          </w:p>
        </w:tc>
        <w:tc>
          <w:tcPr>
            <w:tcW w:w="0" w:type="auto"/>
            <w:vAlign w:val="center"/>
          </w:tcPr>
          <w:p w14:paraId="62D6D4D2" w14:textId="77777777" w:rsidR="007119DA" w:rsidRPr="000D1CB5" w:rsidRDefault="007119DA" w:rsidP="007C581F">
            <w:pPr>
              <w:jc w:val="center"/>
              <w:rPr>
                <w:rFonts w:ascii="Calibri" w:hAnsi="Calibri"/>
                <w:sz w:val="18"/>
                <w:szCs w:val="18"/>
              </w:rPr>
            </w:pPr>
            <w:r w:rsidRPr="000D1CB5">
              <w:rPr>
                <w:rFonts w:ascii="Calibri" w:hAnsi="Calibri"/>
                <w:sz w:val="18"/>
                <w:szCs w:val="18"/>
              </w:rPr>
              <w:t>1.004</w:t>
            </w:r>
          </w:p>
        </w:tc>
        <w:tc>
          <w:tcPr>
            <w:tcW w:w="0" w:type="auto"/>
            <w:vAlign w:val="center"/>
          </w:tcPr>
          <w:p w14:paraId="62D6D4D3" w14:textId="77777777" w:rsidR="007119DA" w:rsidRPr="000D1CB5" w:rsidRDefault="007119DA" w:rsidP="007C581F">
            <w:pPr>
              <w:jc w:val="center"/>
              <w:rPr>
                <w:rFonts w:ascii="Calibri" w:hAnsi="Calibri"/>
                <w:sz w:val="18"/>
                <w:szCs w:val="18"/>
              </w:rPr>
            </w:pPr>
            <w:r w:rsidRPr="000D1CB5">
              <w:rPr>
                <w:rFonts w:ascii="Calibri" w:hAnsi="Calibri"/>
                <w:sz w:val="18"/>
                <w:szCs w:val="18"/>
              </w:rPr>
              <w:t>1.012</w:t>
            </w:r>
          </w:p>
        </w:tc>
        <w:tc>
          <w:tcPr>
            <w:tcW w:w="0" w:type="auto"/>
            <w:vAlign w:val="center"/>
          </w:tcPr>
          <w:p w14:paraId="62D6D4D4" w14:textId="77777777" w:rsidR="007119DA" w:rsidRPr="000D1CB5" w:rsidRDefault="007119DA" w:rsidP="007C581F">
            <w:pPr>
              <w:jc w:val="center"/>
              <w:rPr>
                <w:rFonts w:ascii="Calibri" w:hAnsi="Calibri"/>
                <w:sz w:val="18"/>
                <w:szCs w:val="18"/>
              </w:rPr>
            </w:pPr>
            <w:r w:rsidRPr="000D1CB5">
              <w:rPr>
                <w:rFonts w:ascii="Calibri" w:hAnsi="Calibri"/>
                <w:sz w:val="18"/>
                <w:szCs w:val="18"/>
              </w:rPr>
              <w:t>1.020</w:t>
            </w:r>
          </w:p>
        </w:tc>
      </w:tr>
      <w:tr w:rsidR="007119DA" w:rsidRPr="000D1CB5" w14:paraId="62D6D4E1" w14:textId="77777777" w:rsidTr="007E5B1C">
        <w:trPr>
          <w:cantSplit/>
          <w:trHeight w:hRule="exact" w:val="187"/>
          <w:jc w:val="center"/>
        </w:trPr>
        <w:tc>
          <w:tcPr>
            <w:tcW w:w="0" w:type="auto"/>
            <w:vMerge/>
            <w:vAlign w:val="center"/>
          </w:tcPr>
          <w:p w14:paraId="62D6D4D6" w14:textId="77777777" w:rsidR="007119DA" w:rsidRPr="000D1CB5" w:rsidRDefault="007119DA" w:rsidP="007C581F">
            <w:pPr>
              <w:jc w:val="center"/>
              <w:rPr>
                <w:rFonts w:ascii="Calibri" w:hAnsi="Calibri"/>
                <w:sz w:val="18"/>
                <w:szCs w:val="18"/>
              </w:rPr>
            </w:pPr>
          </w:p>
        </w:tc>
        <w:tc>
          <w:tcPr>
            <w:tcW w:w="0" w:type="auto"/>
            <w:vAlign w:val="center"/>
          </w:tcPr>
          <w:p w14:paraId="62D6D4D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90</w:t>
            </w:r>
          </w:p>
        </w:tc>
        <w:tc>
          <w:tcPr>
            <w:tcW w:w="0" w:type="auto"/>
            <w:vAlign w:val="center"/>
          </w:tcPr>
          <w:p w14:paraId="62D6D4D8" w14:textId="77777777" w:rsidR="007119DA" w:rsidRPr="000D1CB5" w:rsidRDefault="007119DA" w:rsidP="007C581F">
            <w:pPr>
              <w:jc w:val="center"/>
              <w:rPr>
                <w:rFonts w:ascii="Calibri" w:hAnsi="Calibri"/>
                <w:sz w:val="18"/>
                <w:szCs w:val="18"/>
              </w:rPr>
            </w:pPr>
            <w:r w:rsidRPr="000D1CB5">
              <w:rPr>
                <w:rFonts w:ascii="Calibri" w:hAnsi="Calibri"/>
                <w:sz w:val="18"/>
                <w:szCs w:val="18"/>
              </w:rPr>
              <w:t>0.950</w:t>
            </w:r>
          </w:p>
        </w:tc>
        <w:tc>
          <w:tcPr>
            <w:tcW w:w="0" w:type="auto"/>
            <w:vAlign w:val="center"/>
          </w:tcPr>
          <w:p w14:paraId="62D6D4D9" w14:textId="77777777" w:rsidR="007119DA" w:rsidRPr="000D1CB5" w:rsidRDefault="007119DA" w:rsidP="007C581F">
            <w:pPr>
              <w:jc w:val="center"/>
              <w:rPr>
                <w:rFonts w:ascii="Calibri" w:hAnsi="Calibri"/>
                <w:sz w:val="18"/>
                <w:szCs w:val="18"/>
              </w:rPr>
            </w:pPr>
            <w:r w:rsidRPr="000D1CB5">
              <w:rPr>
                <w:rFonts w:ascii="Calibri" w:hAnsi="Calibri"/>
                <w:sz w:val="18"/>
                <w:szCs w:val="18"/>
              </w:rPr>
              <w:t>0.958</w:t>
            </w:r>
          </w:p>
        </w:tc>
        <w:tc>
          <w:tcPr>
            <w:tcW w:w="0" w:type="auto"/>
            <w:vAlign w:val="center"/>
          </w:tcPr>
          <w:p w14:paraId="62D6D4DA" w14:textId="77777777" w:rsidR="007119DA" w:rsidRPr="000D1CB5" w:rsidRDefault="007119DA" w:rsidP="007C581F">
            <w:pPr>
              <w:jc w:val="center"/>
              <w:rPr>
                <w:rFonts w:ascii="Calibri" w:hAnsi="Calibri"/>
                <w:sz w:val="18"/>
                <w:szCs w:val="18"/>
              </w:rPr>
            </w:pPr>
            <w:r w:rsidRPr="000D1CB5">
              <w:rPr>
                <w:rFonts w:ascii="Calibri" w:hAnsi="Calibri"/>
                <w:sz w:val="18"/>
                <w:szCs w:val="18"/>
              </w:rPr>
              <w:t>0.967</w:t>
            </w:r>
          </w:p>
        </w:tc>
        <w:tc>
          <w:tcPr>
            <w:tcW w:w="0" w:type="auto"/>
            <w:vAlign w:val="center"/>
          </w:tcPr>
          <w:p w14:paraId="62D6D4DB" w14:textId="77777777" w:rsidR="007119DA" w:rsidRPr="000D1CB5" w:rsidRDefault="007119DA" w:rsidP="007C581F">
            <w:pPr>
              <w:jc w:val="center"/>
              <w:rPr>
                <w:rFonts w:ascii="Calibri" w:hAnsi="Calibri"/>
                <w:sz w:val="18"/>
                <w:szCs w:val="18"/>
              </w:rPr>
            </w:pPr>
            <w:r w:rsidRPr="000D1CB5">
              <w:rPr>
                <w:rFonts w:ascii="Calibri" w:hAnsi="Calibri"/>
                <w:sz w:val="18"/>
                <w:szCs w:val="18"/>
              </w:rPr>
              <w:t>0.975</w:t>
            </w:r>
          </w:p>
        </w:tc>
        <w:tc>
          <w:tcPr>
            <w:tcW w:w="0" w:type="auto"/>
            <w:vAlign w:val="center"/>
          </w:tcPr>
          <w:p w14:paraId="62D6D4DC" w14:textId="77777777" w:rsidR="007119DA" w:rsidRPr="000D1CB5" w:rsidRDefault="007119DA" w:rsidP="007C581F">
            <w:pPr>
              <w:jc w:val="center"/>
              <w:rPr>
                <w:rFonts w:ascii="Calibri" w:hAnsi="Calibri"/>
                <w:sz w:val="18"/>
                <w:szCs w:val="18"/>
              </w:rPr>
            </w:pPr>
            <w:r w:rsidRPr="000D1CB5">
              <w:rPr>
                <w:rFonts w:ascii="Calibri" w:hAnsi="Calibri"/>
                <w:sz w:val="18"/>
                <w:szCs w:val="18"/>
              </w:rPr>
              <w:t>0.983</w:t>
            </w:r>
          </w:p>
        </w:tc>
        <w:tc>
          <w:tcPr>
            <w:tcW w:w="0" w:type="auto"/>
            <w:vAlign w:val="center"/>
          </w:tcPr>
          <w:p w14:paraId="62D6D4DD" w14:textId="77777777" w:rsidR="007119DA" w:rsidRPr="000D1CB5" w:rsidRDefault="007119DA" w:rsidP="007C581F">
            <w:pPr>
              <w:jc w:val="center"/>
              <w:rPr>
                <w:rFonts w:ascii="Calibri" w:hAnsi="Calibri"/>
                <w:sz w:val="18"/>
                <w:szCs w:val="18"/>
              </w:rPr>
            </w:pPr>
            <w:r w:rsidRPr="000D1CB5">
              <w:rPr>
                <w:rFonts w:ascii="Calibri" w:hAnsi="Calibri"/>
                <w:sz w:val="18"/>
                <w:szCs w:val="18"/>
              </w:rPr>
              <w:t>0.991</w:t>
            </w:r>
          </w:p>
        </w:tc>
        <w:tc>
          <w:tcPr>
            <w:tcW w:w="0" w:type="auto"/>
            <w:vAlign w:val="center"/>
          </w:tcPr>
          <w:p w14:paraId="62D6D4DE" w14:textId="77777777" w:rsidR="007119DA" w:rsidRPr="000D1CB5" w:rsidRDefault="007119DA" w:rsidP="007C581F">
            <w:pPr>
              <w:jc w:val="center"/>
              <w:rPr>
                <w:rFonts w:ascii="Calibri" w:hAnsi="Calibri"/>
                <w:sz w:val="18"/>
                <w:szCs w:val="18"/>
              </w:rPr>
            </w:pPr>
            <w:r w:rsidRPr="000D1CB5">
              <w:rPr>
                <w:rFonts w:ascii="Calibri" w:hAnsi="Calibri"/>
                <w:sz w:val="18"/>
                <w:szCs w:val="18"/>
              </w:rPr>
              <w:t>0.999</w:t>
            </w:r>
          </w:p>
        </w:tc>
        <w:tc>
          <w:tcPr>
            <w:tcW w:w="0" w:type="auto"/>
            <w:vAlign w:val="center"/>
          </w:tcPr>
          <w:p w14:paraId="62D6D4DF" w14:textId="77777777" w:rsidR="007119DA" w:rsidRPr="000D1CB5" w:rsidRDefault="007119DA" w:rsidP="007C581F">
            <w:pPr>
              <w:jc w:val="center"/>
              <w:rPr>
                <w:rFonts w:ascii="Calibri" w:hAnsi="Calibri"/>
                <w:sz w:val="18"/>
                <w:szCs w:val="18"/>
              </w:rPr>
            </w:pPr>
            <w:r w:rsidRPr="000D1CB5">
              <w:rPr>
                <w:rFonts w:ascii="Calibri" w:hAnsi="Calibri"/>
                <w:sz w:val="18"/>
                <w:szCs w:val="18"/>
              </w:rPr>
              <w:t>1.008</w:t>
            </w:r>
          </w:p>
        </w:tc>
        <w:tc>
          <w:tcPr>
            <w:tcW w:w="0" w:type="auto"/>
            <w:vAlign w:val="center"/>
          </w:tcPr>
          <w:p w14:paraId="62D6D4E0" w14:textId="77777777" w:rsidR="007119DA" w:rsidRPr="000D1CB5" w:rsidRDefault="007119DA" w:rsidP="007C581F">
            <w:pPr>
              <w:jc w:val="center"/>
              <w:rPr>
                <w:rFonts w:ascii="Calibri" w:hAnsi="Calibri"/>
                <w:sz w:val="18"/>
                <w:szCs w:val="18"/>
              </w:rPr>
            </w:pPr>
            <w:r w:rsidRPr="000D1CB5">
              <w:rPr>
                <w:rFonts w:ascii="Calibri" w:hAnsi="Calibri"/>
                <w:sz w:val="18"/>
                <w:szCs w:val="18"/>
              </w:rPr>
              <w:t>1.016</w:t>
            </w:r>
          </w:p>
        </w:tc>
      </w:tr>
      <w:tr w:rsidR="007119DA" w:rsidRPr="000D1CB5" w14:paraId="62D6D4ED" w14:textId="77777777" w:rsidTr="007E5B1C">
        <w:trPr>
          <w:cantSplit/>
          <w:trHeight w:hRule="exact" w:val="187"/>
          <w:jc w:val="center"/>
        </w:trPr>
        <w:tc>
          <w:tcPr>
            <w:tcW w:w="0" w:type="auto"/>
            <w:vMerge/>
            <w:vAlign w:val="center"/>
          </w:tcPr>
          <w:p w14:paraId="62D6D4E2" w14:textId="77777777" w:rsidR="007119DA" w:rsidRPr="000D1CB5" w:rsidRDefault="007119DA" w:rsidP="007C581F">
            <w:pPr>
              <w:jc w:val="center"/>
              <w:rPr>
                <w:rFonts w:ascii="Calibri" w:hAnsi="Calibri"/>
                <w:sz w:val="18"/>
                <w:szCs w:val="18"/>
              </w:rPr>
            </w:pPr>
          </w:p>
        </w:tc>
        <w:tc>
          <w:tcPr>
            <w:tcW w:w="0" w:type="auto"/>
            <w:vAlign w:val="center"/>
          </w:tcPr>
          <w:p w14:paraId="62D6D4E3"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95</w:t>
            </w:r>
          </w:p>
        </w:tc>
        <w:tc>
          <w:tcPr>
            <w:tcW w:w="0" w:type="auto"/>
            <w:vAlign w:val="center"/>
          </w:tcPr>
          <w:p w14:paraId="62D6D4E4" w14:textId="77777777" w:rsidR="007119DA" w:rsidRPr="000D1CB5" w:rsidRDefault="007119DA" w:rsidP="007C581F">
            <w:pPr>
              <w:jc w:val="center"/>
              <w:rPr>
                <w:rFonts w:ascii="Calibri" w:hAnsi="Calibri"/>
                <w:sz w:val="18"/>
                <w:szCs w:val="18"/>
              </w:rPr>
            </w:pPr>
            <w:r w:rsidRPr="000D1CB5">
              <w:rPr>
                <w:rFonts w:ascii="Calibri" w:hAnsi="Calibri"/>
                <w:sz w:val="18"/>
                <w:szCs w:val="18"/>
              </w:rPr>
              <w:t>0.946</w:t>
            </w:r>
          </w:p>
        </w:tc>
        <w:tc>
          <w:tcPr>
            <w:tcW w:w="0" w:type="auto"/>
            <w:vAlign w:val="center"/>
          </w:tcPr>
          <w:p w14:paraId="62D6D4E5" w14:textId="77777777" w:rsidR="007119DA" w:rsidRPr="000D1CB5" w:rsidRDefault="007119DA" w:rsidP="007C581F">
            <w:pPr>
              <w:jc w:val="center"/>
              <w:rPr>
                <w:rFonts w:ascii="Calibri" w:hAnsi="Calibri"/>
                <w:sz w:val="18"/>
                <w:szCs w:val="18"/>
              </w:rPr>
            </w:pPr>
            <w:r w:rsidRPr="000D1CB5">
              <w:rPr>
                <w:rFonts w:ascii="Calibri" w:hAnsi="Calibri"/>
                <w:sz w:val="18"/>
                <w:szCs w:val="18"/>
              </w:rPr>
              <w:t>0.954</w:t>
            </w:r>
          </w:p>
        </w:tc>
        <w:tc>
          <w:tcPr>
            <w:tcW w:w="0" w:type="auto"/>
            <w:vAlign w:val="center"/>
          </w:tcPr>
          <w:p w14:paraId="62D6D4E6" w14:textId="77777777" w:rsidR="007119DA" w:rsidRPr="000D1CB5" w:rsidRDefault="007119DA" w:rsidP="007C581F">
            <w:pPr>
              <w:jc w:val="center"/>
              <w:rPr>
                <w:rFonts w:ascii="Calibri" w:hAnsi="Calibri"/>
                <w:sz w:val="18"/>
                <w:szCs w:val="18"/>
              </w:rPr>
            </w:pPr>
            <w:r w:rsidRPr="000D1CB5">
              <w:rPr>
                <w:rFonts w:ascii="Calibri" w:hAnsi="Calibri"/>
                <w:sz w:val="18"/>
                <w:szCs w:val="18"/>
              </w:rPr>
              <w:t>0.962</w:t>
            </w:r>
          </w:p>
        </w:tc>
        <w:tc>
          <w:tcPr>
            <w:tcW w:w="0" w:type="auto"/>
            <w:vAlign w:val="center"/>
          </w:tcPr>
          <w:p w14:paraId="62D6D4E7" w14:textId="77777777" w:rsidR="007119DA" w:rsidRPr="000D1CB5" w:rsidRDefault="007119DA" w:rsidP="007C581F">
            <w:pPr>
              <w:jc w:val="center"/>
              <w:rPr>
                <w:rFonts w:ascii="Calibri" w:hAnsi="Calibri"/>
                <w:sz w:val="18"/>
                <w:szCs w:val="18"/>
              </w:rPr>
            </w:pPr>
            <w:r w:rsidRPr="000D1CB5">
              <w:rPr>
                <w:rFonts w:ascii="Calibri" w:hAnsi="Calibri"/>
                <w:sz w:val="18"/>
                <w:szCs w:val="18"/>
              </w:rPr>
              <w:t>0.970</w:t>
            </w:r>
          </w:p>
        </w:tc>
        <w:tc>
          <w:tcPr>
            <w:tcW w:w="0" w:type="auto"/>
            <w:vAlign w:val="center"/>
          </w:tcPr>
          <w:p w14:paraId="62D6D4E8" w14:textId="77777777" w:rsidR="007119DA" w:rsidRPr="000D1CB5" w:rsidRDefault="007119DA" w:rsidP="007C581F">
            <w:pPr>
              <w:jc w:val="center"/>
              <w:rPr>
                <w:rFonts w:ascii="Calibri" w:hAnsi="Calibri"/>
                <w:sz w:val="18"/>
                <w:szCs w:val="18"/>
              </w:rPr>
            </w:pPr>
            <w:r w:rsidRPr="000D1CB5">
              <w:rPr>
                <w:rFonts w:ascii="Calibri" w:hAnsi="Calibri"/>
                <w:sz w:val="18"/>
                <w:szCs w:val="18"/>
              </w:rPr>
              <w:t>0.979</w:t>
            </w:r>
          </w:p>
        </w:tc>
        <w:tc>
          <w:tcPr>
            <w:tcW w:w="0" w:type="auto"/>
            <w:vAlign w:val="center"/>
          </w:tcPr>
          <w:p w14:paraId="62D6D4E9" w14:textId="77777777" w:rsidR="007119DA" w:rsidRPr="000D1CB5" w:rsidRDefault="007119DA" w:rsidP="007C581F">
            <w:pPr>
              <w:jc w:val="center"/>
              <w:rPr>
                <w:rFonts w:ascii="Calibri" w:hAnsi="Calibri"/>
                <w:sz w:val="18"/>
                <w:szCs w:val="18"/>
              </w:rPr>
            </w:pPr>
            <w:r w:rsidRPr="000D1CB5">
              <w:rPr>
                <w:rFonts w:ascii="Calibri" w:hAnsi="Calibri"/>
                <w:sz w:val="18"/>
                <w:szCs w:val="18"/>
              </w:rPr>
              <w:t>0.987</w:t>
            </w:r>
          </w:p>
        </w:tc>
        <w:tc>
          <w:tcPr>
            <w:tcW w:w="0" w:type="auto"/>
            <w:vAlign w:val="center"/>
          </w:tcPr>
          <w:p w14:paraId="62D6D4EA" w14:textId="77777777" w:rsidR="007119DA" w:rsidRPr="000D1CB5" w:rsidRDefault="007119DA" w:rsidP="007C581F">
            <w:pPr>
              <w:jc w:val="center"/>
              <w:rPr>
                <w:rFonts w:ascii="Calibri" w:hAnsi="Calibri"/>
                <w:sz w:val="18"/>
                <w:szCs w:val="18"/>
              </w:rPr>
            </w:pPr>
            <w:r w:rsidRPr="000D1CB5">
              <w:rPr>
                <w:rFonts w:ascii="Calibri" w:hAnsi="Calibri"/>
                <w:sz w:val="18"/>
                <w:szCs w:val="18"/>
              </w:rPr>
              <w:t>0.995</w:t>
            </w:r>
          </w:p>
        </w:tc>
        <w:tc>
          <w:tcPr>
            <w:tcW w:w="0" w:type="auto"/>
            <w:vAlign w:val="center"/>
          </w:tcPr>
          <w:p w14:paraId="62D6D4EB" w14:textId="77777777" w:rsidR="007119DA" w:rsidRPr="000D1CB5" w:rsidRDefault="007119DA" w:rsidP="007C581F">
            <w:pPr>
              <w:jc w:val="center"/>
              <w:rPr>
                <w:rFonts w:ascii="Calibri" w:hAnsi="Calibri"/>
                <w:sz w:val="18"/>
                <w:szCs w:val="18"/>
              </w:rPr>
            </w:pPr>
            <w:r w:rsidRPr="000D1CB5">
              <w:rPr>
                <w:rFonts w:ascii="Calibri" w:hAnsi="Calibri"/>
                <w:sz w:val="18"/>
                <w:szCs w:val="18"/>
              </w:rPr>
              <w:t>1.003</w:t>
            </w:r>
          </w:p>
        </w:tc>
        <w:tc>
          <w:tcPr>
            <w:tcW w:w="0" w:type="auto"/>
            <w:vAlign w:val="center"/>
          </w:tcPr>
          <w:p w14:paraId="62D6D4EC" w14:textId="77777777" w:rsidR="007119DA" w:rsidRPr="000D1CB5" w:rsidRDefault="007119DA" w:rsidP="007C581F">
            <w:pPr>
              <w:jc w:val="center"/>
              <w:rPr>
                <w:rFonts w:ascii="Calibri" w:hAnsi="Calibri"/>
                <w:sz w:val="18"/>
                <w:szCs w:val="18"/>
              </w:rPr>
            </w:pPr>
            <w:r w:rsidRPr="000D1CB5">
              <w:rPr>
                <w:rFonts w:ascii="Calibri" w:hAnsi="Calibri"/>
                <w:sz w:val="18"/>
                <w:szCs w:val="18"/>
              </w:rPr>
              <w:t>1.011</w:t>
            </w:r>
          </w:p>
        </w:tc>
      </w:tr>
      <w:tr w:rsidR="007119DA" w:rsidRPr="000D1CB5" w14:paraId="62D6D4F9" w14:textId="77777777" w:rsidTr="007E5B1C">
        <w:trPr>
          <w:cantSplit/>
          <w:trHeight w:hRule="exact" w:val="187"/>
          <w:jc w:val="center"/>
        </w:trPr>
        <w:tc>
          <w:tcPr>
            <w:tcW w:w="0" w:type="auto"/>
            <w:vMerge/>
            <w:vAlign w:val="center"/>
          </w:tcPr>
          <w:p w14:paraId="62D6D4EE" w14:textId="77777777" w:rsidR="007119DA" w:rsidRPr="000D1CB5" w:rsidRDefault="007119DA" w:rsidP="007C581F">
            <w:pPr>
              <w:jc w:val="center"/>
              <w:rPr>
                <w:rFonts w:ascii="Calibri" w:hAnsi="Calibri"/>
                <w:sz w:val="18"/>
                <w:szCs w:val="18"/>
              </w:rPr>
            </w:pPr>
          </w:p>
        </w:tc>
        <w:tc>
          <w:tcPr>
            <w:tcW w:w="0" w:type="auto"/>
            <w:vAlign w:val="center"/>
          </w:tcPr>
          <w:p w14:paraId="62D6D4E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100</w:t>
            </w:r>
          </w:p>
        </w:tc>
        <w:tc>
          <w:tcPr>
            <w:tcW w:w="0" w:type="auto"/>
            <w:vAlign w:val="center"/>
          </w:tcPr>
          <w:p w14:paraId="62D6D4F0" w14:textId="77777777" w:rsidR="007119DA" w:rsidRPr="000D1CB5" w:rsidRDefault="007119DA" w:rsidP="007C581F">
            <w:pPr>
              <w:jc w:val="center"/>
              <w:rPr>
                <w:rFonts w:ascii="Calibri" w:hAnsi="Calibri"/>
                <w:sz w:val="18"/>
                <w:szCs w:val="18"/>
              </w:rPr>
            </w:pPr>
            <w:r w:rsidRPr="000D1CB5">
              <w:rPr>
                <w:rFonts w:ascii="Calibri" w:hAnsi="Calibri"/>
                <w:sz w:val="18"/>
                <w:szCs w:val="18"/>
              </w:rPr>
              <w:t>0.942</w:t>
            </w:r>
          </w:p>
        </w:tc>
        <w:tc>
          <w:tcPr>
            <w:tcW w:w="0" w:type="auto"/>
            <w:vAlign w:val="center"/>
          </w:tcPr>
          <w:p w14:paraId="62D6D4F1" w14:textId="77777777" w:rsidR="007119DA" w:rsidRPr="000D1CB5" w:rsidRDefault="007119DA" w:rsidP="007C581F">
            <w:pPr>
              <w:jc w:val="center"/>
              <w:rPr>
                <w:rFonts w:ascii="Calibri" w:hAnsi="Calibri"/>
                <w:sz w:val="18"/>
                <w:szCs w:val="18"/>
              </w:rPr>
            </w:pPr>
            <w:r w:rsidRPr="000D1CB5">
              <w:rPr>
                <w:rFonts w:ascii="Calibri" w:hAnsi="Calibri"/>
                <w:sz w:val="18"/>
                <w:szCs w:val="18"/>
              </w:rPr>
              <w:t>0.950</w:t>
            </w:r>
          </w:p>
        </w:tc>
        <w:tc>
          <w:tcPr>
            <w:tcW w:w="0" w:type="auto"/>
            <w:vAlign w:val="center"/>
          </w:tcPr>
          <w:p w14:paraId="62D6D4F2" w14:textId="77777777" w:rsidR="007119DA" w:rsidRPr="000D1CB5" w:rsidRDefault="007119DA" w:rsidP="007C581F">
            <w:pPr>
              <w:jc w:val="center"/>
              <w:rPr>
                <w:rFonts w:ascii="Calibri" w:hAnsi="Calibri"/>
                <w:sz w:val="18"/>
                <w:szCs w:val="18"/>
              </w:rPr>
            </w:pPr>
            <w:r w:rsidRPr="000D1CB5">
              <w:rPr>
                <w:rFonts w:ascii="Calibri" w:hAnsi="Calibri"/>
                <w:sz w:val="18"/>
                <w:szCs w:val="18"/>
              </w:rPr>
              <w:t>0.958</w:t>
            </w:r>
          </w:p>
        </w:tc>
        <w:tc>
          <w:tcPr>
            <w:tcW w:w="0" w:type="auto"/>
            <w:vAlign w:val="center"/>
          </w:tcPr>
          <w:p w14:paraId="62D6D4F3" w14:textId="77777777" w:rsidR="007119DA" w:rsidRPr="000D1CB5" w:rsidRDefault="007119DA" w:rsidP="007C581F">
            <w:pPr>
              <w:jc w:val="center"/>
              <w:rPr>
                <w:rFonts w:ascii="Calibri" w:hAnsi="Calibri"/>
                <w:sz w:val="18"/>
                <w:szCs w:val="18"/>
              </w:rPr>
            </w:pPr>
            <w:r w:rsidRPr="000D1CB5">
              <w:rPr>
                <w:rFonts w:ascii="Calibri" w:hAnsi="Calibri"/>
                <w:sz w:val="18"/>
                <w:szCs w:val="18"/>
              </w:rPr>
              <w:t>0.966</w:t>
            </w:r>
          </w:p>
        </w:tc>
        <w:tc>
          <w:tcPr>
            <w:tcW w:w="0" w:type="auto"/>
            <w:vAlign w:val="center"/>
          </w:tcPr>
          <w:p w14:paraId="62D6D4F4" w14:textId="77777777" w:rsidR="007119DA" w:rsidRPr="000D1CB5" w:rsidRDefault="007119DA" w:rsidP="007C581F">
            <w:pPr>
              <w:jc w:val="center"/>
              <w:rPr>
                <w:rFonts w:ascii="Calibri" w:hAnsi="Calibri"/>
                <w:sz w:val="18"/>
                <w:szCs w:val="18"/>
              </w:rPr>
            </w:pPr>
            <w:r w:rsidRPr="000D1CB5">
              <w:rPr>
                <w:rFonts w:ascii="Calibri" w:hAnsi="Calibri"/>
                <w:sz w:val="18"/>
                <w:szCs w:val="18"/>
              </w:rPr>
              <w:t>0.970</w:t>
            </w:r>
          </w:p>
        </w:tc>
        <w:tc>
          <w:tcPr>
            <w:tcW w:w="0" w:type="auto"/>
            <w:vAlign w:val="center"/>
          </w:tcPr>
          <w:p w14:paraId="62D6D4F5" w14:textId="77777777" w:rsidR="007119DA" w:rsidRPr="000D1CB5" w:rsidRDefault="007119DA" w:rsidP="007C581F">
            <w:pPr>
              <w:jc w:val="center"/>
              <w:rPr>
                <w:rFonts w:ascii="Calibri" w:hAnsi="Calibri"/>
                <w:sz w:val="18"/>
                <w:szCs w:val="18"/>
              </w:rPr>
            </w:pPr>
            <w:r w:rsidRPr="000D1CB5">
              <w:rPr>
                <w:rFonts w:ascii="Calibri" w:hAnsi="Calibri"/>
                <w:sz w:val="18"/>
                <w:szCs w:val="18"/>
              </w:rPr>
              <w:t>0.982</w:t>
            </w:r>
          </w:p>
        </w:tc>
        <w:tc>
          <w:tcPr>
            <w:tcW w:w="0" w:type="auto"/>
            <w:vAlign w:val="center"/>
          </w:tcPr>
          <w:p w14:paraId="62D6D4F6" w14:textId="77777777" w:rsidR="007119DA" w:rsidRPr="000D1CB5" w:rsidRDefault="007119DA" w:rsidP="007C581F">
            <w:pPr>
              <w:jc w:val="center"/>
              <w:rPr>
                <w:rFonts w:ascii="Calibri" w:hAnsi="Calibri"/>
                <w:sz w:val="18"/>
                <w:szCs w:val="18"/>
              </w:rPr>
            </w:pPr>
            <w:r w:rsidRPr="000D1CB5">
              <w:rPr>
                <w:rFonts w:ascii="Calibri" w:hAnsi="Calibri"/>
                <w:sz w:val="18"/>
                <w:szCs w:val="18"/>
              </w:rPr>
              <w:t>0.990</w:t>
            </w:r>
          </w:p>
        </w:tc>
        <w:tc>
          <w:tcPr>
            <w:tcW w:w="0" w:type="auto"/>
            <w:vAlign w:val="center"/>
          </w:tcPr>
          <w:p w14:paraId="62D6D4F7" w14:textId="77777777" w:rsidR="007119DA" w:rsidRPr="000D1CB5" w:rsidRDefault="007119DA" w:rsidP="007C581F">
            <w:pPr>
              <w:jc w:val="center"/>
              <w:rPr>
                <w:rFonts w:ascii="Calibri" w:hAnsi="Calibri"/>
                <w:sz w:val="18"/>
                <w:szCs w:val="18"/>
              </w:rPr>
            </w:pPr>
            <w:r w:rsidRPr="000D1CB5">
              <w:rPr>
                <w:rFonts w:ascii="Calibri" w:hAnsi="Calibri"/>
                <w:sz w:val="18"/>
                <w:szCs w:val="18"/>
              </w:rPr>
              <w:t>0.998</w:t>
            </w:r>
          </w:p>
        </w:tc>
        <w:tc>
          <w:tcPr>
            <w:tcW w:w="0" w:type="auto"/>
            <w:vAlign w:val="center"/>
          </w:tcPr>
          <w:p w14:paraId="62D6D4F8" w14:textId="77777777" w:rsidR="007119DA" w:rsidRPr="000D1CB5" w:rsidRDefault="007119DA" w:rsidP="007C581F">
            <w:pPr>
              <w:jc w:val="center"/>
              <w:rPr>
                <w:rFonts w:ascii="Calibri" w:hAnsi="Calibri"/>
                <w:sz w:val="18"/>
                <w:szCs w:val="18"/>
              </w:rPr>
            </w:pPr>
            <w:r w:rsidRPr="000D1CB5">
              <w:rPr>
                <w:rFonts w:ascii="Calibri" w:hAnsi="Calibri"/>
                <w:sz w:val="18"/>
                <w:szCs w:val="18"/>
              </w:rPr>
              <w:t>1.007</w:t>
            </w:r>
          </w:p>
        </w:tc>
      </w:tr>
      <w:tr w:rsidR="007119DA" w:rsidRPr="000D1CB5" w14:paraId="62D6D505" w14:textId="77777777" w:rsidTr="007E5B1C">
        <w:trPr>
          <w:cantSplit/>
          <w:trHeight w:hRule="exact" w:val="187"/>
          <w:jc w:val="center"/>
        </w:trPr>
        <w:tc>
          <w:tcPr>
            <w:tcW w:w="0" w:type="auto"/>
            <w:vMerge/>
            <w:vAlign w:val="center"/>
          </w:tcPr>
          <w:p w14:paraId="62D6D4FA" w14:textId="77777777" w:rsidR="007119DA" w:rsidRPr="000D1CB5" w:rsidRDefault="007119DA" w:rsidP="007C581F">
            <w:pPr>
              <w:jc w:val="center"/>
              <w:rPr>
                <w:rFonts w:ascii="Calibri" w:hAnsi="Calibri"/>
                <w:sz w:val="18"/>
                <w:szCs w:val="18"/>
              </w:rPr>
            </w:pPr>
          </w:p>
        </w:tc>
        <w:tc>
          <w:tcPr>
            <w:tcW w:w="0" w:type="auto"/>
            <w:vAlign w:val="center"/>
          </w:tcPr>
          <w:p w14:paraId="62D6D4F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105</w:t>
            </w:r>
          </w:p>
        </w:tc>
        <w:tc>
          <w:tcPr>
            <w:tcW w:w="0" w:type="auto"/>
            <w:vAlign w:val="center"/>
          </w:tcPr>
          <w:p w14:paraId="62D6D4FC" w14:textId="77777777" w:rsidR="007119DA" w:rsidRPr="000D1CB5" w:rsidRDefault="007119DA" w:rsidP="007C581F">
            <w:pPr>
              <w:jc w:val="center"/>
              <w:rPr>
                <w:rFonts w:ascii="Calibri" w:hAnsi="Calibri"/>
                <w:sz w:val="18"/>
                <w:szCs w:val="18"/>
              </w:rPr>
            </w:pPr>
            <w:r w:rsidRPr="000D1CB5">
              <w:rPr>
                <w:rFonts w:ascii="Calibri" w:hAnsi="Calibri"/>
                <w:sz w:val="18"/>
                <w:szCs w:val="18"/>
              </w:rPr>
              <w:t>0.938</w:t>
            </w:r>
          </w:p>
        </w:tc>
        <w:tc>
          <w:tcPr>
            <w:tcW w:w="0" w:type="auto"/>
            <w:vAlign w:val="center"/>
          </w:tcPr>
          <w:p w14:paraId="62D6D4FD" w14:textId="77777777" w:rsidR="007119DA" w:rsidRPr="000D1CB5" w:rsidRDefault="007119DA" w:rsidP="007C581F">
            <w:pPr>
              <w:jc w:val="center"/>
              <w:rPr>
                <w:rFonts w:ascii="Calibri" w:hAnsi="Calibri"/>
                <w:sz w:val="18"/>
                <w:szCs w:val="18"/>
              </w:rPr>
            </w:pPr>
            <w:r w:rsidRPr="000D1CB5">
              <w:rPr>
                <w:rFonts w:ascii="Calibri" w:hAnsi="Calibri"/>
                <w:sz w:val="18"/>
                <w:szCs w:val="18"/>
              </w:rPr>
              <w:t>0.946</w:t>
            </w:r>
          </w:p>
        </w:tc>
        <w:tc>
          <w:tcPr>
            <w:tcW w:w="0" w:type="auto"/>
            <w:vAlign w:val="center"/>
          </w:tcPr>
          <w:p w14:paraId="62D6D4FE" w14:textId="77777777" w:rsidR="007119DA" w:rsidRPr="000D1CB5" w:rsidRDefault="007119DA" w:rsidP="007C581F">
            <w:pPr>
              <w:jc w:val="center"/>
              <w:rPr>
                <w:rFonts w:ascii="Calibri" w:hAnsi="Calibri"/>
                <w:sz w:val="18"/>
                <w:szCs w:val="18"/>
              </w:rPr>
            </w:pPr>
            <w:r w:rsidRPr="000D1CB5">
              <w:rPr>
                <w:rFonts w:ascii="Calibri" w:hAnsi="Calibri"/>
                <w:sz w:val="18"/>
                <w:szCs w:val="18"/>
              </w:rPr>
              <w:t>0.954</w:t>
            </w:r>
          </w:p>
        </w:tc>
        <w:tc>
          <w:tcPr>
            <w:tcW w:w="0" w:type="auto"/>
            <w:vAlign w:val="center"/>
          </w:tcPr>
          <w:p w14:paraId="62D6D4FF" w14:textId="77777777" w:rsidR="007119DA" w:rsidRPr="000D1CB5" w:rsidRDefault="007119DA" w:rsidP="007C581F">
            <w:pPr>
              <w:jc w:val="center"/>
              <w:rPr>
                <w:rFonts w:ascii="Calibri" w:hAnsi="Calibri"/>
                <w:sz w:val="18"/>
                <w:szCs w:val="18"/>
              </w:rPr>
            </w:pPr>
            <w:r w:rsidRPr="000D1CB5">
              <w:rPr>
                <w:rFonts w:ascii="Calibri" w:hAnsi="Calibri"/>
                <w:sz w:val="18"/>
                <w:szCs w:val="18"/>
              </w:rPr>
              <w:t>0.962</w:t>
            </w:r>
          </w:p>
        </w:tc>
        <w:tc>
          <w:tcPr>
            <w:tcW w:w="0" w:type="auto"/>
            <w:vAlign w:val="center"/>
          </w:tcPr>
          <w:p w14:paraId="62D6D500" w14:textId="77777777" w:rsidR="007119DA" w:rsidRPr="000D1CB5" w:rsidRDefault="007119DA" w:rsidP="007C581F">
            <w:pPr>
              <w:jc w:val="center"/>
              <w:rPr>
                <w:rFonts w:ascii="Calibri" w:hAnsi="Calibri"/>
                <w:sz w:val="18"/>
                <w:szCs w:val="18"/>
              </w:rPr>
            </w:pPr>
            <w:r w:rsidRPr="000D1CB5">
              <w:rPr>
                <w:rFonts w:ascii="Calibri" w:hAnsi="Calibri"/>
                <w:sz w:val="18"/>
                <w:szCs w:val="18"/>
              </w:rPr>
              <w:t>0.970</w:t>
            </w:r>
          </w:p>
        </w:tc>
        <w:tc>
          <w:tcPr>
            <w:tcW w:w="0" w:type="auto"/>
            <w:vAlign w:val="center"/>
          </w:tcPr>
          <w:p w14:paraId="62D6D501" w14:textId="77777777" w:rsidR="007119DA" w:rsidRPr="000D1CB5" w:rsidRDefault="007119DA" w:rsidP="007C581F">
            <w:pPr>
              <w:jc w:val="center"/>
              <w:rPr>
                <w:rFonts w:ascii="Calibri" w:hAnsi="Calibri"/>
                <w:sz w:val="18"/>
                <w:szCs w:val="18"/>
              </w:rPr>
            </w:pPr>
            <w:r w:rsidRPr="000D1CB5">
              <w:rPr>
                <w:rFonts w:ascii="Calibri" w:hAnsi="Calibri"/>
                <w:sz w:val="18"/>
                <w:szCs w:val="18"/>
              </w:rPr>
              <w:t>0.978</w:t>
            </w:r>
          </w:p>
        </w:tc>
        <w:tc>
          <w:tcPr>
            <w:tcW w:w="0" w:type="auto"/>
            <w:vAlign w:val="center"/>
          </w:tcPr>
          <w:p w14:paraId="62D6D502" w14:textId="77777777" w:rsidR="007119DA" w:rsidRPr="000D1CB5" w:rsidRDefault="007119DA" w:rsidP="007C581F">
            <w:pPr>
              <w:jc w:val="center"/>
              <w:rPr>
                <w:rFonts w:ascii="Calibri" w:hAnsi="Calibri"/>
                <w:sz w:val="18"/>
                <w:szCs w:val="18"/>
              </w:rPr>
            </w:pPr>
            <w:r w:rsidRPr="000D1CB5">
              <w:rPr>
                <w:rFonts w:ascii="Calibri" w:hAnsi="Calibri"/>
                <w:sz w:val="18"/>
                <w:szCs w:val="18"/>
              </w:rPr>
              <w:t>0.986</w:t>
            </w:r>
          </w:p>
        </w:tc>
        <w:tc>
          <w:tcPr>
            <w:tcW w:w="0" w:type="auto"/>
            <w:vAlign w:val="center"/>
          </w:tcPr>
          <w:p w14:paraId="62D6D503" w14:textId="77777777" w:rsidR="007119DA" w:rsidRPr="000D1CB5" w:rsidRDefault="007119DA" w:rsidP="007C581F">
            <w:pPr>
              <w:jc w:val="center"/>
              <w:rPr>
                <w:rFonts w:ascii="Calibri" w:hAnsi="Calibri"/>
                <w:sz w:val="18"/>
                <w:szCs w:val="18"/>
              </w:rPr>
            </w:pPr>
            <w:r w:rsidRPr="000D1CB5">
              <w:rPr>
                <w:rFonts w:ascii="Calibri" w:hAnsi="Calibri"/>
                <w:sz w:val="18"/>
                <w:szCs w:val="18"/>
              </w:rPr>
              <w:t>0.994</w:t>
            </w:r>
          </w:p>
        </w:tc>
        <w:tc>
          <w:tcPr>
            <w:tcW w:w="0" w:type="auto"/>
            <w:vAlign w:val="center"/>
          </w:tcPr>
          <w:p w14:paraId="62D6D504" w14:textId="77777777" w:rsidR="007119DA" w:rsidRPr="000D1CB5" w:rsidRDefault="007119DA" w:rsidP="007C581F">
            <w:pPr>
              <w:jc w:val="center"/>
              <w:rPr>
                <w:rFonts w:ascii="Calibri" w:hAnsi="Calibri"/>
                <w:sz w:val="18"/>
                <w:szCs w:val="18"/>
              </w:rPr>
            </w:pPr>
            <w:r w:rsidRPr="000D1CB5">
              <w:rPr>
                <w:rFonts w:ascii="Calibri" w:hAnsi="Calibri"/>
                <w:sz w:val="18"/>
                <w:szCs w:val="18"/>
              </w:rPr>
              <w:t>1.002</w:t>
            </w:r>
          </w:p>
        </w:tc>
      </w:tr>
      <w:tr w:rsidR="007119DA" w:rsidRPr="000D1CB5" w14:paraId="62D6D511" w14:textId="77777777" w:rsidTr="007E5B1C">
        <w:trPr>
          <w:cantSplit/>
          <w:trHeight w:hRule="exact" w:val="187"/>
          <w:jc w:val="center"/>
        </w:trPr>
        <w:tc>
          <w:tcPr>
            <w:tcW w:w="0" w:type="auto"/>
            <w:vMerge/>
            <w:vAlign w:val="center"/>
          </w:tcPr>
          <w:p w14:paraId="62D6D506" w14:textId="77777777" w:rsidR="007119DA" w:rsidRPr="000D1CB5" w:rsidRDefault="007119DA" w:rsidP="007C581F">
            <w:pPr>
              <w:jc w:val="center"/>
              <w:rPr>
                <w:rFonts w:ascii="Calibri" w:hAnsi="Calibri"/>
                <w:sz w:val="18"/>
                <w:szCs w:val="18"/>
              </w:rPr>
            </w:pPr>
          </w:p>
        </w:tc>
        <w:tc>
          <w:tcPr>
            <w:tcW w:w="0" w:type="auto"/>
            <w:vAlign w:val="center"/>
          </w:tcPr>
          <w:p w14:paraId="62D6D507"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110</w:t>
            </w:r>
          </w:p>
        </w:tc>
        <w:tc>
          <w:tcPr>
            <w:tcW w:w="0" w:type="auto"/>
            <w:vAlign w:val="center"/>
          </w:tcPr>
          <w:p w14:paraId="62D6D508" w14:textId="77777777" w:rsidR="007119DA" w:rsidRPr="000D1CB5" w:rsidRDefault="007119DA" w:rsidP="007C581F">
            <w:pPr>
              <w:jc w:val="center"/>
              <w:rPr>
                <w:rFonts w:ascii="Calibri" w:hAnsi="Calibri"/>
                <w:sz w:val="18"/>
                <w:szCs w:val="18"/>
              </w:rPr>
            </w:pPr>
            <w:r w:rsidRPr="000D1CB5">
              <w:rPr>
                <w:rFonts w:ascii="Calibri" w:hAnsi="Calibri"/>
                <w:sz w:val="18"/>
                <w:szCs w:val="18"/>
              </w:rPr>
              <w:t>0.933</w:t>
            </w:r>
          </w:p>
        </w:tc>
        <w:tc>
          <w:tcPr>
            <w:tcW w:w="0" w:type="auto"/>
            <w:vAlign w:val="center"/>
          </w:tcPr>
          <w:p w14:paraId="62D6D509" w14:textId="77777777" w:rsidR="007119DA" w:rsidRPr="000D1CB5" w:rsidRDefault="007119DA" w:rsidP="007C581F">
            <w:pPr>
              <w:jc w:val="center"/>
              <w:rPr>
                <w:rFonts w:ascii="Calibri" w:hAnsi="Calibri"/>
                <w:sz w:val="18"/>
                <w:szCs w:val="18"/>
              </w:rPr>
            </w:pPr>
            <w:r w:rsidRPr="000D1CB5">
              <w:rPr>
                <w:rFonts w:ascii="Calibri" w:hAnsi="Calibri"/>
                <w:sz w:val="18"/>
                <w:szCs w:val="18"/>
              </w:rPr>
              <w:t>0.942</w:t>
            </w:r>
          </w:p>
        </w:tc>
        <w:tc>
          <w:tcPr>
            <w:tcW w:w="0" w:type="auto"/>
            <w:vAlign w:val="center"/>
          </w:tcPr>
          <w:p w14:paraId="62D6D50A" w14:textId="77777777" w:rsidR="007119DA" w:rsidRPr="000D1CB5" w:rsidRDefault="007119DA" w:rsidP="007C581F">
            <w:pPr>
              <w:jc w:val="center"/>
              <w:rPr>
                <w:rFonts w:ascii="Calibri" w:hAnsi="Calibri"/>
                <w:sz w:val="18"/>
                <w:szCs w:val="18"/>
              </w:rPr>
            </w:pPr>
            <w:r w:rsidRPr="000D1CB5">
              <w:rPr>
                <w:rFonts w:ascii="Calibri" w:hAnsi="Calibri"/>
                <w:sz w:val="18"/>
                <w:szCs w:val="18"/>
              </w:rPr>
              <w:t>0.950</w:t>
            </w:r>
          </w:p>
        </w:tc>
        <w:tc>
          <w:tcPr>
            <w:tcW w:w="0" w:type="auto"/>
            <w:vAlign w:val="center"/>
          </w:tcPr>
          <w:p w14:paraId="62D6D50B" w14:textId="77777777" w:rsidR="007119DA" w:rsidRPr="000D1CB5" w:rsidRDefault="007119DA" w:rsidP="007C581F">
            <w:pPr>
              <w:jc w:val="center"/>
              <w:rPr>
                <w:rFonts w:ascii="Calibri" w:hAnsi="Calibri"/>
                <w:sz w:val="18"/>
                <w:szCs w:val="18"/>
              </w:rPr>
            </w:pPr>
            <w:r w:rsidRPr="000D1CB5">
              <w:rPr>
                <w:rFonts w:ascii="Calibri" w:hAnsi="Calibri"/>
                <w:sz w:val="18"/>
                <w:szCs w:val="18"/>
              </w:rPr>
              <w:t>0.952</w:t>
            </w:r>
          </w:p>
        </w:tc>
        <w:tc>
          <w:tcPr>
            <w:tcW w:w="0" w:type="auto"/>
            <w:vAlign w:val="center"/>
          </w:tcPr>
          <w:p w14:paraId="62D6D50C" w14:textId="77777777" w:rsidR="007119DA" w:rsidRPr="000D1CB5" w:rsidRDefault="007119DA" w:rsidP="007C581F">
            <w:pPr>
              <w:jc w:val="center"/>
              <w:rPr>
                <w:rFonts w:ascii="Calibri" w:hAnsi="Calibri"/>
                <w:sz w:val="18"/>
                <w:szCs w:val="18"/>
              </w:rPr>
            </w:pPr>
            <w:r w:rsidRPr="000D1CB5">
              <w:rPr>
                <w:rFonts w:ascii="Calibri" w:hAnsi="Calibri"/>
                <w:sz w:val="18"/>
                <w:szCs w:val="18"/>
              </w:rPr>
              <w:t>0.966</w:t>
            </w:r>
          </w:p>
        </w:tc>
        <w:tc>
          <w:tcPr>
            <w:tcW w:w="0" w:type="auto"/>
            <w:vAlign w:val="center"/>
          </w:tcPr>
          <w:p w14:paraId="62D6D50D" w14:textId="77777777" w:rsidR="007119DA" w:rsidRPr="000D1CB5" w:rsidRDefault="007119DA" w:rsidP="007C581F">
            <w:pPr>
              <w:jc w:val="center"/>
              <w:rPr>
                <w:rFonts w:ascii="Calibri" w:hAnsi="Calibri"/>
                <w:sz w:val="18"/>
                <w:szCs w:val="18"/>
              </w:rPr>
            </w:pPr>
            <w:r w:rsidRPr="000D1CB5">
              <w:rPr>
                <w:rFonts w:ascii="Calibri" w:hAnsi="Calibri"/>
                <w:sz w:val="18"/>
                <w:szCs w:val="18"/>
              </w:rPr>
              <w:t>0.974</w:t>
            </w:r>
          </w:p>
        </w:tc>
        <w:tc>
          <w:tcPr>
            <w:tcW w:w="0" w:type="auto"/>
            <w:vAlign w:val="center"/>
          </w:tcPr>
          <w:p w14:paraId="62D6D50E" w14:textId="77777777" w:rsidR="007119DA" w:rsidRPr="000D1CB5" w:rsidRDefault="007119DA" w:rsidP="007C581F">
            <w:pPr>
              <w:jc w:val="center"/>
              <w:rPr>
                <w:rFonts w:ascii="Calibri" w:hAnsi="Calibri"/>
                <w:sz w:val="18"/>
                <w:szCs w:val="18"/>
              </w:rPr>
            </w:pPr>
            <w:r w:rsidRPr="000D1CB5">
              <w:rPr>
                <w:rFonts w:ascii="Calibri" w:hAnsi="Calibri"/>
                <w:sz w:val="18"/>
                <w:szCs w:val="18"/>
              </w:rPr>
              <w:t>0.982</w:t>
            </w:r>
          </w:p>
        </w:tc>
        <w:tc>
          <w:tcPr>
            <w:tcW w:w="0" w:type="auto"/>
            <w:vAlign w:val="center"/>
          </w:tcPr>
          <w:p w14:paraId="62D6D50F" w14:textId="77777777" w:rsidR="007119DA" w:rsidRPr="000D1CB5" w:rsidRDefault="007119DA" w:rsidP="007C581F">
            <w:pPr>
              <w:jc w:val="center"/>
              <w:rPr>
                <w:rFonts w:ascii="Calibri" w:hAnsi="Calibri"/>
                <w:sz w:val="18"/>
                <w:szCs w:val="18"/>
              </w:rPr>
            </w:pPr>
            <w:r w:rsidRPr="000D1CB5">
              <w:rPr>
                <w:rFonts w:ascii="Calibri" w:hAnsi="Calibri"/>
                <w:sz w:val="18"/>
                <w:szCs w:val="18"/>
              </w:rPr>
              <w:t>0.990</w:t>
            </w:r>
          </w:p>
        </w:tc>
        <w:tc>
          <w:tcPr>
            <w:tcW w:w="0" w:type="auto"/>
            <w:vAlign w:val="center"/>
          </w:tcPr>
          <w:p w14:paraId="62D6D510" w14:textId="77777777" w:rsidR="007119DA" w:rsidRPr="000D1CB5" w:rsidRDefault="007119DA" w:rsidP="007C581F">
            <w:pPr>
              <w:jc w:val="center"/>
              <w:rPr>
                <w:rFonts w:ascii="Calibri" w:hAnsi="Calibri"/>
                <w:sz w:val="18"/>
                <w:szCs w:val="18"/>
              </w:rPr>
            </w:pPr>
            <w:r w:rsidRPr="000D1CB5">
              <w:rPr>
                <w:rFonts w:ascii="Calibri" w:hAnsi="Calibri"/>
                <w:sz w:val="18"/>
                <w:szCs w:val="18"/>
              </w:rPr>
              <w:t>0.998</w:t>
            </w:r>
          </w:p>
        </w:tc>
      </w:tr>
    </w:tbl>
    <w:p w14:paraId="62D6D512" w14:textId="77777777" w:rsidR="007119DA" w:rsidRDefault="007119DA" w:rsidP="007119DA">
      <w:pPr>
        <w:autoSpaceDE w:val="0"/>
        <w:autoSpaceDN w:val="0"/>
        <w:adjustRightInd w:val="0"/>
        <w:ind w:left="720"/>
        <w:rPr>
          <w:rFonts w:ascii="Calibri" w:hAnsi="Calibri" w:cs="Arial"/>
          <w:i/>
          <w:iCs/>
          <w:sz w:val="18"/>
          <w:szCs w:val="18"/>
        </w:rPr>
      </w:pPr>
    </w:p>
    <w:p w14:paraId="62D6D513" w14:textId="77777777" w:rsidR="007119DA" w:rsidRDefault="007119DA" w:rsidP="007E5B1C">
      <w:pPr>
        <w:jc w:val="center"/>
        <w:rPr>
          <w:rFonts w:ascii="Calibri" w:hAnsi="Calibri" w:cs="Arial"/>
          <w:i/>
          <w:iCs/>
          <w:sz w:val="18"/>
          <w:szCs w:val="18"/>
        </w:rPr>
      </w:pPr>
      <w:r w:rsidRPr="00163079">
        <w:rPr>
          <w:rFonts w:ascii="Calibri" w:hAnsi="Calibri"/>
          <w:b/>
          <w:sz w:val="18"/>
          <w:szCs w:val="18"/>
        </w:rPr>
        <w:t xml:space="preserve">Table RA3.8-3 </w:t>
      </w:r>
      <w:r w:rsidRPr="00163079">
        <w:rPr>
          <w:rFonts w:ascii="Calibri" w:hAnsi="Calibri" w:cs="Arial"/>
          <w:b/>
          <w:i/>
          <w:iCs/>
          <w:sz w:val="18"/>
          <w:szCs w:val="18"/>
        </w:rPr>
        <w:t>Temperature Correction Factors for 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7119DA" w:rsidRPr="000D1CB5" w14:paraId="62D6D517" w14:textId="77777777" w:rsidTr="007E5B1C">
        <w:trPr>
          <w:cantSplit/>
          <w:trHeight w:hRule="exact" w:val="187"/>
          <w:jc w:val="center"/>
        </w:trPr>
        <w:tc>
          <w:tcPr>
            <w:tcW w:w="0" w:type="auto"/>
            <w:vAlign w:val="center"/>
          </w:tcPr>
          <w:p w14:paraId="62D6D514" w14:textId="77777777" w:rsidR="007119DA" w:rsidRPr="000D1CB5" w:rsidRDefault="007119DA" w:rsidP="007C581F">
            <w:pPr>
              <w:jc w:val="center"/>
              <w:rPr>
                <w:rFonts w:ascii="Calibri" w:hAnsi="Calibri"/>
                <w:sz w:val="18"/>
                <w:szCs w:val="18"/>
              </w:rPr>
            </w:pPr>
          </w:p>
        </w:tc>
        <w:tc>
          <w:tcPr>
            <w:tcW w:w="0" w:type="auto"/>
            <w:vAlign w:val="center"/>
          </w:tcPr>
          <w:p w14:paraId="62D6D515" w14:textId="77777777" w:rsidR="007119DA" w:rsidRPr="000D1CB5" w:rsidRDefault="007119DA" w:rsidP="007C581F">
            <w:pPr>
              <w:jc w:val="center"/>
              <w:rPr>
                <w:rFonts w:ascii="Calibri" w:hAnsi="Calibri"/>
                <w:sz w:val="18"/>
                <w:szCs w:val="18"/>
              </w:rPr>
            </w:pPr>
          </w:p>
        </w:tc>
        <w:tc>
          <w:tcPr>
            <w:tcW w:w="0" w:type="auto"/>
            <w:gridSpan w:val="9"/>
            <w:vAlign w:val="center"/>
          </w:tcPr>
          <w:p w14:paraId="62D6D516" w14:textId="77777777" w:rsidR="007119DA" w:rsidRPr="000D1CB5" w:rsidRDefault="007119DA" w:rsidP="007C581F">
            <w:pPr>
              <w:keepNext/>
              <w:keepLines/>
              <w:suppressAutoHyphens/>
              <w:jc w:val="center"/>
              <w:rPr>
                <w:rFonts w:ascii="Calibri" w:hAnsi="Calibri"/>
                <w:b/>
                <w:sz w:val="18"/>
                <w:szCs w:val="18"/>
              </w:rPr>
            </w:pPr>
            <w:r w:rsidRPr="000D1CB5">
              <w:rPr>
                <w:rFonts w:ascii="Calibri" w:hAnsi="Calibri"/>
                <w:b/>
                <w:sz w:val="18"/>
                <w:szCs w:val="18"/>
              </w:rPr>
              <w:t>Inside Temperature (F)</w:t>
            </w:r>
          </w:p>
        </w:tc>
      </w:tr>
      <w:tr w:rsidR="007119DA" w:rsidRPr="000D1CB5" w14:paraId="62D6D523" w14:textId="77777777" w:rsidTr="007E5B1C">
        <w:trPr>
          <w:cantSplit/>
          <w:trHeight w:hRule="exact" w:val="187"/>
          <w:jc w:val="center"/>
        </w:trPr>
        <w:tc>
          <w:tcPr>
            <w:tcW w:w="0" w:type="auto"/>
            <w:vAlign w:val="center"/>
          </w:tcPr>
          <w:p w14:paraId="62D6D518" w14:textId="77777777" w:rsidR="007119DA" w:rsidRPr="000D1CB5" w:rsidRDefault="007119DA" w:rsidP="007C581F">
            <w:pPr>
              <w:jc w:val="center"/>
              <w:rPr>
                <w:rFonts w:ascii="Calibri" w:hAnsi="Calibri"/>
                <w:sz w:val="18"/>
                <w:szCs w:val="18"/>
              </w:rPr>
            </w:pPr>
          </w:p>
        </w:tc>
        <w:tc>
          <w:tcPr>
            <w:tcW w:w="0" w:type="auto"/>
            <w:vAlign w:val="center"/>
          </w:tcPr>
          <w:p w14:paraId="62D6D519" w14:textId="77777777" w:rsidR="007119DA" w:rsidRPr="000D1CB5" w:rsidRDefault="007119DA" w:rsidP="007C581F">
            <w:pPr>
              <w:jc w:val="center"/>
              <w:rPr>
                <w:rFonts w:ascii="Calibri" w:hAnsi="Calibri"/>
                <w:sz w:val="18"/>
                <w:szCs w:val="18"/>
              </w:rPr>
            </w:pPr>
          </w:p>
        </w:tc>
        <w:tc>
          <w:tcPr>
            <w:tcW w:w="0" w:type="auto"/>
            <w:vAlign w:val="center"/>
          </w:tcPr>
          <w:p w14:paraId="62D6D51A"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50</w:t>
            </w:r>
          </w:p>
        </w:tc>
        <w:tc>
          <w:tcPr>
            <w:tcW w:w="0" w:type="auto"/>
            <w:vAlign w:val="center"/>
          </w:tcPr>
          <w:p w14:paraId="62D6D51B"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55</w:t>
            </w:r>
          </w:p>
        </w:tc>
        <w:tc>
          <w:tcPr>
            <w:tcW w:w="0" w:type="auto"/>
            <w:vAlign w:val="center"/>
          </w:tcPr>
          <w:p w14:paraId="62D6D51C"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60</w:t>
            </w:r>
          </w:p>
        </w:tc>
        <w:tc>
          <w:tcPr>
            <w:tcW w:w="0" w:type="auto"/>
            <w:vAlign w:val="center"/>
          </w:tcPr>
          <w:p w14:paraId="62D6D51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65</w:t>
            </w:r>
          </w:p>
        </w:tc>
        <w:tc>
          <w:tcPr>
            <w:tcW w:w="0" w:type="auto"/>
            <w:vAlign w:val="center"/>
          </w:tcPr>
          <w:p w14:paraId="62D6D51E"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70</w:t>
            </w:r>
          </w:p>
        </w:tc>
        <w:tc>
          <w:tcPr>
            <w:tcW w:w="0" w:type="auto"/>
            <w:vAlign w:val="center"/>
          </w:tcPr>
          <w:p w14:paraId="62D6D51F"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75</w:t>
            </w:r>
          </w:p>
        </w:tc>
        <w:tc>
          <w:tcPr>
            <w:tcW w:w="0" w:type="auto"/>
            <w:vAlign w:val="center"/>
          </w:tcPr>
          <w:p w14:paraId="62D6D520"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80</w:t>
            </w:r>
          </w:p>
        </w:tc>
        <w:tc>
          <w:tcPr>
            <w:tcW w:w="0" w:type="auto"/>
            <w:vAlign w:val="center"/>
          </w:tcPr>
          <w:p w14:paraId="62D6D52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85</w:t>
            </w:r>
          </w:p>
        </w:tc>
        <w:tc>
          <w:tcPr>
            <w:tcW w:w="0" w:type="auto"/>
            <w:vAlign w:val="center"/>
          </w:tcPr>
          <w:p w14:paraId="62D6D522"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90</w:t>
            </w:r>
          </w:p>
        </w:tc>
      </w:tr>
      <w:tr w:rsidR="007119DA" w:rsidRPr="000D1CB5" w14:paraId="62D6D52F" w14:textId="77777777" w:rsidTr="007E5B1C">
        <w:trPr>
          <w:cantSplit/>
          <w:trHeight w:hRule="exact" w:val="187"/>
          <w:jc w:val="center"/>
        </w:trPr>
        <w:tc>
          <w:tcPr>
            <w:tcW w:w="0" w:type="auto"/>
            <w:vMerge w:val="restart"/>
            <w:vAlign w:val="center"/>
          </w:tcPr>
          <w:p w14:paraId="62D6D524" w14:textId="77777777" w:rsidR="007119DA" w:rsidRPr="000D1CB5" w:rsidRDefault="007119DA" w:rsidP="007C581F">
            <w:pPr>
              <w:keepNext/>
              <w:keepLines/>
              <w:suppressAutoHyphen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62D6D52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-20</w:t>
            </w:r>
          </w:p>
        </w:tc>
        <w:tc>
          <w:tcPr>
            <w:tcW w:w="0" w:type="auto"/>
            <w:vAlign w:val="center"/>
          </w:tcPr>
          <w:p w14:paraId="62D6D526" w14:textId="77777777" w:rsidR="007119DA" w:rsidRPr="000D1CB5" w:rsidRDefault="007119DA" w:rsidP="007C581F">
            <w:pPr>
              <w:jc w:val="center"/>
              <w:rPr>
                <w:rFonts w:ascii="Calibri" w:hAnsi="Calibri"/>
                <w:sz w:val="18"/>
                <w:szCs w:val="18"/>
              </w:rPr>
            </w:pPr>
            <w:r w:rsidRPr="000D1CB5">
              <w:rPr>
                <w:rFonts w:ascii="Calibri" w:hAnsi="Calibri"/>
                <w:sz w:val="18"/>
                <w:szCs w:val="18"/>
              </w:rPr>
              <w:t>0.865</w:t>
            </w:r>
          </w:p>
        </w:tc>
        <w:tc>
          <w:tcPr>
            <w:tcW w:w="0" w:type="auto"/>
            <w:vAlign w:val="center"/>
          </w:tcPr>
          <w:p w14:paraId="62D6D527" w14:textId="77777777" w:rsidR="007119DA" w:rsidRPr="000D1CB5" w:rsidRDefault="007119DA" w:rsidP="007C581F">
            <w:pPr>
              <w:jc w:val="center"/>
              <w:rPr>
                <w:rFonts w:ascii="Calibri" w:hAnsi="Calibri"/>
                <w:sz w:val="18"/>
                <w:szCs w:val="18"/>
              </w:rPr>
            </w:pPr>
            <w:r w:rsidRPr="000D1CB5">
              <w:rPr>
                <w:rFonts w:ascii="Calibri" w:hAnsi="Calibri"/>
                <w:sz w:val="18"/>
                <w:szCs w:val="18"/>
              </w:rPr>
              <w:t>0.861</w:t>
            </w:r>
          </w:p>
        </w:tc>
        <w:tc>
          <w:tcPr>
            <w:tcW w:w="0" w:type="auto"/>
            <w:vAlign w:val="center"/>
          </w:tcPr>
          <w:p w14:paraId="62D6D528" w14:textId="77777777" w:rsidR="007119DA" w:rsidRPr="000D1CB5" w:rsidRDefault="007119DA" w:rsidP="007C581F">
            <w:pPr>
              <w:jc w:val="center"/>
              <w:rPr>
                <w:rFonts w:ascii="Calibri" w:hAnsi="Calibri"/>
                <w:sz w:val="18"/>
                <w:szCs w:val="18"/>
              </w:rPr>
            </w:pPr>
            <w:r w:rsidRPr="000D1CB5">
              <w:rPr>
                <w:rFonts w:ascii="Calibri" w:hAnsi="Calibri"/>
                <w:sz w:val="18"/>
                <w:szCs w:val="18"/>
              </w:rPr>
              <w:t>0.857</w:t>
            </w:r>
          </w:p>
        </w:tc>
        <w:tc>
          <w:tcPr>
            <w:tcW w:w="0" w:type="auto"/>
            <w:vAlign w:val="center"/>
          </w:tcPr>
          <w:p w14:paraId="62D6D529" w14:textId="77777777" w:rsidR="007119DA" w:rsidRPr="000D1CB5" w:rsidRDefault="007119DA" w:rsidP="007C581F">
            <w:pPr>
              <w:jc w:val="center"/>
              <w:rPr>
                <w:rFonts w:ascii="Calibri" w:hAnsi="Calibri"/>
                <w:sz w:val="18"/>
                <w:szCs w:val="18"/>
              </w:rPr>
            </w:pPr>
            <w:r w:rsidRPr="000D1CB5">
              <w:rPr>
                <w:rFonts w:ascii="Calibri" w:hAnsi="Calibri"/>
                <w:sz w:val="18"/>
                <w:szCs w:val="18"/>
              </w:rPr>
              <w:t>0.853</w:t>
            </w:r>
          </w:p>
        </w:tc>
        <w:tc>
          <w:tcPr>
            <w:tcW w:w="0" w:type="auto"/>
            <w:vAlign w:val="center"/>
          </w:tcPr>
          <w:p w14:paraId="62D6D52A" w14:textId="77777777" w:rsidR="007119DA" w:rsidRPr="000D1CB5" w:rsidRDefault="007119DA" w:rsidP="007C581F">
            <w:pPr>
              <w:jc w:val="center"/>
              <w:rPr>
                <w:rFonts w:ascii="Calibri" w:hAnsi="Calibri"/>
                <w:sz w:val="18"/>
                <w:szCs w:val="18"/>
              </w:rPr>
            </w:pPr>
            <w:r w:rsidRPr="000D1CB5">
              <w:rPr>
                <w:rFonts w:ascii="Calibri" w:hAnsi="Calibri"/>
                <w:sz w:val="18"/>
                <w:szCs w:val="18"/>
              </w:rPr>
              <w:t>0.849</w:t>
            </w:r>
          </w:p>
        </w:tc>
        <w:tc>
          <w:tcPr>
            <w:tcW w:w="0" w:type="auto"/>
            <w:vAlign w:val="center"/>
          </w:tcPr>
          <w:p w14:paraId="62D6D52B" w14:textId="77777777" w:rsidR="007119DA" w:rsidRPr="000D1CB5" w:rsidRDefault="007119DA" w:rsidP="007C581F">
            <w:pPr>
              <w:jc w:val="center"/>
              <w:rPr>
                <w:rFonts w:ascii="Calibri" w:hAnsi="Calibri"/>
                <w:sz w:val="18"/>
                <w:szCs w:val="18"/>
              </w:rPr>
            </w:pPr>
            <w:r w:rsidRPr="000D1CB5">
              <w:rPr>
                <w:rFonts w:ascii="Calibri" w:hAnsi="Calibri"/>
                <w:sz w:val="18"/>
                <w:szCs w:val="18"/>
              </w:rPr>
              <w:t>0.845</w:t>
            </w:r>
          </w:p>
        </w:tc>
        <w:tc>
          <w:tcPr>
            <w:tcW w:w="0" w:type="auto"/>
            <w:vAlign w:val="center"/>
          </w:tcPr>
          <w:p w14:paraId="62D6D52C" w14:textId="77777777" w:rsidR="007119DA" w:rsidRPr="000D1CB5" w:rsidRDefault="007119DA" w:rsidP="007C581F">
            <w:pPr>
              <w:jc w:val="center"/>
              <w:rPr>
                <w:rFonts w:ascii="Calibri" w:hAnsi="Calibri"/>
                <w:sz w:val="18"/>
                <w:szCs w:val="18"/>
              </w:rPr>
            </w:pPr>
            <w:r w:rsidRPr="000D1CB5">
              <w:rPr>
                <w:rFonts w:ascii="Calibri" w:hAnsi="Calibri"/>
                <w:sz w:val="18"/>
                <w:szCs w:val="18"/>
              </w:rPr>
              <w:t>0.841</w:t>
            </w:r>
          </w:p>
        </w:tc>
        <w:tc>
          <w:tcPr>
            <w:tcW w:w="0" w:type="auto"/>
            <w:vAlign w:val="center"/>
          </w:tcPr>
          <w:p w14:paraId="62D6D52D" w14:textId="77777777" w:rsidR="007119DA" w:rsidRPr="000D1CB5" w:rsidRDefault="007119DA" w:rsidP="007C581F">
            <w:pPr>
              <w:jc w:val="center"/>
              <w:rPr>
                <w:rFonts w:ascii="Calibri" w:hAnsi="Calibri"/>
                <w:sz w:val="18"/>
                <w:szCs w:val="18"/>
              </w:rPr>
            </w:pPr>
            <w:r w:rsidRPr="000D1CB5">
              <w:rPr>
                <w:rFonts w:ascii="Calibri" w:hAnsi="Calibri"/>
                <w:sz w:val="18"/>
                <w:szCs w:val="18"/>
              </w:rPr>
              <w:t>0.837</w:t>
            </w:r>
          </w:p>
        </w:tc>
        <w:tc>
          <w:tcPr>
            <w:tcW w:w="0" w:type="auto"/>
            <w:vAlign w:val="center"/>
          </w:tcPr>
          <w:p w14:paraId="62D6D52E" w14:textId="77777777" w:rsidR="007119DA" w:rsidRPr="000D1CB5" w:rsidRDefault="007119DA" w:rsidP="007C581F">
            <w:pPr>
              <w:jc w:val="center"/>
              <w:rPr>
                <w:rFonts w:ascii="Calibri" w:hAnsi="Calibri"/>
                <w:sz w:val="18"/>
                <w:szCs w:val="18"/>
              </w:rPr>
            </w:pPr>
            <w:r w:rsidRPr="000D1CB5">
              <w:rPr>
                <w:rFonts w:ascii="Calibri" w:hAnsi="Calibri"/>
                <w:sz w:val="18"/>
                <w:szCs w:val="18"/>
              </w:rPr>
              <w:t>0.833</w:t>
            </w:r>
          </w:p>
        </w:tc>
      </w:tr>
      <w:tr w:rsidR="007119DA" w:rsidRPr="000D1CB5" w14:paraId="62D6D53B" w14:textId="77777777" w:rsidTr="007E5B1C">
        <w:trPr>
          <w:cantSplit/>
          <w:trHeight w:hRule="exact" w:val="187"/>
          <w:jc w:val="center"/>
        </w:trPr>
        <w:tc>
          <w:tcPr>
            <w:tcW w:w="0" w:type="auto"/>
            <w:vMerge/>
            <w:vAlign w:val="center"/>
          </w:tcPr>
          <w:p w14:paraId="62D6D530" w14:textId="77777777" w:rsidR="007119DA" w:rsidRPr="000D1CB5" w:rsidRDefault="007119DA" w:rsidP="007C581F">
            <w:pPr>
              <w:jc w:val="center"/>
              <w:rPr>
                <w:rFonts w:ascii="Calibri" w:hAnsi="Calibri"/>
                <w:sz w:val="18"/>
                <w:szCs w:val="18"/>
              </w:rPr>
            </w:pPr>
          </w:p>
        </w:tc>
        <w:tc>
          <w:tcPr>
            <w:tcW w:w="0" w:type="auto"/>
            <w:vAlign w:val="center"/>
          </w:tcPr>
          <w:p w14:paraId="62D6D53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-15</w:t>
            </w:r>
          </w:p>
        </w:tc>
        <w:tc>
          <w:tcPr>
            <w:tcW w:w="0" w:type="auto"/>
            <w:vAlign w:val="center"/>
          </w:tcPr>
          <w:p w14:paraId="62D6D532" w14:textId="77777777" w:rsidR="007119DA" w:rsidRPr="000D1CB5" w:rsidRDefault="007119DA" w:rsidP="007C581F">
            <w:pPr>
              <w:jc w:val="center"/>
              <w:rPr>
                <w:rFonts w:ascii="Calibri" w:hAnsi="Calibri"/>
                <w:sz w:val="18"/>
                <w:szCs w:val="18"/>
              </w:rPr>
            </w:pPr>
            <w:r w:rsidRPr="000D1CB5">
              <w:rPr>
                <w:rFonts w:ascii="Calibri" w:hAnsi="Calibri"/>
                <w:sz w:val="18"/>
                <w:szCs w:val="18"/>
              </w:rPr>
              <w:t>0.874</w:t>
            </w:r>
          </w:p>
        </w:tc>
        <w:tc>
          <w:tcPr>
            <w:tcW w:w="0" w:type="auto"/>
            <w:vAlign w:val="center"/>
          </w:tcPr>
          <w:p w14:paraId="62D6D533" w14:textId="77777777" w:rsidR="007119DA" w:rsidRPr="000D1CB5" w:rsidRDefault="007119DA" w:rsidP="007C581F">
            <w:pPr>
              <w:jc w:val="center"/>
              <w:rPr>
                <w:rFonts w:ascii="Calibri" w:hAnsi="Calibri"/>
                <w:sz w:val="18"/>
                <w:szCs w:val="18"/>
              </w:rPr>
            </w:pPr>
            <w:r w:rsidRPr="000D1CB5">
              <w:rPr>
                <w:rFonts w:ascii="Calibri" w:hAnsi="Calibri"/>
                <w:sz w:val="18"/>
                <w:szCs w:val="18"/>
              </w:rPr>
              <w:t>0.870</w:t>
            </w:r>
          </w:p>
        </w:tc>
        <w:tc>
          <w:tcPr>
            <w:tcW w:w="0" w:type="auto"/>
            <w:vAlign w:val="center"/>
          </w:tcPr>
          <w:p w14:paraId="62D6D534" w14:textId="77777777" w:rsidR="007119DA" w:rsidRPr="000D1CB5" w:rsidRDefault="007119DA" w:rsidP="007C581F">
            <w:pPr>
              <w:jc w:val="center"/>
              <w:rPr>
                <w:rFonts w:ascii="Calibri" w:hAnsi="Calibri"/>
                <w:sz w:val="18"/>
                <w:szCs w:val="18"/>
              </w:rPr>
            </w:pPr>
            <w:r w:rsidRPr="000D1CB5">
              <w:rPr>
                <w:rFonts w:ascii="Calibri" w:hAnsi="Calibri"/>
                <w:sz w:val="18"/>
                <w:szCs w:val="18"/>
              </w:rPr>
              <w:t>0.866</w:t>
            </w:r>
          </w:p>
        </w:tc>
        <w:tc>
          <w:tcPr>
            <w:tcW w:w="0" w:type="auto"/>
            <w:vAlign w:val="center"/>
          </w:tcPr>
          <w:p w14:paraId="62D6D535" w14:textId="77777777" w:rsidR="007119DA" w:rsidRPr="000D1CB5" w:rsidRDefault="007119DA" w:rsidP="007C581F">
            <w:pPr>
              <w:jc w:val="center"/>
              <w:rPr>
                <w:rFonts w:ascii="Calibri" w:hAnsi="Calibri"/>
                <w:sz w:val="18"/>
                <w:szCs w:val="18"/>
              </w:rPr>
            </w:pPr>
            <w:r w:rsidRPr="000D1CB5">
              <w:rPr>
                <w:rFonts w:ascii="Calibri" w:hAnsi="Calibri"/>
                <w:sz w:val="18"/>
                <w:szCs w:val="18"/>
              </w:rPr>
              <w:t>0.862</w:t>
            </w:r>
          </w:p>
        </w:tc>
        <w:tc>
          <w:tcPr>
            <w:tcW w:w="0" w:type="auto"/>
            <w:vAlign w:val="center"/>
          </w:tcPr>
          <w:p w14:paraId="62D6D536" w14:textId="77777777" w:rsidR="007119DA" w:rsidRPr="000D1CB5" w:rsidRDefault="007119DA" w:rsidP="007C581F">
            <w:pPr>
              <w:jc w:val="center"/>
              <w:rPr>
                <w:rFonts w:ascii="Calibri" w:hAnsi="Calibri"/>
                <w:sz w:val="18"/>
                <w:szCs w:val="18"/>
              </w:rPr>
            </w:pPr>
            <w:r w:rsidRPr="000D1CB5">
              <w:rPr>
                <w:rFonts w:ascii="Calibri" w:hAnsi="Calibri"/>
                <w:sz w:val="18"/>
                <w:szCs w:val="18"/>
              </w:rPr>
              <w:t>0.858</w:t>
            </w:r>
          </w:p>
        </w:tc>
        <w:tc>
          <w:tcPr>
            <w:tcW w:w="0" w:type="auto"/>
            <w:vAlign w:val="center"/>
          </w:tcPr>
          <w:p w14:paraId="62D6D537" w14:textId="77777777" w:rsidR="007119DA" w:rsidRPr="000D1CB5" w:rsidRDefault="007119DA" w:rsidP="007C581F">
            <w:pPr>
              <w:jc w:val="center"/>
              <w:rPr>
                <w:rFonts w:ascii="Calibri" w:hAnsi="Calibri"/>
                <w:sz w:val="18"/>
                <w:szCs w:val="18"/>
              </w:rPr>
            </w:pPr>
            <w:r w:rsidRPr="000D1CB5">
              <w:rPr>
                <w:rFonts w:ascii="Calibri" w:hAnsi="Calibri"/>
                <w:sz w:val="18"/>
                <w:szCs w:val="18"/>
              </w:rPr>
              <w:t>0.854</w:t>
            </w:r>
          </w:p>
        </w:tc>
        <w:tc>
          <w:tcPr>
            <w:tcW w:w="0" w:type="auto"/>
            <w:vAlign w:val="center"/>
          </w:tcPr>
          <w:p w14:paraId="62D6D538" w14:textId="77777777" w:rsidR="007119DA" w:rsidRPr="000D1CB5" w:rsidRDefault="007119DA" w:rsidP="007C581F">
            <w:pPr>
              <w:jc w:val="center"/>
              <w:rPr>
                <w:rFonts w:ascii="Calibri" w:hAnsi="Calibri"/>
                <w:sz w:val="18"/>
                <w:szCs w:val="18"/>
              </w:rPr>
            </w:pPr>
            <w:r w:rsidRPr="000D1CB5">
              <w:rPr>
                <w:rFonts w:ascii="Calibri" w:hAnsi="Calibri"/>
                <w:sz w:val="18"/>
                <w:szCs w:val="18"/>
              </w:rPr>
              <w:t>0.850</w:t>
            </w:r>
          </w:p>
        </w:tc>
        <w:tc>
          <w:tcPr>
            <w:tcW w:w="0" w:type="auto"/>
            <w:vAlign w:val="center"/>
          </w:tcPr>
          <w:p w14:paraId="62D6D539" w14:textId="77777777" w:rsidR="007119DA" w:rsidRPr="000D1CB5" w:rsidRDefault="007119DA" w:rsidP="007C581F">
            <w:pPr>
              <w:jc w:val="center"/>
              <w:rPr>
                <w:rFonts w:ascii="Calibri" w:hAnsi="Calibri"/>
                <w:sz w:val="18"/>
                <w:szCs w:val="18"/>
              </w:rPr>
            </w:pPr>
            <w:r w:rsidRPr="000D1CB5">
              <w:rPr>
                <w:rFonts w:ascii="Calibri" w:hAnsi="Calibri"/>
                <w:sz w:val="18"/>
                <w:szCs w:val="18"/>
              </w:rPr>
              <w:t>0.846</w:t>
            </w:r>
          </w:p>
        </w:tc>
        <w:tc>
          <w:tcPr>
            <w:tcW w:w="0" w:type="auto"/>
            <w:vAlign w:val="center"/>
          </w:tcPr>
          <w:p w14:paraId="62D6D53A" w14:textId="77777777" w:rsidR="007119DA" w:rsidRPr="000D1CB5" w:rsidRDefault="007119DA" w:rsidP="007C581F">
            <w:pPr>
              <w:jc w:val="center"/>
              <w:rPr>
                <w:rFonts w:ascii="Calibri" w:hAnsi="Calibri"/>
                <w:sz w:val="18"/>
                <w:szCs w:val="18"/>
              </w:rPr>
            </w:pPr>
            <w:r w:rsidRPr="000D1CB5">
              <w:rPr>
                <w:rFonts w:ascii="Calibri" w:hAnsi="Calibri"/>
                <w:sz w:val="18"/>
                <w:szCs w:val="18"/>
              </w:rPr>
              <w:t>0.842</w:t>
            </w:r>
          </w:p>
        </w:tc>
      </w:tr>
      <w:tr w:rsidR="007119DA" w:rsidRPr="000D1CB5" w14:paraId="62D6D547" w14:textId="77777777" w:rsidTr="007E5B1C">
        <w:trPr>
          <w:cantSplit/>
          <w:trHeight w:hRule="exact" w:val="187"/>
          <w:jc w:val="center"/>
        </w:trPr>
        <w:tc>
          <w:tcPr>
            <w:tcW w:w="0" w:type="auto"/>
            <w:vMerge/>
            <w:vAlign w:val="center"/>
          </w:tcPr>
          <w:p w14:paraId="62D6D53C" w14:textId="77777777" w:rsidR="007119DA" w:rsidRPr="000D1CB5" w:rsidRDefault="007119DA" w:rsidP="007C581F">
            <w:pPr>
              <w:jc w:val="center"/>
              <w:rPr>
                <w:rFonts w:ascii="Calibri" w:hAnsi="Calibri"/>
                <w:sz w:val="18"/>
                <w:szCs w:val="18"/>
              </w:rPr>
            </w:pPr>
          </w:p>
        </w:tc>
        <w:tc>
          <w:tcPr>
            <w:tcW w:w="0" w:type="auto"/>
            <w:vAlign w:val="center"/>
          </w:tcPr>
          <w:p w14:paraId="62D6D53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w:t>
            </w:r>
          </w:p>
        </w:tc>
        <w:tc>
          <w:tcPr>
            <w:tcW w:w="0" w:type="auto"/>
            <w:vAlign w:val="center"/>
          </w:tcPr>
          <w:p w14:paraId="62D6D53E" w14:textId="77777777" w:rsidR="007119DA" w:rsidRPr="000D1CB5" w:rsidRDefault="007119DA" w:rsidP="007C581F">
            <w:pPr>
              <w:jc w:val="center"/>
              <w:rPr>
                <w:rFonts w:ascii="Calibri" w:hAnsi="Calibri"/>
                <w:sz w:val="18"/>
                <w:szCs w:val="18"/>
              </w:rPr>
            </w:pPr>
            <w:r w:rsidRPr="000D1CB5">
              <w:rPr>
                <w:rFonts w:ascii="Calibri" w:hAnsi="Calibri"/>
                <w:sz w:val="18"/>
                <w:szCs w:val="18"/>
              </w:rPr>
              <w:t>0.883</w:t>
            </w:r>
          </w:p>
        </w:tc>
        <w:tc>
          <w:tcPr>
            <w:tcW w:w="0" w:type="auto"/>
            <w:vAlign w:val="center"/>
          </w:tcPr>
          <w:p w14:paraId="62D6D53F" w14:textId="77777777" w:rsidR="007119DA" w:rsidRPr="000D1CB5" w:rsidRDefault="007119DA" w:rsidP="007C581F">
            <w:pPr>
              <w:jc w:val="center"/>
              <w:rPr>
                <w:rFonts w:ascii="Calibri" w:hAnsi="Calibri"/>
                <w:sz w:val="18"/>
                <w:szCs w:val="18"/>
              </w:rPr>
            </w:pPr>
            <w:r w:rsidRPr="000D1CB5">
              <w:rPr>
                <w:rFonts w:ascii="Calibri" w:hAnsi="Calibri"/>
                <w:sz w:val="18"/>
                <w:szCs w:val="18"/>
              </w:rPr>
              <w:t>0.879</w:t>
            </w:r>
          </w:p>
        </w:tc>
        <w:tc>
          <w:tcPr>
            <w:tcW w:w="0" w:type="auto"/>
            <w:vAlign w:val="center"/>
          </w:tcPr>
          <w:p w14:paraId="62D6D540" w14:textId="77777777" w:rsidR="007119DA" w:rsidRPr="000D1CB5" w:rsidRDefault="007119DA" w:rsidP="007C581F">
            <w:pPr>
              <w:jc w:val="center"/>
              <w:rPr>
                <w:rFonts w:ascii="Calibri" w:hAnsi="Calibri"/>
                <w:sz w:val="18"/>
                <w:szCs w:val="18"/>
              </w:rPr>
            </w:pPr>
            <w:r w:rsidRPr="000D1CB5">
              <w:rPr>
                <w:rFonts w:ascii="Calibri" w:hAnsi="Calibri"/>
                <w:sz w:val="18"/>
                <w:szCs w:val="18"/>
              </w:rPr>
              <w:t>0.874</w:t>
            </w:r>
          </w:p>
        </w:tc>
        <w:tc>
          <w:tcPr>
            <w:tcW w:w="0" w:type="auto"/>
            <w:vAlign w:val="center"/>
          </w:tcPr>
          <w:p w14:paraId="62D6D541" w14:textId="77777777" w:rsidR="007119DA" w:rsidRPr="000D1CB5" w:rsidRDefault="007119DA" w:rsidP="007C581F">
            <w:pPr>
              <w:jc w:val="center"/>
              <w:rPr>
                <w:rFonts w:ascii="Calibri" w:hAnsi="Calibri"/>
                <w:sz w:val="18"/>
                <w:szCs w:val="18"/>
              </w:rPr>
            </w:pPr>
            <w:r w:rsidRPr="000D1CB5">
              <w:rPr>
                <w:rFonts w:ascii="Calibri" w:hAnsi="Calibri"/>
                <w:sz w:val="18"/>
                <w:szCs w:val="18"/>
              </w:rPr>
              <w:t>0.870</w:t>
            </w:r>
          </w:p>
        </w:tc>
        <w:tc>
          <w:tcPr>
            <w:tcW w:w="0" w:type="auto"/>
            <w:vAlign w:val="center"/>
          </w:tcPr>
          <w:p w14:paraId="62D6D542" w14:textId="77777777" w:rsidR="007119DA" w:rsidRPr="000D1CB5" w:rsidRDefault="007119DA" w:rsidP="007C581F">
            <w:pPr>
              <w:jc w:val="center"/>
              <w:rPr>
                <w:rFonts w:ascii="Calibri" w:hAnsi="Calibri"/>
                <w:sz w:val="18"/>
                <w:szCs w:val="18"/>
              </w:rPr>
            </w:pPr>
            <w:r w:rsidRPr="000D1CB5">
              <w:rPr>
                <w:rFonts w:ascii="Calibri" w:hAnsi="Calibri"/>
                <w:sz w:val="18"/>
                <w:szCs w:val="18"/>
              </w:rPr>
              <w:t>0.866</w:t>
            </w:r>
          </w:p>
        </w:tc>
        <w:tc>
          <w:tcPr>
            <w:tcW w:w="0" w:type="auto"/>
            <w:vAlign w:val="center"/>
          </w:tcPr>
          <w:p w14:paraId="62D6D543" w14:textId="77777777" w:rsidR="007119DA" w:rsidRPr="000D1CB5" w:rsidRDefault="007119DA" w:rsidP="007C581F">
            <w:pPr>
              <w:jc w:val="center"/>
              <w:rPr>
                <w:rFonts w:ascii="Calibri" w:hAnsi="Calibri"/>
                <w:sz w:val="18"/>
                <w:szCs w:val="18"/>
              </w:rPr>
            </w:pPr>
            <w:r w:rsidRPr="000D1CB5">
              <w:rPr>
                <w:rFonts w:ascii="Calibri" w:hAnsi="Calibri"/>
                <w:sz w:val="18"/>
                <w:szCs w:val="18"/>
              </w:rPr>
              <w:t>0.862</w:t>
            </w:r>
          </w:p>
        </w:tc>
        <w:tc>
          <w:tcPr>
            <w:tcW w:w="0" w:type="auto"/>
            <w:vAlign w:val="center"/>
          </w:tcPr>
          <w:p w14:paraId="62D6D544" w14:textId="77777777" w:rsidR="007119DA" w:rsidRPr="000D1CB5" w:rsidRDefault="007119DA" w:rsidP="007C581F">
            <w:pPr>
              <w:jc w:val="center"/>
              <w:rPr>
                <w:rFonts w:ascii="Calibri" w:hAnsi="Calibri"/>
                <w:sz w:val="18"/>
                <w:szCs w:val="18"/>
              </w:rPr>
            </w:pPr>
            <w:r w:rsidRPr="000D1CB5">
              <w:rPr>
                <w:rFonts w:ascii="Calibri" w:hAnsi="Calibri"/>
                <w:sz w:val="18"/>
                <w:szCs w:val="18"/>
              </w:rPr>
              <w:t>0.858</w:t>
            </w:r>
          </w:p>
        </w:tc>
        <w:tc>
          <w:tcPr>
            <w:tcW w:w="0" w:type="auto"/>
            <w:vAlign w:val="center"/>
          </w:tcPr>
          <w:p w14:paraId="62D6D545" w14:textId="77777777" w:rsidR="007119DA" w:rsidRPr="000D1CB5" w:rsidRDefault="007119DA" w:rsidP="007C581F">
            <w:pPr>
              <w:jc w:val="center"/>
              <w:rPr>
                <w:rFonts w:ascii="Calibri" w:hAnsi="Calibri"/>
                <w:sz w:val="18"/>
                <w:szCs w:val="18"/>
              </w:rPr>
            </w:pPr>
            <w:r w:rsidRPr="000D1CB5">
              <w:rPr>
                <w:rFonts w:ascii="Calibri" w:hAnsi="Calibri"/>
                <w:sz w:val="18"/>
                <w:szCs w:val="18"/>
              </w:rPr>
              <w:t>0.854</w:t>
            </w:r>
          </w:p>
        </w:tc>
        <w:tc>
          <w:tcPr>
            <w:tcW w:w="0" w:type="auto"/>
            <w:vAlign w:val="center"/>
          </w:tcPr>
          <w:p w14:paraId="62D6D546" w14:textId="77777777" w:rsidR="007119DA" w:rsidRPr="000D1CB5" w:rsidRDefault="007119DA" w:rsidP="007C581F">
            <w:pPr>
              <w:jc w:val="center"/>
              <w:rPr>
                <w:rFonts w:ascii="Calibri" w:hAnsi="Calibri"/>
                <w:sz w:val="18"/>
                <w:szCs w:val="18"/>
              </w:rPr>
            </w:pPr>
            <w:r w:rsidRPr="000D1CB5">
              <w:rPr>
                <w:rFonts w:ascii="Calibri" w:hAnsi="Calibri"/>
                <w:sz w:val="18"/>
                <w:szCs w:val="18"/>
              </w:rPr>
              <w:t>0.850</w:t>
            </w:r>
          </w:p>
        </w:tc>
      </w:tr>
      <w:tr w:rsidR="007119DA" w:rsidRPr="000D1CB5" w14:paraId="62D6D553" w14:textId="77777777" w:rsidTr="007E5B1C">
        <w:trPr>
          <w:cantSplit/>
          <w:trHeight w:hRule="exact" w:val="187"/>
          <w:jc w:val="center"/>
        </w:trPr>
        <w:tc>
          <w:tcPr>
            <w:tcW w:w="0" w:type="auto"/>
            <w:vMerge/>
            <w:vAlign w:val="center"/>
          </w:tcPr>
          <w:p w14:paraId="62D6D548" w14:textId="77777777" w:rsidR="007119DA" w:rsidRPr="000D1CB5" w:rsidRDefault="007119DA" w:rsidP="007C581F">
            <w:pPr>
              <w:jc w:val="center"/>
              <w:rPr>
                <w:rFonts w:ascii="Calibri" w:hAnsi="Calibri"/>
                <w:sz w:val="18"/>
                <w:szCs w:val="18"/>
              </w:rPr>
            </w:pPr>
          </w:p>
        </w:tc>
        <w:tc>
          <w:tcPr>
            <w:tcW w:w="0" w:type="auto"/>
            <w:vAlign w:val="center"/>
          </w:tcPr>
          <w:p w14:paraId="62D6D549"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w:t>
            </w:r>
          </w:p>
        </w:tc>
        <w:tc>
          <w:tcPr>
            <w:tcW w:w="0" w:type="auto"/>
            <w:vAlign w:val="center"/>
          </w:tcPr>
          <w:p w14:paraId="62D6D54A" w14:textId="77777777" w:rsidR="007119DA" w:rsidRPr="000D1CB5" w:rsidRDefault="007119DA" w:rsidP="007C581F">
            <w:pPr>
              <w:jc w:val="center"/>
              <w:rPr>
                <w:rFonts w:ascii="Calibri" w:hAnsi="Calibri"/>
                <w:sz w:val="18"/>
                <w:szCs w:val="18"/>
              </w:rPr>
            </w:pPr>
            <w:r w:rsidRPr="000D1CB5">
              <w:rPr>
                <w:rFonts w:ascii="Calibri" w:hAnsi="Calibri"/>
                <w:sz w:val="18"/>
                <w:szCs w:val="18"/>
              </w:rPr>
              <w:t>0.892</w:t>
            </w:r>
          </w:p>
        </w:tc>
        <w:tc>
          <w:tcPr>
            <w:tcW w:w="0" w:type="auto"/>
            <w:vAlign w:val="center"/>
          </w:tcPr>
          <w:p w14:paraId="62D6D54B" w14:textId="77777777" w:rsidR="007119DA" w:rsidRPr="000D1CB5" w:rsidRDefault="007119DA" w:rsidP="007C581F">
            <w:pPr>
              <w:jc w:val="center"/>
              <w:rPr>
                <w:rFonts w:ascii="Calibri" w:hAnsi="Calibri"/>
                <w:sz w:val="18"/>
                <w:szCs w:val="18"/>
              </w:rPr>
            </w:pPr>
            <w:r w:rsidRPr="000D1CB5">
              <w:rPr>
                <w:rFonts w:ascii="Calibri" w:hAnsi="Calibri"/>
                <w:sz w:val="18"/>
                <w:szCs w:val="18"/>
              </w:rPr>
              <w:t>0.887</w:t>
            </w:r>
          </w:p>
        </w:tc>
        <w:tc>
          <w:tcPr>
            <w:tcW w:w="0" w:type="auto"/>
            <w:vAlign w:val="center"/>
          </w:tcPr>
          <w:p w14:paraId="62D6D54C" w14:textId="77777777" w:rsidR="007119DA" w:rsidRPr="000D1CB5" w:rsidRDefault="007119DA" w:rsidP="007C581F">
            <w:pPr>
              <w:jc w:val="center"/>
              <w:rPr>
                <w:rFonts w:ascii="Calibri" w:hAnsi="Calibri"/>
                <w:sz w:val="18"/>
                <w:szCs w:val="18"/>
              </w:rPr>
            </w:pPr>
            <w:r w:rsidRPr="000D1CB5">
              <w:rPr>
                <w:rFonts w:ascii="Calibri" w:hAnsi="Calibri"/>
                <w:sz w:val="18"/>
                <w:szCs w:val="18"/>
              </w:rPr>
              <w:t>0.883</w:t>
            </w:r>
          </w:p>
        </w:tc>
        <w:tc>
          <w:tcPr>
            <w:tcW w:w="0" w:type="auto"/>
            <w:vAlign w:val="center"/>
          </w:tcPr>
          <w:p w14:paraId="62D6D54D" w14:textId="77777777" w:rsidR="007119DA" w:rsidRPr="000D1CB5" w:rsidRDefault="007119DA" w:rsidP="007C581F">
            <w:pPr>
              <w:jc w:val="center"/>
              <w:rPr>
                <w:rFonts w:ascii="Calibri" w:hAnsi="Calibri"/>
                <w:sz w:val="18"/>
                <w:szCs w:val="18"/>
              </w:rPr>
            </w:pPr>
            <w:r w:rsidRPr="000D1CB5">
              <w:rPr>
                <w:rFonts w:ascii="Calibri" w:hAnsi="Calibri"/>
                <w:sz w:val="18"/>
                <w:szCs w:val="18"/>
              </w:rPr>
              <w:t>0.879</w:t>
            </w:r>
          </w:p>
        </w:tc>
        <w:tc>
          <w:tcPr>
            <w:tcW w:w="0" w:type="auto"/>
            <w:vAlign w:val="center"/>
          </w:tcPr>
          <w:p w14:paraId="62D6D54E" w14:textId="77777777" w:rsidR="007119DA" w:rsidRPr="000D1CB5" w:rsidRDefault="007119DA" w:rsidP="007C581F">
            <w:pPr>
              <w:jc w:val="center"/>
              <w:rPr>
                <w:rFonts w:ascii="Calibri" w:hAnsi="Calibri"/>
                <w:sz w:val="18"/>
                <w:szCs w:val="18"/>
              </w:rPr>
            </w:pPr>
            <w:r w:rsidRPr="000D1CB5">
              <w:rPr>
                <w:rFonts w:ascii="Calibri" w:hAnsi="Calibri"/>
                <w:sz w:val="18"/>
                <w:szCs w:val="18"/>
              </w:rPr>
              <w:t>0.875</w:t>
            </w:r>
          </w:p>
        </w:tc>
        <w:tc>
          <w:tcPr>
            <w:tcW w:w="0" w:type="auto"/>
            <w:vAlign w:val="center"/>
          </w:tcPr>
          <w:p w14:paraId="62D6D54F" w14:textId="77777777" w:rsidR="007119DA" w:rsidRPr="000D1CB5" w:rsidRDefault="007119DA" w:rsidP="007C581F">
            <w:pPr>
              <w:jc w:val="center"/>
              <w:rPr>
                <w:rFonts w:ascii="Calibri" w:hAnsi="Calibri"/>
                <w:sz w:val="18"/>
                <w:szCs w:val="18"/>
              </w:rPr>
            </w:pPr>
            <w:r w:rsidRPr="000D1CB5">
              <w:rPr>
                <w:rFonts w:ascii="Calibri" w:hAnsi="Calibri"/>
                <w:sz w:val="18"/>
                <w:szCs w:val="18"/>
              </w:rPr>
              <w:t>0.871</w:t>
            </w:r>
          </w:p>
        </w:tc>
        <w:tc>
          <w:tcPr>
            <w:tcW w:w="0" w:type="auto"/>
            <w:vAlign w:val="center"/>
          </w:tcPr>
          <w:p w14:paraId="62D6D550" w14:textId="77777777" w:rsidR="007119DA" w:rsidRPr="000D1CB5" w:rsidRDefault="007119DA" w:rsidP="007C581F">
            <w:pPr>
              <w:jc w:val="center"/>
              <w:rPr>
                <w:rFonts w:ascii="Calibri" w:hAnsi="Calibri"/>
                <w:sz w:val="18"/>
                <w:szCs w:val="18"/>
              </w:rPr>
            </w:pPr>
            <w:r w:rsidRPr="000D1CB5">
              <w:rPr>
                <w:rFonts w:ascii="Calibri" w:hAnsi="Calibri"/>
                <w:sz w:val="18"/>
                <w:szCs w:val="18"/>
              </w:rPr>
              <w:t>0.867</w:t>
            </w:r>
          </w:p>
        </w:tc>
        <w:tc>
          <w:tcPr>
            <w:tcW w:w="0" w:type="auto"/>
            <w:vAlign w:val="center"/>
          </w:tcPr>
          <w:p w14:paraId="62D6D551" w14:textId="77777777" w:rsidR="007119DA" w:rsidRPr="000D1CB5" w:rsidRDefault="007119DA" w:rsidP="007C581F">
            <w:pPr>
              <w:jc w:val="center"/>
              <w:rPr>
                <w:rFonts w:ascii="Calibri" w:hAnsi="Calibri"/>
                <w:sz w:val="18"/>
                <w:szCs w:val="18"/>
              </w:rPr>
            </w:pPr>
            <w:r w:rsidRPr="000D1CB5">
              <w:rPr>
                <w:rFonts w:ascii="Calibri" w:hAnsi="Calibri"/>
                <w:sz w:val="18"/>
                <w:szCs w:val="18"/>
              </w:rPr>
              <w:t>0.863</w:t>
            </w:r>
          </w:p>
        </w:tc>
        <w:tc>
          <w:tcPr>
            <w:tcW w:w="0" w:type="auto"/>
            <w:vAlign w:val="center"/>
          </w:tcPr>
          <w:p w14:paraId="62D6D552" w14:textId="77777777" w:rsidR="007119DA" w:rsidRPr="000D1CB5" w:rsidRDefault="007119DA" w:rsidP="007C581F">
            <w:pPr>
              <w:jc w:val="center"/>
              <w:rPr>
                <w:rFonts w:ascii="Calibri" w:hAnsi="Calibri"/>
                <w:sz w:val="18"/>
                <w:szCs w:val="18"/>
              </w:rPr>
            </w:pPr>
            <w:r w:rsidRPr="000D1CB5">
              <w:rPr>
                <w:rFonts w:ascii="Calibri" w:hAnsi="Calibri"/>
                <w:sz w:val="18"/>
                <w:szCs w:val="18"/>
              </w:rPr>
              <w:t>0.859</w:t>
            </w:r>
          </w:p>
        </w:tc>
      </w:tr>
      <w:tr w:rsidR="007119DA" w:rsidRPr="000D1CB5" w14:paraId="62D6D55F" w14:textId="77777777" w:rsidTr="007E5B1C">
        <w:trPr>
          <w:cantSplit/>
          <w:trHeight w:hRule="exact" w:val="187"/>
          <w:jc w:val="center"/>
        </w:trPr>
        <w:tc>
          <w:tcPr>
            <w:tcW w:w="0" w:type="auto"/>
            <w:vMerge/>
            <w:vAlign w:val="center"/>
          </w:tcPr>
          <w:p w14:paraId="62D6D554" w14:textId="77777777" w:rsidR="007119DA" w:rsidRPr="000D1CB5" w:rsidRDefault="007119DA" w:rsidP="007C581F">
            <w:pPr>
              <w:jc w:val="center"/>
              <w:rPr>
                <w:rFonts w:ascii="Calibri" w:hAnsi="Calibri"/>
                <w:sz w:val="18"/>
                <w:szCs w:val="18"/>
              </w:rPr>
            </w:pPr>
          </w:p>
        </w:tc>
        <w:tc>
          <w:tcPr>
            <w:tcW w:w="0" w:type="auto"/>
            <w:vAlign w:val="center"/>
          </w:tcPr>
          <w:p w14:paraId="62D6D55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0</w:t>
            </w:r>
          </w:p>
        </w:tc>
        <w:tc>
          <w:tcPr>
            <w:tcW w:w="0" w:type="auto"/>
            <w:vAlign w:val="center"/>
          </w:tcPr>
          <w:p w14:paraId="62D6D556" w14:textId="77777777" w:rsidR="007119DA" w:rsidRPr="000D1CB5" w:rsidRDefault="007119DA" w:rsidP="007C581F">
            <w:pPr>
              <w:jc w:val="center"/>
              <w:rPr>
                <w:rFonts w:ascii="Calibri" w:hAnsi="Calibri"/>
                <w:sz w:val="18"/>
                <w:szCs w:val="18"/>
              </w:rPr>
            </w:pPr>
            <w:r w:rsidRPr="000D1CB5">
              <w:rPr>
                <w:rFonts w:ascii="Calibri" w:hAnsi="Calibri"/>
                <w:sz w:val="18"/>
                <w:szCs w:val="18"/>
              </w:rPr>
              <w:t>0.900</w:t>
            </w:r>
          </w:p>
        </w:tc>
        <w:tc>
          <w:tcPr>
            <w:tcW w:w="0" w:type="auto"/>
            <w:vAlign w:val="center"/>
          </w:tcPr>
          <w:p w14:paraId="62D6D557" w14:textId="77777777" w:rsidR="007119DA" w:rsidRPr="000D1CB5" w:rsidRDefault="007119DA" w:rsidP="007C581F">
            <w:pPr>
              <w:jc w:val="center"/>
              <w:rPr>
                <w:rFonts w:ascii="Calibri" w:hAnsi="Calibri"/>
                <w:sz w:val="18"/>
                <w:szCs w:val="18"/>
              </w:rPr>
            </w:pPr>
            <w:r w:rsidRPr="000D1CB5">
              <w:rPr>
                <w:rFonts w:ascii="Calibri" w:hAnsi="Calibri"/>
                <w:sz w:val="18"/>
                <w:szCs w:val="18"/>
              </w:rPr>
              <w:t>0.896</w:t>
            </w:r>
          </w:p>
        </w:tc>
        <w:tc>
          <w:tcPr>
            <w:tcW w:w="0" w:type="auto"/>
            <w:vAlign w:val="center"/>
          </w:tcPr>
          <w:p w14:paraId="62D6D558" w14:textId="77777777" w:rsidR="007119DA" w:rsidRPr="000D1CB5" w:rsidRDefault="007119DA" w:rsidP="007C581F">
            <w:pPr>
              <w:jc w:val="center"/>
              <w:rPr>
                <w:rFonts w:ascii="Calibri" w:hAnsi="Calibri"/>
                <w:sz w:val="18"/>
                <w:szCs w:val="18"/>
              </w:rPr>
            </w:pPr>
            <w:r w:rsidRPr="000D1CB5">
              <w:rPr>
                <w:rFonts w:ascii="Calibri" w:hAnsi="Calibri"/>
                <w:sz w:val="18"/>
                <w:szCs w:val="18"/>
              </w:rPr>
              <w:t>0.892</w:t>
            </w:r>
          </w:p>
        </w:tc>
        <w:tc>
          <w:tcPr>
            <w:tcW w:w="0" w:type="auto"/>
            <w:vAlign w:val="center"/>
          </w:tcPr>
          <w:p w14:paraId="62D6D559" w14:textId="77777777" w:rsidR="007119DA" w:rsidRPr="000D1CB5" w:rsidRDefault="007119DA" w:rsidP="007C581F">
            <w:pPr>
              <w:jc w:val="center"/>
              <w:rPr>
                <w:rFonts w:ascii="Calibri" w:hAnsi="Calibri"/>
                <w:sz w:val="18"/>
                <w:szCs w:val="18"/>
              </w:rPr>
            </w:pPr>
            <w:r w:rsidRPr="000D1CB5">
              <w:rPr>
                <w:rFonts w:ascii="Calibri" w:hAnsi="Calibri"/>
                <w:sz w:val="18"/>
                <w:szCs w:val="18"/>
              </w:rPr>
              <w:t>0.887</w:t>
            </w:r>
          </w:p>
        </w:tc>
        <w:tc>
          <w:tcPr>
            <w:tcW w:w="0" w:type="auto"/>
            <w:vAlign w:val="center"/>
          </w:tcPr>
          <w:p w14:paraId="62D6D55A" w14:textId="77777777" w:rsidR="007119DA" w:rsidRPr="000D1CB5" w:rsidRDefault="007119DA" w:rsidP="007C581F">
            <w:pPr>
              <w:jc w:val="center"/>
              <w:rPr>
                <w:rFonts w:ascii="Calibri" w:hAnsi="Calibri"/>
                <w:sz w:val="18"/>
                <w:szCs w:val="18"/>
              </w:rPr>
            </w:pPr>
            <w:r w:rsidRPr="000D1CB5">
              <w:rPr>
                <w:rFonts w:ascii="Calibri" w:hAnsi="Calibri"/>
                <w:sz w:val="18"/>
                <w:szCs w:val="18"/>
              </w:rPr>
              <w:t>0.883</w:t>
            </w:r>
          </w:p>
        </w:tc>
        <w:tc>
          <w:tcPr>
            <w:tcW w:w="0" w:type="auto"/>
            <w:vAlign w:val="center"/>
          </w:tcPr>
          <w:p w14:paraId="62D6D55B" w14:textId="77777777" w:rsidR="007119DA" w:rsidRPr="000D1CB5" w:rsidRDefault="007119DA" w:rsidP="007C581F">
            <w:pPr>
              <w:jc w:val="center"/>
              <w:rPr>
                <w:rFonts w:ascii="Calibri" w:hAnsi="Calibri"/>
                <w:sz w:val="18"/>
                <w:szCs w:val="18"/>
              </w:rPr>
            </w:pPr>
            <w:r w:rsidRPr="000D1CB5">
              <w:rPr>
                <w:rFonts w:ascii="Calibri" w:hAnsi="Calibri"/>
                <w:sz w:val="18"/>
                <w:szCs w:val="18"/>
              </w:rPr>
              <w:t>0.879</w:t>
            </w:r>
          </w:p>
        </w:tc>
        <w:tc>
          <w:tcPr>
            <w:tcW w:w="0" w:type="auto"/>
            <w:vAlign w:val="center"/>
          </w:tcPr>
          <w:p w14:paraId="62D6D55C" w14:textId="77777777" w:rsidR="007119DA" w:rsidRPr="000D1CB5" w:rsidRDefault="007119DA" w:rsidP="007C581F">
            <w:pPr>
              <w:jc w:val="center"/>
              <w:rPr>
                <w:rFonts w:ascii="Calibri" w:hAnsi="Calibri"/>
                <w:sz w:val="18"/>
                <w:szCs w:val="18"/>
              </w:rPr>
            </w:pPr>
            <w:r w:rsidRPr="000D1CB5">
              <w:rPr>
                <w:rFonts w:ascii="Calibri" w:hAnsi="Calibri"/>
                <w:sz w:val="18"/>
                <w:szCs w:val="18"/>
              </w:rPr>
              <w:t>0.875</w:t>
            </w:r>
          </w:p>
        </w:tc>
        <w:tc>
          <w:tcPr>
            <w:tcW w:w="0" w:type="auto"/>
            <w:vAlign w:val="center"/>
          </w:tcPr>
          <w:p w14:paraId="62D6D55D" w14:textId="77777777" w:rsidR="007119DA" w:rsidRPr="000D1CB5" w:rsidRDefault="007119DA" w:rsidP="007C581F">
            <w:pPr>
              <w:jc w:val="center"/>
              <w:rPr>
                <w:rFonts w:ascii="Calibri" w:hAnsi="Calibri"/>
                <w:sz w:val="18"/>
                <w:szCs w:val="18"/>
              </w:rPr>
            </w:pPr>
            <w:r w:rsidRPr="000D1CB5">
              <w:rPr>
                <w:rFonts w:ascii="Calibri" w:hAnsi="Calibri"/>
                <w:sz w:val="18"/>
                <w:szCs w:val="18"/>
              </w:rPr>
              <w:t>0.871</w:t>
            </w:r>
          </w:p>
        </w:tc>
        <w:tc>
          <w:tcPr>
            <w:tcW w:w="0" w:type="auto"/>
            <w:vAlign w:val="center"/>
          </w:tcPr>
          <w:p w14:paraId="62D6D55E" w14:textId="77777777" w:rsidR="007119DA" w:rsidRPr="000D1CB5" w:rsidRDefault="007119DA" w:rsidP="007C581F">
            <w:pPr>
              <w:jc w:val="center"/>
              <w:rPr>
                <w:rFonts w:ascii="Calibri" w:hAnsi="Calibri"/>
                <w:sz w:val="18"/>
                <w:szCs w:val="18"/>
              </w:rPr>
            </w:pPr>
            <w:r w:rsidRPr="000D1CB5">
              <w:rPr>
                <w:rFonts w:ascii="Calibri" w:hAnsi="Calibri"/>
                <w:sz w:val="18"/>
                <w:szCs w:val="18"/>
              </w:rPr>
              <w:t>0.867</w:t>
            </w:r>
          </w:p>
        </w:tc>
      </w:tr>
      <w:tr w:rsidR="007119DA" w:rsidRPr="000D1CB5" w14:paraId="62D6D56B" w14:textId="77777777" w:rsidTr="007E5B1C">
        <w:trPr>
          <w:cantSplit/>
          <w:trHeight w:hRule="exact" w:val="187"/>
          <w:jc w:val="center"/>
        </w:trPr>
        <w:tc>
          <w:tcPr>
            <w:tcW w:w="0" w:type="auto"/>
            <w:vMerge/>
            <w:vAlign w:val="center"/>
          </w:tcPr>
          <w:p w14:paraId="62D6D560" w14:textId="77777777" w:rsidR="007119DA" w:rsidRPr="000D1CB5" w:rsidRDefault="007119DA" w:rsidP="007C581F">
            <w:pPr>
              <w:jc w:val="center"/>
              <w:rPr>
                <w:rFonts w:ascii="Calibri" w:hAnsi="Calibri"/>
                <w:sz w:val="18"/>
                <w:szCs w:val="18"/>
              </w:rPr>
            </w:pPr>
          </w:p>
        </w:tc>
        <w:tc>
          <w:tcPr>
            <w:tcW w:w="0" w:type="auto"/>
            <w:vAlign w:val="center"/>
          </w:tcPr>
          <w:p w14:paraId="62D6D56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w:t>
            </w:r>
          </w:p>
        </w:tc>
        <w:tc>
          <w:tcPr>
            <w:tcW w:w="0" w:type="auto"/>
            <w:vAlign w:val="center"/>
          </w:tcPr>
          <w:p w14:paraId="62D6D562" w14:textId="77777777" w:rsidR="007119DA" w:rsidRPr="000D1CB5" w:rsidRDefault="007119DA" w:rsidP="007C581F">
            <w:pPr>
              <w:jc w:val="center"/>
              <w:rPr>
                <w:rFonts w:ascii="Calibri" w:hAnsi="Calibri"/>
                <w:sz w:val="18"/>
                <w:szCs w:val="18"/>
              </w:rPr>
            </w:pPr>
            <w:r w:rsidRPr="000D1CB5">
              <w:rPr>
                <w:rFonts w:ascii="Calibri" w:hAnsi="Calibri"/>
                <w:sz w:val="18"/>
                <w:szCs w:val="18"/>
              </w:rPr>
              <w:t>0.909</w:t>
            </w:r>
          </w:p>
        </w:tc>
        <w:tc>
          <w:tcPr>
            <w:tcW w:w="0" w:type="auto"/>
            <w:vAlign w:val="center"/>
          </w:tcPr>
          <w:p w14:paraId="62D6D563" w14:textId="77777777" w:rsidR="007119DA" w:rsidRPr="000D1CB5" w:rsidRDefault="007119DA" w:rsidP="007C581F">
            <w:pPr>
              <w:jc w:val="center"/>
              <w:rPr>
                <w:rFonts w:ascii="Calibri" w:hAnsi="Calibri"/>
                <w:sz w:val="18"/>
                <w:szCs w:val="18"/>
              </w:rPr>
            </w:pPr>
            <w:r w:rsidRPr="000D1CB5">
              <w:rPr>
                <w:rFonts w:ascii="Calibri" w:hAnsi="Calibri"/>
                <w:sz w:val="18"/>
                <w:szCs w:val="18"/>
              </w:rPr>
              <w:t>0.905</w:t>
            </w:r>
          </w:p>
        </w:tc>
        <w:tc>
          <w:tcPr>
            <w:tcW w:w="0" w:type="auto"/>
            <w:vAlign w:val="center"/>
          </w:tcPr>
          <w:p w14:paraId="62D6D564" w14:textId="77777777" w:rsidR="007119DA" w:rsidRPr="000D1CB5" w:rsidRDefault="007119DA" w:rsidP="007C581F">
            <w:pPr>
              <w:jc w:val="center"/>
              <w:rPr>
                <w:rFonts w:ascii="Calibri" w:hAnsi="Calibri"/>
                <w:sz w:val="18"/>
                <w:szCs w:val="18"/>
              </w:rPr>
            </w:pPr>
            <w:r w:rsidRPr="000D1CB5">
              <w:rPr>
                <w:rFonts w:ascii="Calibri" w:hAnsi="Calibri"/>
                <w:sz w:val="18"/>
                <w:szCs w:val="18"/>
              </w:rPr>
              <w:t>0.900</w:t>
            </w:r>
          </w:p>
        </w:tc>
        <w:tc>
          <w:tcPr>
            <w:tcW w:w="0" w:type="auto"/>
            <w:vAlign w:val="center"/>
          </w:tcPr>
          <w:p w14:paraId="62D6D565" w14:textId="77777777" w:rsidR="007119DA" w:rsidRPr="000D1CB5" w:rsidRDefault="007119DA" w:rsidP="007C581F">
            <w:pPr>
              <w:jc w:val="center"/>
              <w:rPr>
                <w:rFonts w:ascii="Calibri" w:hAnsi="Calibri"/>
                <w:sz w:val="18"/>
                <w:szCs w:val="18"/>
              </w:rPr>
            </w:pPr>
            <w:r w:rsidRPr="000D1CB5">
              <w:rPr>
                <w:rFonts w:ascii="Calibri" w:hAnsi="Calibri"/>
                <w:sz w:val="18"/>
                <w:szCs w:val="18"/>
              </w:rPr>
              <w:t>0.896</w:t>
            </w:r>
          </w:p>
        </w:tc>
        <w:tc>
          <w:tcPr>
            <w:tcW w:w="0" w:type="auto"/>
            <w:vAlign w:val="center"/>
          </w:tcPr>
          <w:p w14:paraId="62D6D566" w14:textId="77777777" w:rsidR="007119DA" w:rsidRPr="000D1CB5" w:rsidRDefault="007119DA" w:rsidP="007C581F">
            <w:pPr>
              <w:jc w:val="center"/>
              <w:rPr>
                <w:rFonts w:ascii="Calibri" w:hAnsi="Calibri"/>
                <w:sz w:val="18"/>
                <w:szCs w:val="18"/>
              </w:rPr>
            </w:pPr>
            <w:r w:rsidRPr="000D1CB5">
              <w:rPr>
                <w:rFonts w:ascii="Calibri" w:hAnsi="Calibri"/>
                <w:sz w:val="18"/>
                <w:szCs w:val="18"/>
              </w:rPr>
              <w:t>0.892</w:t>
            </w:r>
          </w:p>
        </w:tc>
        <w:tc>
          <w:tcPr>
            <w:tcW w:w="0" w:type="auto"/>
            <w:vAlign w:val="center"/>
          </w:tcPr>
          <w:p w14:paraId="62D6D567" w14:textId="77777777" w:rsidR="007119DA" w:rsidRPr="000D1CB5" w:rsidRDefault="007119DA" w:rsidP="007C581F">
            <w:pPr>
              <w:jc w:val="center"/>
              <w:rPr>
                <w:rFonts w:ascii="Calibri" w:hAnsi="Calibri"/>
                <w:sz w:val="18"/>
                <w:szCs w:val="18"/>
              </w:rPr>
            </w:pPr>
            <w:r w:rsidRPr="000D1CB5">
              <w:rPr>
                <w:rFonts w:ascii="Calibri" w:hAnsi="Calibri"/>
                <w:sz w:val="18"/>
                <w:szCs w:val="18"/>
              </w:rPr>
              <w:t>0.888</w:t>
            </w:r>
          </w:p>
        </w:tc>
        <w:tc>
          <w:tcPr>
            <w:tcW w:w="0" w:type="auto"/>
            <w:vAlign w:val="center"/>
          </w:tcPr>
          <w:p w14:paraId="62D6D568" w14:textId="77777777" w:rsidR="007119DA" w:rsidRPr="000D1CB5" w:rsidRDefault="007119DA" w:rsidP="007C581F">
            <w:pPr>
              <w:jc w:val="center"/>
              <w:rPr>
                <w:rFonts w:ascii="Calibri" w:hAnsi="Calibri"/>
                <w:sz w:val="18"/>
                <w:szCs w:val="18"/>
              </w:rPr>
            </w:pPr>
            <w:r w:rsidRPr="000D1CB5">
              <w:rPr>
                <w:rFonts w:ascii="Calibri" w:hAnsi="Calibri"/>
                <w:sz w:val="18"/>
                <w:szCs w:val="18"/>
              </w:rPr>
              <w:t>0.883</w:t>
            </w:r>
          </w:p>
        </w:tc>
        <w:tc>
          <w:tcPr>
            <w:tcW w:w="0" w:type="auto"/>
            <w:vAlign w:val="center"/>
          </w:tcPr>
          <w:p w14:paraId="62D6D569" w14:textId="77777777" w:rsidR="007119DA" w:rsidRPr="000D1CB5" w:rsidRDefault="007119DA" w:rsidP="007C581F">
            <w:pPr>
              <w:jc w:val="center"/>
              <w:rPr>
                <w:rFonts w:ascii="Calibri" w:hAnsi="Calibri"/>
                <w:sz w:val="18"/>
                <w:szCs w:val="18"/>
              </w:rPr>
            </w:pPr>
            <w:r w:rsidRPr="000D1CB5">
              <w:rPr>
                <w:rFonts w:ascii="Calibri" w:hAnsi="Calibri"/>
                <w:sz w:val="18"/>
                <w:szCs w:val="18"/>
              </w:rPr>
              <w:t>0.879</w:t>
            </w:r>
          </w:p>
        </w:tc>
        <w:tc>
          <w:tcPr>
            <w:tcW w:w="0" w:type="auto"/>
            <w:vAlign w:val="center"/>
          </w:tcPr>
          <w:p w14:paraId="62D6D56A" w14:textId="77777777" w:rsidR="007119DA" w:rsidRPr="000D1CB5" w:rsidRDefault="007119DA" w:rsidP="007C581F">
            <w:pPr>
              <w:jc w:val="center"/>
              <w:rPr>
                <w:rFonts w:ascii="Calibri" w:hAnsi="Calibri"/>
                <w:sz w:val="18"/>
                <w:szCs w:val="18"/>
              </w:rPr>
            </w:pPr>
            <w:r w:rsidRPr="000D1CB5">
              <w:rPr>
                <w:rFonts w:ascii="Calibri" w:hAnsi="Calibri"/>
                <w:sz w:val="18"/>
                <w:szCs w:val="18"/>
              </w:rPr>
              <w:t>0.875</w:t>
            </w:r>
          </w:p>
        </w:tc>
      </w:tr>
      <w:tr w:rsidR="007119DA" w:rsidRPr="000D1CB5" w14:paraId="62D6D577" w14:textId="77777777" w:rsidTr="007E5B1C">
        <w:trPr>
          <w:cantSplit/>
          <w:trHeight w:hRule="exact" w:val="187"/>
          <w:jc w:val="center"/>
        </w:trPr>
        <w:tc>
          <w:tcPr>
            <w:tcW w:w="0" w:type="auto"/>
            <w:vMerge/>
            <w:vAlign w:val="center"/>
          </w:tcPr>
          <w:p w14:paraId="62D6D56C" w14:textId="77777777" w:rsidR="007119DA" w:rsidRPr="000D1CB5" w:rsidRDefault="007119DA" w:rsidP="007C581F">
            <w:pPr>
              <w:jc w:val="center"/>
              <w:rPr>
                <w:rFonts w:ascii="Calibri" w:hAnsi="Calibri"/>
                <w:sz w:val="18"/>
                <w:szCs w:val="18"/>
              </w:rPr>
            </w:pPr>
          </w:p>
        </w:tc>
        <w:tc>
          <w:tcPr>
            <w:tcW w:w="0" w:type="auto"/>
            <w:vAlign w:val="center"/>
          </w:tcPr>
          <w:p w14:paraId="62D6D56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w:t>
            </w:r>
          </w:p>
        </w:tc>
        <w:tc>
          <w:tcPr>
            <w:tcW w:w="0" w:type="auto"/>
            <w:vAlign w:val="center"/>
          </w:tcPr>
          <w:p w14:paraId="62D6D56E" w14:textId="77777777" w:rsidR="007119DA" w:rsidRPr="000D1CB5" w:rsidRDefault="007119DA" w:rsidP="007C581F">
            <w:pPr>
              <w:jc w:val="center"/>
              <w:rPr>
                <w:rFonts w:ascii="Calibri" w:hAnsi="Calibri"/>
                <w:sz w:val="18"/>
                <w:szCs w:val="18"/>
              </w:rPr>
            </w:pPr>
            <w:r w:rsidRPr="000D1CB5">
              <w:rPr>
                <w:rFonts w:ascii="Calibri" w:hAnsi="Calibri"/>
                <w:sz w:val="18"/>
                <w:szCs w:val="18"/>
              </w:rPr>
              <w:t>0.918</w:t>
            </w:r>
          </w:p>
        </w:tc>
        <w:tc>
          <w:tcPr>
            <w:tcW w:w="0" w:type="auto"/>
            <w:vAlign w:val="center"/>
          </w:tcPr>
          <w:p w14:paraId="62D6D56F" w14:textId="77777777" w:rsidR="007119DA" w:rsidRPr="000D1CB5" w:rsidRDefault="007119DA" w:rsidP="007C581F">
            <w:pPr>
              <w:jc w:val="center"/>
              <w:rPr>
                <w:rFonts w:ascii="Calibri" w:hAnsi="Calibri"/>
                <w:sz w:val="18"/>
                <w:szCs w:val="18"/>
              </w:rPr>
            </w:pPr>
            <w:r w:rsidRPr="000D1CB5">
              <w:rPr>
                <w:rFonts w:ascii="Calibri" w:hAnsi="Calibri"/>
                <w:sz w:val="18"/>
                <w:szCs w:val="18"/>
              </w:rPr>
              <w:t>0.913</w:t>
            </w:r>
          </w:p>
        </w:tc>
        <w:tc>
          <w:tcPr>
            <w:tcW w:w="0" w:type="auto"/>
            <w:vAlign w:val="center"/>
          </w:tcPr>
          <w:p w14:paraId="62D6D570" w14:textId="77777777" w:rsidR="007119DA" w:rsidRPr="000D1CB5" w:rsidRDefault="007119DA" w:rsidP="007C581F">
            <w:pPr>
              <w:jc w:val="center"/>
              <w:rPr>
                <w:rFonts w:ascii="Calibri" w:hAnsi="Calibri"/>
                <w:sz w:val="18"/>
                <w:szCs w:val="18"/>
              </w:rPr>
            </w:pPr>
            <w:r w:rsidRPr="000D1CB5">
              <w:rPr>
                <w:rFonts w:ascii="Calibri" w:hAnsi="Calibri"/>
                <w:sz w:val="18"/>
                <w:szCs w:val="18"/>
              </w:rPr>
              <w:t>0.909</w:t>
            </w:r>
          </w:p>
        </w:tc>
        <w:tc>
          <w:tcPr>
            <w:tcW w:w="0" w:type="auto"/>
            <w:vAlign w:val="center"/>
          </w:tcPr>
          <w:p w14:paraId="62D6D571" w14:textId="77777777" w:rsidR="007119DA" w:rsidRPr="000D1CB5" w:rsidRDefault="007119DA" w:rsidP="007C581F">
            <w:pPr>
              <w:jc w:val="center"/>
              <w:rPr>
                <w:rFonts w:ascii="Calibri" w:hAnsi="Calibri"/>
                <w:sz w:val="18"/>
                <w:szCs w:val="18"/>
              </w:rPr>
            </w:pPr>
            <w:r w:rsidRPr="000D1CB5">
              <w:rPr>
                <w:rFonts w:ascii="Calibri" w:hAnsi="Calibri"/>
                <w:sz w:val="18"/>
                <w:szCs w:val="18"/>
              </w:rPr>
              <w:t>0.905</w:t>
            </w:r>
          </w:p>
        </w:tc>
        <w:tc>
          <w:tcPr>
            <w:tcW w:w="0" w:type="auto"/>
            <w:vAlign w:val="center"/>
          </w:tcPr>
          <w:p w14:paraId="62D6D572" w14:textId="77777777" w:rsidR="007119DA" w:rsidRPr="000D1CB5" w:rsidRDefault="007119DA" w:rsidP="007C581F">
            <w:pPr>
              <w:jc w:val="center"/>
              <w:rPr>
                <w:rFonts w:ascii="Calibri" w:hAnsi="Calibri"/>
                <w:sz w:val="18"/>
                <w:szCs w:val="18"/>
              </w:rPr>
            </w:pPr>
            <w:r w:rsidRPr="000D1CB5">
              <w:rPr>
                <w:rFonts w:ascii="Calibri" w:hAnsi="Calibri"/>
                <w:sz w:val="18"/>
                <w:szCs w:val="18"/>
              </w:rPr>
              <w:t>0.900</w:t>
            </w:r>
          </w:p>
        </w:tc>
        <w:tc>
          <w:tcPr>
            <w:tcW w:w="0" w:type="auto"/>
            <w:vAlign w:val="center"/>
          </w:tcPr>
          <w:p w14:paraId="62D6D573" w14:textId="77777777" w:rsidR="007119DA" w:rsidRPr="000D1CB5" w:rsidRDefault="007119DA" w:rsidP="007C581F">
            <w:pPr>
              <w:jc w:val="center"/>
              <w:rPr>
                <w:rFonts w:ascii="Calibri" w:hAnsi="Calibri"/>
                <w:sz w:val="18"/>
                <w:szCs w:val="18"/>
              </w:rPr>
            </w:pPr>
            <w:r w:rsidRPr="000D1CB5">
              <w:rPr>
                <w:rFonts w:ascii="Calibri" w:hAnsi="Calibri"/>
                <w:sz w:val="18"/>
                <w:szCs w:val="18"/>
              </w:rPr>
              <w:t>0.896</w:t>
            </w:r>
          </w:p>
        </w:tc>
        <w:tc>
          <w:tcPr>
            <w:tcW w:w="0" w:type="auto"/>
            <w:vAlign w:val="center"/>
          </w:tcPr>
          <w:p w14:paraId="62D6D574" w14:textId="77777777" w:rsidR="007119DA" w:rsidRPr="000D1CB5" w:rsidRDefault="007119DA" w:rsidP="007C581F">
            <w:pPr>
              <w:jc w:val="center"/>
              <w:rPr>
                <w:rFonts w:ascii="Calibri" w:hAnsi="Calibri"/>
                <w:sz w:val="18"/>
                <w:szCs w:val="18"/>
              </w:rPr>
            </w:pPr>
            <w:r w:rsidRPr="000D1CB5">
              <w:rPr>
                <w:rFonts w:ascii="Calibri" w:hAnsi="Calibri"/>
                <w:sz w:val="18"/>
                <w:szCs w:val="18"/>
              </w:rPr>
              <w:t>0.892</w:t>
            </w:r>
          </w:p>
        </w:tc>
        <w:tc>
          <w:tcPr>
            <w:tcW w:w="0" w:type="auto"/>
            <w:vAlign w:val="center"/>
          </w:tcPr>
          <w:p w14:paraId="62D6D575" w14:textId="77777777" w:rsidR="007119DA" w:rsidRPr="000D1CB5" w:rsidRDefault="007119DA" w:rsidP="007C581F">
            <w:pPr>
              <w:jc w:val="center"/>
              <w:rPr>
                <w:rFonts w:ascii="Calibri" w:hAnsi="Calibri"/>
                <w:sz w:val="18"/>
                <w:szCs w:val="18"/>
              </w:rPr>
            </w:pPr>
            <w:r w:rsidRPr="000D1CB5">
              <w:rPr>
                <w:rFonts w:ascii="Calibri" w:hAnsi="Calibri"/>
                <w:sz w:val="18"/>
                <w:szCs w:val="18"/>
              </w:rPr>
              <w:t>0.888</w:t>
            </w:r>
          </w:p>
        </w:tc>
        <w:tc>
          <w:tcPr>
            <w:tcW w:w="0" w:type="auto"/>
            <w:vAlign w:val="center"/>
          </w:tcPr>
          <w:p w14:paraId="62D6D576" w14:textId="77777777" w:rsidR="007119DA" w:rsidRPr="000D1CB5" w:rsidRDefault="007119DA" w:rsidP="007C581F">
            <w:pPr>
              <w:jc w:val="center"/>
              <w:rPr>
                <w:rFonts w:ascii="Calibri" w:hAnsi="Calibri"/>
                <w:sz w:val="18"/>
                <w:szCs w:val="18"/>
              </w:rPr>
            </w:pPr>
            <w:r w:rsidRPr="000D1CB5">
              <w:rPr>
                <w:rFonts w:ascii="Calibri" w:hAnsi="Calibri"/>
                <w:sz w:val="18"/>
                <w:szCs w:val="18"/>
              </w:rPr>
              <w:t>0.884</w:t>
            </w:r>
          </w:p>
        </w:tc>
      </w:tr>
      <w:tr w:rsidR="007119DA" w:rsidRPr="000D1CB5" w14:paraId="62D6D583" w14:textId="77777777" w:rsidTr="007E5B1C">
        <w:trPr>
          <w:cantSplit/>
          <w:trHeight w:hRule="exact" w:val="187"/>
          <w:jc w:val="center"/>
        </w:trPr>
        <w:tc>
          <w:tcPr>
            <w:tcW w:w="0" w:type="auto"/>
            <w:vMerge/>
            <w:vAlign w:val="center"/>
          </w:tcPr>
          <w:p w14:paraId="62D6D578" w14:textId="77777777" w:rsidR="007119DA" w:rsidRPr="000D1CB5" w:rsidRDefault="007119DA" w:rsidP="007C581F">
            <w:pPr>
              <w:jc w:val="center"/>
              <w:rPr>
                <w:rFonts w:ascii="Calibri" w:hAnsi="Calibri"/>
                <w:sz w:val="18"/>
                <w:szCs w:val="18"/>
              </w:rPr>
            </w:pPr>
          </w:p>
        </w:tc>
        <w:tc>
          <w:tcPr>
            <w:tcW w:w="0" w:type="auto"/>
            <w:vAlign w:val="center"/>
          </w:tcPr>
          <w:p w14:paraId="62D6D579"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15</w:t>
            </w:r>
          </w:p>
        </w:tc>
        <w:tc>
          <w:tcPr>
            <w:tcW w:w="0" w:type="auto"/>
            <w:vAlign w:val="center"/>
          </w:tcPr>
          <w:p w14:paraId="62D6D57A" w14:textId="77777777" w:rsidR="007119DA" w:rsidRPr="000D1CB5" w:rsidRDefault="007119DA" w:rsidP="007C581F">
            <w:pPr>
              <w:jc w:val="center"/>
              <w:rPr>
                <w:rFonts w:ascii="Calibri" w:hAnsi="Calibri"/>
                <w:sz w:val="18"/>
                <w:szCs w:val="18"/>
              </w:rPr>
            </w:pPr>
            <w:r w:rsidRPr="000D1CB5">
              <w:rPr>
                <w:rFonts w:ascii="Calibri" w:hAnsi="Calibri"/>
                <w:sz w:val="18"/>
                <w:szCs w:val="18"/>
              </w:rPr>
              <w:t>0.927</w:t>
            </w:r>
          </w:p>
        </w:tc>
        <w:tc>
          <w:tcPr>
            <w:tcW w:w="0" w:type="auto"/>
            <w:vAlign w:val="center"/>
          </w:tcPr>
          <w:p w14:paraId="62D6D57B" w14:textId="77777777" w:rsidR="007119DA" w:rsidRPr="000D1CB5" w:rsidRDefault="007119DA" w:rsidP="007C581F">
            <w:pPr>
              <w:jc w:val="center"/>
              <w:rPr>
                <w:rFonts w:ascii="Calibri" w:hAnsi="Calibri"/>
                <w:sz w:val="18"/>
                <w:szCs w:val="18"/>
              </w:rPr>
            </w:pPr>
            <w:r w:rsidRPr="000D1CB5">
              <w:rPr>
                <w:rFonts w:ascii="Calibri" w:hAnsi="Calibri"/>
                <w:sz w:val="18"/>
                <w:szCs w:val="18"/>
              </w:rPr>
              <w:t>0.922</w:t>
            </w:r>
          </w:p>
        </w:tc>
        <w:tc>
          <w:tcPr>
            <w:tcW w:w="0" w:type="auto"/>
            <w:vAlign w:val="center"/>
          </w:tcPr>
          <w:p w14:paraId="62D6D57C" w14:textId="77777777" w:rsidR="007119DA" w:rsidRPr="000D1CB5" w:rsidRDefault="007119DA" w:rsidP="007C581F">
            <w:pPr>
              <w:jc w:val="center"/>
              <w:rPr>
                <w:rFonts w:ascii="Calibri" w:hAnsi="Calibri"/>
                <w:sz w:val="18"/>
                <w:szCs w:val="18"/>
              </w:rPr>
            </w:pPr>
            <w:r w:rsidRPr="000D1CB5">
              <w:rPr>
                <w:rFonts w:ascii="Calibri" w:hAnsi="Calibri"/>
                <w:sz w:val="18"/>
                <w:szCs w:val="18"/>
              </w:rPr>
              <w:t>0.918</w:t>
            </w:r>
          </w:p>
        </w:tc>
        <w:tc>
          <w:tcPr>
            <w:tcW w:w="0" w:type="auto"/>
            <w:vAlign w:val="center"/>
          </w:tcPr>
          <w:p w14:paraId="62D6D57D" w14:textId="77777777" w:rsidR="007119DA" w:rsidRPr="000D1CB5" w:rsidRDefault="007119DA" w:rsidP="007C581F">
            <w:pPr>
              <w:jc w:val="center"/>
              <w:rPr>
                <w:rFonts w:ascii="Calibri" w:hAnsi="Calibri"/>
                <w:sz w:val="18"/>
                <w:szCs w:val="18"/>
              </w:rPr>
            </w:pPr>
            <w:r w:rsidRPr="000D1CB5">
              <w:rPr>
                <w:rFonts w:ascii="Calibri" w:hAnsi="Calibri"/>
                <w:sz w:val="18"/>
                <w:szCs w:val="18"/>
              </w:rPr>
              <w:t>0.913</w:t>
            </w:r>
          </w:p>
        </w:tc>
        <w:tc>
          <w:tcPr>
            <w:tcW w:w="0" w:type="auto"/>
            <w:vAlign w:val="center"/>
          </w:tcPr>
          <w:p w14:paraId="62D6D57E" w14:textId="77777777" w:rsidR="007119DA" w:rsidRPr="000D1CB5" w:rsidRDefault="007119DA" w:rsidP="007C581F">
            <w:pPr>
              <w:jc w:val="center"/>
              <w:rPr>
                <w:rFonts w:ascii="Calibri" w:hAnsi="Calibri"/>
                <w:sz w:val="18"/>
                <w:szCs w:val="18"/>
              </w:rPr>
            </w:pPr>
            <w:r w:rsidRPr="000D1CB5">
              <w:rPr>
                <w:rFonts w:ascii="Calibri" w:hAnsi="Calibri"/>
                <w:sz w:val="18"/>
                <w:szCs w:val="18"/>
              </w:rPr>
              <w:t>0.909</w:t>
            </w:r>
          </w:p>
        </w:tc>
        <w:tc>
          <w:tcPr>
            <w:tcW w:w="0" w:type="auto"/>
            <w:vAlign w:val="center"/>
          </w:tcPr>
          <w:p w14:paraId="62D6D57F" w14:textId="77777777" w:rsidR="007119DA" w:rsidRPr="000D1CB5" w:rsidRDefault="007119DA" w:rsidP="007C581F">
            <w:pPr>
              <w:jc w:val="center"/>
              <w:rPr>
                <w:rFonts w:ascii="Calibri" w:hAnsi="Calibri"/>
                <w:sz w:val="18"/>
                <w:szCs w:val="18"/>
              </w:rPr>
            </w:pPr>
            <w:r w:rsidRPr="000D1CB5">
              <w:rPr>
                <w:rFonts w:ascii="Calibri" w:hAnsi="Calibri"/>
                <w:sz w:val="18"/>
                <w:szCs w:val="18"/>
              </w:rPr>
              <w:t>0.905</w:t>
            </w:r>
          </w:p>
        </w:tc>
        <w:tc>
          <w:tcPr>
            <w:tcW w:w="0" w:type="auto"/>
            <w:vAlign w:val="center"/>
          </w:tcPr>
          <w:p w14:paraId="62D6D580" w14:textId="77777777" w:rsidR="007119DA" w:rsidRPr="000D1CB5" w:rsidRDefault="007119DA" w:rsidP="007C581F">
            <w:pPr>
              <w:jc w:val="center"/>
              <w:rPr>
                <w:rFonts w:ascii="Calibri" w:hAnsi="Calibri"/>
                <w:sz w:val="18"/>
                <w:szCs w:val="18"/>
              </w:rPr>
            </w:pPr>
            <w:r w:rsidRPr="000D1CB5">
              <w:rPr>
                <w:rFonts w:ascii="Calibri" w:hAnsi="Calibri"/>
                <w:sz w:val="18"/>
                <w:szCs w:val="18"/>
              </w:rPr>
              <w:t>0.900</w:t>
            </w:r>
          </w:p>
        </w:tc>
        <w:tc>
          <w:tcPr>
            <w:tcW w:w="0" w:type="auto"/>
            <w:vAlign w:val="center"/>
          </w:tcPr>
          <w:p w14:paraId="62D6D581" w14:textId="77777777" w:rsidR="007119DA" w:rsidRPr="000D1CB5" w:rsidRDefault="007119DA" w:rsidP="007C581F">
            <w:pPr>
              <w:jc w:val="center"/>
              <w:rPr>
                <w:rFonts w:ascii="Calibri" w:hAnsi="Calibri"/>
                <w:sz w:val="18"/>
                <w:szCs w:val="18"/>
              </w:rPr>
            </w:pPr>
            <w:r w:rsidRPr="000D1CB5">
              <w:rPr>
                <w:rFonts w:ascii="Calibri" w:hAnsi="Calibri"/>
                <w:sz w:val="18"/>
                <w:szCs w:val="18"/>
              </w:rPr>
              <w:t>0.896</w:t>
            </w:r>
          </w:p>
        </w:tc>
        <w:tc>
          <w:tcPr>
            <w:tcW w:w="0" w:type="auto"/>
            <w:vAlign w:val="center"/>
          </w:tcPr>
          <w:p w14:paraId="62D6D582" w14:textId="77777777" w:rsidR="007119DA" w:rsidRPr="000D1CB5" w:rsidRDefault="007119DA" w:rsidP="007C581F">
            <w:pPr>
              <w:jc w:val="center"/>
              <w:rPr>
                <w:rFonts w:ascii="Calibri" w:hAnsi="Calibri"/>
                <w:sz w:val="18"/>
                <w:szCs w:val="18"/>
              </w:rPr>
            </w:pPr>
            <w:r w:rsidRPr="000D1CB5">
              <w:rPr>
                <w:rFonts w:ascii="Calibri" w:hAnsi="Calibri"/>
                <w:sz w:val="18"/>
                <w:szCs w:val="18"/>
              </w:rPr>
              <w:t>0.892</w:t>
            </w:r>
          </w:p>
        </w:tc>
      </w:tr>
      <w:tr w:rsidR="007119DA" w:rsidRPr="000D1CB5" w14:paraId="62D6D58F" w14:textId="77777777" w:rsidTr="007E5B1C">
        <w:trPr>
          <w:cantSplit/>
          <w:trHeight w:hRule="exact" w:val="187"/>
          <w:jc w:val="center"/>
        </w:trPr>
        <w:tc>
          <w:tcPr>
            <w:tcW w:w="0" w:type="auto"/>
            <w:vMerge/>
            <w:vAlign w:val="center"/>
          </w:tcPr>
          <w:p w14:paraId="62D6D584" w14:textId="77777777" w:rsidR="007119DA" w:rsidRPr="000D1CB5" w:rsidRDefault="007119DA" w:rsidP="007C581F">
            <w:pPr>
              <w:jc w:val="center"/>
              <w:rPr>
                <w:rFonts w:ascii="Calibri" w:hAnsi="Calibri"/>
                <w:sz w:val="18"/>
                <w:szCs w:val="18"/>
              </w:rPr>
            </w:pPr>
          </w:p>
        </w:tc>
        <w:tc>
          <w:tcPr>
            <w:tcW w:w="0" w:type="auto"/>
            <w:vAlign w:val="center"/>
          </w:tcPr>
          <w:p w14:paraId="62D6D58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20</w:t>
            </w:r>
          </w:p>
        </w:tc>
        <w:tc>
          <w:tcPr>
            <w:tcW w:w="0" w:type="auto"/>
            <w:vAlign w:val="center"/>
          </w:tcPr>
          <w:p w14:paraId="62D6D586" w14:textId="77777777" w:rsidR="007119DA" w:rsidRPr="000D1CB5" w:rsidRDefault="007119DA" w:rsidP="007C581F">
            <w:pPr>
              <w:jc w:val="center"/>
              <w:rPr>
                <w:rFonts w:ascii="Calibri" w:hAnsi="Calibri"/>
                <w:sz w:val="18"/>
                <w:szCs w:val="18"/>
              </w:rPr>
            </w:pPr>
            <w:r w:rsidRPr="000D1CB5">
              <w:rPr>
                <w:rFonts w:ascii="Calibri" w:hAnsi="Calibri"/>
                <w:sz w:val="18"/>
                <w:szCs w:val="18"/>
              </w:rPr>
              <w:t>0.935</w:t>
            </w:r>
          </w:p>
        </w:tc>
        <w:tc>
          <w:tcPr>
            <w:tcW w:w="0" w:type="auto"/>
            <w:vAlign w:val="center"/>
          </w:tcPr>
          <w:p w14:paraId="62D6D587" w14:textId="77777777" w:rsidR="007119DA" w:rsidRPr="000D1CB5" w:rsidRDefault="007119DA" w:rsidP="007C581F">
            <w:pPr>
              <w:jc w:val="center"/>
              <w:rPr>
                <w:rFonts w:ascii="Calibri" w:hAnsi="Calibri"/>
                <w:sz w:val="18"/>
                <w:szCs w:val="18"/>
              </w:rPr>
            </w:pPr>
            <w:r w:rsidRPr="000D1CB5">
              <w:rPr>
                <w:rFonts w:ascii="Calibri" w:hAnsi="Calibri"/>
                <w:sz w:val="18"/>
                <w:szCs w:val="18"/>
              </w:rPr>
              <w:t>0.931</w:t>
            </w:r>
          </w:p>
        </w:tc>
        <w:tc>
          <w:tcPr>
            <w:tcW w:w="0" w:type="auto"/>
            <w:vAlign w:val="center"/>
          </w:tcPr>
          <w:p w14:paraId="62D6D588" w14:textId="77777777" w:rsidR="007119DA" w:rsidRPr="000D1CB5" w:rsidRDefault="007119DA" w:rsidP="007C581F">
            <w:pPr>
              <w:jc w:val="center"/>
              <w:rPr>
                <w:rFonts w:ascii="Calibri" w:hAnsi="Calibri"/>
                <w:sz w:val="18"/>
                <w:szCs w:val="18"/>
              </w:rPr>
            </w:pPr>
            <w:r w:rsidRPr="000D1CB5">
              <w:rPr>
                <w:rFonts w:ascii="Calibri" w:hAnsi="Calibri"/>
                <w:sz w:val="18"/>
                <w:szCs w:val="18"/>
              </w:rPr>
              <w:t>0.926</w:t>
            </w:r>
          </w:p>
        </w:tc>
        <w:tc>
          <w:tcPr>
            <w:tcW w:w="0" w:type="auto"/>
            <w:vAlign w:val="center"/>
          </w:tcPr>
          <w:p w14:paraId="62D6D589" w14:textId="77777777" w:rsidR="007119DA" w:rsidRPr="000D1CB5" w:rsidRDefault="007119DA" w:rsidP="007C581F">
            <w:pPr>
              <w:jc w:val="center"/>
              <w:rPr>
                <w:rFonts w:ascii="Calibri" w:hAnsi="Calibri"/>
                <w:sz w:val="18"/>
                <w:szCs w:val="18"/>
              </w:rPr>
            </w:pPr>
            <w:r w:rsidRPr="000D1CB5">
              <w:rPr>
                <w:rFonts w:ascii="Calibri" w:hAnsi="Calibri"/>
                <w:sz w:val="18"/>
                <w:szCs w:val="18"/>
              </w:rPr>
              <w:t>0.922</w:t>
            </w:r>
          </w:p>
        </w:tc>
        <w:tc>
          <w:tcPr>
            <w:tcW w:w="0" w:type="auto"/>
            <w:vAlign w:val="center"/>
          </w:tcPr>
          <w:p w14:paraId="62D6D58A" w14:textId="77777777" w:rsidR="007119DA" w:rsidRPr="000D1CB5" w:rsidRDefault="007119DA" w:rsidP="007C581F">
            <w:pPr>
              <w:jc w:val="center"/>
              <w:rPr>
                <w:rFonts w:ascii="Calibri" w:hAnsi="Calibri"/>
                <w:sz w:val="18"/>
                <w:szCs w:val="18"/>
              </w:rPr>
            </w:pPr>
            <w:r w:rsidRPr="000D1CB5">
              <w:rPr>
                <w:rFonts w:ascii="Calibri" w:hAnsi="Calibri"/>
                <w:sz w:val="18"/>
                <w:szCs w:val="18"/>
              </w:rPr>
              <w:t>09.17</w:t>
            </w:r>
          </w:p>
        </w:tc>
        <w:tc>
          <w:tcPr>
            <w:tcW w:w="0" w:type="auto"/>
            <w:vAlign w:val="center"/>
          </w:tcPr>
          <w:p w14:paraId="62D6D58B" w14:textId="77777777" w:rsidR="007119DA" w:rsidRPr="000D1CB5" w:rsidRDefault="007119DA" w:rsidP="007C581F">
            <w:pPr>
              <w:jc w:val="center"/>
              <w:rPr>
                <w:rFonts w:ascii="Calibri" w:hAnsi="Calibri"/>
                <w:sz w:val="18"/>
                <w:szCs w:val="18"/>
              </w:rPr>
            </w:pPr>
            <w:r w:rsidRPr="000D1CB5">
              <w:rPr>
                <w:rFonts w:ascii="Calibri" w:hAnsi="Calibri"/>
                <w:sz w:val="18"/>
                <w:szCs w:val="18"/>
              </w:rPr>
              <w:t>0.913</w:t>
            </w:r>
          </w:p>
        </w:tc>
        <w:tc>
          <w:tcPr>
            <w:tcW w:w="0" w:type="auto"/>
            <w:vAlign w:val="center"/>
          </w:tcPr>
          <w:p w14:paraId="62D6D58C" w14:textId="77777777" w:rsidR="007119DA" w:rsidRPr="000D1CB5" w:rsidRDefault="007119DA" w:rsidP="007C581F">
            <w:pPr>
              <w:jc w:val="center"/>
              <w:rPr>
                <w:rFonts w:ascii="Calibri" w:hAnsi="Calibri"/>
                <w:sz w:val="18"/>
                <w:szCs w:val="18"/>
              </w:rPr>
            </w:pPr>
            <w:r w:rsidRPr="000D1CB5">
              <w:rPr>
                <w:rFonts w:ascii="Calibri" w:hAnsi="Calibri"/>
                <w:sz w:val="18"/>
                <w:szCs w:val="18"/>
              </w:rPr>
              <w:t>0.909</w:t>
            </w:r>
          </w:p>
        </w:tc>
        <w:tc>
          <w:tcPr>
            <w:tcW w:w="0" w:type="auto"/>
            <w:vAlign w:val="center"/>
          </w:tcPr>
          <w:p w14:paraId="62D6D58D" w14:textId="77777777" w:rsidR="007119DA" w:rsidRPr="000D1CB5" w:rsidRDefault="007119DA" w:rsidP="007C581F">
            <w:pPr>
              <w:jc w:val="center"/>
              <w:rPr>
                <w:rFonts w:ascii="Calibri" w:hAnsi="Calibri"/>
                <w:sz w:val="18"/>
                <w:szCs w:val="18"/>
              </w:rPr>
            </w:pPr>
            <w:r w:rsidRPr="000D1CB5">
              <w:rPr>
                <w:rFonts w:ascii="Calibri" w:hAnsi="Calibri"/>
                <w:sz w:val="18"/>
                <w:szCs w:val="18"/>
              </w:rPr>
              <w:t>0.905</w:t>
            </w:r>
          </w:p>
        </w:tc>
        <w:tc>
          <w:tcPr>
            <w:tcW w:w="0" w:type="auto"/>
            <w:vAlign w:val="center"/>
          </w:tcPr>
          <w:p w14:paraId="62D6D58E" w14:textId="77777777" w:rsidR="007119DA" w:rsidRPr="000D1CB5" w:rsidRDefault="007119DA" w:rsidP="007C581F">
            <w:pPr>
              <w:jc w:val="center"/>
              <w:rPr>
                <w:rFonts w:ascii="Calibri" w:hAnsi="Calibri"/>
                <w:sz w:val="18"/>
                <w:szCs w:val="18"/>
              </w:rPr>
            </w:pPr>
            <w:r w:rsidRPr="000D1CB5">
              <w:rPr>
                <w:rFonts w:ascii="Calibri" w:hAnsi="Calibri"/>
                <w:sz w:val="18"/>
                <w:szCs w:val="18"/>
              </w:rPr>
              <w:t>0.900</w:t>
            </w:r>
          </w:p>
        </w:tc>
      </w:tr>
      <w:tr w:rsidR="007119DA" w:rsidRPr="000D1CB5" w14:paraId="62D6D59B" w14:textId="77777777" w:rsidTr="007E5B1C">
        <w:trPr>
          <w:cantSplit/>
          <w:trHeight w:hRule="exact" w:val="187"/>
          <w:jc w:val="center"/>
        </w:trPr>
        <w:tc>
          <w:tcPr>
            <w:tcW w:w="0" w:type="auto"/>
            <w:vMerge/>
            <w:vAlign w:val="center"/>
          </w:tcPr>
          <w:p w14:paraId="62D6D590" w14:textId="77777777" w:rsidR="007119DA" w:rsidRPr="000D1CB5" w:rsidRDefault="007119DA" w:rsidP="007C581F">
            <w:pPr>
              <w:jc w:val="center"/>
              <w:rPr>
                <w:rFonts w:ascii="Calibri" w:hAnsi="Calibri"/>
                <w:sz w:val="18"/>
                <w:szCs w:val="18"/>
              </w:rPr>
            </w:pPr>
          </w:p>
        </w:tc>
        <w:tc>
          <w:tcPr>
            <w:tcW w:w="0" w:type="auto"/>
            <w:vAlign w:val="center"/>
          </w:tcPr>
          <w:p w14:paraId="62D6D59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25</w:t>
            </w:r>
          </w:p>
        </w:tc>
        <w:tc>
          <w:tcPr>
            <w:tcW w:w="0" w:type="auto"/>
            <w:vAlign w:val="center"/>
          </w:tcPr>
          <w:p w14:paraId="62D6D592" w14:textId="77777777" w:rsidR="007119DA" w:rsidRPr="000D1CB5" w:rsidRDefault="007119DA" w:rsidP="007C581F">
            <w:pPr>
              <w:jc w:val="center"/>
              <w:rPr>
                <w:rFonts w:ascii="Calibri" w:hAnsi="Calibri"/>
                <w:sz w:val="18"/>
                <w:szCs w:val="18"/>
              </w:rPr>
            </w:pPr>
            <w:r w:rsidRPr="000D1CB5">
              <w:rPr>
                <w:rFonts w:ascii="Calibri" w:hAnsi="Calibri"/>
                <w:sz w:val="18"/>
                <w:szCs w:val="18"/>
              </w:rPr>
              <w:t>0.944</w:t>
            </w:r>
          </w:p>
        </w:tc>
        <w:tc>
          <w:tcPr>
            <w:tcW w:w="0" w:type="auto"/>
            <w:vAlign w:val="center"/>
          </w:tcPr>
          <w:p w14:paraId="62D6D593" w14:textId="77777777" w:rsidR="007119DA" w:rsidRPr="000D1CB5" w:rsidRDefault="007119DA" w:rsidP="007C581F">
            <w:pPr>
              <w:jc w:val="center"/>
              <w:rPr>
                <w:rFonts w:ascii="Calibri" w:hAnsi="Calibri"/>
                <w:sz w:val="18"/>
                <w:szCs w:val="18"/>
              </w:rPr>
            </w:pPr>
            <w:r w:rsidRPr="000D1CB5">
              <w:rPr>
                <w:rFonts w:ascii="Calibri" w:hAnsi="Calibri"/>
                <w:sz w:val="18"/>
                <w:szCs w:val="18"/>
              </w:rPr>
              <w:t>0.939</w:t>
            </w:r>
          </w:p>
        </w:tc>
        <w:tc>
          <w:tcPr>
            <w:tcW w:w="0" w:type="auto"/>
            <w:vAlign w:val="center"/>
          </w:tcPr>
          <w:p w14:paraId="62D6D594" w14:textId="77777777" w:rsidR="007119DA" w:rsidRPr="000D1CB5" w:rsidRDefault="007119DA" w:rsidP="007C581F">
            <w:pPr>
              <w:jc w:val="center"/>
              <w:rPr>
                <w:rFonts w:ascii="Calibri" w:hAnsi="Calibri"/>
                <w:sz w:val="18"/>
                <w:szCs w:val="18"/>
              </w:rPr>
            </w:pPr>
            <w:r w:rsidRPr="000D1CB5">
              <w:rPr>
                <w:rFonts w:ascii="Calibri" w:hAnsi="Calibri"/>
                <w:sz w:val="18"/>
                <w:szCs w:val="18"/>
              </w:rPr>
              <w:t>0.935</w:t>
            </w:r>
          </w:p>
        </w:tc>
        <w:tc>
          <w:tcPr>
            <w:tcW w:w="0" w:type="auto"/>
            <w:vAlign w:val="center"/>
          </w:tcPr>
          <w:p w14:paraId="62D6D595" w14:textId="77777777" w:rsidR="007119DA" w:rsidRPr="000D1CB5" w:rsidRDefault="007119DA" w:rsidP="007C581F">
            <w:pPr>
              <w:jc w:val="center"/>
              <w:rPr>
                <w:rFonts w:ascii="Calibri" w:hAnsi="Calibri"/>
                <w:sz w:val="18"/>
                <w:szCs w:val="18"/>
              </w:rPr>
            </w:pPr>
            <w:r w:rsidRPr="000D1CB5">
              <w:rPr>
                <w:rFonts w:ascii="Calibri" w:hAnsi="Calibri"/>
                <w:sz w:val="18"/>
                <w:szCs w:val="18"/>
              </w:rPr>
              <w:t>0.930</w:t>
            </w:r>
          </w:p>
        </w:tc>
        <w:tc>
          <w:tcPr>
            <w:tcW w:w="0" w:type="auto"/>
            <w:vAlign w:val="center"/>
          </w:tcPr>
          <w:p w14:paraId="62D6D596" w14:textId="77777777" w:rsidR="007119DA" w:rsidRPr="000D1CB5" w:rsidRDefault="007119DA" w:rsidP="007C581F">
            <w:pPr>
              <w:jc w:val="center"/>
              <w:rPr>
                <w:rFonts w:ascii="Calibri" w:hAnsi="Calibri"/>
                <w:sz w:val="18"/>
                <w:szCs w:val="18"/>
              </w:rPr>
            </w:pPr>
            <w:r w:rsidRPr="000D1CB5">
              <w:rPr>
                <w:rFonts w:ascii="Calibri" w:hAnsi="Calibri"/>
                <w:sz w:val="18"/>
                <w:szCs w:val="18"/>
              </w:rPr>
              <w:t>0.926</w:t>
            </w:r>
          </w:p>
        </w:tc>
        <w:tc>
          <w:tcPr>
            <w:tcW w:w="0" w:type="auto"/>
            <w:vAlign w:val="center"/>
          </w:tcPr>
          <w:p w14:paraId="62D6D597" w14:textId="77777777" w:rsidR="007119DA" w:rsidRPr="000D1CB5" w:rsidRDefault="007119DA" w:rsidP="007C581F">
            <w:pPr>
              <w:jc w:val="center"/>
              <w:rPr>
                <w:rFonts w:ascii="Calibri" w:hAnsi="Calibri"/>
                <w:sz w:val="18"/>
                <w:szCs w:val="18"/>
              </w:rPr>
            </w:pPr>
            <w:r w:rsidRPr="000D1CB5">
              <w:rPr>
                <w:rFonts w:ascii="Calibri" w:hAnsi="Calibri"/>
                <w:sz w:val="18"/>
                <w:szCs w:val="18"/>
              </w:rPr>
              <w:t>0.922</w:t>
            </w:r>
          </w:p>
        </w:tc>
        <w:tc>
          <w:tcPr>
            <w:tcW w:w="0" w:type="auto"/>
            <w:vAlign w:val="center"/>
          </w:tcPr>
          <w:p w14:paraId="62D6D598" w14:textId="77777777" w:rsidR="007119DA" w:rsidRPr="000D1CB5" w:rsidRDefault="007119DA" w:rsidP="007C581F">
            <w:pPr>
              <w:jc w:val="center"/>
              <w:rPr>
                <w:rFonts w:ascii="Calibri" w:hAnsi="Calibri"/>
                <w:sz w:val="18"/>
                <w:szCs w:val="18"/>
              </w:rPr>
            </w:pPr>
            <w:r w:rsidRPr="000D1CB5">
              <w:rPr>
                <w:rFonts w:ascii="Calibri" w:hAnsi="Calibri"/>
                <w:sz w:val="18"/>
                <w:szCs w:val="18"/>
              </w:rPr>
              <w:t>0.917</w:t>
            </w:r>
          </w:p>
        </w:tc>
        <w:tc>
          <w:tcPr>
            <w:tcW w:w="0" w:type="auto"/>
            <w:vAlign w:val="center"/>
          </w:tcPr>
          <w:p w14:paraId="62D6D599" w14:textId="77777777" w:rsidR="007119DA" w:rsidRPr="000D1CB5" w:rsidRDefault="007119DA" w:rsidP="007C581F">
            <w:pPr>
              <w:jc w:val="center"/>
              <w:rPr>
                <w:rFonts w:ascii="Calibri" w:hAnsi="Calibri"/>
                <w:sz w:val="18"/>
                <w:szCs w:val="18"/>
              </w:rPr>
            </w:pPr>
            <w:r w:rsidRPr="000D1CB5">
              <w:rPr>
                <w:rFonts w:ascii="Calibri" w:hAnsi="Calibri"/>
                <w:sz w:val="18"/>
                <w:szCs w:val="18"/>
              </w:rPr>
              <w:t>0.913</w:t>
            </w:r>
          </w:p>
        </w:tc>
        <w:tc>
          <w:tcPr>
            <w:tcW w:w="0" w:type="auto"/>
            <w:vAlign w:val="center"/>
          </w:tcPr>
          <w:p w14:paraId="62D6D59A" w14:textId="77777777" w:rsidR="007119DA" w:rsidRPr="000D1CB5" w:rsidRDefault="007119DA" w:rsidP="007C581F">
            <w:pPr>
              <w:jc w:val="center"/>
              <w:rPr>
                <w:rFonts w:ascii="Calibri" w:hAnsi="Calibri"/>
                <w:sz w:val="18"/>
                <w:szCs w:val="18"/>
              </w:rPr>
            </w:pPr>
            <w:r w:rsidRPr="000D1CB5">
              <w:rPr>
                <w:rFonts w:ascii="Calibri" w:hAnsi="Calibri"/>
                <w:sz w:val="18"/>
                <w:szCs w:val="18"/>
              </w:rPr>
              <w:t>0.909</w:t>
            </w:r>
          </w:p>
        </w:tc>
      </w:tr>
      <w:tr w:rsidR="007119DA" w:rsidRPr="000D1CB5" w14:paraId="62D6D5A7" w14:textId="77777777" w:rsidTr="007E5B1C">
        <w:trPr>
          <w:cantSplit/>
          <w:trHeight w:hRule="exact" w:val="187"/>
          <w:jc w:val="center"/>
        </w:trPr>
        <w:tc>
          <w:tcPr>
            <w:tcW w:w="0" w:type="auto"/>
            <w:vMerge/>
            <w:vAlign w:val="center"/>
          </w:tcPr>
          <w:p w14:paraId="62D6D59C" w14:textId="77777777" w:rsidR="007119DA" w:rsidRPr="000D1CB5" w:rsidRDefault="007119DA" w:rsidP="007C581F">
            <w:pPr>
              <w:jc w:val="center"/>
              <w:rPr>
                <w:rFonts w:ascii="Calibri" w:hAnsi="Calibri"/>
                <w:sz w:val="18"/>
                <w:szCs w:val="18"/>
              </w:rPr>
            </w:pPr>
          </w:p>
        </w:tc>
        <w:tc>
          <w:tcPr>
            <w:tcW w:w="0" w:type="auto"/>
            <w:vAlign w:val="center"/>
          </w:tcPr>
          <w:p w14:paraId="62D6D59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30</w:t>
            </w:r>
          </w:p>
        </w:tc>
        <w:tc>
          <w:tcPr>
            <w:tcW w:w="0" w:type="auto"/>
            <w:vAlign w:val="center"/>
          </w:tcPr>
          <w:p w14:paraId="62D6D59E" w14:textId="77777777" w:rsidR="007119DA" w:rsidRPr="000D1CB5" w:rsidRDefault="007119DA" w:rsidP="007C581F">
            <w:pPr>
              <w:jc w:val="center"/>
              <w:rPr>
                <w:rFonts w:ascii="Calibri" w:hAnsi="Calibri"/>
                <w:sz w:val="18"/>
                <w:szCs w:val="18"/>
              </w:rPr>
            </w:pPr>
            <w:r w:rsidRPr="000D1CB5">
              <w:rPr>
                <w:rFonts w:ascii="Calibri" w:hAnsi="Calibri"/>
                <w:sz w:val="18"/>
                <w:szCs w:val="18"/>
              </w:rPr>
              <w:t>0.952</w:t>
            </w:r>
          </w:p>
        </w:tc>
        <w:tc>
          <w:tcPr>
            <w:tcW w:w="0" w:type="auto"/>
            <w:vAlign w:val="center"/>
          </w:tcPr>
          <w:p w14:paraId="62D6D59F" w14:textId="77777777" w:rsidR="007119DA" w:rsidRPr="000D1CB5" w:rsidRDefault="007119DA" w:rsidP="007C581F">
            <w:pPr>
              <w:jc w:val="center"/>
              <w:rPr>
                <w:rFonts w:ascii="Calibri" w:hAnsi="Calibri"/>
                <w:sz w:val="18"/>
                <w:szCs w:val="18"/>
              </w:rPr>
            </w:pPr>
            <w:r w:rsidRPr="000D1CB5">
              <w:rPr>
                <w:rFonts w:ascii="Calibri" w:hAnsi="Calibri"/>
                <w:sz w:val="18"/>
                <w:szCs w:val="18"/>
              </w:rPr>
              <w:t>0.948</w:t>
            </w:r>
          </w:p>
        </w:tc>
        <w:tc>
          <w:tcPr>
            <w:tcW w:w="0" w:type="auto"/>
            <w:vAlign w:val="center"/>
          </w:tcPr>
          <w:p w14:paraId="62D6D5A0" w14:textId="77777777" w:rsidR="007119DA" w:rsidRPr="000D1CB5" w:rsidRDefault="007119DA" w:rsidP="007C581F">
            <w:pPr>
              <w:jc w:val="center"/>
              <w:rPr>
                <w:rFonts w:ascii="Calibri" w:hAnsi="Calibri"/>
                <w:sz w:val="18"/>
                <w:szCs w:val="18"/>
              </w:rPr>
            </w:pPr>
            <w:r w:rsidRPr="000D1CB5">
              <w:rPr>
                <w:rFonts w:ascii="Calibri" w:hAnsi="Calibri"/>
                <w:sz w:val="18"/>
                <w:szCs w:val="18"/>
              </w:rPr>
              <w:t>0.943</w:t>
            </w:r>
          </w:p>
        </w:tc>
        <w:tc>
          <w:tcPr>
            <w:tcW w:w="0" w:type="auto"/>
            <w:vAlign w:val="center"/>
          </w:tcPr>
          <w:p w14:paraId="62D6D5A1" w14:textId="77777777" w:rsidR="007119DA" w:rsidRPr="000D1CB5" w:rsidRDefault="007119DA" w:rsidP="007C581F">
            <w:pPr>
              <w:jc w:val="center"/>
              <w:rPr>
                <w:rFonts w:ascii="Calibri" w:hAnsi="Calibri"/>
                <w:sz w:val="18"/>
                <w:szCs w:val="18"/>
              </w:rPr>
            </w:pPr>
            <w:r w:rsidRPr="000D1CB5">
              <w:rPr>
                <w:rFonts w:ascii="Calibri" w:hAnsi="Calibri"/>
                <w:sz w:val="18"/>
                <w:szCs w:val="18"/>
              </w:rPr>
              <w:t>0.939</w:t>
            </w:r>
          </w:p>
        </w:tc>
        <w:tc>
          <w:tcPr>
            <w:tcW w:w="0" w:type="auto"/>
            <w:vAlign w:val="center"/>
          </w:tcPr>
          <w:p w14:paraId="62D6D5A2" w14:textId="77777777" w:rsidR="007119DA" w:rsidRPr="000D1CB5" w:rsidRDefault="007119DA" w:rsidP="007C581F">
            <w:pPr>
              <w:jc w:val="center"/>
              <w:rPr>
                <w:rFonts w:ascii="Calibri" w:hAnsi="Calibri"/>
                <w:sz w:val="18"/>
                <w:szCs w:val="18"/>
              </w:rPr>
            </w:pPr>
            <w:r w:rsidRPr="000D1CB5">
              <w:rPr>
                <w:rFonts w:ascii="Calibri" w:hAnsi="Calibri"/>
                <w:sz w:val="18"/>
                <w:szCs w:val="18"/>
              </w:rPr>
              <w:t>0.934</w:t>
            </w:r>
          </w:p>
        </w:tc>
        <w:tc>
          <w:tcPr>
            <w:tcW w:w="0" w:type="auto"/>
            <w:vAlign w:val="center"/>
          </w:tcPr>
          <w:p w14:paraId="62D6D5A3" w14:textId="77777777" w:rsidR="007119DA" w:rsidRPr="000D1CB5" w:rsidRDefault="007119DA" w:rsidP="007C581F">
            <w:pPr>
              <w:jc w:val="center"/>
              <w:rPr>
                <w:rFonts w:ascii="Calibri" w:hAnsi="Calibri"/>
                <w:sz w:val="18"/>
                <w:szCs w:val="18"/>
              </w:rPr>
            </w:pPr>
            <w:r w:rsidRPr="000D1CB5">
              <w:rPr>
                <w:rFonts w:ascii="Calibri" w:hAnsi="Calibri"/>
                <w:sz w:val="18"/>
                <w:szCs w:val="18"/>
              </w:rPr>
              <w:t>0.930</w:t>
            </w:r>
          </w:p>
        </w:tc>
        <w:tc>
          <w:tcPr>
            <w:tcW w:w="0" w:type="auto"/>
            <w:vAlign w:val="center"/>
          </w:tcPr>
          <w:p w14:paraId="62D6D5A4" w14:textId="77777777" w:rsidR="007119DA" w:rsidRPr="000D1CB5" w:rsidRDefault="007119DA" w:rsidP="007C581F">
            <w:pPr>
              <w:jc w:val="center"/>
              <w:rPr>
                <w:rFonts w:ascii="Calibri" w:hAnsi="Calibri"/>
                <w:sz w:val="18"/>
                <w:szCs w:val="18"/>
              </w:rPr>
            </w:pPr>
            <w:r w:rsidRPr="000D1CB5">
              <w:rPr>
                <w:rFonts w:ascii="Calibri" w:hAnsi="Calibri"/>
                <w:sz w:val="18"/>
                <w:szCs w:val="18"/>
              </w:rPr>
              <w:t>0.926</w:t>
            </w:r>
          </w:p>
        </w:tc>
        <w:tc>
          <w:tcPr>
            <w:tcW w:w="0" w:type="auto"/>
            <w:vAlign w:val="center"/>
          </w:tcPr>
          <w:p w14:paraId="62D6D5A5" w14:textId="77777777" w:rsidR="007119DA" w:rsidRPr="000D1CB5" w:rsidRDefault="007119DA" w:rsidP="007C581F">
            <w:pPr>
              <w:jc w:val="center"/>
              <w:rPr>
                <w:rFonts w:ascii="Calibri" w:hAnsi="Calibri"/>
                <w:sz w:val="18"/>
                <w:szCs w:val="18"/>
              </w:rPr>
            </w:pPr>
            <w:r w:rsidRPr="000D1CB5">
              <w:rPr>
                <w:rFonts w:ascii="Calibri" w:hAnsi="Calibri"/>
                <w:sz w:val="18"/>
                <w:szCs w:val="18"/>
              </w:rPr>
              <w:t>0.921</w:t>
            </w:r>
          </w:p>
        </w:tc>
        <w:tc>
          <w:tcPr>
            <w:tcW w:w="0" w:type="auto"/>
            <w:vAlign w:val="center"/>
          </w:tcPr>
          <w:p w14:paraId="62D6D5A6" w14:textId="77777777" w:rsidR="007119DA" w:rsidRPr="000D1CB5" w:rsidRDefault="007119DA" w:rsidP="007C581F">
            <w:pPr>
              <w:jc w:val="center"/>
              <w:rPr>
                <w:rFonts w:ascii="Calibri" w:hAnsi="Calibri"/>
                <w:sz w:val="18"/>
                <w:szCs w:val="18"/>
              </w:rPr>
            </w:pPr>
            <w:r w:rsidRPr="000D1CB5">
              <w:rPr>
                <w:rFonts w:ascii="Calibri" w:hAnsi="Calibri"/>
                <w:sz w:val="18"/>
                <w:szCs w:val="18"/>
              </w:rPr>
              <w:t>0.917</w:t>
            </w:r>
          </w:p>
        </w:tc>
      </w:tr>
      <w:tr w:rsidR="007119DA" w:rsidRPr="000D1CB5" w14:paraId="62D6D5B3" w14:textId="77777777" w:rsidTr="007E5B1C">
        <w:trPr>
          <w:cantSplit/>
          <w:trHeight w:hRule="exact" w:val="187"/>
          <w:jc w:val="center"/>
        </w:trPr>
        <w:tc>
          <w:tcPr>
            <w:tcW w:w="0" w:type="auto"/>
            <w:vMerge/>
            <w:vAlign w:val="center"/>
          </w:tcPr>
          <w:p w14:paraId="62D6D5A8" w14:textId="77777777" w:rsidR="007119DA" w:rsidRPr="000D1CB5" w:rsidRDefault="007119DA" w:rsidP="007C581F">
            <w:pPr>
              <w:jc w:val="center"/>
              <w:rPr>
                <w:rFonts w:ascii="Calibri" w:hAnsi="Calibri"/>
                <w:sz w:val="18"/>
                <w:szCs w:val="18"/>
              </w:rPr>
            </w:pPr>
          </w:p>
        </w:tc>
        <w:tc>
          <w:tcPr>
            <w:tcW w:w="0" w:type="auto"/>
            <w:vAlign w:val="center"/>
          </w:tcPr>
          <w:p w14:paraId="62D6D5A9"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35</w:t>
            </w:r>
          </w:p>
        </w:tc>
        <w:tc>
          <w:tcPr>
            <w:tcW w:w="0" w:type="auto"/>
            <w:vAlign w:val="center"/>
          </w:tcPr>
          <w:p w14:paraId="62D6D5AA" w14:textId="77777777" w:rsidR="007119DA" w:rsidRPr="000D1CB5" w:rsidRDefault="007119DA" w:rsidP="007C581F">
            <w:pPr>
              <w:jc w:val="center"/>
              <w:rPr>
                <w:rFonts w:ascii="Calibri" w:hAnsi="Calibri"/>
                <w:sz w:val="18"/>
                <w:szCs w:val="18"/>
              </w:rPr>
            </w:pPr>
            <w:r w:rsidRPr="000D1CB5">
              <w:rPr>
                <w:rFonts w:ascii="Calibri" w:hAnsi="Calibri"/>
                <w:sz w:val="18"/>
                <w:szCs w:val="18"/>
              </w:rPr>
              <w:t>0.961</w:t>
            </w:r>
          </w:p>
        </w:tc>
        <w:tc>
          <w:tcPr>
            <w:tcW w:w="0" w:type="auto"/>
            <w:vAlign w:val="center"/>
          </w:tcPr>
          <w:p w14:paraId="62D6D5AB" w14:textId="77777777" w:rsidR="007119DA" w:rsidRPr="000D1CB5" w:rsidRDefault="007119DA" w:rsidP="007C581F">
            <w:pPr>
              <w:jc w:val="center"/>
              <w:rPr>
                <w:rFonts w:ascii="Calibri" w:hAnsi="Calibri"/>
                <w:sz w:val="18"/>
                <w:szCs w:val="18"/>
              </w:rPr>
            </w:pPr>
            <w:r w:rsidRPr="000D1CB5">
              <w:rPr>
                <w:rFonts w:ascii="Calibri" w:hAnsi="Calibri"/>
                <w:sz w:val="18"/>
                <w:szCs w:val="18"/>
              </w:rPr>
              <w:t>0.956</w:t>
            </w:r>
          </w:p>
        </w:tc>
        <w:tc>
          <w:tcPr>
            <w:tcW w:w="0" w:type="auto"/>
            <w:vAlign w:val="center"/>
          </w:tcPr>
          <w:p w14:paraId="62D6D5AC" w14:textId="77777777" w:rsidR="007119DA" w:rsidRPr="000D1CB5" w:rsidRDefault="007119DA" w:rsidP="007C581F">
            <w:pPr>
              <w:jc w:val="center"/>
              <w:rPr>
                <w:rFonts w:ascii="Calibri" w:hAnsi="Calibri"/>
                <w:sz w:val="18"/>
                <w:szCs w:val="18"/>
              </w:rPr>
            </w:pPr>
            <w:r w:rsidRPr="000D1CB5">
              <w:rPr>
                <w:rFonts w:ascii="Calibri" w:hAnsi="Calibri"/>
                <w:sz w:val="18"/>
                <w:szCs w:val="18"/>
              </w:rPr>
              <w:t>0.952</w:t>
            </w:r>
          </w:p>
        </w:tc>
        <w:tc>
          <w:tcPr>
            <w:tcW w:w="0" w:type="auto"/>
            <w:vAlign w:val="center"/>
          </w:tcPr>
          <w:p w14:paraId="62D6D5AD" w14:textId="77777777" w:rsidR="007119DA" w:rsidRPr="000D1CB5" w:rsidRDefault="007119DA" w:rsidP="007C581F">
            <w:pPr>
              <w:jc w:val="center"/>
              <w:rPr>
                <w:rFonts w:ascii="Calibri" w:hAnsi="Calibri"/>
                <w:sz w:val="18"/>
                <w:szCs w:val="18"/>
              </w:rPr>
            </w:pPr>
            <w:r w:rsidRPr="000D1CB5">
              <w:rPr>
                <w:rFonts w:ascii="Calibri" w:hAnsi="Calibri"/>
                <w:sz w:val="18"/>
                <w:szCs w:val="18"/>
              </w:rPr>
              <w:t>0.947</w:t>
            </w:r>
          </w:p>
        </w:tc>
        <w:tc>
          <w:tcPr>
            <w:tcW w:w="0" w:type="auto"/>
            <w:vAlign w:val="center"/>
          </w:tcPr>
          <w:p w14:paraId="62D6D5AE" w14:textId="77777777" w:rsidR="007119DA" w:rsidRPr="000D1CB5" w:rsidRDefault="007119DA" w:rsidP="007C581F">
            <w:pPr>
              <w:jc w:val="center"/>
              <w:rPr>
                <w:rFonts w:ascii="Calibri" w:hAnsi="Calibri"/>
                <w:sz w:val="18"/>
                <w:szCs w:val="18"/>
              </w:rPr>
            </w:pPr>
            <w:r w:rsidRPr="000D1CB5">
              <w:rPr>
                <w:rFonts w:ascii="Calibri" w:hAnsi="Calibri"/>
                <w:sz w:val="18"/>
                <w:szCs w:val="18"/>
              </w:rPr>
              <w:t>0.943</w:t>
            </w:r>
          </w:p>
        </w:tc>
        <w:tc>
          <w:tcPr>
            <w:tcW w:w="0" w:type="auto"/>
            <w:vAlign w:val="center"/>
          </w:tcPr>
          <w:p w14:paraId="62D6D5AF" w14:textId="77777777" w:rsidR="007119DA" w:rsidRPr="000D1CB5" w:rsidRDefault="007119DA" w:rsidP="007C581F">
            <w:pPr>
              <w:jc w:val="center"/>
              <w:rPr>
                <w:rFonts w:ascii="Calibri" w:hAnsi="Calibri"/>
                <w:sz w:val="18"/>
                <w:szCs w:val="18"/>
              </w:rPr>
            </w:pPr>
            <w:r w:rsidRPr="000D1CB5">
              <w:rPr>
                <w:rFonts w:ascii="Calibri" w:hAnsi="Calibri"/>
                <w:sz w:val="18"/>
                <w:szCs w:val="18"/>
              </w:rPr>
              <w:t>0.938</w:t>
            </w:r>
          </w:p>
        </w:tc>
        <w:tc>
          <w:tcPr>
            <w:tcW w:w="0" w:type="auto"/>
            <w:vAlign w:val="center"/>
          </w:tcPr>
          <w:p w14:paraId="62D6D5B0" w14:textId="77777777" w:rsidR="007119DA" w:rsidRPr="000D1CB5" w:rsidRDefault="007119DA" w:rsidP="007C581F">
            <w:pPr>
              <w:jc w:val="center"/>
              <w:rPr>
                <w:rFonts w:ascii="Calibri" w:hAnsi="Calibri"/>
                <w:sz w:val="18"/>
                <w:szCs w:val="18"/>
              </w:rPr>
            </w:pPr>
            <w:r w:rsidRPr="000D1CB5">
              <w:rPr>
                <w:rFonts w:ascii="Calibri" w:hAnsi="Calibri"/>
                <w:sz w:val="18"/>
                <w:szCs w:val="18"/>
              </w:rPr>
              <w:t>0.934</w:t>
            </w:r>
          </w:p>
        </w:tc>
        <w:tc>
          <w:tcPr>
            <w:tcW w:w="0" w:type="auto"/>
            <w:vAlign w:val="center"/>
          </w:tcPr>
          <w:p w14:paraId="62D6D5B1" w14:textId="77777777" w:rsidR="007119DA" w:rsidRPr="000D1CB5" w:rsidRDefault="007119DA" w:rsidP="007C581F">
            <w:pPr>
              <w:jc w:val="center"/>
              <w:rPr>
                <w:rFonts w:ascii="Calibri" w:hAnsi="Calibri"/>
                <w:sz w:val="18"/>
                <w:szCs w:val="18"/>
              </w:rPr>
            </w:pPr>
            <w:r w:rsidRPr="000D1CB5">
              <w:rPr>
                <w:rFonts w:ascii="Calibri" w:hAnsi="Calibri"/>
                <w:sz w:val="18"/>
                <w:szCs w:val="18"/>
              </w:rPr>
              <w:t>0.930</w:t>
            </w:r>
          </w:p>
        </w:tc>
        <w:tc>
          <w:tcPr>
            <w:tcW w:w="0" w:type="auto"/>
            <w:vAlign w:val="center"/>
          </w:tcPr>
          <w:p w14:paraId="62D6D5B2" w14:textId="77777777" w:rsidR="007119DA" w:rsidRPr="000D1CB5" w:rsidRDefault="007119DA" w:rsidP="007C581F">
            <w:pPr>
              <w:jc w:val="center"/>
              <w:rPr>
                <w:rFonts w:ascii="Calibri" w:hAnsi="Calibri"/>
                <w:sz w:val="18"/>
                <w:szCs w:val="18"/>
              </w:rPr>
            </w:pPr>
            <w:r w:rsidRPr="000D1CB5">
              <w:rPr>
                <w:rFonts w:ascii="Calibri" w:hAnsi="Calibri"/>
                <w:sz w:val="18"/>
                <w:szCs w:val="18"/>
              </w:rPr>
              <w:t>0.926</w:t>
            </w:r>
          </w:p>
        </w:tc>
      </w:tr>
      <w:tr w:rsidR="007119DA" w:rsidRPr="000D1CB5" w14:paraId="62D6D5BF" w14:textId="77777777" w:rsidTr="007E5B1C">
        <w:trPr>
          <w:cantSplit/>
          <w:trHeight w:hRule="exact" w:val="187"/>
          <w:jc w:val="center"/>
        </w:trPr>
        <w:tc>
          <w:tcPr>
            <w:tcW w:w="0" w:type="auto"/>
            <w:vMerge/>
            <w:vAlign w:val="center"/>
          </w:tcPr>
          <w:p w14:paraId="62D6D5B4" w14:textId="77777777" w:rsidR="007119DA" w:rsidRPr="000D1CB5" w:rsidRDefault="007119DA" w:rsidP="007C581F">
            <w:pPr>
              <w:jc w:val="center"/>
              <w:rPr>
                <w:rFonts w:ascii="Calibri" w:hAnsi="Calibri"/>
                <w:sz w:val="18"/>
                <w:szCs w:val="18"/>
              </w:rPr>
            </w:pPr>
          </w:p>
        </w:tc>
        <w:tc>
          <w:tcPr>
            <w:tcW w:w="0" w:type="auto"/>
            <w:vAlign w:val="center"/>
          </w:tcPr>
          <w:p w14:paraId="62D6D5B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40</w:t>
            </w:r>
          </w:p>
        </w:tc>
        <w:tc>
          <w:tcPr>
            <w:tcW w:w="0" w:type="auto"/>
            <w:vAlign w:val="center"/>
          </w:tcPr>
          <w:p w14:paraId="62D6D5B6" w14:textId="77777777" w:rsidR="007119DA" w:rsidRPr="000D1CB5" w:rsidRDefault="007119DA" w:rsidP="007C581F">
            <w:pPr>
              <w:jc w:val="center"/>
              <w:rPr>
                <w:rFonts w:ascii="Calibri" w:hAnsi="Calibri"/>
                <w:sz w:val="18"/>
                <w:szCs w:val="18"/>
              </w:rPr>
            </w:pPr>
            <w:r w:rsidRPr="000D1CB5">
              <w:rPr>
                <w:rFonts w:ascii="Calibri" w:hAnsi="Calibri"/>
                <w:sz w:val="18"/>
                <w:szCs w:val="18"/>
              </w:rPr>
              <w:t>0.970</w:t>
            </w:r>
          </w:p>
        </w:tc>
        <w:tc>
          <w:tcPr>
            <w:tcW w:w="0" w:type="auto"/>
            <w:vAlign w:val="center"/>
          </w:tcPr>
          <w:p w14:paraId="62D6D5B7" w14:textId="77777777" w:rsidR="007119DA" w:rsidRPr="000D1CB5" w:rsidRDefault="007119DA" w:rsidP="007C581F">
            <w:pPr>
              <w:jc w:val="center"/>
              <w:rPr>
                <w:rFonts w:ascii="Calibri" w:hAnsi="Calibri"/>
                <w:sz w:val="18"/>
                <w:szCs w:val="18"/>
              </w:rPr>
            </w:pPr>
            <w:r w:rsidRPr="000D1CB5">
              <w:rPr>
                <w:rFonts w:ascii="Calibri" w:hAnsi="Calibri"/>
                <w:sz w:val="18"/>
                <w:szCs w:val="18"/>
              </w:rPr>
              <w:t>0.965</w:t>
            </w:r>
          </w:p>
        </w:tc>
        <w:tc>
          <w:tcPr>
            <w:tcW w:w="0" w:type="auto"/>
            <w:vAlign w:val="center"/>
          </w:tcPr>
          <w:p w14:paraId="62D6D5B8" w14:textId="77777777" w:rsidR="007119DA" w:rsidRPr="000D1CB5" w:rsidRDefault="007119DA" w:rsidP="007C581F">
            <w:pPr>
              <w:jc w:val="center"/>
              <w:rPr>
                <w:rFonts w:ascii="Calibri" w:hAnsi="Calibri"/>
                <w:sz w:val="18"/>
                <w:szCs w:val="18"/>
              </w:rPr>
            </w:pPr>
            <w:r w:rsidRPr="000D1CB5">
              <w:rPr>
                <w:rFonts w:ascii="Calibri" w:hAnsi="Calibri"/>
                <w:sz w:val="18"/>
                <w:szCs w:val="18"/>
              </w:rPr>
              <w:t>0.960</w:t>
            </w:r>
          </w:p>
        </w:tc>
        <w:tc>
          <w:tcPr>
            <w:tcW w:w="0" w:type="auto"/>
            <w:vAlign w:val="center"/>
          </w:tcPr>
          <w:p w14:paraId="62D6D5B9" w14:textId="77777777" w:rsidR="007119DA" w:rsidRPr="000D1CB5" w:rsidRDefault="007119DA" w:rsidP="007C581F">
            <w:pPr>
              <w:jc w:val="center"/>
              <w:rPr>
                <w:rFonts w:ascii="Calibri" w:hAnsi="Calibri"/>
                <w:sz w:val="18"/>
                <w:szCs w:val="18"/>
              </w:rPr>
            </w:pPr>
            <w:r w:rsidRPr="000D1CB5">
              <w:rPr>
                <w:rFonts w:ascii="Calibri" w:hAnsi="Calibri"/>
                <w:sz w:val="18"/>
                <w:szCs w:val="18"/>
              </w:rPr>
              <w:t>0.956</w:t>
            </w:r>
          </w:p>
        </w:tc>
        <w:tc>
          <w:tcPr>
            <w:tcW w:w="0" w:type="auto"/>
            <w:vAlign w:val="center"/>
          </w:tcPr>
          <w:p w14:paraId="62D6D5BA" w14:textId="77777777" w:rsidR="007119DA" w:rsidRPr="000D1CB5" w:rsidRDefault="007119DA" w:rsidP="007C581F">
            <w:pPr>
              <w:jc w:val="center"/>
              <w:rPr>
                <w:rFonts w:ascii="Calibri" w:hAnsi="Calibri"/>
                <w:sz w:val="18"/>
                <w:szCs w:val="18"/>
              </w:rPr>
            </w:pPr>
            <w:r w:rsidRPr="000D1CB5">
              <w:rPr>
                <w:rFonts w:ascii="Calibri" w:hAnsi="Calibri"/>
                <w:sz w:val="18"/>
                <w:szCs w:val="18"/>
              </w:rPr>
              <w:t>0.951</w:t>
            </w:r>
          </w:p>
        </w:tc>
        <w:tc>
          <w:tcPr>
            <w:tcW w:w="0" w:type="auto"/>
            <w:vAlign w:val="center"/>
          </w:tcPr>
          <w:p w14:paraId="62D6D5BB" w14:textId="77777777" w:rsidR="007119DA" w:rsidRPr="000D1CB5" w:rsidRDefault="007119DA" w:rsidP="007C581F">
            <w:pPr>
              <w:jc w:val="center"/>
              <w:rPr>
                <w:rFonts w:ascii="Calibri" w:hAnsi="Calibri"/>
                <w:sz w:val="18"/>
                <w:szCs w:val="18"/>
              </w:rPr>
            </w:pPr>
            <w:r w:rsidRPr="000D1CB5">
              <w:rPr>
                <w:rFonts w:ascii="Calibri" w:hAnsi="Calibri"/>
                <w:sz w:val="18"/>
                <w:szCs w:val="18"/>
              </w:rPr>
              <w:t>0.947</w:t>
            </w:r>
          </w:p>
        </w:tc>
        <w:tc>
          <w:tcPr>
            <w:tcW w:w="0" w:type="auto"/>
            <w:vAlign w:val="center"/>
          </w:tcPr>
          <w:p w14:paraId="62D6D5BC" w14:textId="77777777" w:rsidR="007119DA" w:rsidRPr="000D1CB5" w:rsidRDefault="007119DA" w:rsidP="007C581F">
            <w:pPr>
              <w:jc w:val="center"/>
              <w:rPr>
                <w:rFonts w:ascii="Calibri" w:hAnsi="Calibri"/>
                <w:sz w:val="18"/>
                <w:szCs w:val="18"/>
              </w:rPr>
            </w:pPr>
            <w:r w:rsidRPr="000D1CB5">
              <w:rPr>
                <w:rFonts w:ascii="Calibri" w:hAnsi="Calibri"/>
                <w:sz w:val="18"/>
                <w:szCs w:val="18"/>
              </w:rPr>
              <w:t>0.942</w:t>
            </w:r>
          </w:p>
        </w:tc>
        <w:tc>
          <w:tcPr>
            <w:tcW w:w="0" w:type="auto"/>
            <w:vAlign w:val="center"/>
          </w:tcPr>
          <w:p w14:paraId="62D6D5BD" w14:textId="77777777" w:rsidR="007119DA" w:rsidRPr="000D1CB5" w:rsidRDefault="007119DA" w:rsidP="007C581F">
            <w:pPr>
              <w:jc w:val="center"/>
              <w:rPr>
                <w:rFonts w:ascii="Calibri" w:hAnsi="Calibri"/>
                <w:sz w:val="18"/>
                <w:szCs w:val="18"/>
              </w:rPr>
            </w:pPr>
            <w:r w:rsidRPr="000D1CB5">
              <w:rPr>
                <w:rFonts w:ascii="Calibri" w:hAnsi="Calibri"/>
                <w:sz w:val="18"/>
                <w:szCs w:val="18"/>
              </w:rPr>
              <w:t>0.938</w:t>
            </w:r>
          </w:p>
        </w:tc>
        <w:tc>
          <w:tcPr>
            <w:tcW w:w="0" w:type="auto"/>
            <w:vAlign w:val="center"/>
          </w:tcPr>
          <w:p w14:paraId="62D6D5BE" w14:textId="77777777" w:rsidR="007119DA" w:rsidRPr="000D1CB5" w:rsidRDefault="007119DA" w:rsidP="007C581F">
            <w:pPr>
              <w:jc w:val="center"/>
              <w:rPr>
                <w:rFonts w:ascii="Calibri" w:hAnsi="Calibri"/>
                <w:sz w:val="18"/>
                <w:szCs w:val="18"/>
              </w:rPr>
            </w:pPr>
            <w:r w:rsidRPr="000D1CB5">
              <w:rPr>
                <w:rFonts w:ascii="Calibri" w:hAnsi="Calibri"/>
                <w:sz w:val="18"/>
                <w:szCs w:val="18"/>
              </w:rPr>
              <w:t>0.934</w:t>
            </w:r>
          </w:p>
        </w:tc>
      </w:tr>
      <w:tr w:rsidR="007119DA" w:rsidRPr="000D1CB5" w14:paraId="62D6D5CB" w14:textId="77777777" w:rsidTr="007E5B1C">
        <w:trPr>
          <w:cantSplit/>
          <w:trHeight w:hRule="exact" w:val="187"/>
          <w:jc w:val="center"/>
        </w:trPr>
        <w:tc>
          <w:tcPr>
            <w:tcW w:w="0" w:type="auto"/>
            <w:vMerge/>
            <w:vAlign w:val="center"/>
          </w:tcPr>
          <w:p w14:paraId="62D6D5C0" w14:textId="77777777" w:rsidR="007119DA" w:rsidRPr="000D1CB5" w:rsidRDefault="007119DA" w:rsidP="007C581F">
            <w:pPr>
              <w:jc w:val="center"/>
              <w:rPr>
                <w:rFonts w:ascii="Calibri" w:hAnsi="Calibri"/>
                <w:sz w:val="18"/>
                <w:szCs w:val="18"/>
              </w:rPr>
            </w:pPr>
          </w:p>
        </w:tc>
        <w:tc>
          <w:tcPr>
            <w:tcW w:w="0" w:type="auto"/>
            <w:vAlign w:val="center"/>
          </w:tcPr>
          <w:p w14:paraId="62D6D5C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45</w:t>
            </w:r>
          </w:p>
        </w:tc>
        <w:tc>
          <w:tcPr>
            <w:tcW w:w="0" w:type="auto"/>
            <w:vAlign w:val="center"/>
          </w:tcPr>
          <w:p w14:paraId="62D6D5C2" w14:textId="77777777" w:rsidR="007119DA" w:rsidRPr="000D1CB5" w:rsidRDefault="007119DA" w:rsidP="007C581F">
            <w:pPr>
              <w:jc w:val="center"/>
              <w:rPr>
                <w:rFonts w:ascii="Calibri" w:hAnsi="Calibri"/>
                <w:sz w:val="18"/>
                <w:szCs w:val="18"/>
              </w:rPr>
            </w:pPr>
            <w:r w:rsidRPr="000D1CB5">
              <w:rPr>
                <w:rFonts w:ascii="Calibri" w:hAnsi="Calibri"/>
                <w:sz w:val="18"/>
                <w:szCs w:val="18"/>
              </w:rPr>
              <w:t>0.978</w:t>
            </w:r>
          </w:p>
        </w:tc>
        <w:tc>
          <w:tcPr>
            <w:tcW w:w="0" w:type="auto"/>
            <w:vAlign w:val="center"/>
          </w:tcPr>
          <w:p w14:paraId="62D6D5C3" w14:textId="77777777" w:rsidR="007119DA" w:rsidRPr="000D1CB5" w:rsidRDefault="007119DA" w:rsidP="007C581F">
            <w:pPr>
              <w:jc w:val="center"/>
              <w:rPr>
                <w:rFonts w:ascii="Calibri" w:hAnsi="Calibri"/>
                <w:sz w:val="18"/>
                <w:szCs w:val="18"/>
              </w:rPr>
            </w:pPr>
            <w:r w:rsidRPr="000D1CB5">
              <w:rPr>
                <w:rFonts w:ascii="Calibri" w:hAnsi="Calibri"/>
                <w:sz w:val="18"/>
                <w:szCs w:val="18"/>
              </w:rPr>
              <w:t>0.974</w:t>
            </w:r>
          </w:p>
        </w:tc>
        <w:tc>
          <w:tcPr>
            <w:tcW w:w="0" w:type="auto"/>
            <w:vAlign w:val="center"/>
          </w:tcPr>
          <w:p w14:paraId="62D6D5C4" w14:textId="77777777" w:rsidR="007119DA" w:rsidRPr="000D1CB5" w:rsidRDefault="007119DA" w:rsidP="007C581F">
            <w:pPr>
              <w:jc w:val="center"/>
              <w:rPr>
                <w:rFonts w:ascii="Calibri" w:hAnsi="Calibri"/>
                <w:sz w:val="18"/>
                <w:szCs w:val="18"/>
              </w:rPr>
            </w:pPr>
            <w:r w:rsidRPr="000D1CB5">
              <w:rPr>
                <w:rFonts w:ascii="Calibri" w:hAnsi="Calibri"/>
                <w:sz w:val="18"/>
                <w:szCs w:val="18"/>
              </w:rPr>
              <w:t>0.961</w:t>
            </w:r>
          </w:p>
        </w:tc>
        <w:tc>
          <w:tcPr>
            <w:tcW w:w="0" w:type="auto"/>
            <w:vAlign w:val="center"/>
          </w:tcPr>
          <w:p w14:paraId="62D6D5C5" w14:textId="77777777" w:rsidR="007119DA" w:rsidRPr="000D1CB5" w:rsidRDefault="007119DA" w:rsidP="007C581F">
            <w:pPr>
              <w:jc w:val="center"/>
              <w:rPr>
                <w:rFonts w:ascii="Calibri" w:hAnsi="Calibri"/>
                <w:sz w:val="18"/>
                <w:szCs w:val="18"/>
              </w:rPr>
            </w:pPr>
            <w:r w:rsidRPr="000D1CB5">
              <w:rPr>
                <w:rFonts w:ascii="Calibri" w:hAnsi="Calibri"/>
                <w:sz w:val="18"/>
                <w:szCs w:val="18"/>
              </w:rPr>
              <w:t>0.964</w:t>
            </w:r>
          </w:p>
        </w:tc>
        <w:tc>
          <w:tcPr>
            <w:tcW w:w="0" w:type="auto"/>
            <w:vAlign w:val="center"/>
          </w:tcPr>
          <w:p w14:paraId="62D6D5C6" w14:textId="77777777" w:rsidR="007119DA" w:rsidRPr="000D1CB5" w:rsidRDefault="007119DA" w:rsidP="007C581F">
            <w:pPr>
              <w:jc w:val="center"/>
              <w:rPr>
                <w:rFonts w:ascii="Calibri" w:hAnsi="Calibri"/>
                <w:sz w:val="18"/>
                <w:szCs w:val="18"/>
              </w:rPr>
            </w:pPr>
            <w:r w:rsidRPr="000D1CB5">
              <w:rPr>
                <w:rFonts w:ascii="Calibri" w:hAnsi="Calibri"/>
                <w:sz w:val="18"/>
                <w:szCs w:val="18"/>
              </w:rPr>
              <w:t>0.960</w:t>
            </w:r>
          </w:p>
        </w:tc>
        <w:tc>
          <w:tcPr>
            <w:tcW w:w="0" w:type="auto"/>
            <w:vAlign w:val="center"/>
          </w:tcPr>
          <w:p w14:paraId="62D6D5C7" w14:textId="77777777" w:rsidR="007119DA" w:rsidRPr="000D1CB5" w:rsidRDefault="007119DA" w:rsidP="007C581F">
            <w:pPr>
              <w:jc w:val="center"/>
              <w:rPr>
                <w:rFonts w:ascii="Calibri" w:hAnsi="Calibri"/>
                <w:sz w:val="18"/>
                <w:szCs w:val="18"/>
              </w:rPr>
            </w:pPr>
            <w:r w:rsidRPr="000D1CB5">
              <w:rPr>
                <w:rFonts w:ascii="Calibri" w:hAnsi="Calibri"/>
                <w:sz w:val="18"/>
                <w:szCs w:val="18"/>
              </w:rPr>
              <w:t>0.955</w:t>
            </w:r>
          </w:p>
        </w:tc>
        <w:tc>
          <w:tcPr>
            <w:tcW w:w="0" w:type="auto"/>
            <w:vAlign w:val="center"/>
          </w:tcPr>
          <w:p w14:paraId="62D6D5C8" w14:textId="77777777" w:rsidR="007119DA" w:rsidRPr="000D1CB5" w:rsidRDefault="007119DA" w:rsidP="007C581F">
            <w:pPr>
              <w:jc w:val="center"/>
              <w:rPr>
                <w:rFonts w:ascii="Calibri" w:hAnsi="Calibri"/>
                <w:sz w:val="18"/>
                <w:szCs w:val="18"/>
              </w:rPr>
            </w:pPr>
            <w:r w:rsidRPr="000D1CB5">
              <w:rPr>
                <w:rFonts w:ascii="Calibri" w:hAnsi="Calibri"/>
                <w:sz w:val="18"/>
                <w:szCs w:val="18"/>
              </w:rPr>
              <w:t>0.951</w:t>
            </w:r>
          </w:p>
        </w:tc>
        <w:tc>
          <w:tcPr>
            <w:tcW w:w="0" w:type="auto"/>
            <w:vAlign w:val="center"/>
          </w:tcPr>
          <w:p w14:paraId="62D6D5C9" w14:textId="77777777" w:rsidR="007119DA" w:rsidRPr="000D1CB5" w:rsidRDefault="007119DA" w:rsidP="007C581F">
            <w:pPr>
              <w:jc w:val="center"/>
              <w:rPr>
                <w:rFonts w:ascii="Calibri" w:hAnsi="Calibri"/>
                <w:sz w:val="18"/>
                <w:szCs w:val="18"/>
              </w:rPr>
            </w:pPr>
            <w:r w:rsidRPr="000D1CB5">
              <w:rPr>
                <w:rFonts w:ascii="Calibri" w:hAnsi="Calibri"/>
                <w:sz w:val="18"/>
                <w:szCs w:val="18"/>
              </w:rPr>
              <w:t>0.946</w:t>
            </w:r>
          </w:p>
        </w:tc>
        <w:tc>
          <w:tcPr>
            <w:tcW w:w="0" w:type="auto"/>
            <w:vAlign w:val="center"/>
          </w:tcPr>
          <w:p w14:paraId="62D6D5CA" w14:textId="77777777" w:rsidR="007119DA" w:rsidRPr="000D1CB5" w:rsidRDefault="007119DA" w:rsidP="007C581F">
            <w:pPr>
              <w:jc w:val="center"/>
              <w:rPr>
                <w:rFonts w:ascii="Calibri" w:hAnsi="Calibri"/>
                <w:sz w:val="18"/>
                <w:szCs w:val="18"/>
              </w:rPr>
            </w:pPr>
            <w:r w:rsidRPr="000D1CB5">
              <w:rPr>
                <w:rFonts w:ascii="Calibri" w:hAnsi="Calibri"/>
                <w:sz w:val="18"/>
                <w:szCs w:val="18"/>
              </w:rPr>
              <w:t>0.942</w:t>
            </w:r>
          </w:p>
        </w:tc>
      </w:tr>
      <w:tr w:rsidR="007119DA" w:rsidRPr="000D1CB5" w14:paraId="62D6D5D7" w14:textId="77777777" w:rsidTr="007E5B1C">
        <w:trPr>
          <w:cantSplit/>
          <w:trHeight w:hRule="exact" w:val="187"/>
          <w:jc w:val="center"/>
        </w:trPr>
        <w:tc>
          <w:tcPr>
            <w:tcW w:w="0" w:type="auto"/>
            <w:vMerge/>
            <w:vAlign w:val="center"/>
          </w:tcPr>
          <w:p w14:paraId="62D6D5CC" w14:textId="77777777" w:rsidR="007119DA" w:rsidRPr="000D1CB5" w:rsidRDefault="007119DA" w:rsidP="007C581F">
            <w:pPr>
              <w:jc w:val="center"/>
              <w:rPr>
                <w:rFonts w:ascii="Calibri" w:hAnsi="Calibri"/>
                <w:sz w:val="18"/>
                <w:szCs w:val="18"/>
              </w:rPr>
            </w:pPr>
          </w:p>
        </w:tc>
        <w:tc>
          <w:tcPr>
            <w:tcW w:w="0" w:type="auto"/>
            <w:vAlign w:val="center"/>
          </w:tcPr>
          <w:p w14:paraId="62D6D5C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50</w:t>
            </w:r>
          </w:p>
        </w:tc>
        <w:tc>
          <w:tcPr>
            <w:tcW w:w="0" w:type="auto"/>
            <w:vAlign w:val="center"/>
          </w:tcPr>
          <w:p w14:paraId="62D6D5CE" w14:textId="77777777" w:rsidR="007119DA" w:rsidRPr="000D1CB5" w:rsidRDefault="007119DA" w:rsidP="007C581F">
            <w:pPr>
              <w:jc w:val="center"/>
              <w:rPr>
                <w:rFonts w:ascii="Calibri" w:hAnsi="Calibri"/>
                <w:sz w:val="18"/>
                <w:szCs w:val="18"/>
              </w:rPr>
            </w:pPr>
            <w:r w:rsidRPr="000D1CB5">
              <w:rPr>
                <w:rFonts w:ascii="Calibri" w:hAnsi="Calibri"/>
                <w:sz w:val="18"/>
                <w:szCs w:val="18"/>
              </w:rPr>
              <w:t>0.987</w:t>
            </w:r>
          </w:p>
        </w:tc>
        <w:tc>
          <w:tcPr>
            <w:tcW w:w="0" w:type="auto"/>
            <w:vAlign w:val="center"/>
          </w:tcPr>
          <w:p w14:paraId="62D6D5CF" w14:textId="77777777" w:rsidR="007119DA" w:rsidRPr="000D1CB5" w:rsidRDefault="007119DA" w:rsidP="007C581F">
            <w:pPr>
              <w:jc w:val="center"/>
              <w:rPr>
                <w:rFonts w:ascii="Calibri" w:hAnsi="Calibri"/>
                <w:sz w:val="18"/>
                <w:szCs w:val="18"/>
              </w:rPr>
            </w:pPr>
            <w:r w:rsidRPr="000D1CB5">
              <w:rPr>
                <w:rFonts w:ascii="Calibri" w:hAnsi="Calibri"/>
                <w:sz w:val="18"/>
                <w:szCs w:val="18"/>
              </w:rPr>
              <w:t>0.982</w:t>
            </w:r>
          </w:p>
        </w:tc>
        <w:tc>
          <w:tcPr>
            <w:tcW w:w="0" w:type="auto"/>
            <w:vAlign w:val="center"/>
          </w:tcPr>
          <w:p w14:paraId="62D6D5D0" w14:textId="77777777" w:rsidR="007119DA" w:rsidRPr="000D1CB5" w:rsidRDefault="007119DA" w:rsidP="007C581F">
            <w:pPr>
              <w:jc w:val="center"/>
              <w:rPr>
                <w:rFonts w:ascii="Calibri" w:hAnsi="Calibri"/>
                <w:sz w:val="18"/>
                <w:szCs w:val="18"/>
              </w:rPr>
            </w:pPr>
            <w:r w:rsidRPr="000D1CB5">
              <w:rPr>
                <w:rFonts w:ascii="Calibri" w:hAnsi="Calibri"/>
                <w:sz w:val="18"/>
                <w:szCs w:val="18"/>
              </w:rPr>
              <w:t>0.977</w:t>
            </w:r>
          </w:p>
        </w:tc>
        <w:tc>
          <w:tcPr>
            <w:tcW w:w="0" w:type="auto"/>
            <w:vAlign w:val="center"/>
          </w:tcPr>
          <w:p w14:paraId="62D6D5D1" w14:textId="77777777" w:rsidR="007119DA" w:rsidRPr="000D1CB5" w:rsidRDefault="007119DA" w:rsidP="007C581F">
            <w:pPr>
              <w:jc w:val="center"/>
              <w:rPr>
                <w:rFonts w:ascii="Calibri" w:hAnsi="Calibri"/>
                <w:sz w:val="18"/>
                <w:szCs w:val="18"/>
              </w:rPr>
            </w:pPr>
            <w:r w:rsidRPr="000D1CB5">
              <w:rPr>
                <w:rFonts w:ascii="Calibri" w:hAnsi="Calibri"/>
                <w:sz w:val="18"/>
                <w:szCs w:val="18"/>
              </w:rPr>
              <w:t>0.973</w:t>
            </w:r>
          </w:p>
        </w:tc>
        <w:tc>
          <w:tcPr>
            <w:tcW w:w="0" w:type="auto"/>
            <w:vAlign w:val="center"/>
          </w:tcPr>
          <w:p w14:paraId="62D6D5D2" w14:textId="77777777" w:rsidR="007119DA" w:rsidRPr="000D1CB5" w:rsidRDefault="007119DA" w:rsidP="007C581F">
            <w:pPr>
              <w:jc w:val="center"/>
              <w:rPr>
                <w:rFonts w:ascii="Calibri" w:hAnsi="Calibri"/>
                <w:sz w:val="18"/>
                <w:szCs w:val="18"/>
              </w:rPr>
            </w:pPr>
            <w:r w:rsidRPr="000D1CB5">
              <w:rPr>
                <w:rFonts w:ascii="Calibri" w:hAnsi="Calibri"/>
                <w:sz w:val="18"/>
                <w:szCs w:val="18"/>
              </w:rPr>
              <w:t>0.968</w:t>
            </w:r>
          </w:p>
        </w:tc>
        <w:tc>
          <w:tcPr>
            <w:tcW w:w="0" w:type="auto"/>
            <w:vAlign w:val="center"/>
          </w:tcPr>
          <w:p w14:paraId="62D6D5D3" w14:textId="77777777" w:rsidR="007119DA" w:rsidRPr="000D1CB5" w:rsidRDefault="007119DA" w:rsidP="007C581F">
            <w:pPr>
              <w:jc w:val="center"/>
              <w:rPr>
                <w:rFonts w:ascii="Calibri" w:hAnsi="Calibri"/>
                <w:sz w:val="18"/>
                <w:szCs w:val="18"/>
              </w:rPr>
            </w:pPr>
            <w:r w:rsidRPr="000D1CB5">
              <w:rPr>
                <w:rFonts w:ascii="Calibri" w:hAnsi="Calibri"/>
                <w:sz w:val="18"/>
                <w:szCs w:val="18"/>
              </w:rPr>
              <w:t>0.963</w:t>
            </w:r>
          </w:p>
        </w:tc>
        <w:tc>
          <w:tcPr>
            <w:tcW w:w="0" w:type="auto"/>
            <w:vAlign w:val="center"/>
          </w:tcPr>
          <w:p w14:paraId="62D6D5D4" w14:textId="77777777" w:rsidR="007119DA" w:rsidRPr="000D1CB5" w:rsidRDefault="007119DA" w:rsidP="007C581F">
            <w:pPr>
              <w:jc w:val="center"/>
              <w:rPr>
                <w:rFonts w:ascii="Calibri" w:hAnsi="Calibri"/>
                <w:sz w:val="18"/>
                <w:szCs w:val="18"/>
              </w:rPr>
            </w:pPr>
            <w:r w:rsidRPr="000D1CB5">
              <w:rPr>
                <w:rFonts w:ascii="Calibri" w:hAnsi="Calibri"/>
                <w:sz w:val="18"/>
                <w:szCs w:val="18"/>
              </w:rPr>
              <w:t>0.959</w:t>
            </w:r>
          </w:p>
        </w:tc>
        <w:tc>
          <w:tcPr>
            <w:tcW w:w="0" w:type="auto"/>
            <w:vAlign w:val="center"/>
          </w:tcPr>
          <w:p w14:paraId="62D6D5D5" w14:textId="77777777" w:rsidR="007119DA" w:rsidRPr="000D1CB5" w:rsidRDefault="007119DA" w:rsidP="007C581F">
            <w:pPr>
              <w:jc w:val="center"/>
              <w:rPr>
                <w:rFonts w:ascii="Calibri" w:hAnsi="Calibri"/>
                <w:sz w:val="18"/>
                <w:szCs w:val="18"/>
              </w:rPr>
            </w:pPr>
            <w:r w:rsidRPr="000D1CB5">
              <w:rPr>
                <w:rFonts w:ascii="Calibri" w:hAnsi="Calibri"/>
                <w:sz w:val="18"/>
                <w:szCs w:val="18"/>
              </w:rPr>
              <w:t>0.955</w:t>
            </w:r>
          </w:p>
        </w:tc>
        <w:tc>
          <w:tcPr>
            <w:tcW w:w="0" w:type="auto"/>
            <w:vAlign w:val="center"/>
          </w:tcPr>
          <w:p w14:paraId="62D6D5D6" w14:textId="77777777" w:rsidR="007119DA" w:rsidRPr="000D1CB5" w:rsidRDefault="007119DA" w:rsidP="007C581F">
            <w:pPr>
              <w:jc w:val="center"/>
              <w:rPr>
                <w:rFonts w:ascii="Calibri" w:hAnsi="Calibri"/>
                <w:sz w:val="18"/>
                <w:szCs w:val="18"/>
              </w:rPr>
            </w:pPr>
            <w:r w:rsidRPr="000D1CB5">
              <w:rPr>
                <w:rFonts w:ascii="Calibri" w:hAnsi="Calibri"/>
                <w:sz w:val="18"/>
                <w:szCs w:val="18"/>
              </w:rPr>
              <w:t>0.950</w:t>
            </w:r>
          </w:p>
        </w:tc>
      </w:tr>
      <w:tr w:rsidR="007119DA" w:rsidRPr="000D1CB5" w14:paraId="62D6D5E3" w14:textId="77777777" w:rsidTr="007E5B1C">
        <w:trPr>
          <w:cantSplit/>
          <w:trHeight w:hRule="exact" w:val="187"/>
          <w:jc w:val="center"/>
        </w:trPr>
        <w:tc>
          <w:tcPr>
            <w:tcW w:w="0" w:type="auto"/>
            <w:vMerge/>
            <w:vAlign w:val="center"/>
          </w:tcPr>
          <w:p w14:paraId="62D6D5D8" w14:textId="77777777" w:rsidR="007119DA" w:rsidRPr="000D1CB5" w:rsidRDefault="007119DA" w:rsidP="007C581F">
            <w:pPr>
              <w:jc w:val="center"/>
              <w:rPr>
                <w:rFonts w:ascii="Calibri" w:hAnsi="Calibri"/>
                <w:sz w:val="18"/>
                <w:szCs w:val="18"/>
              </w:rPr>
            </w:pPr>
          </w:p>
        </w:tc>
        <w:tc>
          <w:tcPr>
            <w:tcW w:w="0" w:type="auto"/>
            <w:vAlign w:val="center"/>
          </w:tcPr>
          <w:p w14:paraId="62D6D5D9"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55</w:t>
            </w:r>
          </w:p>
        </w:tc>
        <w:tc>
          <w:tcPr>
            <w:tcW w:w="0" w:type="auto"/>
            <w:vAlign w:val="center"/>
          </w:tcPr>
          <w:p w14:paraId="62D6D5DA" w14:textId="77777777" w:rsidR="007119DA" w:rsidRPr="000D1CB5" w:rsidRDefault="007119DA" w:rsidP="007C581F">
            <w:pPr>
              <w:jc w:val="center"/>
              <w:rPr>
                <w:rFonts w:ascii="Calibri" w:hAnsi="Calibri"/>
                <w:sz w:val="18"/>
                <w:szCs w:val="18"/>
              </w:rPr>
            </w:pPr>
            <w:r w:rsidRPr="000D1CB5">
              <w:rPr>
                <w:rFonts w:ascii="Calibri" w:hAnsi="Calibri"/>
                <w:sz w:val="18"/>
                <w:szCs w:val="18"/>
              </w:rPr>
              <w:t>0.995</w:t>
            </w:r>
          </w:p>
        </w:tc>
        <w:tc>
          <w:tcPr>
            <w:tcW w:w="0" w:type="auto"/>
            <w:vAlign w:val="center"/>
          </w:tcPr>
          <w:p w14:paraId="62D6D5DB" w14:textId="77777777" w:rsidR="007119DA" w:rsidRPr="000D1CB5" w:rsidRDefault="007119DA" w:rsidP="007C581F">
            <w:pPr>
              <w:jc w:val="center"/>
              <w:rPr>
                <w:rFonts w:ascii="Calibri" w:hAnsi="Calibri"/>
                <w:sz w:val="18"/>
                <w:szCs w:val="18"/>
              </w:rPr>
            </w:pPr>
            <w:r w:rsidRPr="000D1CB5">
              <w:rPr>
                <w:rFonts w:ascii="Calibri" w:hAnsi="Calibri"/>
                <w:sz w:val="18"/>
                <w:szCs w:val="18"/>
              </w:rPr>
              <w:t>0.990</w:t>
            </w:r>
          </w:p>
        </w:tc>
        <w:tc>
          <w:tcPr>
            <w:tcW w:w="0" w:type="auto"/>
            <w:vAlign w:val="center"/>
          </w:tcPr>
          <w:p w14:paraId="62D6D5DC" w14:textId="77777777" w:rsidR="007119DA" w:rsidRPr="000D1CB5" w:rsidRDefault="007119DA" w:rsidP="007C581F">
            <w:pPr>
              <w:jc w:val="center"/>
              <w:rPr>
                <w:rFonts w:ascii="Calibri" w:hAnsi="Calibri"/>
                <w:sz w:val="18"/>
                <w:szCs w:val="18"/>
              </w:rPr>
            </w:pPr>
            <w:r w:rsidRPr="000D1CB5">
              <w:rPr>
                <w:rFonts w:ascii="Calibri" w:hAnsi="Calibri"/>
                <w:sz w:val="18"/>
                <w:szCs w:val="18"/>
              </w:rPr>
              <w:t>0.986</w:t>
            </w:r>
          </w:p>
        </w:tc>
        <w:tc>
          <w:tcPr>
            <w:tcW w:w="0" w:type="auto"/>
            <w:vAlign w:val="center"/>
          </w:tcPr>
          <w:p w14:paraId="62D6D5DD" w14:textId="77777777" w:rsidR="007119DA" w:rsidRPr="000D1CB5" w:rsidRDefault="007119DA" w:rsidP="007C581F">
            <w:pPr>
              <w:jc w:val="center"/>
              <w:rPr>
                <w:rFonts w:ascii="Calibri" w:hAnsi="Calibri"/>
                <w:sz w:val="18"/>
                <w:szCs w:val="18"/>
              </w:rPr>
            </w:pPr>
            <w:r w:rsidRPr="000D1CB5">
              <w:rPr>
                <w:rFonts w:ascii="Calibri" w:hAnsi="Calibri"/>
                <w:sz w:val="18"/>
                <w:szCs w:val="18"/>
              </w:rPr>
              <w:t>0.981</w:t>
            </w:r>
          </w:p>
        </w:tc>
        <w:tc>
          <w:tcPr>
            <w:tcW w:w="0" w:type="auto"/>
            <w:vAlign w:val="center"/>
          </w:tcPr>
          <w:p w14:paraId="62D6D5DE" w14:textId="77777777" w:rsidR="007119DA" w:rsidRPr="000D1CB5" w:rsidRDefault="007119DA" w:rsidP="007C581F">
            <w:pPr>
              <w:jc w:val="center"/>
              <w:rPr>
                <w:rFonts w:ascii="Calibri" w:hAnsi="Calibri"/>
                <w:sz w:val="18"/>
                <w:szCs w:val="18"/>
              </w:rPr>
            </w:pPr>
            <w:r w:rsidRPr="000D1CB5">
              <w:rPr>
                <w:rFonts w:ascii="Calibri" w:hAnsi="Calibri"/>
                <w:sz w:val="18"/>
                <w:szCs w:val="18"/>
              </w:rPr>
              <w:t>0.976</w:t>
            </w:r>
          </w:p>
        </w:tc>
        <w:tc>
          <w:tcPr>
            <w:tcW w:w="0" w:type="auto"/>
            <w:vAlign w:val="center"/>
          </w:tcPr>
          <w:p w14:paraId="62D6D5DF" w14:textId="77777777" w:rsidR="007119DA" w:rsidRPr="000D1CB5" w:rsidRDefault="007119DA" w:rsidP="007C581F">
            <w:pPr>
              <w:jc w:val="center"/>
              <w:rPr>
                <w:rFonts w:ascii="Calibri" w:hAnsi="Calibri"/>
                <w:sz w:val="18"/>
                <w:szCs w:val="18"/>
              </w:rPr>
            </w:pPr>
            <w:r w:rsidRPr="000D1CB5">
              <w:rPr>
                <w:rFonts w:ascii="Calibri" w:hAnsi="Calibri"/>
                <w:sz w:val="18"/>
                <w:szCs w:val="18"/>
              </w:rPr>
              <w:t>0.972</w:t>
            </w:r>
          </w:p>
        </w:tc>
        <w:tc>
          <w:tcPr>
            <w:tcW w:w="0" w:type="auto"/>
            <w:vAlign w:val="center"/>
          </w:tcPr>
          <w:p w14:paraId="62D6D5E0" w14:textId="77777777" w:rsidR="007119DA" w:rsidRPr="000D1CB5" w:rsidRDefault="007119DA" w:rsidP="007C581F">
            <w:pPr>
              <w:jc w:val="center"/>
              <w:rPr>
                <w:rFonts w:ascii="Calibri" w:hAnsi="Calibri"/>
                <w:sz w:val="18"/>
                <w:szCs w:val="18"/>
              </w:rPr>
            </w:pPr>
            <w:r w:rsidRPr="000D1CB5">
              <w:rPr>
                <w:rFonts w:ascii="Calibri" w:hAnsi="Calibri"/>
                <w:sz w:val="18"/>
                <w:szCs w:val="18"/>
              </w:rPr>
              <w:t>0.967</w:t>
            </w:r>
          </w:p>
        </w:tc>
        <w:tc>
          <w:tcPr>
            <w:tcW w:w="0" w:type="auto"/>
            <w:vAlign w:val="center"/>
          </w:tcPr>
          <w:p w14:paraId="62D6D5E1" w14:textId="77777777" w:rsidR="007119DA" w:rsidRPr="000D1CB5" w:rsidRDefault="007119DA" w:rsidP="007C581F">
            <w:pPr>
              <w:jc w:val="center"/>
              <w:rPr>
                <w:rFonts w:ascii="Calibri" w:hAnsi="Calibri"/>
                <w:sz w:val="18"/>
                <w:szCs w:val="18"/>
              </w:rPr>
            </w:pPr>
            <w:r w:rsidRPr="000D1CB5">
              <w:rPr>
                <w:rFonts w:ascii="Calibri" w:hAnsi="Calibri"/>
                <w:sz w:val="18"/>
                <w:szCs w:val="18"/>
              </w:rPr>
              <w:t>0.963</w:t>
            </w:r>
          </w:p>
        </w:tc>
        <w:tc>
          <w:tcPr>
            <w:tcW w:w="0" w:type="auto"/>
            <w:vAlign w:val="center"/>
          </w:tcPr>
          <w:p w14:paraId="62D6D5E2" w14:textId="77777777" w:rsidR="007119DA" w:rsidRPr="000D1CB5" w:rsidRDefault="007119DA" w:rsidP="007C581F">
            <w:pPr>
              <w:jc w:val="center"/>
              <w:rPr>
                <w:rFonts w:ascii="Calibri" w:hAnsi="Calibri"/>
                <w:sz w:val="18"/>
                <w:szCs w:val="18"/>
              </w:rPr>
            </w:pPr>
            <w:r w:rsidRPr="000D1CB5">
              <w:rPr>
                <w:rFonts w:ascii="Calibri" w:hAnsi="Calibri"/>
                <w:sz w:val="18"/>
                <w:szCs w:val="18"/>
              </w:rPr>
              <w:t>0.958</w:t>
            </w:r>
          </w:p>
        </w:tc>
      </w:tr>
      <w:tr w:rsidR="007119DA" w:rsidRPr="000D1CB5" w14:paraId="62D6D5EF" w14:textId="77777777" w:rsidTr="007E5B1C">
        <w:trPr>
          <w:cantSplit/>
          <w:trHeight w:hRule="exact" w:val="187"/>
          <w:jc w:val="center"/>
        </w:trPr>
        <w:tc>
          <w:tcPr>
            <w:tcW w:w="0" w:type="auto"/>
            <w:vMerge/>
            <w:vAlign w:val="center"/>
          </w:tcPr>
          <w:p w14:paraId="62D6D5E4" w14:textId="77777777" w:rsidR="007119DA" w:rsidRPr="000D1CB5" w:rsidRDefault="007119DA" w:rsidP="007C581F">
            <w:pPr>
              <w:jc w:val="center"/>
              <w:rPr>
                <w:rFonts w:ascii="Calibri" w:hAnsi="Calibri"/>
                <w:sz w:val="18"/>
                <w:szCs w:val="18"/>
              </w:rPr>
            </w:pPr>
          </w:p>
        </w:tc>
        <w:tc>
          <w:tcPr>
            <w:tcW w:w="0" w:type="auto"/>
            <w:vAlign w:val="center"/>
          </w:tcPr>
          <w:p w14:paraId="62D6D5E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60</w:t>
            </w:r>
          </w:p>
        </w:tc>
        <w:tc>
          <w:tcPr>
            <w:tcW w:w="0" w:type="auto"/>
            <w:vAlign w:val="center"/>
          </w:tcPr>
          <w:p w14:paraId="62D6D5E6" w14:textId="77777777" w:rsidR="007119DA" w:rsidRPr="000D1CB5" w:rsidRDefault="007119DA" w:rsidP="007C581F">
            <w:pPr>
              <w:jc w:val="center"/>
              <w:rPr>
                <w:rFonts w:ascii="Calibri" w:hAnsi="Calibri"/>
                <w:sz w:val="18"/>
                <w:szCs w:val="18"/>
              </w:rPr>
            </w:pPr>
            <w:r w:rsidRPr="000D1CB5">
              <w:rPr>
                <w:rFonts w:ascii="Calibri" w:hAnsi="Calibri"/>
                <w:sz w:val="18"/>
                <w:szCs w:val="18"/>
              </w:rPr>
              <w:t>1.004</w:t>
            </w:r>
          </w:p>
        </w:tc>
        <w:tc>
          <w:tcPr>
            <w:tcW w:w="0" w:type="auto"/>
            <w:vAlign w:val="center"/>
          </w:tcPr>
          <w:p w14:paraId="62D6D5E7" w14:textId="77777777" w:rsidR="007119DA" w:rsidRPr="000D1CB5" w:rsidRDefault="007119DA" w:rsidP="007C581F">
            <w:pPr>
              <w:jc w:val="center"/>
              <w:rPr>
                <w:rFonts w:ascii="Calibri" w:hAnsi="Calibri"/>
                <w:sz w:val="18"/>
                <w:szCs w:val="18"/>
              </w:rPr>
            </w:pPr>
            <w:r w:rsidRPr="000D1CB5">
              <w:rPr>
                <w:rFonts w:ascii="Calibri" w:hAnsi="Calibri"/>
                <w:sz w:val="18"/>
                <w:szCs w:val="18"/>
              </w:rPr>
              <w:t>0.999</w:t>
            </w:r>
          </w:p>
        </w:tc>
        <w:tc>
          <w:tcPr>
            <w:tcW w:w="0" w:type="auto"/>
            <w:vAlign w:val="center"/>
          </w:tcPr>
          <w:p w14:paraId="62D6D5E8" w14:textId="77777777" w:rsidR="007119DA" w:rsidRPr="000D1CB5" w:rsidRDefault="007119DA" w:rsidP="007C581F">
            <w:pPr>
              <w:jc w:val="center"/>
              <w:rPr>
                <w:rFonts w:ascii="Calibri" w:hAnsi="Calibri"/>
                <w:sz w:val="18"/>
                <w:szCs w:val="18"/>
              </w:rPr>
            </w:pPr>
            <w:r w:rsidRPr="000D1CB5">
              <w:rPr>
                <w:rFonts w:ascii="Calibri" w:hAnsi="Calibri"/>
                <w:sz w:val="18"/>
                <w:szCs w:val="18"/>
              </w:rPr>
              <w:t>0.994</w:t>
            </w:r>
          </w:p>
        </w:tc>
        <w:tc>
          <w:tcPr>
            <w:tcW w:w="0" w:type="auto"/>
            <w:vAlign w:val="center"/>
          </w:tcPr>
          <w:p w14:paraId="62D6D5E9" w14:textId="77777777" w:rsidR="007119DA" w:rsidRPr="000D1CB5" w:rsidRDefault="007119DA" w:rsidP="007C581F">
            <w:pPr>
              <w:jc w:val="center"/>
              <w:rPr>
                <w:rFonts w:ascii="Calibri" w:hAnsi="Calibri"/>
                <w:sz w:val="18"/>
                <w:szCs w:val="18"/>
              </w:rPr>
            </w:pPr>
            <w:r w:rsidRPr="000D1CB5">
              <w:rPr>
                <w:rFonts w:ascii="Calibri" w:hAnsi="Calibri"/>
                <w:sz w:val="18"/>
                <w:szCs w:val="18"/>
              </w:rPr>
              <w:t>0.998</w:t>
            </w:r>
          </w:p>
        </w:tc>
        <w:tc>
          <w:tcPr>
            <w:tcW w:w="0" w:type="auto"/>
            <w:vAlign w:val="center"/>
          </w:tcPr>
          <w:p w14:paraId="62D6D5EA" w14:textId="77777777" w:rsidR="007119DA" w:rsidRPr="000D1CB5" w:rsidRDefault="007119DA" w:rsidP="007C581F">
            <w:pPr>
              <w:jc w:val="center"/>
              <w:rPr>
                <w:rFonts w:ascii="Calibri" w:hAnsi="Calibri"/>
                <w:sz w:val="18"/>
                <w:szCs w:val="18"/>
              </w:rPr>
            </w:pPr>
            <w:r w:rsidRPr="000D1CB5">
              <w:rPr>
                <w:rFonts w:ascii="Calibri" w:hAnsi="Calibri"/>
                <w:sz w:val="18"/>
                <w:szCs w:val="18"/>
              </w:rPr>
              <w:t>0.985</w:t>
            </w:r>
          </w:p>
        </w:tc>
        <w:tc>
          <w:tcPr>
            <w:tcW w:w="0" w:type="auto"/>
            <w:vAlign w:val="center"/>
          </w:tcPr>
          <w:p w14:paraId="62D6D5EB" w14:textId="77777777" w:rsidR="007119DA" w:rsidRPr="000D1CB5" w:rsidRDefault="007119DA" w:rsidP="007C581F">
            <w:pPr>
              <w:jc w:val="center"/>
              <w:rPr>
                <w:rFonts w:ascii="Calibri" w:hAnsi="Calibri"/>
                <w:sz w:val="18"/>
                <w:szCs w:val="18"/>
              </w:rPr>
            </w:pPr>
            <w:r w:rsidRPr="000D1CB5">
              <w:rPr>
                <w:rFonts w:ascii="Calibri" w:hAnsi="Calibri"/>
                <w:sz w:val="18"/>
                <w:szCs w:val="18"/>
              </w:rPr>
              <w:t>0.980</w:t>
            </w:r>
          </w:p>
        </w:tc>
        <w:tc>
          <w:tcPr>
            <w:tcW w:w="0" w:type="auto"/>
            <w:vAlign w:val="center"/>
          </w:tcPr>
          <w:p w14:paraId="62D6D5EC" w14:textId="77777777" w:rsidR="007119DA" w:rsidRPr="000D1CB5" w:rsidRDefault="007119DA" w:rsidP="007C581F">
            <w:pPr>
              <w:jc w:val="center"/>
              <w:rPr>
                <w:rFonts w:ascii="Calibri" w:hAnsi="Calibri"/>
                <w:sz w:val="18"/>
                <w:szCs w:val="18"/>
              </w:rPr>
            </w:pPr>
            <w:r w:rsidRPr="000D1CB5">
              <w:rPr>
                <w:rFonts w:ascii="Calibri" w:hAnsi="Calibri"/>
                <w:sz w:val="18"/>
                <w:szCs w:val="18"/>
              </w:rPr>
              <w:t>0.976</w:t>
            </w:r>
          </w:p>
        </w:tc>
        <w:tc>
          <w:tcPr>
            <w:tcW w:w="0" w:type="auto"/>
            <w:vAlign w:val="center"/>
          </w:tcPr>
          <w:p w14:paraId="62D6D5ED" w14:textId="77777777" w:rsidR="007119DA" w:rsidRPr="000D1CB5" w:rsidRDefault="007119DA" w:rsidP="007C581F">
            <w:pPr>
              <w:jc w:val="center"/>
              <w:rPr>
                <w:rFonts w:ascii="Calibri" w:hAnsi="Calibri"/>
                <w:sz w:val="18"/>
                <w:szCs w:val="18"/>
              </w:rPr>
            </w:pPr>
            <w:r w:rsidRPr="000D1CB5">
              <w:rPr>
                <w:rFonts w:ascii="Calibri" w:hAnsi="Calibri"/>
                <w:sz w:val="18"/>
                <w:szCs w:val="18"/>
              </w:rPr>
              <w:t>0.971</w:t>
            </w:r>
          </w:p>
        </w:tc>
        <w:tc>
          <w:tcPr>
            <w:tcW w:w="0" w:type="auto"/>
            <w:vAlign w:val="center"/>
          </w:tcPr>
          <w:p w14:paraId="62D6D5EE" w14:textId="77777777" w:rsidR="007119DA" w:rsidRPr="000D1CB5" w:rsidRDefault="007119DA" w:rsidP="007C581F">
            <w:pPr>
              <w:jc w:val="center"/>
              <w:rPr>
                <w:rFonts w:ascii="Calibri" w:hAnsi="Calibri"/>
                <w:sz w:val="18"/>
                <w:szCs w:val="18"/>
              </w:rPr>
            </w:pPr>
            <w:r w:rsidRPr="000D1CB5">
              <w:rPr>
                <w:rFonts w:ascii="Calibri" w:hAnsi="Calibri"/>
                <w:sz w:val="18"/>
                <w:szCs w:val="18"/>
              </w:rPr>
              <w:t>0.967</w:t>
            </w:r>
          </w:p>
        </w:tc>
      </w:tr>
      <w:tr w:rsidR="007119DA" w:rsidRPr="000D1CB5" w14:paraId="62D6D5FB" w14:textId="77777777" w:rsidTr="007E5B1C">
        <w:trPr>
          <w:cantSplit/>
          <w:trHeight w:hRule="exact" w:val="187"/>
          <w:jc w:val="center"/>
        </w:trPr>
        <w:tc>
          <w:tcPr>
            <w:tcW w:w="0" w:type="auto"/>
            <w:vMerge/>
            <w:vAlign w:val="center"/>
          </w:tcPr>
          <w:p w14:paraId="62D6D5F0" w14:textId="77777777" w:rsidR="007119DA" w:rsidRPr="000D1CB5" w:rsidRDefault="007119DA" w:rsidP="007C581F">
            <w:pPr>
              <w:jc w:val="center"/>
              <w:rPr>
                <w:rFonts w:ascii="Calibri" w:hAnsi="Calibri"/>
                <w:sz w:val="18"/>
                <w:szCs w:val="18"/>
              </w:rPr>
            </w:pPr>
          </w:p>
        </w:tc>
        <w:tc>
          <w:tcPr>
            <w:tcW w:w="0" w:type="auto"/>
            <w:vAlign w:val="center"/>
          </w:tcPr>
          <w:p w14:paraId="62D6D5F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65</w:t>
            </w:r>
          </w:p>
        </w:tc>
        <w:tc>
          <w:tcPr>
            <w:tcW w:w="0" w:type="auto"/>
            <w:vAlign w:val="center"/>
          </w:tcPr>
          <w:p w14:paraId="62D6D5F2" w14:textId="77777777" w:rsidR="007119DA" w:rsidRPr="000D1CB5" w:rsidRDefault="007119DA" w:rsidP="007C581F">
            <w:pPr>
              <w:jc w:val="center"/>
              <w:rPr>
                <w:rFonts w:ascii="Calibri" w:hAnsi="Calibri"/>
                <w:sz w:val="18"/>
                <w:szCs w:val="18"/>
              </w:rPr>
            </w:pPr>
            <w:r w:rsidRPr="000D1CB5">
              <w:rPr>
                <w:rFonts w:ascii="Calibri" w:hAnsi="Calibri"/>
                <w:sz w:val="18"/>
                <w:szCs w:val="18"/>
              </w:rPr>
              <w:t>1.012</w:t>
            </w:r>
          </w:p>
        </w:tc>
        <w:tc>
          <w:tcPr>
            <w:tcW w:w="0" w:type="auto"/>
            <w:vAlign w:val="center"/>
          </w:tcPr>
          <w:p w14:paraId="62D6D5F3" w14:textId="77777777" w:rsidR="007119DA" w:rsidRPr="000D1CB5" w:rsidRDefault="007119DA" w:rsidP="007C581F">
            <w:pPr>
              <w:jc w:val="center"/>
              <w:rPr>
                <w:rFonts w:ascii="Calibri" w:hAnsi="Calibri"/>
                <w:sz w:val="18"/>
                <w:szCs w:val="18"/>
              </w:rPr>
            </w:pPr>
            <w:r w:rsidRPr="000D1CB5">
              <w:rPr>
                <w:rFonts w:ascii="Calibri" w:hAnsi="Calibri"/>
                <w:sz w:val="18"/>
                <w:szCs w:val="18"/>
              </w:rPr>
              <w:t>1.008</w:t>
            </w:r>
          </w:p>
        </w:tc>
        <w:tc>
          <w:tcPr>
            <w:tcW w:w="0" w:type="auto"/>
            <w:vAlign w:val="center"/>
          </w:tcPr>
          <w:p w14:paraId="62D6D5F4" w14:textId="77777777" w:rsidR="007119DA" w:rsidRPr="000D1CB5" w:rsidRDefault="007119DA" w:rsidP="007C581F">
            <w:pPr>
              <w:jc w:val="center"/>
              <w:rPr>
                <w:rFonts w:ascii="Calibri" w:hAnsi="Calibri"/>
                <w:sz w:val="18"/>
                <w:szCs w:val="18"/>
              </w:rPr>
            </w:pPr>
            <w:r w:rsidRPr="000D1CB5">
              <w:rPr>
                <w:rFonts w:ascii="Calibri" w:hAnsi="Calibri"/>
                <w:sz w:val="18"/>
                <w:szCs w:val="18"/>
              </w:rPr>
              <w:t>1.003</w:t>
            </w:r>
          </w:p>
        </w:tc>
        <w:tc>
          <w:tcPr>
            <w:tcW w:w="0" w:type="auto"/>
            <w:vAlign w:val="center"/>
          </w:tcPr>
          <w:p w14:paraId="62D6D5F5" w14:textId="77777777" w:rsidR="007119DA" w:rsidRPr="000D1CB5" w:rsidRDefault="007119DA" w:rsidP="007C581F">
            <w:pPr>
              <w:jc w:val="center"/>
              <w:rPr>
                <w:rFonts w:ascii="Calibri" w:hAnsi="Calibri"/>
                <w:sz w:val="18"/>
                <w:szCs w:val="18"/>
              </w:rPr>
            </w:pPr>
            <w:r w:rsidRPr="000D1CB5">
              <w:rPr>
                <w:rFonts w:ascii="Calibri" w:hAnsi="Calibri"/>
                <w:sz w:val="18"/>
                <w:szCs w:val="18"/>
              </w:rPr>
              <w:t>0.998</w:t>
            </w:r>
          </w:p>
        </w:tc>
        <w:tc>
          <w:tcPr>
            <w:tcW w:w="0" w:type="auto"/>
            <w:vAlign w:val="center"/>
          </w:tcPr>
          <w:p w14:paraId="62D6D5F6" w14:textId="77777777" w:rsidR="007119DA" w:rsidRPr="000D1CB5" w:rsidRDefault="007119DA" w:rsidP="007C581F">
            <w:pPr>
              <w:jc w:val="center"/>
              <w:rPr>
                <w:rFonts w:ascii="Calibri" w:hAnsi="Calibri"/>
                <w:sz w:val="18"/>
                <w:szCs w:val="18"/>
              </w:rPr>
            </w:pPr>
            <w:r w:rsidRPr="000D1CB5">
              <w:rPr>
                <w:rFonts w:ascii="Calibri" w:hAnsi="Calibri"/>
                <w:sz w:val="18"/>
                <w:szCs w:val="18"/>
              </w:rPr>
              <w:t>0.993</w:t>
            </w:r>
          </w:p>
        </w:tc>
        <w:tc>
          <w:tcPr>
            <w:tcW w:w="0" w:type="auto"/>
            <w:vAlign w:val="center"/>
          </w:tcPr>
          <w:p w14:paraId="62D6D5F7" w14:textId="77777777" w:rsidR="007119DA" w:rsidRPr="000D1CB5" w:rsidRDefault="007119DA" w:rsidP="007C581F">
            <w:pPr>
              <w:jc w:val="center"/>
              <w:rPr>
                <w:rFonts w:ascii="Calibri" w:hAnsi="Calibri"/>
                <w:sz w:val="18"/>
                <w:szCs w:val="18"/>
              </w:rPr>
            </w:pPr>
            <w:r w:rsidRPr="000D1CB5">
              <w:rPr>
                <w:rFonts w:ascii="Calibri" w:hAnsi="Calibri"/>
                <w:sz w:val="18"/>
                <w:szCs w:val="18"/>
              </w:rPr>
              <w:t>0.988</w:t>
            </w:r>
          </w:p>
        </w:tc>
        <w:tc>
          <w:tcPr>
            <w:tcW w:w="0" w:type="auto"/>
            <w:vAlign w:val="center"/>
          </w:tcPr>
          <w:p w14:paraId="62D6D5F8" w14:textId="77777777" w:rsidR="007119DA" w:rsidRPr="000D1CB5" w:rsidRDefault="007119DA" w:rsidP="007C581F">
            <w:pPr>
              <w:jc w:val="center"/>
              <w:rPr>
                <w:rFonts w:ascii="Calibri" w:hAnsi="Calibri"/>
                <w:sz w:val="18"/>
                <w:szCs w:val="18"/>
              </w:rPr>
            </w:pPr>
            <w:r w:rsidRPr="000D1CB5">
              <w:rPr>
                <w:rFonts w:ascii="Calibri" w:hAnsi="Calibri"/>
                <w:sz w:val="18"/>
                <w:szCs w:val="18"/>
              </w:rPr>
              <w:t>0.984</w:t>
            </w:r>
          </w:p>
        </w:tc>
        <w:tc>
          <w:tcPr>
            <w:tcW w:w="0" w:type="auto"/>
            <w:vAlign w:val="center"/>
          </w:tcPr>
          <w:p w14:paraId="62D6D5F9" w14:textId="77777777" w:rsidR="007119DA" w:rsidRPr="000D1CB5" w:rsidRDefault="007119DA" w:rsidP="007C581F">
            <w:pPr>
              <w:jc w:val="center"/>
              <w:rPr>
                <w:rFonts w:ascii="Calibri" w:hAnsi="Calibri"/>
                <w:sz w:val="18"/>
                <w:szCs w:val="18"/>
              </w:rPr>
            </w:pPr>
            <w:r w:rsidRPr="000D1CB5">
              <w:rPr>
                <w:rFonts w:ascii="Calibri" w:hAnsi="Calibri"/>
                <w:sz w:val="18"/>
                <w:szCs w:val="18"/>
              </w:rPr>
              <w:t>0.979</w:t>
            </w:r>
          </w:p>
        </w:tc>
        <w:tc>
          <w:tcPr>
            <w:tcW w:w="0" w:type="auto"/>
            <w:vAlign w:val="center"/>
          </w:tcPr>
          <w:p w14:paraId="62D6D5FA" w14:textId="77777777" w:rsidR="007119DA" w:rsidRPr="000D1CB5" w:rsidRDefault="007119DA" w:rsidP="007C581F">
            <w:pPr>
              <w:jc w:val="center"/>
              <w:rPr>
                <w:rFonts w:ascii="Calibri" w:hAnsi="Calibri"/>
                <w:sz w:val="18"/>
                <w:szCs w:val="18"/>
              </w:rPr>
            </w:pPr>
            <w:r w:rsidRPr="000D1CB5">
              <w:rPr>
                <w:rFonts w:ascii="Calibri" w:hAnsi="Calibri"/>
                <w:sz w:val="18"/>
                <w:szCs w:val="18"/>
              </w:rPr>
              <w:t>0.975</w:t>
            </w:r>
          </w:p>
        </w:tc>
      </w:tr>
      <w:tr w:rsidR="007119DA" w:rsidRPr="000D1CB5" w14:paraId="62D6D607" w14:textId="77777777" w:rsidTr="007E5B1C">
        <w:trPr>
          <w:cantSplit/>
          <w:trHeight w:hRule="exact" w:val="187"/>
          <w:jc w:val="center"/>
        </w:trPr>
        <w:tc>
          <w:tcPr>
            <w:tcW w:w="0" w:type="auto"/>
            <w:vMerge/>
            <w:vAlign w:val="center"/>
          </w:tcPr>
          <w:p w14:paraId="62D6D5FC" w14:textId="77777777" w:rsidR="007119DA" w:rsidRPr="000D1CB5" w:rsidRDefault="007119DA" w:rsidP="007C581F">
            <w:pPr>
              <w:jc w:val="center"/>
              <w:rPr>
                <w:rFonts w:ascii="Calibri" w:hAnsi="Calibri"/>
                <w:sz w:val="18"/>
                <w:szCs w:val="18"/>
              </w:rPr>
            </w:pPr>
          </w:p>
        </w:tc>
        <w:tc>
          <w:tcPr>
            <w:tcW w:w="0" w:type="auto"/>
            <w:vAlign w:val="center"/>
          </w:tcPr>
          <w:p w14:paraId="62D6D5F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70</w:t>
            </w:r>
          </w:p>
        </w:tc>
        <w:tc>
          <w:tcPr>
            <w:tcW w:w="0" w:type="auto"/>
            <w:vAlign w:val="center"/>
          </w:tcPr>
          <w:p w14:paraId="62D6D5FE" w14:textId="77777777" w:rsidR="007119DA" w:rsidRPr="000D1CB5" w:rsidRDefault="007119DA" w:rsidP="007C581F">
            <w:pPr>
              <w:jc w:val="center"/>
              <w:rPr>
                <w:rFonts w:ascii="Calibri" w:hAnsi="Calibri"/>
                <w:sz w:val="18"/>
                <w:szCs w:val="18"/>
              </w:rPr>
            </w:pPr>
            <w:r w:rsidRPr="000D1CB5">
              <w:rPr>
                <w:rFonts w:ascii="Calibri" w:hAnsi="Calibri"/>
                <w:sz w:val="18"/>
                <w:szCs w:val="18"/>
              </w:rPr>
              <w:t>1.021</w:t>
            </w:r>
          </w:p>
        </w:tc>
        <w:tc>
          <w:tcPr>
            <w:tcW w:w="0" w:type="auto"/>
            <w:vAlign w:val="center"/>
          </w:tcPr>
          <w:p w14:paraId="62D6D5FF" w14:textId="77777777" w:rsidR="007119DA" w:rsidRPr="000D1CB5" w:rsidRDefault="007119DA" w:rsidP="007C581F">
            <w:pPr>
              <w:jc w:val="center"/>
              <w:rPr>
                <w:rFonts w:ascii="Calibri" w:hAnsi="Calibri"/>
                <w:sz w:val="18"/>
                <w:szCs w:val="18"/>
              </w:rPr>
            </w:pPr>
            <w:r w:rsidRPr="000D1CB5">
              <w:rPr>
                <w:rFonts w:ascii="Calibri" w:hAnsi="Calibri"/>
                <w:sz w:val="18"/>
                <w:szCs w:val="18"/>
              </w:rPr>
              <w:t>1.016</w:t>
            </w:r>
          </w:p>
        </w:tc>
        <w:tc>
          <w:tcPr>
            <w:tcW w:w="0" w:type="auto"/>
            <w:vAlign w:val="center"/>
          </w:tcPr>
          <w:p w14:paraId="62D6D600" w14:textId="77777777" w:rsidR="007119DA" w:rsidRPr="000D1CB5" w:rsidRDefault="007119DA" w:rsidP="007C581F">
            <w:pPr>
              <w:jc w:val="center"/>
              <w:rPr>
                <w:rFonts w:ascii="Calibri" w:hAnsi="Calibri"/>
                <w:sz w:val="18"/>
                <w:szCs w:val="18"/>
              </w:rPr>
            </w:pPr>
            <w:r w:rsidRPr="000D1CB5">
              <w:rPr>
                <w:rFonts w:ascii="Calibri" w:hAnsi="Calibri"/>
                <w:sz w:val="18"/>
                <w:szCs w:val="18"/>
              </w:rPr>
              <w:t>1.011</w:t>
            </w:r>
          </w:p>
        </w:tc>
        <w:tc>
          <w:tcPr>
            <w:tcW w:w="0" w:type="auto"/>
            <w:vAlign w:val="center"/>
          </w:tcPr>
          <w:p w14:paraId="62D6D601" w14:textId="77777777" w:rsidR="007119DA" w:rsidRPr="000D1CB5" w:rsidRDefault="007119DA" w:rsidP="007C581F">
            <w:pPr>
              <w:jc w:val="center"/>
              <w:rPr>
                <w:rFonts w:ascii="Calibri" w:hAnsi="Calibri"/>
                <w:sz w:val="18"/>
                <w:szCs w:val="18"/>
              </w:rPr>
            </w:pPr>
            <w:r w:rsidRPr="000D1CB5">
              <w:rPr>
                <w:rFonts w:ascii="Calibri" w:hAnsi="Calibri"/>
                <w:sz w:val="18"/>
                <w:szCs w:val="18"/>
              </w:rPr>
              <w:t>1.006</w:t>
            </w:r>
          </w:p>
        </w:tc>
        <w:tc>
          <w:tcPr>
            <w:tcW w:w="0" w:type="auto"/>
            <w:vAlign w:val="center"/>
          </w:tcPr>
          <w:p w14:paraId="62D6D602" w14:textId="77777777" w:rsidR="007119DA" w:rsidRPr="000D1CB5" w:rsidRDefault="007119DA" w:rsidP="007C581F">
            <w:pPr>
              <w:jc w:val="center"/>
              <w:rPr>
                <w:rFonts w:ascii="Calibri" w:hAnsi="Calibri"/>
                <w:sz w:val="18"/>
                <w:szCs w:val="18"/>
              </w:rPr>
            </w:pPr>
            <w:r w:rsidRPr="000D1CB5">
              <w:rPr>
                <w:rFonts w:ascii="Calibri" w:hAnsi="Calibri"/>
                <w:sz w:val="18"/>
                <w:szCs w:val="18"/>
              </w:rPr>
              <w:t>1.001</w:t>
            </w:r>
          </w:p>
        </w:tc>
        <w:tc>
          <w:tcPr>
            <w:tcW w:w="0" w:type="auto"/>
            <w:vAlign w:val="center"/>
          </w:tcPr>
          <w:p w14:paraId="62D6D603" w14:textId="77777777" w:rsidR="007119DA" w:rsidRPr="000D1CB5" w:rsidRDefault="007119DA" w:rsidP="007C581F">
            <w:pPr>
              <w:jc w:val="center"/>
              <w:rPr>
                <w:rFonts w:ascii="Calibri" w:hAnsi="Calibri"/>
                <w:sz w:val="18"/>
                <w:szCs w:val="18"/>
              </w:rPr>
            </w:pPr>
            <w:r w:rsidRPr="000D1CB5">
              <w:rPr>
                <w:rFonts w:ascii="Calibri" w:hAnsi="Calibri"/>
                <w:sz w:val="18"/>
                <w:szCs w:val="18"/>
              </w:rPr>
              <w:t>0.997</w:t>
            </w:r>
          </w:p>
        </w:tc>
        <w:tc>
          <w:tcPr>
            <w:tcW w:w="0" w:type="auto"/>
            <w:vAlign w:val="center"/>
          </w:tcPr>
          <w:p w14:paraId="62D6D604" w14:textId="77777777" w:rsidR="007119DA" w:rsidRPr="000D1CB5" w:rsidRDefault="007119DA" w:rsidP="007C581F">
            <w:pPr>
              <w:jc w:val="center"/>
              <w:rPr>
                <w:rFonts w:ascii="Calibri" w:hAnsi="Calibri"/>
                <w:sz w:val="18"/>
                <w:szCs w:val="18"/>
              </w:rPr>
            </w:pPr>
            <w:r w:rsidRPr="000D1CB5">
              <w:rPr>
                <w:rFonts w:ascii="Calibri" w:hAnsi="Calibri"/>
                <w:sz w:val="18"/>
                <w:szCs w:val="18"/>
              </w:rPr>
              <w:t>0.992</w:t>
            </w:r>
          </w:p>
        </w:tc>
        <w:tc>
          <w:tcPr>
            <w:tcW w:w="0" w:type="auto"/>
            <w:vAlign w:val="center"/>
          </w:tcPr>
          <w:p w14:paraId="62D6D605" w14:textId="77777777" w:rsidR="007119DA" w:rsidRPr="000D1CB5" w:rsidRDefault="007119DA" w:rsidP="007C581F">
            <w:pPr>
              <w:jc w:val="center"/>
              <w:rPr>
                <w:rFonts w:ascii="Calibri" w:hAnsi="Calibri"/>
                <w:sz w:val="18"/>
                <w:szCs w:val="18"/>
              </w:rPr>
            </w:pPr>
            <w:r w:rsidRPr="000D1CB5">
              <w:rPr>
                <w:rFonts w:ascii="Calibri" w:hAnsi="Calibri"/>
                <w:sz w:val="18"/>
                <w:szCs w:val="18"/>
              </w:rPr>
              <w:t>0.988</w:t>
            </w:r>
          </w:p>
        </w:tc>
        <w:tc>
          <w:tcPr>
            <w:tcW w:w="0" w:type="auto"/>
            <w:vAlign w:val="center"/>
          </w:tcPr>
          <w:p w14:paraId="62D6D606" w14:textId="77777777" w:rsidR="007119DA" w:rsidRPr="000D1CB5" w:rsidRDefault="007119DA" w:rsidP="007C581F">
            <w:pPr>
              <w:jc w:val="center"/>
              <w:rPr>
                <w:rFonts w:ascii="Calibri" w:hAnsi="Calibri"/>
                <w:sz w:val="18"/>
                <w:szCs w:val="18"/>
              </w:rPr>
            </w:pPr>
            <w:r w:rsidRPr="000D1CB5">
              <w:rPr>
                <w:rFonts w:ascii="Calibri" w:hAnsi="Calibri"/>
                <w:sz w:val="18"/>
                <w:szCs w:val="18"/>
              </w:rPr>
              <w:t>0.983</w:t>
            </w:r>
          </w:p>
        </w:tc>
      </w:tr>
      <w:tr w:rsidR="007119DA" w:rsidRPr="000D1CB5" w14:paraId="62D6D613" w14:textId="77777777" w:rsidTr="007E5B1C">
        <w:trPr>
          <w:cantSplit/>
          <w:trHeight w:hRule="exact" w:val="187"/>
          <w:jc w:val="center"/>
        </w:trPr>
        <w:tc>
          <w:tcPr>
            <w:tcW w:w="0" w:type="auto"/>
            <w:vMerge/>
            <w:vAlign w:val="center"/>
          </w:tcPr>
          <w:p w14:paraId="62D6D608" w14:textId="77777777" w:rsidR="007119DA" w:rsidRPr="000D1CB5" w:rsidRDefault="007119DA" w:rsidP="007C581F">
            <w:pPr>
              <w:jc w:val="center"/>
              <w:rPr>
                <w:rFonts w:ascii="Calibri" w:hAnsi="Calibri"/>
                <w:sz w:val="18"/>
                <w:szCs w:val="18"/>
              </w:rPr>
            </w:pPr>
          </w:p>
        </w:tc>
        <w:tc>
          <w:tcPr>
            <w:tcW w:w="0" w:type="auto"/>
            <w:vAlign w:val="center"/>
          </w:tcPr>
          <w:p w14:paraId="62D6D609"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75</w:t>
            </w:r>
          </w:p>
        </w:tc>
        <w:tc>
          <w:tcPr>
            <w:tcW w:w="0" w:type="auto"/>
            <w:vAlign w:val="center"/>
          </w:tcPr>
          <w:p w14:paraId="62D6D60A" w14:textId="77777777" w:rsidR="007119DA" w:rsidRPr="000D1CB5" w:rsidRDefault="007119DA" w:rsidP="007C581F">
            <w:pPr>
              <w:jc w:val="center"/>
              <w:rPr>
                <w:rFonts w:ascii="Calibri" w:hAnsi="Calibri"/>
                <w:sz w:val="18"/>
                <w:szCs w:val="18"/>
              </w:rPr>
            </w:pPr>
            <w:r w:rsidRPr="000D1CB5">
              <w:rPr>
                <w:rFonts w:ascii="Calibri" w:hAnsi="Calibri"/>
                <w:sz w:val="18"/>
                <w:szCs w:val="18"/>
              </w:rPr>
              <w:t>1.029</w:t>
            </w:r>
          </w:p>
        </w:tc>
        <w:tc>
          <w:tcPr>
            <w:tcW w:w="0" w:type="auto"/>
            <w:vAlign w:val="center"/>
          </w:tcPr>
          <w:p w14:paraId="62D6D60B" w14:textId="77777777" w:rsidR="007119DA" w:rsidRPr="000D1CB5" w:rsidRDefault="007119DA" w:rsidP="007C581F">
            <w:pPr>
              <w:jc w:val="center"/>
              <w:rPr>
                <w:rFonts w:ascii="Calibri" w:hAnsi="Calibri"/>
                <w:sz w:val="18"/>
                <w:szCs w:val="18"/>
              </w:rPr>
            </w:pPr>
            <w:r w:rsidRPr="000D1CB5">
              <w:rPr>
                <w:rFonts w:ascii="Calibri" w:hAnsi="Calibri"/>
                <w:sz w:val="18"/>
                <w:szCs w:val="18"/>
              </w:rPr>
              <w:t>1.024</w:t>
            </w:r>
          </w:p>
        </w:tc>
        <w:tc>
          <w:tcPr>
            <w:tcW w:w="0" w:type="auto"/>
            <w:vAlign w:val="center"/>
          </w:tcPr>
          <w:p w14:paraId="62D6D60C" w14:textId="77777777" w:rsidR="007119DA" w:rsidRPr="000D1CB5" w:rsidRDefault="007119DA" w:rsidP="007C581F">
            <w:pPr>
              <w:jc w:val="center"/>
              <w:rPr>
                <w:rFonts w:ascii="Calibri" w:hAnsi="Calibri"/>
                <w:sz w:val="18"/>
                <w:szCs w:val="18"/>
              </w:rPr>
            </w:pPr>
            <w:r w:rsidRPr="000D1CB5">
              <w:rPr>
                <w:rFonts w:ascii="Calibri" w:hAnsi="Calibri"/>
                <w:sz w:val="18"/>
                <w:szCs w:val="18"/>
              </w:rPr>
              <w:t>1.019</w:t>
            </w:r>
          </w:p>
        </w:tc>
        <w:tc>
          <w:tcPr>
            <w:tcW w:w="0" w:type="auto"/>
            <w:vAlign w:val="center"/>
          </w:tcPr>
          <w:p w14:paraId="62D6D60D" w14:textId="77777777" w:rsidR="007119DA" w:rsidRPr="000D1CB5" w:rsidRDefault="007119DA" w:rsidP="007C581F">
            <w:pPr>
              <w:jc w:val="center"/>
              <w:rPr>
                <w:rFonts w:ascii="Calibri" w:hAnsi="Calibri"/>
                <w:sz w:val="18"/>
                <w:szCs w:val="18"/>
              </w:rPr>
            </w:pPr>
            <w:r w:rsidRPr="000D1CB5">
              <w:rPr>
                <w:rFonts w:ascii="Calibri" w:hAnsi="Calibri"/>
                <w:sz w:val="18"/>
                <w:szCs w:val="18"/>
              </w:rPr>
              <w:t>1.015</w:t>
            </w:r>
          </w:p>
        </w:tc>
        <w:tc>
          <w:tcPr>
            <w:tcW w:w="0" w:type="auto"/>
            <w:vAlign w:val="center"/>
          </w:tcPr>
          <w:p w14:paraId="62D6D60E" w14:textId="77777777" w:rsidR="007119DA" w:rsidRPr="000D1CB5" w:rsidRDefault="007119DA" w:rsidP="007C581F">
            <w:pPr>
              <w:jc w:val="center"/>
              <w:rPr>
                <w:rFonts w:ascii="Calibri" w:hAnsi="Calibri"/>
                <w:sz w:val="18"/>
                <w:szCs w:val="18"/>
              </w:rPr>
            </w:pPr>
            <w:r w:rsidRPr="000D1CB5">
              <w:rPr>
                <w:rFonts w:ascii="Calibri" w:hAnsi="Calibri"/>
                <w:sz w:val="18"/>
                <w:szCs w:val="18"/>
              </w:rPr>
              <w:t>1.010</w:t>
            </w:r>
          </w:p>
        </w:tc>
        <w:tc>
          <w:tcPr>
            <w:tcW w:w="0" w:type="auto"/>
            <w:vAlign w:val="center"/>
          </w:tcPr>
          <w:p w14:paraId="62D6D60F" w14:textId="77777777" w:rsidR="007119DA" w:rsidRPr="000D1CB5" w:rsidRDefault="007119DA" w:rsidP="007C581F">
            <w:pPr>
              <w:jc w:val="center"/>
              <w:rPr>
                <w:rFonts w:ascii="Calibri" w:hAnsi="Calibri"/>
                <w:sz w:val="18"/>
                <w:szCs w:val="18"/>
              </w:rPr>
            </w:pPr>
            <w:r w:rsidRPr="000D1CB5">
              <w:rPr>
                <w:rFonts w:ascii="Calibri" w:hAnsi="Calibri"/>
                <w:sz w:val="18"/>
                <w:szCs w:val="18"/>
              </w:rPr>
              <w:t>1.005</w:t>
            </w:r>
          </w:p>
        </w:tc>
        <w:tc>
          <w:tcPr>
            <w:tcW w:w="0" w:type="auto"/>
            <w:vAlign w:val="center"/>
          </w:tcPr>
          <w:p w14:paraId="62D6D610" w14:textId="77777777" w:rsidR="007119DA" w:rsidRPr="000D1CB5" w:rsidRDefault="007119DA" w:rsidP="007C581F">
            <w:pPr>
              <w:jc w:val="center"/>
              <w:rPr>
                <w:rFonts w:ascii="Calibri" w:hAnsi="Calibri"/>
                <w:sz w:val="18"/>
                <w:szCs w:val="18"/>
              </w:rPr>
            </w:pPr>
            <w:r w:rsidRPr="000D1CB5">
              <w:rPr>
                <w:rFonts w:ascii="Calibri" w:hAnsi="Calibri"/>
                <w:sz w:val="18"/>
                <w:szCs w:val="18"/>
              </w:rPr>
              <w:t>1.000</w:t>
            </w:r>
          </w:p>
        </w:tc>
        <w:tc>
          <w:tcPr>
            <w:tcW w:w="0" w:type="auto"/>
            <w:vAlign w:val="center"/>
          </w:tcPr>
          <w:p w14:paraId="62D6D611" w14:textId="77777777" w:rsidR="007119DA" w:rsidRPr="000D1CB5" w:rsidRDefault="007119DA" w:rsidP="007C581F">
            <w:pPr>
              <w:jc w:val="center"/>
              <w:rPr>
                <w:rFonts w:ascii="Calibri" w:hAnsi="Calibri"/>
                <w:sz w:val="18"/>
                <w:szCs w:val="18"/>
              </w:rPr>
            </w:pPr>
            <w:r w:rsidRPr="000D1CB5">
              <w:rPr>
                <w:rFonts w:ascii="Calibri" w:hAnsi="Calibri"/>
                <w:sz w:val="18"/>
                <w:szCs w:val="18"/>
              </w:rPr>
              <w:t>0.996</w:t>
            </w:r>
          </w:p>
        </w:tc>
        <w:tc>
          <w:tcPr>
            <w:tcW w:w="0" w:type="auto"/>
            <w:vAlign w:val="center"/>
          </w:tcPr>
          <w:p w14:paraId="62D6D612" w14:textId="77777777" w:rsidR="007119DA" w:rsidRPr="000D1CB5" w:rsidRDefault="007119DA" w:rsidP="007C581F">
            <w:pPr>
              <w:jc w:val="center"/>
              <w:rPr>
                <w:rFonts w:ascii="Calibri" w:hAnsi="Calibri"/>
                <w:sz w:val="18"/>
                <w:szCs w:val="18"/>
              </w:rPr>
            </w:pPr>
            <w:r w:rsidRPr="000D1CB5">
              <w:rPr>
                <w:rFonts w:ascii="Calibri" w:hAnsi="Calibri"/>
                <w:sz w:val="18"/>
                <w:szCs w:val="18"/>
              </w:rPr>
              <w:t>0.991</w:t>
            </w:r>
          </w:p>
        </w:tc>
      </w:tr>
      <w:tr w:rsidR="007119DA" w:rsidRPr="000D1CB5" w14:paraId="62D6D61F" w14:textId="77777777" w:rsidTr="007E5B1C">
        <w:trPr>
          <w:cantSplit/>
          <w:trHeight w:hRule="exact" w:val="187"/>
          <w:jc w:val="center"/>
        </w:trPr>
        <w:tc>
          <w:tcPr>
            <w:tcW w:w="0" w:type="auto"/>
            <w:vMerge/>
            <w:vAlign w:val="center"/>
          </w:tcPr>
          <w:p w14:paraId="62D6D614" w14:textId="77777777" w:rsidR="007119DA" w:rsidRPr="000D1CB5" w:rsidRDefault="007119DA" w:rsidP="007C581F">
            <w:pPr>
              <w:jc w:val="center"/>
              <w:rPr>
                <w:rFonts w:ascii="Calibri" w:hAnsi="Calibri"/>
                <w:sz w:val="18"/>
                <w:szCs w:val="18"/>
              </w:rPr>
            </w:pPr>
          </w:p>
        </w:tc>
        <w:tc>
          <w:tcPr>
            <w:tcW w:w="0" w:type="auto"/>
            <w:vAlign w:val="center"/>
          </w:tcPr>
          <w:p w14:paraId="62D6D61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80</w:t>
            </w:r>
          </w:p>
        </w:tc>
        <w:tc>
          <w:tcPr>
            <w:tcW w:w="0" w:type="auto"/>
            <w:vAlign w:val="center"/>
          </w:tcPr>
          <w:p w14:paraId="62D6D616" w14:textId="77777777" w:rsidR="007119DA" w:rsidRPr="000D1CB5" w:rsidRDefault="007119DA" w:rsidP="007C581F">
            <w:pPr>
              <w:jc w:val="center"/>
              <w:rPr>
                <w:rFonts w:ascii="Calibri" w:hAnsi="Calibri"/>
                <w:sz w:val="18"/>
                <w:szCs w:val="18"/>
              </w:rPr>
            </w:pPr>
            <w:r w:rsidRPr="000D1CB5">
              <w:rPr>
                <w:rFonts w:ascii="Calibri" w:hAnsi="Calibri"/>
                <w:sz w:val="18"/>
                <w:szCs w:val="18"/>
              </w:rPr>
              <w:t>1.038</w:t>
            </w:r>
          </w:p>
        </w:tc>
        <w:tc>
          <w:tcPr>
            <w:tcW w:w="0" w:type="auto"/>
            <w:vAlign w:val="center"/>
          </w:tcPr>
          <w:p w14:paraId="62D6D617" w14:textId="77777777" w:rsidR="007119DA" w:rsidRPr="000D1CB5" w:rsidRDefault="007119DA" w:rsidP="007C581F">
            <w:pPr>
              <w:jc w:val="center"/>
              <w:rPr>
                <w:rFonts w:ascii="Calibri" w:hAnsi="Calibri"/>
                <w:sz w:val="18"/>
                <w:szCs w:val="18"/>
              </w:rPr>
            </w:pPr>
            <w:r w:rsidRPr="000D1CB5">
              <w:rPr>
                <w:rFonts w:ascii="Calibri" w:hAnsi="Calibri"/>
                <w:sz w:val="18"/>
                <w:szCs w:val="18"/>
              </w:rPr>
              <w:t>1.033</w:t>
            </w:r>
          </w:p>
        </w:tc>
        <w:tc>
          <w:tcPr>
            <w:tcW w:w="0" w:type="auto"/>
            <w:vAlign w:val="center"/>
          </w:tcPr>
          <w:p w14:paraId="62D6D618" w14:textId="77777777" w:rsidR="007119DA" w:rsidRPr="000D1CB5" w:rsidRDefault="007119DA" w:rsidP="007C581F">
            <w:pPr>
              <w:jc w:val="center"/>
              <w:rPr>
                <w:rFonts w:ascii="Calibri" w:hAnsi="Calibri"/>
                <w:sz w:val="18"/>
                <w:szCs w:val="18"/>
              </w:rPr>
            </w:pPr>
            <w:r w:rsidRPr="000D1CB5">
              <w:rPr>
                <w:rFonts w:ascii="Calibri" w:hAnsi="Calibri"/>
                <w:sz w:val="18"/>
                <w:szCs w:val="18"/>
              </w:rPr>
              <w:t>1.028</w:t>
            </w:r>
          </w:p>
        </w:tc>
        <w:tc>
          <w:tcPr>
            <w:tcW w:w="0" w:type="auto"/>
            <w:vAlign w:val="center"/>
          </w:tcPr>
          <w:p w14:paraId="62D6D619" w14:textId="77777777" w:rsidR="007119DA" w:rsidRPr="000D1CB5" w:rsidRDefault="007119DA" w:rsidP="007C581F">
            <w:pPr>
              <w:jc w:val="center"/>
              <w:rPr>
                <w:rFonts w:ascii="Calibri" w:hAnsi="Calibri"/>
                <w:sz w:val="18"/>
                <w:szCs w:val="18"/>
              </w:rPr>
            </w:pPr>
            <w:r w:rsidRPr="000D1CB5">
              <w:rPr>
                <w:rFonts w:ascii="Calibri" w:hAnsi="Calibri"/>
                <w:sz w:val="18"/>
                <w:szCs w:val="18"/>
              </w:rPr>
              <w:t>1.023</w:t>
            </w:r>
          </w:p>
        </w:tc>
        <w:tc>
          <w:tcPr>
            <w:tcW w:w="0" w:type="auto"/>
            <w:vAlign w:val="center"/>
          </w:tcPr>
          <w:p w14:paraId="62D6D61A" w14:textId="77777777" w:rsidR="007119DA" w:rsidRPr="000D1CB5" w:rsidRDefault="007119DA" w:rsidP="007C581F">
            <w:pPr>
              <w:jc w:val="center"/>
              <w:rPr>
                <w:rFonts w:ascii="Calibri" w:hAnsi="Calibri"/>
                <w:sz w:val="18"/>
                <w:szCs w:val="18"/>
              </w:rPr>
            </w:pPr>
            <w:r w:rsidRPr="000D1CB5">
              <w:rPr>
                <w:rFonts w:ascii="Calibri" w:hAnsi="Calibri"/>
                <w:sz w:val="18"/>
                <w:szCs w:val="18"/>
              </w:rPr>
              <w:t>1.018</w:t>
            </w:r>
          </w:p>
        </w:tc>
        <w:tc>
          <w:tcPr>
            <w:tcW w:w="0" w:type="auto"/>
            <w:vAlign w:val="center"/>
          </w:tcPr>
          <w:p w14:paraId="62D6D61B" w14:textId="77777777" w:rsidR="007119DA" w:rsidRPr="000D1CB5" w:rsidRDefault="007119DA" w:rsidP="007C581F">
            <w:pPr>
              <w:jc w:val="center"/>
              <w:rPr>
                <w:rFonts w:ascii="Calibri" w:hAnsi="Calibri"/>
                <w:sz w:val="18"/>
                <w:szCs w:val="18"/>
              </w:rPr>
            </w:pPr>
            <w:r w:rsidRPr="000D1CB5">
              <w:rPr>
                <w:rFonts w:ascii="Calibri" w:hAnsi="Calibri"/>
                <w:sz w:val="18"/>
                <w:szCs w:val="18"/>
              </w:rPr>
              <w:t>1.013</w:t>
            </w:r>
          </w:p>
        </w:tc>
        <w:tc>
          <w:tcPr>
            <w:tcW w:w="0" w:type="auto"/>
            <w:vAlign w:val="center"/>
          </w:tcPr>
          <w:p w14:paraId="62D6D61C" w14:textId="77777777" w:rsidR="007119DA" w:rsidRPr="000D1CB5" w:rsidRDefault="007119DA" w:rsidP="007C581F">
            <w:pPr>
              <w:jc w:val="center"/>
              <w:rPr>
                <w:rFonts w:ascii="Calibri" w:hAnsi="Calibri"/>
                <w:sz w:val="18"/>
                <w:szCs w:val="18"/>
              </w:rPr>
            </w:pPr>
            <w:r w:rsidRPr="000D1CB5">
              <w:rPr>
                <w:rFonts w:ascii="Calibri" w:hAnsi="Calibri"/>
                <w:sz w:val="18"/>
                <w:szCs w:val="18"/>
              </w:rPr>
              <w:t>1.009</w:t>
            </w:r>
          </w:p>
        </w:tc>
        <w:tc>
          <w:tcPr>
            <w:tcW w:w="0" w:type="auto"/>
            <w:vAlign w:val="center"/>
          </w:tcPr>
          <w:p w14:paraId="62D6D61D" w14:textId="77777777" w:rsidR="007119DA" w:rsidRPr="000D1CB5" w:rsidRDefault="007119DA" w:rsidP="007C581F">
            <w:pPr>
              <w:jc w:val="center"/>
              <w:rPr>
                <w:rFonts w:ascii="Calibri" w:hAnsi="Calibri"/>
                <w:sz w:val="18"/>
                <w:szCs w:val="18"/>
              </w:rPr>
            </w:pPr>
            <w:r w:rsidRPr="000D1CB5">
              <w:rPr>
                <w:rFonts w:ascii="Calibri" w:hAnsi="Calibri"/>
                <w:sz w:val="18"/>
                <w:szCs w:val="18"/>
              </w:rPr>
              <w:t>1.004</w:t>
            </w:r>
          </w:p>
        </w:tc>
        <w:tc>
          <w:tcPr>
            <w:tcW w:w="0" w:type="auto"/>
            <w:vAlign w:val="center"/>
          </w:tcPr>
          <w:p w14:paraId="62D6D61E" w14:textId="77777777" w:rsidR="007119DA" w:rsidRPr="000D1CB5" w:rsidRDefault="007119DA" w:rsidP="007C581F">
            <w:pPr>
              <w:jc w:val="center"/>
              <w:rPr>
                <w:rFonts w:ascii="Calibri" w:hAnsi="Calibri"/>
                <w:sz w:val="18"/>
                <w:szCs w:val="18"/>
              </w:rPr>
            </w:pPr>
            <w:r w:rsidRPr="000D1CB5">
              <w:rPr>
                <w:rFonts w:ascii="Calibri" w:hAnsi="Calibri"/>
                <w:sz w:val="18"/>
                <w:szCs w:val="18"/>
              </w:rPr>
              <w:t>0.999</w:t>
            </w:r>
          </w:p>
        </w:tc>
      </w:tr>
      <w:tr w:rsidR="007119DA" w:rsidRPr="000D1CB5" w14:paraId="62D6D62B" w14:textId="77777777" w:rsidTr="007E5B1C">
        <w:trPr>
          <w:cantSplit/>
          <w:trHeight w:hRule="exact" w:val="187"/>
          <w:jc w:val="center"/>
        </w:trPr>
        <w:tc>
          <w:tcPr>
            <w:tcW w:w="0" w:type="auto"/>
            <w:vMerge/>
            <w:vAlign w:val="center"/>
          </w:tcPr>
          <w:p w14:paraId="62D6D620" w14:textId="77777777" w:rsidR="007119DA" w:rsidRPr="000D1CB5" w:rsidRDefault="007119DA" w:rsidP="007C581F">
            <w:pPr>
              <w:jc w:val="center"/>
              <w:rPr>
                <w:rFonts w:ascii="Calibri" w:hAnsi="Calibri"/>
                <w:sz w:val="18"/>
                <w:szCs w:val="18"/>
              </w:rPr>
            </w:pPr>
          </w:p>
        </w:tc>
        <w:tc>
          <w:tcPr>
            <w:tcW w:w="0" w:type="auto"/>
            <w:vAlign w:val="center"/>
          </w:tcPr>
          <w:p w14:paraId="62D6D62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85</w:t>
            </w:r>
          </w:p>
        </w:tc>
        <w:tc>
          <w:tcPr>
            <w:tcW w:w="0" w:type="auto"/>
            <w:vAlign w:val="center"/>
          </w:tcPr>
          <w:p w14:paraId="62D6D622" w14:textId="77777777" w:rsidR="007119DA" w:rsidRPr="000D1CB5" w:rsidRDefault="007119DA" w:rsidP="007C581F">
            <w:pPr>
              <w:jc w:val="center"/>
              <w:rPr>
                <w:rFonts w:ascii="Calibri" w:hAnsi="Calibri"/>
                <w:sz w:val="18"/>
                <w:szCs w:val="18"/>
              </w:rPr>
            </w:pPr>
            <w:r w:rsidRPr="000D1CB5">
              <w:rPr>
                <w:rFonts w:ascii="Calibri" w:hAnsi="Calibri"/>
                <w:sz w:val="18"/>
                <w:szCs w:val="18"/>
              </w:rPr>
              <w:t>1.046</w:t>
            </w:r>
          </w:p>
        </w:tc>
        <w:tc>
          <w:tcPr>
            <w:tcW w:w="0" w:type="auto"/>
            <w:vAlign w:val="center"/>
          </w:tcPr>
          <w:p w14:paraId="62D6D623" w14:textId="77777777" w:rsidR="007119DA" w:rsidRPr="000D1CB5" w:rsidRDefault="007119DA" w:rsidP="007C581F">
            <w:pPr>
              <w:jc w:val="center"/>
              <w:rPr>
                <w:rFonts w:ascii="Calibri" w:hAnsi="Calibri"/>
                <w:sz w:val="18"/>
                <w:szCs w:val="18"/>
              </w:rPr>
            </w:pPr>
            <w:r w:rsidRPr="000D1CB5">
              <w:rPr>
                <w:rFonts w:ascii="Calibri" w:hAnsi="Calibri"/>
                <w:sz w:val="18"/>
                <w:szCs w:val="18"/>
              </w:rPr>
              <w:t>1.041</w:t>
            </w:r>
          </w:p>
        </w:tc>
        <w:tc>
          <w:tcPr>
            <w:tcW w:w="0" w:type="auto"/>
            <w:vAlign w:val="center"/>
          </w:tcPr>
          <w:p w14:paraId="62D6D624" w14:textId="77777777" w:rsidR="007119DA" w:rsidRPr="000D1CB5" w:rsidRDefault="007119DA" w:rsidP="007C581F">
            <w:pPr>
              <w:jc w:val="center"/>
              <w:rPr>
                <w:rFonts w:ascii="Calibri" w:hAnsi="Calibri"/>
                <w:sz w:val="18"/>
                <w:szCs w:val="18"/>
              </w:rPr>
            </w:pPr>
            <w:r w:rsidRPr="000D1CB5">
              <w:rPr>
                <w:rFonts w:ascii="Calibri" w:hAnsi="Calibri"/>
                <w:sz w:val="18"/>
                <w:szCs w:val="18"/>
              </w:rPr>
              <w:t>1.036</w:t>
            </w:r>
          </w:p>
        </w:tc>
        <w:tc>
          <w:tcPr>
            <w:tcW w:w="0" w:type="auto"/>
            <w:vAlign w:val="center"/>
          </w:tcPr>
          <w:p w14:paraId="62D6D625" w14:textId="77777777" w:rsidR="007119DA" w:rsidRPr="000D1CB5" w:rsidRDefault="007119DA" w:rsidP="007C581F">
            <w:pPr>
              <w:jc w:val="center"/>
              <w:rPr>
                <w:rFonts w:ascii="Calibri" w:hAnsi="Calibri"/>
                <w:sz w:val="18"/>
                <w:szCs w:val="18"/>
              </w:rPr>
            </w:pPr>
            <w:r w:rsidRPr="000D1CB5">
              <w:rPr>
                <w:rFonts w:ascii="Calibri" w:hAnsi="Calibri"/>
                <w:sz w:val="18"/>
                <w:szCs w:val="18"/>
              </w:rPr>
              <w:t>1.031</w:t>
            </w:r>
          </w:p>
        </w:tc>
        <w:tc>
          <w:tcPr>
            <w:tcW w:w="0" w:type="auto"/>
            <w:vAlign w:val="center"/>
          </w:tcPr>
          <w:p w14:paraId="62D6D626" w14:textId="77777777" w:rsidR="007119DA" w:rsidRPr="000D1CB5" w:rsidRDefault="007119DA" w:rsidP="007C581F">
            <w:pPr>
              <w:jc w:val="center"/>
              <w:rPr>
                <w:rFonts w:ascii="Calibri" w:hAnsi="Calibri"/>
                <w:sz w:val="18"/>
                <w:szCs w:val="18"/>
              </w:rPr>
            </w:pPr>
            <w:r w:rsidRPr="000D1CB5">
              <w:rPr>
                <w:rFonts w:ascii="Calibri" w:hAnsi="Calibri"/>
                <w:sz w:val="18"/>
                <w:szCs w:val="18"/>
              </w:rPr>
              <w:t>1.026</w:t>
            </w:r>
          </w:p>
        </w:tc>
        <w:tc>
          <w:tcPr>
            <w:tcW w:w="0" w:type="auto"/>
            <w:vAlign w:val="center"/>
          </w:tcPr>
          <w:p w14:paraId="62D6D627" w14:textId="77777777" w:rsidR="007119DA" w:rsidRPr="000D1CB5" w:rsidRDefault="007119DA" w:rsidP="007C581F">
            <w:pPr>
              <w:jc w:val="center"/>
              <w:rPr>
                <w:rFonts w:ascii="Calibri" w:hAnsi="Calibri"/>
                <w:sz w:val="18"/>
                <w:szCs w:val="18"/>
              </w:rPr>
            </w:pPr>
            <w:r w:rsidRPr="000D1CB5">
              <w:rPr>
                <w:rFonts w:ascii="Calibri" w:hAnsi="Calibri"/>
                <w:sz w:val="18"/>
                <w:szCs w:val="18"/>
              </w:rPr>
              <w:t>1.022</w:t>
            </w:r>
          </w:p>
        </w:tc>
        <w:tc>
          <w:tcPr>
            <w:tcW w:w="0" w:type="auto"/>
            <w:vAlign w:val="center"/>
          </w:tcPr>
          <w:p w14:paraId="62D6D628" w14:textId="77777777" w:rsidR="007119DA" w:rsidRPr="000D1CB5" w:rsidRDefault="007119DA" w:rsidP="007C581F">
            <w:pPr>
              <w:jc w:val="center"/>
              <w:rPr>
                <w:rFonts w:ascii="Calibri" w:hAnsi="Calibri"/>
                <w:sz w:val="18"/>
                <w:szCs w:val="18"/>
              </w:rPr>
            </w:pPr>
            <w:r w:rsidRPr="000D1CB5">
              <w:rPr>
                <w:rFonts w:ascii="Calibri" w:hAnsi="Calibri"/>
                <w:sz w:val="18"/>
                <w:szCs w:val="18"/>
              </w:rPr>
              <w:t>1.017</w:t>
            </w:r>
          </w:p>
        </w:tc>
        <w:tc>
          <w:tcPr>
            <w:tcW w:w="0" w:type="auto"/>
            <w:vAlign w:val="center"/>
          </w:tcPr>
          <w:p w14:paraId="62D6D629" w14:textId="77777777" w:rsidR="007119DA" w:rsidRPr="000D1CB5" w:rsidRDefault="007119DA" w:rsidP="007C581F">
            <w:pPr>
              <w:jc w:val="center"/>
              <w:rPr>
                <w:rFonts w:ascii="Calibri" w:hAnsi="Calibri"/>
                <w:sz w:val="18"/>
                <w:szCs w:val="18"/>
              </w:rPr>
            </w:pPr>
            <w:r w:rsidRPr="000D1CB5">
              <w:rPr>
                <w:rFonts w:ascii="Calibri" w:hAnsi="Calibri"/>
                <w:sz w:val="18"/>
                <w:szCs w:val="18"/>
              </w:rPr>
              <w:t>1.012</w:t>
            </w:r>
          </w:p>
        </w:tc>
        <w:tc>
          <w:tcPr>
            <w:tcW w:w="0" w:type="auto"/>
            <w:vAlign w:val="center"/>
          </w:tcPr>
          <w:p w14:paraId="62D6D62A" w14:textId="77777777" w:rsidR="007119DA" w:rsidRPr="000D1CB5" w:rsidRDefault="007119DA" w:rsidP="007C581F">
            <w:pPr>
              <w:jc w:val="center"/>
              <w:rPr>
                <w:rFonts w:ascii="Calibri" w:hAnsi="Calibri"/>
                <w:sz w:val="18"/>
                <w:szCs w:val="18"/>
              </w:rPr>
            </w:pPr>
            <w:r w:rsidRPr="000D1CB5">
              <w:rPr>
                <w:rFonts w:ascii="Calibri" w:hAnsi="Calibri"/>
                <w:sz w:val="18"/>
                <w:szCs w:val="18"/>
              </w:rPr>
              <w:t>1.008</w:t>
            </w:r>
          </w:p>
        </w:tc>
      </w:tr>
      <w:tr w:rsidR="007119DA" w:rsidRPr="000D1CB5" w14:paraId="62D6D637" w14:textId="77777777" w:rsidTr="007E5B1C">
        <w:trPr>
          <w:cantSplit/>
          <w:trHeight w:hRule="exact" w:val="187"/>
          <w:jc w:val="center"/>
        </w:trPr>
        <w:tc>
          <w:tcPr>
            <w:tcW w:w="0" w:type="auto"/>
            <w:vMerge/>
            <w:vAlign w:val="center"/>
          </w:tcPr>
          <w:p w14:paraId="62D6D62C" w14:textId="77777777" w:rsidR="007119DA" w:rsidRPr="000D1CB5" w:rsidRDefault="007119DA" w:rsidP="007C581F">
            <w:pPr>
              <w:jc w:val="center"/>
              <w:rPr>
                <w:rFonts w:ascii="Calibri" w:hAnsi="Calibri"/>
                <w:sz w:val="18"/>
                <w:szCs w:val="18"/>
              </w:rPr>
            </w:pPr>
          </w:p>
        </w:tc>
        <w:tc>
          <w:tcPr>
            <w:tcW w:w="0" w:type="auto"/>
            <w:vAlign w:val="center"/>
          </w:tcPr>
          <w:p w14:paraId="62D6D62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90</w:t>
            </w:r>
          </w:p>
        </w:tc>
        <w:tc>
          <w:tcPr>
            <w:tcW w:w="0" w:type="auto"/>
            <w:vAlign w:val="center"/>
          </w:tcPr>
          <w:p w14:paraId="62D6D62E" w14:textId="77777777" w:rsidR="007119DA" w:rsidRPr="000D1CB5" w:rsidRDefault="007119DA" w:rsidP="007C581F">
            <w:pPr>
              <w:jc w:val="center"/>
              <w:rPr>
                <w:rFonts w:ascii="Calibri" w:hAnsi="Calibri"/>
                <w:sz w:val="18"/>
                <w:szCs w:val="18"/>
              </w:rPr>
            </w:pPr>
            <w:r w:rsidRPr="000D1CB5">
              <w:rPr>
                <w:rFonts w:ascii="Calibri" w:hAnsi="Calibri"/>
                <w:sz w:val="18"/>
                <w:szCs w:val="18"/>
              </w:rPr>
              <w:t>1.055</w:t>
            </w:r>
          </w:p>
        </w:tc>
        <w:tc>
          <w:tcPr>
            <w:tcW w:w="0" w:type="auto"/>
            <w:vAlign w:val="center"/>
          </w:tcPr>
          <w:p w14:paraId="62D6D62F" w14:textId="77777777" w:rsidR="007119DA" w:rsidRPr="000D1CB5" w:rsidRDefault="007119DA" w:rsidP="007C581F">
            <w:pPr>
              <w:jc w:val="center"/>
              <w:rPr>
                <w:rFonts w:ascii="Calibri" w:hAnsi="Calibri"/>
                <w:sz w:val="18"/>
                <w:szCs w:val="18"/>
              </w:rPr>
            </w:pPr>
            <w:r w:rsidRPr="000D1CB5">
              <w:rPr>
                <w:rFonts w:ascii="Calibri" w:hAnsi="Calibri"/>
                <w:sz w:val="18"/>
                <w:szCs w:val="18"/>
              </w:rPr>
              <w:t>1.050</w:t>
            </w:r>
          </w:p>
        </w:tc>
        <w:tc>
          <w:tcPr>
            <w:tcW w:w="0" w:type="auto"/>
            <w:vAlign w:val="center"/>
          </w:tcPr>
          <w:p w14:paraId="62D6D630" w14:textId="77777777" w:rsidR="007119DA" w:rsidRPr="000D1CB5" w:rsidRDefault="007119DA" w:rsidP="007C581F">
            <w:pPr>
              <w:jc w:val="center"/>
              <w:rPr>
                <w:rFonts w:ascii="Calibri" w:hAnsi="Calibri"/>
                <w:sz w:val="18"/>
                <w:szCs w:val="18"/>
              </w:rPr>
            </w:pPr>
            <w:r w:rsidRPr="000D1CB5">
              <w:rPr>
                <w:rFonts w:ascii="Calibri" w:hAnsi="Calibri"/>
                <w:sz w:val="18"/>
                <w:szCs w:val="18"/>
              </w:rPr>
              <w:t>1.045</w:t>
            </w:r>
          </w:p>
        </w:tc>
        <w:tc>
          <w:tcPr>
            <w:tcW w:w="0" w:type="auto"/>
            <w:vAlign w:val="center"/>
          </w:tcPr>
          <w:p w14:paraId="62D6D631" w14:textId="77777777" w:rsidR="007119DA" w:rsidRPr="000D1CB5" w:rsidRDefault="007119DA" w:rsidP="007C581F">
            <w:pPr>
              <w:jc w:val="center"/>
              <w:rPr>
                <w:rFonts w:ascii="Calibri" w:hAnsi="Calibri"/>
                <w:sz w:val="18"/>
                <w:szCs w:val="18"/>
              </w:rPr>
            </w:pPr>
            <w:r w:rsidRPr="000D1CB5">
              <w:rPr>
                <w:rFonts w:ascii="Calibri" w:hAnsi="Calibri"/>
                <w:sz w:val="18"/>
                <w:szCs w:val="18"/>
              </w:rPr>
              <w:t>1.040</w:t>
            </w:r>
          </w:p>
        </w:tc>
        <w:tc>
          <w:tcPr>
            <w:tcW w:w="0" w:type="auto"/>
            <w:vAlign w:val="center"/>
          </w:tcPr>
          <w:p w14:paraId="62D6D632" w14:textId="77777777" w:rsidR="007119DA" w:rsidRPr="000D1CB5" w:rsidRDefault="007119DA" w:rsidP="007C581F">
            <w:pPr>
              <w:jc w:val="center"/>
              <w:rPr>
                <w:rFonts w:ascii="Calibri" w:hAnsi="Calibri"/>
                <w:sz w:val="18"/>
                <w:szCs w:val="18"/>
              </w:rPr>
            </w:pPr>
            <w:r w:rsidRPr="000D1CB5">
              <w:rPr>
                <w:rFonts w:ascii="Calibri" w:hAnsi="Calibri"/>
                <w:sz w:val="18"/>
                <w:szCs w:val="18"/>
              </w:rPr>
              <w:t>1.035</w:t>
            </w:r>
          </w:p>
        </w:tc>
        <w:tc>
          <w:tcPr>
            <w:tcW w:w="0" w:type="auto"/>
            <w:vAlign w:val="center"/>
          </w:tcPr>
          <w:p w14:paraId="62D6D633" w14:textId="77777777" w:rsidR="007119DA" w:rsidRPr="000D1CB5" w:rsidRDefault="007119DA" w:rsidP="007C581F">
            <w:pPr>
              <w:jc w:val="center"/>
              <w:rPr>
                <w:rFonts w:ascii="Calibri" w:hAnsi="Calibri"/>
                <w:sz w:val="18"/>
                <w:szCs w:val="18"/>
              </w:rPr>
            </w:pPr>
            <w:r w:rsidRPr="000D1CB5">
              <w:rPr>
                <w:rFonts w:ascii="Calibri" w:hAnsi="Calibri"/>
                <w:sz w:val="18"/>
                <w:szCs w:val="18"/>
              </w:rPr>
              <w:t>1.030</w:t>
            </w:r>
          </w:p>
        </w:tc>
        <w:tc>
          <w:tcPr>
            <w:tcW w:w="0" w:type="auto"/>
            <w:vAlign w:val="center"/>
          </w:tcPr>
          <w:p w14:paraId="62D6D634" w14:textId="77777777" w:rsidR="007119DA" w:rsidRPr="000D1CB5" w:rsidRDefault="007119DA" w:rsidP="007C581F">
            <w:pPr>
              <w:jc w:val="center"/>
              <w:rPr>
                <w:rFonts w:ascii="Calibri" w:hAnsi="Calibri"/>
                <w:sz w:val="18"/>
                <w:szCs w:val="18"/>
              </w:rPr>
            </w:pPr>
            <w:r w:rsidRPr="000D1CB5">
              <w:rPr>
                <w:rFonts w:ascii="Calibri" w:hAnsi="Calibri"/>
                <w:sz w:val="18"/>
                <w:szCs w:val="18"/>
              </w:rPr>
              <w:t>1.025</w:t>
            </w:r>
          </w:p>
        </w:tc>
        <w:tc>
          <w:tcPr>
            <w:tcW w:w="0" w:type="auto"/>
            <w:vAlign w:val="center"/>
          </w:tcPr>
          <w:p w14:paraId="62D6D635" w14:textId="77777777" w:rsidR="007119DA" w:rsidRPr="000D1CB5" w:rsidRDefault="007119DA" w:rsidP="007C581F">
            <w:pPr>
              <w:jc w:val="center"/>
              <w:rPr>
                <w:rFonts w:ascii="Calibri" w:hAnsi="Calibri"/>
                <w:sz w:val="18"/>
                <w:szCs w:val="18"/>
              </w:rPr>
            </w:pPr>
            <w:r w:rsidRPr="000D1CB5">
              <w:rPr>
                <w:rFonts w:ascii="Calibri" w:hAnsi="Calibri"/>
                <w:sz w:val="18"/>
                <w:szCs w:val="18"/>
              </w:rPr>
              <w:t>1.020</w:t>
            </w:r>
          </w:p>
        </w:tc>
        <w:tc>
          <w:tcPr>
            <w:tcW w:w="0" w:type="auto"/>
            <w:vAlign w:val="center"/>
          </w:tcPr>
          <w:p w14:paraId="62D6D636" w14:textId="77777777" w:rsidR="007119DA" w:rsidRPr="000D1CB5" w:rsidRDefault="007119DA" w:rsidP="007C581F">
            <w:pPr>
              <w:jc w:val="center"/>
              <w:rPr>
                <w:rFonts w:ascii="Calibri" w:hAnsi="Calibri"/>
                <w:sz w:val="18"/>
                <w:szCs w:val="18"/>
              </w:rPr>
            </w:pPr>
            <w:r w:rsidRPr="000D1CB5">
              <w:rPr>
                <w:rFonts w:ascii="Calibri" w:hAnsi="Calibri"/>
                <w:sz w:val="18"/>
                <w:szCs w:val="18"/>
              </w:rPr>
              <w:t>1.016</w:t>
            </w:r>
          </w:p>
        </w:tc>
      </w:tr>
      <w:tr w:rsidR="007119DA" w:rsidRPr="000D1CB5" w14:paraId="62D6D643" w14:textId="77777777" w:rsidTr="007E5B1C">
        <w:trPr>
          <w:cantSplit/>
          <w:trHeight w:hRule="exact" w:val="187"/>
          <w:jc w:val="center"/>
        </w:trPr>
        <w:tc>
          <w:tcPr>
            <w:tcW w:w="0" w:type="auto"/>
            <w:vMerge/>
            <w:vAlign w:val="center"/>
          </w:tcPr>
          <w:p w14:paraId="62D6D638" w14:textId="77777777" w:rsidR="007119DA" w:rsidRPr="000D1CB5" w:rsidRDefault="007119DA" w:rsidP="007C581F">
            <w:pPr>
              <w:jc w:val="center"/>
              <w:rPr>
                <w:rFonts w:ascii="Calibri" w:hAnsi="Calibri"/>
                <w:sz w:val="18"/>
                <w:szCs w:val="18"/>
              </w:rPr>
            </w:pPr>
          </w:p>
        </w:tc>
        <w:tc>
          <w:tcPr>
            <w:tcW w:w="0" w:type="auto"/>
            <w:vAlign w:val="center"/>
          </w:tcPr>
          <w:p w14:paraId="62D6D639"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95</w:t>
            </w:r>
          </w:p>
        </w:tc>
        <w:tc>
          <w:tcPr>
            <w:tcW w:w="0" w:type="auto"/>
            <w:vAlign w:val="center"/>
          </w:tcPr>
          <w:p w14:paraId="62D6D63A" w14:textId="77777777" w:rsidR="007119DA" w:rsidRPr="000D1CB5" w:rsidRDefault="007119DA" w:rsidP="007C581F">
            <w:pPr>
              <w:jc w:val="center"/>
              <w:rPr>
                <w:rFonts w:ascii="Calibri" w:hAnsi="Calibri"/>
                <w:sz w:val="18"/>
                <w:szCs w:val="18"/>
              </w:rPr>
            </w:pPr>
            <w:r w:rsidRPr="000D1CB5">
              <w:rPr>
                <w:rFonts w:ascii="Calibri" w:hAnsi="Calibri"/>
                <w:sz w:val="18"/>
                <w:szCs w:val="18"/>
              </w:rPr>
              <w:t>1.063</w:t>
            </w:r>
          </w:p>
        </w:tc>
        <w:tc>
          <w:tcPr>
            <w:tcW w:w="0" w:type="auto"/>
            <w:vAlign w:val="center"/>
          </w:tcPr>
          <w:p w14:paraId="62D6D63B" w14:textId="77777777" w:rsidR="007119DA" w:rsidRPr="000D1CB5" w:rsidRDefault="007119DA" w:rsidP="007C581F">
            <w:pPr>
              <w:jc w:val="center"/>
              <w:rPr>
                <w:rFonts w:ascii="Calibri" w:hAnsi="Calibri"/>
                <w:sz w:val="18"/>
                <w:szCs w:val="18"/>
              </w:rPr>
            </w:pPr>
            <w:r w:rsidRPr="000D1CB5">
              <w:rPr>
                <w:rFonts w:ascii="Calibri" w:hAnsi="Calibri"/>
                <w:sz w:val="18"/>
                <w:szCs w:val="18"/>
              </w:rPr>
              <w:t>1.058</w:t>
            </w:r>
          </w:p>
        </w:tc>
        <w:tc>
          <w:tcPr>
            <w:tcW w:w="0" w:type="auto"/>
            <w:vAlign w:val="center"/>
          </w:tcPr>
          <w:p w14:paraId="62D6D63C" w14:textId="77777777" w:rsidR="007119DA" w:rsidRPr="000D1CB5" w:rsidRDefault="007119DA" w:rsidP="007C581F">
            <w:pPr>
              <w:jc w:val="center"/>
              <w:rPr>
                <w:rFonts w:ascii="Calibri" w:hAnsi="Calibri"/>
                <w:sz w:val="18"/>
                <w:szCs w:val="18"/>
              </w:rPr>
            </w:pPr>
            <w:r w:rsidRPr="000D1CB5">
              <w:rPr>
                <w:rFonts w:ascii="Calibri" w:hAnsi="Calibri"/>
                <w:sz w:val="18"/>
                <w:szCs w:val="18"/>
              </w:rPr>
              <w:t>1.053</w:t>
            </w:r>
          </w:p>
        </w:tc>
        <w:tc>
          <w:tcPr>
            <w:tcW w:w="0" w:type="auto"/>
            <w:vAlign w:val="center"/>
          </w:tcPr>
          <w:p w14:paraId="62D6D63D" w14:textId="77777777" w:rsidR="007119DA" w:rsidRPr="000D1CB5" w:rsidRDefault="007119DA" w:rsidP="007C581F">
            <w:pPr>
              <w:jc w:val="center"/>
              <w:rPr>
                <w:rFonts w:ascii="Calibri" w:hAnsi="Calibri"/>
                <w:sz w:val="18"/>
                <w:szCs w:val="18"/>
              </w:rPr>
            </w:pPr>
            <w:r w:rsidRPr="000D1CB5">
              <w:rPr>
                <w:rFonts w:ascii="Calibri" w:hAnsi="Calibri"/>
                <w:sz w:val="18"/>
                <w:szCs w:val="18"/>
              </w:rPr>
              <w:t>1.048</w:t>
            </w:r>
          </w:p>
        </w:tc>
        <w:tc>
          <w:tcPr>
            <w:tcW w:w="0" w:type="auto"/>
            <w:vAlign w:val="center"/>
          </w:tcPr>
          <w:p w14:paraId="62D6D63E" w14:textId="77777777" w:rsidR="007119DA" w:rsidRPr="000D1CB5" w:rsidRDefault="007119DA" w:rsidP="007C581F">
            <w:pPr>
              <w:jc w:val="center"/>
              <w:rPr>
                <w:rFonts w:ascii="Calibri" w:hAnsi="Calibri"/>
                <w:sz w:val="18"/>
                <w:szCs w:val="18"/>
              </w:rPr>
            </w:pPr>
            <w:r w:rsidRPr="000D1CB5">
              <w:rPr>
                <w:rFonts w:ascii="Calibri" w:hAnsi="Calibri"/>
                <w:sz w:val="18"/>
                <w:szCs w:val="18"/>
              </w:rPr>
              <w:t>1.043</w:t>
            </w:r>
          </w:p>
        </w:tc>
        <w:tc>
          <w:tcPr>
            <w:tcW w:w="0" w:type="auto"/>
            <w:vAlign w:val="center"/>
          </w:tcPr>
          <w:p w14:paraId="62D6D63F" w14:textId="77777777" w:rsidR="007119DA" w:rsidRPr="000D1CB5" w:rsidRDefault="007119DA" w:rsidP="007C581F">
            <w:pPr>
              <w:jc w:val="center"/>
              <w:rPr>
                <w:rFonts w:ascii="Calibri" w:hAnsi="Calibri"/>
                <w:sz w:val="18"/>
                <w:szCs w:val="18"/>
              </w:rPr>
            </w:pPr>
            <w:r w:rsidRPr="000D1CB5">
              <w:rPr>
                <w:rFonts w:ascii="Calibri" w:hAnsi="Calibri"/>
                <w:sz w:val="18"/>
                <w:szCs w:val="18"/>
              </w:rPr>
              <w:t>1.038</w:t>
            </w:r>
          </w:p>
        </w:tc>
        <w:tc>
          <w:tcPr>
            <w:tcW w:w="0" w:type="auto"/>
            <w:vAlign w:val="center"/>
          </w:tcPr>
          <w:p w14:paraId="62D6D640" w14:textId="77777777" w:rsidR="007119DA" w:rsidRPr="000D1CB5" w:rsidRDefault="007119DA" w:rsidP="007C581F">
            <w:pPr>
              <w:jc w:val="center"/>
              <w:rPr>
                <w:rFonts w:ascii="Calibri" w:hAnsi="Calibri"/>
                <w:sz w:val="18"/>
                <w:szCs w:val="18"/>
              </w:rPr>
            </w:pPr>
            <w:r w:rsidRPr="000D1CB5">
              <w:rPr>
                <w:rFonts w:ascii="Calibri" w:hAnsi="Calibri"/>
                <w:sz w:val="18"/>
                <w:szCs w:val="18"/>
              </w:rPr>
              <w:t>1.033</w:t>
            </w:r>
          </w:p>
        </w:tc>
        <w:tc>
          <w:tcPr>
            <w:tcW w:w="0" w:type="auto"/>
            <w:vAlign w:val="center"/>
          </w:tcPr>
          <w:p w14:paraId="62D6D641" w14:textId="77777777" w:rsidR="007119DA" w:rsidRPr="000D1CB5" w:rsidRDefault="007119DA" w:rsidP="007C581F">
            <w:pPr>
              <w:jc w:val="center"/>
              <w:rPr>
                <w:rFonts w:ascii="Calibri" w:hAnsi="Calibri"/>
                <w:sz w:val="18"/>
                <w:szCs w:val="18"/>
              </w:rPr>
            </w:pPr>
            <w:r w:rsidRPr="000D1CB5">
              <w:rPr>
                <w:rFonts w:ascii="Calibri" w:hAnsi="Calibri"/>
                <w:sz w:val="18"/>
                <w:szCs w:val="18"/>
              </w:rPr>
              <w:t>1.028</w:t>
            </w:r>
          </w:p>
        </w:tc>
        <w:tc>
          <w:tcPr>
            <w:tcW w:w="0" w:type="auto"/>
            <w:vAlign w:val="center"/>
          </w:tcPr>
          <w:p w14:paraId="62D6D642" w14:textId="77777777" w:rsidR="007119DA" w:rsidRPr="000D1CB5" w:rsidRDefault="007119DA" w:rsidP="007C581F">
            <w:pPr>
              <w:jc w:val="center"/>
              <w:rPr>
                <w:rFonts w:ascii="Calibri" w:hAnsi="Calibri"/>
                <w:sz w:val="18"/>
                <w:szCs w:val="18"/>
              </w:rPr>
            </w:pPr>
            <w:r w:rsidRPr="000D1CB5">
              <w:rPr>
                <w:rFonts w:ascii="Calibri" w:hAnsi="Calibri"/>
                <w:sz w:val="18"/>
                <w:szCs w:val="18"/>
              </w:rPr>
              <w:t>1.024</w:t>
            </w:r>
          </w:p>
        </w:tc>
      </w:tr>
      <w:tr w:rsidR="007119DA" w:rsidRPr="000D1CB5" w14:paraId="62D6D64F" w14:textId="77777777" w:rsidTr="007E5B1C">
        <w:trPr>
          <w:cantSplit/>
          <w:trHeight w:hRule="exact" w:val="187"/>
          <w:jc w:val="center"/>
        </w:trPr>
        <w:tc>
          <w:tcPr>
            <w:tcW w:w="0" w:type="auto"/>
            <w:vMerge/>
            <w:vAlign w:val="center"/>
          </w:tcPr>
          <w:p w14:paraId="62D6D644" w14:textId="77777777" w:rsidR="007119DA" w:rsidRPr="000D1CB5" w:rsidRDefault="007119DA" w:rsidP="007C581F">
            <w:pPr>
              <w:jc w:val="center"/>
              <w:rPr>
                <w:rFonts w:ascii="Calibri" w:hAnsi="Calibri"/>
                <w:sz w:val="18"/>
                <w:szCs w:val="18"/>
              </w:rPr>
            </w:pPr>
          </w:p>
        </w:tc>
        <w:tc>
          <w:tcPr>
            <w:tcW w:w="0" w:type="auto"/>
            <w:vAlign w:val="center"/>
          </w:tcPr>
          <w:p w14:paraId="62D6D645"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100</w:t>
            </w:r>
          </w:p>
        </w:tc>
        <w:tc>
          <w:tcPr>
            <w:tcW w:w="0" w:type="auto"/>
            <w:vAlign w:val="center"/>
          </w:tcPr>
          <w:p w14:paraId="62D6D646" w14:textId="77777777" w:rsidR="007119DA" w:rsidRPr="000D1CB5" w:rsidRDefault="007119DA" w:rsidP="007C581F">
            <w:pPr>
              <w:jc w:val="center"/>
              <w:rPr>
                <w:rFonts w:ascii="Calibri" w:hAnsi="Calibri"/>
                <w:sz w:val="18"/>
                <w:szCs w:val="18"/>
              </w:rPr>
            </w:pPr>
            <w:r w:rsidRPr="000D1CB5">
              <w:rPr>
                <w:rFonts w:ascii="Calibri" w:hAnsi="Calibri"/>
                <w:sz w:val="18"/>
                <w:szCs w:val="18"/>
              </w:rPr>
              <w:t>1.072</w:t>
            </w:r>
          </w:p>
        </w:tc>
        <w:tc>
          <w:tcPr>
            <w:tcW w:w="0" w:type="auto"/>
            <w:vAlign w:val="center"/>
          </w:tcPr>
          <w:p w14:paraId="62D6D647" w14:textId="77777777" w:rsidR="007119DA" w:rsidRPr="000D1CB5" w:rsidRDefault="007119DA" w:rsidP="007C581F">
            <w:pPr>
              <w:jc w:val="center"/>
              <w:rPr>
                <w:rFonts w:ascii="Calibri" w:hAnsi="Calibri"/>
                <w:sz w:val="18"/>
                <w:szCs w:val="18"/>
              </w:rPr>
            </w:pPr>
            <w:r w:rsidRPr="000D1CB5">
              <w:rPr>
                <w:rFonts w:ascii="Calibri" w:hAnsi="Calibri"/>
                <w:sz w:val="18"/>
                <w:szCs w:val="18"/>
              </w:rPr>
              <w:t>1.066</w:t>
            </w:r>
          </w:p>
        </w:tc>
        <w:tc>
          <w:tcPr>
            <w:tcW w:w="0" w:type="auto"/>
            <w:vAlign w:val="center"/>
          </w:tcPr>
          <w:p w14:paraId="62D6D648" w14:textId="77777777" w:rsidR="007119DA" w:rsidRPr="000D1CB5" w:rsidRDefault="007119DA" w:rsidP="007C581F">
            <w:pPr>
              <w:jc w:val="center"/>
              <w:rPr>
                <w:rFonts w:ascii="Calibri" w:hAnsi="Calibri"/>
                <w:sz w:val="18"/>
                <w:szCs w:val="18"/>
              </w:rPr>
            </w:pPr>
            <w:r w:rsidRPr="000D1CB5">
              <w:rPr>
                <w:rFonts w:ascii="Calibri" w:hAnsi="Calibri"/>
                <w:sz w:val="18"/>
                <w:szCs w:val="18"/>
              </w:rPr>
              <w:t>1.061</w:t>
            </w:r>
          </w:p>
        </w:tc>
        <w:tc>
          <w:tcPr>
            <w:tcW w:w="0" w:type="auto"/>
            <w:vAlign w:val="center"/>
          </w:tcPr>
          <w:p w14:paraId="62D6D649" w14:textId="77777777" w:rsidR="007119DA" w:rsidRPr="000D1CB5" w:rsidRDefault="007119DA" w:rsidP="007C581F">
            <w:pPr>
              <w:jc w:val="center"/>
              <w:rPr>
                <w:rFonts w:ascii="Calibri" w:hAnsi="Calibri"/>
                <w:sz w:val="18"/>
                <w:szCs w:val="18"/>
              </w:rPr>
            </w:pPr>
            <w:r w:rsidRPr="000D1CB5">
              <w:rPr>
                <w:rFonts w:ascii="Calibri" w:hAnsi="Calibri"/>
                <w:sz w:val="18"/>
                <w:szCs w:val="18"/>
              </w:rPr>
              <w:t>1.056</w:t>
            </w:r>
          </w:p>
        </w:tc>
        <w:tc>
          <w:tcPr>
            <w:tcW w:w="0" w:type="auto"/>
            <w:vAlign w:val="center"/>
          </w:tcPr>
          <w:p w14:paraId="62D6D64A" w14:textId="77777777" w:rsidR="007119DA" w:rsidRPr="000D1CB5" w:rsidRDefault="007119DA" w:rsidP="007C581F">
            <w:pPr>
              <w:jc w:val="center"/>
              <w:rPr>
                <w:rFonts w:ascii="Calibri" w:hAnsi="Calibri"/>
                <w:sz w:val="18"/>
                <w:szCs w:val="18"/>
              </w:rPr>
            </w:pPr>
            <w:r w:rsidRPr="000D1CB5">
              <w:rPr>
                <w:rFonts w:ascii="Calibri" w:hAnsi="Calibri"/>
                <w:sz w:val="18"/>
                <w:szCs w:val="18"/>
              </w:rPr>
              <w:t>1.051</w:t>
            </w:r>
          </w:p>
        </w:tc>
        <w:tc>
          <w:tcPr>
            <w:tcW w:w="0" w:type="auto"/>
            <w:vAlign w:val="center"/>
          </w:tcPr>
          <w:p w14:paraId="62D6D64B" w14:textId="77777777" w:rsidR="007119DA" w:rsidRPr="000D1CB5" w:rsidRDefault="007119DA" w:rsidP="007C581F">
            <w:pPr>
              <w:jc w:val="center"/>
              <w:rPr>
                <w:rFonts w:ascii="Calibri" w:hAnsi="Calibri"/>
                <w:sz w:val="18"/>
                <w:szCs w:val="18"/>
              </w:rPr>
            </w:pPr>
            <w:r w:rsidRPr="000D1CB5">
              <w:rPr>
                <w:rFonts w:ascii="Calibri" w:hAnsi="Calibri"/>
                <w:sz w:val="18"/>
                <w:szCs w:val="18"/>
              </w:rPr>
              <w:t>1.046</w:t>
            </w:r>
          </w:p>
        </w:tc>
        <w:tc>
          <w:tcPr>
            <w:tcW w:w="0" w:type="auto"/>
            <w:vAlign w:val="center"/>
          </w:tcPr>
          <w:p w14:paraId="62D6D64C" w14:textId="77777777" w:rsidR="007119DA" w:rsidRPr="000D1CB5" w:rsidRDefault="007119DA" w:rsidP="007C581F">
            <w:pPr>
              <w:jc w:val="center"/>
              <w:rPr>
                <w:rFonts w:ascii="Calibri" w:hAnsi="Calibri"/>
                <w:sz w:val="18"/>
                <w:szCs w:val="18"/>
              </w:rPr>
            </w:pPr>
            <w:r w:rsidRPr="000D1CB5">
              <w:rPr>
                <w:rFonts w:ascii="Calibri" w:hAnsi="Calibri"/>
                <w:sz w:val="18"/>
                <w:szCs w:val="18"/>
              </w:rPr>
              <w:t>1.041</w:t>
            </w:r>
          </w:p>
        </w:tc>
        <w:tc>
          <w:tcPr>
            <w:tcW w:w="0" w:type="auto"/>
            <w:vAlign w:val="center"/>
          </w:tcPr>
          <w:p w14:paraId="62D6D64D" w14:textId="77777777" w:rsidR="007119DA" w:rsidRPr="000D1CB5" w:rsidRDefault="007119DA" w:rsidP="007C581F">
            <w:pPr>
              <w:jc w:val="center"/>
              <w:rPr>
                <w:rFonts w:ascii="Calibri" w:hAnsi="Calibri"/>
                <w:sz w:val="18"/>
                <w:szCs w:val="18"/>
              </w:rPr>
            </w:pPr>
            <w:r w:rsidRPr="000D1CB5">
              <w:rPr>
                <w:rFonts w:ascii="Calibri" w:hAnsi="Calibri"/>
                <w:sz w:val="18"/>
                <w:szCs w:val="18"/>
              </w:rPr>
              <w:t>1.037</w:t>
            </w:r>
          </w:p>
        </w:tc>
        <w:tc>
          <w:tcPr>
            <w:tcW w:w="0" w:type="auto"/>
            <w:vAlign w:val="center"/>
          </w:tcPr>
          <w:p w14:paraId="62D6D64E" w14:textId="77777777" w:rsidR="007119DA" w:rsidRPr="000D1CB5" w:rsidRDefault="007119DA" w:rsidP="007C581F">
            <w:pPr>
              <w:jc w:val="center"/>
              <w:rPr>
                <w:rFonts w:ascii="Calibri" w:hAnsi="Calibri"/>
                <w:sz w:val="18"/>
                <w:szCs w:val="18"/>
              </w:rPr>
            </w:pPr>
            <w:r w:rsidRPr="000D1CB5">
              <w:rPr>
                <w:rFonts w:ascii="Calibri" w:hAnsi="Calibri"/>
                <w:sz w:val="18"/>
                <w:szCs w:val="18"/>
              </w:rPr>
              <w:t>1.032</w:t>
            </w:r>
          </w:p>
        </w:tc>
      </w:tr>
      <w:tr w:rsidR="007119DA" w:rsidRPr="000D1CB5" w14:paraId="62D6D65B" w14:textId="77777777" w:rsidTr="007E5B1C">
        <w:trPr>
          <w:cantSplit/>
          <w:trHeight w:hRule="exact" w:val="187"/>
          <w:jc w:val="center"/>
        </w:trPr>
        <w:tc>
          <w:tcPr>
            <w:tcW w:w="0" w:type="auto"/>
            <w:vMerge/>
            <w:vAlign w:val="center"/>
          </w:tcPr>
          <w:p w14:paraId="62D6D650" w14:textId="77777777" w:rsidR="007119DA" w:rsidRPr="000D1CB5" w:rsidRDefault="007119DA" w:rsidP="007C581F">
            <w:pPr>
              <w:jc w:val="center"/>
              <w:rPr>
                <w:rFonts w:ascii="Calibri" w:hAnsi="Calibri"/>
                <w:sz w:val="18"/>
                <w:szCs w:val="18"/>
              </w:rPr>
            </w:pPr>
          </w:p>
        </w:tc>
        <w:tc>
          <w:tcPr>
            <w:tcW w:w="0" w:type="auto"/>
            <w:vAlign w:val="center"/>
          </w:tcPr>
          <w:p w14:paraId="62D6D651"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105</w:t>
            </w:r>
          </w:p>
        </w:tc>
        <w:tc>
          <w:tcPr>
            <w:tcW w:w="0" w:type="auto"/>
            <w:vAlign w:val="center"/>
          </w:tcPr>
          <w:p w14:paraId="62D6D652" w14:textId="77777777" w:rsidR="007119DA" w:rsidRPr="000D1CB5" w:rsidRDefault="007119DA" w:rsidP="007C581F">
            <w:pPr>
              <w:jc w:val="center"/>
              <w:rPr>
                <w:rFonts w:ascii="Calibri" w:hAnsi="Calibri"/>
                <w:sz w:val="18"/>
                <w:szCs w:val="18"/>
              </w:rPr>
            </w:pPr>
            <w:r w:rsidRPr="000D1CB5">
              <w:rPr>
                <w:rFonts w:ascii="Calibri" w:hAnsi="Calibri"/>
                <w:sz w:val="18"/>
                <w:szCs w:val="18"/>
              </w:rPr>
              <w:t>1.080</w:t>
            </w:r>
          </w:p>
        </w:tc>
        <w:tc>
          <w:tcPr>
            <w:tcW w:w="0" w:type="auto"/>
            <w:vAlign w:val="center"/>
          </w:tcPr>
          <w:p w14:paraId="62D6D653" w14:textId="77777777" w:rsidR="007119DA" w:rsidRPr="000D1CB5" w:rsidRDefault="007119DA" w:rsidP="007C581F">
            <w:pPr>
              <w:jc w:val="center"/>
              <w:rPr>
                <w:rFonts w:ascii="Calibri" w:hAnsi="Calibri"/>
                <w:sz w:val="18"/>
                <w:szCs w:val="18"/>
              </w:rPr>
            </w:pPr>
            <w:r w:rsidRPr="000D1CB5">
              <w:rPr>
                <w:rFonts w:ascii="Calibri" w:hAnsi="Calibri"/>
                <w:sz w:val="18"/>
                <w:szCs w:val="18"/>
              </w:rPr>
              <w:t>1.075</w:t>
            </w:r>
          </w:p>
        </w:tc>
        <w:tc>
          <w:tcPr>
            <w:tcW w:w="0" w:type="auto"/>
            <w:vAlign w:val="center"/>
          </w:tcPr>
          <w:p w14:paraId="62D6D654" w14:textId="77777777" w:rsidR="007119DA" w:rsidRPr="000D1CB5" w:rsidRDefault="007119DA" w:rsidP="007C581F">
            <w:pPr>
              <w:jc w:val="center"/>
              <w:rPr>
                <w:rFonts w:ascii="Calibri" w:hAnsi="Calibri"/>
                <w:sz w:val="18"/>
                <w:szCs w:val="18"/>
              </w:rPr>
            </w:pPr>
            <w:r w:rsidRPr="000D1CB5">
              <w:rPr>
                <w:rFonts w:ascii="Calibri" w:hAnsi="Calibri"/>
                <w:sz w:val="18"/>
                <w:szCs w:val="18"/>
              </w:rPr>
              <w:t>1.070</w:t>
            </w:r>
          </w:p>
        </w:tc>
        <w:tc>
          <w:tcPr>
            <w:tcW w:w="0" w:type="auto"/>
            <w:vAlign w:val="center"/>
          </w:tcPr>
          <w:p w14:paraId="62D6D655" w14:textId="77777777" w:rsidR="007119DA" w:rsidRPr="000D1CB5" w:rsidRDefault="007119DA" w:rsidP="007C581F">
            <w:pPr>
              <w:jc w:val="center"/>
              <w:rPr>
                <w:rFonts w:ascii="Calibri" w:hAnsi="Calibri"/>
                <w:sz w:val="18"/>
                <w:szCs w:val="18"/>
              </w:rPr>
            </w:pPr>
            <w:r w:rsidRPr="000D1CB5">
              <w:rPr>
                <w:rFonts w:ascii="Calibri" w:hAnsi="Calibri"/>
                <w:sz w:val="18"/>
                <w:szCs w:val="18"/>
              </w:rPr>
              <w:t>1.064</w:t>
            </w:r>
          </w:p>
        </w:tc>
        <w:tc>
          <w:tcPr>
            <w:tcW w:w="0" w:type="auto"/>
            <w:vAlign w:val="center"/>
          </w:tcPr>
          <w:p w14:paraId="62D6D656" w14:textId="77777777" w:rsidR="007119DA" w:rsidRPr="000D1CB5" w:rsidRDefault="007119DA" w:rsidP="007C581F">
            <w:pPr>
              <w:jc w:val="center"/>
              <w:rPr>
                <w:rFonts w:ascii="Calibri" w:hAnsi="Calibri"/>
                <w:sz w:val="18"/>
                <w:szCs w:val="18"/>
              </w:rPr>
            </w:pPr>
            <w:r w:rsidRPr="000D1CB5">
              <w:rPr>
                <w:rFonts w:ascii="Calibri" w:hAnsi="Calibri"/>
                <w:sz w:val="18"/>
                <w:szCs w:val="18"/>
              </w:rPr>
              <w:t>1.059</w:t>
            </w:r>
          </w:p>
        </w:tc>
        <w:tc>
          <w:tcPr>
            <w:tcW w:w="0" w:type="auto"/>
            <w:vAlign w:val="center"/>
          </w:tcPr>
          <w:p w14:paraId="62D6D657" w14:textId="77777777" w:rsidR="007119DA" w:rsidRPr="000D1CB5" w:rsidRDefault="007119DA" w:rsidP="007C581F">
            <w:pPr>
              <w:jc w:val="center"/>
              <w:rPr>
                <w:rFonts w:ascii="Calibri" w:hAnsi="Calibri"/>
                <w:sz w:val="18"/>
                <w:szCs w:val="18"/>
              </w:rPr>
            </w:pPr>
            <w:r w:rsidRPr="000D1CB5">
              <w:rPr>
                <w:rFonts w:ascii="Calibri" w:hAnsi="Calibri"/>
                <w:sz w:val="18"/>
                <w:szCs w:val="18"/>
              </w:rPr>
              <w:t>1.054</w:t>
            </w:r>
          </w:p>
        </w:tc>
        <w:tc>
          <w:tcPr>
            <w:tcW w:w="0" w:type="auto"/>
            <w:vAlign w:val="center"/>
          </w:tcPr>
          <w:p w14:paraId="62D6D658" w14:textId="77777777" w:rsidR="007119DA" w:rsidRPr="000D1CB5" w:rsidRDefault="007119DA" w:rsidP="007C581F">
            <w:pPr>
              <w:jc w:val="center"/>
              <w:rPr>
                <w:rFonts w:ascii="Calibri" w:hAnsi="Calibri"/>
                <w:sz w:val="18"/>
                <w:szCs w:val="18"/>
              </w:rPr>
            </w:pPr>
            <w:r w:rsidRPr="000D1CB5">
              <w:rPr>
                <w:rFonts w:ascii="Calibri" w:hAnsi="Calibri"/>
                <w:sz w:val="18"/>
                <w:szCs w:val="18"/>
              </w:rPr>
              <w:t>1.050</w:t>
            </w:r>
          </w:p>
        </w:tc>
        <w:tc>
          <w:tcPr>
            <w:tcW w:w="0" w:type="auto"/>
            <w:vAlign w:val="center"/>
          </w:tcPr>
          <w:p w14:paraId="62D6D659" w14:textId="77777777" w:rsidR="007119DA" w:rsidRPr="000D1CB5" w:rsidRDefault="007119DA" w:rsidP="007C581F">
            <w:pPr>
              <w:jc w:val="center"/>
              <w:rPr>
                <w:rFonts w:ascii="Calibri" w:hAnsi="Calibri"/>
                <w:sz w:val="18"/>
                <w:szCs w:val="18"/>
              </w:rPr>
            </w:pPr>
            <w:r w:rsidRPr="000D1CB5">
              <w:rPr>
                <w:rFonts w:ascii="Calibri" w:hAnsi="Calibri"/>
                <w:sz w:val="18"/>
                <w:szCs w:val="18"/>
              </w:rPr>
              <w:t>1.045</w:t>
            </w:r>
          </w:p>
        </w:tc>
        <w:tc>
          <w:tcPr>
            <w:tcW w:w="0" w:type="auto"/>
            <w:vAlign w:val="center"/>
          </w:tcPr>
          <w:p w14:paraId="62D6D65A" w14:textId="77777777" w:rsidR="007119DA" w:rsidRPr="000D1CB5" w:rsidRDefault="007119DA" w:rsidP="007C581F">
            <w:pPr>
              <w:jc w:val="center"/>
              <w:rPr>
                <w:rFonts w:ascii="Calibri" w:hAnsi="Calibri"/>
                <w:sz w:val="18"/>
                <w:szCs w:val="18"/>
              </w:rPr>
            </w:pPr>
            <w:r w:rsidRPr="000D1CB5">
              <w:rPr>
                <w:rFonts w:ascii="Calibri" w:hAnsi="Calibri"/>
                <w:sz w:val="18"/>
                <w:szCs w:val="18"/>
              </w:rPr>
              <w:t>1.040</w:t>
            </w:r>
          </w:p>
        </w:tc>
      </w:tr>
      <w:tr w:rsidR="007119DA" w:rsidRPr="000D1CB5" w14:paraId="62D6D667" w14:textId="77777777" w:rsidTr="007E5B1C">
        <w:trPr>
          <w:cantSplit/>
          <w:trHeight w:hRule="exact" w:val="187"/>
          <w:jc w:val="center"/>
        </w:trPr>
        <w:tc>
          <w:tcPr>
            <w:tcW w:w="0" w:type="auto"/>
            <w:vMerge/>
            <w:vAlign w:val="center"/>
          </w:tcPr>
          <w:p w14:paraId="62D6D65C" w14:textId="77777777" w:rsidR="007119DA" w:rsidRPr="000D1CB5" w:rsidRDefault="007119DA" w:rsidP="007C581F">
            <w:pPr>
              <w:jc w:val="center"/>
              <w:rPr>
                <w:rFonts w:ascii="Calibri" w:hAnsi="Calibri"/>
                <w:sz w:val="18"/>
                <w:szCs w:val="18"/>
              </w:rPr>
            </w:pPr>
          </w:p>
        </w:tc>
        <w:tc>
          <w:tcPr>
            <w:tcW w:w="0" w:type="auto"/>
            <w:vAlign w:val="center"/>
          </w:tcPr>
          <w:p w14:paraId="62D6D65D" w14:textId="77777777" w:rsidR="007119DA" w:rsidRPr="000D1CB5" w:rsidRDefault="007119DA" w:rsidP="007C581F">
            <w:pPr>
              <w:jc w:val="center"/>
              <w:rPr>
                <w:rFonts w:ascii="Calibri" w:hAnsi="Calibri"/>
                <w:b/>
                <w:sz w:val="18"/>
                <w:szCs w:val="18"/>
              </w:rPr>
            </w:pPr>
            <w:r w:rsidRPr="000D1CB5">
              <w:rPr>
                <w:rFonts w:ascii="Calibri" w:hAnsi="Calibri"/>
                <w:b/>
                <w:sz w:val="18"/>
                <w:szCs w:val="18"/>
              </w:rPr>
              <w:t>110</w:t>
            </w:r>
          </w:p>
        </w:tc>
        <w:tc>
          <w:tcPr>
            <w:tcW w:w="0" w:type="auto"/>
            <w:vAlign w:val="center"/>
          </w:tcPr>
          <w:p w14:paraId="62D6D65E" w14:textId="77777777" w:rsidR="007119DA" w:rsidRPr="000D1CB5" w:rsidRDefault="007119DA" w:rsidP="007C581F">
            <w:pPr>
              <w:jc w:val="center"/>
              <w:rPr>
                <w:rFonts w:ascii="Calibri" w:hAnsi="Calibri"/>
                <w:sz w:val="18"/>
                <w:szCs w:val="18"/>
              </w:rPr>
            </w:pPr>
            <w:r w:rsidRPr="000D1CB5">
              <w:rPr>
                <w:rFonts w:ascii="Calibri" w:hAnsi="Calibri"/>
                <w:sz w:val="18"/>
                <w:szCs w:val="18"/>
              </w:rPr>
              <w:t>1.088</w:t>
            </w:r>
          </w:p>
        </w:tc>
        <w:tc>
          <w:tcPr>
            <w:tcW w:w="0" w:type="auto"/>
            <w:vAlign w:val="center"/>
          </w:tcPr>
          <w:p w14:paraId="62D6D65F" w14:textId="77777777" w:rsidR="007119DA" w:rsidRPr="000D1CB5" w:rsidRDefault="007119DA" w:rsidP="007C581F">
            <w:pPr>
              <w:jc w:val="center"/>
              <w:rPr>
                <w:rFonts w:ascii="Calibri" w:hAnsi="Calibri"/>
                <w:sz w:val="18"/>
                <w:szCs w:val="18"/>
              </w:rPr>
            </w:pPr>
            <w:r w:rsidRPr="000D1CB5">
              <w:rPr>
                <w:rFonts w:ascii="Calibri" w:hAnsi="Calibri"/>
                <w:sz w:val="18"/>
                <w:szCs w:val="18"/>
              </w:rPr>
              <w:t>1.083</w:t>
            </w:r>
          </w:p>
        </w:tc>
        <w:tc>
          <w:tcPr>
            <w:tcW w:w="0" w:type="auto"/>
            <w:vAlign w:val="center"/>
          </w:tcPr>
          <w:p w14:paraId="62D6D660" w14:textId="77777777" w:rsidR="007119DA" w:rsidRPr="000D1CB5" w:rsidRDefault="007119DA" w:rsidP="007C581F">
            <w:pPr>
              <w:jc w:val="center"/>
              <w:rPr>
                <w:rFonts w:ascii="Calibri" w:hAnsi="Calibri"/>
                <w:sz w:val="18"/>
                <w:szCs w:val="18"/>
              </w:rPr>
            </w:pPr>
            <w:r w:rsidRPr="000D1CB5">
              <w:rPr>
                <w:rFonts w:ascii="Calibri" w:hAnsi="Calibri"/>
                <w:sz w:val="18"/>
                <w:szCs w:val="18"/>
              </w:rPr>
              <w:t>1.078</w:t>
            </w:r>
          </w:p>
        </w:tc>
        <w:tc>
          <w:tcPr>
            <w:tcW w:w="0" w:type="auto"/>
            <w:vAlign w:val="center"/>
          </w:tcPr>
          <w:p w14:paraId="62D6D661" w14:textId="77777777" w:rsidR="007119DA" w:rsidRPr="000D1CB5" w:rsidRDefault="007119DA" w:rsidP="007C581F">
            <w:pPr>
              <w:jc w:val="center"/>
              <w:rPr>
                <w:rFonts w:ascii="Calibri" w:hAnsi="Calibri"/>
                <w:sz w:val="18"/>
                <w:szCs w:val="18"/>
              </w:rPr>
            </w:pPr>
            <w:r w:rsidRPr="000D1CB5">
              <w:rPr>
                <w:rFonts w:ascii="Calibri" w:hAnsi="Calibri"/>
                <w:sz w:val="18"/>
                <w:szCs w:val="18"/>
              </w:rPr>
              <w:t>1.073</w:t>
            </w:r>
          </w:p>
        </w:tc>
        <w:tc>
          <w:tcPr>
            <w:tcW w:w="0" w:type="auto"/>
            <w:vAlign w:val="center"/>
          </w:tcPr>
          <w:p w14:paraId="62D6D662" w14:textId="77777777" w:rsidR="007119DA" w:rsidRPr="000D1CB5" w:rsidRDefault="007119DA" w:rsidP="007C581F">
            <w:pPr>
              <w:jc w:val="center"/>
              <w:rPr>
                <w:rFonts w:ascii="Calibri" w:hAnsi="Calibri"/>
                <w:sz w:val="18"/>
                <w:szCs w:val="18"/>
              </w:rPr>
            </w:pPr>
            <w:r w:rsidRPr="000D1CB5">
              <w:rPr>
                <w:rFonts w:ascii="Calibri" w:hAnsi="Calibri"/>
                <w:sz w:val="18"/>
                <w:szCs w:val="18"/>
              </w:rPr>
              <w:t>1.068</w:t>
            </w:r>
          </w:p>
        </w:tc>
        <w:tc>
          <w:tcPr>
            <w:tcW w:w="0" w:type="auto"/>
            <w:vAlign w:val="center"/>
          </w:tcPr>
          <w:p w14:paraId="62D6D663" w14:textId="77777777" w:rsidR="007119DA" w:rsidRPr="000D1CB5" w:rsidRDefault="007119DA" w:rsidP="007C581F">
            <w:pPr>
              <w:jc w:val="center"/>
              <w:rPr>
                <w:rFonts w:ascii="Calibri" w:hAnsi="Calibri"/>
                <w:sz w:val="18"/>
                <w:szCs w:val="18"/>
              </w:rPr>
            </w:pPr>
            <w:r w:rsidRPr="000D1CB5">
              <w:rPr>
                <w:rFonts w:ascii="Calibri" w:hAnsi="Calibri"/>
                <w:sz w:val="18"/>
                <w:szCs w:val="18"/>
              </w:rPr>
              <w:t>1.063</w:t>
            </w:r>
          </w:p>
        </w:tc>
        <w:tc>
          <w:tcPr>
            <w:tcW w:w="0" w:type="auto"/>
            <w:vAlign w:val="center"/>
          </w:tcPr>
          <w:p w14:paraId="62D6D664" w14:textId="77777777" w:rsidR="007119DA" w:rsidRPr="000D1CB5" w:rsidRDefault="007119DA" w:rsidP="007C581F">
            <w:pPr>
              <w:jc w:val="center"/>
              <w:rPr>
                <w:rFonts w:ascii="Calibri" w:hAnsi="Calibri"/>
                <w:sz w:val="18"/>
                <w:szCs w:val="18"/>
              </w:rPr>
            </w:pPr>
            <w:r w:rsidRPr="000D1CB5">
              <w:rPr>
                <w:rFonts w:ascii="Calibri" w:hAnsi="Calibri"/>
                <w:sz w:val="18"/>
                <w:szCs w:val="18"/>
              </w:rPr>
              <w:t>1.058</w:t>
            </w:r>
          </w:p>
        </w:tc>
        <w:tc>
          <w:tcPr>
            <w:tcW w:w="0" w:type="auto"/>
            <w:vAlign w:val="center"/>
          </w:tcPr>
          <w:p w14:paraId="62D6D665" w14:textId="77777777" w:rsidR="007119DA" w:rsidRPr="000D1CB5" w:rsidRDefault="007119DA" w:rsidP="007C581F">
            <w:pPr>
              <w:jc w:val="center"/>
              <w:rPr>
                <w:rFonts w:ascii="Calibri" w:hAnsi="Calibri"/>
                <w:sz w:val="18"/>
                <w:szCs w:val="18"/>
              </w:rPr>
            </w:pPr>
            <w:r w:rsidRPr="000D1CB5">
              <w:rPr>
                <w:rFonts w:ascii="Calibri" w:hAnsi="Calibri"/>
                <w:sz w:val="18"/>
                <w:szCs w:val="18"/>
              </w:rPr>
              <w:t>1.053</w:t>
            </w:r>
          </w:p>
        </w:tc>
        <w:tc>
          <w:tcPr>
            <w:tcW w:w="0" w:type="auto"/>
            <w:vAlign w:val="center"/>
          </w:tcPr>
          <w:p w14:paraId="62D6D666" w14:textId="77777777" w:rsidR="007119DA" w:rsidRPr="000D1CB5" w:rsidRDefault="007119DA" w:rsidP="007C581F">
            <w:pPr>
              <w:jc w:val="center"/>
              <w:rPr>
                <w:rFonts w:ascii="Calibri" w:hAnsi="Calibri"/>
                <w:sz w:val="18"/>
                <w:szCs w:val="18"/>
              </w:rPr>
            </w:pPr>
            <w:r w:rsidRPr="000D1CB5">
              <w:rPr>
                <w:rFonts w:ascii="Calibri" w:hAnsi="Calibri"/>
                <w:sz w:val="18"/>
                <w:szCs w:val="18"/>
              </w:rPr>
              <w:t>1.048</w:t>
            </w:r>
          </w:p>
        </w:tc>
      </w:tr>
    </w:tbl>
    <w:p w14:paraId="62D6D668" w14:textId="77777777" w:rsidR="007119DA" w:rsidRDefault="007119DA" w:rsidP="007119DA">
      <w:pPr>
        <w:pStyle w:val="ListParagraph"/>
        <w:rPr>
          <w:rFonts w:ascii="Calibri" w:hAnsi="Calibri"/>
          <w:sz w:val="18"/>
          <w:szCs w:val="18"/>
        </w:rPr>
      </w:pPr>
    </w:p>
    <w:p w14:paraId="1F2420D1" w14:textId="77777777" w:rsidR="005F22F6" w:rsidRDefault="005F22F6" w:rsidP="007119DA">
      <w:pPr>
        <w:pStyle w:val="ListParagraph"/>
        <w:rPr>
          <w:rFonts w:ascii="Calibri" w:hAnsi="Calibri"/>
          <w:sz w:val="18"/>
          <w:szCs w:val="18"/>
        </w:rPr>
      </w:pPr>
    </w:p>
    <w:p w14:paraId="62D6D669" w14:textId="436E155B" w:rsidR="007119DA" w:rsidRPr="00782762" w:rsidRDefault="007119DA" w:rsidP="007119DA">
      <w:pPr>
        <w:pStyle w:val="ListParagraph"/>
        <w:numPr>
          <w:ilvl w:val="0"/>
          <w:numId w:val="24"/>
        </w:numPr>
        <w:rPr>
          <w:rFonts w:ascii="Calibri" w:hAnsi="Calibri"/>
          <w:sz w:val="18"/>
          <w:szCs w:val="18"/>
        </w:rPr>
      </w:pPr>
      <w:r>
        <w:rPr>
          <w:rFonts w:ascii="Calibri" w:hAnsi="Calibri"/>
          <w:sz w:val="18"/>
          <w:szCs w:val="18"/>
        </w:rPr>
        <w:lastRenderedPageBreak/>
        <w:t>This field is automatically calculated. The Corrected CFM50 is the Nominal CFM50 from Section C multiplied by the Altitude and Temperature Correction Factors.</w:t>
      </w:r>
    </w:p>
    <w:p w14:paraId="62D6D66A" w14:textId="77777777" w:rsidR="007119DA" w:rsidRPr="0091667B" w:rsidRDefault="007119DA" w:rsidP="007119DA">
      <w:pPr>
        <w:rPr>
          <w:rFonts w:ascii="Calibri" w:hAnsi="Calibri"/>
          <w:sz w:val="18"/>
          <w:szCs w:val="18"/>
        </w:rPr>
      </w:pPr>
    </w:p>
    <w:p w14:paraId="62D6D66B" w14:textId="77777777" w:rsidR="007119DA" w:rsidRPr="008F0D91" w:rsidRDefault="007119DA" w:rsidP="007119DA">
      <w:pPr>
        <w:rPr>
          <w:rFonts w:ascii="Calibri" w:hAnsi="Calibri"/>
          <w:b/>
          <w:sz w:val="18"/>
          <w:szCs w:val="18"/>
        </w:rPr>
      </w:pPr>
      <w:r w:rsidRPr="008F0D91">
        <w:rPr>
          <w:rFonts w:ascii="Calibri" w:hAnsi="Calibri"/>
          <w:b/>
          <w:sz w:val="18"/>
          <w:szCs w:val="18"/>
        </w:rPr>
        <w:t>Section E. Accuracy Adjustment</w:t>
      </w:r>
    </w:p>
    <w:p w14:paraId="62D6D66C" w14:textId="71360C5D" w:rsidR="007119DA" w:rsidRPr="008F0D91" w:rsidRDefault="007119DA" w:rsidP="007119DA">
      <w:pPr>
        <w:pStyle w:val="ListParagraph"/>
        <w:numPr>
          <w:ilvl w:val="0"/>
          <w:numId w:val="33"/>
        </w:numPr>
        <w:rPr>
          <w:rFonts w:ascii="Calibri" w:hAnsi="Calibri"/>
          <w:sz w:val="18"/>
          <w:szCs w:val="18"/>
        </w:rPr>
      </w:pPr>
      <w:r w:rsidRPr="008F0D91">
        <w:rPr>
          <w:rFonts w:ascii="Calibri" w:hAnsi="Calibri"/>
          <w:sz w:val="18"/>
          <w:szCs w:val="18"/>
        </w:rPr>
        <w:t>This field is automatically calculated:</w:t>
      </w:r>
    </w:p>
    <w:p w14:paraId="62D6D66D" w14:textId="77777777" w:rsidR="007119DA" w:rsidRPr="008F0D91" w:rsidRDefault="007119DA" w:rsidP="007119DA">
      <w:pPr>
        <w:pStyle w:val="ListParagraph"/>
        <w:numPr>
          <w:ilvl w:val="0"/>
          <w:numId w:val="34"/>
        </w:numPr>
        <w:rPr>
          <w:rFonts w:ascii="Calibri" w:hAnsi="Calibri"/>
          <w:sz w:val="18"/>
          <w:szCs w:val="18"/>
        </w:rPr>
      </w:pPr>
      <w:r w:rsidRPr="008F0D91">
        <w:rPr>
          <w:rFonts w:ascii="Calibri" w:hAnsi="Calibri"/>
          <w:sz w:val="18"/>
          <w:szCs w:val="18"/>
        </w:rPr>
        <w:t xml:space="preserve">If the Accuracy Level from </w:t>
      </w:r>
      <w:r w:rsidR="007E5B1C">
        <w:rPr>
          <w:rFonts w:ascii="Calibri" w:hAnsi="Calibri"/>
          <w:sz w:val="18"/>
          <w:szCs w:val="18"/>
        </w:rPr>
        <w:t>S</w:t>
      </w:r>
      <w:r w:rsidRPr="008F0D91">
        <w:rPr>
          <w:rFonts w:ascii="Calibri" w:hAnsi="Calibri"/>
          <w:sz w:val="18"/>
          <w:szCs w:val="18"/>
        </w:rPr>
        <w:t xml:space="preserve">ection C is “Standard”, the Accuracy Adjustment </w:t>
      </w:r>
      <w:r w:rsidR="007E5B1C">
        <w:rPr>
          <w:rFonts w:ascii="Calibri" w:hAnsi="Calibri"/>
          <w:sz w:val="18"/>
          <w:szCs w:val="18"/>
        </w:rPr>
        <w:t xml:space="preserve">Factor </w:t>
      </w:r>
      <w:r w:rsidRPr="008F0D91">
        <w:rPr>
          <w:rFonts w:ascii="Calibri" w:hAnsi="Calibri"/>
          <w:sz w:val="18"/>
          <w:szCs w:val="18"/>
        </w:rPr>
        <w:t>will be 1 (no adjustment)</w:t>
      </w:r>
    </w:p>
    <w:p w14:paraId="62D6D66E" w14:textId="77777777" w:rsidR="007119DA" w:rsidRPr="008F0D91" w:rsidRDefault="007119DA" w:rsidP="007119DA">
      <w:pPr>
        <w:pStyle w:val="ListParagraph"/>
        <w:numPr>
          <w:ilvl w:val="0"/>
          <w:numId w:val="34"/>
        </w:numPr>
        <w:rPr>
          <w:rFonts w:ascii="Calibri" w:hAnsi="Calibri"/>
          <w:sz w:val="18"/>
          <w:szCs w:val="18"/>
        </w:rPr>
      </w:pPr>
      <w:r w:rsidRPr="008F0D91">
        <w:rPr>
          <w:rFonts w:ascii="Calibri" w:hAnsi="Calibri"/>
          <w:sz w:val="18"/>
          <w:szCs w:val="18"/>
        </w:rPr>
        <w:t xml:space="preserve">If the Accuracy Level from </w:t>
      </w:r>
      <w:r w:rsidR="007E5B1C">
        <w:rPr>
          <w:rFonts w:ascii="Calibri" w:hAnsi="Calibri"/>
          <w:sz w:val="18"/>
          <w:szCs w:val="18"/>
        </w:rPr>
        <w:t>S</w:t>
      </w:r>
      <w:r w:rsidRPr="008F0D91">
        <w:rPr>
          <w:rFonts w:ascii="Calibri" w:hAnsi="Calibri"/>
          <w:sz w:val="18"/>
          <w:szCs w:val="18"/>
        </w:rPr>
        <w:t xml:space="preserve">ection C is “Reduced”, </w:t>
      </w:r>
      <w:r w:rsidR="007E5B1C">
        <w:rPr>
          <w:rFonts w:ascii="Calibri" w:hAnsi="Calibri"/>
          <w:sz w:val="18"/>
          <w:szCs w:val="18"/>
        </w:rPr>
        <w:t>A</w:t>
      </w:r>
      <w:r w:rsidRPr="008F0D91">
        <w:rPr>
          <w:rFonts w:ascii="Calibri" w:hAnsi="Calibri"/>
          <w:sz w:val="18"/>
          <w:szCs w:val="18"/>
        </w:rPr>
        <w:t xml:space="preserve">ccuracy </w:t>
      </w:r>
      <w:r w:rsidR="007E5B1C">
        <w:rPr>
          <w:rFonts w:ascii="Calibri" w:hAnsi="Calibri"/>
          <w:sz w:val="18"/>
          <w:szCs w:val="18"/>
        </w:rPr>
        <w:t>A</w:t>
      </w:r>
      <w:r w:rsidRPr="008F0D91">
        <w:rPr>
          <w:rFonts w:ascii="Calibri" w:hAnsi="Calibri"/>
          <w:sz w:val="18"/>
          <w:szCs w:val="18"/>
        </w:rPr>
        <w:t>djustment equation equals 1+[0.1+(50/Nominal CFM50)]</w:t>
      </w:r>
    </w:p>
    <w:p w14:paraId="5A400963" w14:textId="4185307D" w:rsidR="00F777AD" w:rsidRPr="00F777AD" w:rsidRDefault="007119DA" w:rsidP="007119DA">
      <w:pPr>
        <w:pStyle w:val="ListParagraph"/>
        <w:numPr>
          <w:ilvl w:val="0"/>
          <w:numId w:val="33"/>
        </w:numPr>
        <w:rPr>
          <w:rFonts w:ascii="Calibri" w:hAnsi="Calibri"/>
          <w:sz w:val="18"/>
          <w:szCs w:val="18"/>
        </w:rPr>
      </w:pPr>
      <w:r w:rsidRPr="008F0D91">
        <w:rPr>
          <w:rFonts w:ascii="Calibri" w:hAnsi="Calibri"/>
          <w:sz w:val="18"/>
          <w:szCs w:val="18"/>
        </w:rPr>
        <w:t xml:space="preserve">This field is automatically calculated when using the online form. The Adjusted CFM50 is the Corrected CFM50 multiplied </w:t>
      </w:r>
      <w:r w:rsidR="00F777AD">
        <w:rPr>
          <w:rFonts w:ascii="Calibri" w:hAnsi="Calibri"/>
          <w:sz w:val="18"/>
          <w:szCs w:val="18"/>
        </w:rPr>
        <w:t>by</w:t>
      </w:r>
      <w:r w:rsidR="00F777AD" w:rsidRPr="008F0D91">
        <w:rPr>
          <w:rFonts w:ascii="Calibri" w:hAnsi="Calibri"/>
          <w:sz w:val="18"/>
          <w:szCs w:val="18"/>
        </w:rPr>
        <w:t xml:space="preserve"> </w:t>
      </w:r>
      <w:r w:rsidRPr="008F0D91">
        <w:rPr>
          <w:rFonts w:ascii="Calibri" w:hAnsi="Calibri"/>
          <w:sz w:val="18"/>
          <w:szCs w:val="18"/>
        </w:rPr>
        <w:t>the Accuracy Adjustment.</w:t>
      </w:r>
      <w:r w:rsidRPr="008F0D91">
        <w:rPr>
          <w:rFonts w:asciiTheme="minorHAnsi" w:hAnsiTheme="minorHAnsi"/>
          <w:b/>
          <w:sz w:val="18"/>
        </w:rPr>
        <w:t xml:space="preserve"> </w:t>
      </w:r>
    </w:p>
    <w:p w14:paraId="18CA04D6" w14:textId="77777777" w:rsidR="00F777AD" w:rsidRDefault="00F777AD" w:rsidP="00F777AD">
      <w:pPr>
        <w:pStyle w:val="ListParagraph"/>
        <w:rPr>
          <w:rFonts w:asciiTheme="minorHAnsi" w:hAnsiTheme="minorHAnsi"/>
          <w:sz w:val="18"/>
        </w:rPr>
      </w:pPr>
    </w:p>
    <w:p w14:paraId="62D6D66F" w14:textId="2DA20A0C" w:rsidR="007119DA" w:rsidRPr="008F0D91" w:rsidRDefault="00F777AD" w:rsidP="00F777AD">
      <w:pPr>
        <w:pStyle w:val="ListParagraph"/>
        <w:rPr>
          <w:rFonts w:ascii="Calibri" w:hAnsi="Calibri"/>
          <w:sz w:val="18"/>
          <w:szCs w:val="18"/>
        </w:rPr>
      </w:pPr>
      <w:r>
        <w:rPr>
          <w:rFonts w:asciiTheme="minorHAnsi" w:hAnsiTheme="minorHAnsi"/>
          <w:sz w:val="18"/>
        </w:rPr>
        <w:t>NOTE</w:t>
      </w:r>
      <w:r w:rsidR="007E5B1C">
        <w:rPr>
          <w:rFonts w:asciiTheme="minorHAnsi" w:hAnsiTheme="minorHAnsi"/>
          <w:sz w:val="18"/>
        </w:rPr>
        <w:t>:</w:t>
      </w:r>
      <w:r>
        <w:rPr>
          <w:rFonts w:asciiTheme="minorHAnsi" w:hAnsiTheme="minorHAnsi"/>
          <w:b/>
          <w:sz w:val="18"/>
        </w:rPr>
        <w:tab/>
      </w:r>
      <w:r w:rsidR="007119DA" w:rsidRPr="008F0D91">
        <w:rPr>
          <w:rFonts w:asciiTheme="minorHAnsi" w:hAnsiTheme="minorHAnsi"/>
          <w:sz w:val="18"/>
        </w:rPr>
        <w:t>This is the number that must be less than or equal to the target building air leakage from the CF1R, shown in Row A.2.</w:t>
      </w:r>
    </w:p>
    <w:p w14:paraId="62D6D670" w14:textId="77777777" w:rsidR="007119DA" w:rsidRDefault="007119DA" w:rsidP="007119DA">
      <w:pPr>
        <w:rPr>
          <w:rFonts w:ascii="Calibri" w:hAnsi="Calibri"/>
          <w:sz w:val="18"/>
          <w:szCs w:val="18"/>
        </w:rPr>
      </w:pPr>
    </w:p>
    <w:p w14:paraId="62D6D671" w14:textId="77777777" w:rsidR="007119DA" w:rsidRPr="008F0D91" w:rsidRDefault="007119DA" w:rsidP="007119DA">
      <w:pPr>
        <w:rPr>
          <w:rFonts w:ascii="Calibri" w:hAnsi="Calibri"/>
          <w:b/>
          <w:sz w:val="18"/>
          <w:szCs w:val="18"/>
        </w:rPr>
      </w:pPr>
      <w:r w:rsidRPr="008F0D91">
        <w:rPr>
          <w:rFonts w:ascii="Calibri" w:hAnsi="Calibri"/>
          <w:b/>
          <w:sz w:val="18"/>
          <w:szCs w:val="18"/>
        </w:rPr>
        <w:t>Section F. Compliance Statement</w:t>
      </w:r>
    </w:p>
    <w:p w14:paraId="62D6D672" w14:textId="3C6831A5" w:rsidR="007119DA" w:rsidRPr="008F0D91" w:rsidRDefault="007119DA" w:rsidP="007119DA">
      <w:pPr>
        <w:pStyle w:val="ListParagraph"/>
        <w:numPr>
          <w:ilvl w:val="0"/>
          <w:numId w:val="36"/>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62D6D673" w14:textId="77777777" w:rsidR="007119DA" w:rsidRDefault="007119DA" w:rsidP="007119DA">
      <w:pPr>
        <w:pStyle w:val="ListParagraph"/>
      </w:pPr>
    </w:p>
    <w:p w14:paraId="62D6D674" w14:textId="77777777" w:rsidR="007119DA" w:rsidRPr="00782762" w:rsidRDefault="007119DA" w:rsidP="007119DA">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62D6D675" w14:textId="77777777" w:rsidR="007119DA" w:rsidRDefault="007119DA" w:rsidP="007119DA">
      <w:pPr>
        <w:pStyle w:val="ListParagraph"/>
        <w:numPr>
          <w:ilvl w:val="0"/>
          <w:numId w:val="35"/>
        </w:numPr>
        <w:rPr>
          <w:rFonts w:ascii="Calibri" w:hAnsi="Calibri"/>
          <w:sz w:val="18"/>
          <w:szCs w:val="18"/>
        </w:rPr>
      </w:pPr>
      <w:r>
        <w:rPr>
          <w:rFonts w:ascii="Calibri" w:hAnsi="Calibri"/>
          <w:sz w:val="18"/>
          <w:szCs w:val="18"/>
        </w:rPr>
        <w:t>This statement must be true (or not applicable) for the test to conform to the protocols.</w:t>
      </w:r>
    </w:p>
    <w:p w14:paraId="62D6D676" w14:textId="77777777" w:rsidR="007119DA" w:rsidRPr="00782762" w:rsidRDefault="007119DA" w:rsidP="007119DA">
      <w:pPr>
        <w:pStyle w:val="ListParagraph"/>
        <w:numPr>
          <w:ilvl w:val="0"/>
          <w:numId w:val="35"/>
        </w:numPr>
        <w:rPr>
          <w:rFonts w:ascii="Calibri" w:hAnsi="Calibri"/>
          <w:sz w:val="18"/>
          <w:szCs w:val="18"/>
        </w:rPr>
      </w:pPr>
      <w:r>
        <w:rPr>
          <w:rFonts w:ascii="Calibri" w:hAnsi="Calibri"/>
          <w:sz w:val="18"/>
          <w:szCs w:val="18"/>
        </w:rPr>
        <w:t>This statement must be true (or not applicable) for the test to conform to the protocols.</w:t>
      </w:r>
    </w:p>
    <w:p w14:paraId="62D6D677" w14:textId="77777777" w:rsidR="007119DA" w:rsidRPr="00782762" w:rsidRDefault="007119DA" w:rsidP="007119DA">
      <w:pPr>
        <w:pStyle w:val="ListParagraph"/>
        <w:numPr>
          <w:ilvl w:val="0"/>
          <w:numId w:val="35"/>
        </w:numPr>
        <w:rPr>
          <w:rFonts w:ascii="Calibri" w:hAnsi="Calibri"/>
          <w:sz w:val="18"/>
          <w:szCs w:val="18"/>
        </w:rPr>
      </w:pPr>
      <w:r>
        <w:rPr>
          <w:rFonts w:ascii="Calibri" w:hAnsi="Calibri"/>
          <w:sz w:val="18"/>
          <w:szCs w:val="18"/>
        </w:rPr>
        <w:t>This statement must be true (or not applicable) for the test to conform to the protocols.</w:t>
      </w:r>
    </w:p>
    <w:p w14:paraId="62D6D678" w14:textId="77777777" w:rsidR="007119DA" w:rsidRPr="00782762" w:rsidRDefault="007119DA" w:rsidP="007119DA">
      <w:pPr>
        <w:pStyle w:val="ListParagraph"/>
        <w:numPr>
          <w:ilvl w:val="0"/>
          <w:numId w:val="35"/>
        </w:numPr>
        <w:rPr>
          <w:rFonts w:ascii="Calibri" w:hAnsi="Calibri"/>
          <w:sz w:val="18"/>
          <w:szCs w:val="18"/>
        </w:rPr>
      </w:pPr>
      <w:r>
        <w:rPr>
          <w:rFonts w:ascii="Calibri" w:hAnsi="Calibri"/>
          <w:sz w:val="18"/>
          <w:szCs w:val="18"/>
        </w:rPr>
        <w:t>This statement must be true (or not applicable) for the test to conform to the protocols.</w:t>
      </w:r>
    </w:p>
    <w:p w14:paraId="62D6D679" w14:textId="77777777" w:rsidR="007119DA" w:rsidRPr="00782762" w:rsidRDefault="007119DA" w:rsidP="007119DA">
      <w:pPr>
        <w:pStyle w:val="ListParagraph"/>
        <w:numPr>
          <w:ilvl w:val="0"/>
          <w:numId w:val="35"/>
        </w:numPr>
        <w:rPr>
          <w:rFonts w:ascii="Calibri" w:hAnsi="Calibri"/>
          <w:sz w:val="18"/>
          <w:szCs w:val="18"/>
        </w:rPr>
      </w:pPr>
      <w:r>
        <w:rPr>
          <w:rFonts w:ascii="Calibri" w:hAnsi="Calibri"/>
          <w:sz w:val="18"/>
          <w:szCs w:val="18"/>
        </w:rPr>
        <w:t>This statement must be true (or not applicable) for the test to conform to the protocols.</w:t>
      </w:r>
    </w:p>
    <w:p w14:paraId="62D6D67A" w14:textId="77777777" w:rsidR="00DD3906" w:rsidRPr="0091667B" w:rsidRDefault="00DD3906">
      <w:pPr>
        <w:rPr>
          <w:rFonts w:ascii="Calibri" w:hAnsi="Calibri"/>
          <w:sz w:val="18"/>
          <w:szCs w:val="18"/>
        </w:rPr>
      </w:pPr>
    </w:p>
    <w:p w14:paraId="62D6D67B" w14:textId="77777777" w:rsidR="00DD3906" w:rsidRPr="0091667B" w:rsidRDefault="00DD3906">
      <w:pPr>
        <w:rPr>
          <w:rFonts w:ascii="Calibri" w:hAnsi="Calibri"/>
          <w:sz w:val="18"/>
          <w:szCs w:val="18"/>
        </w:rPr>
      </w:pPr>
    </w:p>
    <w:p w14:paraId="62D6D67C" w14:textId="77777777" w:rsidR="00DD3906" w:rsidRDefault="00DD3906">
      <w:pPr>
        <w:sectPr w:rsidR="00DD3906" w:rsidSect="008A14AD">
          <w:headerReference w:type="even" r:id="rId14"/>
          <w:headerReference w:type="default" r:id="rId15"/>
          <w:footerReference w:type="default" r:id="rId16"/>
          <w:headerReference w:type="first" r:id="rId17"/>
          <w:pgSz w:w="12240" w:h="15840" w:code="1"/>
          <w:pgMar w:top="720" w:right="720" w:bottom="720" w:left="720" w:header="720" w:footer="576" w:gutter="0"/>
          <w:pgNumType w:start="1"/>
          <w:cols w:space="720"/>
          <w:docGrid w:linePitch="272"/>
        </w:sectPr>
      </w:pPr>
    </w:p>
    <w:p w14:paraId="62D6D67D" w14:textId="77777777" w:rsidR="00DD3906" w:rsidRPr="00AE7BCC" w:rsidRDefault="00DD3906" w:rsidP="00AE7BCC">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DD3906" w:rsidRPr="00AE7BCC" w14:paraId="62D6D67F" w14:textId="77777777" w:rsidTr="00A843B0">
        <w:tc>
          <w:tcPr>
            <w:tcW w:w="11016" w:type="dxa"/>
            <w:gridSpan w:val="3"/>
            <w:vAlign w:val="center"/>
          </w:tcPr>
          <w:p w14:paraId="62D6D67E" w14:textId="77777777" w:rsidR="00DD3906" w:rsidRPr="00D65855"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D65855">
              <w:rPr>
                <w:rFonts w:asciiTheme="minorHAnsi" w:hAnsiTheme="minorHAnsi"/>
                <w:b/>
                <w:szCs w:val="18"/>
              </w:rPr>
              <w:t>A. Building Air Leakage – General Information</w:t>
            </w:r>
          </w:p>
        </w:tc>
      </w:tr>
      <w:tr w:rsidR="00DD3906" w:rsidRPr="00AE7BCC" w14:paraId="62D6D684" w14:textId="77777777" w:rsidTr="00A843B0">
        <w:tc>
          <w:tcPr>
            <w:tcW w:w="588" w:type="dxa"/>
            <w:vAlign w:val="center"/>
          </w:tcPr>
          <w:p w14:paraId="62D6D680"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01</w:t>
            </w:r>
          </w:p>
        </w:tc>
        <w:tc>
          <w:tcPr>
            <w:tcW w:w="4650" w:type="dxa"/>
          </w:tcPr>
          <w:p w14:paraId="62D6D681"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 xml:space="preserve">Test Procedure Used: </w:t>
            </w:r>
          </w:p>
        </w:tc>
        <w:tc>
          <w:tcPr>
            <w:tcW w:w="5778" w:type="dxa"/>
          </w:tcPr>
          <w:p w14:paraId="62D6D682"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&lt;&lt;user input, pull down list:</w:t>
            </w:r>
          </w:p>
          <w:p w14:paraId="62D6D683"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 xml:space="preserve">Single-Point Test with Manual Meter – Display </w:t>
            </w:r>
            <w:r w:rsidR="00B44152" w:rsidRPr="00AE7BCC">
              <w:rPr>
                <w:rFonts w:asciiTheme="minorHAnsi" w:hAnsiTheme="minorHAnsi"/>
                <w:sz w:val="18"/>
                <w:szCs w:val="18"/>
              </w:rPr>
              <w:t xml:space="preserve">ENV-20a </w:t>
            </w:r>
            <w:r w:rsidRPr="00AE7BCC">
              <w:rPr>
                <w:rFonts w:asciiTheme="minorHAnsi" w:hAnsiTheme="minorHAnsi"/>
                <w:sz w:val="18"/>
                <w:szCs w:val="18"/>
              </w:rPr>
              <w:t xml:space="preserve">below; Single-Point Test with Automatic Meter – Display </w:t>
            </w:r>
            <w:r w:rsidR="00B44152" w:rsidRPr="00AE7BCC">
              <w:rPr>
                <w:rFonts w:asciiTheme="minorHAnsi" w:hAnsiTheme="minorHAnsi"/>
                <w:sz w:val="18"/>
                <w:szCs w:val="18"/>
              </w:rPr>
              <w:t xml:space="preserve">ENV-20b </w:t>
            </w:r>
            <w:r w:rsidRPr="00AE7BCC">
              <w:rPr>
                <w:rFonts w:asciiTheme="minorHAnsi" w:hAnsiTheme="minorHAnsi"/>
                <w:sz w:val="18"/>
                <w:szCs w:val="18"/>
              </w:rPr>
              <w:t xml:space="preserve">below; Multi-Point Test – Display </w:t>
            </w:r>
            <w:r w:rsidR="00B44152" w:rsidRPr="00AE7BCC">
              <w:rPr>
                <w:rFonts w:asciiTheme="minorHAnsi" w:hAnsiTheme="minorHAnsi"/>
                <w:sz w:val="18"/>
                <w:szCs w:val="18"/>
              </w:rPr>
              <w:t xml:space="preserve">ENV-20c </w:t>
            </w:r>
            <w:r w:rsidRPr="00AE7BCC">
              <w:rPr>
                <w:rFonts w:asciiTheme="minorHAnsi" w:hAnsiTheme="minorHAnsi"/>
                <w:sz w:val="18"/>
                <w:szCs w:val="18"/>
              </w:rPr>
              <w:t xml:space="preserve">below; Repeated Single Point with Manual Meter – Display </w:t>
            </w:r>
            <w:r w:rsidR="00B44152" w:rsidRPr="00AE7BCC">
              <w:rPr>
                <w:rFonts w:asciiTheme="minorHAnsi" w:hAnsiTheme="minorHAnsi"/>
                <w:sz w:val="18"/>
                <w:szCs w:val="18"/>
              </w:rPr>
              <w:t xml:space="preserve">ENV-20d </w:t>
            </w:r>
            <w:r w:rsidRPr="00AE7BCC">
              <w:rPr>
                <w:rFonts w:asciiTheme="minorHAnsi" w:hAnsiTheme="minorHAnsi"/>
                <w:sz w:val="18"/>
                <w:szCs w:val="18"/>
              </w:rPr>
              <w:t xml:space="preserve">below; Repeated Single Point with Automatic Meter – Display </w:t>
            </w:r>
            <w:r w:rsidR="00B44152" w:rsidRPr="00AE7BCC">
              <w:rPr>
                <w:rFonts w:asciiTheme="minorHAnsi" w:hAnsiTheme="minorHAnsi"/>
                <w:sz w:val="18"/>
                <w:szCs w:val="18"/>
              </w:rPr>
              <w:t xml:space="preserve">ENV-20e </w:t>
            </w:r>
            <w:r w:rsidRPr="00AE7BCC">
              <w:rPr>
                <w:rFonts w:asciiTheme="minorHAnsi" w:hAnsiTheme="minorHAnsi"/>
                <w:sz w:val="18"/>
                <w:szCs w:val="18"/>
              </w:rPr>
              <w:t>below</w:t>
            </w:r>
            <w:r w:rsidR="00B44152" w:rsidRPr="00AE7BCC">
              <w:rPr>
                <w:rFonts w:asciiTheme="minorHAnsi" w:hAnsiTheme="minorHAnsi"/>
                <w:sz w:val="18"/>
                <w:szCs w:val="18"/>
              </w:rPr>
              <w:t>&gt;&gt;</w:t>
            </w:r>
          </w:p>
        </w:tc>
      </w:tr>
      <w:tr w:rsidR="00DD3906" w:rsidRPr="00AE7BCC" w14:paraId="62D6D688" w14:textId="77777777" w:rsidTr="00A843B0">
        <w:tc>
          <w:tcPr>
            <w:tcW w:w="588" w:type="dxa"/>
            <w:vAlign w:val="center"/>
          </w:tcPr>
          <w:p w14:paraId="62D6D685"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02</w:t>
            </w:r>
          </w:p>
        </w:tc>
        <w:tc>
          <w:tcPr>
            <w:tcW w:w="4650" w:type="dxa"/>
          </w:tcPr>
          <w:p w14:paraId="62D6D686" w14:textId="55EC89BD" w:rsidR="00DD3906" w:rsidRPr="00AE7BCC" w:rsidRDefault="00DD3906" w:rsidP="00AE7BCC">
            <w:pPr>
              <w:rPr>
                <w:rFonts w:asciiTheme="minorHAnsi" w:hAnsiTheme="minorHAnsi"/>
                <w:sz w:val="18"/>
                <w:szCs w:val="18"/>
              </w:rPr>
            </w:pPr>
            <w:r w:rsidRPr="00AE7BCC">
              <w:rPr>
                <w:rFonts w:asciiTheme="minorHAnsi" w:hAnsiTheme="minorHAnsi"/>
                <w:sz w:val="18"/>
                <w:szCs w:val="18"/>
              </w:rPr>
              <w:t>Building Air Leakage Target from CF1R</w:t>
            </w:r>
          </w:p>
        </w:tc>
        <w:tc>
          <w:tcPr>
            <w:tcW w:w="5778" w:type="dxa"/>
          </w:tcPr>
          <w:p w14:paraId="62D6D687"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&lt;&lt;number pulled from CF1R</w:t>
            </w:r>
            <w:r w:rsidR="00BC4B56" w:rsidRPr="00AE7BCC">
              <w:rPr>
                <w:rFonts w:asciiTheme="minorHAnsi" w:hAnsiTheme="minorHAnsi"/>
                <w:sz w:val="18"/>
                <w:szCs w:val="18"/>
              </w:rPr>
              <w:t>&gt;&gt;</w:t>
            </w:r>
          </w:p>
        </w:tc>
      </w:tr>
      <w:tr w:rsidR="00DD3906" w:rsidRPr="00AE7BCC" w14:paraId="62D6D68C" w14:textId="77777777" w:rsidTr="00A843B0">
        <w:tc>
          <w:tcPr>
            <w:tcW w:w="588" w:type="dxa"/>
            <w:vAlign w:val="center"/>
          </w:tcPr>
          <w:p w14:paraId="62D6D689" w14:textId="77777777" w:rsidR="00DD3906" w:rsidRPr="00AE7BCC" w:rsidRDefault="00DD3906" w:rsidP="00AE7BCC">
            <w:pPr>
              <w:jc w:val="center"/>
              <w:rPr>
                <w:rFonts w:asciiTheme="minorHAnsi" w:hAnsiTheme="minorHAnsi"/>
                <w:b/>
                <w:sz w:val="18"/>
                <w:szCs w:val="18"/>
              </w:rPr>
            </w:pPr>
            <w:r w:rsidRPr="00AE7BCC">
              <w:rPr>
                <w:rFonts w:asciiTheme="minorHAnsi" w:hAnsiTheme="minorHAnsi"/>
                <w:sz w:val="18"/>
                <w:szCs w:val="18"/>
              </w:rPr>
              <w:t>03</w:t>
            </w:r>
          </w:p>
        </w:tc>
        <w:tc>
          <w:tcPr>
            <w:tcW w:w="4650" w:type="dxa"/>
          </w:tcPr>
          <w:p w14:paraId="62D6D68A" w14:textId="03468B59" w:rsidR="00DD3906" w:rsidRPr="00AE7BCC" w:rsidRDefault="00DD3906" w:rsidP="001C7749">
            <w:pPr>
              <w:rPr>
                <w:rFonts w:asciiTheme="minorHAnsi" w:hAnsiTheme="minorHAnsi"/>
                <w:sz w:val="18"/>
                <w:szCs w:val="18"/>
              </w:rPr>
            </w:pPr>
            <w:r w:rsidRPr="00AE7BCC">
              <w:rPr>
                <w:rFonts w:asciiTheme="minorHAnsi" w:hAnsiTheme="minorHAnsi"/>
                <w:sz w:val="18"/>
                <w:szCs w:val="18"/>
              </w:rPr>
              <w:t xml:space="preserve">Indoor </w:t>
            </w:r>
            <w:r w:rsidR="006C6A3A">
              <w:rPr>
                <w:rFonts w:asciiTheme="minorHAnsi" w:hAnsiTheme="minorHAnsi"/>
                <w:sz w:val="18"/>
                <w:szCs w:val="18"/>
              </w:rPr>
              <w:t>T</w:t>
            </w:r>
            <w:r w:rsidRPr="00AE7BCC">
              <w:rPr>
                <w:rFonts w:asciiTheme="minorHAnsi" w:hAnsiTheme="minorHAnsi"/>
                <w:sz w:val="18"/>
                <w:szCs w:val="18"/>
              </w:rPr>
              <w:t xml:space="preserve">emperature </w:t>
            </w:r>
            <w:r w:rsidR="006C6A3A">
              <w:rPr>
                <w:rFonts w:asciiTheme="minorHAnsi" w:hAnsiTheme="minorHAnsi"/>
                <w:sz w:val="18"/>
                <w:szCs w:val="18"/>
              </w:rPr>
              <w:t>D</w:t>
            </w:r>
            <w:r w:rsidRPr="00AE7BCC">
              <w:rPr>
                <w:rFonts w:asciiTheme="minorHAnsi" w:hAnsiTheme="minorHAnsi"/>
                <w:sz w:val="18"/>
                <w:szCs w:val="18"/>
              </w:rPr>
              <w:t xml:space="preserve">uring </w:t>
            </w:r>
            <w:r w:rsidR="006C6A3A">
              <w:rPr>
                <w:rFonts w:asciiTheme="minorHAnsi" w:hAnsiTheme="minorHAnsi"/>
                <w:sz w:val="18"/>
                <w:szCs w:val="18"/>
              </w:rPr>
              <w:t>T</w:t>
            </w:r>
            <w:r w:rsidRPr="00AE7BCC">
              <w:rPr>
                <w:rFonts w:asciiTheme="minorHAnsi" w:hAnsiTheme="minorHAnsi"/>
                <w:sz w:val="18"/>
                <w:szCs w:val="18"/>
              </w:rPr>
              <w:t>est (</w:t>
            </w:r>
            <w:r w:rsidR="001C7749">
              <w:rPr>
                <w:rFonts w:asciiTheme="minorHAnsi" w:hAnsiTheme="minorHAnsi"/>
                <w:sz w:val="18"/>
                <w:szCs w:val="18"/>
              </w:rPr>
              <w:t>°</w:t>
            </w:r>
            <w:r w:rsidRPr="00AE7BCC">
              <w:rPr>
                <w:rFonts w:asciiTheme="minorHAnsi" w:hAnsiTheme="minorHAnsi"/>
                <w:sz w:val="18"/>
                <w:szCs w:val="18"/>
              </w:rPr>
              <w:t>F)</w:t>
            </w:r>
          </w:p>
        </w:tc>
        <w:tc>
          <w:tcPr>
            <w:tcW w:w="5778" w:type="dxa"/>
          </w:tcPr>
          <w:p w14:paraId="62D6D68B" w14:textId="77777777" w:rsidR="00DD3906" w:rsidRPr="00AE7BCC" w:rsidRDefault="00DD3906" w:rsidP="00AE7BCC">
            <w:pPr>
              <w:tabs>
                <w:tab w:val="left" w:pos="2189"/>
              </w:tabs>
              <w:rPr>
                <w:rFonts w:asciiTheme="minorHAnsi" w:hAnsiTheme="minorHAnsi"/>
                <w:sz w:val="18"/>
                <w:szCs w:val="18"/>
              </w:rPr>
            </w:pPr>
            <w:r w:rsidRPr="00AE7BCC">
              <w:rPr>
                <w:rFonts w:asciiTheme="minorHAnsi" w:hAnsiTheme="minorHAnsi"/>
                <w:sz w:val="18"/>
                <w:szCs w:val="18"/>
              </w:rPr>
              <w:t xml:space="preserve">&lt;&lt;user input, </w:t>
            </w:r>
            <w:proofErr w:type="spellStart"/>
            <w:r w:rsidRPr="00AE7BCC">
              <w:rPr>
                <w:rFonts w:asciiTheme="minorHAnsi" w:hAnsiTheme="minorHAnsi"/>
                <w:sz w:val="18"/>
                <w:szCs w:val="18"/>
              </w:rPr>
              <w:t>degF</w:t>
            </w:r>
            <w:proofErr w:type="spellEnd"/>
            <w:r w:rsidRPr="00AE7BCC">
              <w:rPr>
                <w:rFonts w:asciiTheme="minorHAnsi" w:hAnsiTheme="minorHAnsi"/>
                <w:sz w:val="18"/>
                <w:szCs w:val="18"/>
              </w:rPr>
              <w:t>&gt;&gt;</w:t>
            </w:r>
            <w:r w:rsidRPr="00AE7BCC">
              <w:rPr>
                <w:rFonts w:asciiTheme="minorHAnsi" w:hAnsiTheme="minorHAnsi"/>
                <w:sz w:val="18"/>
                <w:szCs w:val="18"/>
              </w:rPr>
              <w:tab/>
            </w:r>
          </w:p>
        </w:tc>
      </w:tr>
      <w:tr w:rsidR="00DD3906" w:rsidRPr="00AE7BCC" w14:paraId="62D6D690" w14:textId="77777777" w:rsidTr="00A843B0">
        <w:tc>
          <w:tcPr>
            <w:tcW w:w="588" w:type="dxa"/>
            <w:vAlign w:val="center"/>
          </w:tcPr>
          <w:p w14:paraId="62D6D68D" w14:textId="77777777" w:rsidR="00DD3906" w:rsidRPr="00AE7BCC" w:rsidRDefault="00DD3906" w:rsidP="00AE7BCC">
            <w:pPr>
              <w:jc w:val="center"/>
              <w:rPr>
                <w:rFonts w:asciiTheme="minorHAnsi" w:hAnsiTheme="minorHAnsi"/>
                <w:b/>
                <w:sz w:val="18"/>
                <w:szCs w:val="18"/>
              </w:rPr>
            </w:pPr>
            <w:r w:rsidRPr="00AE7BCC">
              <w:rPr>
                <w:rFonts w:asciiTheme="minorHAnsi" w:hAnsiTheme="minorHAnsi"/>
                <w:sz w:val="18"/>
                <w:szCs w:val="18"/>
              </w:rPr>
              <w:t>04</w:t>
            </w:r>
          </w:p>
        </w:tc>
        <w:tc>
          <w:tcPr>
            <w:tcW w:w="4650" w:type="dxa"/>
          </w:tcPr>
          <w:p w14:paraId="62D6D68E" w14:textId="4838E690" w:rsidR="00DD3906" w:rsidRPr="00AE7BCC" w:rsidRDefault="00DD3906" w:rsidP="001C7749">
            <w:pPr>
              <w:rPr>
                <w:rFonts w:asciiTheme="minorHAnsi" w:hAnsiTheme="minorHAnsi"/>
                <w:sz w:val="18"/>
                <w:szCs w:val="18"/>
              </w:rPr>
            </w:pPr>
            <w:r w:rsidRPr="00AE7BCC">
              <w:rPr>
                <w:rFonts w:asciiTheme="minorHAnsi" w:hAnsiTheme="minorHAnsi"/>
                <w:sz w:val="18"/>
                <w:szCs w:val="18"/>
              </w:rPr>
              <w:t xml:space="preserve">Outdoor </w:t>
            </w:r>
            <w:r w:rsidR="006C6A3A">
              <w:rPr>
                <w:rFonts w:asciiTheme="minorHAnsi" w:hAnsiTheme="minorHAnsi"/>
                <w:sz w:val="18"/>
                <w:szCs w:val="18"/>
              </w:rPr>
              <w:t>T</w:t>
            </w:r>
            <w:r w:rsidRPr="00AE7BCC">
              <w:rPr>
                <w:rFonts w:asciiTheme="minorHAnsi" w:hAnsiTheme="minorHAnsi"/>
                <w:sz w:val="18"/>
                <w:szCs w:val="18"/>
              </w:rPr>
              <w:t xml:space="preserve">emperature </w:t>
            </w:r>
            <w:r w:rsidR="006C6A3A">
              <w:rPr>
                <w:rFonts w:asciiTheme="minorHAnsi" w:hAnsiTheme="minorHAnsi"/>
                <w:sz w:val="18"/>
                <w:szCs w:val="18"/>
              </w:rPr>
              <w:t>D</w:t>
            </w:r>
            <w:r w:rsidRPr="00AE7BCC">
              <w:rPr>
                <w:rFonts w:asciiTheme="minorHAnsi" w:hAnsiTheme="minorHAnsi"/>
                <w:sz w:val="18"/>
                <w:szCs w:val="18"/>
              </w:rPr>
              <w:t xml:space="preserve">uring </w:t>
            </w:r>
            <w:r w:rsidR="006C6A3A">
              <w:rPr>
                <w:rFonts w:asciiTheme="minorHAnsi" w:hAnsiTheme="minorHAnsi"/>
                <w:sz w:val="18"/>
                <w:szCs w:val="18"/>
              </w:rPr>
              <w:t>T</w:t>
            </w:r>
            <w:r w:rsidRPr="00AE7BCC">
              <w:rPr>
                <w:rFonts w:asciiTheme="minorHAnsi" w:hAnsiTheme="minorHAnsi"/>
                <w:sz w:val="18"/>
                <w:szCs w:val="18"/>
              </w:rPr>
              <w:t>est (</w:t>
            </w:r>
            <w:r w:rsidR="001C7749">
              <w:rPr>
                <w:rFonts w:asciiTheme="minorHAnsi" w:hAnsiTheme="minorHAnsi"/>
                <w:sz w:val="18"/>
                <w:szCs w:val="18"/>
              </w:rPr>
              <w:t>°</w:t>
            </w:r>
            <w:r w:rsidRPr="00AE7BCC">
              <w:rPr>
                <w:rFonts w:asciiTheme="minorHAnsi" w:hAnsiTheme="minorHAnsi"/>
                <w:sz w:val="18"/>
                <w:szCs w:val="18"/>
              </w:rPr>
              <w:t>F)</w:t>
            </w:r>
          </w:p>
        </w:tc>
        <w:tc>
          <w:tcPr>
            <w:tcW w:w="5778" w:type="dxa"/>
          </w:tcPr>
          <w:p w14:paraId="62D6D68F"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 xml:space="preserve">&lt;&lt;user input, </w:t>
            </w:r>
            <w:proofErr w:type="spellStart"/>
            <w:r w:rsidRPr="00AE7BCC">
              <w:rPr>
                <w:rFonts w:asciiTheme="minorHAnsi" w:hAnsiTheme="minorHAnsi"/>
                <w:sz w:val="18"/>
                <w:szCs w:val="18"/>
              </w:rPr>
              <w:t>degF</w:t>
            </w:r>
            <w:proofErr w:type="spellEnd"/>
            <w:r w:rsidRPr="00AE7BCC">
              <w:rPr>
                <w:rFonts w:asciiTheme="minorHAnsi" w:hAnsiTheme="minorHAnsi"/>
                <w:sz w:val="18"/>
                <w:szCs w:val="18"/>
              </w:rPr>
              <w:t>&gt;&gt;</w:t>
            </w:r>
            <w:r w:rsidRPr="00AE7BCC">
              <w:rPr>
                <w:rFonts w:asciiTheme="minorHAnsi" w:hAnsiTheme="minorHAnsi"/>
                <w:sz w:val="18"/>
                <w:szCs w:val="18"/>
              </w:rPr>
              <w:tab/>
            </w:r>
          </w:p>
        </w:tc>
      </w:tr>
      <w:tr w:rsidR="00DD3906" w:rsidRPr="00AE7BCC" w14:paraId="62D6D694" w14:textId="77777777" w:rsidTr="00A843B0">
        <w:tc>
          <w:tcPr>
            <w:tcW w:w="588" w:type="dxa"/>
            <w:vAlign w:val="center"/>
          </w:tcPr>
          <w:p w14:paraId="62D6D691"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05</w:t>
            </w:r>
          </w:p>
        </w:tc>
        <w:tc>
          <w:tcPr>
            <w:tcW w:w="4650" w:type="dxa"/>
          </w:tcPr>
          <w:p w14:paraId="62D6D692" w14:textId="60C853D7" w:rsidR="00DD3906" w:rsidRPr="00AE7BCC" w:rsidRDefault="00DD3906" w:rsidP="006C6A3A">
            <w:pPr>
              <w:rPr>
                <w:rFonts w:asciiTheme="minorHAnsi" w:hAnsiTheme="minorHAnsi"/>
                <w:sz w:val="18"/>
                <w:szCs w:val="18"/>
              </w:rPr>
            </w:pPr>
            <w:r w:rsidRPr="00AE7BCC">
              <w:rPr>
                <w:rFonts w:asciiTheme="minorHAnsi" w:hAnsiTheme="minorHAnsi"/>
                <w:sz w:val="18"/>
                <w:szCs w:val="18"/>
              </w:rPr>
              <w:t xml:space="preserve">Blower </w:t>
            </w:r>
            <w:r w:rsidR="006C6A3A">
              <w:rPr>
                <w:rFonts w:asciiTheme="minorHAnsi" w:hAnsiTheme="minorHAnsi"/>
                <w:sz w:val="18"/>
                <w:szCs w:val="18"/>
              </w:rPr>
              <w:t>D</w:t>
            </w:r>
            <w:r w:rsidRPr="00AE7BCC">
              <w:rPr>
                <w:rFonts w:asciiTheme="minorHAnsi" w:hAnsiTheme="minorHAnsi"/>
                <w:sz w:val="18"/>
                <w:szCs w:val="18"/>
              </w:rPr>
              <w:t xml:space="preserve">oor </w:t>
            </w:r>
            <w:r w:rsidR="006C6A3A">
              <w:rPr>
                <w:rFonts w:asciiTheme="minorHAnsi" w:hAnsiTheme="minorHAnsi"/>
                <w:sz w:val="18"/>
                <w:szCs w:val="18"/>
              </w:rPr>
              <w:t>L</w:t>
            </w:r>
            <w:r w:rsidRPr="00AE7BCC">
              <w:rPr>
                <w:rFonts w:asciiTheme="minorHAnsi" w:hAnsiTheme="minorHAnsi"/>
                <w:sz w:val="18"/>
                <w:szCs w:val="18"/>
              </w:rPr>
              <w:t>ocation</w:t>
            </w:r>
          </w:p>
        </w:tc>
        <w:tc>
          <w:tcPr>
            <w:tcW w:w="5778" w:type="dxa"/>
          </w:tcPr>
          <w:p w14:paraId="62D6D693"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&lt;&lt;user input, text, maximum 50 characters&gt;&gt;</w:t>
            </w:r>
          </w:p>
        </w:tc>
      </w:tr>
      <w:tr w:rsidR="00DD3906" w:rsidRPr="00AE7BCC" w14:paraId="62D6D698" w14:textId="77777777" w:rsidTr="00A843B0">
        <w:tc>
          <w:tcPr>
            <w:tcW w:w="588" w:type="dxa"/>
            <w:vAlign w:val="center"/>
          </w:tcPr>
          <w:p w14:paraId="62D6D695"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06</w:t>
            </w:r>
          </w:p>
        </w:tc>
        <w:tc>
          <w:tcPr>
            <w:tcW w:w="4650" w:type="dxa"/>
          </w:tcPr>
          <w:p w14:paraId="62D6D696" w14:textId="5585EE9B" w:rsidR="00DD3906" w:rsidRPr="00AE7BCC" w:rsidDel="00752910" w:rsidRDefault="00DD3906" w:rsidP="00AE7BCC">
            <w:pPr>
              <w:rPr>
                <w:rFonts w:asciiTheme="minorHAnsi" w:hAnsiTheme="minorHAnsi"/>
                <w:sz w:val="18"/>
                <w:szCs w:val="18"/>
              </w:rPr>
            </w:pPr>
            <w:r w:rsidRPr="00AE7BCC">
              <w:rPr>
                <w:rFonts w:asciiTheme="minorHAnsi" w:hAnsiTheme="minorHAnsi"/>
                <w:sz w:val="18"/>
                <w:szCs w:val="18"/>
              </w:rPr>
              <w:t>Building Elevation (</w:t>
            </w:r>
            <w:proofErr w:type="spellStart"/>
            <w:r w:rsidRPr="00AE7BCC">
              <w:rPr>
                <w:rFonts w:asciiTheme="minorHAnsi" w:hAnsiTheme="minorHAnsi"/>
                <w:sz w:val="18"/>
                <w:szCs w:val="18"/>
              </w:rPr>
              <w:t>ft</w:t>
            </w:r>
            <w:proofErr w:type="spellEnd"/>
            <w:r w:rsidRPr="00AE7BCC">
              <w:rPr>
                <w:rFonts w:asciiTheme="minorHAnsi" w:hAnsiTheme="minorHAnsi"/>
                <w:sz w:val="18"/>
                <w:szCs w:val="18"/>
              </w:rPr>
              <w:t>)</w:t>
            </w:r>
          </w:p>
        </w:tc>
        <w:tc>
          <w:tcPr>
            <w:tcW w:w="5778" w:type="dxa"/>
          </w:tcPr>
          <w:p w14:paraId="62D6D697" w14:textId="77777777" w:rsidR="00DD3906" w:rsidRPr="00AE7BCC" w:rsidDel="00752910" w:rsidRDefault="00DD3906" w:rsidP="00AE7BCC">
            <w:pPr>
              <w:rPr>
                <w:rFonts w:asciiTheme="minorHAnsi" w:hAnsiTheme="minorHAnsi"/>
                <w:sz w:val="18"/>
                <w:szCs w:val="18"/>
              </w:rPr>
            </w:pPr>
            <w:r w:rsidRPr="00AE7BCC">
              <w:rPr>
                <w:rFonts w:asciiTheme="minorHAnsi" w:hAnsiTheme="minorHAnsi"/>
                <w:sz w:val="18"/>
                <w:szCs w:val="18"/>
              </w:rPr>
              <w:t>&lt;&lt;user input, Ft&gt;&gt;</w:t>
            </w:r>
          </w:p>
        </w:tc>
      </w:tr>
      <w:tr w:rsidR="00DD3906" w:rsidRPr="00AE7BCC" w14:paraId="62D6D69C" w14:textId="77777777" w:rsidTr="00A843B0">
        <w:tc>
          <w:tcPr>
            <w:tcW w:w="588" w:type="dxa"/>
            <w:vAlign w:val="center"/>
          </w:tcPr>
          <w:p w14:paraId="62D6D699"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07</w:t>
            </w:r>
          </w:p>
        </w:tc>
        <w:tc>
          <w:tcPr>
            <w:tcW w:w="4650" w:type="dxa"/>
          </w:tcPr>
          <w:p w14:paraId="62D6D69A" w14:textId="0E1F83C8" w:rsidR="00DD3906" w:rsidRPr="00AE7BCC" w:rsidRDefault="00DD3906" w:rsidP="00AE7BCC">
            <w:pPr>
              <w:rPr>
                <w:rFonts w:asciiTheme="minorHAnsi" w:hAnsiTheme="minorHAnsi"/>
                <w:sz w:val="18"/>
                <w:szCs w:val="18"/>
              </w:rPr>
            </w:pPr>
            <w:r w:rsidRPr="00AE7BCC">
              <w:rPr>
                <w:rFonts w:asciiTheme="minorHAnsi" w:hAnsiTheme="minorHAnsi"/>
                <w:sz w:val="18"/>
                <w:szCs w:val="18"/>
              </w:rPr>
              <w:t>Building Volume (ft</w:t>
            </w:r>
            <w:r w:rsidRPr="00D65855">
              <w:rPr>
                <w:rFonts w:asciiTheme="minorHAnsi" w:hAnsiTheme="minorHAnsi"/>
                <w:sz w:val="18"/>
                <w:szCs w:val="18"/>
                <w:vertAlign w:val="superscript"/>
              </w:rPr>
              <w:t>3</w:t>
            </w:r>
            <w:r w:rsidRPr="00AE7BCC">
              <w:rPr>
                <w:rFonts w:asciiTheme="minorHAnsi" w:hAnsiTheme="minorHAnsi"/>
                <w:sz w:val="18"/>
                <w:szCs w:val="18"/>
              </w:rPr>
              <w:t>)</w:t>
            </w:r>
          </w:p>
        </w:tc>
        <w:tc>
          <w:tcPr>
            <w:tcW w:w="5778" w:type="dxa"/>
          </w:tcPr>
          <w:p w14:paraId="62D6D69B"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&lt;&lt;pull from CF1R&gt;&gt;</w:t>
            </w:r>
          </w:p>
        </w:tc>
      </w:tr>
      <w:tr w:rsidR="00DD3906" w:rsidRPr="00AE7BCC" w14:paraId="62D6D6A0" w14:textId="77777777" w:rsidTr="00A843B0">
        <w:tc>
          <w:tcPr>
            <w:tcW w:w="588" w:type="dxa"/>
            <w:vAlign w:val="center"/>
          </w:tcPr>
          <w:p w14:paraId="62D6D69D" w14:textId="77777777" w:rsidR="00DD3906" w:rsidRPr="00AE7BCC" w:rsidDel="0053362D" w:rsidRDefault="00DD3906" w:rsidP="00AE7BCC">
            <w:pPr>
              <w:jc w:val="center"/>
              <w:rPr>
                <w:rFonts w:asciiTheme="minorHAnsi" w:hAnsiTheme="minorHAnsi"/>
                <w:sz w:val="18"/>
                <w:szCs w:val="18"/>
              </w:rPr>
            </w:pPr>
            <w:r w:rsidRPr="00AE7BCC">
              <w:rPr>
                <w:rFonts w:asciiTheme="minorHAnsi" w:hAnsiTheme="minorHAnsi"/>
                <w:sz w:val="18"/>
                <w:szCs w:val="18"/>
              </w:rPr>
              <w:t>08</w:t>
            </w:r>
          </w:p>
        </w:tc>
        <w:tc>
          <w:tcPr>
            <w:tcW w:w="4650" w:type="dxa"/>
          </w:tcPr>
          <w:p w14:paraId="62D6D69E" w14:textId="19F3ADEF" w:rsidR="00DD3906" w:rsidRPr="00AE7BCC" w:rsidRDefault="00DD3906" w:rsidP="006C6A3A">
            <w:pPr>
              <w:rPr>
                <w:rFonts w:asciiTheme="minorHAnsi" w:hAnsiTheme="minorHAnsi"/>
                <w:sz w:val="18"/>
                <w:szCs w:val="18"/>
              </w:rPr>
            </w:pPr>
            <w:r w:rsidRPr="00AE7BCC">
              <w:rPr>
                <w:rFonts w:asciiTheme="minorHAnsi" w:hAnsiTheme="minorHAnsi"/>
                <w:sz w:val="18"/>
                <w:szCs w:val="18"/>
              </w:rPr>
              <w:t xml:space="preserve">Date of the </w:t>
            </w:r>
            <w:r w:rsidR="006C6A3A">
              <w:rPr>
                <w:rFonts w:asciiTheme="minorHAnsi" w:hAnsiTheme="minorHAnsi"/>
                <w:sz w:val="18"/>
                <w:szCs w:val="18"/>
              </w:rPr>
              <w:t>D</w:t>
            </w:r>
            <w:r w:rsidRPr="00AE7BCC">
              <w:rPr>
                <w:rFonts w:asciiTheme="minorHAnsi" w:hAnsiTheme="minorHAnsi"/>
                <w:sz w:val="18"/>
                <w:szCs w:val="18"/>
              </w:rPr>
              <w:t xml:space="preserve">iagnostic </w:t>
            </w:r>
            <w:r w:rsidR="006C6A3A">
              <w:rPr>
                <w:rFonts w:asciiTheme="minorHAnsi" w:hAnsiTheme="minorHAnsi"/>
                <w:sz w:val="18"/>
                <w:szCs w:val="18"/>
              </w:rPr>
              <w:t>T</w:t>
            </w:r>
            <w:r w:rsidRPr="00AE7BCC">
              <w:rPr>
                <w:rFonts w:asciiTheme="minorHAnsi" w:hAnsiTheme="minorHAnsi"/>
                <w:sz w:val="18"/>
                <w:szCs w:val="18"/>
              </w:rPr>
              <w:t xml:space="preserve">est for this </w:t>
            </w:r>
            <w:r w:rsidR="006C6A3A">
              <w:rPr>
                <w:rFonts w:asciiTheme="minorHAnsi" w:hAnsiTheme="minorHAnsi"/>
                <w:sz w:val="18"/>
                <w:szCs w:val="18"/>
              </w:rPr>
              <w:t>D</w:t>
            </w:r>
            <w:r w:rsidRPr="00AE7BCC">
              <w:rPr>
                <w:rFonts w:asciiTheme="minorHAnsi" w:hAnsiTheme="minorHAnsi"/>
                <w:sz w:val="18"/>
                <w:szCs w:val="18"/>
              </w:rPr>
              <w:t>welling</w:t>
            </w:r>
          </w:p>
        </w:tc>
        <w:tc>
          <w:tcPr>
            <w:tcW w:w="5778" w:type="dxa"/>
          </w:tcPr>
          <w:p w14:paraId="62D6D69F"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&lt;&lt;user input: date (use date format validation control)&gt;&gt;</w:t>
            </w:r>
          </w:p>
        </w:tc>
      </w:tr>
    </w:tbl>
    <w:p w14:paraId="62D6D6A1" w14:textId="77777777" w:rsidR="00DD3906" w:rsidRPr="00AE7BCC" w:rsidRDefault="00DD3906" w:rsidP="00AE7BCC">
      <w:pPr>
        <w:rPr>
          <w:rFonts w:asciiTheme="minorHAnsi" w:hAnsiTheme="minorHAnsi"/>
          <w:sz w:val="18"/>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DD3906" w:rsidRPr="00AE7BCC" w14:paraId="62D6D6A4" w14:textId="77777777" w:rsidTr="00085876">
        <w:tc>
          <w:tcPr>
            <w:tcW w:w="11016" w:type="dxa"/>
            <w:gridSpan w:val="9"/>
          </w:tcPr>
          <w:p w14:paraId="62D6D6A3" w14:textId="77777777" w:rsidR="00DD3906" w:rsidRPr="00D65855" w:rsidRDefault="00DD3906" w:rsidP="00AE7BCC">
            <w:pPr>
              <w:rPr>
                <w:rFonts w:asciiTheme="minorHAnsi" w:hAnsiTheme="minorHAnsi"/>
                <w:szCs w:val="18"/>
              </w:rPr>
            </w:pPr>
            <w:r w:rsidRPr="00D65855">
              <w:rPr>
                <w:rFonts w:asciiTheme="minorHAnsi" w:hAnsiTheme="minorHAnsi"/>
                <w:b/>
                <w:szCs w:val="18"/>
              </w:rPr>
              <w:t>B. Diagnostic Equipment Information</w:t>
            </w:r>
          </w:p>
        </w:tc>
      </w:tr>
      <w:tr w:rsidR="00DD3906" w:rsidRPr="00AE7BCC" w14:paraId="62D6D6A8" w14:textId="77777777" w:rsidTr="00085876">
        <w:tc>
          <w:tcPr>
            <w:tcW w:w="590" w:type="dxa"/>
            <w:vAlign w:val="center"/>
          </w:tcPr>
          <w:p w14:paraId="62D6D6A5"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01</w:t>
            </w:r>
          </w:p>
        </w:tc>
        <w:tc>
          <w:tcPr>
            <w:tcW w:w="4925" w:type="dxa"/>
            <w:gridSpan w:val="4"/>
            <w:vAlign w:val="center"/>
          </w:tcPr>
          <w:p w14:paraId="62D6D6A6" w14:textId="688EEA00" w:rsidR="00DD3906" w:rsidRPr="00AE7BCC" w:rsidRDefault="00DD3906" w:rsidP="00AE7BCC">
            <w:pPr>
              <w:rPr>
                <w:rFonts w:asciiTheme="minorHAnsi" w:hAnsiTheme="minorHAnsi"/>
                <w:sz w:val="18"/>
                <w:szCs w:val="18"/>
              </w:rPr>
            </w:pPr>
            <w:r w:rsidRPr="00AE7BCC">
              <w:rPr>
                <w:rFonts w:asciiTheme="minorHAnsi" w:hAnsiTheme="minorHAnsi"/>
                <w:sz w:val="18"/>
                <w:szCs w:val="18"/>
              </w:rPr>
              <w:t>Number of Manometers Used to Measure Home Pressurization</w:t>
            </w:r>
          </w:p>
        </w:tc>
        <w:tc>
          <w:tcPr>
            <w:tcW w:w="5501" w:type="dxa"/>
            <w:gridSpan w:val="4"/>
          </w:tcPr>
          <w:p w14:paraId="62D6D6A7"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&lt;&lt;user input, integer&gt;&gt; For entries &gt;1, duplicate lines B. 2-6</w:t>
            </w:r>
          </w:p>
        </w:tc>
      </w:tr>
      <w:tr w:rsidR="00DD3906" w:rsidRPr="00AE7BCC" w14:paraId="62D6D6AE" w14:textId="77777777" w:rsidTr="00085876">
        <w:tc>
          <w:tcPr>
            <w:tcW w:w="2203" w:type="dxa"/>
            <w:gridSpan w:val="2"/>
            <w:vAlign w:val="center"/>
          </w:tcPr>
          <w:p w14:paraId="62D6D6A9"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02</w:t>
            </w:r>
          </w:p>
        </w:tc>
        <w:tc>
          <w:tcPr>
            <w:tcW w:w="2203" w:type="dxa"/>
            <w:gridSpan w:val="2"/>
            <w:vAlign w:val="center"/>
          </w:tcPr>
          <w:p w14:paraId="62D6D6AA"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03</w:t>
            </w:r>
          </w:p>
        </w:tc>
        <w:tc>
          <w:tcPr>
            <w:tcW w:w="2203" w:type="dxa"/>
            <w:gridSpan w:val="2"/>
            <w:vAlign w:val="center"/>
          </w:tcPr>
          <w:p w14:paraId="62D6D6AB"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04</w:t>
            </w:r>
          </w:p>
        </w:tc>
        <w:tc>
          <w:tcPr>
            <w:tcW w:w="2203" w:type="dxa"/>
            <w:gridSpan w:val="2"/>
            <w:vAlign w:val="center"/>
          </w:tcPr>
          <w:p w14:paraId="62D6D6AC"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05</w:t>
            </w:r>
          </w:p>
        </w:tc>
        <w:tc>
          <w:tcPr>
            <w:tcW w:w="2204" w:type="dxa"/>
            <w:vAlign w:val="center"/>
          </w:tcPr>
          <w:p w14:paraId="62D6D6AD"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06</w:t>
            </w:r>
          </w:p>
        </w:tc>
      </w:tr>
      <w:tr w:rsidR="00DD3906" w:rsidRPr="00AE7BCC" w14:paraId="62D6D6B4" w14:textId="77777777" w:rsidTr="006C6A3A">
        <w:tc>
          <w:tcPr>
            <w:tcW w:w="2203" w:type="dxa"/>
            <w:gridSpan w:val="2"/>
            <w:vAlign w:val="bottom"/>
          </w:tcPr>
          <w:p w14:paraId="62D6D6AF" w14:textId="77777777" w:rsidR="00DD3906" w:rsidRPr="00AE7BCC" w:rsidRDefault="00DD3906" w:rsidP="006C6A3A">
            <w:pPr>
              <w:jc w:val="center"/>
              <w:rPr>
                <w:rFonts w:asciiTheme="minorHAnsi" w:hAnsiTheme="minorHAnsi"/>
                <w:sz w:val="18"/>
                <w:szCs w:val="18"/>
              </w:rPr>
            </w:pPr>
            <w:r w:rsidRPr="00AE7BCC">
              <w:rPr>
                <w:rFonts w:asciiTheme="minorHAnsi" w:hAnsiTheme="minorHAnsi"/>
                <w:sz w:val="18"/>
                <w:szCs w:val="18"/>
              </w:rPr>
              <w:t>Manometer                  Make</w:t>
            </w:r>
          </w:p>
        </w:tc>
        <w:tc>
          <w:tcPr>
            <w:tcW w:w="2203" w:type="dxa"/>
            <w:gridSpan w:val="2"/>
            <w:vAlign w:val="bottom"/>
          </w:tcPr>
          <w:p w14:paraId="62D6D6B0" w14:textId="77777777" w:rsidR="00DD3906" w:rsidRPr="00AE7BCC" w:rsidRDefault="00DD3906" w:rsidP="006C6A3A">
            <w:pPr>
              <w:jc w:val="center"/>
              <w:rPr>
                <w:rFonts w:asciiTheme="minorHAnsi" w:hAnsiTheme="minorHAnsi"/>
                <w:sz w:val="18"/>
                <w:szCs w:val="18"/>
              </w:rPr>
            </w:pPr>
            <w:r w:rsidRPr="00AE7BCC">
              <w:rPr>
                <w:rFonts w:asciiTheme="minorHAnsi" w:hAnsiTheme="minorHAnsi"/>
                <w:sz w:val="18"/>
                <w:szCs w:val="18"/>
              </w:rPr>
              <w:t>Manometer                 Model</w:t>
            </w:r>
          </w:p>
        </w:tc>
        <w:tc>
          <w:tcPr>
            <w:tcW w:w="2203" w:type="dxa"/>
            <w:gridSpan w:val="2"/>
            <w:vAlign w:val="bottom"/>
          </w:tcPr>
          <w:p w14:paraId="62D6D6B1" w14:textId="77777777" w:rsidR="00DD3906" w:rsidRPr="00AE7BCC" w:rsidRDefault="00DD3906" w:rsidP="006C6A3A">
            <w:pPr>
              <w:jc w:val="center"/>
              <w:rPr>
                <w:rFonts w:asciiTheme="minorHAnsi" w:hAnsiTheme="minorHAnsi"/>
                <w:sz w:val="18"/>
                <w:szCs w:val="18"/>
              </w:rPr>
            </w:pPr>
            <w:r w:rsidRPr="00AE7BCC">
              <w:rPr>
                <w:rFonts w:asciiTheme="minorHAnsi" w:hAnsiTheme="minorHAnsi"/>
                <w:sz w:val="18"/>
                <w:szCs w:val="18"/>
              </w:rPr>
              <w:t>Manometer                   Serial                          Number</w:t>
            </w:r>
          </w:p>
        </w:tc>
        <w:tc>
          <w:tcPr>
            <w:tcW w:w="2203" w:type="dxa"/>
            <w:gridSpan w:val="2"/>
            <w:vAlign w:val="bottom"/>
          </w:tcPr>
          <w:p w14:paraId="62D6D6B2" w14:textId="77777777" w:rsidR="00DD3906" w:rsidRPr="00AE7BCC" w:rsidRDefault="00DD3906" w:rsidP="006C6A3A">
            <w:pPr>
              <w:jc w:val="center"/>
              <w:rPr>
                <w:rFonts w:asciiTheme="minorHAnsi" w:hAnsiTheme="minorHAnsi"/>
                <w:sz w:val="18"/>
                <w:szCs w:val="18"/>
              </w:rPr>
            </w:pPr>
            <w:r w:rsidRPr="00AE7BCC">
              <w:rPr>
                <w:rFonts w:asciiTheme="minorHAnsi" w:hAnsiTheme="minorHAnsi"/>
                <w:sz w:val="18"/>
                <w:szCs w:val="18"/>
              </w:rPr>
              <w:t>Manometer         Calibration                      Date</w:t>
            </w:r>
          </w:p>
        </w:tc>
        <w:tc>
          <w:tcPr>
            <w:tcW w:w="2204" w:type="dxa"/>
            <w:vAlign w:val="bottom"/>
          </w:tcPr>
          <w:p w14:paraId="62D6D6B3" w14:textId="77777777" w:rsidR="00DD3906" w:rsidRPr="00AE7BCC" w:rsidRDefault="00DD3906" w:rsidP="006C6A3A">
            <w:pPr>
              <w:jc w:val="center"/>
              <w:rPr>
                <w:rFonts w:asciiTheme="minorHAnsi" w:hAnsiTheme="minorHAnsi"/>
                <w:sz w:val="18"/>
                <w:szCs w:val="18"/>
              </w:rPr>
            </w:pPr>
            <w:r w:rsidRPr="00AE7BCC">
              <w:rPr>
                <w:rFonts w:asciiTheme="minorHAnsi" w:hAnsiTheme="minorHAnsi"/>
                <w:sz w:val="18"/>
                <w:szCs w:val="18"/>
              </w:rPr>
              <w:t>Manometer        Calibration                   Status</w:t>
            </w:r>
          </w:p>
        </w:tc>
      </w:tr>
      <w:tr w:rsidR="00DD3906" w:rsidRPr="00AE7BCC" w14:paraId="62D6D6BA" w14:textId="77777777" w:rsidTr="00085876">
        <w:tc>
          <w:tcPr>
            <w:tcW w:w="2203" w:type="dxa"/>
            <w:gridSpan w:val="2"/>
            <w:vAlign w:val="center"/>
          </w:tcPr>
          <w:p w14:paraId="62D6D6B5"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maximum 50 characters&gt;&gt;</w:t>
            </w:r>
          </w:p>
        </w:tc>
        <w:tc>
          <w:tcPr>
            <w:tcW w:w="2203" w:type="dxa"/>
            <w:gridSpan w:val="2"/>
            <w:vAlign w:val="center"/>
          </w:tcPr>
          <w:p w14:paraId="62D6D6B6"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maximum 50 characters&gt;&gt;</w:t>
            </w:r>
          </w:p>
        </w:tc>
        <w:tc>
          <w:tcPr>
            <w:tcW w:w="2203" w:type="dxa"/>
            <w:gridSpan w:val="2"/>
            <w:vAlign w:val="center"/>
          </w:tcPr>
          <w:p w14:paraId="62D6D6B7"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maximum 50 characters&gt;&gt;</w:t>
            </w:r>
          </w:p>
        </w:tc>
        <w:tc>
          <w:tcPr>
            <w:tcW w:w="2203" w:type="dxa"/>
            <w:gridSpan w:val="2"/>
            <w:vAlign w:val="center"/>
          </w:tcPr>
          <w:p w14:paraId="62D6D6B8"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(Date), maximum 50 characters&gt;&gt;</w:t>
            </w:r>
          </w:p>
        </w:tc>
        <w:tc>
          <w:tcPr>
            <w:tcW w:w="2204" w:type="dxa"/>
            <w:vAlign w:val="center"/>
          </w:tcPr>
          <w:p w14:paraId="62D6D6B9"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&lt;&lt;calculated field: if manometer Calibration Date in B</w:t>
            </w:r>
            <w:r w:rsidR="00B44152" w:rsidRPr="00AE7BCC">
              <w:rPr>
                <w:rFonts w:asciiTheme="minorHAnsi" w:hAnsiTheme="minorHAnsi"/>
                <w:sz w:val="18"/>
                <w:szCs w:val="18"/>
              </w:rPr>
              <w:t>. 5</w:t>
            </w:r>
            <w:r w:rsidRPr="00AE7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9761E" w:rsidRPr="00AE7BCC">
              <w:rPr>
                <w:rFonts w:asciiTheme="minorHAnsi" w:hAnsiTheme="minorHAnsi"/>
                <w:sz w:val="18"/>
                <w:szCs w:val="18"/>
              </w:rPr>
              <w:t>B</w:t>
            </w:r>
            <w:r w:rsidRPr="00AE7BCC">
              <w:rPr>
                <w:rFonts w:asciiTheme="minorHAnsi" w:hAnsiTheme="minorHAnsi"/>
                <w:sz w:val="18"/>
                <w:szCs w:val="18"/>
              </w:rPr>
              <w:t>uilding Leakage Diagnostic test"&gt;&gt;</w:t>
            </w:r>
          </w:p>
        </w:tc>
      </w:tr>
      <w:tr w:rsidR="00DD3906" w:rsidRPr="00AE7BCC" w14:paraId="62D6D6C0" w14:textId="77777777" w:rsidTr="00085876">
        <w:tc>
          <w:tcPr>
            <w:tcW w:w="2203" w:type="dxa"/>
            <w:gridSpan w:val="2"/>
            <w:tcBorders>
              <w:bottom w:val="single" w:sz="12" w:space="0" w:color="000000"/>
            </w:tcBorders>
            <w:vAlign w:val="center"/>
          </w:tcPr>
          <w:p w14:paraId="62D6D6BB" w14:textId="77777777" w:rsidR="00DD3906" w:rsidRPr="00AE7BCC" w:rsidRDefault="00DD3906" w:rsidP="00AE7BCC">
            <w:pPr>
              <w:jc w:val="center"/>
              <w:rPr>
                <w:rFonts w:asciiTheme="minorHAnsi" w:hAnsiTheme="minorHAnsi"/>
                <w:sz w:val="18"/>
                <w:szCs w:val="18"/>
              </w:rPr>
            </w:pPr>
          </w:p>
        </w:tc>
        <w:tc>
          <w:tcPr>
            <w:tcW w:w="2203" w:type="dxa"/>
            <w:gridSpan w:val="2"/>
            <w:tcBorders>
              <w:bottom w:val="single" w:sz="12" w:space="0" w:color="000000"/>
            </w:tcBorders>
            <w:vAlign w:val="center"/>
          </w:tcPr>
          <w:p w14:paraId="62D6D6BC" w14:textId="77777777" w:rsidR="00DD3906" w:rsidRPr="00AE7BCC" w:rsidRDefault="00DD3906" w:rsidP="00AE7BCC">
            <w:pPr>
              <w:jc w:val="center"/>
              <w:rPr>
                <w:rFonts w:asciiTheme="minorHAnsi" w:hAnsiTheme="minorHAnsi"/>
                <w:sz w:val="18"/>
                <w:szCs w:val="18"/>
              </w:rPr>
            </w:pPr>
          </w:p>
        </w:tc>
        <w:tc>
          <w:tcPr>
            <w:tcW w:w="2203" w:type="dxa"/>
            <w:gridSpan w:val="2"/>
            <w:tcBorders>
              <w:bottom w:val="single" w:sz="12" w:space="0" w:color="000000"/>
            </w:tcBorders>
            <w:vAlign w:val="center"/>
          </w:tcPr>
          <w:p w14:paraId="62D6D6BD" w14:textId="77777777" w:rsidR="00DD3906" w:rsidRPr="00AE7BCC" w:rsidRDefault="00DD3906" w:rsidP="00AE7BCC">
            <w:pPr>
              <w:jc w:val="center"/>
              <w:rPr>
                <w:rFonts w:asciiTheme="minorHAnsi" w:hAnsiTheme="minorHAnsi"/>
                <w:sz w:val="18"/>
                <w:szCs w:val="18"/>
              </w:rPr>
            </w:pPr>
          </w:p>
        </w:tc>
        <w:tc>
          <w:tcPr>
            <w:tcW w:w="2203" w:type="dxa"/>
            <w:gridSpan w:val="2"/>
            <w:tcBorders>
              <w:bottom w:val="single" w:sz="12" w:space="0" w:color="000000"/>
            </w:tcBorders>
            <w:vAlign w:val="center"/>
          </w:tcPr>
          <w:p w14:paraId="62D6D6BE" w14:textId="77777777" w:rsidR="00DD3906" w:rsidRPr="00AE7BCC" w:rsidRDefault="00DD3906" w:rsidP="00AE7BCC">
            <w:pPr>
              <w:jc w:val="center"/>
              <w:rPr>
                <w:rFonts w:asciiTheme="minorHAnsi" w:hAnsiTheme="minorHAnsi"/>
                <w:sz w:val="18"/>
                <w:szCs w:val="18"/>
              </w:rPr>
            </w:pPr>
          </w:p>
        </w:tc>
        <w:tc>
          <w:tcPr>
            <w:tcW w:w="2204" w:type="dxa"/>
            <w:tcBorders>
              <w:bottom w:val="single" w:sz="12" w:space="0" w:color="000000"/>
            </w:tcBorders>
            <w:vAlign w:val="center"/>
          </w:tcPr>
          <w:p w14:paraId="62D6D6BF" w14:textId="77777777" w:rsidR="00DD3906" w:rsidRPr="00AE7BCC" w:rsidRDefault="00DD3906" w:rsidP="00AE7BCC">
            <w:pPr>
              <w:jc w:val="center"/>
              <w:rPr>
                <w:rFonts w:asciiTheme="minorHAnsi" w:hAnsiTheme="minorHAnsi"/>
                <w:sz w:val="18"/>
                <w:szCs w:val="18"/>
              </w:rPr>
            </w:pPr>
          </w:p>
        </w:tc>
      </w:tr>
      <w:tr w:rsidR="00DD3906" w:rsidRPr="00AE7BCC" w14:paraId="62D6D6C4" w14:textId="77777777" w:rsidTr="00085876">
        <w:tc>
          <w:tcPr>
            <w:tcW w:w="590" w:type="dxa"/>
            <w:tcBorders>
              <w:top w:val="single" w:sz="12" w:space="0" w:color="000000"/>
            </w:tcBorders>
            <w:vAlign w:val="center"/>
          </w:tcPr>
          <w:p w14:paraId="62D6D6C1"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07</w:t>
            </w:r>
          </w:p>
        </w:tc>
        <w:tc>
          <w:tcPr>
            <w:tcW w:w="4925" w:type="dxa"/>
            <w:gridSpan w:val="4"/>
            <w:tcBorders>
              <w:top w:val="single" w:sz="12" w:space="0" w:color="000000"/>
            </w:tcBorders>
            <w:vAlign w:val="center"/>
          </w:tcPr>
          <w:p w14:paraId="62D6D6C2" w14:textId="4DB3FD1B" w:rsidR="00DD3906" w:rsidRPr="00AE7BCC" w:rsidRDefault="00DD3906" w:rsidP="00AE7BCC">
            <w:pPr>
              <w:rPr>
                <w:rFonts w:asciiTheme="minorHAnsi" w:hAnsiTheme="minorHAnsi"/>
                <w:sz w:val="18"/>
                <w:szCs w:val="18"/>
              </w:rPr>
            </w:pPr>
            <w:r w:rsidRPr="00AE7BCC">
              <w:rPr>
                <w:rFonts w:asciiTheme="minorHAnsi" w:hAnsiTheme="minorHAnsi"/>
                <w:sz w:val="18"/>
                <w:szCs w:val="18"/>
              </w:rPr>
              <w:t>Number of Fans Used to Pressurize Home</w:t>
            </w:r>
          </w:p>
        </w:tc>
        <w:tc>
          <w:tcPr>
            <w:tcW w:w="5501" w:type="dxa"/>
            <w:gridSpan w:val="4"/>
            <w:tcBorders>
              <w:top w:val="single" w:sz="12" w:space="0" w:color="000000"/>
            </w:tcBorders>
            <w:vAlign w:val="center"/>
          </w:tcPr>
          <w:p w14:paraId="62D6D6C3"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t>&lt;&lt;user input, integer&gt;&gt; For entries &gt;1, duplicate lines B. 8-11</w:t>
            </w:r>
          </w:p>
        </w:tc>
      </w:tr>
      <w:tr w:rsidR="00DD3906" w:rsidRPr="00AE7BCC" w14:paraId="62D6D6C9" w14:textId="77777777" w:rsidTr="00085876">
        <w:tc>
          <w:tcPr>
            <w:tcW w:w="2765" w:type="dxa"/>
            <w:gridSpan w:val="3"/>
            <w:vAlign w:val="center"/>
          </w:tcPr>
          <w:p w14:paraId="62D6D6C5"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08</w:t>
            </w:r>
          </w:p>
        </w:tc>
        <w:tc>
          <w:tcPr>
            <w:tcW w:w="2750" w:type="dxa"/>
            <w:gridSpan w:val="2"/>
            <w:vAlign w:val="center"/>
          </w:tcPr>
          <w:p w14:paraId="62D6D6C6"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09</w:t>
            </w:r>
          </w:p>
        </w:tc>
        <w:tc>
          <w:tcPr>
            <w:tcW w:w="2750" w:type="dxa"/>
            <w:gridSpan w:val="2"/>
            <w:vAlign w:val="center"/>
          </w:tcPr>
          <w:p w14:paraId="62D6D6C7"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10</w:t>
            </w:r>
          </w:p>
        </w:tc>
        <w:tc>
          <w:tcPr>
            <w:tcW w:w="2751" w:type="dxa"/>
            <w:gridSpan w:val="2"/>
            <w:vAlign w:val="center"/>
          </w:tcPr>
          <w:p w14:paraId="62D6D6C8"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11</w:t>
            </w:r>
          </w:p>
        </w:tc>
      </w:tr>
      <w:tr w:rsidR="00DD3906" w:rsidRPr="00AE7BCC" w14:paraId="62D6D6CE" w14:textId="77777777" w:rsidTr="00085876">
        <w:tc>
          <w:tcPr>
            <w:tcW w:w="2765" w:type="dxa"/>
            <w:gridSpan w:val="3"/>
            <w:vAlign w:val="center"/>
          </w:tcPr>
          <w:p w14:paraId="62D6D6CA"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Fan Make</w:t>
            </w:r>
          </w:p>
        </w:tc>
        <w:tc>
          <w:tcPr>
            <w:tcW w:w="2750" w:type="dxa"/>
            <w:gridSpan w:val="2"/>
            <w:vAlign w:val="center"/>
          </w:tcPr>
          <w:p w14:paraId="62D6D6CB"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Fan Model</w:t>
            </w:r>
          </w:p>
        </w:tc>
        <w:tc>
          <w:tcPr>
            <w:tcW w:w="2750" w:type="dxa"/>
            <w:gridSpan w:val="2"/>
            <w:vAlign w:val="center"/>
          </w:tcPr>
          <w:p w14:paraId="62D6D6CC"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Fan Serial Number</w:t>
            </w:r>
          </w:p>
        </w:tc>
        <w:tc>
          <w:tcPr>
            <w:tcW w:w="2751" w:type="dxa"/>
            <w:gridSpan w:val="2"/>
            <w:vAlign w:val="center"/>
          </w:tcPr>
          <w:p w14:paraId="62D6D6CD" w14:textId="34647521" w:rsidR="00DD3906" w:rsidRPr="00AE7BCC" w:rsidRDefault="00DD3906" w:rsidP="006C6A3A">
            <w:pPr>
              <w:jc w:val="center"/>
              <w:rPr>
                <w:rFonts w:asciiTheme="minorHAnsi" w:hAnsiTheme="minorHAnsi"/>
                <w:sz w:val="18"/>
                <w:szCs w:val="18"/>
              </w:rPr>
            </w:pPr>
            <w:r w:rsidRPr="00AE7BCC">
              <w:rPr>
                <w:rFonts w:asciiTheme="minorHAnsi" w:hAnsiTheme="minorHAnsi"/>
                <w:sz w:val="18"/>
                <w:szCs w:val="18"/>
              </w:rPr>
              <w:t xml:space="preserve">Fan </w:t>
            </w:r>
            <w:r w:rsidR="006C6A3A">
              <w:rPr>
                <w:rFonts w:asciiTheme="minorHAnsi" w:hAnsiTheme="minorHAnsi"/>
                <w:sz w:val="18"/>
                <w:szCs w:val="18"/>
              </w:rPr>
              <w:t>C</w:t>
            </w:r>
            <w:r w:rsidRPr="00AE7BCC">
              <w:rPr>
                <w:rFonts w:asciiTheme="minorHAnsi" w:hAnsiTheme="minorHAnsi"/>
                <w:sz w:val="18"/>
                <w:szCs w:val="18"/>
              </w:rPr>
              <w:t>onfiguration (rings)</w:t>
            </w:r>
          </w:p>
        </w:tc>
      </w:tr>
      <w:tr w:rsidR="00DD3906" w:rsidRPr="00AE7BCC" w14:paraId="62D6D6D3" w14:textId="77777777" w:rsidTr="00085876">
        <w:tc>
          <w:tcPr>
            <w:tcW w:w="2765" w:type="dxa"/>
            <w:gridSpan w:val="3"/>
            <w:vAlign w:val="center"/>
          </w:tcPr>
          <w:p w14:paraId="62D6D6CF"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maximum 50 characters&gt;&gt;</w:t>
            </w:r>
          </w:p>
        </w:tc>
        <w:tc>
          <w:tcPr>
            <w:tcW w:w="2750" w:type="dxa"/>
            <w:gridSpan w:val="2"/>
            <w:vAlign w:val="center"/>
          </w:tcPr>
          <w:p w14:paraId="62D6D6D0"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maximum 50 characters&gt;&gt;</w:t>
            </w:r>
          </w:p>
        </w:tc>
        <w:tc>
          <w:tcPr>
            <w:tcW w:w="2750" w:type="dxa"/>
            <w:gridSpan w:val="2"/>
            <w:vAlign w:val="center"/>
          </w:tcPr>
          <w:p w14:paraId="62D6D6D1"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maximum 50 characters&gt;&gt;</w:t>
            </w:r>
          </w:p>
        </w:tc>
        <w:tc>
          <w:tcPr>
            <w:tcW w:w="2751" w:type="dxa"/>
            <w:gridSpan w:val="2"/>
            <w:vAlign w:val="center"/>
          </w:tcPr>
          <w:p w14:paraId="62D6D6D2" w14:textId="77777777" w:rsidR="00DD3906" w:rsidRPr="00AE7BCC" w:rsidRDefault="00DD3906" w:rsidP="00AE7BCC">
            <w:pPr>
              <w:jc w:val="center"/>
              <w:rPr>
                <w:rFonts w:asciiTheme="minorHAnsi" w:hAnsiTheme="minorHAnsi"/>
                <w:sz w:val="18"/>
                <w:szCs w:val="18"/>
              </w:rPr>
            </w:pPr>
            <w:r w:rsidRPr="00AE7BCC">
              <w:rPr>
                <w:rFonts w:asciiTheme="minorHAnsi" w:hAnsiTheme="minorHAnsi"/>
                <w:sz w:val="18"/>
                <w:szCs w:val="18"/>
              </w:rPr>
              <w:t>&lt;&lt;user input, text, maximum 50 characters&gt;&gt;</w:t>
            </w:r>
          </w:p>
        </w:tc>
      </w:tr>
      <w:tr w:rsidR="00DD3906" w:rsidRPr="00AE7BCC" w14:paraId="62D6D6D8" w14:textId="77777777" w:rsidTr="00085876">
        <w:tc>
          <w:tcPr>
            <w:tcW w:w="2765" w:type="dxa"/>
            <w:gridSpan w:val="3"/>
            <w:vAlign w:val="center"/>
          </w:tcPr>
          <w:p w14:paraId="62D6D6D4" w14:textId="77777777" w:rsidR="00DD3906" w:rsidRPr="00AE7BCC" w:rsidRDefault="00DD3906" w:rsidP="00AE7BCC">
            <w:pPr>
              <w:jc w:val="center"/>
              <w:rPr>
                <w:rFonts w:asciiTheme="minorHAnsi" w:hAnsiTheme="minorHAnsi"/>
                <w:sz w:val="18"/>
                <w:szCs w:val="18"/>
              </w:rPr>
            </w:pPr>
          </w:p>
        </w:tc>
        <w:tc>
          <w:tcPr>
            <w:tcW w:w="2750" w:type="dxa"/>
            <w:gridSpan w:val="2"/>
            <w:vAlign w:val="center"/>
          </w:tcPr>
          <w:p w14:paraId="62D6D6D5" w14:textId="77777777" w:rsidR="00DD3906" w:rsidRPr="00AE7BCC" w:rsidRDefault="00DD3906" w:rsidP="00AE7BCC">
            <w:pPr>
              <w:jc w:val="center"/>
              <w:rPr>
                <w:rFonts w:asciiTheme="minorHAnsi" w:hAnsiTheme="minorHAnsi"/>
                <w:sz w:val="18"/>
                <w:szCs w:val="18"/>
              </w:rPr>
            </w:pPr>
          </w:p>
        </w:tc>
        <w:tc>
          <w:tcPr>
            <w:tcW w:w="2750" w:type="dxa"/>
            <w:gridSpan w:val="2"/>
            <w:vAlign w:val="center"/>
          </w:tcPr>
          <w:p w14:paraId="62D6D6D6" w14:textId="77777777" w:rsidR="00DD3906" w:rsidRPr="00AE7BCC" w:rsidRDefault="00DD3906" w:rsidP="00AE7BCC">
            <w:pPr>
              <w:jc w:val="center"/>
              <w:rPr>
                <w:rFonts w:asciiTheme="minorHAnsi" w:hAnsiTheme="minorHAnsi"/>
                <w:sz w:val="18"/>
                <w:szCs w:val="18"/>
              </w:rPr>
            </w:pPr>
          </w:p>
        </w:tc>
        <w:tc>
          <w:tcPr>
            <w:tcW w:w="2751" w:type="dxa"/>
            <w:gridSpan w:val="2"/>
            <w:vAlign w:val="center"/>
          </w:tcPr>
          <w:p w14:paraId="62D6D6D7" w14:textId="77777777" w:rsidR="00DD3906" w:rsidRPr="00AE7BCC" w:rsidRDefault="00DD3906" w:rsidP="00AE7BCC">
            <w:pPr>
              <w:jc w:val="center"/>
              <w:rPr>
                <w:rFonts w:asciiTheme="minorHAnsi" w:hAnsiTheme="minorHAnsi"/>
                <w:sz w:val="18"/>
                <w:szCs w:val="18"/>
              </w:rPr>
            </w:pPr>
          </w:p>
        </w:tc>
      </w:tr>
    </w:tbl>
    <w:p w14:paraId="62D6D6D9" w14:textId="77777777" w:rsidR="00CE280A" w:rsidRDefault="00CE280A" w:rsidP="00AE7BCC">
      <w:pPr>
        <w:rPr>
          <w:rFonts w:asciiTheme="minorHAnsi" w:hAnsiTheme="minorHAnsi"/>
          <w:sz w:val="18"/>
          <w:szCs w:val="18"/>
        </w:rPr>
      </w:pPr>
    </w:p>
    <w:tbl>
      <w:tblPr>
        <w:tblpPr w:leftFromText="180" w:rightFromText="180" w:vertAnchor="text" w:horzAnchor="margin" w:tblpY="143"/>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CE280A" w:rsidRPr="00AE7BCC" w14:paraId="62D6D6DB" w14:textId="77777777" w:rsidTr="007C581F">
        <w:tc>
          <w:tcPr>
            <w:tcW w:w="11016" w:type="dxa"/>
          </w:tcPr>
          <w:p w14:paraId="62D6D6DA" w14:textId="77777777" w:rsidR="00CE280A" w:rsidRPr="00D65855" w:rsidRDefault="00CE280A" w:rsidP="00CE280A">
            <w:pPr>
              <w:rPr>
                <w:rFonts w:asciiTheme="minorHAnsi" w:hAnsiTheme="minorHAnsi"/>
                <w:b/>
                <w:szCs w:val="18"/>
              </w:rPr>
            </w:pPr>
            <w:r w:rsidRPr="00D65855">
              <w:rPr>
                <w:rFonts w:asciiTheme="minorHAnsi" w:hAnsiTheme="minorHAnsi"/>
                <w:b/>
                <w:szCs w:val="18"/>
              </w:rPr>
              <w:t>ENV20b - Single Point Air Tightness Test With Automatic Meter</w:t>
            </w:r>
          </w:p>
        </w:tc>
      </w:tr>
    </w:tbl>
    <w:p w14:paraId="62D6D6DC" w14:textId="77777777" w:rsidR="00CE280A" w:rsidRDefault="00CE280A" w:rsidP="00AE7BCC">
      <w:pPr>
        <w:rPr>
          <w:rFonts w:asciiTheme="minorHAnsi" w:hAnsiTheme="minorHAnsi"/>
          <w:sz w:val="18"/>
          <w:szCs w:val="18"/>
        </w:rPr>
      </w:pPr>
    </w:p>
    <w:p w14:paraId="62D6D6DD" w14:textId="77777777" w:rsidR="00CE280A" w:rsidRPr="00AE7BCC" w:rsidRDefault="00CE280A" w:rsidP="00AE7BCC">
      <w:pPr>
        <w:rPr>
          <w:rFonts w:asciiTheme="minorHAnsi" w:hAnsiTheme="minorHAnsi"/>
          <w:sz w:val="18"/>
          <w:szCs w:val="18"/>
        </w:rPr>
      </w:pPr>
    </w:p>
    <w:p w14:paraId="62D6D6DE" w14:textId="77777777" w:rsidR="00DD3906" w:rsidRPr="00AE7BCC" w:rsidRDefault="00DD3906" w:rsidP="00AE7BCC">
      <w:pPr>
        <w:rPr>
          <w:rFonts w:asciiTheme="minorHAnsi" w:hAnsiTheme="minorHAnsi"/>
          <w:sz w:val="18"/>
          <w:szCs w:val="18"/>
        </w:rPr>
      </w:pPr>
      <w:r w:rsidRPr="00AE7BCC">
        <w:rPr>
          <w:rFonts w:asciiTheme="minorHAnsi" w:hAnsiTheme="minorHAnsi"/>
          <w:sz w:val="18"/>
          <w:szCs w:val="18"/>
        </w:rPr>
        <w:br w:type="page"/>
      </w:r>
    </w:p>
    <w:p w14:paraId="62D6D6DF" w14:textId="77777777" w:rsidR="00DD3906" w:rsidRPr="00D65855" w:rsidRDefault="00DD3906" w:rsidP="00AE7BCC">
      <w:pPr>
        <w:rPr>
          <w:rFonts w:asciiTheme="minorHAnsi" w:hAnsiTheme="minorHAns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DD3906" w:rsidRPr="00AE7BCC" w14:paraId="62D6D6E1" w14:textId="77777777" w:rsidTr="00A843B0">
        <w:tc>
          <w:tcPr>
            <w:tcW w:w="11016" w:type="dxa"/>
            <w:gridSpan w:val="3"/>
          </w:tcPr>
          <w:p w14:paraId="62D6D6E0" w14:textId="77777777" w:rsidR="00DD3906" w:rsidRPr="00D65855"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D65855">
              <w:rPr>
                <w:rFonts w:asciiTheme="minorHAnsi" w:hAnsiTheme="minorHAnsi"/>
                <w:b/>
                <w:szCs w:val="18"/>
              </w:rPr>
              <w:t>C. Envelope Leakage Diagnostic Test</w:t>
            </w:r>
          </w:p>
        </w:tc>
      </w:tr>
      <w:tr w:rsidR="00DD3906" w:rsidRPr="00AE7BCC" w14:paraId="62D6D6E5" w14:textId="77777777" w:rsidTr="00A843B0">
        <w:tc>
          <w:tcPr>
            <w:tcW w:w="590" w:type="dxa"/>
            <w:vAlign w:val="center"/>
          </w:tcPr>
          <w:p w14:paraId="62D6D6E2"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01</w:t>
            </w:r>
          </w:p>
        </w:tc>
        <w:tc>
          <w:tcPr>
            <w:tcW w:w="4651" w:type="dxa"/>
            <w:vAlign w:val="center"/>
          </w:tcPr>
          <w:p w14:paraId="62D6D6E3" w14:textId="6049D695" w:rsidR="00DD3906" w:rsidRPr="00AE7BCC" w:rsidRDefault="00DD3906" w:rsidP="006C6A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 xml:space="preserve">Time </w:t>
            </w:r>
            <w:r w:rsidR="006C6A3A">
              <w:rPr>
                <w:rFonts w:asciiTheme="minorHAnsi" w:hAnsiTheme="minorHAnsi"/>
                <w:sz w:val="18"/>
                <w:szCs w:val="18"/>
              </w:rPr>
              <w:t>A</w:t>
            </w:r>
            <w:r w:rsidRPr="00AE7BCC">
              <w:rPr>
                <w:rFonts w:asciiTheme="minorHAnsi" w:hAnsiTheme="minorHAnsi"/>
                <w:sz w:val="18"/>
                <w:szCs w:val="18"/>
              </w:rPr>
              <w:t xml:space="preserve">verage </w:t>
            </w:r>
            <w:r w:rsidR="006C6A3A">
              <w:rPr>
                <w:rFonts w:asciiTheme="minorHAnsi" w:hAnsiTheme="minorHAnsi"/>
                <w:sz w:val="18"/>
                <w:szCs w:val="18"/>
              </w:rPr>
              <w:t>P</w:t>
            </w:r>
            <w:r w:rsidRPr="00AE7BCC">
              <w:rPr>
                <w:rFonts w:asciiTheme="minorHAnsi" w:hAnsiTheme="minorHAnsi"/>
                <w:sz w:val="18"/>
                <w:szCs w:val="18"/>
              </w:rPr>
              <w:t xml:space="preserve">eriod of </w:t>
            </w:r>
            <w:r w:rsidR="006C6A3A">
              <w:rPr>
                <w:rFonts w:asciiTheme="minorHAnsi" w:hAnsiTheme="minorHAnsi"/>
                <w:sz w:val="18"/>
                <w:szCs w:val="18"/>
              </w:rPr>
              <w:t>M</w:t>
            </w:r>
            <w:r w:rsidRPr="00AE7BCC">
              <w:rPr>
                <w:rFonts w:asciiTheme="minorHAnsi" w:hAnsiTheme="minorHAnsi"/>
                <w:sz w:val="18"/>
                <w:szCs w:val="18"/>
              </w:rPr>
              <w:t>eter</w:t>
            </w:r>
          </w:p>
        </w:tc>
        <w:tc>
          <w:tcPr>
            <w:tcW w:w="5778" w:type="dxa"/>
            <w:vAlign w:val="center"/>
          </w:tcPr>
          <w:p w14:paraId="62D6D6E4"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but must be no less than 10, in second&gt;&gt;</w:t>
            </w:r>
          </w:p>
        </w:tc>
      </w:tr>
      <w:tr w:rsidR="00DD3906" w:rsidRPr="00AE7BCC" w14:paraId="62D6D6E9" w14:textId="77777777" w:rsidTr="00A843B0">
        <w:tc>
          <w:tcPr>
            <w:tcW w:w="590" w:type="dxa"/>
            <w:vAlign w:val="center"/>
          </w:tcPr>
          <w:p w14:paraId="62D6D6E6"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02</w:t>
            </w:r>
          </w:p>
        </w:tc>
        <w:tc>
          <w:tcPr>
            <w:tcW w:w="4651" w:type="dxa"/>
            <w:vAlign w:val="center"/>
          </w:tcPr>
          <w:p w14:paraId="62D6D6E7" w14:textId="1BE28B24"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Baseline Building Pressure Reading #1</w:t>
            </w:r>
          </w:p>
        </w:tc>
        <w:tc>
          <w:tcPr>
            <w:tcW w:w="5778" w:type="dxa"/>
            <w:vAlign w:val="center"/>
          </w:tcPr>
          <w:p w14:paraId="62D6D6E8"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Pa&gt;&gt; (Resolution of 0.1 Pa)</w:t>
            </w:r>
          </w:p>
        </w:tc>
      </w:tr>
      <w:tr w:rsidR="00DD3906" w:rsidRPr="00AE7BCC" w14:paraId="62D6D6ED" w14:textId="77777777" w:rsidTr="00A843B0">
        <w:tc>
          <w:tcPr>
            <w:tcW w:w="590" w:type="dxa"/>
            <w:vAlign w:val="center"/>
          </w:tcPr>
          <w:p w14:paraId="62D6D6EA"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03</w:t>
            </w:r>
          </w:p>
        </w:tc>
        <w:tc>
          <w:tcPr>
            <w:tcW w:w="4651" w:type="dxa"/>
            <w:vAlign w:val="center"/>
          </w:tcPr>
          <w:p w14:paraId="62D6D6EB" w14:textId="5D0098D4"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Baseline Building Pressure Reading #2</w:t>
            </w:r>
          </w:p>
        </w:tc>
        <w:tc>
          <w:tcPr>
            <w:tcW w:w="5778" w:type="dxa"/>
            <w:vAlign w:val="center"/>
          </w:tcPr>
          <w:p w14:paraId="62D6D6EC"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Pa&gt;&gt; (Resolution of 0.1 Pa)</w:t>
            </w:r>
          </w:p>
        </w:tc>
      </w:tr>
      <w:tr w:rsidR="00DD3906" w:rsidRPr="00AE7BCC" w14:paraId="62D6D6F1" w14:textId="77777777" w:rsidTr="00A843B0">
        <w:tc>
          <w:tcPr>
            <w:tcW w:w="590" w:type="dxa"/>
            <w:vAlign w:val="center"/>
          </w:tcPr>
          <w:p w14:paraId="62D6D6EE"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04</w:t>
            </w:r>
          </w:p>
        </w:tc>
        <w:tc>
          <w:tcPr>
            <w:tcW w:w="4651" w:type="dxa"/>
            <w:vAlign w:val="center"/>
          </w:tcPr>
          <w:p w14:paraId="62D6D6EF" w14:textId="7AF3D20E"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Baseline Building Pressure Reading #3</w:t>
            </w:r>
          </w:p>
        </w:tc>
        <w:tc>
          <w:tcPr>
            <w:tcW w:w="5778" w:type="dxa"/>
            <w:vAlign w:val="center"/>
          </w:tcPr>
          <w:p w14:paraId="62D6D6F0"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Pa&gt;&gt; (Resolution of 0.1 Pa)</w:t>
            </w:r>
          </w:p>
        </w:tc>
      </w:tr>
      <w:tr w:rsidR="00DD3906" w:rsidRPr="00AE7BCC" w14:paraId="62D6D6F5" w14:textId="77777777" w:rsidTr="00A843B0">
        <w:tc>
          <w:tcPr>
            <w:tcW w:w="590" w:type="dxa"/>
            <w:vAlign w:val="center"/>
          </w:tcPr>
          <w:p w14:paraId="62D6D6F2"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05</w:t>
            </w:r>
          </w:p>
        </w:tc>
        <w:tc>
          <w:tcPr>
            <w:tcW w:w="4651" w:type="dxa"/>
            <w:vAlign w:val="center"/>
          </w:tcPr>
          <w:p w14:paraId="62D6D6F3" w14:textId="76CE6981"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Baseline Building Pressure Reading #4</w:t>
            </w:r>
          </w:p>
        </w:tc>
        <w:tc>
          <w:tcPr>
            <w:tcW w:w="5778" w:type="dxa"/>
            <w:vAlign w:val="center"/>
          </w:tcPr>
          <w:p w14:paraId="62D6D6F4"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Pa&gt;&gt; (Resolution of 0.1 Pa)</w:t>
            </w:r>
          </w:p>
        </w:tc>
      </w:tr>
      <w:tr w:rsidR="00DD3906" w:rsidRPr="00AE7BCC" w14:paraId="62D6D6F9" w14:textId="77777777" w:rsidTr="00A843B0">
        <w:tc>
          <w:tcPr>
            <w:tcW w:w="590" w:type="dxa"/>
            <w:vAlign w:val="center"/>
          </w:tcPr>
          <w:p w14:paraId="62D6D6F6"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06</w:t>
            </w:r>
          </w:p>
        </w:tc>
        <w:tc>
          <w:tcPr>
            <w:tcW w:w="4651" w:type="dxa"/>
            <w:vAlign w:val="center"/>
          </w:tcPr>
          <w:p w14:paraId="62D6D6F7" w14:textId="67B274D2"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Baseline Building Pressure Reading #5</w:t>
            </w:r>
          </w:p>
        </w:tc>
        <w:tc>
          <w:tcPr>
            <w:tcW w:w="5778" w:type="dxa"/>
            <w:vAlign w:val="center"/>
          </w:tcPr>
          <w:p w14:paraId="62D6D6F8"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Pa&gt;&gt; (Resolution of 0.1 Pa)</w:t>
            </w:r>
          </w:p>
        </w:tc>
      </w:tr>
      <w:tr w:rsidR="00DD3906" w:rsidRPr="00AE7BCC" w14:paraId="62D6D6FD" w14:textId="77777777" w:rsidTr="00A843B0">
        <w:tc>
          <w:tcPr>
            <w:tcW w:w="590" w:type="dxa"/>
            <w:vAlign w:val="center"/>
          </w:tcPr>
          <w:p w14:paraId="62D6D6FA"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07</w:t>
            </w:r>
          </w:p>
        </w:tc>
        <w:tc>
          <w:tcPr>
            <w:tcW w:w="4651" w:type="dxa"/>
          </w:tcPr>
          <w:p w14:paraId="62D6D6FB" w14:textId="443878FA"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Baseline Range</w:t>
            </w:r>
          </w:p>
        </w:tc>
        <w:tc>
          <w:tcPr>
            <w:tcW w:w="5778" w:type="dxa"/>
            <w:vAlign w:val="center"/>
          </w:tcPr>
          <w:p w14:paraId="62D6D6FC"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&lt;&lt;calculated, subtract the lowest of rows C. 2-6 from the highest of rows C. 2-6&gt;&gt;</w:t>
            </w:r>
          </w:p>
        </w:tc>
      </w:tr>
      <w:tr w:rsidR="00DD3906" w:rsidRPr="00AE7BCC" w14:paraId="62D6D701" w14:textId="77777777" w:rsidTr="00A843B0">
        <w:tc>
          <w:tcPr>
            <w:tcW w:w="590" w:type="dxa"/>
            <w:vAlign w:val="center"/>
          </w:tcPr>
          <w:p w14:paraId="62D6D6FE"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08</w:t>
            </w:r>
          </w:p>
        </w:tc>
        <w:tc>
          <w:tcPr>
            <w:tcW w:w="4651" w:type="dxa"/>
          </w:tcPr>
          <w:p w14:paraId="62D6D6FF" w14:textId="4585DCBF"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Accuracy Level</w:t>
            </w:r>
          </w:p>
        </w:tc>
        <w:tc>
          <w:tcPr>
            <w:tcW w:w="5778" w:type="dxa"/>
            <w:vAlign w:val="center"/>
          </w:tcPr>
          <w:p w14:paraId="62D6D700"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&lt;&lt;calculated, if row C. 7 &lt; 5.0, then “Standard”; if row C. 7 ≥ 5 and ≤ 10, then “Reduced”, if row C. 7 &gt; 10, “cannot use single-point test”, do not proceed.&gt;&gt;</w:t>
            </w:r>
          </w:p>
        </w:tc>
      </w:tr>
      <w:tr w:rsidR="00DD3906" w:rsidRPr="00AE7BCC" w14:paraId="62D6D705" w14:textId="77777777" w:rsidTr="00A843B0">
        <w:tc>
          <w:tcPr>
            <w:tcW w:w="590" w:type="dxa"/>
            <w:vAlign w:val="center"/>
          </w:tcPr>
          <w:p w14:paraId="62D6D702"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09</w:t>
            </w:r>
          </w:p>
        </w:tc>
        <w:tc>
          <w:tcPr>
            <w:tcW w:w="4651" w:type="dxa"/>
            <w:vAlign w:val="center"/>
          </w:tcPr>
          <w:p w14:paraId="62D6D703" w14:textId="3C1C7D31"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Average Baseline Building Pressure Reading</w:t>
            </w:r>
            <w:ins w:id="38" w:author="Shewmaker, Michael@Energy" w:date="2016-03-29T14:19:00Z">
              <w:r w:rsidR="00903664">
                <w:rPr>
                  <w:rFonts w:asciiTheme="minorHAnsi" w:hAnsiTheme="minorHAnsi"/>
                  <w:sz w:val="18"/>
                  <w:szCs w:val="18"/>
                </w:rPr>
                <w:t xml:space="preserve"> (Pa)</w:t>
              </w:r>
            </w:ins>
          </w:p>
        </w:tc>
        <w:tc>
          <w:tcPr>
            <w:tcW w:w="5778" w:type="dxa"/>
            <w:vAlign w:val="center"/>
          </w:tcPr>
          <w:p w14:paraId="62D6D704"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 calculated average rows C. 2-6&gt;&gt;</w:t>
            </w:r>
          </w:p>
        </w:tc>
      </w:tr>
      <w:tr w:rsidR="00DD3906" w:rsidRPr="00AE7BCC" w14:paraId="62D6D709" w14:textId="77777777" w:rsidTr="00A843B0">
        <w:tc>
          <w:tcPr>
            <w:tcW w:w="590" w:type="dxa"/>
            <w:vAlign w:val="center"/>
          </w:tcPr>
          <w:p w14:paraId="62D6D706"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10</w:t>
            </w:r>
          </w:p>
        </w:tc>
        <w:tc>
          <w:tcPr>
            <w:tcW w:w="4651" w:type="dxa"/>
            <w:vAlign w:val="center"/>
          </w:tcPr>
          <w:p w14:paraId="62D6D707" w14:textId="2BFBA7FB" w:rsidR="00DD3906" w:rsidRPr="00AE7BCC" w:rsidRDefault="00DD3906" w:rsidP="006C6A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Pre-</w:t>
            </w:r>
            <w:r w:rsidR="006C6A3A">
              <w:rPr>
                <w:rFonts w:asciiTheme="minorHAnsi" w:hAnsiTheme="minorHAnsi"/>
                <w:sz w:val="18"/>
                <w:szCs w:val="18"/>
              </w:rPr>
              <w:t>T</w:t>
            </w:r>
            <w:r w:rsidRPr="00AE7BCC">
              <w:rPr>
                <w:rFonts w:asciiTheme="minorHAnsi" w:hAnsiTheme="minorHAnsi"/>
                <w:sz w:val="18"/>
                <w:szCs w:val="18"/>
              </w:rPr>
              <w:t xml:space="preserve">est </w:t>
            </w:r>
            <w:r w:rsidR="006C6A3A">
              <w:rPr>
                <w:rFonts w:asciiTheme="minorHAnsi" w:hAnsiTheme="minorHAnsi"/>
                <w:sz w:val="18"/>
                <w:szCs w:val="18"/>
              </w:rPr>
              <w:t>B</w:t>
            </w:r>
            <w:r w:rsidRPr="00AE7BCC">
              <w:rPr>
                <w:rFonts w:asciiTheme="minorHAnsi" w:hAnsiTheme="minorHAnsi"/>
                <w:sz w:val="18"/>
                <w:szCs w:val="18"/>
              </w:rPr>
              <w:t xml:space="preserve">aseline </w:t>
            </w:r>
            <w:r w:rsidR="006C6A3A">
              <w:rPr>
                <w:rFonts w:asciiTheme="minorHAnsi" w:hAnsiTheme="minorHAnsi"/>
                <w:sz w:val="18"/>
                <w:szCs w:val="18"/>
              </w:rPr>
              <w:t>B</w:t>
            </w:r>
            <w:r w:rsidRPr="00AE7BCC">
              <w:rPr>
                <w:rFonts w:asciiTheme="minorHAnsi" w:hAnsiTheme="minorHAnsi"/>
                <w:sz w:val="18"/>
                <w:szCs w:val="18"/>
              </w:rPr>
              <w:t xml:space="preserve">uilding </w:t>
            </w:r>
            <w:r w:rsidR="006C6A3A">
              <w:rPr>
                <w:rFonts w:asciiTheme="minorHAnsi" w:hAnsiTheme="minorHAnsi"/>
                <w:sz w:val="18"/>
                <w:szCs w:val="18"/>
              </w:rPr>
              <w:t>P</w:t>
            </w:r>
            <w:r w:rsidRPr="00AE7BCC">
              <w:rPr>
                <w:rFonts w:asciiTheme="minorHAnsi" w:hAnsiTheme="minorHAnsi"/>
                <w:sz w:val="18"/>
                <w:szCs w:val="18"/>
              </w:rPr>
              <w:t>ressure</w:t>
            </w:r>
            <w:ins w:id="39" w:author="Shewmaker, Michael@Energy" w:date="2016-03-29T14:19:00Z">
              <w:r w:rsidR="00903664">
                <w:rPr>
                  <w:rFonts w:asciiTheme="minorHAnsi" w:hAnsiTheme="minorHAnsi"/>
                  <w:sz w:val="18"/>
                  <w:szCs w:val="18"/>
                </w:rPr>
                <w:t xml:space="preserve"> (Pa)</w:t>
              </w:r>
            </w:ins>
          </w:p>
        </w:tc>
        <w:tc>
          <w:tcPr>
            <w:tcW w:w="5778" w:type="dxa"/>
            <w:vAlign w:val="center"/>
          </w:tcPr>
          <w:p w14:paraId="62D6D708"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input OR row C. 9, Pa&gt;&gt;</w:t>
            </w:r>
          </w:p>
        </w:tc>
      </w:tr>
      <w:tr w:rsidR="00DD3906" w:rsidRPr="00AE7BCC" w14:paraId="62D6D70D" w14:textId="77777777" w:rsidTr="00A843B0">
        <w:tc>
          <w:tcPr>
            <w:tcW w:w="590" w:type="dxa"/>
            <w:vAlign w:val="center"/>
          </w:tcPr>
          <w:p w14:paraId="62D6D70A" w14:textId="77777777" w:rsidR="00DD3906" w:rsidRPr="00AE7BCC" w:rsidDel="0092568A"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11</w:t>
            </w:r>
          </w:p>
        </w:tc>
        <w:tc>
          <w:tcPr>
            <w:tcW w:w="4651" w:type="dxa"/>
            <w:vAlign w:val="center"/>
          </w:tcPr>
          <w:p w14:paraId="62D6D70B" w14:textId="7068003A" w:rsidR="00DD3906" w:rsidRPr="00AE7BCC" w:rsidRDefault="00DD3906" w:rsidP="006C6A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 xml:space="preserve">Induced </w:t>
            </w:r>
            <w:r w:rsidR="006C6A3A">
              <w:rPr>
                <w:rFonts w:asciiTheme="minorHAnsi" w:hAnsiTheme="minorHAnsi"/>
                <w:sz w:val="18"/>
                <w:szCs w:val="18"/>
              </w:rPr>
              <w:t>B</w:t>
            </w:r>
            <w:r w:rsidRPr="00AE7BCC">
              <w:rPr>
                <w:rFonts w:asciiTheme="minorHAnsi" w:hAnsiTheme="minorHAnsi"/>
                <w:sz w:val="18"/>
                <w:szCs w:val="18"/>
              </w:rPr>
              <w:t xml:space="preserve">uilding </w:t>
            </w:r>
            <w:r w:rsidR="006C6A3A">
              <w:rPr>
                <w:rFonts w:asciiTheme="minorHAnsi" w:hAnsiTheme="minorHAnsi"/>
                <w:sz w:val="18"/>
                <w:szCs w:val="18"/>
              </w:rPr>
              <w:t>P</w:t>
            </w:r>
            <w:r w:rsidRPr="00AE7BCC">
              <w:rPr>
                <w:rFonts w:asciiTheme="minorHAnsi" w:hAnsiTheme="minorHAnsi"/>
                <w:sz w:val="18"/>
                <w:szCs w:val="18"/>
              </w:rPr>
              <w:t xml:space="preserve">ressure from </w:t>
            </w:r>
            <w:r w:rsidR="006C6A3A">
              <w:rPr>
                <w:rFonts w:asciiTheme="minorHAnsi" w:hAnsiTheme="minorHAnsi"/>
                <w:sz w:val="18"/>
                <w:szCs w:val="18"/>
              </w:rPr>
              <w:t>M</w:t>
            </w:r>
            <w:r w:rsidRPr="00AE7BCC">
              <w:rPr>
                <w:rFonts w:asciiTheme="minorHAnsi" w:hAnsiTheme="minorHAnsi"/>
                <w:sz w:val="18"/>
                <w:szCs w:val="18"/>
              </w:rPr>
              <w:t>anometer</w:t>
            </w:r>
            <w:ins w:id="40" w:author="Shewmaker, Michael@Energy" w:date="2016-03-29T14:19:00Z">
              <w:r w:rsidR="00903664">
                <w:rPr>
                  <w:rFonts w:asciiTheme="minorHAnsi" w:hAnsiTheme="minorHAnsi"/>
                  <w:sz w:val="18"/>
                  <w:szCs w:val="18"/>
                </w:rPr>
                <w:t xml:space="preserve"> (Pa)</w:t>
              </w:r>
            </w:ins>
          </w:p>
        </w:tc>
        <w:tc>
          <w:tcPr>
            <w:tcW w:w="5778" w:type="dxa"/>
            <w:vAlign w:val="center"/>
          </w:tcPr>
          <w:p w14:paraId="62D6D70C"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Pa, from manometer&gt;&gt;</w:t>
            </w:r>
          </w:p>
        </w:tc>
      </w:tr>
      <w:tr w:rsidR="00DD3906" w:rsidRPr="00AE7BCC" w14:paraId="62D6D711" w14:textId="77777777" w:rsidTr="00A843B0">
        <w:tc>
          <w:tcPr>
            <w:tcW w:w="590" w:type="dxa"/>
            <w:vAlign w:val="center"/>
          </w:tcPr>
          <w:p w14:paraId="62D6D70E"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12</w:t>
            </w:r>
          </w:p>
        </w:tc>
        <w:tc>
          <w:tcPr>
            <w:tcW w:w="4651" w:type="dxa"/>
            <w:vAlign w:val="center"/>
          </w:tcPr>
          <w:p w14:paraId="62D6D70F" w14:textId="44C9105E" w:rsidR="00DD3906" w:rsidRPr="00AE7BCC" w:rsidRDefault="00DD3906" w:rsidP="006C6A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 xml:space="preserve">Induced </w:t>
            </w:r>
            <w:r w:rsidR="006C6A3A">
              <w:rPr>
                <w:rFonts w:asciiTheme="minorHAnsi" w:hAnsiTheme="minorHAnsi"/>
                <w:sz w:val="18"/>
                <w:szCs w:val="18"/>
              </w:rPr>
              <w:t>B</w:t>
            </w:r>
            <w:r w:rsidRPr="00AE7BCC">
              <w:rPr>
                <w:rFonts w:asciiTheme="minorHAnsi" w:hAnsiTheme="minorHAnsi"/>
                <w:sz w:val="18"/>
                <w:szCs w:val="18"/>
              </w:rPr>
              <w:t xml:space="preserve">uilding </w:t>
            </w:r>
            <w:r w:rsidR="006C6A3A">
              <w:rPr>
                <w:rFonts w:asciiTheme="minorHAnsi" w:hAnsiTheme="minorHAnsi"/>
                <w:sz w:val="18"/>
                <w:szCs w:val="18"/>
              </w:rPr>
              <w:t>P</w:t>
            </w:r>
            <w:r w:rsidRPr="00AE7BCC">
              <w:rPr>
                <w:rFonts w:asciiTheme="minorHAnsi" w:hAnsiTheme="minorHAnsi"/>
                <w:sz w:val="18"/>
                <w:szCs w:val="18"/>
              </w:rPr>
              <w:t xml:space="preserve">ressure </w:t>
            </w:r>
            <w:r w:rsidR="006C6A3A">
              <w:rPr>
                <w:rFonts w:asciiTheme="minorHAnsi" w:hAnsiTheme="minorHAnsi"/>
                <w:sz w:val="18"/>
                <w:szCs w:val="18"/>
              </w:rPr>
              <w:t>C</w:t>
            </w:r>
            <w:r w:rsidRPr="00AE7BCC">
              <w:rPr>
                <w:rFonts w:asciiTheme="minorHAnsi" w:hAnsiTheme="minorHAnsi"/>
                <w:sz w:val="18"/>
                <w:szCs w:val="18"/>
              </w:rPr>
              <w:t>heck</w:t>
            </w:r>
          </w:p>
        </w:tc>
        <w:tc>
          <w:tcPr>
            <w:tcW w:w="5778" w:type="dxa"/>
            <w:vAlign w:val="center"/>
          </w:tcPr>
          <w:p w14:paraId="151DFC46" w14:textId="77777777" w:rsidR="00DD3906" w:rsidRDefault="00903664" w:rsidP="00466C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1" w:author="Shewmaker, Michael@Energy" w:date="2016-05-16T15:36:00Z"/>
                <w:rFonts w:asciiTheme="minorHAnsi" w:hAnsiTheme="minorHAnsi"/>
                <w:sz w:val="18"/>
                <w:szCs w:val="18"/>
              </w:rPr>
            </w:pPr>
            <w:ins w:id="42" w:author="Shewmaker, Michael@Energy" w:date="2016-03-29T14:19:00Z">
              <w:r>
                <w:rPr>
                  <w:rFonts w:asciiTheme="minorHAnsi" w:hAnsiTheme="minorHAnsi"/>
                  <w:sz w:val="18"/>
                  <w:szCs w:val="18"/>
                </w:rPr>
                <w:t>&lt;&lt;calculated value</w:t>
              </w:r>
            </w:ins>
            <w:ins w:id="43" w:author="Shewmaker, Michael@Energy" w:date="2016-05-16T15:36:00Z">
              <w:r w:rsidR="00466C1F">
                <w:rPr>
                  <w:rFonts w:asciiTheme="minorHAnsi" w:hAnsiTheme="minorHAnsi"/>
                  <w:sz w:val="18"/>
                  <w:szCs w:val="18"/>
                </w:rPr>
                <w:t>: if both of the following two conditions are true:</w:t>
              </w:r>
            </w:ins>
          </w:p>
          <w:p w14:paraId="5FCB1A53" w14:textId="77777777" w:rsidR="00466C1F" w:rsidRDefault="00466C1F" w:rsidP="00466C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4" w:author="Shewmaker, Michael@Energy" w:date="2016-05-16T15:37:00Z"/>
                <w:rFonts w:asciiTheme="minorHAnsi" w:hAnsiTheme="minorHAnsi"/>
                <w:sz w:val="18"/>
                <w:szCs w:val="18"/>
              </w:rPr>
            </w:pPr>
            <w:ins w:id="45" w:author="Shewmaker, Michael@Energy" w:date="2016-05-16T15:36:00Z">
              <w:r>
                <w:rPr>
                  <w:rFonts w:asciiTheme="minorHAnsi" w:hAnsiTheme="minorHAnsi"/>
                  <w:sz w:val="18"/>
                  <w:szCs w:val="18"/>
                </w:rPr>
                <w:t xml:space="preserve">**absolute value C11 </w:t>
              </w:r>
            </w:ins>
            <w:ins w:id="46" w:author="Shewmaker, Michael@Energy" w:date="2016-05-16T15:37:00Z">
              <w:r>
                <w:rPr>
                  <w:rFonts w:asciiTheme="minorHAnsi" w:hAnsiTheme="minorHAnsi"/>
                  <w:sz w:val="18"/>
                  <w:szCs w:val="18"/>
                </w:rPr>
                <w:t>≥ 15; and</w:t>
              </w:r>
            </w:ins>
          </w:p>
          <w:p w14:paraId="4412833D" w14:textId="77777777" w:rsidR="00466C1F" w:rsidRDefault="00466C1F" w:rsidP="00466C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7" w:author="Shewmaker, Michael@Energy" w:date="2016-05-16T15:37:00Z"/>
                <w:rFonts w:asciiTheme="minorHAnsi" w:hAnsiTheme="minorHAnsi"/>
                <w:sz w:val="18"/>
                <w:szCs w:val="18"/>
              </w:rPr>
            </w:pPr>
            <w:ins w:id="48" w:author="Shewmaker, Michael@Energy" w:date="2016-05-16T15:37:00Z">
              <w:r>
                <w:rPr>
                  <w:rFonts w:asciiTheme="minorHAnsi" w:hAnsiTheme="minorHAnsi"/>
                  <w:sz w:val="18"/>
                  <w:szCs w:val="18"/>
                </w:rPr>
                <w:t>**absolute value C11 &gt; absolute value (C10 * 4)</w:t>
              </w:r>
            </w:ins>
          </w:p>
          <w:p w14:paraId="100D7A96" w14:textId="77777777" w:rsidR="00466C1F" w:rsidRDefault="00466C1F" w:rsidP="00466C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9" w:author="Shewmaker, Michael@Energy" w:date="2016-05-16T15:37:00Z"/>
                <w:rFonts w:asciiTheme="minorHAnsi" w:hAnsiTheme="minorHAnsi"/>
                <w:sz w:val="18"/>
                <w:szCs w:val="18"/>
              </w:rPr>
            </w:pPr>
            <w:ins w:id="50" w:author="Shewmaker, Michael@Energy" w:date="2016-05-16T15:37:00Z">
              <w:r>
                <w:rPr>
                  <w:rFonts w:asciiTheme="minorHAnsi" w:hAnsiTheme="minorHAnsi"/>
                  <w:sz w:val="18"/>
                  <w:szCs w:val="18"/>
                </w:rPr>
                <w:t>Then report “Induced pressure within range for single point test”;</w:t>
              </w:r>
            </w:ins>
          </w:p>
          <w:p w14:paraId="62D6D710" w14:textId="2AA96910" w:rsidR="00466C1F" w:rsidRPr="00466C1F" w:rsidRDefault="00466C1F" w:rsidP="00466C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ins w:id="51" w:author="Shewmaker, Michael@Energy" w:date="2016-05-16T15:37:00Z">
              <w:r>
                <w:rPr>
                  <w:rFonts w:asciiTheme="minorHAnsi" w:hAnsiTheme="minorHAnsi"/>
                  <w:sz w:val="18"/>
                  <w:szCs w:val="18"/>
                </w:rPr>
                <w:t xml:space="preserve">Else report “Induced pressure too low for single point test – </w:t>
              </w:r>
              <w:r w:rsidRPr="00466C1F">
                <w:rPr>
                  <w:rFonts w:asciiTheme="minorHAnsi" w:hAnsiTheme="minorHAnsi"/>
                  <w:b/>
                  <w:sz w:val="18"/>
                  <w:szCs w:val="18"/>
                </w:rPr>
                <w:t>Do Not Proceed</w:t>
              </w:r>
            </w:ins>
            <w:ins w:id="52" w:author="Shewmaker, Michael@Energy" w:date="2016-05-16T15:38:00Z">
              <w:r>
                <w:rPr>
                  <w:rFonts w:asciiTheme="minorHAnsi" w:hAnsiTheme="minorHAnsi"/>
                  <w:sz w:val="18"/>
                  <w:szCs w:val="18"/>
                </w:rPr>
                <w:t>”&gt;&gt;</w:t>
              </w:r>
            </w:ins>
          </w:p>
        </w:tc>
      </w:tr>
      <w:tr w:rsidR="00DD3906" w:rsidRPr="00AE7BCC" w14:paraId="62D6D715" w14:textId="77777777" w:rsidTr="00A843B0">
        <w:tc>
          <w:tcPr>
            <w:tcW w:w="590" w:type="dxa"/>
            <w:vAlign w:val="center"/>
          </w:tcPr>
          <w:p w14:paraId="62D6D712" w14:textId="70248FA0"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13</w:t>
            </w:r>
          </w:p>
        </w:tc>
        <w:tc>
          <w:tcPr>
            <w:tcW w:w="4651" w:type="dxa"/>
            <w:vAlign w:val="center"/>
          </w:tcPr>
          <w:p w14:paraId="62D6D713" w14:textId="45DD5862"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Nominal CFM50</w:t>
            </w:r>
            <w:r w:rsidR="006C6A3A">
              <w:rPr>
                <w:rFonts w:asciiTheme="minorHAnsi" w:hAnsiTheme="minorHAnsi"/>
                <w:sz w:val="18"/>
                <w:szCs w:val="18"/>
              </w:rPr>
              <w:t>:</w:t>
            </w:r>
          </w:p>
        </w:tc>
        <w:tc>
          <w:tcPr>
            <w:tcW w:w="5778" w:type="dxa"/>
            <w:vAlign w:val="center"/>
          </w:tcPr>
          <w:p w14:paraId="62D6D714"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&lt;&lt;user entry, CFM, from manometer&gt;&gt;  </w:t>
            </w:r>
          </w:p>
        </w:tc>
      </w:tr>
    </w:tbl>
    <w:p w14:paraId="62D6D716" w14:textId="77777777" w:rsidR="00DD3906" w:rsidRPr="00D65855" w:rsidRDefault="00DD3906" w:rsidP="00AE7BCC">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AE7BCC" w14:paraId="62D6D718" w14:textId="77777777" w:rsidTr="00C51B87">
        <w:tc>
          <w:tcPr>
            <w:tcW w:w="11020" w:type="dxa"/>
            <w:gridSpan w:val="3"/>
          </w:tcPr>
          <w:p w14:paraId="62D6D717" w14:textId="77777777" w:rsidR="00DD3906" w:rsidRPr="00D65855"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D65855">
              <w:rPr>
                <w:rFonts w:asciiTheme="minorHAnsi" w:hAnsiTheme="minorHAnsi"/>
                <w:b/>
                <w:szCs w:val="18"/>
              </w:rPr>
              <w:t>D. Altitude and Temperature Correction</w:t>
            </w:r>
          </w:p>
        </w:tc>
      </w:tr>
      <w:tr w:rsidR="00DD3906" w:rsidRPr="00AE7BCC" w14:paraId="62D6D71E" w14:textId="77777777" w:rsidTr="00A843B0">
        <w:tc>
          <w:tcPr>
            <w:tcW w:w="590" w:type="dxa"/>
            <w:vAlign w:val="center"/>
          </w:tcPr>
          <w:p w14:paraId="62D6D719"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01</w:t>
            </w:r>
          </w:p>
        </w:tc>
        <w:tc>
          <w:tcPr>
            <w:tcW w:w="4651" w:type="dxa"/>
          </w:tcPr>
          <w:p w14:paraId="62D6D71A" w14:textId="558505B2" w:rsidR="00DD3906" w:rsidRPr="00AE7BCC" w:rsidRDefault="00DD3906" w:rsidP="006C6A3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E7BCC">
              <w:rPr>
                <w:rFonts w:asciiTheme="minorHAnsi" w:hAnsiTheme="minorHAnsi"/>
                <w:sz w:val="18"/>
                <w:szCs w:val="18"/>
              </w:rPr>
              <w:t xml:space="preserve">Altitude </w:t>
            </w:r>
            <w:r w:rsidR="006C6A3A">
              <w:rPr>
                <w:rFonts w:asciiTheme="minorHAnsi" w:hAnsiTheme="minorHAnsi"/>
                <w:sz w:val="18"/>
                <w:szCs w:val="18"/>
              </w:rPr>
              <w:t>C</w:t>
            </w:r>
            <w:r w:rsidRPr="00AE7BCC">
              <w:rPr>
                <w:rFonts w:asciiTheme="minorHAnsi" w:hAnsiTheme="minorHAnsi"/>
                <w:sz w:val="18"/>
                <w:szCs w:val="18"/>
              </w:rPr>
              <w:t xml:space="preserve">orrection </w:t>
            </w:r>
            <w:r w:rsidR="006C6A3A">
              <w:rPr>
                <w:rFonts w:asciiTheme="minorHAnsi" w:hAnsiTheme="minorHAnsi"/>
                <w:sz w:val="18"/>
                <w:szCs w:val="18"/>
              </w:rPr>
              <w:t>F</w:t>
            </w:r>
            <w:r w:rsidRPr="00AE7BCC">
              <w:rPr>
                <w:rFonts w:asciiTheme="minorHAnsi" w:hAnsiTheme="minorHAnsi"/>
                <w:sz w:val="18"/>
                <w:szCs w:val="18"/>
              </w:rPr>
              <w:t>actor</w:t>
            </w:r>
          </w:p>
        </w:tc>
        <w:tc>
          <w:tcPr>
            <w:tcW w:w="5779" w:type="dxa"/>
          </w:tcPr>
          <w:p w14:paraId="62D6D71B"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 xml:space="preserve">&lt;&lt;calculated value, if </w:t>
            </w:r>
          </w:p>
          <w:p w14:paraId="62D6D71C"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row A. 6 ≤ 5000 Ft = 1;</w:t>
            </w:r>
          </w:p>
          <w:p w14:paraId="62D6D71D"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E7BCC">
              <w:rPr>
                <w:rFonts w:asciiTheme="minorHAnsi" w:hAnsiTheme="minorHAnsi"/>
                <w:sz w:val="18"/>
                <w:szCs w:val="18"/>
              </w:rPr>
              <w:t>row A. 6 &gt; 5000 =, 1 + .000006 * row A. 6</w:t>
            </w:r>
            <w:r w:rsidR="00B44152" w:rsidRPr="00AE7BCC">
              <w:rPr>
                <w:rFonts w:asciiTheme="minorHAnsi" w:hAnsiTheme="minorHAnsi"/>
                <w:sz w:val="18"/>
                <w:szCs w:val="18"/>
              </w:rPr>
              <w:t>&gt;&gt;</w:t>
            </w:r>
          </w:p>
        </w:tc>
      </w:tr>
      <w:tr w:rsidR="00DD3906" w:rsidRPr="00AE7BCC" w14:paraId="62D6D722" w14:textId="77777777" w:rsidTr="00A843B0">
        <w:tc>
          <w:tcPr>
            <w:tcW w:w="590" w:type="dxa"/>
            <w:vAlign w:val="center"/>
          </w:tcPr>
          <w:p w14:paraId="62D6D71F"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02</w:t>
            </w:r>
          </w:p>
        </w:tc>
        <w:tc>
          <w:tcPr>
            <w:tcW w:w="4651" w:type="dxa"/>
          </w:tcPr>
          <w:p w14:paraId="62D6D720" w14:textId="6AEC4842" w:rsidR="00DD3906" w:rsidRPr="00AE7BCC" w:rsidRDefault="00DD3906" w:rsidP="006C6A3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E7BCC">
              <w:rPr>
                <w:rFonts w:asciiTheme="minorHAnsi" w:hAnsiTheme="minorHAnsi"/>
                <w:sz w:val="18"/>
                <w:szCs w:val="18"/>
              </w:rPr>
              <w:t xml:space="preserve">Temperature </w:t>
            </w:r>
            <w:r w:rsidR="006C6A3A">
              <w:rPr>
                <w:rFonts w:asciiTheme="minorHAnsi" w:hAnsiTheme="minorHAnsi"/>
                <w:sz w:val="18"/>
                <w:szCs w:val="18"/>
              </w:rPr>
              <w:t>C</w:t>
            </w:r>
            <w:r w:rsidRPr="00AE7BCC">
              <w:rPr>
                <w:rFonts w:asciiTheme="minorHAnsi" w:hAnsiTheme="minorHAnsi"/>
                <w:sz w:val="18"/>
                <w:szCs w:val="18"/>
              </w:rPr>
              <w:t xml:space="preserve">orrection </w:t>
            </w:r>
            <w:r w:rsidR="006C6A3A">
              <w:rPr>
                <w:rFonts w:asciiTheme="minorHAnsi" w:hAnsiTheme="minorHAnsi"/>
                <w:sz w:val="18"/>
                <w:szCs w:val="18"/>
              </w:rPr>
              <w:t>F</w:t>
            </w:r>
            <w:r w:rsidRPr="00AE7BCC">
              <w:rPr>
                <w:rFonts w:asciiTheme="minorHAnsi" w:hAnsiTheme="minorHAnsi"/>
                <w:sz w:val="18"/>
                <w:szCs w:val="18"/>
              </w:rPr>
              <w:t>actor</w:t>
            </w:r>
          </w:p>
        </w:tc>
        <w:tc>
          <w:tcPr>
            <w:tcW w:w="5779" w:type="dxa"/>
          </w:tcPr>
          <w:p w14:paraId="62D6D721"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E7BCC">
              <w:rPr>
                <w:rFonts w:asciiTheme="minorHAnsi" w:hAnsiTheme="minorHAnsi"/>
                <w:sz w:val="18"/>
                <w:szCs w:val="18"/>
              </w:rPr>
              <w:t>&lt;&lt;from tables RA3.8-2 and RA3.8-3 &gt;&gt;</w:t>
            </w:r>
          </w:p>
        </w:tc>
      </w:tr>
      <w:tr w:rsidR="00DD3906" w:rsidRPr="00AE7BCC" w14:paraId="62D6D726" w14:textId="77777777" w:rsidTr="00A843B0">
        <w:tc>
          <w:tcPr>
            <w:tcW w:w="590" w:type="dxa"/>
            <w:vAlign w:val="center"/>
          </w:tcPr>
          <w:p w14:paraId="62D6D723"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03</w:t>
            </w:r>
          </w:p>
        </w:tc>
        <w:tc>
          <w:tcPr>
            <w:tcW w:w="4651" w:type="dxa"/>
          </w:tcPr>
          <w:p w14:paraId="62D6D724" w14:textId="277C037F"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Corrected CFM50</w:t>
            </w:r>
          </w:p>
        </w:tc>
        <w:tc>
          <w:tcPr>
            <w:tcW w:w="5779" w:type="dxa"/>
          </w:tcPr>
          <w:p w14:paraId="62D6D725"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&lt;&lt;calculated value, Row C. 13 * altitude correction D. 1 * temperature correction D. 2&gt;&gt;</w:t>
            </w:r>
          </w:p>
        </w:tc>
      </w:tr>
    </w:tbl>
    <w:p w14:paraId="62D6D727" w14:textId="77777777" w:rsidR="00DD3906" w:rsidRPr="00D65855" w:rsidRDefault="00DD3906" w:rsidP="00AE7BCC">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AE7BCC" w14:paraId="62D6D729" w14:textId="77777777" w:rsidTr="00A843B0">
        <w:tc>
          <w:tcPr>
            <w:tcW w:w="11017" w:type="dxa"/>
            <w:gridSpan w:val="3"/>
          </w:tcPr>
          <w:p w14:paraId="62D6D728" w14:textId="77777777" w:rsidR="00DD3906" w:rsidRPr="00D65855" w:rsidRDefault="00DD3906" w:rsidP="00AE7BCC">
            <w:pPr>
              <w:keepNext/>
              <w:rPr>
                <w:rFonts w:asciiTheme="minorHAnsi" w:hAnsiTheme="minorHAnsi"/>
                <w:szCs w:val="18"/>
              </w:rPr>
            </w:pPr>
            <w:r w:rsidRPr="00D65855">
              <w:rPr>
                <w:rFonts w:asciiTheme="minorHAnsi" w:hAnsiTheme="minorHAnsi"/>
                <w:b/>
                <w:szCs w:val="18"/>
              </w:rPr>
              <w:t>E. Accuracy Adjustment</w:t>
            </w:r>
          </w:p>
        </w:tc>
      </w:tr>
      <w:tr w:rsidR="00DD3906" w:rsidRPr="00AE7BCC" w14:paraId="62D6D730" w14:textId="77777777" w:rsidTr="00A843B0">
        <w:tc>
          <w:tcPr>
            <w:tcW w:w="590" w:type="dxa"/>
            <w:vAlign w:val="center"/>
          </w:tcPr>
          <w:p w14:paraId="62D6D72A"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01</w:t>
            </w:r>
          </w:p>
        </w:tc>
        <w:tc>
          <w:tcPr>
            <w:tcW w:w="4651" w:type="dxa"/>
          </w:tcPr>
          <w:p w14:paraId="62D6D72B" w14:textId="059CFBD9" w:rsidR="00DD3906" w:rsidRPr="00AE7BCC" w:rsidRDefault="00862D1C"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 xml:space="preserve">Accuracy Adjustment </w:t>
            </w:r>
            <w:r w:rsidR="006C6A3A">
              <w:rPr>
                <w:rFonts w:asciiTheme="minorHAnsi" w:hAnsiTheme="minorHAnsi"/>
                <w:sz w:val="18"/>
                <w:szCs w:val="18"/>
              </w:rPr>
              <w:t>F</w:t>
            </w:r>
            <w:r w:rsidR="00DD3906" w:rsidRPr="00AE7BCC">
              <w:rPr>
                <w:rFonts w:asciiTheme="minorHAnsi" w:hAnsiTheme="minorHAnsi"/>
                <w:sz w:val="18"/>
                <w:szCs w:val="18"/>
              </w:rPr>
              <w:t>actor</w:t>
            </w:r>
          </w:p>
          <w:p w14:paraId="62D6D72C"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779" w:type="dxa"/>
          </w:tcPr>
          <w:p w14:paraId="62D6D72D"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&lt;&lt;calculated value, if</w:t>
            </w:r>
          </w:p>
          <w:p w14:paraId="62D6D72E"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row C. 8 is “Standard” = 1;</w:t>
            </w:r>
          </w:p>
          <w:p w14:paraId="62D6D72F"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row C. 8 is “Reduced” =  1+0.1*{50/[absolute value (row C. 11)]} &gt;&gt;</w:t>
            </w:r>
          </w:p>
        </w:tc>
      </w:tr>
      <w:tr w:rsidR="00DD3906" w:rsidRPr="00AE7BCC" w14:paraId="62D6D734" w14:textId="77777777" w:rsidTr="0091667B">
        <w:tc>
          <w:tcPr>
            <w:tcW w:w="590" w:type="dxa"/>
            <w:vAlign w:val="center"/>
          </w:tcPr>
          <w:p w14:paraId="62D6D731"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02</w:t>
            </w:r>
          </w:p>
        </w:tc>
        <w:tc>
          <w:tcPr>
            <w:tcW w:w="4651" w:type="dxa"/>
          </w:tcPr>
          <w:p w14:paraId="62D6D732" w14:textId="08DF85DC"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Adjusted CFM50 (measured air leakage rate)</w:t>
            </w:r>
            <w:r w:rsidR="006C6A3A">
              <w:rPr>
                <w:rFonts w:asciiTheme="minorHAnsi" w:hAnsiTheme="minorHAnsi"/>
                <w:sz w:val="18"/>
                <w:szCs w:val="18"/>
              </w:rPr>
              <w:t>:</w:t>
            </w:r>
          </w:p>
        </w:tc>
        <w:tc>
          <w:tcPr>
            <w:tcW w:w="5779" w:type="dxa"/>
          </w:tcPr>
          <w:p w14:paraId="62D6D733"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&lt;&lt;calculated, row D. 3* row E. 1&gt;&gt;</w:t>
            </w:r>
          </w:p>
        </w:tc>
      </w:tr>
    </w:tbl>
    <w:p w14:paraId="62D6D735" w14:textId="77777777" w:rsidR="00DD3906" w:rsidRPr="00D65855" w:rsidRDefault="00DD3906" w:rsidP="00AE7BCC">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DD3906" w:rsidRPr="00AE7BCC" w14:paraId="62D6D737" w14:textId="77777777" w:rsidTr="00495EA6">
        <w:tc>
          <w:tcPr>
            <w:tcW w:w="11016" w:type="dxa"/>
            <w:gridSpan w:val="2"/>
          </w:tcPr>
          <w:p w14:paraId="62D6D736" w14:textId="77777777" w:rsidR="00DD3906" w:rsidRPr="00D65855"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D65855">
              <w:rPr>
                <w:rFonts w:asciiTheme="minorHAnsi" w:hAnsiTheme="minorHAnsi"/>
                <w:b/>
                <w:szCs w:val="18"/>
              </w:rPr>
              <w:t>F. Compliance Statement</w:t>
            </w:r>
          </w:p>
        </w:tc>
      </w:tr>
      <w:tr w:rsidR="00DD3906" w:rsidRPr="00AE7BCC" w14:paraId="62D6D73A" w14:textId="77777777" w:rsidTr="00495EA6">
        <w:tc>
          <w:tcPr>
            <w:tcW w:w="608" w:type="dxa"/>
            <w:vAlign w:val="center"/>
          </w:tcPr>
          <w:p w14:paraId="62D6D738" w14:textId="77777777"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01</w:t>
            </w:r>
          </w:p>
        </w:tc>
        <w:tc>
          <w:tcPr>
            <w:tcW w:w="10408" w:type="dxa"/>
            <w:vAlign w:val="center"/>
          </w:tcPr>
          <w:p w14:paraId="62D6D739" w14:textId="77777777" w:rsidR="00DD3906" w:rsidRPr="00AE7BCC" w:rsidRDefault="00DD3906" w:rsidP="004E3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E7BCC">
              <w:rPr>
                <w:rFonts w:asciiTheme="minorHAnsi" w:hAnsiTheme="minorHAnsi"/>
                <w:sz w:val="18"/>
                <w:szCs w:val="18"/>
              </w:rPr>
              <w:t xml:space="preserve">&lt;&lt; if manometer Calibration Date in B. </w:t>
            </w:r>
            <w:r w:rsidR="004E3A93">
              <w:rPr>
                <w:rFonts w:asciiTheme="minorHAnsi" w:hAnsiTheme="minorHAnsi"/>
                <w:sz w:val="18"/>
                <w:szCs w:val="18"/>
              </w:rPr>
              <w:t>5</w:t>
            </w:r>
            <w:r w:rsidRPr="00AE7BCC">
              <w:rPr>
                <w:rFonts w:asciiTheme="minorHAnsi" w:hAnsiTheme="minorHAnsi"/>
                <w:sz w:val="18"/>
                <w:szCs w:val="18"/>
              </w:rPr>
              <w:t xml:space="preserve"> is within 12 months of the date of the diagnostic test A. 8 and if Adjusted CFM50 Leakage in E. 2 is less than or equal to the Building Air Leakage Rate Target in A. 2 then display text: "Building Passes Envelope Leakage Test"; if manometer Calibration Date in B. </w:t>
            </w:r>
            <w:r w:rsidR="004E3A93">
              <w:rPr>
                <w:rFonts w:asciiTheme="minorHAnsi" w:hAnsiTheme="minorHAnsi"/>
                <w:sz w:val="18"/>
                <w:szCs w:val="18"/>
              </w:rPr>
              <w:t>5</w:t>
            </w:r>
            <w:r w:rsidRPr="00AE7BCC">
              <w:rPr>
                <w:rFonts w:asciiTheme="minorHAnsi" w:hAnsiTheme="minorHAnsi"/>
                <w:sz w:val="18"/>
                <w:szCs w:val="18"/>
              </w:rPr>
              <w:t xml:space="preserve"> is more than 12 months from the date of the diagnostic test A. 8 or if Adjusted CFM50 Leakage in E. 2 is more than the Building Air Leakage Rate Target in A. 2 then display text: "Building Fails Envelope Leakage Test"&gt;&gt;</w:t>
            </w:r>
          </w:p>
        </w:tc>
      </w:tr>
    </w:tbl>
    <w:p w14:paraId="62D6D73B" w14:textId="77777777" w:rsidR="00DD3906" w:rsidRPr="00AE7BCC" w:rsidRDefault="00DD3906" w:rsidP="00AE7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DD3906" w:rsidRPr="00AE7BCC" w14:paraId="62D6D73D" w14:textId="77777777" w:rsidTr="004C7A9A">
        <w:tc>
          <w:tcPr>
            <w:tcW w:w="11020" w:type="dxa"/>
            <w:gridSpan w:val="2"/>
          </w:tcPr>
          <w:p w14:paraId="62D6D73C" w14:textId="0450AB4E" w:rsidR="00DD3906" w:rsidRPr="00AE7BCC" w:rsidRDefault="00DD3906" w:rsidP="00AE7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65855">
              <w:rPr>
                <w:rFonts w:asciiTheme="minorHAnsi" w:hAnsiTheme="minorHAnsi"/>
                <w:b/>
                <w:szCs w:val="18"/>
              </w:rPr>
              <w:t xml:space="preserve">G. Additional Requirements </w:t>
            </w:r>
            <w:r w:rsidR="00D65855" w:rsidRPr="00D65855">
              <w:rPr>
                <w:rFonts w:asciiTheme="minorHAnsi" w:hAnsiTheme="minorHAnsi"/>
                <w:b/>
                <w:szCs w:val="18"/>
              </w:rPr>
              <w:t>f</w:t>
            </w:r>
            <w:r w:rsidRPr="00D65855">
              <w:rPr>
                <w:rFonts w:asciiTheme="minorHAnsi" w:hAnsiTheme="minorHAnsi"/>
                <w:b/>
                <w:szCs w:val="18"/>
              </w:rPr>
              <w:t>or Compliance</w:t>
            </w:r>
          </w:p>
        </w:tc>
      </w:tr>
      <w:tr w:rsidR="00DD3906" w:rsidRPr="00AE7BCC" w14:paraId="62D6D740" w14:textId="77777777" w:rsidTr="004C7A9A">
        <w:tc>
          <w:tcPr>
            <w:tcW w:w="590" w:type="dxa"/>
            <w:vAlign w:val="center"/>
          </w:tcPr>
          <w:p w14:paraId="62D6D73E"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01</w:t>
            </w:r>
          </w:p>
        </w:tc>
        <w:tc>
          <w:tcPr>
            <w:tcW w:w="10430" w:type="dxa"/>
            <w:vAlign w:val="center"/>
          </w:tcPr>
          <w:p w14:paraId="62D6D73F" w14:textId="77777777" w:rsidR="00DD3906" w:rsidRPr="00AE7BCC" w:rsidRDefault="00DD3906" w:rsidP="00AE7BCC">
            <w:pPr>
              <w:shd w:val="clear" w:color="auto" w:fill="FFFFFF"/>
              <w:rPr>
                <w:rFonts w:asciiTheme="minorHAnsi" w:hAnsiTheme="minorHAnsi"/>
                <w:sz w:val="18"/>
                <w:szCs w:val="18"/>
                <w:highlight w:val="cyan"/>
              </w:rPr>
            </w:pPr>
            <w:r w:rsidRPr="00AE7BCC">
              <w:rPr>
                <w:rFonts w:asciiTheme="minorHAnsi" w:hAnsiTheme="minorHAnsi"/>
                <w:sz w:val="18"/>
                <w:szCs w:val="18"/>
              </w:rPr>
              <w:t>Open all interior doors and access including those to closets and those between a conditioned basement and attic.</w:t>
            </w:r>
          </w:p>
        </w:tc>
      </w:tr>
      <w:tr w:rsidR="00DD3906" w:rsidRPr="00AE7BCC" w14:paraId="62D6D743" w14:textId="77777777" w:rsidTr="004C7A9A">
        <w:tc>
          <w:tcPr>
            <w:tcW w:w="590" w:type="dxa"/>
            <w:vAlign w:val="center"/>
          </w:tcPr>
          <w:p w14:paraId="62D6D741"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E7BCC">
              <w:rPr>
                <w:rFonts w:asciiTheme="minorHAnsi" w:hAnsiTheme="minorHAnsi"/>
                <w:sz w:val="18"/>
                <w:szCs w:val="18"/>
              </w:rPr>
              <w:t>02</w:t>
            </w:r>
          </w:p>
        </w:tc>
        <w:tc>
          <w:tcPr>
            <w:tcW w:w="10430" w:type="dxa"/>
            <w:vAlign w:val="center"/>
          </w:tcPr>
          <w:p w14:paraId="62D6D742" w14:textId="72766EA6" w:rsidR="00DD3906" w:rsidRPr="00AE7BCC" w:rsidRDefault="00DD3906" w:rsidP="00F93B4A">
            <w:pPr>
              <w:shd w:val="clear" w:color="auto" w:fill="FFFFFF"/>
              <w:contextualSpacing/>
              <w:rPr>
                <w:rFonts w:asciiTheme="minorHAnsi" w:hAnsiTheme="minorHAnsi"/>
                <w:sz w:val="18"/>
                <w:szCs w:val="18"/>
              </w:rPr>
            </w:pPr>
            <w:r w:rsidRPr="00AE7BCC">
              <w:rPr>
                <w:rFonts w:asciiTheme="minorHAnsi" w:hAnsiTheme="minorHAnsi"/>
                <w:sz w:val="18"/>
                <w:szCs w:val="18"/>
              </w:rPr>
              <w:t xml:space="preserve">HVAC </w:t>
            </w:r>
            <w:r w:rsidR="00F93B4A">
              <w:rPr>
                <w:rFonts w:asciiTheme="minorHAnsi" w:hAnsiTheme="minorHAnsi"/>
                <w:sz w:val="18"/>
                <w:szCs w:val="18"/>
              </w:rPr>
              <w:t>s</w:t>
            </w:r>
            <w:r w:rsidRPr="00AE7BCC">
              <w:rPr>
                <w:rFonts w:asciiTheme="minorHAnsi" w:hAnsiTheme="minorHAnsi"/>
                <w:sz w:val="18"/>
                <w:szCs w:val="18"/>
              </w:rPr>
              <w:t>upply and return register dampers shall be fully open.</w:t>
            </w:r>
          </w:p>
        </w:tc>
      </w:tr>
      <w:tr w:rsidR="00DD3906" w:rsidRPr="00AE7BCC" w14:paraId="62D6D746" w14:textId="77777777" w:rsidTr="004C7A9A">
        <w:tc>
          <w:tcPr>
            <w:tcW w:w="590" w:type="dxa"/>
            <w:vAlign w:val="center"/>
          </w:tcPr>
          <w:p w14:paraId="62D6D744"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03</w:t>
            </w:r>
          </w:p>
        </w:tc>
        <w:tc>
          <w:tcPr>
            <w:tcW w:w="10430" w:type="dxa"/>
            <w:vAlign w:val="center"/>
          </w:tcPr>
          <w:p w14:paraId="62D6D745" w14:textId="77777777" w:rsidR="00DD3906" w:rsidRPr="00AE7BCC" w:rsidRDefault="00DD3906" w:rsidP="00AE7BCC">
            <w:pPr>
              <w:shd w:val="clear" w:color="auto" w:fill="FFFFFF"/>
              <w:rPr>
                <w:rFonts w:asciiTheme="minorHAnsi" w:hAnsiTheme="minorHAnsi"/>
                <w:sz w:val="18"/>
                <w:szCs w:val="18"/>
              </w:rPr>
            </w:pPr>
            <w:r w:rsidRPr="00AE7BCC">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DD3906" w:rsidRPr="00AE7BCC" w14:paraId="62D6D749" w14:textId="77777777" w:rsidTr="004C7A9A">
        <w:tc>
          <w:tcPr>
            <w:tcW w:w="590" w:type="dxa"/>
            <w:vAlign w:val="center"/>
          </w:tcPr>
          <w:p w14:paraId="62D6D747"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04</w:t>
            </w:r>
          </w:p>
        </w:tc>
        <w:tc>
          <w:tcPr>
            <w:tcW w:w="10430" w:type="dxa"/>
            <w:vAlign w:val="center"/>
          </w:tcPr>
          <w:p w14:paraId="62D6D748" w14:textId="77777777" w:rsidR="00DD3906" w:rsidRPr="00AE7BCC" w:rsidRDefault="00DD3906" w:rsidP="00AE7BCC">
            <w:pPr>
              <w:autoSpaceDE w:val="0"/>
              <w:autoSpaceDN w:val="0"/>
              <w:adjustRightInd w:val="0"/>
              <w:rPr>
                <w:rFonts w:asciiTheme="minorHAnsi" w:hAnsiTheme="minorHAnsi"/>
                <w:sz w:val="18"/>
                <w:szCs w:val="18"/>
              </w:rPr>
            </w:pPr>
            <w:r w:rsidRPr="00AE7BCC">
              <w:rPr>
                <w:rFonts w:asciiTheme="minorHAnsi" w:hAnsiTheme="minorHAnsi"/>
                <w:sz w:val="18"/>
                <w:szCs w:val="18"/>
              </w:rPr>
              <w:t xml:space="preserve">Continuously operated ventilation devices like energy recovery ventilators may be sealed.  </w:t>
            </w:r>
          </w:p>
        </w:tc>
      </w:tr>
      <w:tr w:rsidR="00DD3906" w:rsidRPr="00AE7BCC" w14:paraId="62D6D74C" w14:textId="77777777" w:rsidTr="004C7A9A">
        <w:tc>
          <w:tcPr>
            <w:tcW w:w="590" w:type="dxa"/>
            <w:vAlign w:val="center"/>
          </w:tcPr>
          <w:p w14:paraId="62D6D74A" w14:textId="77777777" w:rsidR="00DD3906" w:rsidRPr="00AE7BCC" w:rsidRDefault="00DD3906" w:rsidP="00AE7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E7BCC">
              <w:rPr>
                <w:rFonts w:asciiTheme="minorHAnsi" w:hAnsiTheme="minorHAnsi"/>
                <w:sz w:val="18"/>
                <w:szCs w:val="18"/>
              </w:rPr>
              <w:t>05</w:t>
            </w:r>
          </w:p>
        </w:tc>
        <w:tc>
          <w:tcPr>
            <w:tcW w:w="10430" w:type="dxa"/>
            <w:vAlign w:val="center"/>
          </w:tcPr>
          <w:p w14:paraId="62D6D74B" w14:textId="77777777" w:rsidR="00DD3906" w:rsidRPr="00AE7BCC" w:rsidRDefault="00DD3906" w:rsidP="00AE7BCC">
            <w:pPr>
              <w:autoSpaceDE w:val="0"/>
              <w:autoSpaceDN w:val="0"/>
              <w:adjustRightInd w:val="0"/>
              <w:rPr>
                <w:rFonts w:asciiTheme="minorHAnsi" w:hAnsiTheme="minorHAnsi"/>
                <w:sz w:val="18"/>
                <w:szCs w:val="18"/>
              </w:rPr>
            </w:pPr>
            <w:r w:rsidRPr="00AE7BCC">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DD3906" w:rsidRPr="00AE7BCC" w14:paraId="62D6D74E" w14:textId="77777777" w:rsidTr="004C7A9A">
        <w:tc>
          <w:tcPr>
            <w:tcW w:w="11020" w:type="dxa"/>
            <w:gridSpan w:val="2"/>
            <w:vAlign w:val="center"/>
          </w:tcPr>
          <w:p w14:paraId="62D6D74D" w14:textId="77777777" w:rsidR="00DD3906" w:rsidRPr="00AE7BCC" w:rsidRDefault="00DD3906" w:rsidP="00AE7BCC">
            <w:pPr>
              <w:autoSpaceDE w:val="0"/>
              <w:autoSpaceDN w:val="0"/>
              <w:adjustRightInd w:val="0"/>
              <w:rPr>
                <w:rFonts w:asciiTheme="minorHAnsi" w:hAnsiTheme="minorHAnsi"/>
                <w:sz w:val="18"/>
                <w:szCs w:val="18"/>
              </w:rPr>
            </w:pPr>
            <w:r w:rsidRPr="00AE7BCC">
              <w:rPr>
                <w:rFonts w:asciiTheme="minorHAnsi" w:hAnsiTheme="minorHAnsi"/>
                <w:b/>
                <w:sz w:val="18"/>
                <w:szCs w:val="18"/>
              </w:rPr>
              <w:t>The responsible person’s signature on this compliance document affirms that all applicable requirements in this table have been met.</w:t>
            </w:r>
          </w:p>
        </w:tc>
      </w:tr>
    </w:tbl>
    <w:p w14:paraId="62D6D74F" w14:textId="77777777" w:rsidR="00DD3906" w:rsidRDefault="00DD3906">
      <w:pPr>
        <w:rPr>
          <w:rFonts w:ascii="Calibri" w:hAnsi="Calibri"/>
          <w:sz w:val="18"/>
          <w:szCs w:val="18"/>
        </w:rPr>
      </w:pPr>
    </w:p>
    <w:p w14:paraId="62D6D750" w14:textId="77777777" w:rsidR="00DD3906" w:rsidRPr="0091667B" w:rsidRDefault="00DD3906">
      <w:pPr>
        <w:rPr>
          <w:rFonts w:ascii="Calibri" w:hAnsi="Calibri"/>
          <w:sz w:val="18"/>
          <w:szCs w:val="18"/>
        </w:rPr>
      </w:pPr>
    </w:p>
    <w:p w14:paraId="62D6D751" w14:textId="77777777" w:rsidR="00DD3906" w:rsidRPr="0091667B" w:rsidRDefault="00DD3906">
      <w:pPr>
        <w:rPr>
          <w:rFonts w:ascii="Calibri" w:hAnsi="Calibri"/>
          <w:sz w:val="18"/>
          <w:szCs w:val="18"/>
        </w:rPr>
      </w:pPr>
    </w:p>
    <w:p w14:paraId="62D6D752" w14:textId="77777777" w:rsidR="00DD3906" w:rsidRPr="0091667B" w:rsidRDefault="00DD3906" w:rsidP="00500D33">
      <w:pPr>
        <w:widowControl w:val="0"/>
        <w:autoSpaceDE w:val="0"/>
        <w:autoSpaceDN w:val="0"/>
        <w:adjustRightInd w:val="0"/>
        <w:rPr>
          <w:rFonts w:ascii="Calibri" w:hAnsi="Calibri" w:cs="Arial"/>
          <w:b/>
          <w:bCs/>
          <w:i/>
          <w:caps/>
          <w:sz w:val="18"/>
          <w:szCs w:val="18"/>
          <w:u w:val="single"/>
        </w:rPr>
      </w:pPr>
    </w:p>
    <w:p w14:paraId="62D6D753" w14:textId="77777777" w:rsidR="00DD3906" w:rsidRPr="0091667B" w:rsidRDefault="00DD3906" w:rsidP="00500D33">
      <w:pPr>
        <w:widowControl w:val="0"/>
        <w:autoSpaceDE w:val="0"/>
        <w:autoSpaceDN w:val="0"/>
        <w:adjustRightInd w:val="0"/>
        <w:rPr>
          <w:rFonts w:ascii="Calibri" w:hAnsi="Calibri" w:cs="Arial"/>
          <w:b/>
          <w:bCs/>
          <w:i/>
          <w:caps/>
          <w:sz w:val="18"/>
          <w:szCs w:val="18"/>
          <w:u w:val="single"/>
        </w:rPr>
      </w:pPr>
    </w:p>
    <w:sectPr w:rsidR="00DD3906" w:rsidRPr="0091667B" w:rsidSect="004B0C9A">
      <w:headerReference w:type="even" r:id="rId18"/>
      <w:headerReference w:type="default" r:id="rId19"/>
      <w:headerReference w:type="first" r:id="rId2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1EEB42" w14:textId="77777777" w:rsidR="0081006B" w:rsidRDefault="0081006B">
      <w:r>
        <w:separator/>
      </w:r>
    </w:p>
  </w:endnote>
  <w:endnote w:type="continuationSeparator" w:id="0">
    <w:p w14:paraId="75D491FB" w14:textId="77777777" w:rsidR="0081006B" w:rsidRDefault="0081006B">
      <w:r>
        <w:continuationSeparator/>
      </w:r>
    </w:p>
  </w:endnote>
  <w:endnote w:type="continuationNotice" w:id="1">
    <w:p w14:paraId="1E3BD21E" w14:textId="77777777" w:rsidR="0081006B" w:rsidRDefault="008100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6B" w14:textId="77777777" w:rsidR="0081006B" w:rsidRPr="0049702F" w:rsidRDefault="0081006B" w:rsidP="0049702F">
    <w:pPr>
      <w:pStyle w:val="Style7"/>
      <w:rPr>
        <w:b w:val="0"/>
        <w:i w:val="0"/>
      </w:rPr>
    </w:pPr>
    <w:r w:rsidRPr="0049702F">
      <w:rPr>
        <w:b w:val="0"/>
        <w:i w:val="0"/>
      </w:rPr>
      <w:t xml:space="preserve">Registration Number:                                                           Registration Date/Time:                                           HERS Provider:                       </w:t>
    </w:r>
  </w:p>
  <w:p w14:paraId="62D6D76C" w14:textId="7D5D2D25" w:rsidR="0081006B" w:rsidRPr="0049702F" w:rsidRDefault="0081006B" w:rsidP="0049702F">
    <w:pPr>
      <w:pStyle w:val="Style7"/>
      <w:rPr>
        <w:b w:val="0"/>
        <w:i w:val="0"/>
      </w:rPr>
    </w:pPr>
    <w:r w:rsidRPr="0049702F">
      <w:rPr>
        <w:b w:val="0"/>
        <w:i w:val="0"/>
      </w:rPr>
      <w:t>CA Building Energy Efficiency Standards - 201</w:t>
    </w:r>
    <w:r>
      <w:rPr>
        <w:b w:val="0"/>
        <w:i w:val="0"/>
      </w:rPr>
      <w:t>6</w:t>
    </w:r>
    <w:r w:rsidRPr="0049702F">
      <w:rPr>
        <w:b w:val="0"/>
        <w:i w:val="0"/>
      </w:rPr>
      <w:t xml:space="preserve"> Residential Compliance</w:t>
    </w:r>
    <w:r w:rsidRPr="0049702F">
      <w:rPr>
        <w:b w:val="0"/>
        <w:i w:val="0"/>
      </w:rPr>
      <w:tab/>
    </w:r>
    <w:del w:id="32" w:author="Shewmaker, Michael@Energy" w:date="2016-09-29T13:28:00Z">
      <w:r w:rsidDel="001074C4">
        <w:rPr>
          <w:b w:val="0"/>
          <w:i w:val="0"/>
        </w:rPr>
        <w:delText xml:space="preserve">January </w:delText>
      </w:r>
    </w:del>
    <w:ins w:id="33" w:author="Shewmaker, Michael@Energy" w:date="2016-10-11T10:56:00Z">
      <w:r w:rsidR="001F77FC">
        <w:rPr>
          <w:b w:val="0"/>
          <w:i w:val="0"/>
        </w:rPr>
        <w:t>October</w:t>
      </w:r>
    </w:ins>
    <w:ins w:id="34" w:author="Shewmaker, Michael@Energy" w:date="2016-09-29T13:28:00Z">
      <w:r w:rsidR="001074C4">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7A" w14:textId="41735205" w:rsidR="0081006B" w:rsidRPr="0049702F" w:rsidRDefault="0081006B" w:rsidP="0049702F">
    <w:pPr>
      <w:pStyle w:val="Footer"/>
    </w:pPr>
    <w:r w:rsidRPr="0049702F">
      <w:t>CA Building Energy Efficiency Standards - 201</w:t>
    </w:r>
    <w:r>
      <w:t>6</w:t>
    </w:r>
    <w:r w:rsidRPr="0049702F">
      <w:t xml:space="preserve"> Residential Compliance</w:t>
    </w:r>
    <w:r w:rsidRPr="0049702F">
      <w:tab/>
    </w:r>
    <w:del w:id="35" w:author="Shewmaker, Michael@Energy" w:date="2016-09-29T13:28:00Z">
      <w:r w:rsidDel="001074C4">
        <w:delText xml:space="preserve">January </w:delText>
      </w:r>
    </w:del>
    <w:ins w:id="36" w:author="Shewmaker, Michael@Energy" w:date="2016-10-11T10:56:00Z">
      <w:r w:rsidR="001F77FC">
        <w:t>October</w:t>
      </w:r>
    </w:ins>
    <w:ins w:id="37" w:author="Shewmaker, Michael@Energy" w:date="2016-09-29T13:28:00Z">
      <w:r w:rsidR="001074C4">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5DE99B" w14:textId="77777777" w:rsidR="0081006B" w:rsidRDefault="0081006B">
      <w:r>
        <w:separator/>
      </w:r>
    </w:p>
  </w:footnote>
  <w:footnote w:type="continuationSeparator" w:id="0">
    <w:p w14:paraId="2DCFE506" w14:textId="77777777" w:rsidR="0081006B" w:rsidRDefault="0081006B">
      <w:r>
        <w:continuationSeparator/>
      </w:r>
    </w:p>
  </w:footnote>
  <w:footnote w:type="continuationNotice" w:id="1">
    <w:p w14:paraId="457125AD" w14:textId="77777777" w:rsidR="0081006B" w:rsidRDefault="0081006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58" w14:textId="77777777" w:rsidR="0081006B" w:rsidRDefault="001F77FC">
    <w:pPr>
      <w:pStyle w:val="Header"/>
    </w:pPr>
    <w:r>
      <w:rPr>
        <w:noProof/>
      </w:rPr>
      <w:pict w14:anchorId="62D6D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2"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59" w14:textId="2D19B531" w:rsidR="0081006B" w:rsidRPr="007770C5" w:rsidRDefault="0081006B" w:rsidP="00C368F0">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62D6D789" wp14:editId="70259C13">
          <wp:simplePos x="0" y="0"/>
          <wp:positionH relativeFrom="margin">
            <wp:posOffset>6622415</wp:posOffset>
          </wp:positionH>
          <wp:positionV relativeFrom="margin">
            <wp:posOffset>-1081405</wp:posOffset>
          </wp:positionV>
          <wp:extent cx="320040" cy="28067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1F77FC">
      <w:rPr>
        <w:noProof/>
      </w:rPr>
      <w:pict w14:anchorId="62D6D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3" o:spid="_x0000_s2050" type="#_x0000_t75" style="position:absolute;left:0;text-align:left;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62D6D75A" w14:textId="77777777" w:rsidR="0081006B" w:rsidRPr="007770C5" w:rsidRDefault="0081006B" w:rsidP="00C368F0">
    <w:pPr>
      <w:suppressAutoHyphens/>
      <w:ind w:left="-90"/>
      <w:rPr>
        <w:rFonts w:ascii="Arial" w:hAnsi="Arial" w:cs="Arial"/>
        <w:b/>
        <w:sz w:val="24"/>
        <w:szCs w:val="24"/>
      </w:rPr>
    </w:pPr>
    <w:r>
      <w:rPr>
        <w:rFonts w:ascii="Arial" w:hAnsi="Arial" w:cs="Arial"/>
        <w:b/>
        <w:sz w:val="24"/>
        <w:szCs w:val="24"/>
      </w:rPr>
      <w:t>BUILDING LEAKAGE DIAGNOSTIC TEST</w:t>
    </w:r>
  </w:p>
  <w:p w14:paraId="62D6D75B" w14:textId="4407B2C5" w:rsidR="0081006B" w:rsidRPr="007770C5" w:rsidRDefault="0081006B" w:rsidP="00C368F0">
    <w:pPr>
      <w:suppressAutoHyphens/>
      <w:ind w:left="-90"/>
      <w:rPr>
        <w:rFonts w:ascii="Arial" w:hAnsi="Arial" w:cs="Arial"/>
        <w:sz w:val="14"/>
        <w:szCs w:val="14"/>
      </w:rPr>
    </w:pPr>
    <w:r>
      <w:rPr>
        <w:rFonts w:ascii="Arial" w:hAnsi="Arial" w:cs="Arial"/>
        <w:sz w:val="14"/>
        <w:szCs w:val="14"/>
      </w:rPr>
      <w:t>CEC-CF2R-ENV-20-H</w:t>
    </w:r>
    <w:r w:rsidRPr="007770C5">
      <w:rPr>
        <w:rFonts w:ascii="Arial" w:hAnsi="Arial" w:cs="Arial"/>
        <w:sz w:val="14"/>
        <w:szCs w:val="14"/>
      </w:rPr>
      <w:t xml:space="preserve"> (Revised </w:t>
    </w:r>
    <w:del w:id="30" w:author="Shewmaker, Michael@Energy" w:date="2016-09-29T13:28:00Z">
      <w:r w:rsidDel="001074C4">
        <w:rPr>
          <w:rFonts w:ascii="Arial" w:hAnsi="Arial" w:cs="Arial"/>
          <w:sz w:val="14"/>
          <w:szCs w:val="14"/>
        </w:rPr>
        <w:delText>01</w:delText>
      </w:r>
    </w:del>
    <w:ins w:id="31" w:author="Shewmaker, Michael@Energy" w:date="2016-10-11T10:56:00Z">
      <w:r w:rsidR="001F77FC">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81006B" w:rsidRPr="00F85124" w14:paraId="62D6D75E" w14:textId="77777777" w:rsidTr="00C368F0">
      <w:trPr>
        <w:cantSplit/>
        <w:trHeight w:val="288"/>
      </w:trPr>
      <w:tc>
        <w:tcPr>
          <w:tcW w:w="3877" w:type="pct"/>
          <w:gridSpan w:val="2"/>
          <w:tcBorders>
            <w:right w:val="nil"/>
          </w:tcBorders>
          <w:vAlign w:val="center"/>
        </w:tcPr>
        <w:p w14:paraId="62D6D75C" w14:textId="77777777" w:rsidR="0081006B" w:rsidRPr="00085876" w:rsidRDefault="0081006B" w:rsidP="008C6542">
          <w:pPr>
            <w:pStyle w:val="Heading1"/>
            <w:rPr>
              <w:rFonts w:ascii="Calibri" w:hAnsi="Calibri"/>
              <w:b w:val="0"/>
              <w:bCs/>
              <w:sz w:val="20"/>
            </w:rPr>
          </w:pPr>
          <w:r w:rsidRPr="00085876">
            <w:rPr>
              <w:rFonts w:ascii="Calibri" w:hAnsi="Calibri"/>
              <w:b w:val="0"/>
              <w:bCs/>
              <w:sz w:val="20"/>
            </w:rPr>
            <w:t>CERTIFICATE OF INSTALLATION</w:t>
          </w:r>
        </w:p>
      </w:tc>
      <w:tc>
        <w:tcPr>
          <w:tcW w:w="1123" w:type="pct"/>
          <w:tcBorders>
            <w:left w:val="nil"/>
          </w:tcBorders>
          <w:tcMar>
            <w:left w:w="115" w:type="dxa"/>
            <w:right w:w="115" w:type="dxa"/>
          </w:tcMar>
          <w:vAlign w:val="center"/>
        </w:tcPr>
        <w:p w14:paraId="62D6D75D" w14:textId="77777777" w:rsidR="0081006B" w:rsidRPr="00085876" w:rsidRDefault="0081006B" w:rsidP="008C6542">
          <w:pPr>
            <w:pStyle w:val="Heading1"/>
            <w:jc w:val="right"/>
            <w:rPr>
              <w:rFonts w:ascii="Calibri" w:hAnsi="Calibri"/>
              <w:b w:val="0"/>
              <w:bCs/>
              <w:sz w:val="20"/>
            </w:rPr>
          </w:pPr>
          <w:r w:rsidRPr="00085876">
            <w:rPr>
              <w:rFonts w:ascii="Calibri" w:hAnsi="Calibri"/>
              <w:b w:val="0"/>
              <w:bCs/>
              <w:sz w:val="20"/>
            </w:rPr>
            <w:t>CF2R-ENV-20-H</w:t>
          </w:r>
        </w:p>
      </w:tc>
    </w:tr>
    <w:tr w:rsidR="0081006B" w:rsidRPr="00F85124" w14:paraId="62D6D761" w14:textId="77777777" w:rsidTr="008C6542">
      <w:trPr>
        <w:cantSplit/>
        <w:trHeight w:val="288"/>
      </w:trPr>
      <w:tc>
        <w:tcPr>
          <w:tcW w:w="2500" w:type="pct"/>
          <w:tcBorders>
            <w:right w:val="nil"/>
          </w:tcBorders>
        </w:tcPr>
        <w:p w14:paraId="62D6D75F" w14:textId="77777777" w:rsidR="0081006B" w:rsidRPr="00F85124" w:rsidRDefault="0081006B" w:rsidP="008C6542">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62D6D760" w14:textId="77777777" w:rsidR="0081006B" w:rsidRPr="00F85124" w:rsidRDefault="0081006B" w:rsidP="008C654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F77FC">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1F77FC" w:rsidRPr="001F77FC">
              <w:rPr>
                <w:rFonts w:ascii="Calibri" w:hAnsi="Calibri"/>
                <w:bCs/>
                <w:noProof/>
              </w:rPr>
              <w:t>3</w:t>
            </w:r>
          </w:fldSimple>
          <w:r w:rsidRPr="00F85124">
            <w:rPr>
              <w:rFonts w:ascii="Calibri" w:hAnsi="Calibri"/>
              <w:bCs/>
            </w:rPr>
            <w:t>)</w:t>
          </w:r>
        </w:p>
      </w:tc>
    </w:tr>
    <w:tr w:rsidR="0081006B" w:rsidRPr="00F85124" w14:paraId="62D6D765" w14:textId="77777777" w:rsidTr="00C368F0">
      <w:trPr>
        <w:cantSplit/>
        <w:trHeight w:val="288"/>
      </w:trPr>
      <w:tc>
        <w:tcPr>
          <w:tcW w:w="0" w:type="auto"/>
        </w:tcPr>
        <w:p w14:paraId="62D6D762" w14:textId="77777777" w:rsidR="0081006B" w:rsidRPr="00F85124" w:rsidRDefault="0081006B" w:rsidP="008C6542">
          <w:pPr>
            <w:rPr>
              <w:rFonts w:ascii="Calibri" w:hAnsi="Calibri"/>
              <w:sz w:val="12"/>
              <w:szCs w:val="12"/>
            </w:rPr>
          </w:pPr>
          <w:r w:rsidRPr="00F85124">
            <w:rPr>
              <w:rFonts w:ascii="Calibri" w:hAnsi="Calibri"/>
              <w:sz w:val="12"/>
              <w:szCs w:val="12"/>
            </w:rPr>
            <w:t>Project Name:</w:t>
          </w:r>
        </w:p>
      </w:tc>
      <w:tc>
        <w:tcPr>
          <w:tcW w:w="1377" w:type="pct"/>
        </w:tcPr>
        <w:p w14:paraId="62D6D763" w14:textId="77777777" w:rsidR="0081006B" w:rsidRPr="00F85124" w:rsidRDefault="0081006B" w:rsidP="008C6542">
          <w:pPr>
            <w:rPr>
              <w:rFonts w:ascii="Calibri" w:hAnsi="Calibri"/>
              <w:sz w:val="12"/>
              <w:szCs w:val="12"/>
            </w:rPr>
          </w:pPr>
          <w:r w:rsidRPr="00F85124">
            <w:rPr>
              <w:rFonts w:ascii="Calibri" w:hAnsi="Calibri"/>
              <w:sz w:val="12"/>
              <w:szCs w:val="12"/>
            </w:rPr>
            <w:t>Enforcement Agency:</w:t>
          </w:r>
        </w:p>
      </w:tc>
      <w:tc>
        <w:tcPr>
          <w:tcW w:w="1123" w:type="pct"/>
        </w:tcPr>
        <w:p w14:paraId="62D6D764" w14:textId="77777777" w:rsidR="0081006B" w:rsidRPr="00F85124" w:rsidRDefault="0081006B" w:rsidP="008C6542">
          <w:pPr>
            <w:rPr>
              <w:rFonts w:ascii="Calibri" w:hAnsi="Calibri"/>
              <w:sz w:val="12"/>
              <w:szCs w:val="12"/>
            </w:rPr>
          </w:pPr>
          <w:r w:rsidRPr="00F85124">
            <w:rPr>
              <w:rFonts w:ascii="Calibri" w:hAnsi="Calibri"/>
              <w:sz w:val="12"/>
              <w:szCs w:val="12"/>
            </w:rPr>
            <w:t>Permit Number:</w:t>
          </w:r>
        </w:p>
      </w:tc>
    </w:tr>
    <w:tr w:rsidR="0081006B" w:rsidRPr="00F85124" w14:paraId="62D6D769" w14:textId="77777777" w:rsidTr="00C368F0">
      <w:trPr>
        <w:cantSplit/>
        <w:trHeight w:val="288"/>
      </w:trPr>
      <w:tc>
        <w:tcPr>
          <w:tcW w:w="0" w:type="auto"/>
        </w:tcPr>
        <w:p w14:paraId="62D6D766" w14:textId="77777777" w:rsidR="0081006B" w:rsidRPr="00F85124" w:rsidRDefault="0081006B" w:rsidP="008C654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2D6D767" w14:textId="77777777" w:rsidR="0081006B" w:rsidRPr="00F85124" w:rsidRDefault="0081006B" w:rsidP="008C6542">
          <w:pPr>
            <w:rPr>
              <w:rFonts w:ascii="Calibri" w:hAnsi="Calibri"/>
              <w:sz w:val="12"/>
              <w:szCs w:val="12"/>
              <w:vertAlign w:val="superscript"/>
            </w:rPr>
          </w:pPr>
          <w:r w:rsidRPr="00F85124">
            <w:rPr>
              <w:rFonts w:ascii="Calibri" w:hAnsi="Calibri"/>
              <w:sz w:val="12"/>
              <w:szCs w:val="12"/>
            </w:rPr>
            <w:t>City</w:t>
          </w:r>
        </w:p>
      </w:tc>
      <w:tc>
        <w:tcPr>
          <w:tcW w:w="1123" w:type="pct"/>
        </w:tcPr>
        <w:p w14:paraId="62D6D768" w14:textId="77777777" w:rsidR="0081006B" w:rsidRPr="00F85124" w:rsidRDefault="0081006B" w:rsidP="008C6542">
          <w:pPr>
            <w:rPr>
              <w:rFonts w:ascii="Calibri" w:hAnsi="Calibri"/>
              <w:sz w:val="12"/>
              <w:szCs w:val="12"/>
              <w:vertAlign w:val="superscript"/>
            </w:rPr>
          </w:pPr>
          <w:r w:rsidRPr="00F85124">
            <w:rPr>
              <w:rFonts w:ascii="Calibri" w:hAnsi="Calibri"/>
              <w:sz w:val="12"/>
              <w:szCs w:val="12"/>
            </w:rPr>
            <w:t>Zip Code</w:t>
          </w:r>
        </w:p>
      </w:tc>
    </w:tr>
  </w:tbl>
  <w:p w14:paraId="62D6D76A" w14:textId="77777777" w:rsidR="0081006B" w:rsidRPr="00D65855" w:rsidRDefault="0081006B" w:rsidP="008C6542">
    <w:pPr>
      <w:pStyle w:val="Header"/>
      <w:spacing w:line="2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6D" w14:textId="77777777" w:rsidR="0081006B" w:rsidRDefault="001F77FC">
    <w:pPr>
      <w:pStyle w:val="Header"/>
    </w:pPr>
    <w:r>
      <w:rPr>
        <w:noProof/>
      </w:rPr>
      <w:pict w14:anchorId="62D6D7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1"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6E" w14:textId="77777777" w:rsidR="0081006B" w:rsidRDefault="001F77FC">
    <w:pPr>
      <w:pStyle w:val="Header"/>
    </w:pPr>
    <w:r>
      <w:rPr>
        <w:noProof/>
      </w:rPr>
      <w:pict w14:anchorId="62D6D7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5"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81006B" w:rsidRPr="00F85124" w14:paraId="62D6D771" w14:textId="77777777" w:rsidTr="00121210">
      <w:trPr>
        <w:cantSplit/>
        <w:trHeight w:val="288"/>
      </w:trPr>
      <w:tc>
        <w:tcPr>
          <w:tcW w:w="3877" w:type="pct"/>
          <w:gridSpan w:val="2"/>
          <w:tcBorders>
            <w:right w:val="nil"/>
          </w:tcBorders>
          <w:vAlign w:val="center"/>
        </w:tcPr>
        <w:p w14:paraId="62D6D76F" w14:textId="77777777" w:rsidR="0081006B" w:rsidRPr="00085876" w:rsidRDefault="001F77FC" w:rsidP="008C6542">
          <w:pPr>
            <w:pStyle w:val="Heading1"/>
            <w:rPr>
              <w:rFonts w:ascii="Calibri" w:hAnsi="Calibri"/>
              <w:b w:val="0"/>
              <w:bCs/>
              <w:sz w:val="20"/>
            </w:rPr>
          </w:pPr>
          <w:r>
            <w:rPr>
              <w:noProof/>
            </w:rPr>
            <w:pict w14:anchorId="62D6D7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6"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81006B" w:rsidRPr="00085876">
            <w:rPr>
              <w:rFonts w:ascii="Calibri" w:hAnsi="Calibri"/>
              <w:b w:val="0"/>
              <w:bCs/>
              <w:sz w:val="20"/>
            </w:rPr>
            <w:t>CERTIFICATE OF INSTALLATION- USER INSTRUCTIONS</w:t>
          </w:r>
        </w:p>
      </w:tc>
      <w:tc>
        <w:tcPr>
          <w:tcW w:w="1123" w:type="pct"/>
          <w:tcBorders>
            <w:left w:val="nil"/>
          </w:tcBorders>
          <w:tcMar>
            <w:left w:w="115" w:type="dxa"/>
            <w:right w:w="115" w:type="dxa"/>
          </w:tcMar>
          <w:vAlign w:val="center"/>
        </w:tcPr>
        <w:p w14:paraId="62D6D770" w14:textId="77777777" w:rsidR="0081006B" w:rsidRPr="00085876" w:rsidRDefault="0081006B" w:rsidP="008C6542">
          <w:pPr>
            <w:pStyle w:val="Heading1"/>
            <w:jc w:val="right"/>
            <w:rPr>
              <w:rFonts w:ascii="Calibri" w:hAnsi="Calibri"/>
              <w:b w:val="0"/>
              <w:bCs/>
              <w:sz w:val="20"/>
            </w:rPr>
          </w:pPr>
          <w:r w:rsidRPr="00085876">
            <w:rPr>
              <w:rFonts w:ascii="Calibri" w:hAnsi="Calibri"/>
              <w:b w:val="0"/>
              <w:bCs/>
              <w:sz w:val="20"/>
            </w:rPr>
            <w:t>CF2R-ENV-20-H</w:t>
          </w:r>
        </w:p>
      </w:tc>
    </w:tr>
    <w:tr w:rsidR="0081006B" w:rsidRPr="00F85124" w14:paraId="62D6D774" w14:textId="77777777" w:rsidTr="008C6542">
      <w:trPr>
        <w:cantSplit/>
        <w:trHeight w:val="288"/>
      </w:trPr>
      <w:tc>
        <w:tcPr>
          <w:tcW w:w="2500" w:type="pct"/>
          <w:tcBorders>
            <w:right w:val="nil"/>
          </w:tcBorders>
        </w:tcPr>
        <w:p w14:paraId="62D6D772" w14:textId="77777777" w:rsidR="0081006B" w:rsidRPr="00F85124" w:rsidRDefault="0081006B" w:rsidP="008C6542">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w:t>
          </w:r>
          <w:r w:rsidRPr="00F9477B">
            <w:rPr>
              <w:rFonts w:ascii="Calibri" w:hAnsi="Calibri"/>
              <w:bCs/>
            </w:rPr>
            <w:t>ENV-20</w:t>
          </w:r>
          <w:r>
            <w:rPr>
              <w:rFonts w:ascii="Calibri" w:hAnsi="Calibri"/>
              <w:bCs/>
            </w:rPr>
            <w:t>b</w:t>
          </w:r>
        </w:p>
      </w:tc>
      <w:tc>
        <w:tcPr>
          <w:tcW w:w="2500" w:type="pct"/>
          <w:gridSpan w:val="2"/>
          <w:tcBorders>
            <w:left w:val="nil"/>
          </w:tcBorders>
        </w:tcPr>
        <w:p w14:paraId="62D6D773" w14:textId="77777777" w:rsidR="0081006B" w:rsidRPr="00F85124" w:rsidRDefault="0081006B"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F77FC">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1F77FC" w:rsidRPr="001F77FC">
              <w:rPr>
                <w:rFonts w:ascii="Calibri" w:hAnsi="Calibri"/>
                <w:bCs/>
                <w:noProof/>
              </w:rPr>
              <w:t>3</w:t>
            </w:r>
          </w:fldSimple>
          <w:r w:rsidRPr="00F85124">
            <w:rPr>
              <w:rFonts w:ascii="Calibri" w:hAnsi="Calibri"/>
              <w:bCs/>
            </w:rPr>
            <w:t>)</w:t>
          </w:r>
        </w:p>
      </w:tc>
    </w:tr>
  </w:tbl>
  <w:p w14:paraId="62D6D779" w14:textId="77777777" w:rsidR="0081006B" w:rsidRPr="00D65855" w:rsidRDefault="0081006B" w:rsidP="008C6542">
    <w:pPr>
      <w:pStyle w:val="Header"/>
      <w:spacing w:line="2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7B" w14:textId="77777777" w:rsidR="0081006B" w:rsidRDefault="001F77FC">
    <w:pPr>
      <w:pStyle w:val="Header"/>
    </w:pPr>
    <w:r>
      <w:rPr>
        <w:noProof/>
      </w:rPr>
      <w:pict w14:anchorId="62D6D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4"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7C" w14:textId="77777777" w:rsidR="0081006B" w:rsidRDefault="001F77FC">
    <w:pPr>
      <w:pStyle w:val="Header"/>
    </w:pPr>
    <w:r>
      <w:rPr>
        <w:noProof/>
      </w:rPr>
      <w:pict w14:anchorId="62D6D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8" o:spid="_x0000_s205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81006B" w:rsidRPr="00F85124" w14:paraId="62D6D77F" w14:textId="77777777" w:rsidTr="00F9477B">
      <w:trPr>
        <w:cantSplit/>
        <w:trHeight w:val="288"/>
      </w:trPr>
      <w:tc>
        <w:tcPr>
          <w:tcW w:w="3877" w:type="pct"/>
          <w:gridSpan w:val="2"/>
          <w:tcBorders>
            <w:right w:val="nil"/>
          </w:tcBorders>
          <w:vAlign w:val="center"/>
        </w:tcPr>
        <w:p w14:paraId="62D6D77D" w14:textId="77777777" w:rsidR="0081006B" w:rsidRPr="00085876" w:rsidRDefault="001F77FC" w:rsidP="0049702F">
          <w:pPr>
            <w:pStyle w:val="Heading1"/>
            <w:rPr>
              <w:rFonts w:ascii="Calibri" w:hAnsi="Calibri"/>
              <w:b w:val="0"/>
              <w:bCs/>
              <w:sz w:val="20"/>
            </w:rPr>
          </w:pPr>
          <w:r>
            <w:rPr>
              <w:noProof/>
            </w:rPr>
            <w:pict w14:anchorId="62D6D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9" o:spid="_x0000_s2057"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81006B" w:rsidRPr="00085876">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62D6D77E" w14:textId="77777777" w:rsidR="0081006B" w:rsidRPr="00085876" w:rsidRDefault="0081006B" w:rsidP="008C6542">
          <w:pPr>
            <w:pStyle w:val="Heading1"/>
            <w:jc w:val="right"/>
            <w:rPr>
              <w:rFonts w:ascii="Calibri" w:hAnsi="Calibri"/>
              <w:b w:val="0"/>
              <w:bCs/>
              <w:sz w:val="20"/>
            </w:rPr>
          </w:pPr>
          <w:r w:rsidRPr="00085876">
            <w:rPr>
              <w:rFonts w:ascii="Calibri" w:hAnsi="Calibri"/>
              <w:b w:val="0"/>
              <w:bCs/>
              <w:sz w:val="20"/>
            </w:rPr>
            <w:t>CF2R-ENV-20-H</w:t>
          </w:r>
        </w:p>
      </w:tc>
    </w:tr>
    <w:tr w:rsidR="0081006B" w:rsidRPr="00F85124" w14:paraId="62D6D782" w14:textId="77777777" w:rsidTr="008C6542">
      <w:trPr>
        <w:cantSplit/>
        <w:trHeight w:val="288"/>
      </w:trPr>
      <w:tc>
        <w:tcPr>
          <w:tcW w:w="2500" w:type="pct"/>
          <w:tcBorders>
            <w:right w:val="nil"/>
          </w:tcBorders>
        </w:tcPr>
        <w:p w14:paraId="62D6D780" w14:textId="77777777" w:rsidR="0081006B" w:rsidRPr="00F85124" w:rsidRDefault="0081006B" w:rsidP="008C6542">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ENV-20b</w:t>
          </w:r>
        </w:p>
      </w:tc>
      <w:tc>
        <w:tcPr>
          <w:tcW w:w="2500" w:type="pct"/>
          <w:gridSpan w:val="2"/>
          <w:tcBorders>
            <w:left w:val="nil"/>
          </w:tcBorders>
        </w:tcPr>
        <w:p w14:paraId="62D6D781" w14:textId="77777777" w:rsidR="0081006B" w:rsidRPr="00F85124" w:rsidRDefault="0081006B"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F77FC">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001F77FC" w:rsidRPr="001F77FC">
              <w:rPr>
                <w:rFonts w:ascii="Calibri" w:hAnsi="Calibri"/>
                <w:bCs/>
                <w:noProof/>
              </w:rPr>
              <w:t>2</w:t>
            </w:r>
          </w:fldSimple>
          <w:r w:rsidRPr="00F85124">
            <w:rPr>
              <w:rFonts w:ascii="Calibri" w:hAnsi="Calibri"/>
              <w:bCs/>
            </w:rPr>
            <w:t>)</w:t>
          </w:r>
        </w:p>
      </w:tc>
    </w:tr>
  </w:tbl>
  <w:p w14:paraId="62D6D783" w14:textId="77777777" w:rsidR="0081006B" w:rsidRDefault="0081006B" w:rsidP="008C6542">
    <w:pPr>
      <w:pStyle w:val="Header"/>
      <w:spacing w:line="20" w:lineRule="exact"/>
    </w:pPr>
  </w:p>
  <w:p w14:paraId="62D6D784" w14:textId="77777777" w:rsidR="0081006B" w:rsidRPr="0049702F" w:rsidRDefault="0081006B" w:rsidP="008C6542">
    <w:pPr>
      <w:pStyle w:val="Header"/>
      <w:spacing w:line="20" w:lineRule="exact"/>
      <w:rPr>
        <w:rFonts w:ascii="Calibri" w:hAnsi="Calibri"/>
      </w:rPr>
    </w:pPr>
  </w:p>
  <w:p w14:paraId="62D6D785" w14:textId="77777777" w:rsidR="0081006B" w:rsidRPr="0049702F" w:rsidRDefault="0081006B" w:rsidP="008C6542">
    <w:pPr>
      <w:pStyle w:val="Header"/>
      <w:spacing w:line="20" w:lineRule="exact"/>
      <w:rPr>
        <w:rFonts w:ascii="Calibri" w:hAnsi="Calibr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6D786" w14:textId="77777777" w:rsidR="0081006B" w:rsidRDefault="001F77FC">
    <w:pPr>
      <w:pStyle w:val="Header"/>
    </w:pPr>
    <w:r>
      <w:rPr>
        <w:noProof/>
      </w:rPr>
      <w:pict w14:anchorId="62D6D7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7" o:spid="_x0000_s2058"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764113D"/>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3D72DE3"/>
    <w:multiLevelType w:val="hybridMultilevel"/>
    <w:tmpl w:val="3962DE9E"/>
    <w:lvl w:ilvl="0" w:tplc="DBE2FC70">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nsid w:val="51B3090A"/>
    <w:multiLevelType w:val="hybridMultilevel"/>
    <w:tmpl w:val="FDBA51D0"/>
    <w:lvl w:ilvl="0" w:tplc="ED52293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68D743DE"/>
    <w:multiLevelType w:val="multilevel"/>
    <w:tmpl w:val="9D44B9AA"/>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5">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7"/>
  </w:num>
  <w:num w:numId="14">
    <w:abstractNumId w:val="2"/>
  </w:num>
  <w:num w:numId="15">
    <w:abstractNumId w:val="9"/>
  </w:num>
  <w:num w:numId="16">
    <w:abstractNumId w:val="1"/>
  </w:num>
  <w:num w:numId="17">
    <w:abstractNumId w:val="0"/>
  </w:num>
  <w:num w:numId="18">
    <w:abstractNumId w:val="15"/>
  </w:num>
  <w:num w:numId="19">
    <w:abstractNumId w:val="6"/>
  </w:num>
  <w:num w:numId="20">
    <w:abstractNumId w:val="10"/>
  </w:num>
  <w:num w:numId="21">
    <w:abstractNumId w:val="13"/>
  </w:num>
  <w:num w:numId="22">
    <w:abstractNumId w:val="16"/>
  </w:num>
  <w:num w:numId="23">
    <w:abstractNumId w:val="5"/>
  </w:num>
  <w:num w:numId="24">
    <w:abstractNumId w:val="4"/>
  </w:num>
  <w:num w:numId="25">
    <w:abstractNumId w:val="11"/>
  </w:num>
  <w:num w:numId="26">
    <w:abstractNumId w:val="14"/>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num>
  <w:num w:numId="34">
    <w:abstractNumId w:val="8"/>
  </w:num>
  <w:num w:numId="35">
    <w:abstractNumId w:val="12"/>
  </w:num>
  <w:num w:numId="36">
    <w:abstractNumId w:val="3"/>
  </w:num>
  <w:num w:numId="3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23B89"/>
    <w:rsid w:val="00024B4F"/>
    <w:rsid w:val="0003086A"/>
    <w:rsid w:val="00043843"/>
    <w:rsid w:val="00052324"/>
    <w:rsid w:val="00055FB6"/>
    <w:rsid w:val="000628C5"/>
    <w:rsid w:val="0007554E"/>
    <w:rsid w:val="00076C4C"/>
    <w:rsid w:val="000812E3"/>
    <w:rsid w:val="00085876"/>
    <w:rsid w:val="000A47C2"/>
    <w:rsid w:val="000B03EF"/>
    <w:rsid w:val="000C3F66"/>
    <w:rsid w:val="000C432D"/>
    <w:rsid w:val="000D0756"/>
    <w:rsid w:val="000D1CB5"/>
    <w:rsid w:val="001026AB"/>
    <w:rsid w:val="001046D3"/>
    <w:rsid w:val="00104FBC"/>
    <w:rsid w:val="001074C4"/>
    <w:rsid w:val="00121210"/>
    <w:rsid w:val="00121D0A"/>
    <w:rsid w:val="001250E5"/>
    <w:rsid w:val="00150BE8"/>
    <w:rsid w:val="00160D32"/>
    <w:rsid w:val="00163079"/>
    <w:rsid w:val="001663A8"/>
    <w:rsid w:val="00167747"/>
    <w:rsid w:val="00181BA1"/>
    <w:rsid w:val="00183D7A"/>
    <w:rsid w:val="00186D66"/>
    <w:rsid w:val="001B14D6"/>
    <w:rsid w:val="001B2BBB"/>
    <w:rsid w:val="001B6B55"/>
    <w:rsid w:val="001C610D"/>
    <w:rsid w:val="001C7749"/>
    <w:rsid w:val="001D271E"/>
    <w:rsid w:val="001F721F"/>
    <w:rsid w:val="001F77FC"/>
    <w:rsid w:val="00212CE9"/>
    <w:rsid w:val="002311B5"/>
    <w:rsid w:val="00242056"/>
    <w:rsid w:val="002564DF"/>
    <w:rsid w:val="00281F0D"/>
    <w:rsid w:val="0028501B"/>
    <w:rsid w:val="00285B59"/>
    <w:rsid w:val="002A51C8"/>
    <w:rsid w:val="002B2061"/>
    <w:rsid w:val="002D5D7A"/>
    <w:rsid w:val="002D7453"/>
    <w:rsid w:val="002E227D"/>
    <w:rsid w:val="002F4BF1"/>
    <w:rsid w:val="003026F3"/>
    <w:rsid w:val="0030558B"/>
    <w:rsid w:val="00341587"/>
    <w:rsid w:val="00350146"/>
    <w:rsid w:val="00350493"/>
    <w:rsid w:val="00354DEB"/>
    <w:rsid w:val="00374C14"/>
    <w:rsid w:val="0038615A"/>
    <w:rsid w:val="00395F46"/>
    <w:rsid w:val="0039761E"/>
    <w:rsid w:val="003A5D9F"/>
    <w:rsid w:val="003B1BAB"/>
    <w:rsid w:val="003D70E4"/>
    <w:rsid w:val="003E21BB"/>
    <w:rsid w:val="003F7C9F"/>
    <w:rsid w:val="004054B2"/>
    <w:rsid w:val="00434E77"/>
    <w:rsid w:val="00462D5B"/>
    <w:rsid w:val="00466C1F"/>
    <w:rsid w:val="00475798"/>
    <w:rsid w:val="0047600B"/>
    <w:rsid w:val="00476402"/>
    <w:rsid w:val="00492682"/>
    <w:rsid w:val="00495EA6"/>
    <w:rsid w:val="0049702F"/>
    <w:rsid w:val="004A4ADB"/>
    <w:rsid w:val="004B0C9A"/>
    <w:rsid w:val="004C7A9A"/>
    <w:rsid w:val="004E3A93"/>
    <w:rsid w:val="004E6586"/>
    <w:rsid w:val="004F4BFD"/>
    <w:rsid w:val="004F67F2"/>
    <w:rsid w:val="00500D33"/>
    <w:rsid w:val="00502A1C"/>
    <w:rsid w:val="0053362D"/>
    <w:rsid w:val="00540003"/>
    <w:rsid w:val="00542BB2"/>
    <w:rsid w:val="00551FF6"/>
    <w:rsid w:val="0055381A"/>
    <w:rsid w:val="00583A81"/>
    <w:rsid w:val="005A013A"/>
    <w:rsid w:val="005B4F76"/>
    <w:rsid w:val="005E3A36"/>
    <w:rsid w:val="005F22F6"/>
    <w:rsid w:val="005F2D3A"/>
    <w:rsid w:val="005F67DF"/>
    <w:rsid w:val="00601C9E"/>
    <w:rsid w:val="00601F9C"/>
    <w:rsid w:val="00623CCB"/>
    <w:rsid w:val="00625A24"/>
    <w:rsid w:val="00634628"/>
    <w:rsid w:val="00654CEC"/>
    <w:rsid w:val="006612A9"/>
    <w:rsid w:val="006C12E4"/>
    <w:rsid w:val="006C6564"/>
    <w:rsid w:val="006C6A3A"/>
    <w:rsid w:val="006F5593"/>
    <w:rsid w:val="00703FEE"/>
    <w:rsid w:val="007119DA"/>
    <w:rsid w:val="00724CD4"/>
    <w:rsid w:val="00751915"/>
    <w:rsid w:val="00752910"/>
    <w:rsid w:val="00760262"/>
    <w:rsid w:val="00764AEB"/>
    <w:rsid w:val="007770C5"/>
    <w:rsid w:val="00777B2F"/>
    <w:rsid w:val="00791439"/>
    <w:rsid w:val="007B1875"/>
    <w:rsid w:val="007C1132"/>
    <w:rsid w:val="007C581F"/>
    <w:rsid w:val="007D6020"/>
    <w:rsid w:val="007E3465"/>
    <w:rsid w:val="007E5B1C"/>
    <w:rsid w:val="007F1D8E"/>
    <w:rsid w:val="007F3E4E"/>
    <w:rsid w:val="0081006B"/>
    <w:rsid w:val="0084124A"/>
    <w:rsid w:val="00850E95"/>
    <w:rsid w:val="00862D1C"/>
    <w:rsid w:val="008750F3"/>
    <w:rsid w:val="00883630"/>
    <w:rsid w:val="008905BC"/>
    <w:rsid w:val="00891C3E"/>
    <w:rsid w:val="0089498B"/>
    <w:rsid w:val="008976D2"/>
    <w:rsid w:val="008A14AD"/>
    <w:rsid w:val="008A4C53"/>
    <w:rsid w:val="008C6542"/>
    <w:rsid w:val="008D5DD5"/>
    <w:rsid w:val="008E4524"/>
    <w:rsid w:val="008E6C57"/>
    <w:rsid w:val="00901607"/>
    <w:rsid w:val="00903664"/>
    <w:rsid w:val="0091667B"/>
    <w:rsid w:val="00921342"/>
    <w:rsid w:val="00924E1F"/>
    <w:rsid w:val="0092568A"/>
    <w:rsid w:val="0092708B"/>
    <w:rsid w:val="00932D68"/>
    <w:rsid w:val="009351D2"/>
    <w:rsid w:val="009452B1"/>
    <w:rsid w:val="009522E2"/>
    <w:rsid w:val="00973708"/>
    <w:rsid w:val="009849D3"/>
    <w:rsid w:val="009860AC"/>
    <w:rsid w:val="00987EDE"/>
    <w:rsid w:val="00991217"/>
    <w:rsid w:val="00997081"/>
    <w:rsid w:val="009A64E2"/>
    <w:rsid w:val="009C03DD"/>
    <w:rsid w:val="009D4238"/>
    <w:rsid w:val="009E2C1C"/>
    <w:rsid w:val="00A21B08"/>
    <w:rsid w:val="00A339A9"/>
    <w:rsid w:val="00A34753"/>
    <w:rsid w:val="00A65B28"/>
    <w:rsid w:val="00A761AD"/>
    <w:rsid w:val="00A843B0"/>
    <w:rsid w:val="00A86863"/>
    <w:rsid w:val="00A97500"/>
    <w:rsid w:val="00AA7D5B"/>
    <w:rsid w:val="00AE7BCC"/>
    <w:rsid w:val="00B144EC"/>
    <w:rsid w:val="00B256B6"/>
    <w:rsid w:val="00B272DC"/>
    <w:rsid w:val="00B44152"/>
    <w:rsid w:val="00B45599"/>
    <w:rsid w:val="00B5680C"/>
    <w:rsid w:val="00B633E2"/>
    <w:rsid w:val="00B63A9B"/>
    <w:rsid w:val="00B71F14"/>
    <w:rsid w:val="00B8341D"/>
    <w:rsid w:val="00B847BB"/>
    <w:rsid w:val="00B90297"/>
    <w:rsid w:val="00BA20E4"/>
    <w:rsid w:val="00BB11EB"/>
    <w:rsid w:val="00BC2340"/>
    <w:rsid w:val="00BC4B56"/>
    <w:rsid w:val="00BC50C8"/>
    <w:rsid w:val="00BD60DE"/>
    <w:rsid w:val="00BF1ADA"/>
    <w:rsid w:val="00BF26F6"/>
    <w:rsid w:val="00C06D2F"/>
    <w:rsid w:val="00C17BB1"/>
    <w:rsid w:val="00C368F0"/>
    <w:rsid w:val="00C4042B"/>
    <w:rsid w:val="00C51B87"/>
    <w:rsid w:val="00C53FE8"/>
    <w:rsid w:val="00C65E8E"/>
    <w:rsid w:val="00C70B64"/>
    <w:rsid w:val="00C77D58"/>
    <w:rsid w:val="00C84D99"/>
    <w:rsid w:val="00CC6217"/>
    <w:rsid w:val="00CD2912"/>
    <w:rsid w:val="00CE280A"/>
    <w:rsid w:val="00CF3842"/>
    <w:rsid w:val="00CF3B08"/>
    <w:rsid w:val="00D02F78"/>
    <w:rsid w:val="00D118F4"/>
    <w:rsid w:val="00D16FC7"/>
    <w:rsid w:val="00D327A5"/>
    <w:rsid w:val="00D52F6F"/>
    <w:rsid w:val="00D65855"/>
    <w:rsid w:val="00D77629"/>
    <w:rsid w:val="00D814DE"/>
    <w:rsid w:val="00DD3906"/>
    <w:rsid w:val="00DD4C67"/>
    <w:rsid w:val="00DE668C"/>
    <w:rsid w:val="00DF7D36"/>
    <w:rsid w:val="00E06CBE"/>
    <w:rsid w:val="00E136A4"/>
    <w:rsid w:val="00E158E4"/>
    <w:rsid w:val="00E22CDC"/>
    <w:rsid w:val="00E23F13"/>
    <w:rsid w:val="00E32371"/>
    <w:rsid w:val="00E61F98"/>
    <w:rsid w:val="00E74533"/>
    <w:rsid w:val="00E924FD"/>
    <w:rsid w:val="00EB7A0A"/>
    <w:rsid w:val="00EC696A"/>
    <w:rsid w:val="00EF2A07"/>
    <w:rsid w:val="00EF2EFC"/>
    <w:rsid w:val="00F30F8F"/>
    <w:rsid w:val="00F33E96"/>
    <w:rsid w:val="00F46E05"/>
    <w:rsid w:val="00F5266F"/>
    <w:rsid w:val="00F635AC"/>
    <w:rsid w:val="00F777AD"/>
    <w:rsid w:val="00F77D12"/>
    <w:rsid w:val="00F85124"/>
    <w:rsid w:val="00F93B4A"/>
    <w:rsid w:val="00F9477B"/>
    <w:rsid w:val="00FB0236"/>
    <w:rsid w:val="00FF41FE"/>
    <w:rsid w:val="00FF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62D6D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E8E"/>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65E8E"/>
    <w:rPr>
      <w:rFonts w:cs="Times New Roman"/>
      <w:b/>
      <w:sz w:val="30"/>
    </w:rPr>
  </w:style>
  <w:style w:type="character" w:customStyle="1" w:styleId="Heading2Char">
    <w:name w:val="Heading 2 Char"/>
    <w:aliases w:val="h2 Char,h21 Char,h22 Char"/>
    <w:basedOn w:val="DefaultParagraphFont"/>
    <w:link w:val="Heading2"/>
    <w:uiPriority w:val="99"/>
    <w:locked/>
    <w:rsid w:val="004F67F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65E8E"/>
    <w:rPr>
      <w:rFonts w:ascii="Arial Black" w:hAnsi="Arial Black"/>
      <w:szCs w:val="20"/>
    </w:rPr>
  </w:style>
  <w:style w:type="paragraph" w:customStyle="1" w:styleId="Style2">
    <w:name w:val="Style2"/>
    <w:basedOn w:val="Normal"/>
    <w:uiPriority w:val="99"/>
    <w:rsid w:val="00C65E8E"/>
    <w:pPr>
      <w:spacing w:before="120"/>
    </w:pPr>
  </w:style>
  <w:style w:type="paragraph" w:customStyle="1" w:styleId="Style3">
    <w:name w:val="Style3"/>
    <w:basedOn w:val="Normal"/>
    <w:autoRedefine/>
    <w:uiPriority w:val="99"/>
    <w:rsid w:val="00C65E8E"/>
    <w:pPr>
      <w:spacing w:before="120"/>
    </w:pPr>
  </w:style>
  <w:style w:type="paragraph" w:customStyle="1" w:styleId="Style4">
    <w:name w:val="Style4"/>
    <w:basedOn w:val="Normal"/>
    <w:uiPriority w:val="99"/>
    <w:rsid w:val="00C65E8E"/>
    <w:pPr>
      <w:numPr>
        <w:numId w:val="15"/>
      </w:numPr>
      <w:spacing w:before="120"/>
    </w:pPr>
    <w:rPr>
      <w:sz w:val="22"/>
    </w:rPr>
  </w:style>
  <w:style w:type="paragraph" w:customStyle="1" w:styleId="Style5">
    <w:name w:val="Style5"/>
    <w:basedOn w:val="Normal"/>
    <w:autoRedefine/>
    <w:uiPriority w:val="99"/>
    <w:rsid w:val="00C65E8E"/>
    <w:pPr>
      <w:spacing w:before="120"/>
    </w:pPr>
    <w:rPr>
      <w:sz w:val="22"/>
    </w:rPr>
  </w:style>
  <w:style w:type="paragraph" w:customStyle="1" w:styleId="Style6">
    <w:name w:val="Style6"/>
    <w:basedOn w:val="Normal"/>
    <w:uiPriority w:val="99"/>
    <w:rsid w:val="00C65E8E"/>
    <w:pPr>
      <w:spacing w:before="120"/>
    </w:pPr>
    <w:rPr>
      <w:sz w:val="22"/>
      <w:szCs w:val="22"/>
    </w:rPr>
  </w:style>
  <w:style w:type="paragraph" w:customStyle="1" w:styleId="Style8">
    <w:name w:val="Style8"/>
    <w:basedOn w:val="Heading2"/>
    <w:uiPriority w:val="99"/>
    <w:rsid w:val="00C65E8E"/>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65E8E"/>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F67F2"/>
    <w:rPr>
      <w:rFonts w:cs="Times New Roman"/>
      <w:b/>
      <w:bCs/>
      <w:sz w:val="20"/>
      <w:szCs w:val="20"/>
    </w:rPr>
  </w:style>
  <w:style w:type="paragraph" w:styleId="Header">
    <w:name w:val="header"/>
    <w:basedOn w:val="Normal"/>
    <w:link w:val="HeaderChar"/>
    <w:uiPriority w:val="99"/>
    <w:rsid w:val="00C65E8E"/>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C65E8E"/>
  </w:style>
  <w:style w:type="character" w:customStyle="1" w:styleId="FootnoteTextChar">
    <w:name w:val="Footnote Text Char"/>
    <w:basedOn w:val="DefaultParagraphFont"/>
    <w:link w:val="FootnoteText"/>
    <w:uiPriority w:val="99"/>
    <w:semiHidden/>
    <w:locked/>
    <w:rsid w:val="004F67F2"/>
    <w:rPr>
      <w:rFonts w:cs="Times New Roman"/>
      <w:sz w:val="20"/>
      <w:szCs w:val="20"/>
    </w:rPr>
  </w:style>
  <w:style w:type="paragraph" w:styleId="ListNumber3">
    <w:name w:val="List Number 3"/>
    <w:basedOn w:val="Normal"/>
    <w:uiPriority w:val="99"/>
    <w:rsid w:val="00C65E8E"/>
    <w:pPr>
      <w:numPr>
        <w:numId w:val="7"/>
      </w:numPr>
      <w:tabs>
        <w:tab w:val="clear" w:pos="1800"/>
        <w:tab w:val="num" w:pos="1080"/>
      </w:tabs>
      <w:ind w:left="1080"/>
    </w:pPr>
  </w:style>
  <w:style w:type="paragraph" w:customStyle="1" w:styleId="doublelineabove">
    <w:name w:val="double line above"/>
    <w:basedOn w:val="Normal"/>
    <w:uiPriority w:val="99"/>
    <w:rsid w:val="00C65E8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65E8E"/>
    <w:pPr>
      <w:widowControl w:val="0"/>
      <w:tabs>
        <w:tab w:val="left" w:pos="357"/>
      </w:tabs>
      <w:spacing w:line="255" w:lineRule="atLeast"/>
      <w:ind w:left="1083" w:hanging="357"/>
    </w:pPr>
    <w:rPr>
      <w:sz w:val="24"/>
    </w:rPr>
  </w:style>
  <w:style w:type="paragraph" w:styleId="BlockText">
    <w:name w:val="Block Text"/>
    <w:basedOn w:val="Normal"/>
    <w:uiPriority w:val="99"/>
    <w:rsid w:val="00C65E8E"/>
    <w:pPr>
      <w:spacing w:after="120"/>
      <w:ind w:left="1440" w:right="1440"/>
    </w:pPr>
  </w:style>
  <w:style w:type="paragraph" w:styleId="BalloonText">
    <w:name w:val="Balloon Text"/>
    <w:basedOn w:val="Normal"/>
    <w:link w:val="BalloonTextChar"/>
    <w:uiPriority w:val="99"/>
    <w:semiHidden/>
    <w:rsid w:val="00C65E8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F67F2"/>
    <w:rPr>
      <w:rFonts w:cs="Times New Roman"/>
      <w:sz w:val="2"/>
    </w:rPr>
  </w:style>
  <w:style w:type="character" w:styleId="CommentReference">
    <w:name w:val="annotation reference"/>
    <w:basedOn w:val="DefaultParagraphFont"/>
    <w:uiPriority w:val="99"/>
    <w:rsid w:val="00C65E8E"/>
    <w:rPr>
      <w:rFonts w:cs="Times New Roman"/>
      <w:sz w:val="16"/>
    </w:rPr>
  </w:style>
  <w:style w:type="table" w:styleId="TableGrid">
    <w:name w:val="Table Grid"/>
    <w:basedOn w:val="TableNormal"/>
    <w:uiPriority w:val="99"/>
    <w:rsid w:val="00C65E8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C65E8E"/>
    <w:rPr>
      <w:rFonts w:cs="Times New Roman"/>
      <w:i/>
    </w:rPr>
  </w:style>
  <w:style w:type="paragraph" w:customStyle="1" w:styleId="DarkList-Accent31">
    <w:name w:val="Dark List - Accent 31"/>
    <w:hidden/>
    <w:uiPriority w:val="99"/>
    <w:semiHidden/>
    <w:rsid w:val="00C65E8E"/>
    <w:rPr>
      <w:sz w:val="20"/>
      <w:szCs w:val="20"/>
    </w:rPr>
  </w:style>
  <w:style w:type="paragraph" w:customStyle="1" w:styleId="ColorfulShading-Accent31">
    <w:name w:val="Colorful Shading - Accent 31"/>
    <w:basedOn w:val="Normal"/>
    <w:uiPriority w:val="99"/>
    <w:rsid w:val="00C65E8E"/>
    <w:pPr>
      <w:ind w:left="720"/>
      <w:contextualSpacing/>
    </w:pPr>
  </w:style>
  <w:style w:type="paragraph" w:customStyle="1" w:styleId="NormalBullet">
    <w:name w:val="Normal Bullet"/>
    <w:basedOn w:val="Normal"/>
    <w:uiPriority w:val="99"/>
    <w:rsid w:val="00C65E8E"/>
    <w:pPr>
      <w:numPr>
        <w:numId w:val="18"/>
      </w:numPr>
      <w:spacing w:before="120"/>
    </w:pPr>
    <w:rPr>
      <w:rFonts w:ascii="Arial" w:hAnsi="Arial"/>
    </w:rPr>
  </w:style>
  <w:style w:type="paragraph" w:customStyle="1" w:styleId="ColorfulShading-Accent11">
    <w:name w:val="Colorful Shading - Accent 11"/>
    <w:hidden/>
    <w:uiPriority w:val="99"/>
    <w:rsid w:val="00C65E8E"/>
    <w:rPr>
      <w:sz w:val="20"/>
      <w:szCs w:val="20"/>
    </w:rPr>
  </w:style>
  <w:style w:type="paragraph" w:styleId="ListParagraph">
    <w:name w:val="List Paragraph"/>
    <w:basedOn w:val="Normal"/>
    <w:uiPriority w:val="34"/>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semiHidden/>
    <w:rsid w:val="007E5B1C"/>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E8E"/>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65E8E"/>
    <w:rPr>
      <w:rFonts w:cs="Times New Roman"/>
      <w:b/>
      <w:sz w:val="30"/>
    </w:rPr>
  </w:style>
  <w:style w:type="character" w:customStyle="1" w:styleId="Heading2Char">
    <w:name w:val="Heading 2 Char"/>
    <w:aliases w:val="h2 Char,h21 Char,h22 Char"/>
    <w:basedOn w:val="DefaultParagraphFont"/>
    <w:link w:val="Heading2"/>
    <w:uiPriority w:val="99"/>
    <w:locked/>
    <w:rsid w:val="004F67F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65E8E"/>
    <w:rPr>
      <w:rFonts w:ascii="Arial Black" w:hAnsi="Arial Black"/>
      <w:szCs w:val="20"/>
    </w:rPr>
  </w:style>
  <w:style w:type="paragraph" w:customStyle="1" w:styleId="Style2">
    <w:name w:val="Style2"/>
    <w:basedOn w:val="Normal"/>
    <w:uiPriority w:val="99"/>
    <w:rsid w:val="00C65E8E"/>
    <w:pPr>
      <w:spacing w:before="120"/>
    </w:pPr>
  </w:style>
  <w:style w:type="paragraph" w:customStyle="1" w:styleId="Style3">
    <w:name w:val="Style3"/>
    <w:basedOn w:val="Normal"/>
    <w:autoRedefine/>
    <w:uiPriority w:val="99"/>
    <w:rsid w:val="00C65E8E"/>
    <w:pPr>
      <w:spacing w:before="120"/>
    </w:pPr>
  </w:style>
  <w:style w:type="paragraph" w:customStyle="1" w:styleId="Style4">
    <w:name w:val="Style4"/>
    <w:basedOn w:val="Normal"/>
    <w:uiPriority w:val="99"/>
    <w:rsid w:val="00C65E8E"/>
    <w:pPr>
      <w:numPr>
        <w:numId w:val="15"/>
      </w:numPr>
      <w:spacing w:before="120"/>
    </w:pPr>
    <w:rPr>
      <w:sz w:val="22"/>
    </w:rPr>
  </w:style>
  <w:style w:type="paragraph" w:customStyle="1" w:styleId="Style5">
    <w:name w:val="Style5"/>
    <w:basedOn w:val="Normal"/>
    <w:autoRedefine/>
    <w:uiPriority w:val="99"/>
    <w:rsid w:val="00C65E8E"/>
    <w:pPr>
      <w:spacing w:before="120"/>
    </w:pPr>
    <w:rPr>
      <w:sz w:val="22"/>
    </w:rPr>
  </w:style>
  <w:style w:type="paragraph" w:customStyle="1" w:styleId="Style6">
    <w:name w:val="Style6"/>
    <w:basedOn w:val="Normal"/>
    <w:uiPriority w:val="99"/>
    <w:rsid w:val="00C65E8E"/>
    <w:pPr>
      <w:spacing w:before="120"/>
    </w:pPr>
    <w:rPr>
      <w:sz w:val="22"/>
      <w:szCs w:val="22"/>
    </w:rPr>
  </w:style>
  <w:style w:type="paragraph" w:customStyle="1" w:styleId="Style8">
    <w:name w:val="Style8"/>
    <w:basedOn w:val="Heading2"/>
    <w:uiPriority w:val="99"/>
    <w:rsid w:val="00C65E8E"/>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65E8E"/>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F67F2"/>
    <w:rPr>
      <w:rFonts w:cs="Times New Roman"/>
      <w:b/>
      <w:bCs/>
      <w:sz w:val="20"/>
      <w:szCs w:val="20"/>
    </w:rPr>
  </w:style>
  <w:style w:type="paragraph" w:styleId="Header">
    <w:name w:val="header"/>
    <w:basedOn w:val="Normal"/>
    <w:link w:val="HeaderChar"/>
    <w:uiPriority w:val="99"/>
    <w:rsid w:val="00C65E8E"/>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C65E8E"/>
  </w:style>
  <w:style w:type="character" w:customStyle="1" w:styleId="FootnoteTextChar">
    <w:name w:val="Footnote Text Char"/>
    <w:basedOn w:val="DefaultParagraphFont"/>
    <w:link w:val="FootnoteText"/>
    <w:uiPriority w:val="99"/>
    <w:semiHidden/>
    <w:locked/>
    <w:rsid w:val="004F67F2"/>
    <w:rPr>
      <w:rFonts w:cs="Times New Roman"/>
      <w:sz w:val="20"/>
      <w:szCs w:val="20"/>
    </w:rPr>
  </w:style>
  <w:style w:type="paragraph" w:styleId="ListNumber3">
    <w:name w:val="List Number 3"/>
    <w:basedOn w:val="Normal"/>
    <w:uiPriority w:val="99"/>
    <w:rsid w:val="00C65E8E"/>
    <w:pPr>
      <w:numPr>
        <w:numId w:val="7"/>
      </w:numPr>
      <w:tabs>
        <w:tab w:val="clear" w:pos="1800"/>
        <w:tab w:val="num" w:pos="1080"/>
      </w:tabs>
      <w:ind w:left="1080"/>
    </w:pPr>
  </w:style>
  <w:style w:type="paragraph" w:customStyle="1" w:styleId="doublelineabove">
    <w:name w:val="double line above"/>
    <w:basedOn w:val="Normal"/>
    <w:uiPriority w:val="99"/>
    <w:rsid w:val="00C65E8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65E8E"/>
    <w:pPr>
      <w:widowControl w:val="0"/>
      <w:tabs>
        <w:tab w:val="left" w:pos="357"/>
      </w:tabs>
      <w:spacing w:line="255" w:lineRule="atLeast"/>
      <w:ind w:left="1083" w:hanging="357"/>
    </w:pPr>
    <w:rPr>
      <w:sz w:val="24"/>
    </w:rPr>
  </w:style>
  <w:style w:type="paragraph" w:styleId="BlockText">
    <w:name w:val="Block Text"/>
    <w:basedOn w:val="Normal"/>
    <w:uiPriority w:val="99"/>
    <w:rsid w:val="00C65E8E"/>
    <w:pPr>
      <w:spacing w:after="120"/>
      <w:ind w:left="1440" w:right="1440"/>
    </w:pPr>
  </w:style>
  <w:style w:type="paragraph" w:styleId="BalloonText">
    <w:name w:val="Balloon Text"/>
    <w:basedOn w:val="Normal"/>
    <w:link w:val="BalloonTextChar"/>
    <w:uiPriority w:val="99"/>
    <w:semiHidden/>
    <w:rsid w:val="00C65E8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F67F2"/>
    <w:rPr>
      <w:rFonts w:cs="Times New Roman"/>
      <w:sz w:val="2"/>
    </w:rPr>
  </w:style>
  <w:style w:type="character" w:styleId="CommentReference">
    <w:name w:val="annotation reference"/>
    <w:basedOn w:val="DefaultParagraphFont"/>
    <w:uiPriority w:val="99"/>
    <w:rsid w:val="00C65E8E"/>
    <w:rPr>
      <w:rFonts w:cs="Times New Roman"/>
      <w:sz w:val="16"/>
    </w:rPr>
  </w:style>
  <w:style w:type="table" w:styleId="TableGrid">
    <w:name w:val="Table Grid"/>
    <w:basedOn w:val="TableNormal"/>
    <w:uiPriority w:val="99"/>
    <w:rsid w:val="00C65E8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C65E8E"/>
    <w:rPr>
      <w:rFonts w:cs="Times New Roman"/>
      <w:i/>
    </w:rPr>
  </w:style>
  <w:style w:type="paragraph" w:customStyle="1" w:styleId="DarkList-Accent31">
    <w:name w:val="Dark List - Accent 31"/>
    <w:hidden/>
    <w:uiPriority w:val="99"/>
    <w:semiHidden/>
    <w:rsid w:val="00C65E8E"/>
    <w:rPr>
      <w:sz w:val="20"/>
      <w:szCs w:val="20"/>
    </w:rPr>
  </w:style>
  <w:style w:type="paragraph" w:customStyle="1" w:styleId="ColorfulShading-Accent31">
    <w:name w:val="Colorful Shading - Accent 31"/>
    <w:basedOn w:val="Normal"/>
    <w:uiPriority w:val="99"/>
    <w:rsid w:val="00C65E8E"/>
    <w:pPr>
      <w:ind w:left="720"/>
      <w:contextualSpacing/>
    </w:pPr>
  </w:style>
  <w:style w:type="paragraph" w:customStyle="1" w:styleId="NormalBullet">
    <w:name w:val="Normal Bullet"/>
    <w:basedOn w:val="Normal"/>
    <w:uiPriority w:val="99"/>
    <w:rsid w:val="00C65E8E"/>
    <w:pPr>
      <w:numPr>
        <w:numId w:val="18"/>
      </w:numPr>
      <w:spacing w:before="120"/>
    </w:pPr>
    <w:rPr>
      <w:rFonts w:ascii="Arial" w:hAnsi="Arial"/>
    </w:rPr>
  </w:style>
  <w:style w:type="paragraph" w:customStyle="1" w:styleId="ColorfulShading-Accent11">
    <w:name w:val="Colorful Shading - Accent 11"/>
    <w:hidden/>
    <w:uiPriority w:val="99"/>
    <w:rsid w:val="00C65E8E"/>
    <w:rPr>
      <w:sz w:val="20"/>
      <w:szCs w:val="20"/>
    </w:rPr>
  </w:style>
  <w:style w:type="paragraph" w:styleId="ListParagraph">
    <w:name w:val="List Paragraph"/>
    <w:basedOn w:val="Normal"/>
    <w:uiPriority w:val="34"/>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semiHidden/>
    <w:rsid w:val="007E5B1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700815">
      <w:marLeft w:val="0"/>
      <w:marRight w:val="0"/>
      <w:marTop w:val="0"/>
      <w:marBottom w:val="0"/>
      <w:divBdr>
        <w:top w:val="none" w:sz="0" w:space="0" w:color="auto"/>
        <w:left w:val="none" w:sz="0" w:space="0" w:color="auto"/>
        <w:bottom w:val="none" w:sz="0" w:space="0" w:color="auto"/>
        <w:right w:val="none" w:sz="0" w:space="0" w:color="auto"/>
      </w:divBdr>
    </w:div>
    <w:div w:id="211700816">
      <w:marLeft w:val="0"/>
      <w:marRight w:val="0"/>
      <w:marTop w:val="0"/>
      <w:marBottom w:val="0"/>
      <w:divBdr>
        <w:top w:val="none" w:sz="0" w:space="0" w:color="auto"/>
        <w:left w:val="none" w:sz="0" w:space="0" w:color="auto"/>
        <w:bottom w:val="none" w:sz="0" w:space="0" w:color="auto"/>
        <w:right w:val="none" w:sz="0" w:space="0" w:color="auto"/>
      </w:divBdr>
    </w:div>
    <w:div w:id="211700817">
      <w:marLeft w:val="0"/>
      <w:marRight w:val="0"/>
      <w:marTop w:val="0"/>
      <w:marBottom w:val="0"/>
      <w:divBdr>
        <w:top w:val="none" w:sz="0" w:space="0" w:color="auto"/>
        <w:left w:val="none" w:sz="0" w:space="0" w:color="auto"/>
        <w:bottom w:val="none" w:sz="0" w:space="0" w:color="auto"/>
        <w:right w:val="none" w:sz="0" w:space="0" w:color="auto"/>
      </w:divBdr>
    </w:div>
    <w:div w:id="211700818">
      <w:marLeft w:val="0"/>
      <w:marRight w:val="0"/>
      <w:marTop w:val="0"/>
      <w:marBottom w:val="0"/>
      <w:divBdr>
        <w:top w:val="none" w:sz="0" w:space="0" w:color="auto"/>
        <w:left w:val="none" w:sz="0" w:space="0" w:color="auto"/>
        <w:bottom w:val="none" w:sz="0" w:space="0" w:color="auto"/>
        <w:right w:val="none" w:sz="0" w:space="0" w:color="auto"/>
      </w:divBdr>
    </w:div>
    <w:div w:id="21170081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DC3541-6718-4B8D-B12B-B1B7600BBD9B}">
  <ds:schemaRefs>
    <ds:schemaRef ds:uri="http://schemas.openxmlformats.org/officeDocument/2006/bibliography"/>
  </ds:schemaRefs>
</ds:datastoreItem>
</file>

<file path=customXml/itemProps2.xml><?xml version="1.0" encoding="utf-8"?>
<ds:datastoreItem xmlns:ds="http://schemas.openxmlformats.org/officeDocument/2006/customXml" ds:itemID="{B5541E3C-123B-411A-A86F-5D98EE57E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3370</Words>
  <Characters>18170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21498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15</cp:revision>
  <cp:lastPrinted>2013-04-23T17:50:00Z</cp:lastPrinted>
  <dcterms:created xsi:type="dcterms:W3CDTF">2015-06-09T16:28:00Z</dcterms:created>
  <dcterms:modified xsi:type="dcterms:W3CDTF">2016-10-11T17:57:00Z</dcterms:modified>
</cp:coreProperties>
</file>