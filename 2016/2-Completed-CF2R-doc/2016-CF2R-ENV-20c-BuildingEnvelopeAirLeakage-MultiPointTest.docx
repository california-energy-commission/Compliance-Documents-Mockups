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3D6DC2" w:rsidRPr="001D2CD1" w14:paraId="1306737A" w14:textId="77777777" w:rsidTr="003D6DC2">
        <w:tc>
          <w:tcPr>
            <w:tcW w:w="11016" w:type="dxa"/>
            <w:gridSpan w:val="3"/>
            <w:vAlign w:val="center"/>
          </w:tcPr>
          <w:p w14:paraId="13067379" w14:textId="77777777" w:rsidR="003D6DC2" w:rsidRPr="008809A7" w:rsidRDefault="003D6DC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8809A7">
              <w:rPr>
                <w:rFonts w:asciiTheme="minorHAnsi" w:hAnsiTheme="minorHAnsi"/>
                <w:b/>
                <w:szCs w:val="18"/>
              </w:rPr>
              <w:t>A. Building Air Leakage – General Information</w:t>
            </w:r>
          </w:p>
        </w:tc>
      </w:tr>
      <w:tr w:rsidR="003D6DC2" w:rsidRPr="001D2CD1" w14:paraId="1306737E" w14:textId="77777777" w:rsidTr="003D6DC2">
        <w:tc>
          <w:tcPr>
            <w:tcW w:w="588" w:type="dxa"/>
            <w:vAlign w:val="center"/>
          </w:tcPr>
          <w:p w14:paraId="1306737B" w14:textId="77777777" w:rsidR="003D6DC2" w:rsidRPr="001D2CD1" w:rsidRDefault="000629B9" w:rsidP="001D2CD1">
            <w:pPr>
              <w:jc w:val="center"/>
              <w:rPr>
                <w:rFonts w:asciiTheme="minorHAnsi" w:hAnsiTheme="minorHAnsi"/>
                <w:sz w:val="18"/>
                <w:szCs w:val="18"/>
              </w:rPr>
            </w:pPr>
            <w:r w:rsidRPr="001D2CD1">
              <w:rPr>
                <w:rFonts w:asciiTheme="minorHAnsi" w:hAnsiTheme="minorHAnsi"/>
                <w:sz w:val="18"/>
                <w:szCs w:val="18"/>
              </w:rPr>
              <w:t>0</w:t>
            </w:r>
            <w:r w:rsidR="003D6DC2" w:rsidRPr="001D2CD1">
              <w:rPr>
                <w:rFonts w:asciiTheme="minorHAnsi" w:hAnsiTheme="minorHAnsi"/>
                <w:sz w:val="18"/>
                <w:szCs w:val="18"/>
              </w:rPr>
              <w:t>1</w:t>
            </w:r>
          </w:p>
        </w:tc>
        <w:tc>
          <w:tcPr>
            <w:tcW w:w="4650" w:type="dxa"/>
          </w:tcPr>
          <w:p w14:paraId="1306737C" w14:textId="5EF30B2F" w:rsidR="003D6DC2" w:rsidRPr="001D2CD1" w:rsidRDefault="003D6DC2" w:rsidP="001D2CD1">
            <w:pPr>
              <w:rPr>
                <w:rFonts w:asciiTheme="minorHAnsi" w:hAnsiTheme="minorHAnsi"/>
                <w:sz w:val="18"/>
                <w:szCs w:val="18"/>
              </w:rPr>
            </w:pPr>
            <w:r w:rsidRPr="001D2CD1">
              <w:rPr>
                <w:rFonts w:asciiTheme="minorHAnsi" w:hAnsiTheme="minorHAnsi"/>
                <w:sz w:val="18"/>
                <w:szCs w:val="18"/>
              </w:rPr>
              <w:t>Test Procedure Used</w:t>
            </w:r>
          </w:p>
        </w:tc>
        <w:tc>
          <w:tcPr>
            <w:tcW w:w="5778" w:type="dxa"/>
          </w:tcPr>
          <w:p w14:paraId="1306737D" w14:textId="77777777" w:rsidR="003D6DC2" w:rsidRPr="001D2CD1" w:rsidRDefault="003D6DC2" w:rsidP="001D2CD1">
            <w:pPr>
              <w:rPr>
                <w:rFonts w:asciiTheme="minorHAnsi" w:hAnsiTheme="minorHAnsi"/>
                <w:sz w:val="18"/>
                <w:szCs w:val="18"/>
              </w:rPr>
            </w:pPr>
          </w:p>
        </w:tc>
      </w:tr>
      <w:tr w:rsidR="003D6DC2" w:rsidRPr="001D2CD1" w14:paraId="13067382" w14:textId="77777777" w:rsidTr="003D6DC2">
        <w:tc>
          <w:tcPr>
            <w:tcW w:w="588" w:type="dxa"/>
            <w:vAlign w:val="center"/>
          </w:tcPr>
          <w:p w14:paraId="1306737F" w14:textId="77777777" w:rsidR="003D6DC2" w:rsidRPr="001D2CD1" w:rsidRDefault="000629B9" w:rsidP="001D2CD1">
            <w:pPr>
              <w:jc w:val="center"/>
              <w:rPr>
                <w:rFonts w:asciiTheme="minorHAnsi" w:hAnsiTheme="minorHAnsi"/>
                <w:sz w:val="18"/>
                <w:szCs w:val="18"/>
              </w:rPr>
            </w:pPr>
            <w:r w:rsidRPr="001D2CD1">
              <w:rPr>
                <w:rFonts w:asciiTheme="minorHAnsi" w:hAnsiTheme="minorHAnsi"/>
                <w:sz w:val="18"/>
                <w:szCs w:val="18"/>
              </w:rPr>
              <w:t>0</w:t>
            </w:r>
            <w:r w:rsidR="003D6DC2" w:rsidRPr="001D2CD1">
              <w:rPr>
                <w:rFonts w:asciiTheme="minorHAnsi" w:hAnsiTheme="minorHAnsi"/>
                <w:sz w:val="18"/>
                <w:szCs w:val="18"/>
              </w:rPr>
              <w:t>2</w:t>
            </w:r>
          </w:p>
        </w:tc>
        <w:tc>
          <w:tcPr>
            <w:tcW w:w="4650" w:type="dxa"/>
          </w:tcPr>
          <w:p w14:paraId="13067380" w14:textId="2D00E56A" w:rsidR="003D6DC2" w:rsidRPr="001D2CD1" w:rsidRDefault="003D6DC2" w:rsidP="001D2CD1">
            <w:pPr>
              <w:rPr>
                <w:rFonts w:asciiTheme="minorHAnsi" w:hAnsiTheme="minorHAnsi"/>
                <w:sz w:val="18"/>
                <w:szCs w:val="18"/>
              </w:rPr>
            </w:pPr>
            <w:r w:rsidRPr="001D2CD1">
              <w:rPr>
                <w:rFonts w:asciiTheme="minorHAnsi" w:hAnsiTheme="minorHAnsi"/>
                <w:sz w:val="18"/>
                <w:szCs w:val="18"/>
              </w:rPr>
              <w:t xml:space="preserve">Building Air Leakage Target from </w:t>
            </w:r>
            <w:r w:rsidR="00EF235C" w:rsidRPr="001D2CD1">
              <w:rPr>
                <w:rFonts w:asciiTheme="minorHAnsi" w:hAnsiTheme="minorHAnsi"/>
                <w:sz w:val="18"/>
                <w:szCs w:val="18"/>
              </w:rPr>
              <w:t>CF1R</w:t>
            </w:r>
          </w:p>
        </w:tc>
        <w:tc>
          <w:tcPr>
            <w:tcW w:w="5778" w:type="dxa"/>
          </w:tcPr>
          <w:p w14:paraId="13067381" w14:textId="77777777" w:rsidR="003D6DC2" w:rsidRPr="001D2CD1" w:rsidRDefault="003D6DC2" w:rsidP="001D2CD1">
            <w:pPr>
              <w:rPr>
                <w:rFonts w:asciiTheme="minorHAnsi" w:hAnsiTheme="minorHAnsi"/>
                <w:sz w:val="18"/>
                <w:szCs w:val="18"/>
              </w:rPr>
            </w:pPr>
          </w:p>
        </w:tc>
      </w:tr>
      <w:tr w:rsidR="003D6DC2" w:rsidRPr="001D2CD1" w14:paraId="13067386" w14:textId="77777777" w:rsidTr="003D6DC2">
        <w:tc>
          <w:tcPr>
            <w:tcW w:w="588" w:type="dxa"/>
            <w:vAlign w:val="center"/>
          </w:tcPr>
          <w:p w14:paraId="13067383" w14:textId="77777777" w:rsidR="003D6DC2" w:rsidRPr="001D2CD1" w:rsidRDefault="000629B9" w:rsidP="001D2CD1">
            <w:pPr>
              <w:jc w:val="center"/>
              <w:rPr>
                <w:rFonts w:asciiTheme="minorHAnsi" w:hAnsiTheme="minorHAnsi"/>
                <w:b/>
                <w:sz w:val="18"/>
                <w:szCs w:val="18"/>
              </w:rPr>
            </w:pPr>
            <w:r w:rsidRPr="001D2CD1">
              <w:rPr>
                <w:rFonts w:asciiTheme="minorHAnsi" w:hAnsiTheme="minorHAnsi"/>
                <w:sz w:val="18"/>
                <w:szCs w:val="18"/>
              </w:rPr>
              <w:t>0</w:t>
            </w:r>
            <w:r w:rsidR="003D6DC2" w:rsidRPr="001D2CD1">
              <w:rPr>
                <w:rFonts w:asciiTheme="minorHAnsi" w:hAnsiTheme="minorHAnsi"/>
                <w:sz w:val="18"/>
                <w:szCs w:val="18"/>
              </w:rPr>
              <w:t>3</w:t>
            </w:r>
          </w:p>
        </w:tc>
        <w:tc>
          <w:tcPr>
            <w:tcW w:w="4650" w:type="dxa"/>
          </w:tcPr>
          <w:p w14:paraId="13067384" w14:textId="6D67514B" w:rsidR="003D6DC2" w:rsidRPr="001D2CD1" w:rsidRDefault="003D6DC2" w:rsidP="00E414F8">
            <w:pPr>
              <w:rPr>
                <w:rFonts w:asciiTheme="minorHAnsi" w:hAnsiTheme="minorHAnsi"/>
                <w:sz w:val="18"/>
                <w:szCs w:val="18"/>
              </w:rPr>
            </w:pPr>
            <w:r w:rsidRPr="001D2CD1">
              <w:rPr>
                <w:rFonts w:asciiTheme="minorHAnsi" w:hAnsiTheme="minorHAnsi"/>
                <w:sz w:val="18"/>
                <w:szCs w:val="18"/>
              </w:rPr>
              <w:t xml:space="preserve">Indoor </w:t>
            </w:r>
            <w:r w:rsidR="00D66EFC">
              <w:rPr>
                <w:rFonts w:asciiTheme="minorHAnsi" w:hAnsiTheme="minorHAnsi"/>
                <w:sz w:val="18"/>
                <w:szCs w:val="18"/>
              </w:rPr>
              <w:t>T</w:t>
            </w:r>
            <w:r w:rsidRPr="001D2CD1">
              <w:rPr>
                <w:rFonts w:asciiTheme="minorHAnsi" w:hAnsiTheme="minorHAnsi"/>
                <w:sz w:val="18"/>
                <w:szCs w:val="18"/>
              </w:rPr>
              <w:t xml:space="preserve">emperature </w:t>
            </w:r>
            <w:r w:rsidR="00D66EFC">
              <w:rPr>
                <w:rFonts w:asciiTheme="minorHAnsi" w:hAnsiTheme="minorHAnsi"/>
                <w:sz w:val="18"/>
                <w:szCs w:val="18"/>
              </w:rPr>
              <w:t>D</w:t>
            </w:r>
            <w:r w:rsidRPr="001D2CD1">
              <w:rPr>
                <w:rFonts w:asciiTheme="minorHAnsi" w:hAnsiTheme="minorHAnsi"/>
                <w:sz w:val="18"/>
                <w:szCs w:val="18"/>
              </w:rPr>
              <w:t xml:space="preserve">uring </w:t>
            </w:r>
            <w:r w:rsidR="00D66EFC">
              <w:rPr>
                <w:rFonts w:asciiTheme="minorHAnsi" w:hAnsiTheme="minorHAnsi"/>
                <w:sz w:val="18"/>
                <w:szCs w:val="18"/>
              </w:rPr>
              <w:t>T</w:t>
            </w:r>
            <w:r w:rsidRPr="001D2CD1">
              <w:rPr>
                <w:rFonts w:asciiTheme="minorHAnsi" w:hAnsiTheme="minorHAnsi"/>
                <w:sz w:val="18"/>
                <w:szCs w:val="18"/>
              </w:rPr>
              <w:t>est (</w:t>
            </w:r>
            <w:r w:rsidR="00E414F8">
              <w:rPr>
                <w:rFonts w:asciiTheme="minorHAnsi" w:hAnsiTheme="minorHAnsi"/>
                <w:sz w:val="18"/>
                <w:szCs w:val="18"/>
              </w:rPr>
              <w:t>°</w:t>
            </w:r>
            <w:r w:rsidRPr="001D2CD1">
              <w:rPr>
                <w:rFonts w:asciiTheme="minorHAnsi" w:hAnsiTheme="minorHAnsi"/>
                <w:sz w:val="18"/>
                <w:szCs w:val="18"/>
              </w:rPr>
              <w:t>F)</w:t>
            </w:r>
          </w:p>
        </w:tc>
        <w:tc>
          <w:tcPr>
            <w:tcW w:w="5778" w:type="dxa"/>
          </w:tcPr>
          <w:p w14:paraId="13067385" w14:textId="77777777" w:rsidR="003D6DC2" w:rsidRPr="001D2CD1" w:rsidRDefault="003D6DC2" w:rsidP="001D2CD1">
            <w:pPr>
              <w:tabs>
                <w:tab w:val="left" w:pos="2189"/>
              </w:tabs>
              <w:rPr>
                <w:rFonts w:asciiTheme="minorHAnsi" w:hAnsiTheme="minorHAnsi"/>
                <w:sz w:val="18"/>
                <w:szCs w:val="18"/>
              </w:rPr>
            </w:pPr>
          </w:p>
        </w:tc>
      </w:tr>
      <w:tr w:rsidR="003D6DC2" w:rsidRPr="001D2CD1" w14:paraId="1306738A" w14:textId="77777777" w:rsidTr="003D6DC2">
        <w:tc>
          <w:tcPr>
            <w:tcW w:w="588" w:type="dxa"/>
            <w:vAlign w:val="center"/>
          </w:tcPr>
          <w:p w14:paraId="13067387" w14:textId="77777777" w:rsidR="003D6DC2" w:rsidRPr="001D2CD1" w:rsidRDefault="000629B9" w:rsidP="001D2CD1">
            <w:pPr>
              <w:jc w:val="center"/>
              <w:rPr>
                <w:rFonts w:asciiTheme="minorHAnsi" w:hAnsiTheme="minorHAnsi"/>
                <w:b/>
                <w:sz w:val="18"/>
                <w:szCs w:val="18"/>
              </w:rPr>
            </w:pPr>
            <w:r w:rsidRPr="001D2CD1">
              <w:rPr>
                <w:rFonts w:asciiTheme="minorHAnsi" w:hAnsiTheme="minorHAnsi"/>
                <w:sz w:val="18"/>
                <w:szCs w:val="18"/>
              </w:rPr>
              <w:t>0</w:t>
            </w:r>
            <w:r w:rsidR="003D6DC2" w:rsidRPr="001D2CD1">
              <w:rPr>
                <w:rFonts w:asciiTheme="minorHAnsi" w:hAnsiTheme="minorHAnsi"/>
                <w:sz w:val="18"/>
                <w:szCs w:val="18"/>
              </w:rPr>
              <w:t>4</w:t>
            </w:r>
          </w:p>
        </w:tc>
        <w:tc>
          <w:tcPr>
            <w:tcW w:w="4650" w:type="dxa"/>
          </w:tcPr>
          <w:p w14:paraId="13067388" w14:textId="2FA69FBC" w:rsidR="003D6DC2" w:rsidRPr="001D2CD1" w:rsidRDefault="003D6DC2" w:rsidP="00E414F8">
            <w:pPr>
              <w:rPr>
                <w:rFonts w:asciiTheme="minorHAnsi" w:hAnsiTheme="minorHAnsi"/>
                <w:sz w:val="18"/>
                <w:szCs w:val="18"/>
              </w:rPr>
            </w:pPr>
            <w:r w:rsidRPr="001D2CD1">
              <w:rPr>
                <w:rFonts w:asciiTheme="minorHAnsi" w:hAnsiTheme="minorHAnsi"/>
                <w:sz w:val="18"/>
                <w:szCs w:val="18"/>
              </w:rPr>
              <w:t xml:space="preserve">Outdoor </w:t>
            </w:r>
            <w:r w:rsidR="00D66EFC">
              <w:rPr>
                <w:rFonts w:asciiTheme="minorHAnsi" w:hAnsiTheme="minorHAnsi"/>
                <w:sz w:val="18"/>
                <w:szCs w:val="18"/>
              </w:rPr>
              <w:t>T</w:t>
            </w:r>
            <w:r w:rsidRPr="001D2CD1">
              <w:rPr>
                <w:rFonts w:asciiTheme="minorHAnsi" w:hAnsiTheme="minorHAnsi"/>
                <w:sz w:val="18"/>
                <w:szCs w:val="18"/>
              </w:rPr>
              <w:t xml:space="preserve">emperature </w:t>
            </w:r>
            <w:r w:rsidR="00D66EFC">
              <w:rPr>
                <w:rFonts w:asciiTheme="minorHAnsi" w:hAnsiTheme="minorHAnsi"/>
                <w:sz w:val="18"/>
                <w:szCs w:val="18"/>
              </w:rPr>
              <w:t>D</w:t>
            </w:r>
            <w:r w:rsidRPr="001D2CD1">
              <w:rPr>
                <w:rFonts w:asciiTheme="minorHAnsi" w:hAnsiTheme="minorHAnsi"/>
                <w:sz w:val="18"/>
                <w:szCs w:val="18"/>
              </w:rPr>
              <w:t xml:space="preserve">uring </w:t>
            </w:r>
            <w:r w:rsidR="00D66EFC">
              <w:rPr>
                <w:rFonts w:asciiTheme="minorHAnsi" w:hAnsiTheme="minorHAnsi"/>
                <w:sz w:val="18"/>
                <w:szCs w:val="18"/>
              </w:rPr>
              <w:t>T</w:t>
            </w:r>
            <w:r w:rsidRPr="001D2CD1">
              <w:rPr>
                <w:rFonts w:asciiTheme="minorHAnsi" w:hAnsiTheme="minorHAnsi"/>
                <w:sz w:val="18"/>
                <w:szCs w:val="18"/>
              </w:rPr>
              <w:t>est (</w:t>
            </w:r>
            <w:r w:rsidR="00E414F8">
              <w:rPr>
                <w:rFonts w:asciiTheme="minorHAnsi" w:hAnsiTheme="minorHAnsi"/>
                <w:sz w:val="18"/>
                <w:szCs w:val="18"/>
              </w:rPr>
              <w:t>°</w:t>
            </w:r>
            <w:r w:rsidRPr="001D2CD1">
              <w:rPr>
                <w:rFonts w:asciiTheme="minorHAnsi" w:hAnsiTheme="minorHAnsi"/>
                <w:sz w:val="18"/>
                <w:szCs w:val="18"/>
              </w:rPr>
              <w:t>F)</w:t>
            </w:r>
          </w:p>
        </w:tc>
        <w:tc>
          <w:tcPr>
            <w:tcW w:w="5778" w:type="dxa"/>
          </w:tcPr>
          <w:p w14:paraId="13067389" w14:textId="77777777" w:rsidR="003D6DC2" w:rsidRPr="001D2CD1" w:rsidRDefault="003D6DC2" w:rsidP="001D2CD1">
            <w:pPr>
              <w:rPr>
                <w:rFonts w:asciiTheme="minorHAnsi" w:hAnsiTheme="minorHAnsi"/>
                <w:sz w:val="18"/>
                <w:szCs w:val="18"/>
              </w:rPr>
            </w:pPr>
          </w:p>
        </w:tc>
      </w:tr>
      <w:tr w:rsidR="003D6DC2" w:rsidRPr="001D2CD1" w14:paraId="1306738E" w14:textId="77777777" w:rsidTr="003D6DC2">
        <w:tc>
          <w:tcPr>
            <w:tcW w:w="588" w:type="dxa"/>
            <w:vAlign w:val="center"/>
          </w:tcPr>
          <w:p w14:paraId="1306738B" w14:textId="77777777" w:rsidR="003D6DC2" w:rsidRPr="001D2CD1" w:rsidRDefault="000629B9" w:rsidP="001D2CD1">
            <w:pPr>
              <w:jc w:val="center"/>
              <w:rPr>
                <w:rFonts w:asciiTheme="minorHAnsi" w:hAnsiTheme="minorHAnsi"/>
                <w:sz w:val="18"/>
                <w:szCs w:val="18"/>
              </w:rPr>
            </w:pPr>
            <w:r w:rsidRPr="001D2CD1">
              <w:rPr>
                <w:rFonts w:asciiTheme="minorHAnsi" w:hAnsiTheme="minorHAnsi"/>
                <w:sz w:val="18"/>
                <w:szCs w:val="18"/>
              </w:rPr>
              <w:t>0</w:t>
            </w:r>
            <w:r w:rsidR="003D6DC2" w:rsidRPr="001D2CD1">
              <w:rPr>
                <w:rFonts w:asciiTheme="minorHAnsi" w:hAnsiTheme="minorHAnsi"/>
                <w:sz w:val="18"/>
                <w:szCs w:val="18"/>
              </w:rPr>
              <w:t>5</w:t>
            </w:r>
          </w:p>
        </w:tc>
        <w:tc>
          <w:tcPr>
            <w:tcW w:w="4650" w:type="dxa"/>
          </w:tcPr>
          <w:p w14:paraId="1306738C" w14:textId="7D14C339" w:rsidR="003D6DC2" w:rsidRPr="001D2CD1" w:rsidRDefault="003D6DC2" w:rsidP="00D66EFC">
            <w:pPr>
              <w:rPr>
                <w:rFonts w:asciiTheme="minorHAnsi" w:hAnsiTheme="minorHAnsi"/>
                <w:sz w:val="18"/>
                <w:szCs w:val="18"/>
              </w:rPr>
            </w:pPr>
            <w:r w:rsidRPr="001D2CD1">
              <w:rPr>
                <w:rFonts w:asciiTheme="minorHAnsi" w:hAnsiTheme="minorHAnsi"/>
                <w:sz w:val="18"/>
                <w:szCs w:val="18"/>
              </w:rPr>
              <w:t xml:space="preserve">Blower </w:t>
            </w:r>
            <w:r w:rsidR="00D66EFC">
              <w:rPr>
                <w:rFonts w:asciiTheme="minorHAnsi" w:hAnsiTheme="minorHAnsi"/>
                <w:sz w:val="18"/>
                <w:szCs w:val="18"/>
              </w:rPr>
              <w:t>D</w:t>
            </w:r>
            <w:r w:rsidRPr="001D2CD1">
              <w:rPr>
                <w:rFonts w:asciiTheme="minorHAnsi" w:hAnsiTheme="minorHAnsi"/>
                <w:sz w:val="18"/>
                <w:szCs w:val="18"/>
              </w:rPr>
              <w:t xml:space="preserve">oor </w:t>
            </w:r>
            <w:r w:rsidR="00D66EFC">
              <w:rPr>
                <w:rFonts w:asciiTheme="minorHAnsi" w:hAnsiTheme="minorHAnsi"/>
                <w:sz w:val="18"/>
                <w:szCs w:val="18"/>
              </w:rPr>
              <w:t>L</w:t>
            </w:r>
            <w:r w:rsidRPr="001D2CD1">
              <w:rPr>
                <w:rFonts w:asciiTheme="minorHAnsi" w:hAnsiTheme="minorHAnsi"/>
                <w:sz w:val="18"/>
                <w:szCs w:val="18"/>
              </w:rPr>
              <w:t>ocation</w:t>
            </w:r>
          </w:p>
        </w:tc>
        <w:tc>
          <w:tcPr>
            <w:tcW w:w="5778" w:type="dxa"/>
          </w:tcPr>
          <w:p w14:paraId="1306738D" w14:textId="77777777" w:rsidR="003D6DC2" w:rsidRPr="001D2CD1" w:rsidRDefault="003D6DC2" w:rsidP="001D2CD1">
            <w:pPr>
              <w:rPr>
                <w:rFonts w:asciiTheme="minorHAnsi" w:hAnsiTheme="minorHAnsi"/>
                <w:sz w:val="18"/>
                <w:szCs w:val="18"/>
              </w:rPr>
            </w:pPr>
          </w:p>
        </w:tc>
      </w:tr>
      <w:tr w:rsidR="003D6DC2" w:rsidRPr="001D2CD1" w14:paraId="13067392" w14:textId="77777777" w:rsidTr="003D6DC2">
        <w:tc>
          <w:tcPr>
            <w:tcW w:w="588" w:type="dxa"/>
            <w:vAlign w:val="center"/>
          </w:tcPr>
          <w:p w14:paraId="1306738F" w14:textId="77777777" w:rsidR="003D6DC2" w:rsidRPr="001D2CD1" w:rsidRDefault="000629B9" w:rsidP="001D2CD1">
            <w:pPr>
              <w:jc w:val="center"/>
              <w:rPr>
                <w:rFonts w:asciiTheme="minorHAnsi" w:hAnsiTheme="minorHAnsi"/>
                <w:sz w:val="18"/>
                <w:szCs w:val="18"/>
              </w:rPr>
            </w:pPr>
            <w:r w:rsidRPr="001D2CD1">
              <w:rPr>
                <w:rFonts w:asciiTheme="minorHAnsi" w:hAnsiTheme="minorHAnsi"/>
                <w:sz w:val="18"/>
                <w:szCs w:val="18"/>
              </w:rPr>
              <w:t>0</w:t>
            </w:r>
            <w:r w:rsidR="003D6DC2" w:rsidRPr="001D2CD1">
              <w:rPr>
                <w:rFonts w:asciiTheme="minorHAnsi" w:hAnsiTheme="minorHAnsi"/>
                <w:sz w:val="18"/>
                <w:szCs w:val="18"/>
              </w:rPr>
              <w:t>6</w:t>
            </w:r>
          </w:p>
        </w:tc>
        <w:tc>
          <w:tcPr>
            <w:tcW w:w="4650" w:type="dxa"/>
          </w:tcPr>
          <w:p w14:paraId="13067390" w14:textId="20925A1E" w:rsidR="003D6DC2" w:rsidRPr="001D2CD1" w:rsidDel="00752910" w:rsidRDefault="003D6DC2" w:rsidP="001D2CD1">
            <w:pPr>
              <w:rPr>
                <w:rFonts w:asciiTheme="minorHAnsi" w:hAnsiTheme="minorHAnsi"/>
                <w:sz w:val="18"/>
                <w:szCs w:val="18"/>
              </w:rPr>
            </w:pPr>
            <w:r w:rsidRPr="001D2CD1">
              <w:rPr>
                <w:rFonts w:asciiTheme="minorHAnsi" w:hAnsiTheme="minorHAnsi"/>
                <w:sz w:val="18"/>
                <w:szCs w:val="18"/>
              </w:rPr>
              <w:t>Building Elevation (</w:t>
            </w:r>
            <w:proofErr w:type="spellStart"/>
            <w:r w:rsidRPr="001D2CD1">
              <w:rPr>
                <w:rFonts w:asciiTheme="minorHAnsi" w:hAnsiTheme="minorHAnsi"/>
                <w:sz w:val="18"/>
                <w:szCs w:val="18"/>
              </w:rPr>
              <w:t>ft</w:t>
            </w:r>
            <w:proofErr w:type="spellEnd"/>
            <w:r w:rsidRPr="001D2CD1">
              <w:rPr>
                <w:rFonts w:asciiTheme="minorHAnsi" w:hAnsiTheme="minorHAnsi"/>
                <w:sz w:val="18"/>
                <w:szCs w:val="18"/>
              </w:rPr>
              <w:t>)</w:t>
            </w:r>
          </w:p>
        </w:tc>
        <w:tc>
          <w:tcPr>
            <w:tcW w:w="5778" w:type="dxa"/>
          </w:tcPr>
          <w:p w14:paraId="13067391" w14:textId="77777777" w:rsidR="003D6DC2" w:rsidRPr="001D2CD1" w:rsidDel="00752910" w:rsidRDefault="003D6DC2" w:rsidP="001D2CD1">
            <w:pPr>
              <w:rPr>
                <w:rFonts w:asciiTheme="minorHAnsi" w:hAnsiTheme="minorHAnsi"/>
                <w:sz w:val="18"/>
                <w:szCs w:val="18"/>
              </w:rPr>
            </w:pPr>
          </w:p>
        </w:tc>
      </w:tr>
      <w:tr w:rsidR="003D6DC2" w:rsidRPr="001D2CD1" w14:paraId="13067396" w14:textId="77777777" w:rsidTr="003D6DC2">
        <w:tc>
          <w:tcPr>
            <w:tcW w:w="588" w:type="dxa"/>
            <w:vAlign w:val="center"/>
          </w:tcPr>
          <w:p w14:paraId="13067393" w14:textId="77777777" w:rsidR="003D6DC2" w:rsidRPr="001D2CD1" w:rsidRDefault="000629B9" w:rsidP="001D2CD1">
            <w:pPr>
              <w:jc w:val="center"/>
              <w:rPr>
                <w:rFonts w:asciiTheme="minorHAnsi" w:hAnsiTheme="minorHAnsi"/>
                <w:sz w:val="18"/>
                <w:szCs w:val="18"/>
              </w:rPr>
            </w:pPr>
            <w:r w:rsidRPr="001D2CD1">
              <w:rPr>
                <w:rFonts w:asciiTheme="minorHAnsi" w:hAnsiTheme="minorHAnsi"/>
                <w:sz w:val="18"/>
                <w:szCs w:val="18"/>
              </w:rPr>
              <w:t>0</w:t>
            </w:r>
            <w:r w:rsidR="003D6DC2" w:rsidRPr="001D2CD1">
              <w:rPr>
                <w:rFonts w:asciiTheme="minorHAnsi" w:hAnsiTheme="minorHAnsi"/>
                <w:sz w:val="18"/>
                <w:szCs w:val="18"/>
              </w:rPr>
              <w:t>7</w:t>
            </w:r>
          </w:p>
        </w:tc>
        <w:tc>
          <w:tcPr>
            <w:tcW w:w="4650" w:type="dxa"/>
          </w:tcPr>
          <w:p w14:paraId="13067394" w14:textId="299806D8" w:rsidR="003D6DC2" w:rsidRPr="001D2CD1" w:rsidRDefault="003D6DC2" w:rsidP="001D2CD1">
            <w:pPr>
              <w:rPr>
                <w:rFonts w:asciiTheme="minorHAnsi" w:hAnsiTheme="minorHAnsi"/>
                <w:sz w:val="18"/>
                <w:szCs w:val="18"/>
              </w:rPr>
            </w:pPr>
            <w:r w:rsidRPr="001D2CD1">
              <w:rPr>
                <w:rFonts w:asciiTheme="minorHAnsi" w:hAnsiTheme="minorHAnsi"/>
                <w:sz w:val="18"/>
                <w:szCs w:val="18"/>
              </w:rPr>
              <w:t>Building Volume (ft</w:t>
            </w:r>
            <w:r w:rsidRPr="00D66EFC">
              <w:rPr>
                <w:rFonts w:asciiTheme="minorHAnsi" w:hAnsiTheme="minorHAnsi"/>
                <w:sz w:val="18"/>
                <w:szCs w:val="18"/>
                <w:vertAlign w:val="superscript"/>
              </w:rPr>
              <w:t>3</w:t>
            </w:r>
            <w:r w:rsidRPr="001D2CD1">
              <w:rPr>
                <w:rFonts w:asciiTheme="minorHAnsi" w:hAnsiTheme="minorHAnsi"/>
                <w:sz w:val="18"/>
                <w:szCs w:val="18"/>
              </w:rPr>
              <w:t>)</w:t>
            </w:r>
          </w:p>
        </w:tc>
        <w:tc>
          <w:tcPr>
            <w:tcW w:w="5778" w:type="dxa"/>
          </w:tcPr>
          <w:p w14:paraId="13067395" w14:textId="77777777" w:rsidR="003D6DC2" w:rsidRPr="001D2CD1" w:rsidRDefault="003D6DC2" w:rsidP="001D2CD1">
            <w:pPr>
              <w:rPr>
                <w:rFonts w:asciiTheme="minorHAnsi" w:hAnsiTheme="minorHAnsi"/>
                <w:sz w:val="18"/>
                <w:szCs w:val="18"/>
              </w:rPr>
            </w:pPr>
          </w:p>
        </w:tc>
      </w:tr>
      <w:tr w:rsidR="003D6DC2" w:rsidRPr="001D2CD1" w14:paraId="1306739A" w14:textId="77777777" w:rsidTr="003D6DC2">
        <w:tc>
          <w:tcPr>
            <w:tcW w:w="588" w:type="dxa"/>
            <w:vAlign w:val="center"/>
          </w:tcPr>
          <w:p w14:paraId="13067397" w14:textId="77777777" w:rsidR="003D6DC2" w:rsidRPr="001D2CD1" w:rsidDel="0053362D" w:rsidRDefault="000629B9" w:rsidP="001D2CD1">
            <w:pPr>
              <w:jc w:val="center"/>
              <w:rPr>
                <w:rFonts w:asciiTheme="minorHAnsi" w:hAnsiTheme="minorHAnsi"/>
                <w:sz w:val="18"/>
                <w:szCs w:val="18"/>
              </w:rPr>
            </w:pPr>
            <w:r w:rsidRPr="001D2CD1">
              <w:rPr>
                <w:rFonts w:asciiTheme="minorHAnsi" w:hAnsiTheme="minorHAnsi"/>
                <w:sz w:val="18"/>
                <w:szCs w:val="18"/>
              </w:rPr>
              <w:t>0</w:t>
            </w:r>
            <w:r w:rsidR="003D6DC2" w:rsidRPr="001D2CD1">
              <w:rPr>
                <w:rFonts w:asciiTheme="minorHAnsi" w:hAnsiTheme="minorHAnsi"/>
                <w:sz w:val="18"/>
                <w:szCs w:val="18"/>
              </w:rPr>
              <w:t>8</w:t>
            </w:r>
          </w:p>
        </w:tc>
        <w:tc>
          <w:tcPr>
            <w:tcW w:w="4650" w:type="dxa"/>
          </w:tcPr>
          <w:p w14:paraId="13067398" w14:textId="484B4D0F" w:rsidR="003D6DC2" w:rsidRPr="001D2CD1" w:rsidRDefault="003D6DC2" w:rsidP="00D66EFC">
            <w:pPr>
              <w:rPr>
                <w:rFonts w:asciiTheme="minorHAnsi" w:hAnsiTheme="minorHAnsi"/>
                <w:sz w:val="18"/>
                <w:szCs w:val="18"/>
              </w:rPr>
            </w:pPr>
            <w:r w:rsidRPr="001D2CD1">
              <w:rPr>
                <w:rFonts w:asciiTheme="minorHAnsi" w:hAnsiTheme="minorHAnsi"/>
                <w:sz w:val="18"/>
                <w:szCs w:val="18"/>
              </w:rPr>
              <w:t xml:space="preserve">Date of the </w:t>
            </w:r>
            <w:r w:rsidR="00D66EFC">
              <w:rPr>
                <w:rFonts w:asciiTheme="minorHAnsi" w:hAnsiTheme="minorHAnsi"/>
                <w:sz w:val="18"/>
                <w:szCs w:val="18"/>
              </w:rPr>
              <w:t>D</w:t>
            </w:r>
            <w:r w:rsidRPr="001D2CD1">
              <w:rPr>
                <w:rFonts w:asciiTheme="minorHAnsi" w:hAnsiTheme="minorHAnsi"/>
                <w:sz w:val="18"/>
                <w:szCs w:val="18"/>
              </w:rPr>
              <w:t xml:space="preserve">iagnostic </w:t>
            </w:r>
            <w:r w:rsidR="00D66EFC">
              <w:rPr>
                <w:rFonts w:asciiTheme="minorHAnsi" w:hAnsiTheme="minorHAnsi"/>
                <w:sz w:val="18"/>
                <w:szCs w:val="18"/>
              </w:rPr>
              <w:t>T</w:t>
            </w:r>
            <w:r w:rsidRPr="001D2CD1">
              <w:rPr>
                <w:rFonts w:asciiTheme="minorHAnsi" w:hAnsiTheme="minorHAnsi"/>
                <w:sz w:val="18"/>
                <w:szCs w:val="18"/>
              </w:rPr>
              <w:t xml:space="preserve">est for this </w:t>
            </w:r>
            <w:r w:rsidR="00D66EFC">
              <w:rPr>
                <w:rFonts w:asciiTheme="minorHAnsi" w:hAnsiTheme="minorHAnsi"/>
                <w:sz w:val="18"/>
                <w:szCs w:val="18"/>
              </w:rPr>
              <w:t>D</w:t>
            </w:r>
            <w:r w:rsidRPr="001D2CD1">
              <w:rPr>
                <w:rFonts w:asciiTheme="minorHAnsi" w:hAnsiTheme="minorHAnsi"/>
                <w:sz w:val="18"/>
                <w:szCs w:val="18"/>
              </w:rPr>
              <w:t>welling</w:t>
            </w:r>
          </w:p>
        </w:tc>
        <w:tc>
          <w:tcPr>
            <w:tcW w:w="5778" w:type="dxa"/>
          </w:tcPr>
          <w:p w14:paraId="13067399" w14:textId="77777777" w:rsidR="003D6DC2" w:rsidRPr="001D2CD1" w:rsidRDefault="003D6DC2" w:rsidP="001D2CD1">
            <w:pPr>
              <w:rPr>
                <w:rFonts w:asciiTheme="minorHAnsi" w:hAnsiTheme="minorHAnsi"/>
                <w:sz w:val="18"/>
                <w:szCs w:val="18"/>
              </w:rPr>
            </w:pPr>
          </w:p>
        </w:tc>
      </w:tr>
    </w:tbl>
    <w:p w14:paraId="1306739B" w14:textId="77777777" w:rsidR="003D6DC2" w:rsidRPr="008809A7" w:rsidRDefault="003D6DC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Style w:val="TableGrid"/>
        <w:tblW w:w="11016" w:type="dxa"/>
        <w:tblLook w:val="04A0" w:firstRow="1" w:lastRow="0" w:firstColumn="1" w:lastColumn="0" w:noHBand="0" w:noVBand="1"/>
      </w:tblPr>
      <w:tblGrid>
        <w:gridCol w:w="590"/>
        <w:gridCol w:w="1613"/>
        <w:gridCol w:w="562"/>
        <w:gridCol w:w="1641"/>
        <w:gridCol w:w="1109"/>
        <w:gridCol w:w="1094"/>
        <w:gridCol w:w="1656"/>
        <w:gridCol w:w="547"/>
        <w:gridCol w:w="2204"/>
      </w:tblGrid>
      <w:tr w:rsidR="004016F2" w:rsidRPr="001D2CD1" w14:paraId="1306739D" w14:textId="77777777" w:rsidTr="00291D42">
        <w:tc>
          <w:tcPr>
            <w:tcW w:w="11016" w:type="dxa"/>
            <w:gridSpan w:val="9"/>
          </w:tcPr>
          <w:p w14:paraId="1306739C" w14:textId="77777777" w:rsidR="004016F2" w:rsidRPr="008809A7" w:rsidRDefault="004016F2" w:rsidP="001D2CD1">
            <w:pPr>
              <w:rPr>
                <w:rFonts w:asciiTheme="minorHAnsi" w:hAnsiTheme="minorHAnsi"/>
                <w:szCs w:val="18"/>
              </w:rPr>
            </w:pPr>
            <w:r w:rsidRPr="008809A7">
              <w:rPr>
                <w:rFonts w:asciiTheme="minorHAnsi" w:hAnsiTheme="minorHAnsi"/>
                <w:b/>
                <w:szCs w:val="18"/>
              </w:rPr>
              <w:t>B. Diagnostic Equipment Information</w:t>
            </w:r>
          </w:p>
        </w:tc>
      </w:tr>
      <w:tr w:rsidR="004016F2" w:rsidRPr="001D2CD1" w14:paraId="130673A1" w14:textId="77777777" w:rsidTr="00291D42">
        <w:tc>
          <w:tcPr>
            <w:tcW w:w="590" w:type="dxa"/>
            <w:vAlign w:val="center"/>
          </w:tcPr>
          <w:p w14:paraId="1306739E"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01</w:t>
            </w:r>
          </w:p>
        </w:tc>
        <w:tc>
          <w:tcPr>
            <w:tcW w:w="4925" w:type="dxa"/>
            <w:gridSpan w:val="4"/>
            <w:vAlign w:val="center"/>
          </w:tcPr>
          <w:p w14:paraId="1306739F" w14:textId="0BD801F5" w:rsidR="004016F2" w:rsidRPr="001D2CD1" w:rsidRDefault="004016F2" w:rsidP="001D2CD1">
            <w:pPr>
              <w:rPr>
                <w:rFonts w:asciiTheme="minorHAnsi" w:hAnsiTheme="minorHAnsi"/>
                <w:sz w:val="18"/>
                <w:szCs w:val="18"/>
              </w:rPr>
            </w:pPr>
            <w:r w:rsidRPr="001D2CD1">
              <w:rPr>
                <w:rFonts w:asciiTheme="minorHAnsi" w:hAnsiTheme="minorHAnsi"/>
                <w:sz w:val="18"/>
                <w:szCs w:val="18"/>
              </w:rPr>
              <w:t>Number of Manometers Used to Measure Home Pressurization</w:t>
            </w:r>
          </w:p>
        </w:tc>
        <w:tc>
          <w:tcPr>
            <w:tcW w:w="5501" w:type="dxa"/>
            <w:gridSpan w:val="4"/>
          </w:tcPr>
          <w:p w14:paraId="130673A0" w14:textId="77777777" w:rsidR="004016F2" w:rsidRPr="001D2CD1" w:rsidRDefault="004016F2" w:rsidP="001D2CD1">
            <w:pPr>
              <w:rPr>
                <w:rFonts w:asciiTheme="minorHAnsi" w:hAnsiTheme="minorHAnsi"/>
                <w:sz w:val="18"/>
                <w:szCs w:val="18"/>
              </w:rPr>
            </w:pPr>
          </w:p>
        </w:tc>
      </w:tr>
      <w:tr w:rsidR="004016F2" w:rsidRPr="001D2CD1" w14:paraId="130673A7" w14:textId="77777777" w:rsidTr="00291D42">
        <w:tc>
          <w:tcPr>
            <w:tcW w:w="2203" w:type="dxa"/>
            <w:gridSpan w:val="2"/>
            <w:vAlign w:val="center"/>
          </w:tcPr>
          <w:p w14:paraId="130673A2"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02</w:t>
            </w:r>
          </w:p>
        </w:tc>
        <w:tc>
          <w:tcPr>
            <w:tcW w:w="2203" w:type="dxa"/>
            <w:gridSpan w:val="2"/>
            <w:vAlign w:val="center"/>
          </w:tcPr>
          <w:p w14:paraId="130673A3"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03</w:t>
            </w:r>
          </w:p>
        </w:tc>
        <w:tc>
          <w:tcPr>
            <w:tcW w:w="2203" w:type="dxa"/>
            <w:gridSpan w:val="2"/>
            <w:vAlign w:val="center"/>
          </w:tcPr>
          <w:p w14:paraId="130673A4"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04</w:t>
            </w:r>
          </w:p>
        </w:tc>
        <w:tc>
          <w:tcPr>
            <w:tcW w:w="2203" w:type="dxa"/>
            <w:gridSpan w:val="2"/>
            <w:vAlign w:val="center"/>
          </w:tcPr>
          <w:p w14:paraId="130673A5"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05</w:t>
            </w:r>
          </w:p>
        </w:tc>
        <w:tc>
          <w:tcPr>
            <w:tcW w:w="2204" w:type="dxa"/>
            <w:vAlign w:val="center"/>
          </w:tcPr>
          <w:p w14:paraId="130673A6"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06</w:t>
            </w:r>
          </w:p>
        </w:tc>
      </w:tr>
      <w:tr w:rsidR="004016F2" w:rsidRPr="001D2CD1" w14:paraId="130673AD" w14:textId="77777777" w:rsidTr="00E414F8">
        <w:tc>
          <w:tcPr>
            <w:tcW w:w="2203" w:type="dxa"/>
            <w:gridSpan w:val="2"/>
            <w:vAlign w:val="bottom"/>
          </w:tcPr>
          <w:p w14:paraId="130673A8" w14:textId="77777777" w:rsidR="004016F2" w:rsidRPr="001D2CD1" w:rsidRDefault="004016F2" w:rsidP="00E414F8">
            <w:pPr>
              <w:jc w:val="center"/>
              <w:rPr>
                <w:rFonts w:asciiTheme="minorHAnsi" w:hAnsiTheme="minorHAnsi"/>
                <w:sz w:val="18"/>
                <w:szCs w:val="18"/>
              </w:rPr>
            </w:pPr>
            <w:r w:rsidRPr="001D2CD1">
              <w:rPr>
                <w:rFonts w:asciiTheme="minorHAnsi" w:hAnsiTheme="minorHAnsi"/>
                <w:sz w:val="18"/>
                <w:szCs w:val="18"/>
              </w:rPr>
              <w:t>Manometer                  Make</w:t>
            </w:r>
          </w:p>
        </w:tc>
        <w:tc>
          <w:tcPr>
            <w:tcW w:w="2203" w:type="dxa"/>
            <w:gridSpan w:val="2"/>
            <w:vAlign w:val="bottom"/>
          </w:tcPr>
          <w:p w14:paraId="130673A9" w14:textId="77777777" w:rsidR="004016F2" w:rsidRPr="001D2CD1" w:rsidRDefault="004016F2" w:rsidP="00E414F8">
            <w:pPr>
              <w:jc w:val="center"/>
              <w:rPr>
                <w:rFonts w:asciiTheme="minorHAnsi" w:hAnsiTheme="minorHAnsi"/>
                <w:sz w:val="18"/>
                <w:szCs w:val="18"/>
              </w:rPr>
            </w:pPr>
            <w:r w:rsidRPr="001D2CD1">
              <w:rPr>
                <w:rFonts w:asciiTheme="minorHAnsi" w:hAnsiTheme="minorHAnsi"/>
                <w:sz w:val="18"/>
                <w:szCs w:val="18"/>
              </w:rPr>
              <w:t>Manometer                 Model</w:t>
            </w:r>
          </w:p>
        </w:tc>
        <w:tc>
          <w:tcPr>
            <w:tcW w:w="2203" w:type="dxa"/>
            <w:gridSpan w:val="2"/>
            <w:vAlign w:val="bottom"/>
          </w:tcPr>
          <w:p w14:paraId="130673AA" w14:textId="77777777" w:rsidR="004016F2" w:rsidRPr="001D2CD1" w:rsidRDefault="004016F2" w:rsidP="00E414F8">
            <w:pPr>
              <w:jc w:val="center"/>
              <w:rPr>
                <w:rFonts w:asciiTheme="minorHAnsi" w:hAnsiTheme="minorHAnsi"/>
                <w:sz w:val="18"/>
                <w:szCs w:val="18"/>
              </w:rPr>
            </w:pPr>
            <w:r w:rsidRPr="001D2CD1">
              <w:rPr>
                <w:rFonts w:asciiTheme="minorHAnsi" w:hAnsiTheme="minorHAnsi"/>
                <w:sz w:val="18"/>
                <w:szCs w:val="18"/>
              </w:rPr>
              <w:t>Manometer                   Serial                          Number</w:t>
            </w:r>
          </w:p>
        </w:tc>
        <w:tc>
          <w:tcPr>
            <w:tcW w:w="2203" w:type="dxa"/>
            <w:gridSpan w:val="2"/>
            <w:vAlign w:val="bottom"/>
          </w:tcPr>
          <w:p w14:paraId="130673AB" w14:textId="77777777" w:rsidR="004016F2" w:rsidRPr="001D2CD1" w:rsidRDefault="004016F2" w:rsidP="00E414F8">
            <w:pPr>
              <w:jc w:val="center"/>
              <w:rPr>
                <w:rFonts w:asciiTheme="minorHAnsi" w:hAnsiTheme="minorHAnsi"/>
                <w:sz w:val="18"/>
                <w:szCs w:val="18"/>
              </w:rPr>
            </w:pPr>
            <w:r w:rsidRPr="001D2CD1">
              <w:rPr>
                <w:rFonts w:asciiTheme="minorHAnsi" w:hAnsiTheme="minorHAnsi"/>
                <w:sz w:val="18"/>
                <w:szCs w:val="18"/>
              </w:rPr>
              <w:t>Manometer         Calibration                      Date</w:t>
            </w:r>
          </w:p>
        </w:tc>
        <w:tc>
          <w:tcPr>
            <w:tcW w:w="2204" w:type="dxa"/>
            <w:vAlign w:val="bottom"/>
          </w:tcPr>
          <w:p w14:paraId="130673AC" w14:textId="77777777" w:rsidR="004016F2" w:rsidRPr="001D2CD1" w:rsidRDefault="004016F2" w:rsidP="00E414F8">
            <w:pPr>
              <w:jc w:val="center"/>
              <w:rPr>
                <w:rFonts w:asciiTheme="minorHAnsi" w:hAnsiTheme="minorHAnsi"/>
                <w:sz w:val="18"/>
                <w:szCs w:val="18"/>
              </w:rPr>
            </w:pPr>
            <w:r w:rsidRPr="001D2CD1">
              <w:rPr>
                <w:rFonts w:asciiTheme="minorHAnsi" w:hAnsiTheme="minorHAnsi"/>
                <w:sz w:val="18"/>
                <w:szCs w:val="18"/>
              </w:rPr>
              <w:t>Manometer        Calibration                   Status</w:t>
            </w:r>
          </w:p>
        </w:tc>
      </w:tr>
      <w:tr w:rsidR="004016F2" w:rsidRPr="001D2CD1" w14:paraId="130673B3" w14:textId="77777777" w:rsidTr="00D66EFC">
        <w:tc>
          <w:tcPr>
            <w:tcW w:w="2203" w:type="dxa"/>
            <w:gridSpan w:val="2"/>
            <w:tcBorders>
              <w:bottom w:val="single" w:sz="4" w:space="0" w:color="000000"/>
            </w:tcBorders>
            <w:vAlign w:val="center"/>
          </w:tcPr>
          <w:p w14:paraId="130673AE" w14:textId="77777777" w:rsidR="004016F2" w:rsidRPr="001D2CD1" w:rsidRDefault="004016F2" w:rsidP="001D2CD1">
            <w:pPr>
              <w:jc w:val="center"/>
              <w:rPr>
                <w:rFonts w:asciiTheme="minorHAnsi" w:hAnsiTheme="minorHAnsi"/>
                <w:sz w:val="18"/>
                <w:szCs w:val="18"/>
              </w:rPr>
            </w:pPr>
          </w:p>
        </w:tc>
        <w:tc>
          <w:tcPr>
            <w:tcW w:w="2203" w:type="dxa"/>
            <w:gridSpan w:val="2"/>
            <w:tcBorders>
              <w:bottom w:val="single" w:sz="4" w:space="0" w:color="000000"/>
            </w:tcBorders>
            <w:vAlign w:val="center"/>
          </w:tcPr>
          <w:p w14:paraId="130673AF" w14:textId="77777777" w:rsidR="004016F2" w:rsidRPr="001D2CD1" w:rsidRDefault="004016F2" w:rsidP="001D2CD1">
            <w:pPr>
              <w:jc w:val="center"/>
              <w:rPr>
                <w:rFonts w:asciiTheme="minorHAnsi" w:hAnsiTheme="minorHAnsi"/>
                <w:sz w:val="18"/>
                <w:szCs w:val="18"/>
              </w:rPr>
            </w:pPr>
          </w:p>
        </w:tc>
        <w:tc>
          <w:tcPr>
            <w:tcW w:w="2203" w:type="dxa"/>
            <w:gridSpan w:val="2"/>
            <w:tcBorders>
              <w:bottom w:val="single" w:sz="4" w:space="0" w:color="000000"/>
            </w:tcBorders>
            <w:vAlign w:val="center"/>
          </w:tcPr>
          <w:p w14:paraId="130673B0" w14:textId="77777777" w:rsidR="004016F2" w:rsidRPr="001D2CD1" w:rsidRDefault="004016F2" w:rsidP="001D2CD1">
            <w:pPr>
              <w:jc w:val="center"/>
              <w:rPr>
                <w:rFonts w:asciiTheme="minorHAnsi" w:hAnsiTheme="minorHAnsi"/>
                <w:sz w:val="18"/>
                <w:szCs w:val="18"/>
              </w:rPr>
            </w:pPr>
          </w:p>
        </w:tc>
        <w:tc>
          <w:tcPr>
            <w:tcW w:w="2203" w:type="dxa"/>
            <w:gridSpan w:val="2"/>
            <w:tcBorders>
              <w:bottom w:val="single" w:sz="4" w:space="0" w:color="000000"/>
            </w:tcBorders>
            <w:vAlign w:val="center"/>
          </w:tcPr>
          <w:p w14:paraId="130673B1" w14:textId="77777777" w:rsidR="004016F2" w:rsidRPr="001D2CD1" w:rsidRDefault="004016F2" w:rsidP="001D2CD1">
            <w:pPr>
              <w:jc w:val="center"/>
              <w:rPr>
                <w:rFonts w:asciiTheme="minorHAnsi" w:hAnsiTheme="minorHAnsi"/>
                <w:sz w:val="18"/>
                <w:szCs w:val="18"/>
              </w:rPr>
            </w:pPr>
          </w:p>
        </w:tc>
        <w:tc>
          <w:tcPr>
            <w:tcW w:w="2204" w:type="dxa"/>
            <w:tcBorders>
              <w:bottom w:val="single" w:sz="4" w:space="0" w:color="000000"/>
            </w:tcBorders>
            <w:vAlign w:val="center"/>
          </w:tcPr>
          <w:p w14:paraId="130673B2" w14:textId="77777777" w:rsidR="004016F2" w:rsidRPr="001D2CD1" w:rsidRDefault="004016F2" w:rsidP="001D2CD1">
            <w:pPr>
              <w:jc w:val="center"/>
              <w:rPr>
                <w:rFonts w:asciiTheme="minorHAnsi" w:hAnsiTheme="minorHAnsi"/>
                <w:sz w:val="18"/>
                <w:szCs w:val="18"/>
              </w:rPr>
            </w:pPr>
          </w:p>
        </w:tc>
      </w:tr>
      <w:tr w:rsidR="004016F2" w:rsidRPr="001D2CD1" w14:paraId="130673B9" w14:textId="77777777" w:rsidTr="00D66EFC">
        <w:tc>
          <w:tcPr>
            <w:tcW w:w="2203" w:type="dxa"/>
            <w:gridSpan w:val="2"/>
            <w:tcBorders>
              <w:bottom w:val="single" w:sz="4" w:space="0" w:color="000000"/>
            </w:tcBorders>
            <w:vAlign w:val="center"/>
          </w:tcPr>
          <w:p w14:paraId="130673B4" w14:textId="77777777" w:rsidR="004016F2" w:rsidRPr="001D2CD1" w:rsidRDefault="004016F2" w:rsidP="001D2CD1">
            <w:pPr>
              <w:jc w:val="center"/>
              <w:rPr>
                <w:rFonts w:asciiTheme="minorHAnsi" w:hAnsiTheme="minorHAnsi"/>
                <w:sz w:val="18"/>
                <w:szCs w:val="18"/>
              </w:rPr>
            </w:pPr>
          </w:p>
        </w:tc>
        <w:tc>
          <w:tcPr>
            <w:tcW w:w="2203" w:type="dxa"/>
            <w:gridSpan w:val="2"/>
            <w:tcBorders>
              <w:bottom w:val="single" w:sz="4" w:space="0" w:color="000000"/>
            </w:tcBorders>
            <w:vAlign w:val="center"/>
          </w:tcPr>
          <w:p w14:paraId="130673B5" w14:textId="77777777" w:rsidR="004016F2" w:rsidRPr="001D2CD1" w:rsidRDefault="004016F2" w:rsidP="001D2CD1">
            <w:pPr>
              <w:jc w:val="center"/>
              <w:rPr>
                <w:rFonts w:asciiTheme="minorHAnsi" w:hAnsiTheme="minorHAnsi"/>
                <w:sz w:val="18"/>
                <w:szCs w:val="18"/>
              </w:rPr>
            </w:pPr>
          </w:p>
        </w:tc>
        <w:tc>
          <w:tcPr>
            <w:tcW w:w="2203" w:type="dxa"/>
            <w:gridSpan w:val="2"/>
            <w:tcBorders>
              <w:bottom w:val="single" w:sz="4" w:space="0" w:color="000000"/>
            </w:tcBorders>
            <w:vAlign w:val="center"/>
          </w:tcPr>
          <w:p w14:paraId="130673B6" w14:textId="77777777" w:rsidR="004016F2" w:rsidRPr="001D2CD1" w:rsidRDefault="004016F2" w:rsidP="001D2CD1">
            <w:pPr>
              <w:jc w:val="center"/>
              <w:rPr>
                <w:rFonts w:asciiTheme="minorHAnsi" w:hAnsiTheme="minorHAnsi"/>
                <w:sz w:val="18"/>
                <w:szCs w:val="18"/>
              </w:rPr>
            </w:pPr>
          </w:p>
        </w:tc>
        <w:tc>
          <w:tcPr>
            <w:tcW w:w="2203" w:type="dxa"/>
            <w:gridSpan w:val="2"/>
            <w:tcBorders>
              <w:bottom w:val="single" w:sz="4" w:space="0" w:color="000000"/>
            </w:tcBorders>
            <w:vAlign w:val="center"/>
          </w:tcPr>
          <w:p w14:paraId="130673B7" w14:textId="77777777" w:rsidR="004016F2" w:rsidRPr="001D2CD1" w:rsidRDefault="004016F2" w:rsidP="001D2CD1">
            <w:pPr>
              <w:jc w:val="center"/>
              <w:rPr>
                <w:rFonts w:asciiTheme="minorHAnsi" w:hAnsiTheme="minorHAnsi"/>
                <w:sz w:val="18"/>
                <w:szCs w:val="18"/>
              </w:rPr>
            </w:pPr>
          </w:p>
        </w:tc>
        <w:tc>
          <w:tcPr>
            <w:tcW w:w="2204" w:type="dxa"/>
            <w:tcBorders>
              <w:bottom w:val="single" w:sz="4" w:space="0" w:color="000000"/>
            </w:tcBorders>
            <w:vAlign w:val="center"/>
          </w:tcPr>
          <w:p w14:paraId="130673B8" w14:textId="77777777" w:rsidR="004016F2" w:rsidRPr="001D2CD1" w:rsidRDefault="004016F2" w:rsidP="001D2CD1">
            <w:pPr>
              <w:jc w:val="center"/>
              <w:rPr>
                <w:rFonts w:asciiTheme="minorHAnsi" w:hAnsiTheme="minorHAnsi"/>
                <w:sz w:val="18"/>
                <w:szCs w:val="18"/>
              </w:rPr>
            </w:pPr>
          </w:p>
        </w:tc>
      </w:tr>
      <w:tr w:rsidR="004016F2" w:rsidRPr="001D2CD1" w14:paraId="130673BD" w14:textId="77777777" w:rsidTr="00E414F8">
        <w:tc>
          <w:tcPr>
            <w:tcW w:w="590" w:type="dxa"/>
            <w:tcBorders>
              <w:top w:val="single" w:sz="4" w:space="0" w:color="000000"/>
            </w:tcBorders>
            <w:vAlign w:val="center"/>
          </w:tcPr>
          <w:p w14:paraId="130673BA"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07</w:t>
            </w:r>
          </w:p>
        </w:tc>
        <w:tc>
          <w:tcPr>
            <w:tcW w:w="4925" w:type="dxa"/>
            <w:gridSpan w:val="4"/>
            <w:tcBorders>
              <w:top w:val="single" w:sz="4" w:space="0" w:color="000000"/>
            </w:tcBorders>
            <w:vAlign w:val="center"/>
          </w:tcPr>
          <w:p w14:paraId="130673BB" w14:textId="78CFCEBF" w:rsidR="004016F2" w:rsidRPr="001D2CD1" w:rsidRDefault="004016F2" w:rsidP="00E414F8">
            <w:pPr>
              <w:rPr>
                <w:rFonts w:asciiTheme="minorHAnsi" w:hAnsiTheme="minorHAnsi"/>
                <w:sz w:val="18"/>
                <w:szCs w:val="18"/>
              </w:rPr>
            </w:pPr>
            <w:r w:rsidRPr="001D2CD1">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130673BC" w14:textId="77777777" w:rsidR="004016F2" w:rsidRPr="001D2CD1" w:rsidRDefault="004016F2" w:rsidP="001D2CD1">
            <w:pPr>
              <w:rPr>
                <w:rFonts w:asciiTheme="minorHAnsi" w:hAnsiTheme="minorHAnsi"/>
                <w:sz w:val="18"/>
                <w:szCs w:val="18"/>
              </w:rPr>
            </w:pPr>
          </w:p>
        </w:tc>
      </w:tr>
      <w:tr w:rsidR="004016F2" w:rsidRPr="001D2CD1" w14:paraId="130673C2" w14:textId="77777777" w:rsidTr="00291D42">
        <w:tc>
          <w:tcPr>
            <w:tcW w:w="2765" w:type="dxa"/>
            <w:gridSpan w:val="3"/>
            <w:vAlign w:val="center"/>
          </w:tcPr>
          <w:p w14:paraId="130673BE"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08</w:t>
            </w:r>
          </w:p>
        </w:tc>
        <w:tc>
          <w:tcPr>
            <w:tcW w:w="2750" w:type="dxa"/>
            <w:gridSpan w:val="2"/>
            <w:vAlign w:val="center"/>
          </w:tcPr>
          <w:p w14:paraId="130673BF"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09</w:t>
            </w:r>
          </w:p>
        </w:tc>
        <w:tc>
          <w:tcPr>
            <w:tcW w:w="2750" w:type="dxa"/>
            <w:gridSpan w:val="2"/>
            <w:vAlign w:val="center"/>
          </w:tcPr>
          <w:p w14:paraId="130673C0"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10</w:t>
            </w:r>
          </w:p>
        </w:tc>
        <w:tc>
          <w:tcPr>
            <w:tcW w:w="2751" w:type="dxa"/>
            <w:gridSpan w:val="2"/>
            <w:vAlign w:val="center"/>
          </w:tcPr>
          <w:p w14:paraId="130673C1"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11</w:t>
            </w:r>
          </w:p>
        </w:tc>
      </w:tr>
      <w:tr w:rsidR="004016F2" w:rsidRPr="001D2CD1" w14:paraId="130673C7" w14:textId="77777777" w:rsidTr="00291D42">
        <w:tc>
          <w:tcPr>
            <w:tcW w:w="2765" w:type="dxa"/>
            <w:gridSpan w:val="3"/>
            <w:vAlign w:val="center"/>
          </w:tcPr>
          <w:p w14:paraId="130673C3"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Fan Make</w:t>
            </w:r>
          </w:p>
        </w:tc>
        <w:tc>
          <w:tcPr>
            <w:tcW w:w="2750" w:type="dxa"/>
            <w:gridSpan w:val="2"/>
            <w:vAlign w:val="center"/>
          </w:tcPr>
          <w:p w14:paraId="130673C4"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Fan Model</w:t>
            </w:r>
          </w:p>
        </w:tc>
        <w:tc>
          <w:tcPr>
            <w:tcW w:w="2750" w:type="dxa"/>
            <w:gridSpan w:val="2"/>
            <w:vAlign w:val="center"/>
          </w:tcPr>
          <w:p w14:paraId="130673C5"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Fan Serial Number</w:t>
            </w:r>
          </w:p>
        </w:tc>
        <w:tc>
          <w:tcPr>
            <w:tcW w:w="2751" w:type="dxa"/>
            <w:gridSpan w:val="2"/>
            <w:vAlign w:val="center"/>
          </w:tcPr>
          <w:p w14:paraId="130673C6" w14:textId="77777777" w:rsidR="004016F2" w:rsidRPr="001D2CD1" w:rsidRDefault="004016F2" w:rsidP="001D2CD1">
            <w:pPr>
              <w:jc w:val="center"/>
              <w:rPr>
                <w:rFonts w:asciiTheme="minorHAnsi" w:hAnsiTheme="minorHAnsi"/>
                <w:sz w:val="18"/>
                <w:szCs w:val="18"/>
              </w:rPr>
            </w:pPr>
            <w:r w:rsidRPr="001D2CD1">
              <w:rPr>
                <w:rFonts w:asciiTheme="minorHAnsi" w:hAnsiTheme="minorHAnsi"/>
                <w:sz w:val="18"/>
                <w:szCs w:val="18"/>
              </w:rPr>
              <w:t xml:space="preserve">Fan </w:t>
            </w:r>
            <w:r w:rsidR="00D66EFC">
              <w:rPr>
                <w:rFonts w:asciiTheme="minorHAnsi" w:hAnsiTheme="minorHAnsi"/>
                <w:sz w:val="18"/>
                <w:szCs w:val="18"/>
              </w:rPr>
              <w:t>C</w:t>
            </w:r>
            <w:r w:rsidRPr="001D2CD1">
              <w:rPr>
                <w:rFonts w:asciiTheme="minorHAnsi" w:hAnsiTheme="minorHAnsi"/>
                <w:sz w:val="18"/>
                <w:szCs w:val="18"/>
              </w:rPr>
              <w:t>onfiguration (rings)</w:t>
            </w:r>
          </w:p>
        </w:tc>
      </w:tr>
      <w:tr w:rsidR="004016F2" w:rsidRPr="001D2CD1" w14:paraId="130673CC" w14:textId="77777777" w:rsidTr="00291D42">
        <w:tc>
          <w:tcPr>
            <w:tcW w:w="2765" w:type="dxa"/>
            <w:gridSpan w:val="3"/>
            <w:vAlign w:val="center"/>
          </w:tcPr>
          <w:p w14:paraId="130673C8" w14:textId="77777777" w:rsidR="004016F2" w:rsidRPr="001D2CD1" w:rsidRDefault="004016F2" w:rsidP="001D2CD1">
            <w:pPr>
              <w:jc w:val="center"/>
              <w:rPr>
                <w:rFonts w:asciiTheme="minorHAnsi" w:hAnsiTheme="minorHAnsi"/>
                <w:sz w:val="18"/>
                <w:szCs w:val="18"/>
              </w:rPr>
            </w:pPr>
          </w:p>
        </w:tc>
        <w:tc>
          <w:tcPr>
            <w:tcW w:w="2750" w:type="dxa"/>
            <w:gridSpan w:val="2"/>
            <w:vAlign w:val="center"/>
          </w:tcPr>
          <w:p w14:paraId="130673C9" w14:textId="77777777" w:rsidR="004016F2" w:rsidRPr="001D2CD1" w:rsidRDefault="004016F2" w:rsidP="001D2CD1">
            <w:pPr>
              <w:jc w:val="center"/>
              <w:rPr>
                <w:rFonts w:asciiTheme="minorHAnsi" w:hAnsiTheme="minorHAnsi"/>
                <w:sz w:val="18"/>
                <w:szCs w:val="18"/>
              </w:rPr>
            </w:pPr>
          </w:p>
        </w:tc>
        <w:tc>
          <w:tcPr>
            <w:tcW w:w="2750" w:type="dxa"/>
            <w:gridSpan w:val="2"/>
            <w:vAlign w:val="center"/>
          </w:tcPr>
          <w:p w14:paraId="130673CA" w14:textId="77777777" w:rsidR="004016F2" w:rsidRPr="001D2CD1" w:rsidRDefault="004016F2" w:rsidP="001D2CD1">
            <w:pPr>
              <w:jc w:val="center"/>
              <w:rPr>
                <w:rFonts w:asciiTheme="minorHAnsi" w:hAnsiTheme="minorHAnsi"/>
                <w:sz w:val="18"/>
                <w:szCs w:val="18"/>
              </w:rPr>
            </w:pPr>
          </w:p>
        </w:tc>
        <w:tc>
          <w:tcPr>
            <w:tcW w:w="2751" w:type="dxa"/>
            <w:gridSpan w:val="2"/>
            <w:vAlign w:val="center"/>
          </w:tcPr>
          <w:p w14:paraId="130673CB" w14:textId="77777777" w:rsidR="004016F2" w:rsidRPr="001D2CD1" w:rsidRDefault="004016F2" w:rsidP="001D2CD1">
            <w:pPr>
              <w:jc w:val="center"/>
              <w:rPr>
                <w:rFonts w:asciiTheme="minorHAnsi" w:hAnsiTheme="minorHAnsi"/>
                <w:sz w:val="18"/>
                <w:szCs w:val="18"/>
              </w:rPr>
            </w:pPr>
          </w:p>
        </w:tc>
      </w:tr>
      <w:tr w:rsidR="004016F2" w:rsidRPr="001D2CD1" w14:paraId="130673D1" w14:textId="77777777" w:rsidTr="00291D42">
        <w:tc>
          <w:tcPr>
            <w:tcW w:w="2765" w:type="dxa"/>
            <w:gridSpan w:val="3"/>
            <w:vAlign w:val="center"/>
          </w:tcPr>
          <w:p w14:paraId="130673CD" w14:textId="77777777" w:rsidR="004016F2" w:rsidRPr="001D2CD1" w:rsidRDefault="004016F2" w:rsidP="001D2CD1">
            <w:pPr>
              <w:jc w:val="center"/>
              <w:rPr>
                <w:rFonts w:asciiTheme="minorHAnsi" w:hAnsiTheme="minorHAnsi"/>
                <w:sz w:val="18"/>
                <w:szCs w:val="18"/>
              </w:rPr>
            </w:pPr>
          </w:p>
        </w:tc>
        <w:tc>
          <w:tcPr>
            <w:tcW w:w="2750" w:type="dxa"/>
            <w:gridSpan w:val="2"/>
            <w:vAlign w:val="center"/>
          </w:tcPr>
          <w:p w14:paraId="130673CE" w14:textId="77777777" w:rsidR="004016F2" w:rsidRPr="001D2CD1" w:rsidRDefault="004016F2" w:rsidP="001D2CD1">
            <w:pPr>
              <w:jc w:val="center"/>
              <w:rPr>
                <w:rFonts w:asciiTheme="minorHAnsi" w:hAnsiTheme="minorHAnsi"/>
                <w:sz w:val="18"/>
                <w:szCs w:val="18"/>
              </w:rPr>
            </w:pPr>
          </w:p>
        </w:tc>
        <w:tc>
          <w:tcPr>
            <w:tcW w:w="2750" w:type="dxa"/>
            <w:gridSpan w:val="2"/>
            <w:vAlign w:val="center"/>
          </w:tcPr>
          <w:p w14:paraId="130673CF" w14:textId="77777777" w:rsidR="004016F2" w:rsidRPr="001D2CD1" w:rsidRDefault="004016F2" w:rsidP="001D2CD1">
            <w:pPr>
              <w:jc w:val="center"/>
              <w:rPr>
                <w:rFonts w:asciiTheme="minorHAnsi" w:hAnsiTheme="minorHAnsi"/>
                <w:sz w:val="18"/>
                <w:szCs w:val="18"/>
              </w:rPr>
            </w:pPr>
          </w:p>
        </w:tc>
        <w:tc>
          <w:tcPr>
            <w:tcW w:w="2751" w:type="dxa"/>
            <w:gridSpan w:val="2"/>
            <w:vAlign w:val="center"/>
          </w:tcPr>
          <w:p w14:paraId="130673D0" w14:textId="77777777" w:rsidR="004016F2" w:rsidRPr="001D2CD1" w:rsidRDefault="004016F2" w:rsidP="001D2CD1">
            <w:pPr>
              <w:jc w:val="center"/>
              <w:rPr>
                <w:rFonts w:asciiTheme="minorHAnsi" w:hAnsiTheme="minorHAnsi"/>
                <w:sz w:val="18"/>
                <w:szCs w:val="18"/>
              </w:rPr>
            </w:pPr>
          </w:p>
        </w:tc>
      </w:tr>
    </w:tbl>
    <w:p w14:paraId="130673D2" w14:textId="77777777" w:rsidR="004016F2" w:rsidRPr="008809A7"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0C4D81" w:rsidRPr="001D2CD1" w14:paraId="130673D4" w14:textId="77777777" w:rsidTr="00291D42">
        <w:tc>
          <w:tcPr>
            <w:tcW w:w="11016" w:type="dxa"/>
          </w:tcPr>
          <w:p w14:paraId="130673D3" w14:textId="77777777" w:rsidR="000C4D81" w:rsidRPr="008809A7" w:rsidRDefault="003A632A"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8809A7">
              <w:rPr>
                <w:rFonts w:asciiTheme="minorHAnsi" w:hAnsiTheme="minorHAnsi"/>
                <w:b/>
                <w:szCs w:val="18"/>
              </w:rPr>
              <w:t>ENV20c – Multi-Point Air Tightness Test</w:t>
            </w:r>
          </w:p>
        </w:tc>
      </w:tr>
    </w:tbl>
    <w:p w14:paraId="130673D5" w14:textId="77777777" w:rsidR="000C4D81" w:rsidRPr="008809A7" w:rsidRDefault="000C4D8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4016F2" w:rsidRPr="001D2CD1" w14:paraId="130673D7" w14:textId="77777777" w:rsidTr="00291D42">
        <w:tc>
          <w:tcPr>
            <w:tcW w:w="11016" w:type="dxa"/>
            <w:gridSpan w:val="3"/>
          </w:tcPr>
          <w:p w14:paraId="130673D6" w14:textId="77777777" w:rsidR="004016F2" w:rsidRPr="008809A7"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8809A7">
              <w:rPr>
                <w:rFonts w:asciiTheme="minorHAnsi" w:hAnsiTheme="minorHAnsi"/>
                <w:b/>
                <w:szCs w:val="18"/>
              </w:rPr>
              <w:t>C. Envelope Leakage Diagnostic Test</w:t>
            </w:r>
          </w:p>
        </w:tc>
      </w:tr>
      <w:tr w:rsidR="004016F2" w:rsidRPr="001D2CD1" w14:paraId="130673DB" w14:textId="77777777" w:rsidTr="00291D42">
        <w:tc>
          <w:tcPr>
            <w:tcW w:w="590" w:type="dxa"/>
            <w:vAlign w:val="center"/>
          </w:tcPr>
          <w:p w14:paraId="130673D8"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01</w:t>
            </w:r>
          </w:p>
        </w:tc>
        <w:tc>
          <w:tcPr>
            <w:tcW w:w="4651" w:type="dxa"/>
          </w:tcPr>
          <w:p w14:paraId="130673D9" w14:textId="264AC1F2" w:rsidR="004016F2" w:rsidRPr="001D2CD1" w:rsidRDefault="004016F2" w:rsidP="00D66EFC">
            <w:pPr>
              <w:rPr>
                <w:rFonts w:asciiTheme="minorHAnsi" w:hAnsiTheme="minorHAnsi"/>
                <w:sz w:val="18"/>
                <w:szCs w:val="18"/>
                <w:lang w:eastAsia="zh-TW"/>
              </w:rPr>
            </w:pPr>
            <w:r w:rsidRPr="001D2CD1">
              <w:rPr>
                <w:rFonts w:asciiTheme="minorHAnsi" w:hAnsiTheme="minorHAnsi"/>
                <w:sz w:val="18"/>
                <w:szCs w:val="18"/>
                <w:lang w:eastAsia="zh-TW"/>
              </w:rPr>
              <w:t xml:space="preserve">Name and </w:t>
            </w:r>
            <w:r w:rsidR="00D66EFC">
              <w:rPr>
                <w:rFonts w:asciiTheme="minorHAnsi" w:hAnsiTheme="minorHAnsi"/>
                <w:sz w:val="18"/>
                <w:szCs w:val="18"/>
                <w:lang w:eastAsia="zh-TW"/>
              </w:rPr>
              <w:t>V</w:t>
            </w:r>
            <w:r w:rsidRPr="001D2CD1">
              <w:rPr>
                <w:rFonts w:asciiTheme="minorHAnsi" w:hAnsiTheme="minorHAnsi"/>
                <w:sz w:val="18"/>
                <w:szCs w:val="18"/>
                <w:lang w:eastAsia="zh-TW"/>
              </w:rPr>
              <w:t xml:space="preserve">ersion of ASTM E779-10 </w:t>
            </w:r>
            <w:r w:rsidR="00D66EFC">
              <w:rPr>
                <w:rFonts w:asciiTheme="minorHAnsi" w:hAnsiTheme="minorHAnsi"/>
                <w:sz w:val="18"/>
                <w:szCs w:val="18"/>
                <w:lang w:eastAsia="zh-TW"/>
              </w:rPr>
              <w:t>C</w:t>
            </w:r>
            <w:r w:rsidRPr="001D2CD1">
              <w:rPr>
                <w:rFonts w:asciiTheme="minorHAnsi" w:hAnsiTheme="minorHAnsi"/>
                <w:sz w:val="18"/>
                <w:szCs w:val="18"/>
                <w:lang w:eastAsia="zh-TW"/>
              </w:rPr>
              <w:t xml:space="preserve">ompliant </w:t>
            </w:r>
            <w:r w:rsidR="00D66EFC">
              <w:rPr>
                <w:rFonts w:asciiTheme="minorHAnsi" w:hAnsiTheme="minorHAnsi"/>
                <w:sz w:val="18"/>
                <w:szCs w:val="18"/>
                <w:lang w:eastAsia="zh-TW"/>
              </w:rPr>
              <w:t>S</w:t>
            </w:r>
            <w:r w:rsidRPr="001D2CD1">
              <w:rPr>
                <w:rFonts w:asciiTheme="minorHAnsi" w:hAnsiTheme="minorHAnsi"/>
                <w:sz w:val="18"/>
                <w:szCs w:val="18"/>
                <w:lang w:eastAsia="zh-TW"/>
              </w:rPr>
              <w:t xml:space="preserve">oftware used for </w:t>
            </w:r>
            <w:r w:rsidR="00D66EFC">
              <w:rPr>
                <w:rFonts w:asciiTheme="minorHAnsi" w:hAnsiTheme="minorHAnsi"/>
                <w:sz w:val="18"/>
                <w:szCs w:val="18"/>
                <w:lang w:eastAsia="zh-TW"/>
              </w:rPr>
              <w:t>M</w:t>
            </w:r>
            <w:r w:rsidRPr="001D2CD1">
              <w:rPr>
                <w:rFonts w:asciiTheme="minorHAnsi" w:hAnsiTheme="minorHAnsi"/>
                <w:sz w:val="18"/>
                <w:szCs w:val="18"/>
                <w:lang w:eastAsia="zh-TW"/>
              </w:rPr>
              <w:t>ulti-</w:t>
            </w:r>
            <w:r w:rsidR="00D66EFC">
              <w:rPr>
                <w:rFonts w:asciiTheme="minorHAnsi" w:hAnsiTheme="minorHAnsi"/>
                <w:sz w:val="18"/>
                <w:szCs w:val="18"/>
                <w:lang w:eastAsia="zh-TW"/>
              </w:rPr>
              <w:t>P</w:t>
            </w:r>
            <w:r w:rsidRPr="001D2CD1">
              <w:rPr>
                <w:rFonts w:asciiTheme="minorHAnsi" w:hAnsiTheme="minorHAnsi"/>
                <w:sz w:val="18"/>
                <w:szCs w:val="18"/>
                <w:lang w:eastAsia="zh-TW"/>
              </w:rPr>
              <w:t xml:space="preserve">oint </w:t>
            </w:r>
            <w:r w:rsidR="00D66EFC">
              <w:rPr>
                <w:rFonts w:asciiTheme="minorHAnsi" w:hAnsiTheme="minorHAnsi"/>
                <w:sz w:val="18"/>
                <w:szCs w:val="18"/>
                <w:lang w:eastAsia="zh-TW"/>
              </w:rPr>
              <w:t>T</w:t>
            </w:r>
            <w:r w:rsidRPr="001D2CD1">
              <w:rPr>
                <w:rFonts w:asciiTheme="minorHAnsi" w:hAnsiTheme="minorHAnsi"/>
                <w:sz w:val="18"/>
                <w:szCs w:val="18"/>
                <w:lang w:eastAsia="zh-TW"/>
              </w:rPr>
              <w:t>est</w:t>
            </w:r>
          </w:p>
        </w:tc>
        <w:tc>
          <w:tcPr>
            <w:tcW w:w="5775" w:type="dxa"/>
          </w:tcPr>
          <w:p w14:paraId="130673DA" w14:textId="77777777" w:rsidR="004016F2" w:rsidRPr="001D2CD1" w:rsidRDefault="004016F2" w:rsidP="001D2CD1">
            <w:pPr>
              <w:rPr>
                <w:rFonts w:asciiTheme="minorHAnsi" w:hAnsiTheme="minorHAnsi"/>
                <w:sz w:val="18"/>
                <w:szCs w:val="18"/>
                <w:lang w:eastAsia="zh-TW"/>
              </w:rPr>
            </w:pPr>
          </w:p>
        </w:tc>
      </w:tr>
      <w:tr w:rsidR="004016F2" w:rsidRPr="001D2CD1" w14:paraId="130673DF" w14:textId="77777777" w:rsidTr="00291D42">
        <w:tc>
          <w:tcPr>
            <w:tcW w:w="590" w:type="dxa"/>
            <w:vAlign w:val="center"/>
          </w:tcPr>
          <w:p w14:paraId="130673DC"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02</w:t>
            </w:r>
          </w:p>
        </w:tc>
        <w:tc>
          <w:tcPr>
            <w:tcW w:w="4651" w:type="dxa"/>
          </w:tcPr>
          <w:p w14:paraId="130673DD" w14:textId="1CFF21CE" w:rsidR="004016F2" w:rsidRPr="001D2CD1" w:rsidRDefault="004016F2" w:rsidP="00E414F8">
            <w:pPr>
              <w:rPr>
                <w:rFonts w:asciiTheme="minorHAnsi" w:hAnsiTheme="minorHAnsi"/>
                <w:sz w:val="18"/>
                <w:szCs w:val="18"/>
                <w:lang w:eastAsia="zh-TW"/>
              </w:rPr>
            </w:pPr>
            <w:r w:rsidRPr="001D2CD1">
              <w:rPr>
                <w:rFonts w:asciiTheme="minorHAnsi" w:hAnsiTheme="minorHAnsi"/>
                <w:sz w:val="18"/>
                <w:szCs w:val="18"/>
                <w:lang w:eastAsia="zh-TW"/>
              </w:rPr>
              <w:t>Pre-</w:t>
            </w:r>
            <w:r w:rsidR="00E414F8">
              <w:rPr>
                <w:rFonts w:asciiTheme="minorHAnsi" w:hAnsiTheme="minorHAnsi"/>
                <w:sz w:val="18"/>
                <w:szCs w:val="18"/>
                <w:lang w:eastAsia="zh-TW"/>
              </w:rPr>
              <w:t>T</w:t>
            </w:r>
            <w:r w:rsidRPr="001D2CD1">
              <w:rPr>
                <w:rFonts w:asciiTheme="minorHAnsi" w:hAnsiTheme="minorHAnsi"/>
                <w:sz w:val="18"/>
                <w:szCs w:val="18"/>
                <w:lang w:eastAsia="zh-TW"/>
              </w:rPr>
              <w:t xml:space="preserve">est </w:t>
            </w:r>
            <w:r w:rsidR="00D66EFC">
              <w:rPr>
                <w:rFonts w:asciiTheme="minorHAnsi" w:hAnsiTheme="minorHAnsi"/>
                <w:sz w:val="18"/>
                <w:szCs w:val="18"/>
                <w:lang w:eastAsia="zh-TW"/>
              </w:rPr>
              <w:t>B</w:t>
            </w:r>
            <w:r w:rsidRPr="001D2CD1">
              <w:rPr>
                <w:rFonts w:asciiTheme="minorHAnsi" w:hAnsiTheme="minorHAnsi"/>
                <w:sz w:val="18"/>
                <w:szCs w:val="18"/>
                <w:lang w:eastAsia="zh-TW"/>
              </w:rPr>
              <w:t xml:space="preserve">aseline </w:t>
            </w:r>
            <w:r w:rsidR="00D66EFC">
              <w:rPr>
                <w:rFonts w:asciiTheme="minorHAnsi" w:hAnsiTheme="minorHAnsi"/>
                <w:sz w:val="18"/>
                <w:szCs w:val="18"/>
                <w:lang w:eastAsia="zh-TW"/>
              </w:rPr>
              <w:t>B</w:t>
            </w:r>
            <w:r w:rsidRPr="001D2CD1">
              <w:rPr>
                <w:rFonts w:asciiTheme="minorHAnsi" w:hAnsiTheme="minorHAnsi"/>
                <w:sz w:val="18"/>
                <w:szCs w:val="18"/>
                <w:lang w:eastAsia="zh-TW"/>
              </w:rPr>
              <w:t xml:space="preserve">uilding </w:t>
            </w:r>
            <w:r w:rsidR="00D66EFC">
              <w:rPr>
                <w:rFonts w:asciiTheme="minorHAnsi" w:hAnsiTheme="minorHAnsi"/>
                <w:sz w:val="18"/>
                <w:szCs w:val="18"/>
                <w:lang w:eastAsia="zh-TW"/>
              </w:rPr>
              <w:t>P</w:t>
            </w:r>
            <w:r w:rsidRPr="001D2CD1">
              <w:rPr>
                <w:rFonts w:asciiTheme="minorHAnsi" w:hAnsiTheme="minorHAnsi"/>
                <w:sz w:val="18"/>
                <w:szCs w:val="18"/>
                <w:lang w:eastAsia="zh-TW"/>
              </w:rPr>
              <w:t>ressure</w:t>
            </w:r>
          </w:p>
        </w:tc>
        <w:tc>
          <w:tcPr>
            <w:tcW w:w="5775" w:type="dxa"/>
          </w:tcPr>
          <w:p w14:paraId="130673DE" w14:textId="77777777" w:rsidR="004016F2" w:rsidRPr="001D2CD1" w:rsidRDefault="004016F2" w:rsidP="001D2CD1">
            <w:pPr>
              <w:rPr>
                <w:rFonts w:asciiTheme="minorHAnsi" w:hAnsiTheme="minorHAnsi"/>
                <w:sz w:val="18"/>
                <w:szCs w:val="18"/>
                <w:lang w:eastAsia="zh-TW"/>
              </w:rPr>
            </w:pPr>
          </w:p>
        </w:tc>
      </w:tr>
      <w:tr w:rsidR="004016F2" w:rsidRPr="001D2CD1" w14:paraId="130673E3" w14:textId="77777777" w:rsidTr="00291D42">
        <w:tc>
          <w:tcPr>
            <w:tcW w:w="590" w:type="dxa"/>
            <w:vAlign w:val="center"/>
          </w:tcPr>
          <w:p w14:paraId="130673E0"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03</w:t>
            </w:r>
          </w:p>
        </w:tc>
        <w:tc>
          <w:tcPr>
            <w:tcW w:w="4651" w:type="dxa"/>
          </w:tcPr>
          <w:p w14:paraId="130673E1" w14:textId="22BE4066" w:rsidR="004016F2" w:rsidRPr="001D2CD1" w:rsidRDefault="004016F2" w:rsidP="00D66EFC">
            <w:pPr>
              <w:rPr>
                <w:rFonts w:asciiTheme="minorHAnsi" w:hAnsiTheme="minorHAnsi"/>
                <w:sz w:val="18"/>
                <w:szCs w:val="18"/>
                <w:lang w:eastAsia="zh-TW"/>
              </w:rPr>
            </w:pPr>
            <w:r w:rsidRPr="001D2CD1">
              <w:rPr>
                <w:rFonts w:asciiTheme="minorHAnsi" w:hAnsiTheme="minorHAnsi"/>
                <w:sz w:val="18"/>
                <w:szCs w:val="18"/>
              </w:rPr>
              <w:t xml:space="preserve">Time </w:t>
            </w:r>
            <w:r w:rsidR="00D66EFC">
              <w:rPr>
                <w:rFonts w:asciiTheme="minorHAnsi" w:hAnsiTheme="minorHAnsi"/>
                <w:sz w:val="18"/>
                <w:szCs w:val="18"/>
              </w:rPr>
              <w:t>A</w:t>
            </w:r>
            <w:r w:rsidRPr="001D2CD1">
              <w:rPr>
                <w:rFonts w:asciiTheme="minorHAnsi" w:hAnsiTheme="minorHAnsi"/>
                <w:sz w:val="18"/>
                <w:szCs w:val="18"/>
              </w:rPr>
              <w:t xml:space="preserve">verage </w:t>
            </w:r>
            <w:r w:rsidR="00D66EFC">
              <w:rPr>
                <w:rFonts w:asciiTheme="minorHAnsi" w:hAnsiTheme="minorHAnsi"/>
                <w:sz w:val="18"/>
                <w:szCs w:val="18"/>
              </w:rPr>
              <w:t>P</w:t>
            </w:r>
            <w:r w:rsidRPr="001D2CD1">
              <w:rPr>
                <w:rFonts w:asciiTheme="minorHAnsi" w:hAnsiTheme="minorHAnsi"/>
                <w:sz w:val="18"/>
                <w:szCs w:val="18"/>
              </w:rPr>
              <w:t xml:space="preserve">eriod of </w:t>
            </w:r>
            <w:r w:rsidR="00D66EFC">
              <w:rPr>
                <w:rFonts w:asciiTheme="minorHAnsi" w:hAnsiTheme="minorHAnsi"/>
                <w:sz w:val="18"/>
                <w:szCs w:val="18"/>
              </w:rPr>
              <w:t>M</w:t>
            </w:r>
            <w:r w:rsidRPr="001D2CD1">
              <w:rPr>
                <w:rFonts w:asciiTheme="minorHAnsi" w:hAnsiTheme="minorHAnsi"/>
                <w:sz w:val="18"/>
                <w:szCs w:val="18"/>
              </w:rPr>
              <w:t>eter</w:t>
            </w:r>
          </w:p>
        </w:tc>
        <w:tc>
          <w:tcPr>
            <w:tcW w:w="5775" w:type="dxa"/>
          </w:tcPr>
          <w:p w14:paraId="130673E2" w14:textId="77777777" w:rsidR="004016F2" w:rsidRPr="001D2CD1" w:rsidRDefault="004016F2" w:rsidP="001D2CD1">
            <w:pPr>
              <w:rPr>
                <w:rFonts w:asciiTheme="minorHAnsi" w:hAnsiTheme="minorHAnsi"/>
                <w:b/>
                <w:sz w:val="18"/>
                <w:szCs w:val="18"/>
                <w:lang w:eastAsia="zh-TW"/>
              </w:rPr>
            </w:pPr>
          </w:p>
        </w:tc>
      </w:tr>
      <w:tr w:rsidR="004016F2" w:rsidRPr="001D2CD1" w14:paraId="130673E7" w14:textId="77777777" w:rsidTr="00291D42">
        <w:tc>
          <w:tcPr>
            <w:tcW w:w="590" w:type="dxa"/>
            <w:vAlign w:val="center"/>
          </w:tcPr>
          <w:p w14:paraId="130673E4"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04</w:t>
            </w:r>
          </w:p>
        </w:tc>
        <w:tc>
          <w:tcPr>
            <w:tcW w:w="4651" w:type="dxa"/>
            <w:vAlign w:val="center"/>
          </w:tcPr>
          <w:p w14:paraId="130673E5" w14:textId="77B946A5" w:rsidR="004016F2" w:rsidRPr="001D2CD1" w:rsidRDefault="004016F2" w:rsidP="001D2CD1">
            <w:pPr>
              <w:rPr>
                <w:rFonts w:asciiTheme="minorHAnsi" w:hAnsiTheme="minorHAnsi"/>
                <w:sz w:val="18"/>
                <w:szCs w:val="18"/>
              </w:rPr>
            </w:pPr>
            <w:r w:rsidRPr="001D2CD1">
              <w:rPr>
                <w:rFonts w:asciiTheme="minorHAnsi" w:hAnsiTheme="minorHAnsi"/>
                <w:sz w:val="18"/>
                <w:szCs w:val="18"/>
              </w:rPr>
              <w:t>Test Methodology</w:t>
            </w:r>
          </w:p>
        </w:tc>
        <w:tc>
          <w:tcPr>
            <w:tcW w:w="5775" w:type="dxa"/>
            <w:vAlign w:val="center"/>
          </w:tcPr>
          <w:p w14:paraId="130673E6" w14:textId="77777777" w:rsidR="004016F2" w:rsidRPr="001D2CD1" w:rsidRDefault="004016F2" w:rsidP="001D2CD1">
            <w:pPr>
              <w:rPr>
                <w:rFonts w:asciiTheme="minorHAnsi" w:hAnsiTheme="minorHAnsi"/>
                <w:sz w:val="18"/>
                <w:szCs w:val="18"/>
              </w:rPr>
            </w:pPr>
          </w:p>
        </w:tc>
      </w:tr>
      <w:tr w:rsidR="004016F2" w:rsidRPr="001D2CD1" w14:paraId="130673EB" w14:textId="77777777" w:rsidTr="00291D42">
        <w:tc>
          <w:tcPr>
            <w:tcW w:w="590" w:type="dxa"/>
            <w:vAlign w:val="center"/>
          </w:tcPr>
          <w:p w14:paraId="130673E8"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05</w:t>
            </w:r>
          </w:p>
        </w:tc>
        <w:tc>
          <w:tcPr>
            <w:tcW w:w="4651" w:type="dxa"/>
            <w:vAlign w:val="center"/>
          </w:tcPr>
          <w:p w14:paraId="130673E9" w14:textId="19D80D9F" w:rsidR="004016F2" w:rsidRPr="001D2CD1" w:rsidRDefault="004016F2" w:rsidP="001D2CD1">
            <w:pPr>
              <w:rPr>
                <w:rFonts w:asciiTheme="minorHAnsi" w:hAnsiTheme="minorHAnsi"/>
                <w:sz w:val="18"/>
                <w:szCs w:val="18"/>
                <w:lang w:eastAsia="zh-TW"/>
              </w:rPr>
            </w:pPr>
            <w:r w:rsidRPr="001D2CD1">
              <w:rPr>
                <w:rFonts w:asciiTheme="minorHAnsi" w:hAnsiTheme="minorHAnsi"/>
                <w:sz w:val="18"/>
                <w:szCs w:val="18"/>
              </w:rPr>
              <w:t>Unadjusted Building Pressure Target</w:t>
            </w:r>
          </w:p>
        </w:tc>
        <w:tc>
          <w:tcPr>
            <w:tcW w:w="5775" w:type="dxa"/>
          </w:tcPr>
          <w:p w14:paraId="130673EA" w14:textId="77777777" w:rsidR="004016F2" w:rsidRPr="001D2CD1" w:rsidRDefault="004016F2" w:rsidP="001D2CD1">
            <w:pPr>
              <w:rPr>
                <w:rFonts w:asciiTheme="minorHAnsi" w:hAnsiTheme="minorHAnsi"/>
                <w:b/>
                <w:sz w:val="18"/>
                <w:szCs w:val="18"/>
                <w:lang w:eastAsia="zh-TW"/>
              </w:rPr>
            </w:pPr>
          </w:p>
        </w:tc>
      </w:tr>
      <w:tr w:rsidR="004016F2" w:rsidRPr="001D2CD1" w14:paraId="130673EF" w14:textId="77777777" w:rsidTr="00291D42">
        <w:tc>
          <w:tcPr>
            <w:tcW w:w="590" w:type="dxa"/>
            <w:vAlign w:val="center"/>
          </w:tcPr>
          <w:p w14:paraId="130673EC"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06</w:t>
            </w:r>
          </w:p>
        </w:tc>
        <w:tc>
          <w:tcPr>
            <w:tcW w:w="4651" w:type="dxa"/>
          </w:tcPr>
          <w:p w14:paraId="130673ED" w14:textId="108F52F9" w:rsidR="004016F2" w:rsidRPr="001D2CD1" w:rsidRDefault="004016F2" w:rsidP="001D2CD1">
            <w:pPr>
              <w:rPr>
                <w:rFonts w:asciiTheme="minorHAnsi" w:hAnsiTheme="minorHAnsi"/>
                <w:sz w:val="18"/>
                <w:szCs w:val="18"/>
                <w:highlight w:val="cyan"/>
                <w:lang w:eastAsia="zh-TW"/>
              </w:rPr>
            </w:pPr>
            <w:r w:rsidRPr="001D2CD1">
              <w:rPr>
                <w:rFonts w:asciiTheme="minorHAnsi" w:hAnsiTheme="minorHAnsi"/>
                <w:sz w:val="18"/>
                <w:szCs w:val="18"/>
                <w:lang w:eastAsia="zh-TW"/>
              </w:rPr>
              <w:t>Unadjusted Building Pressure Measured</w:t>
            </w:r>
          </w:p>
        </w:tc>
        <w:tc>
          <w:tcPr>
            <w:tcW w:w="5775" w:type="dxa"/>
          </w:tcPr>
          <w:p w14:paraId="130673EE" w14:textId="77777777" w:rsidR="004016F2" w:rsidRPr="001D2CD1" w:rsidRDefault="004016F2" w:rsidP="001D2CD1">
            <w:pPr>
              <w:rPr>
                <w:rFonts w:asciiTheme="minorHAnsi" w:hAnsiTheme="minorHAnsi"/>
                <w:sz w:val="18"/>
                <w:szCs w:val="18"/>
                <w:highlight w:val="cyan"/>
              </w:rPr>
            </w:pPr>
          </w:p>
        </w:tc>
      </w:tr>
      <w:tr w:rsidR="004016F2" w:rsidRPr="001D2CD1" w14:paraId="130673F3" w14:textId="77777777" w:rsidTr="00291D42">
        <w:tc>
          <w:tcPr>
            <w:tcW w:w="590" w:type="dxa"/>
            <w:vAlign w:val="center"/>
          </w:tcPr>
          <w:p w14:paraId="130673F0"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07</w:t>
            </w:r>
          </w:p>
        </w:tc>
        <w:tc>
          <w:tcPr>
            <w:tcW w:w="4651" w:type="dxa"/>
            <w:vAlign w:val="center"/>
          </w:tcPr>
          <w:p w14:paraId="130673F1" w14:textId="656ED580" w:rsidR="004016F2" w:rsidRPr="001D2CD1" w:rsidRDefault="004016F2" w:rsidP="00D66EFC">
            <w:pPr>
              <w:rPr>
                <w:rFonts w:asciiTheme="minorHAnsi" w:hAnsiTheme="minorHAnsi"/>
                <w:sz w:val="18"/>
                <w:szCs w:val="18"/>
                <w:lang w:eastAsia="zh-TW"/>
              </w:rPr>
            </w:pPr>
            <w:r w:rsidRPr="001D2CD1">
              <w:rPr>
                <w:rFonts w:asciiTheme="minorHAnsi" w:hAnsiTheme="minorHAnsi"/>
                <w:sz w:val="18"/>
                <w:szCs w:val="18"/>
              </w:rPr>
              <w:t xml:space="preserve">Induced </w:t>
            </w:r>
            <w:r w:rsidR="00D66EFC">
              <w:rPr>
                <w:rFonts w:asciiTheme="minorHAnsi" w:hAnsiTheme="minorHAnsi"/>
                <w:sz w:val="18"/>
                <w:szCs w:val="18"/>
              </w:rPr>
              <w:t>B</w:t>
            </w:r>
            <w:r w:rsidRPr="001D2CD1">
              <w:rPr>
                <w:rFonts w:asciiTheme="minorHAnsi" w:hAnsiTheme="minorHAnsi"/>
                <w:sz w:val="18"/>
                <w:szCs w:val="18"/>
              </w:rPr>
              <w:t xml:space="preserve">uilding </w:t>
            </w:r>
            <w:r w:rsidR="00D66EFC">
              <w:rPr>
                <w:rFonts w:asciiTheme="minorHAnsi" w:hAnsiTheme="minorHAnsi"/>
                <w:sz w:val="18"/>
                <w:szCs w:val="18"/>
              </w:rPr>
              <w:t>P</w:t>
            </w:r>
            <w:r w:rsidRPr="001D2CD1">
              <w:rPr>
                <w:rFonts w:asciiTheme="minorHAnsi" w:hAnsiTheme="minorHAnsi"/>
                <w:sz w:val="18"/>
                <w:szCs w:val="18"/>
              </w:rPr>
              <w:t>ressure</w:t>
            </w:r>
          </w:p>
        </w:tc>
        <w:tc>
          <w:tcPr>
            <w:tcW w:w="5775" w:type="dxa"/>
            <w:vAlign w:val="center"/>
          </w:tcPr>
          <w:p w14:paraId="130673F2" w14:textId="77777777" w:rsidR="004016F2" w:rsidRPr="001D2CD1" w:rsidRDefault="004016F2" w:rsidP="001D2CD1">
            <w:pPr>
              <w:rPr>
                <w:rFonts w:asciiTheme="minorHAnsi" w:hAnsiTheme="minorHAnsi"/>
                <w:sz w:val="18"/>
                <w:szCs w:val="18"/>
              </w:rPr>
            </w:pPr>
          </w:p>
        </w:tc>
      </w:tr>
      <w:tr w:rsidR="004016F2" w:rsidRPr="001D2CD1" w14:paraId="130673F7" w14:textId="77777777" w:rsidTr="00291D42">
        <w:tc>
          <w:tcPr>
            <w:tcW w:w="590" w:type="dxa"/>
            <w:vAlign w:val="center"/>
          </w:tcPr>
          <w:p w14:paraId="130673F4"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08</w:t>
            </w:r>
          </w:p>
        </w:tc>
        <w:tc>
          <w:tcPr>
            <w:tcW w:w="4651" w:type="dxa"/>
          </w:tcPr>
          <w:p w14:paraId="130673F5" w14:textId="77777777" w:rsidR="004016F2" w:rsidRPr="001D2CD1" w:rsidRDefault="004016F2" w:rsidP="001D2CD1">
            <w:pPr>
              <w:rPr>
                <w:rFonts w:asciiTheme="minorHAnsi" w:hAnsiTheme="minorHAnsi"/>
                <w:sz w:val="18"/>
                <w:szCs w:val="18"/>
                <w:lang w:eastAsia="zh-TW"/>
              </w:rPr>
            </w:pPr>
            <w:r w:rsidRPr="001D2CD1">
              <w:rPr>
                <w:rFonts w:asciiTheme="minorHAnsi" w:hAnsiTheme="minorHAnsi"/>
                <w:sz w:val="18"/>
                <w:szCs w:val="18"/>
                <w:lang w:eastAsia="zh-TW"/>
              </w:rPr>
              <w:t>A minimum of eight readings were taken spaced evenly between 15 Pa and 60 Pa (or highest attainable pressure).</w:t>
            </w:r>
          </w:p>
        </w:tc>
        <w:tc>
          <w:tcPr>
            <w:tcW w:w="5775" w:type="dxa"/>
          </w:tcPr>
          <w:p w14:paraId="130673F6" w14:textId="77777777" w:rsidR="004016F2" w:rsidRPr="001D2CD1" w:rsidRDefault="004016F2" w:rsidP="001D2CD1">
            <w:pPr>
              <w:rPr>
                <w:rFonts w:asciiTheme="minorHAnsi" w:hAnsiTheme="minorHAnsi"/>
                <w:b/>
                <w:sz w:val="18"/>
                <w:szCs w:val="18"/>
                <w:lang w:eastAsia="zh-TW"/>
              </w:rPr>
            </w:pPr>
          </w:p>
        </w:tc>
      </w:tr>
      <w:tr w:rsidR="004016F2" w:rsidRPr="001D2CD1" w14:paraId="130673FB" w14:textId="77777777" w:rsidTr="00291D42">
        <w:tc>
          <w:tcPr>
            <w:tcW w:w="590" w:type="dxa"/>
            <w:vAlign w:val="center"/>
          </w:tcPr>
          <w:p w14:paraId="130673F8" w14:textId="77777777" w:rsidR="004016F2" w:rsidRPr="001D2CD1" w:rsidRDefault="004016F2"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09</w:t>
            </w:r>
          </w:p>
        </w:tc>
        <w:tc>
          <w:tcPr>
            <w:tcW w:w="4651" w:type="dxa"/>
          </w:tcPr>
          <w:p w14:paraId="130673F9" w14:textId="02C09ADB" w:rsidR="004016F2" w:rsidRPr="001D2CD1" w:rsidRDefault="004016F2" w:rsidP="00E414F8">
            <w:pPr>
              <w:rPr>
                <w:rFonts w:asciiTheme="minorHAnsi" w:hAnsiTheme="minorHAnsi"/>
                <w:sz w:val="18"/>
                <w:szCs w:val="18"/>
                <w:lang w:eastAsia="zh-TW"/>
              </w:rPr>
            </w:pPr>
            <w:r w:rsidRPr="001D2CD1">
              <w:rPr>
                <w:rFonts w:asciiTheme="minorHAnsi" w:hAnsiTheme="minorHAnsi"/>
                <w:sz w:val="18"/>
                <w:szCs w:val="18"/>
                <w:lang w:eastAsia="zh-TW"/>
              </w:rPr>
              <w:t>Post-</w:t>
            </w:r>
            <w:r w:rsidR="00E414F8">
              <w:rPr>
                <w:rFonts w:asciiTheme="minorHAnsi" w:hAnsiTheme="minorHAnsi"/>
                <w:sz w:val="18"/>
                <w:szCs w:val="18"/>
                <w:lang w:eastAsia="zh-TW"/>
              </w:rPr>
              <w:t>T</w:t>
            </w:r>
            <w:r w:rsidRPr="001D2CD1">
              <w:rPr>
                <w:rFonts w:asciiTheme="minorHAnsi" w:hAnsiTheme="minorHAnsi"/>
                <w:sz w:val="18"/>
                <w:szCs w:val="18"/>
                <w:lang w:eastAsia="zh-TW"/>
              </w:rPr>
              <w:t xml:space="preserve">est </w:t>
            </w:r>
            <w:r w:rsidR="00D66EFC">
              <w:rPr>
                <w:rFonts w:asciiTheme="minorHAnsi" w:hAnsiTheme="minorHAnsi"/>
                <w:sz w:val="18"/>
                <w:szCs w:val="18"/>
                <w:lang w:eastAsia="zh-TW"/>
              </w:rPr>
              <w:t>B</w:t>
            </w:r>
            <w:r w:rsidRPr="001D2CD1">
              <w:rPr>
                <w:rFonts w:asciiTheme="minorHAnsi" w:hAnsiTheme="minorHAnsi"/>
                <w:sz w:val="18"/>
                <w:szCs w:val="18"/>
                <w:lang w:eastAsia="zh-TW"/>
              </w:rPr>
              <w:t xml:space="preserve">aseline </w:t>
            </w:r>
            <w:r w:rsidR="00D66EFC">
              <w:rPr>
                <w:rFonts w:asciiTheme="minorHAnsi" w:hAnsiTheme="minorHAnsi"/>
                <w:sz w:val="18"/>
                <w:szCs w:val="18"/>
                <w:lang w:eastAsia="zh-TW"/>
              </w:rPr>
              <w:t>B</w:t>
            </w:r>
            <w:r w:rsidRPr="001D2CD1">
              <w:rPr>
                <w:rFonts w:asciiTheme="minorHAnsi" w:hAnsiTheme="minorHAnsi"/>
                <w:sz w:val="18"/>
                <w:szCs w:val="18"/>
                <w:lang w:eastAsia="zh-TW"/>
              </w:rPr>
              <w:t xml:space="preserve">uilding </w:t>
            </w:r>
            <w:r w:rsidR="00D66EFC">
              <w:rPr>
                <w:rFonts w:asciiTheme="minorHAnsi" w:hAnsiTheme="minorHAnsi"/>
                <w:sz w:val="18"/>
                <w:szCs w:val="18"/>
                <w:lang w:eastAsia="zh-TW"/>
              </w:rPr>
              <w:t>P</w:t>
            </w:r>
            <w:r w:rsidRPr="001D2CD1">
              <w:rPr>
                <w:rFonts w:asciiTheme="minorHAnsi" w:hAnsiTheme="minorHAnsi"/>
                <w:sz w:val="18"/>
                <w:szCs w:val="18"/>
                <w:lang w:eastAsia="zh-TW"/>
              </w:rPr>
              <w:t>ressure</w:t>
            </w:r>
          </w:p>
        </w:tc>
        <w:tc>
          <w:tcPr>
            <w:tcW w:w="5775" w:type="dxa"/>
          </w:tcPr>
          <w:p w14:paraId="130673FA" w14:textId="77777777" w:rsidR="004016F2" w:rsidRPr="001D2CD1" w:rsidRDefault="004016F2" w:rsidP="001D2CD1">
            <w:pPr>
              <w:rPr>
                <w:rFonts w:asciiTheme="minorHAnsi" w:hAnsiTheme="minorHAnsi"/>
                <w:sz w:val="18"/>
                <w:szCs w:val="18"/>
                <w:lang w:eastAsia="zh-TW"/>
              </w:rPr>
            </w:pPr>
          </w:p>
        </w:tc>
      </w:tr>
      <w:tr w:rsidR="004016F2" w:rsidRPr="001D2CD1" w14:paraId="130673FF" w14:textId="77777777" w:rsidTr="00291D42">
        <w:tc>
          <w:tcPr>
            <w:tcW w:w="590" w:type="dxa"/>
            <w:vAlign w:val="center"/>
          </w:tcPr>
          <w:p w14:paraId="130673FC" w14:textId="77777777" w:rsidR="004016F2" w:rsidRPr="001D2CD1" w:rsidRDefault="004016F2"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10</w:t>
            </w:r>
          </w:p>
        </w:tc>
        <w:tc>
          <w:tcPr>
            <w:tcW w:w="4651" w:type="dxa"/>
          </w:tcPr>
          <w:p w14:paraId="130673FD" w14:textId="19F6777C" w:rsidR="004016F2" w:rsidRPr="001D2CD1" w:rsidRDefault="004016F2" w:rsidP="001D2CD1">
            <w:pPr>
              <w:rPr>
                <w:rFonts w:asciiTheme="minorHAnsi" w:hAnsiTheme="minorHAnsi"/>
                <w:sz w:val="18"/>
                <w:szCs w:val="18"/>
                <w:lang w:eastAsia="zh-TW"/>
              </w:rPr>
            </w:pPr>
            <w:r w:rsidRPr="001D2CD1">
              <w:rPr>
                <w:rFonts w:asciiTheme="minorHAnsi" w:hAnsiTheme="minorHAnsi"/>
                <w:sz w:val="18"/>
                <w:szCs w:val="18"/>
                <w:lang w:eastAsia="zh-TW"/>
              </w:rPr>
              <w:t>Corrected CFM50 (from software)</w:t>
            </w:r>
          </w:p>
        </w:tc>
        <w:tc>
          <w:tcPr>
            <w:tcW w:w="5775" w:type="dxa"/>
          </w:tcPr>
          <w:p w14:paraId="130673FE" w14:textId="77777777" w:rsidR="004016F2" w:rsidRPr="001D2CD1" w:rsidRDefault="004016F2" w:rsidP="001D2CD1">
            <w:pPr>
              <w:rPr>
                <w:rFonts w:asciiTheme="minorHAnsi" w:hAnsiTheme="minorHAnsi"/>
                <w:sz w:val="18"/>
                <w:szCs w:val="18"/>
                <w:lang w:eastAsia="zh-TW"/>
              </w:rPr>
            </w:pPr>
          </w:p>
        </w:tc>
      </w:tr>
    </w:tbl>
    <w:p w14:paraId="13067400" w14:textId="77777777" w:rsidR="00612796" w:rsidRPr="008809A7" w:rsidRDefault="00612796" w:rsidP="001D2CD1">
      <w:pPr>
        <w:autoSpaceDE w:val="0"/>
        <w:autoSpaceDN w:val="0"/>
        <w:adjustRightInd w:val="0"/>
        <w:jc w:val="both"/>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B056DE" w:rsidRPr="001D2CD1" w14:paraId="13067402" w14:textId="77777777" w:rsidTr="00B056DE">
        <w:tc>
          <w:tcPr>
            <w:tcW w:w="11016" w:type="dxa"/>
          </w:tcPr>
          <w:p w14:paraId="13067401" w14:textId="77777777" w:rsidR="00B056DE" w:rsidRPr="008809A7"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8809A7">
              <w:rPr>
                <w:rFonts w:asciiTheme="minorHAnsi" w:hAnsiTheme="minorHAnsi"/>
                <w:b/>
                <w:szCs w:val="18"/>
              </w:rPr>
              <w:t xml:space="preserve">D. Altitude and Temperature Correction </w:t>
            </w:r>
            <w:r w:rsidRPr="008809A7">
              <w:rPr>
                <w:rFonts w:asciiTheme="minorHAnsi" w:hAnsiTheme="minorHAnsi"/>
                <w:szCs w:val="18"/>
              </w:rPr>
              <w:t>(not used, performed by blower door software</w:t>
            </w:r>
            <w:r w:rsidR="00766199" w:rsidRPr="008809A7">
              <w:rPr>
                <w:rFonts w:asciiTheme="minorHAnsi" w:hAnsiTheme="minorHAnsi"/>
                <w:szCs w:val="18"/>
              </w:rPr>
              <w:t>)</w:t>
            </w:r>
          </w:p>
        </w:tc>
      </w:tr>
      <w:tr w:rsidR="0099080C" w:rsidRPr="001D2CD1" w14:paraId="13067404" w14:textId="77777777" w:rsidTr="00B056DE">
        <w:tc>
          <w:tcPr>
            <w:tcW w:w="11016" w:type="dxa"/>
          </w:tcPr>
          <w:p w14:paraId="13067403" w14:textId="77777777" w:rsidR="0099080C" w:rsidRPr="001D2CD1" w:rsidRDefault="0099080C"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c>
      </w:tr>
    </w:tbl>
    <w:p w14:paraId="13067405" w14:textId="77777777" w:rsidR="00B056DE" w:rsidRPr="008809A7" w:rsidRDefault="00B056DE" w:rsidP="001D2CD1">
      <w:pPr>
        <w:autoSpaceDE w:val="0"/>
        <w:autoSpaceDN w:val="0"/>
        <w:adjustRightInd w:val="0"/>
        <w:jc w:val="both"/>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341791" w:rsidRPr="001D2CD1" w14:paraId="13067407" w14:textId="77777777" w:rsidTr="00DB4BC3">
        <w:tc>
          <w:tcPr>
            <w:tcW w:w="11016" w:type="dxa"/>
            <w:gridSpan w:val="3"/>
          </w:tcPr>
          <w:p w14:paraId="13067406" w14:textId="77777777" w:rsidR="00341791" w:rsidRPr="008809A7" w:rsidRDefault="00341791" w:rsidP="001D2CD1">
            <w:pPr>
              <w:keepNext/>
              <w:rPr>
                <w:rFonts w:asciiTheme="minorHAnsi" w:hAnsiTheme="minorHAnsi"/>
                <w:szCs w:val="18"/>
              </w:rPr>
            </w:pPr>
            <w:r w:rsidRPr="008809A7">
              <w:rPr>
                <w:rFonts w:asciiTheme="minorHAnsi" w:hAnsiTheme="minorHAnsi"/>
                <w:b/>
                <w:szCs w:val="18"/>
              </w:rPr>
              <w:t>E. Accuracy Adjustment</w:t>
            </w:r>
          </w:p>
        </w:tc>
      </w:tr>
      <w:tr w:rsidR="00341791" w:rsidRPr="001D2CD1" w14:paraId="1306740C" w14:textId="77777777" w:rsidTr="0039602A">
        <w:tc>
          <w:tcPr>
            <w:tcW w:w="590" w:type="dxa"/>
            <w:vAlign w:val="center"/>
          </w:tcPr>
          <w:p w14:paraId="13067408" w14:textId="77777777" w:rsidR="00341791" w:rsidRPr="001D2CD1" w:rsidRDefault="000629B9"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341791" w:rsidRPr="001D2CD1">
              <w:rPr>
                <w:rFonts w:asciiTheme="minorHAnsi" w:hAnsiTheme="minorHAnsi"/>
                <w:sz w:val="18"/>
                <w:szCs w:val="18"/>
              </w:rPr>
              <w:t>1</w:t>
            </w:r>
          </w:p>
        </w:tc>
        <w:tc>
          <w:tcPr>
            <w:tcW w:w="4651" w:type="dxa"/>
          </w:tcPr>
          <w:p w14:paraId="13067409" w14:textId="77777777" w:rsidR="00D66EFC" w:rsidRDefault="00341791" w:rsidP="00D66EF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D2CD1">
              <w:rPr>
                <w:rFonts w:asciiTheme="minorHAnsi" w:hAnsiTheme="minorHAnsi"/>
                <w:sz w:val="18"/>
                <w:szCs w:val="18"/>
                <w:lang w:eastAsia="zh-TW"/>
              </w:rPr>
              <w:t xml:space="preserve">Percent </w:t>
            </w:r>
            <w:r w:rsidR="00D66EFC">
              <w:rPr>
                <w:rFonts w:asciiTheme="minorHAnsi" w:hAnsiTheme="minorHAnsi"/>
                <w:sz w:val="18"/>
                <w:szCs w:val="18"/>
                <w:lang w:eastAsia="zh-TW"/>
              </w:rPr>
              <w:t>U</w:t>
            </w:r>
            <w:r w:rsidRPr="001D2CD1">
              <w:rPr>
                <w:rFonts w:asciiTheme="minorHAnsi" w:hAnsiTheme="minorHAnsi"/>
                <w:sz w:val="18"/>
                <w:szCs w:val="18"/>
                <w:lang w:eastAsia="zh-TW"/>
              </w:rPr>
              <w:t xml:space="preserve">ncertainty @ 95% </w:t>
            </w:r>
            <w:r w:rsidR="00D66EFC">
              <w:rPr>
                <w:rFonts w:asciiTheme="minorHAnsi" w:hAnsiTheme="minorHAnsi"/>
                <w:sz w:val="18"/>
                <w:szCs w:val="18"/>
                <w:lang w:eastAsia="zh-TW"/>
              </w:rPr>
              <w:t>C</w:t>
            </w:r>
            <w:r w:rsidRPr="001D2CD1">
              <w:rPr>
                <w:rFonts w:asciiTheme="minorHAnsi" w:hAnsiTheme="minorHAnsi"/>
                <w:sz w:val="18"/>
                <w:szCs w:val="18"/>
                <w:lang w:eastAsia="zh-TW"/>
              </w:rPr>
              <w:t xml:space="preserve">onfidence </w:t>
            </w:r>
            <w:r w:rsidR="00D66EFC">
              <w:rPr>
                <w:rFonts w:asciiTheme="minorHAnsi" w:hAnsiTheme="minorHAnsi"/>
                <w:sz w:val="18"/>
                <w:szCs w:val="18"/>
                <w:lang w:eastAsia="zh-TW"/>
              </w:rPr>
              <w:t>L</w:t>
            </w:r>
            <w:r w:rsidRPr="001D2CD1">
              <w:rPr>
                <w:rFonts w:asciiTheme="minorHAnsi" w:hAnsiTheme="minorHAnsi"/>
                <w:sz w:val="18"/>
                <w:szCs w:val="18"/>
                <w:lang w:eastAsia="zh-TW"/>
              </w:rPr>
              <w:t xml:space="preserve">evel </w:t>
            </w:r>
          </w:p>
          <w:p w14:paraId="1306740A" w14:textId="1F529DC0" w:rsidR="00341791" w:rsidRPr="001D2CD1" w:rsidRDefault="00341791" w:rsidP="00D66EF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lang w:eastAsia="zh-TW"/>
              </w:rPr>
              <w:t>(from software)</w:t>
            </w:r>
          </w:p>
        </w:tc>
        <w:tc>
          <w:tcPr>
            <w:tcW w:w="5775" w:type="dxa"/>
          </w:tcPr>
          <w:p w14:paraId="1306740B" w14:textId="77777777" w:rsidR="00341791" w:rsidRPr="001D2CD1"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41791" w:rsidRPr="001D2CD1" w14:paraId="13067410" w14:textId="77777777" w:rsidTr="0039602A">
        <w:tc>
          <w:tcPr>
            <w:tcW w:w="590" w:type="dxa"/>
            <w:vAlign w:val="center"/>
          </w:tcPr>
          <w:p w14:paraId="1306740D" w14:textId="77777777" w:rsidR="00341791" w:rsidRPr="001D2CD1" w:rsidRDefault="000629B9"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341791" w:rsidRPr="001D2CD1">
              <w:rPr>
                <w:rFonts w:asciiTheme="minorHAnsi" w:hAnsiTheme="minorHAnsi"/>
                <w:sz w:val="18"/>
                <w:szCs w:val="18"/>
              </w:rPr>
              <w:t>2</w:t>
            </w:r>
          </w:p>
        </w:tc>
        <w:tc>
          <w:tcPr>
            <w:tcW w:w="4651" w:type="dxa"/>
          </w:tcPr>
          <w:p w14:paraId="1306740E" w14:textId="3F7A9016" w:rsidR="00341791" w:rsidRPr="001D2CD1"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lang w:eastAsia="zh-TW"/>
              </w:rPr>
              <w:t xml:space="preserve">Accuracy </w:t>
            </w:r>
            <w:r w:rsidR="00D66EFC">
              <w:rPr>
                <w:rFonts w:asciiTheme="minorHAnsi" w:hAnsiTheme="minorHAnsi"/>
                <w:sz w:val="18"/>
                <w:szCs w:val="18"/>
                <w:lang w:eastAsia="zh-TW"/>
              </w:rPr>
              <w:t>L</w:t>
            </w:r>
            <w:r w:rsidRPr="001D2CD1">
              <w:rPr>
                <w:rFonts w:asciiTheme="minorHAnsi" w:hAnsiTheme="minorHAnsi"/>
                <w:sz w:val="18"/>
                <w:szCs w:val="18"/>
                <w:lang w:eastAsia="zh-TW"/>
              </w:rPr>
              <w:t>evel</w:t>
            </w:r>
          </w:p>
        </w:tc>
        <w:tc>
          <w:tcPr>
            <w:tcW w:w="5775" w:type="dxa"/>
          </w:tcPr>
          <w:p w14:paraId="1306740F" w14:textId="77777777" w:rsidR="00341791" w:rsidRPr="001D2CD1"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41791" w:rsidRPr="001D2CD1" w14:paraId="13067414" w14:textId="77777777" w:rsidTr="0039602A">
        <w:tc>
          <w:tcPr>
            <w:tcW w:w="590" w:type="dxa"/>
            <w:vAlign w:val="center"/>
          </w:tcPr>
          <w:p w14:paraId="13067411" w14:textId="77777777" w:rsidR="00341791" w:rsidRPr="001D2CD1" w:rsidRDefault="000629B9"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341791" w:rsidRPr="001D2CD1">
              <w:rPr>
                <w:rFonts w:asciiTheme="minorHAnsi" w:hAnsiTheme="minorHAnsi"/>
                <w:sz w:val="18"/>
                <w:szCs w:val="18"/>
              </w:rPr>
              <w:t>3</w:t>
            </w:r>
          </w:p>
        </w:tc>
        <w:tc>
          <w:tcPr>
            <w:tcW w:w="4651" w:type="dxa"/>
          </w:tcPr>
          <w:p w14:paraId="13067412" w14:textId="5BF684D1" w:rsidR="00341791" w:rsidRPr="001D2CD1" w:rsidRDefault="00B23E21" w:rsidP="00D66EF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 xml:space="preserve">Accuracy Adjustment </w:t>
            </w:r>
            <w:r w:rsidR="00D66EFC">
              <w:rPr>
                <w:rFonts w:asciiTheme="minorHAnsi" w:hAnsiTheme="minorHAnsi"/>
                <w:sz w:val="18"/>
                <w:szCs w:val="18"/>
              </w:rPr>
              <w:t>F</w:t>
            </w:r>
            <w:r w:rsidR="00341791" w:rsidRPr="001D2CD1">
              <w:rPr>
                <w:rFonts w:asciiTheme="minorHAnsi" w:hAnsiTheme="minorHAnsi"/>
                <w:sz w:val="18"/>
                <w:szCs w:val="18"/>
              </w:rPr>
              <w:t>actor</w:t>
            </w:r>
          </w:p>
        </w:tc>
        <w:tc>
          <w:tcPr>
            <w:tcW w:w="5775" w:type="dxa"/>
          </w:tcPr>
          <w:p w14:paraId="13067413" w14:textId="77777777" w:rsidR="00341791" w:rsidRPr="001D2CD1"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341791" w:rsidRPr="001D2CD1" w14:paraId="13067418" w14:textId="77777777" w:rsidTr="0039602A">
        <w:tc>
          <w:tcPr>
            <w:tcW w:w="590" w:type="dxa"/>
            <w:vAlign w:val="center"/>
          </w:tcPr>
          <w:p w14:paraId="13067415" w14:textId="77777777" w:rsidR="00341791" w:rsidRPr="001D2CD1" w:rsidRDefault="000629B9"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341791" w:rsidRPr="001D2CD1">
              <w:rPr>
                <w:rFonts w:asciiTheme="minorHAnsi" w:hAnsiTheme="minorHAnsi"/>
                <w:sz w:val="18"/>
                <w:szCs w:val="18"/>
              </w:rPr>
              <w:t>4</w:t>
            </w:r>
          </w:p>
        </w:tc>
        <w:tc>
          <w:tcPr>
            <w:tcW w:w="4651" w:type="dxa"/>
          </w:tcPr>
          <w:p w14:paraId="13067416" w14:textId="1B522430" w:rsidR="00341791" w:rsidRPr="001D2CD1"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Adjusted CFM50 (measured air leakage rate)</w:t>
            </w:r>
          </w:p>
        </w:tc>
        <w:tc>
          <w:tcPr>
            <w:tcW w:w="5775" w:type="dxa"/>
          </w:tcPr>
          <w:p w14:paraId="13067417" w14:textId="77777777" w:rsidR="00341791" w:rsidRPr="001D2CD1" w:rsidRDefault="00341791"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3067419" w14:textId="77777777" w:rsidR="004016F2" w:rsidRPr="008809A7" w:rsidRDefault="004016F2" w:rsidP="001D2CD1">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8F5FE0" w:rsidRPr="001D2CD1" w14:paraId="1306741B" w14:textId="77777777" w:rsidTr="00D74B78">
        <w:tc>
          <w:tcPr>
            <w:tcW w:w="11016" w:type="dxa"/>
            <w:gridSpan w:val="2"/>
          </w:tcPr>
          <w:p w14:paraId="1306741A" w14:textId="77777777" w:rsidR="008F5FE0" w:rsidRPr="008809A7" w:rsidRDefault="008F5FE0"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8809A7">
              <w:rPr>
                <w:rFonts w:asciiTheme="minorHAnsi" w:hAnsiTheme="minorHAnsi"/>
                <w:b/>
                <w:szCs w:val="18"/>
              </w:rPr>
              <w:t>F. Compliance Statement</w:t>
            </w:r>
          </w:p>
        </w:tc>
      </w:tr>
      <w:tr w:rsidR="00D74B78" w:rsidRPr="001D2CD1" w14:paraId="1306741E" w14:textId="77777777" w:rsidTr="00D74B78">
        <w:tc>
          <w:tcPr>
            <w:tcW w:w="590" w:type="dxa"/>
            <w:vAlign w:val="center"/>
          </w:tcPr>
          <w:p w14:paraId="1306741C" w14:textId="77777777" w:rsidR="00D74B78" w:rsidRPr="001D2CD1" w:rsidRDefault="00D74B78"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01</w:t>
            </w:r>
          </w:p>
        </w:tc>
        <w:tc>
          <w:tcPr>
            <w:tcW w:w="10426" w:type="dxa"/>
            <w:vAlign w:val="center"/>
          </w:tcPr>
          <w:p w14:paraId="1306741D" w14:textId="77777777" w:rsidR="00D74B78" w:rsidRPr="001D2CD1" w:rsidRDefault="00D74B78"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306741F" w14:textId="77777777" w:rsidR="008F5FE0" w:rsidRPr="001D2CD1" w:rsidRDefault="008F5FE0" w:rsidP="001D2CD1">
      <w:pPr>
        <w:autoSpaceDE w:val="0"/>
        <w:autoSpaceDN w:val="0"/>
        <w:adjustRightInd w:val="0"/>
        <w:jc w:val="both"/>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3647E" w:rsidRPr="001D2CD1" w14:paraId="13067422" w14:textId="77777777" w:rsidTr="0063647E">
        <w:tc>
          <w:tcPr>
            <w:tcW w:w="11020" w:type="dxa"/>
            <w:gridSpan w:val="2"/>
          </w:tcPr>
          <w:p w14:paraId="13067421" w14:textId="77777777" w:rsidR="0063647E" w:rsidRPr="008809A7" w:rsidRDefault="0063647E" w:rsidP="001D2CD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8809A7">
              <w:rPr>
                <w:rFonts w:asciiTheme="minorHAnsi" w:hAnsiTheme="minorHAnsi"/>
                <w:b/>
                <w:szCs w:val="18"/>
              </w:rPr>
              <w:lastRenderedPageBreak/>
              <w:t xml:space="preserve">G. Additional Requirements </w:t>
            </w:r>
            <w:r w:rsidR="00D66EFC" w:rsidRPr="008809A7">
              <w:rPr>
                <w:rFonts w:asciiTheme="minorHAnsi" w:hAnsiTheme="minorHAnsi"/>
                <w:b/>
                <w:szCs w:val="18"/>
              </w:rPr>
              <w:t>f</w:t>
            </w:r>
            <w:r w:rsidRPr="008809A7">
              <w:rPr>
                <w:rFonts w:asciiTheme="minorHAnsi" w:hAnsiTheme="minorHAnsi"/>
                <w:b/>
                <w:szCs w:val="18"/>
              </w:rPr>
              <w:t>or Compliance</w:t>
            </w:r>
          </w:p>
        </w:tc>
      </w:tr>
      <w:tr w:rsidR="0063647E" w:rsidRPr="001D2CD1" w14:paraId="13067425" w14:textId="77777777" w:rsidTr="0063647E">
        <w:tc>
          <w:tcPr>
            <w:tcW w:w="590" w:type="dxa"/>
            <w:vAlign w:val="center"/>
          </w:tcPr>
          <w:p w14:paraId="13067423" w14:textId="77777777" w:rsidR="0063647E" w:rsidRPr="001D2CD1" w:rsidRDefault="0063647E"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D2CD1">
              <w:rPr>
                <w:rFonts w:asciiTheme="minorHAnsi" w:hAnsiTheme="minorHAnsi"/>
                <w:sz w:val="18"/>
                <w:szCs w:val="18"/>
              </w:rPr>
              <w:t>01</w:t>
            </w:r>
          </w:p>
        </w:tc>
        <w:tc>
          <w:tcPr>
            <w:tcW w:w="10430" w:type="dxa"/>
            <w:vAlign w:val="center"/>
          </w:tcPr>
          <w:p w14:paraId="13067424" w14:textId="77777777" w:rsidR="0063647E" w:rsidRPr="001D2CD1" w:rsidRDefault="0063647E" w:rsidP="001D2CD1">
            <w:pPr>
              <w:shd w:val="clear" w:color="auto" w:fill="FFFFFF"/>
              <w:rPr>
                <w:rFonts w:asciiTheme="minorHAnsi" w:hAnsiTheme="minorHAnsi"/>
                <w:sz w:val="18"/>
                <w:szCs w:val="18"/>
                <w:highlight w:val="cyan"/>
              </w:rPr>
            </w:pPr>
            <w:r w:rsidRPr="001D2CD1">
              <w:rPr>
                <w:rFonts w:asciiTheme="minorHAnsi" w:hAnsiTheme="minorHAnsi"/>
                <w:sz w:val="18"/>
                <w:szCs w:val="18"/>
              </w:rPr>
              <w:t>Open all interior doors and access including those to closets and those between a conditioned basement and attic.</w:t>
            </w:r>
          </w:p>
        </w:tc>
      </w:tr>
      <w:tr w:rsidR="0063647E" w:rsidRPr="001D2CD1" w14:paraId="13067428" w14:textId="77777777" w:rsidTr="0063647E">
        <w:tc>
          <w:tcPr>
            <w:tcW w:w="590" w:type="dxa"/>
            <w:vAlign w:val="center"/>
          </w:tcPr>
          <w:p w14:paraId="13067426" w14:textId="77777777" w:rsidR="0063647E" w:rsidRPr="001D2CD1" w:rsidRDefault="0063647E"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D2CD1">
              <w:rPr>
                <w:rFonts w:asciiTheme="minorHAnsi" w:hAnsiTheme="minorHAnsi"/>
                <w:sz w:val="18"/>
                <w:szCs w:val="18"/>
              </w:rPr>
              <w:t>02</w:t>
            </w:r>
          </w:p>
        </w:tc>
        <w:tc>
          <w:tcPr>
            <w:tcW w:w="10430" w:type="dxa"/>
            <w:vAlign w:val="center"/>
          </w:tcPr>
          <w:p w14:paraId="13067427" w14:textId="32016DD2" w:rsidR="0063647E" w:rsidRPr="001D2CD1" w:rsidRDefault="0063647E" w:rsidP="001D2CD1">
            <w:pPr>
              <w:shd w:val="clear" w:color="auto" w:fill="FFFFFF"/>
              <w:contextualSpacing/>
              <w:rPr>
                <w:rFonts w:asciiTheme="minorHAnsi" w:hAnsiTheme="minorHAnsi"/>
                <w:sz w:val="18"/>
                <w:szCs w:val="18"/>
              </w:rPr>
            </w:pPr>
            <w:r w:rsidRPr="001D2CD1">
              <w:rPr>
                <w:rFonts w:asciiTheme="minorHAnsi" w:eastAsia="Calibri" w:hAnsiTheme="minorHAnsi"/>
                <w:sz w:val="18"/>
                <w:szCs w:val="18"/>
              </w:rPr>
              <w:t xml:space="preserve">HVAC </w:t>
            </w:r>
            <w:r w:rsidR="007F2BA4">
              <w:rPr>
                <w:rFonts w:asciiTheme="minorHAnsi" w:eastAsia="Calibri" w:hAnsiTheme="minorHAnsi"/>
                <w:sz w:val="18"/>
                <w:szCs w:val="18"/>
              </w:rPr>
              <w:t>s</w:t>
            </w:r>
            <w:r w:rsidRPr="001D2CD1">
              <w:rPr>
                <w:rFonts w:asciiTheme="minorHAnsi" w:eastAsia="Calibri" w:hAnsiTheme="minorHAnsi"/>
                <w:sz w:val="18"/>
                <w:szCs w:val="18"/>
              </w:rPr>
              <w:t>upply and return register dampers shall be fully open.</w:t>
            </w:r>
          </w:p>
        </w:tc>
      </w:tr>
      <w:tr w:rsidR="0063647E" w:rsidRPr="001D2CD1" w14:paraId="1306742B" w14:textId="77777777" w:rsidTr="0063647E">
        <w:tc>
          <w:tcPr>
            <w:tcW w:w="590" w:type="dxa"/>
            <w:vAlign w:val="center"/>
          </w:tcPr>
          <w:p w14:paraId="13067429" w14:textId="77777777" w:rsidR="0063647E" w:rsidRPr="001D2CD1" w:rsidRDefault="0063647E"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03</w:t>
            </w:r>
          </w:p>
        </w:tc>
        <w:tc>
          <w:tcPr>
            <w:tcW w:w="10430" w:type="dxa"/>
            <w:vAlign w:val="center"/>
          </w:tcPr>
          <w:p w14:paraId="1306742A" w14:textId="77777777" w:rsidR="0063647E" w:rsidRPr="001D2CD1" w:rsidRDefault="0063647E" w:rsidP="001D2CD1">
            <w:pPr>
              <w:shd w:val="clear" w:color="auto" w:fill="FFFFFF"/>
              <w:rPr>
                <w:rFonts w:asciiTheme="minorHAnsi" w:eastAsia="Calibri" w:hAnsiTheme="minorHAnsi"/>
                <w:sz w:val="18"/>
                <w:szCs w:val="18"/>
              </w:rPr>
            </w:pPr>
            <w:r w:rsidRPr="001D2CD1">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63647E" w:rsidRPr="001D2CD1" w14:paraId="1306742E" w14:textId="77777777" w:rsidTr="0063647E">
        <w:tc>
          <w:tcPr>
            <w:tcW w:w="590" w:type="dxa"/>
            <w:vAlign w:val="center"/>
          </w:tcPr>
          <w:p w14:paraId="1306742C" w14:textId="77777777" w:rsidR="0063647E" w:rsidRPr="001D2CD1" w:rsidRDefault="0063647E"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04</w:t>
            </w:r>
          </w:p>
        </w:tc>
        <w:tc>
          <w:tcPr>
            <w:tcW w:w="10430" w:type="dxa"/>
            <w:vAlign w:val="center"/>
          </w:tcPr>
          <w:p w14:paraId="1306742D" w14:textId="77777777" w:rsidR="0063647E" w:rsidRPr="001D2CD1" w:rsidRDefault="0063647E" w:rsidP="001D2CD1">
            <w:pPr>
              <w:autoSpaceDE w:val="0"/>
              <w:autoSpaceDN w:val="0"/>
              <w:adjustRightInd w:val="0"/>
              <w:rPr>
                <w:rFonts w:asciiTheme="minorHAnsi" w:eastAsia="Calibri" w:hAnsiTheme="minorHAnsi"/>
                <w:sz w:val="18"/>
                <w:szCs w:val="18"/>
              </w:rPr>
            </w:pPr>
            <w:r w:rsidRPr="001D2CD1">
              <w:rPr>
                <w:rFonts w:asciiTheme="minorHAnsi" w:hAnsiTheme="minorHAnsi"/>
                <w:sz w:val="18"/>
                <w:szCs w:val="18"/>
              </w:rPr>
              <w:t xml:space="preserve">Continuously operated ventilation devices like energy recovery ventilators may be sealed.  </w:t>
            </w:r>
          </w:p>
        </w:tc>
      </w:tr>
      <w:tr w:rsidR="0063647E" w:rsidRPr="001D2CD1" w14:paraId="13067431" w14:textId="77777777" w:rsidTr="0063647E">
        <w:tc>
          <w:tcPr>
            <w:tcW w:w="590" w:type="dxa"/>
            <w:vAlign w:val="center"/>
          </w:tcPr>
          <w:p w14:paraId="1306742F" w14:textId="77777777" w:rsidR="0063647E" w:rsidRPr="001D2CD1" w:rsidRDefault="0063647E" w:rsidP="001D2CD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05</w:t>
            </w:r>
          </w:p>
        </w:tc>
        <w:tc>
          <w:tcPr>
            <w:tcW w:w="10430" w:type="dxa"/>
            <w:vAlign w:val="center"/>
          </w:tcPr>
          <w:p w14:paraId="13067430" w14:textId="77777777" w:rsidR="0063647E" w:rsidRPr="001D2CD1" w:rsidRDefault="0063647E" w:rsidP="001D2CD1">
            <w:pPr>
              <w:autoSpaceDE w:val="0"/>
              <w:autoSpaceDN w:val="0"/>
              <w:adjustRightInd w:val="0"/>
              <w:rPr>
                <w:rFonts w:asciiTheme="minorHAnsi" w:hAnsiTheme="minorHAnsi"/>
                <w:sz w:val="18"/>
                <w:szCs w:val="18"/>
              </w:rPr>
            </w:pPr>
            <w:r w:rsidRPr="001D2CD1">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63647E" w:rsidRPr="001D2CD1" w14:paraId="13067433" w14:textId="77777777" w:rsidTr="0063647E">
        <w:tc>
          <w:tcPr>
            <w:tcW w:w="11020" w:type="dxa"/>
            <w:gridSpan w:val="2"/>
            <w:vAlign w:val="center"/>
          </w:tcPr>
          <w:p w14:paraId="13067432" w14:textId="77777777" w:rsidR="0063647E" w:rsidRPr="001D2CD1" w:rsidRDefault="0063647E" w:rsidP="001D2CD1">
            <w:pPr>
              <w:autoSpaceDE w:val="0"/>
              <w:autoSpaceDN w:val="0"/>
              <w:adjustRightInd w:val="0"/>
              <w:rPr>
                <w:rFonts w:asciiTheme="minorHAnsi" w:hAnsiTheme="minorHAnsi"/>
                <w:sz w:val="18"/>
                <w:szCs w:val="18"/>
              </w:rPr>
            </w:pPr>
            <w:r w:rsidRPr="001D2CD1">
              <w:rPr>
                <w:rFonts w:asciiTheme="minorHAnsi" w:hAnsiTheme="minorHAnsi"/>
                <w:b/>
                <w:sz w:val="18"/>
                <w:szCs w:val="18"/>
              </w:rPr>
              <w:t>The responsible person’s signature on this compliance document affirms that all applicable requirements in this table have been met.</w:t>
            </w:r>
          </w:p>
        </w:tc>
      </w:tr>
    </w:tbl>
    <w:p w14:paraId="13067434" w14:textId="77777777" w:rsidR="0063647E" w:rsidRDefault="0063647E" w:rsidP="00612796">
      <w:pPr>
        <w:autoSpaceDE w:val="0"/>
        <w:autoSpaceDN w:val="0"/>
        <w:adjustRightInd w:val="0"/>
        <w:jc w:val="both"/>
        <w:rPr>
          <w:rFonts w:asciiTheme="minorHAnsi" w:hAnsiTheme="minorHAnsi"/>
        </w:rPr>
      </w:pPr>
    </w:p>
    <w:p w14:paraId="13067435" w14:textId="77777777" w:rsidR="0063647E" w:rsidRDefault="0063647E" w:rsidP="00612796">
      <w:pPr>
        <w:autoSpaceDE w:val="0"/>
        <w:autoSpaceDN w:val="0"/>
        <w:adjustRightInd w:val="0"/>
        <w:jc w:val="both"/>
        <w:rPr>
          <w:rFonts w:asciiTheme="minorHAnsi" w:hAnsiTheme="minorHAnsi"/>
        </w:rPr>
      </w:pPr>
    </w:p>
    <w:p w14:paraId="13067436" w14:textId="77777777" w:rsidR="0034306A" w:rsidRDefault="0034306A" w:rsidP="00612796">
      <w:pPr>
        <w:autoSpaceDE w:val="0"/>
        <w:autoSpaceDN w:val="0"/>
        <w:adjustRightInd w:val="0"/>
        <w:jc w:val="both"/>
        <w:rPr>
          <w:rFonts w:asciiTheme="minorHAnsi" w:hAnsiTheme="minorHAnsi"/>
        </w:rPr>
      </w:pPr>
    </w:p>
    <w:p w14:paraId="13067437" w14:textId="77777777" w:rsidR="00AE094A" w:rsidRDefault="00AE094A" w:rsidP="00612796">
      <w:pPr>
        <w:autoSpaceDE w:val="0"/>
        <w:autoSpaceDN w:val="0"/>
        <w:adjustRightInd w:val="0"/>
        <w:jc w:val="both"/>
        <w:rPr>
          <w:rFonts w:asciiTheme="minorHAnsi" w:hAnsiTheme="minorHAnsi"/>
        </w:rPr>
      </w:pPr>
    </w:p>
    <w:p w14:paraId="13067438" w14:textId="77777777" w:rsidR="006C4E31" w:rsidRDefault="006C4E31" w:rsidP="00612796">
      <w:pPr>
        <w:autoSpaceDE w:val="0"/>
        <w:autoSpaceDN w:val="0"/>
        <w:adjustRightInd w:val="0"/>
        <w:jc w:val="both"/>
        <w:rPr>
          <w:rFonts w:asciiTheme="minorHAnsi" w:hAnsiTheme="minorHAnsi"/>
        </w:rPr>
      </w:pPr>
    </w:p>
    <w:p w14:paraId="13067439" w14:textId="77777777" w:rsidR="00AE094A" w:rsidRPr="00BA4A71" w:rsidRDefault="00AE094A" w:rsidP="00612796">
      <w:pPr>
        <w:autoSpaceDE w:val="0"/>
        <w:autoSpaceDN w:val="0"/>
        <w:adjustRightInd w:val="0"/>
        <w:jc w:val="both"/>
        <w:rPr>
          <w:rFonts w:asciiTheme="minorHAnsi" w:hAnsiTheme="minorHAnsi"/>
        </w:rPr>
      </w:pPr>
    </w:p>
    <w:p w14:paraId="424167EB" w14:textId="77777777" w:rsidR="008809A7" w:rsidRDefault="008809A7">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F31419" w:rsidRPr="009E2C1C" w14:paraId="1306743B" w14:textId="77777777" w:rsidTr="0063647E">
        <w:trPr>
          <w:trHeight w:val="206"/>
        </w:trPr>
        <w:tc>
          <w:tcPr>
            <w:tcW w:w="10950" w:type="dxa"/>
            <w:gridSpan w:val="4"/>
            <w:vAlign w:val="center"/>
          </w:tcPr>
          <w:p w14:paraId="1306743A" w14:textId="640C2DAE" w:rsidR="00F31419" w:rsidRPr="009351D2" w:rsidRDefault="00F31419" w:rsidP="006364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F31419" w:rsidRPr="001B14D6" w14:paraId="1306743D" w14:textId="77777777" w:rsidTr="0063647E">
        <w:trPr>
          <w:trHeight w:val="206"/>
        </w:trPr>
        <w:tc>
          <w:tcPr>
            <w:tcW w:w="10950" w:type="dxa"/>
            <w:gridSpan w:val="4"/>
            <w:vAlign w:val="center"/>
          </w:tcPr>
          <w:p w14:paraId="1306743C" w14:textId="77777777" w:rsidR="00F31419" w:rsidRPr="00E136A4" w:rsidRDefault="00F31419" w:rsidP="008809A7">
            <w:pPr>
              <w:keepNext/>
              <w:numPr>
                <w:ilvl w:val="0"/>
                <w:numId w:val="8"/>
              </w:numPr>
              <w:ind w:left="271" w:hanging="270"/>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F31419" w:rsidRPr="00B272DC" w14:paraId="13067440" w14:textId="77777777" w:rsidTr="0063647E">
        <w:trPr>
          <w:trHeight w:val="360"/>
        </w:trPr>
        <w:tc>
          <w:tcPr>
            <w:tcW w:w="5577" w:type="dxa"/>
            <w:gridSpan w:val="2"/>
          </w:tcPr>
          <w:p w14:paraId="1306743E" w14:textId="77777777" w:rsidR="00F31419" w:rsidRPr="00B272DC" w:rsidRDefault="00F31419" w:rsidP="0063647E">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1306743F" w14:textId="77777777" w:rsidR="00F31419" w:rsidRPr="00B272DC" w:rsidRDefault="00F31419" w:rsidP="0063647E">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F31419" w:rsidRPr="00B272DC" w14:paraId="13067443" w14:textId="77777777" w:rsidTr="0063647E">
        <w:trPr>
          <w:trHeight w:val="360"/>
        </w:trPr>
        <w:tc>
          <w:tcPr>
            <w:tcW w:w="5577" w:type="dxa"/>
            <w:gridSpan w:val="2"/>
          </w:tcPr>
          <w:p w14:paraId="13067441" w14:textId="77777777" w:rsidR="00F31419" w:rsidRPr="00B272DC" w:rsidRDefault="00F31419" w:rsidP="0063647E">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13067442"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F31419" w:rsidRPr="00B272DC" w14:paraId="13067446" w14:textId="77777777" w:rsidTr="0063647E">
        <w:trPr>
          <w:trHeight w:val="360"/>
        </w:trPr>
        <w:tc>
          <w:tcPr>
            <w:tcW w:w="5577" w:type="dxa"/>
            <w:gridSpan w:val="2"/>
          </w:tcPr>
          <w:p w14:paraId="13067444"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13067445"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F31419" w:rsidRPr="00B272DC" w14:paraId="13067449" w14:textId="77777777" w:rsidTr="0063647E">
        <w:trPr>
          <w:trHeight w:val="360"/>
        </w:trPr>
        <w:tc>
          <w:tcPr>
            <w:tcW w:w="5577" w:type="dxa"/>
            <w:gridSpan w:val="2"/>
          </w:tcPr>
          <w:p w14:paraId="13067447"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13067448" w14:textId="77777777" w:rsidR="00F31419" w:rsidRPr="00B272DC" w:rsidRDefault="00F31419" w:rsidP="0063647E">
            <w:pPr>
              <w:keepNext/>
              <w:rPr>
                <w:rFonts w:asciiTheme="minorHAnsi" w:hAnsiTheme="minorHAnsi"/>
                <w:sz w:val="14"/>
                <w:szCs w:val="14"/>
              </w:rPr>
            </w:pPr>
            <w:r w:rsidRPr="00B272DC">
              <w:rPr>
                <w:rFonts w:asciiTheme="minorHAnsi" w:hAnsiTheme="minorHAnsi"/>
                <w:sz w:val="14"/>
                <w:szCs w:val="14"/>
              </w:rPr>
              <w:t>Phone:</w:t>
            </w:r>
          </w:p>
        </w:tc>
      </w:tr>
      <w:tr w:rsidR="00F31419" w:rsidRPr="008E6C57" w14:paraId="1306744B" w14:textId="77777777" w:rsidTr="0063647E">
        <w:tblPrEx>
          <w:tblCellMar>
            <w:left w:w="115" w:type="dxa"/>
            <w:right w:w="115" w:type="dxa"/>
          </w:tblCellMar>
        </w:tblPrEx>
        <w:trPr>
          <w:trHeight w:val="296"/>
        </w:trPr>
        <w:tc>
          <w:tcPr>
            <w:tcW w:w="10950" w:type="dxa"/>
            <w:gridSpan w:val="4"/>
            <w:vAlign w:val="center"/>
          </w:tcPr>
          <w:p w14:paraId="1306744A" w14:textId="77777777" w:rsidR="00F31419" w:rsidRDefault="00F31419" w:rsidP="006364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F31419" w:rsidRPr="008E6C57" w14:paraId="13067453" w14:textId="77777777" w:rsidTr="0063647E">
        <w:tblPrEx>
          <w:tblCellMar>
            <w:left w:w="115" w:type="dxa"/>
            <w:right w:w="115" w:type="dxa"/>
          </w:tblCellMar>
        </w:tblPrEx>
        <w:trPr>
          <w:trHeight w:val="504"/>
        </w:trPr>
        <w:tc>
          <w:tcPr>
            <w:tcW w:w="10950" w:type="dxa"/>
            <w:gridSpan w:val="4"/>
          </w:tcPr>
          <w:p w14:paraId="1306744C" w14:textId="77777777" w:rsidR="00F31419" w:rsidRPr="00C72054" w:rsidRDefault="00F31419" w:rsidP="008809A7">
            <w:pPr>
              <w:pStyle w:val="Heading3"/>
              <w:numPr>
                <w:ilvl w:val="0"/>
                <w:numId w:val="0"/>
              </w:numPr>
              <w:spacing w:before="0"/>
              <w:ind w:right="86"/>
              <w:rPr>
                <w:ins w:id="0" w:author="Pacheco, Misael@Energy" w:date="2016-10-11T10:21:00Z"/>
                <w:rFonts w:asciiTheme="minorHAnsi" w:hAnsiTheme="minorHAnsi"/>
                <w:sz w:val="18"/>
                <w:szCs w:val="18"/>
              </w:rPr>
            </w:pPr>
            <w:bookmarkStart w:id="1" w:name="_GoBack" w:colFirst="0" w:colLast="1"/>
            <w:r w:rsidRPr="00C72054">
              <w:rPr>
                <w:rFonts w:asciiTheme="minorHAnsi" w:hAnsiTheme="minorHAnsi"/>
                <w:sz w:val="18"/>
                <w:szCs w:val="18"/>
              </w:rPr>
              <w:t xml:space="preserve">I certify the following under penalty of perjury, under the laws of the State of California: </w:t>
            </w:r>
          </w:p>
          <w:p w14:paraId="4D5B2120" w14:textId="77777777" w:rsidR="00CF3A63" w:rsidRPr="00C72054" w:rsidRDefault="00CF3A63" w:rsidP="00CF3A63">
            <w:pPr>
              <w:pStyle w:val="Heading3"/>
              <w:numPr>
                <w:ilvl w:val="0"/>
                <w:numId w:val="21"/>
              </w:numPr>
              <w:spacing w:before="0"/>
              <w:ind w:right="90"/>
              <w:rPr>
                <w:ins w:id="2" w:author="Pacheco, Misael@Energy" w:date="2016-10-11T10:21:00Z"/>
                <w:rFonts w:asciiTheme="minorHAnsi" w:hAnsiTheme="minorHAnsi"/>
                <w:b/>
                <w:caps/>
                <w:sz w:val="18"/>
                <w:szCs w:val="18"/>
                <w:rPrChange w:id="3" w:author="Shewmaker, Michael@Energy" w:date="2016-10-11T10:57:00Z">
                  <w:rPr>
                    <w:ins w:id="4" w:author="Pacheco, Misael@Energy" w:date="2016-10-11T10:21:00Z"/>
                    <w:rFonts w:asciiTheme="minorHAnsi" w:hAnsiTheme="minorHAnsi"/>
                    <w:b/>
                    <w:caps/>
                    <w:sz w:val="18"/>
                    <w:szCs w:val="18"/>
                  </w:rPr>
                </w:rPrChange>
              </w:rPr>
            </w:pPr>
            <w:ins w:id="5" w:author="Pacheco, Misael@Energy" w:date="2016-10-11T10:21:00Z">
              <w:r w:rsidRPr="00C72054">
                <w:rPr>
                  <w:rFonts w:asciiTheme="minorHAnsi" w:hAnsiTheme="minorHAnsi"/>
                  <w:sz w:val="18"/>
                  <w:szCs w:val="18"/>
                  <w:rPrChange w:id="6" w:author="Shewmaker, Michael@Energy" w:date="2016-10-11T10:57:00Z">
                    <w:rPr>
                      <w:rFonts w:asciiTheme="minorHAnsi" w:hAnsiTheme="minorHAnsi"/>
                      <w:sz w:val="18"/>
                      <w:szCs w:val="18"/>
                    </w:rPr>
                  </w:rPrChange>
                </w:rPr>
                <w:t xml:space="preserve">The information provided on this Certificate of Installation is true and correct. </w:t>
              </w:r>
            </w:ins>
          </w:p>
          <w:p w14:paraId="3C129427" w14:textId="77777777" w:rsidR="00CF3A63" w:rsidRPr="00C72054" w:rsidRDefault="00CF3A63" w:rsidP="00CF3A63">
            <w:pPr>
              <w:pStyle w:val="Heading3"/>
              <w:numPr>
                <w:ilvl w:val="0"/>
                <w:numId w:val="21"/>
              </w:numPr>
              <w:spacing w:before="0"/>
              <w:ind w:right="90"/>
              <w:rPr>
                <w:ins w:id="7" w:author="Pacheco, Misael@Energy" w:date="2016-10-11T10:21:00Z"/>
                <w:rFonts w:asciiTheme="minorHAnsi" w:hAnsiTheme="minorHAnsi"/>
                <w:b/>
                <w:caps/>
                <w:sz w:val="18"/>
                <w:rPrChange w:id="8" w:author="Shewmaker, Michael@Energy" w:date="2016-10-11T10:57:00Z">
                  <w:rPr>
                    <w:ins w:id="9" w:author="Pacheco, Misael@Energy" w:date="2016-10-11T10:21:00Z"/>
                    <w:rFonts w:asciiTheme="minorHAnsi" w:hAnsiTheme="minorHAnsi"/>
                    <w:b/>
                    <w:caps/>
                    <w:sz w:val="18"/>
                  </w:rPr>
                </w:rPrChange>
              </w:rPr>
            </w:pPr>
            <w:ins w:id="10" w:author="Pacheco, Misael@Energy" w:date="2016-10-11T10:21:00Z">
              <w:r w:rsidRPr="00C72054">
                <w:rPr>
                  <w:rFonts w:asciiTheme="minorHAnsi" w:hAnsiTheme="minorHAnsi"/>
                  <w:snapToGrid w:val="0"/>
                  <w:sz w:val="18"/>
                  <w:szCs w:val="18"/>
                  <w:rPrChange w:id="11" w:author="Shewmaker, Michael@Energy" w:date="2016-10-11T10:57:00Z">
                    <w:rPr>
                      <w:rFonts w:asciiTheme="minorHAnsi" w:hAnsiTheme="minorHAnsi"/>
                      <w:snapToGrid w:val="0"/>
                      <w:sz w:val="18"/>
                      <w:szCs w:val="18"/>
                    </w:rPr>
                  </w:rPrChange>
                </w:rPr>
                <w:t xml:space="preserve">I am either: a) a responsible person eligible under Division 3 of the Business and Professions Code </w:t>
              </w:r>
              <w:r w:rsidRPr="00C72054">
                <w:rPr>
                  <w:rFonts w:asciiTheme="minorHAnsi" w:hAnsiTheme="minorHAnsi"/>
                  <w:sz w:val="18"/>
                  <w:szCs w:val="18"/>
                  <w:rPrChange w:id="12" w:author="Shewmaker, Michael@Energy" w:date="2016-10-11T10:57:00Z">
                    <w:rPr>
                      <w:rFonts w:asciiTheme="minorHAnsi" w:hAnsiTheme="minorHAnsi"/>
                      <w:sz w:val="18"/>
                      <w:szCs w:val="18"/>
                    </w:rPr>
                  </w:rPrChange>
                </w:rPr>
                <w:t xml:space="preserve">in the applicable classification to accept responsibility for the system design, construction, or installation </w:t>
              </w:r>
              <w:r w:rsidRPr="00C72054">
                <w:rPr>
                  <w:rFonts w:asciiTheme="minorHAnsi" w:hAnsiTheme="minorHAnsi"/>
                  <w:snapToGrid w:val="0"/>
                  <w:sz w:val="18"/>
                  <w:szCs w:val="18"/>
                  <w:rPrChange w:id="13" w:author="Shewmaker, Michael@Energy" w:date="2016-10-11T10:57:00Z">
                    <w:rPr>
                      <w:rFonts w:asciiTheme="minorHAnsi" w:hAnsiTheme="minorHAnsi"/>
                      <w:snapToGrid w:val="0"/>
                      <w:sz w:val="18"/>
                      <w:szCs w:val="18"/>
                    </w:rPr>
                  </w:rPrChange>
                </w:rPr>
                <w:t xml:space="preserve">of features, materials, components, or manufactured devices </w:t>
              </w:r>
              <w:r w:rsidRPr="00C72054">
                <w:rPr>
                  <w:rFonts w:asciiTheme="minorHAnsi" w:hAnsiTheme="minorHAnsi"/>
                  <w:sz w:val="18"/>
                  <w:szCs w:val="18"/>
                  <w:rPrChange w:id="14" w:author="Shewmaker, Michael@Energy" w:date="2016-10-11T10:57:00Z">
                    <w:rPr>
                      <w:rFonts w:asciiTheme="minorHAnsi" w:hAnsiTheme="minorHAnsi"/>
                      <w:sz w:val="18"/>
                      <w:szCs w:val="18"/>
                    </w:rPr>
                  </w:rPrChange>
                </w:rPr>
                <w:t xml:space="preserve">for the scope of work identified on this Certificate of Installation </w:t>
              </w:r>
              <w:r w:rsidRPr="00C72054">
                <w:rPr>
                  <w:rFonts w:asciiTheme="minorHAnsi" w:hAnsiTheme="minorHAnsi"/>
                  <w:snapToGrid w:val="0"/>
                  <w:sz w:val="18"/>
                  <w:szCs w:val="18"/>
                  <w:rPrChange w:id="15" w:author="Shewmaker, Michael@Energy" w:date="2016-10-11T10:57:00Z">
                    <w:rPr>
                      <w:rFonts w:asciiTheme="minorHAnsi" w:hAnsiTheme="minorHAnsi"/>
                      <w:snapToGrid w:val="0"/>
                      <w:sz w:val="18"/>
                      <w:szCs w:val="18"/>
                    </w:rPr>
                  </w:rPrChange>
                </w:rPr>
                <w:t>and attest to the declarations in this statement</w:t>
              </w:r>
              <w:r w:rsidRPr="00C72054">
                <w:rPr>
                  <w:rFonts w:asciiTheme="minorHAnsi" w:hAnsiTheme="minorHAnsi"/>
                  <w:sz w:val="18"/>
                  <w:szCs w:val="18"/>
                  <w:rPrChange w:id="16" w:author="Shewmaker, Michael@Energy" w:date="2016-10-11T10:57:00Z">
                    <w:rPr>
                      <w:rFonts w:asciiTheme="minorHAnsi" w:hAnsiTheme="minorHAnsi"/>
                      <w:sz w:val="18"/>
                      <w:szCs w:val="18"/>
                    </w:rPr>
                  </w:rPrChange>
                </w:rPr>
                <w:t>, or b) I am an authorized representative of the responsible person and attest to the declarations in this statement on the responsible person’s behalf</w:t>
              </w:r>
              <w:r w:rsidRPr="00C72054">
                <w:rPr>
                  <w:rFonts w:asciiTheme="minorHAnsi" w:eastAsia="Calibri" w:hAnsiTheme="minorHAnsi"/>
                  <w:sz w:val="18"/>
                  <w:szCs w:val="18"/>
                  <w:rPrChange w:id="17" w:author="Shewmaker, Michael@Energy" w:date="2016-10-11T10:57:00Z">
                    <w:rPr>
                      <w:rFonts w:asciiTheme="minorHAnsi" w:eastAsia="Calibri" w:hAnsiTheme="minorHAnsi"/>
                      <w:sz w:val="18"/>
                      <w:szCs w:val="18"/>
                    </w:rPr>
                  </w:rPrChange>
                </w:rPr>
                <w:t>.</w:t>
              </w:r>
            </w:ins>
          </w:p>
          <w:p w14:paraId="2FCA799B" w14:textId="77777777" w:rsidR="00CF3A63" w:rsidRPr="00C72054" w:rsidRDefault="00CF3A63" w:rsidP="00CF3A63">
            <w:pPr>
              <w:keepNext/>
              <w:numPr>
                <w:ilvl w:val="0"/>
                <w:numId w:val="21"/>
              </w:numPr>
              <w:autoSpaceDE w:val="0"/>
              <w:autoSpaceDN w:val="0"/>
              <w:adjustRightInd w:val="0"/>
              <w:ind w:right="90"/>
              <w:rPr>
                <w:ins w:id="18" w:author="Pacheco, Misael@Energy" w:date="2016-10-11T10:21:00Z"/>
                <w:rFonts w:asciiTheme="minorHAnsi" w:hAnsiTheme="minorHAnsi"/>
                <w:sz w:val="18"/>
                <w:szCs w:val="18"/>
              </w:rPr>
            </w:pPr>
            <w:ins w:id="19" w:author="Pacheco, Misael@Energy" w:date="2016-10-11T10:21:00Z">
              <w:r w:rsidRPr="00C72054">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C72054">
                <w:rPr>
                  <w:rFonts w:asciiTheme="minorHAnsi" w:eastAsia="Calibri" w:hAnsiTheme="minorHAnsi" w:cs="TimesNewRomanPSMT"/>
                  <w:sz w:val="18"/>
                  <w:szCs w:val="18"/>
                </w:rPr>
                <w:t>.</w:t>
              </w:r>
            </w:ins>
          </w:p>
          <w:p w14:paraId="05A7F632" w14:textId="77777777" w:rsidR="00CF3A63" w:rsidRPr="00C72054" w:rsidRDefault="00CF3A63" w:rsidP="00CF3A63">
            <w:pPr>
              <w:pStyle w:val="ListParagraph"/>
              <w:keepNext/>
              <w:numPr>
                <w:ilvl w:val="0"/>
                <w:numId w:val="21"/>
              </w:numPr>
              <w:autoSpaceDE w:val="0"/>
              <w:autoSpaceDN w:val="0"/>
              <w:adjustRightInd w:val="0"/>
              <w:rPr>
                <w:ins w:id="20" w:author="Pacheco, Misael@Energy" w:date="2016-10-11T10:21:00Z"/>
                <w:rFonts w:asciiTheme="minorHAnsi" w:hAnsiTheme="minorHAnsi"/>
                <w:sz w:val="18"/>
                <w:rPrChange w:id="21" w:author="Shewmaker, Michael@Energy" w:date="2016-10-11T10:57:00Z">
                  <w:rPr>
                    <w:ins w:id="22" w:author="Pacheco, Misael@Energy" w:date="2016-10-11T10:21:00Z"/>
                    <w:rFonts w:asciiTheme="minorHAnsi" w:hAnsiTheme="minorHAnsi"/>
                    <w:sz w:val="18"/>
                  </w:rPr>
                </w:rPrChange>
              </w:rPr>
            </w:pPr>
            <w:ins w:id="23" w:author="Pacheco, Misael@Energy" w:date="2016-10-11T10:21:00Z">
              <w:r w:rsidRPr="00C72054">
                <w:rPr>
                  <w:rFonts w:asciiTheme="minorHAnsi" w:hAnsiTheme="minorHAnsi"/>
                  <w:sz w:val="18"/>
                  <w:szCs w:val="18"/>
                </w:rPr>
                <w:t>I understand that a HERS rater will check the installation to verify compliance and if such checking determines the installation fails to comply, I am required to offer any necessary corrective action at no charge to the building o</w:t>
              </w:r>
              <w:r w:rsidRPr="00C72054">
                <w:rPr>
                  <w:rFonts w:asciiTheme="minorHAnsi" w:hAnsiTheme="minorHAnsi"/>
                  <w:sz w:val="18"/>
                  <w:szCs w:val="18"/>
                  <w:rPrChange w:id="24" w:author="Shewmaker, Michael@Energy" w:date="2016-10-11T10:57:00Z">
                    <w:rPr>
                      <w:rFonts w:asciiTheme="minorHAnsi" w:hAnsiTheme="minorHAnsi"/>
                      <w:sz w:val="18"/>
                      <w:szCs w:val="18"/>
                    </w:rPr>
                  </w:rPrChange>
                </w:rPr>
                <w:t xml:space="preserve">wner. </w:t>
              </w:r>
              <w:r w:rsidRPr="00C72054" w:rsidDel="001D633D">
                <w:rPr>
                  <w:rFonts w:asciiTheme="minorHAnsi" w:hAnsiTheme="minorHAnsi"/>
                  <w:sz w:val="18"/>
                  <w:szCs w:val="18"/>
                  <w:rPrChange w:id="25" w:author="Shewmaker, Michael@Energy" w:date="2016-10-11T10:57:00Z">
                    <w:rPr>
                      <w:rFonts w:asciiTheme="minorHAnsi" w:hAnsiTheme="minorHAnsi"/>
                      <w:sz w:val="18"/>
                      <w:szCs w:val="18"/>
                    </w:rPr>
                  </w:rPrChange>
                </w:rPr>
                <w:t xml:space="preserve"> </w:t>
              </w:r>
            </w:ins>
          </w:p>
          <w:p w14:paraId="179C8933" w14:textId="77777777" w:rsidR="00CF3A63" w:rsidRPr="00C72054" w:rsidDel="00C72054" w:rsidRDefault="00CF3A63" w:rsidP="00CF3A63">
            <w:pPr>
              <w:pStyle w:val="ListParagraph"/>
              <w:numPr>
                <w:ilvl w:val="0"/>
                <w:numId w:val="21"/>
              </w:numPr>
              <w:rPr>
                <w:ins w:id="26" w:author="Pacheco, Misael@Energy" w:date="2016-10-11T10:21:00Z"/>
                <w:del w:id="27" w:author="Shewmaker, Michael@Energy" w:date="2016-10-11T10:57:00Z"/>
                <w:rFonts w:asciiTheme="minorHAnsi" w:hAnsiTheme="minorHAnsi"/>
              </w:rPr>
            </w:pPr>
            <w:ins w:id="28" w:author="Pacheco, Misael@Energy" w:date="2016-10-11T10:21:00Z">
              <w:r w:rsidRPr="00C72054">
                <w:rPr>
                  <w:rFonts w:asciiTheme="minorHAnsi" w:hAnsiTheme="minorHAnsi"/>
                  <w:sz w:val="18"/>
                  <w:szCs w:val="18"/>
                  <w:rPrChange w:id="29" w:author="Shewmaker, Michael@Energy" w:date="2016-10-11T10:57:00Z">
                    <w:rPr>
                      <w:rFonts w:asciiTheme="minorHAnsi" w:hAnsiTheme="minorHAnsi"/>
                      <w:sz w:val="18"/>
                      <w:szCs w:val="18"/>
                    </w:rPr>
                  </w:rPrChange>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p w14:paraId="472E1151" w14:textId="77777777" w:rsidR="00CF3A63" w:rsidRPr="00C72054" w:rsidDel="00C72054" w:rsidRDefault="00CF3A63" w:rsidP="00C72054">
            <w:pPr>
              <w:pStyle w:val="ListParagraph"/>
              <w:numPr>
                <w:ilvl w:val="0"/>
                <w:numId w:val="21"/>
              </w:numPr>
              <w:rPr>
                <w:del w:id="30" w:author="Shewmaker, Michael@Energy" w:date="2016-10-11T10:57:00Z"/>
                <w:rFonts w:asciiTheme="minorHAnsi" w:hAnsiTheme="minorHAnsi"/>
              </w:rPr>
            </w:pPr>
          </w:p>
          <w:p w14:paraId="13067452" w14:textId="15724413" w:rsidR="00F31419" w:rsidRPr="00C72054" w:rsidRDefault="00F31419" w:rsidP="00C72054">
            <w:pPr>
              <w:pStyle w:val="ListParagraph"/>
              <w:numPr>
                <w:ilvl w:val="0"/>
                <w:numId w:val="21"/>
              </w:numPr>
              <w:rPr>
                <w:rFonts w:asciiTheme="minorHAnsi" w:hAnsiTheme="minorHAnsi"/>
                <w:b/>
              </w:rPr>
            </w:pPr>
            <w:del w:id="31" w:author="Shewmaker, Michael@Energy" w:date="2016-10-11T10:57:00Z">
              <w:r w:rsidRPr="00C72054" w:rsidDel="00C72054">
                <w:rPr>
                  <w:rFonts w:asciiTheme="minorHAnsi" w:hAnsiTheme="minorHAnsi"/>
                  <w:sz w:val="18"/>
                  <w:szCs w:val="18"/>
                </w:rPr>
                <w:delText xml:space="preserve"> </w:delText>
              </w:r>
            </w:del>
          </w:p>
        </w:tc>
      </w:tr>
      <w:bookmarkEnd w:id="1"/>
      <w:tr w:rsidR="00F31419" w:rsidRPr="00B272DC" w14:paraId="13067456" w14:textId="77777777" w:rsidTr="0063647E">
        <w:tblPrEx>
          <w:tblCellMar>
            <w:left w:w="108" w:type="dxa"/>
            <w:right w:w="108" w:type="dxa"/>
          </w:tblCellMar>
        </w:tblPrEx>
        <w:trPr>
          <w:trHeight w:val="360"/>
        </w:trPr>
        <w:tc>
          <w:tcPr>
            <w:tcW w:w="5307" w:type="dxa"/>
          </w:tcPr>
          <w:p w14:paraId="13067454" w14:textId="77777777" w:rsidR="00F31419" w:rsidRPr="00B272DC" w:rsidRDefault="00F31419" w:rsidP="006364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13067455" w14:textId="77777777" w:rsidR="00F31419" w:rsidRPr="00B272DC" w:rsidRDefault="00F31419" w:rsidP="006364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F31419" w:rsidRPr="00B272DC" w14:paraId="13067459"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3067457" w14:textId="7BDED5D9"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13067458"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F31419" w:rsidRPr="00B272DC" w14:paraId="1306745C"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306745A"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1306745B"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F31419" w:rsidRPr="00B272DC" w14:paraId="13067460"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306745D"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1306745E" w14:textId="4E34FDAE"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7F2BA4">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1306745F"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F31419" w:rsidRPr="00B272DC" w14:paraId="13067463" w14:textId="77777777" w:rsidTr="0063647E">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3067461"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13067462" w14:textId="77777777" w:rsidR="00F31419" w:rsidRPr="00B272DC" w:rsidRDefault="00F31419" w:rsidP="006364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13067464" w14:textId="77777777" w:rsidR="00BA4A71" w:rsidRPr="00BA4A71" w:rsidRDefault="00BA4A71" w:rsidP="00BA4A71">
      <w:pPr>
        <w:ind w:hanging="677"/>
        <w:rPr>
          <w:rFonts w:asciiTheme="minorHAnsi" w:hAnsiTheme="minorHAnsi"/>
        </w:rPr>
      </w:pPr>
    </w:p>
    <w:p w14:paraId="13067465" w14:textId="77777777" w:rsidR="00BA4A71" w:rsidRPr="00BA4A71" w:rsidRDefault="00BA4A71" w:rsidP="00612796">
      <w:pPr>
        <w:autoSpaceDE w:val="0"/>
        <w:autoSpaceDN w:val="0"/>
        <w:adjustRightInd w:val="0"/>
        <w:jc w:val="both"/>
        <w:rPr>
          <w:rFonts w:asciiTheme="minorHAnsi" w:hAnsiTheme="minorHAnsi"/>
        </w:rPr>
      </w:pPr>
    </w:p>
    <w:p w14:paraId="13067466" w14:textId="77777777" w:rsidR="00781087" w:rsidRPr="00BA4A71" w:rsidRDefault="00781087" w:rsidP="00E33331">
      <w:pPr>
        <w:rPr>
          <w:rFonts w:asciiTheme="minorHAnsi" w:hAnsiTheme="minorHAnsi"/>
        </w:rPr>
        <w:sectPr w:rsidR="00781087" w:rsidRPr="00BA4A71" w:rsidSect="00F31419">
          <w:headerReference w:type="even" r:id="rId10"/>
          <w:headerReference w:type="default" r:id="rId11"/>
          <w:footerReference w:type="default" r:id="rId12"/>
          <w:headerReference w:type="first" r:id="rId13"/>
          <w:pgSz w:w="12240" w:h="15840" w:code="1"/>
          <w:pgMar w:top="720" w:right="720" w:bottom="720" w:left="720" w:header="180" w:footer="576" w:gutter="0"/>
          <w:cols w:space="720"/>
          <w:docGrid w:linePitch="272"/>
        </w:sectPr>
      </w:pPr>
    </w:p>
    <w:p w14:paraId="13067467" w14:textId="77777777" w:rsidR="00E33331" w:rsidRPr="00D66EFC" w:rsidRDefault="00D66EFC" w:rsidP="00D66EFC">
      <w:pPr>
        <w:jc w:val="center"/>
        <w:rPr>
          <w:rFonts w:asciiTheme="minorHAnsi" w:hAnsiTheme="minorHAnsi"/>
          <w:b/>
          <w:sz w:val="28"/>
          <w:szCs w:val="18"/>
        </w:rPr>
      </w:pPr>
      <w:r w:rsidRPr="008809A7">
        <w:rPr>
          <w:rFonts w:asciiTheme="minorHAnsi" w:hAnsiTheme="minorHAnsi"/>
          <w:b/>
          <w:szCs w:val="18"/>
        </w:rPr>
        <w:lastRenderedPageBreak/>
        <w:t>CF2R-ENV-20c-H User Instructions</w:t>
      </w:r>
    </w:p>
    <w:p w14:paraId="13067468" w14:textId="77777777" w:rsidR="00E33331" w:rsidRPr="001C37BE" w:rsidRDefault="00E33331" w:rsidP="00E33331">
      <w:pPr>
        <w:rPr>
          <w:rFonts w:asciiTheme="minorHAnsi" w:hAnsiTheme="minorHAnsi"/>
          <w:sz w:val="18"/>
          <w:szCs w:val="18"/>
        </w:rPr>
      </w:pPr>
    </w:p>
    <w:p w14:paraId="13067469" w14:textId="77777777" w:rsidR="00291D42" w:rsidRPr="00621003" w:rsidRDefault="00291D42" w:rsidP="00291D42">
      <w:pPr>
        <w:rPr>
          <w:rFonts w:ascii="Calibri" w:hAnsi="Calibri"/>
          <w:b/>
          <w:sz w:val="18"/>
          <w:szCs w:val="18"/>
        </w:rPr>
      </w:pPr>
      <w:r w:rsidRPr="00621003">
        <w:rPr>
          <w:rFonts w:ascii="Calibri" w:hAnsi="Calibri"/>
          <w:b/>
          <w:sz w:val="18"/>
          <w:szCs w:val="18"/>
        </w:rPr>
        <w:t xml:space="preserve">Section A. Building Air Leakage – General Information </w:t>
      </w:r>
    </w:p>
    <w:p w14:paraId="1306746A" w14:textId="77777777"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1306746B" w14:textId="5CDD1D32"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 xml:space="preserve">This number is automatically pulled from the </w:t>
      </w:r>
      <w:r w:rsidR="007F2BA4">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1306746C" w14:textId="77777777"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1306746D" w14:textId="77777777"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1306746E" w14:textId="77777777"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1306746F" w14:textId="2A0EE6B5"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 xml:space="preserve"> Enter the building elevation</w:t>
      </w:r>
      <w:r w:rsidR="007F2BA4">
        <w:rPr>
          <w:rFonts w:ascii="Calibri" w:hAnsi="Calibri"/>
          <w:sz w:val="18"/>
          <w:szCs w:val="18"/>
        </w:rPr>
        <w:t>;</w:t>
      </w:r>
      <w:r w:rsidRPr="00BF1ADA">
        <w:rPr>
          <w:rFonts w:ascii="Calibri" w:hAnsi="Calibri"/>
          <w:sz w:val="18"/>
          <w:szCs w:val="18"/>
        </w:rPr>
        <w:t xml:space="preserve"> use the value for the closest city found in Joint Appendix JA2.2. Only elevations higher than 5</w:t>
      </w:r>
      <w:r w:rsidR="002F506E">
        <w:rPr>
          <w:rFonts w:ascii="Calibri" w:hAnsi="Calibri"/>
          <w:sz w:val="18"/>
          <w:szCs w:val="18"/>
        </w:rPr>
        <w:t>,</w:t>
      </w:r>
      <w:r w:rsidRPr="00BF1ADA">
        <w:rPr>
          <w:rFonts w:ascii="Calibri" w:hAnsi="Calibri"/>
          <w:sz w:val="18"/>
          <w:szCs w:val="18"/>
        </w:rPr>
        <w:t>000 feet require an adjustment to the calculations.</w:t>
      </w:r>
    </w:p>
    <w:p w14:paraId="13067470" w14:textId="04AE3409"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 xml:space="preserve">This number is automatically pulled from the </w:t>
      </w:r>
      <w:r w:rsidR="007F2BA4">
        <w:rPr>
          <w:rFonts w:ascii="Calibri" w:hAnsi="Calibri"/>
          <w:sz w:val="18"/>
          <w:szCs w:val="18"/>
        </w:rPr>
        <w:t>CF1R</w:t>
      </w:r>
      <w:r w:rsidRPr="00BF1ADA">
        <w:rPr>
          <w:rFonts w:ascii="Calibri" w:hAnsi="Calibri"/>
          <w:sz w:val="18"/>
          <w:szCs w:val="18"/>
        </w:rPr>
        <w:t xml:space="preserve">. It is used to calculate air changes. </w:t>
      </w:r>
    </w:p>
    <w:p w14:paraId="13067471" w14:textId="77777777" w:rsidR="00291D42" w:rsidRPr="00BF1ADA" w:rsidRDefault="00291D42" w:rsidP="00291D42">
      <w:pPr>
        <w:pStyle w:val="ListParagraph"/>
        <w:numPr>
          <w:ilvl w:val="0"/>
          <w:numId w:val="9"/>
        </w:numPr>
        <w:rPr>
          <w:rFonts w:ascii="Calibri" w:hAnsi="Calibri"/>
          <w:sz w:val="18"/>
          <w:szCs w:val="18"/>
        </w:rPr>
      </w:pPr>
      <w:r w:rsidRPr="00BF1ADA">
        <w:rPr>
          <w:rFonts w:ascii="Calibri" w:hAnsi="Calibri"/>
          <w:sz w:val="18"/>
          <w:szCs w:val="18"/>
        </w:rPr>
        <w:t>Enter the date that the building leakage test data was collected.</w:t>
      </w:r>
    </w:p>
    <w:p w14:paraId="13067472" w14:textId="77777777" w:rsidR="00291D42" w:rsidRPr="00BF1ADA" w:rsidRDefault="00291D42" w:rsidP="00291D42">
      <w:pPr>
        <w:rPr>
          <w:rFonts w:ascii="Calibri" w:hAnsi="Calibri"/>
          <w:sz w:val="18"/>
          <w:szCs w:val="18"/>
        </w:rPr>
      </w:pPr>
    </w:p>
    <w:p w14:paraId="13067473" w14:textId="77777777" w:rsidR="00291D42" w:rsidRPr="00621003" w:rsidRDefault="00291D42" w:rsidP="00291D42">
      <w:pPr>
        <w:rPr>
          <w:rFonts w:ascii="Calibri" w:hAnsi="Calibri"/>
          <w:b/>
          <w:sz w:val="18"/>
          <w:szCs w:val="18"/>
        </w:rPr>
      </w:pPr>
      <w:r w:rsidRPr="00621003">
        <w:rPr>
          <w:rFonts w:ascii="Calibri" w:hAnsi="Calibri"/>
          <w:b/>
          <w:sz w:val="18"/>
          <w:szCs w:val="18"/>
        </w:rPr>
        <w:t>Section B. Diagnostic Equipment Information</w:t>
      </w:r>
    </w:p>
    <w:p w14:paraId="13067474" w14:textId="77777777" w:rsidR="00291D42" w:rsidRPr="00BF1ADA" w:rsidRDefault="00291D42" w:rsidP="00291D42">
      <w:pPr>
        <w:pStyle w:val="ListParagraph"/>
        <w:numPr>
          <w:ilvl w:val="0"/>
          <w:numId w:val="10"/>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13067475" w14:textId="77777777" w:rsidR="00291D42" w:rsidRPr="00BF1ADA" w:rsidRDefault="00291D42" w:rsidP="00291D42">
      <w:pPr>
        <w:pStyle w:val="ListParagraph"/>
        <w:numPr>
          <w:ilvl w:val="0"/>
          <w:numId w:val="10"/>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13067476" w14:textId="77777777" w:rsidR="00291D42" w:rsidRPr="00BF1ADA" w:rsidRDefault="00291D42" w:rsidP="00291D42">
      <w:pPr>
        <w:pStyle w:val="ListParagraph"/>
        <w:numPr>
          <w:ilvl w:val="0"/>
          <w:numId w:val="10"/>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13067477" w14:textId="77777777" w:rsidR="00291D42" w:rsidRDefault="00291D42" w:rsidP="00291D42">
      <w:pPr>
        <w:pStyle w:val="ListParagraph"/>
        <w:numPr>
          <w:ilvl w:val="0"/>
          <w:numId w:val="10"/>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13067478" w14:textId="77777777" w:rsidR="00291D42" w:rsidRDefault="00291D42" w:rsidP="00291D42">
      <w:pPr>
        <w:pStyle w:val="ListParagraph"/>
        <w:numPr>
          <w:ilvl w:val="0"/>
          <w:numId w:val="10"/>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13067479" w14:textId="77777777" w:rsidR="00291D42" w:rsidRPr="00BF1ADA" w:rsidRDefault="00291D42" w:rsidP="00291D42">
      <w:pPr>
        <w:pStyle w:val="ListParagraph"/>
        <w:numPr>
          <w:ilvl w:val="0"/>
          <w:numId w:val="10"/>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A.8 above, an error will appear.</w:t>
      </w:r>
    </w:p>
    <w:p w14:paraId="1306747A" w14:textId="77777777" w:rsidR="00291D42" w:rsidRPr="002E227D" w:rsidRDefault="00291D42" w:rsidP="00291D42">
      <w:pPr>
        <w:pStyle w:val="ListParagraph"/>
        <w:numPr>
          <w:ilvl w:val="0"/>
          <w:numId w:val="10"/>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1306747B" w14:textId="77777777" w:rsidR="00291D42" w:rsidRPr="00BF1ADA" w:rsidRDefault="00291D42" w:rsidP="00291D42">
      <w:pPr>
        <w:pStyle w:val="ListParagraph"/>
        <w:numPr>
          <w:ilvl w:val="0"/>
          <w:numId w:val="10"/>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1306747C" w14:textId="77777777" w:rsidR="00291D42" w:rsidRDefault="00291D42" w:rsidP="00291D42">
      <w:pPr>
        <w:pStyle w:val="ListParagraph"/>
        <w:numPr>
          <w:ilvl w:val="0"/>
          <w:numId w:val="10"/>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1306747D" w14:textId="77777777" w:rsidR="00291D42" w:rsidRDefault="00291D42" w:rsidP="00291D42">
      <w:pPr>
        <w:pStyle w:val="ListParagraph"/>
        <w:numPr>
          <w:ilvl w:val="0"/>
          <w:numId w:val="10"/>
        </w:numPr>
        <w:rPr>
          <w:rFonts w:ascii="Calibri" w:hAnsi="Calibri"/>
          <w:sz w:val="18"/>
          <w:szCs w:val="18"/>
        </w:rPr>
      </w:pPr>
      <w:r w:rsidRPr="002E227D">
        <w:rPr>
          <w:rFonts w:ascii="Calibri" w:hAnsi="Calibri"/>
          <w:sz w:val="18"/>
          <w:szCs w:val="18"/>
        </w:rPr>
        <w:t>Enter the serial number of the fan used to collect the building air leakage data.</w:t>
      </w:r>
    </w:p>
    <w:p w14:paraId="1306747E" w14:textId="77777777" w:rsidR="00291D42" w:rsidRPr="008F0D91" w:rsidRDefault="00291D42" w:rsidP="00291D42">
      <w:pPr>
        <w:pStyle w:val="ListParagraph"/>
        <w:numPr>
          <w:ilvl w:val="0"/>
          <w:numId w:val="10"/>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1306747F" w14:textId="77777777" w:rsidR="00291D42" w:rsidRPr="00BF1ADA" w:rsidRDefault="00291D42" w:rsidP="00291D42">
      <w:pPr>
        <w:ind w:left="360"/>
        <w:rPr>
          <w:rFonts w:ascii="Calibri" w:hAnsi="Calibri"/>
          <w:sz w:val="18"/>
          <w:szCs w:val="18"/>
        </w:rPr>
      </w:pPr>
    </w:p>
    <w:p w14:paraId="13067480" w14:textId="77777777" w:rsidR="00291D42" w:rsidRPr="00621003" w:rsidRDefault="00291D42" w:rsidP="00291D42">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(ENV20c</w:t>
      </w:r>
      <w:r w:rsidRPr="00621003">
        <w:rPr>
          <w:rFonts w:ascii="Calibri" w:hAnsi="Calibri"/>
          <w:b/>
          <w:sz w:val="18"/>
          <w:szCs w:val="18"/>
        </w:rPr>
        <w:t>)</w:t>
      </w:r>
    </w:p>
    <w:p w14:paraId="13067481" w14:textId="6B668635" w:rsidR="00291D42" w:rsidRPr="00782762" w:rsidRDefault="00291D42" w:rsidP="00291D42">
      <w:pPr>
        <w:pStyle w:val="ListParagraph"/>
        <w:numPr>
          <w:ilvl w:val="0"/>
          <w:numId w:val="11"/>
        </w:numPr>
        <w:rPr>
          <w:rFonts w:ascii="Calibri" w:hAnsi="Calibri"/>
          <w:sz w:val="18"/>
          <w:szCs w:val="18"/>
        </w:rPr>
      </w:pPr>
      <w:r>
        <w:rPr>
          <w:rFonts w:ascii="Calibri" w:hAnsi="Calibri"/>
          <w:sz w:val="18"/>
          <w:szCs w:val="18"/>
        </w:rPr>
        <w:t xml:space="preserve">This version of the MCH-24 requires the use of </w:t>
      </w:r>
      <w:proofErr w:type="gramStart"/>
      <w:r>
        <w:rPr>
          <w:rFonts w:ascii="Calibri" w:hAnsi="Calibri"/>
          <w:sz w:val="18"/>
          <w:szCs w:val="18"/>
        </w:rPr>
        <w:t>an ASTM</w:t>
      </w:r>
      <w:proofErr w:type="gramEnd"/>
      <w:r>
        <w:rPr>
          <w:rFonts w:ascii="Calibri" w:hAnsi="Calibri"/>
          <w:sz w:val="18"/>
          <w:szCs w:val="18"/>
        </w:rPr>
        <w:t xml:space="preserve"> E779-10 compliant software, typically provided by the blower door manufacturer. Confirm with the software vendor that it is compliant. Enter the name and version here.</w:t>
      </w:r>
    </w:p>
    <w:p w14:paraId="13067482" w14:textId="57377DF6" w:rsidR="00291D42" w:rsidRPr="00782762" w:rsidRDefault="00291D42" w:rsidP="00291D42">
      <w:pPr>
        <w:pStyle w:val="ListParagraph"/>
        <w:numPr>
          <w:ilvl w:val="0"/>
          <w:numId w:val="11"/>
        </w:numPr>
        <w:rPr>
          <w:rFonts w:ascii="Calibri" w:hAnsi="Calibri"/>
          <w:sz w:val="18"/>
          <w:szCs w:val="18"/>
        </w:rPr>
      </w:pPr>
      <w:r w:rsidRPr="00782762">
        <w:rPr>
          <w:rFonts w:ascii="Calibri" w:hAnsi="Calibri"/>
          <w:sz w:val="18"/>
          <w:szCs w:val="18"/>
        </w:rPr>
        <w:t>Enter the Pre-</w:t>
      </w:r>
      <w:r w:rsidR="007F2BA4">
        <w:rPr>
          <w:rFonts w:ascii="Calibri" w:hAnsi="Calibri"/>
          <w:sz w:val="18"/>
          <w:szCs w:val="18"/>
        </w:rPr>
        <w:t>T</w:t>
      </w:r>
      <w:r w:rsidRPr="00782762">
        <w:rPr>
          <w:rFonts w:ascii="Calibri" w:hAnsi="Calibri"/>
          <w:sz w:val="18"/>
          <w:szCs w:val="18"/>
        </w:rPr>
        <w:t>e</w:t>
      </w:r>
      <w:r>
        <w:rPr>
          <w:rFonts w:ascii="Calibri" w:hAnsi="Calibri"/>
          <w:sz w:val="18"/>
          <w:szCs w:val="18"/>
        </w:rPr>
        <w:t xml:space="preserve">st Baseline Building Pressure. </w:t>
      </w:r>
    </w:p>
    <w:p w14:paraId="13067483" w14:textId="2605B640" w:rsidR="00291D42" w:rsidRPr="00782762" w:rsidRDefault="00291D42" w:rsidP="00291D42">
      <w:pPr>
        <w:pStyle w:val="ListParagraph"/>
        <w:numPr>
          <w:ilvl w:val="0"/>
          <w:numId w:val="11"/>
        </w:numPr>
        <w:rPr>
          <w:rFonts w:ascii="Calibri" w:hAnsi="Calibri"/>
          <w:sz w:val="18"/>
          <w:szCs w:val="18"/>
        </w:rPr>
      </w:pPr>
      <w:r w:rsidRPr="00782762">
        <w:rPr>
          <w:rFonts w:ascii="Calibri" w:hAnsi="Calibri"/>
          <w:sz w:val="18"/>
          <w:szCs w:val="18"/>
        </w:rPr>
        <w:t xml:space="preserve">Enter the </w:t>
      </w:r>
      <w:r w:rsidR="007F2BA4">
        <w:rPr>
          <w:rFonts w:ascii="Calibri" w:hAnsi="Calibri"/>
          <w:sz w:val="18"/>
          <w:szCs w:val="18"/>
        </w:rPr>
        <w:t>T</w:t>
      </w:r>
      <w:r w:rsidRPr="00782762">
        <w:rPr>
          <w:rFonts w:ascii="Calibri" w:hAnsi="Calibri"/>
          <w:sz w:val="18"/>
          <w:szCs w:val="18"/>
        </w:rPr>
        <w:t xml:space="preserve">ime </w:t>
      </w:r>
      <w:r w:rsidR="007F2BA4">
        <w:rPr>
          <w:rFonts w:ascii="Calibri" w:hAnsi="Calibri"/>
          <w:sz w:val="18"/>
          <w:szCs w:val="18"/>
        </w:rPr>
        <w:t>A</w:t>
      </w:r>
      <w:r w:rsidRPr="00782762">
        <w:rPr>
          <w:rFonts w:ascii="Calibri" w:hAnsi="Calibri"/>
          <w:sz w:val="18"/>
          <w:szCs w:val="18"/>
        </w:rPr>
        <w:t xml:space="preserve">verage </w:t>
      </w:r>
      <w:r w:rsidR="007F2BA4">
        <w:rPr>
          <w:rFonts w:ascii="Calibri" w:hAnsi="Calibri"/>
          <w:sz w:val="18"/>
          <w:szCs w:val="18"/>
        </w:rPr>
        <w:t>P</w:t>
      </w:r>
      <w:r w:rsidRPr="00782762">
        <w:rPr>
          <w:rFonts w:ascii="Calibri" w:hAnsi="Calibri"/>
          <w:sz w:val="18"/>
          <w:szCs w:val="18"/>
        </w:rPr>
        <w:t>eriod used on the manometer during the test. Must be at least 10 seconds.</w:t>
      </w:r>
    </w:p>
    <w:p w14:paraId="13067484" w14:textId="77777777" w:rsidR="00291D42" w:rsidRDefault="00291D42" w:rsidP="00291D42">
      <w:pPr>
        <w:pStyle w:val="ListParagraph"/>
        <w:numPr>
          <w:ilvl w:val="0"/>
          <w:numId w:val="11"/>
        </w:numPr>
        <w:rPr>
          <w:rFonts w:ascii="Calibri" w:hAnsi="Calibri"/>
          <w:sz w:val="18"/>
          <w:szCs w:val="18"/>
        </w:rPr>
      </w:pPr>
      <w:r>
        <w:rPr>
          <w:rFonts w:ascii="Calibri" w:hAnsi="Calibri"/>
          <w:sz w:val="18"/>
          <w:szCs w:val="18"/>
        </w:rPr>
        <w:t>Select the type of test being performed: Pressurization (air blowing into house) or Depressurization (air blowing out of house).</w:t>
      </w:r>
      <w:r w:rsidRPr="00BF1ADA">
        <w:rPr>
          <w:rFonts w:ascii="Calibri" w:hAnsi="Calibri"/>
          <w:sz w:val="18"/>
          <w:szCs w:val="18"/>
        </w:rPr>
        <w:t xml:space="preserve"> All blower door induced pressures are to be negative relative to outside.</w:t>
      </w:r>
    </w:p>
    <w:p w14:paraId="13067485" w14:textId="442D8247" w:rsidR="00291D42" w:rsidRPr="00AE6219" w:rsidRDefault="00291D42" w:rsidP="00291D42">
      <w:pPr>
        <w:pStyle w:val="ListParagraph"/>
        <w:numPr>
          <w:ilvl w:val="0"/>
          <w:numId w:val="11"/>
        </w:numPr>
        <w:rPr>
          <w:rFonts w:ascii="Calibri" w:hAnsi="Calibri"/>
          <w:sz w:val="18"/>
          <w:szCs w:val="18"/>
        </w:rPr>
      </w:pPr>
      <w:r>
        <w:rPr>
          <w:rFonts w:ascii="Calibri" w:hAnsi="Calibri"/>
          <w:sz w:val="18"/>
          <w:szCs w:val="18"/>
        </w:rPr>
        <w:t>This field is automatically calculated. The Unadjusted Building Pressure Target is the Pre-test Baseline Building Pressure plus the target building pressure (-60 Pa).</w:t>
      </w:r>
    </w:p>
    <w:p w14:paraId="13067486" w14:textId="77777777" w:rsidR="00291D42" w:rsidRPr="00782762" w:rsidRDefault="00291D42" w:rsidP="00291D42">
      <w:pPr>
        <w:pStyle w:val="ListParagraph"/>
        <w:numPr>
          <w:ilvl w:val="0"/>
          <w:numId w:val="11"/>
        </w:numPr>
        <w:rPr>
          <w:rFonts w:ascii="Calibri" w:hAnsi="Calibri"/>
          <w:sz w:val="18"/>
          <w:szCs w:val="18"/>
        </w:rPr>
      </w:pPr>
      <w:r w:rsidRPr="00782762">
        <w:rPr>
          <w:rFonts w:ascii="Calibri" w:hAnsi="Calibri"/>
          <w:sz w:val="18"/>
          <w:szCs w:val="18"/>
        </w:rPr>
        <w:t>Enter the Measured Unadjusted Building Pressure straight from the manometer. It should be as close to the Unadjusted Building Pressure Target</w:t>
      </w:r>
      <w:r w:rsidRPr="00782762" w:rsidDel="009E36BC">
        <w:rPr>
          <w:rFonts w:ascii="Calibri" w:hAnsi="Calibri"/>
          <w:sz w:val="18"/>
          <w:szCs w:val="18"/>
        </w:rPr>
        <w:t xml:space="preserve"> </w:t>
      </w:r>
      <w:r w:rsidRPr="00782762">
        <w:rPr>
          <w:rFonts w:ascii="Calibri" w:hAnsi="Calibri"/>
          <w:sz w:val="18"/>
          <w:szCs w:val="18"/>
        </w:rPr>
        <w:t>as possible. All blower door induced pressures for the depressurization tests are to be negative relative to outside.</w:t>
      </w:r>
    </w:p>
    <w:p w14:paraId="13067487" w14:textId="77777777" w:rsidR="00291D42" w:rsidRPr="00782762" w:rsidRDefault="00291D42" w:rsidP="00291D42">
      <w:pPr>
        <w:pStyle w:val="ListParagraph"/>
        <w:numPr>
          <w:ilvl w:val="0"/>
          <w:numId w:val="1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 xml:space="preserve">. </w:t>
      </w:r>
      <w:r w:rsidRPr="00782762">
        <w:rPr>
          <w:rFonts w:ascii="Calibri" w:hAnsi="Calibri"/>
          <w:sz w:val="18"/>
          <w:szCs w:val="18"/>
        </w:rPr>
        <w:t>All blower door induced pressures for the depressurization tests are to be negative relative to outside.</w:t>
      </w:r>
    </w:p>
    <w:p w14:paraId="13067488" w14:textId="77777777" w:rsidR="00291D42" w:rsidRDefault="00291D42" w:rsidP="00291D42">
      <w:pPr>
        <w:pStyle w:val="ListParagraph"/>
        <w:numPr>
          <w:ilvl w:val="0"/>
          <w:numId w:val="11"/>
        </w:numPr>
        <w:rPr>
          <w:rFonts w:ascii="Calibri" w:hAnsi="Calibri"/>
          <w:sz w:val="18"/>
          <w:szCs w:val="18"/>
        </w:rPr>
      </w:pPr>
      <w:r>
        <w:rPr>
          <w:rFonts w:ascii="Calibri" w:hAnsi="Calibri"/>
          <w:sz w:val="18"/>
          <w:szCs w:val="18"/>
        </w:rPr>
        <w:t>When using the software for a multi-point test, a minimum of eight measurements must be taken over a range of pressures. This is where the user acknowledges that this was done.</w:t>
      </w:r>
    </w:p>
    <w:p w14:paraId="13067489" w14:textId="77777777" w:rsidR="00291D42" w:rsidRDefault="00291D42" w:rsidP="00291D42">
      <w:pPr>
        <w:pStyle w:val="ListParagraph"/>
        <w:numPr>
          <w:ilvl w:val="0"/>
          <w:numId w:val="11"/>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Post Test Baseline Building Pressure from the manometer.</w:t>
      </w:r>
    </w:p>
    <w:p w14:paraId="1306748A" w14:textId="77777777" w:rsidR="00291D42" w:rsidRPr="00782762" w:rsidRDefault="00291D42" w:rsidP="00291D42">
      <w:pPr>
        <w:pStyle w:val="ListParagraph"/>
        <w:numPr>
          <w:ilvl w:val="0"/>
          <w:numId w:val="11"/>
        </w:numPr>
        <w:rPr>
          <w:rFonts w:ascii="Calibri" w:hAnsi="Calibri"/>
          <w:sz w:val="18"/>
          <w:szCs w:val="18"/>
        </w:rPr>
      </w:pPr>
      <w:r>
        <w:rPr>
          <w:rFonts w:ascii="Calibri" w:hAnsi="Calibri"/>
          <w:sz w:val="18"/>
          <w:szCs w:val="18"/>
        </w:rPr>
        <w:t>Enter the final Corrected CFM50 reading from the software.</w:t>
      </w:r>
    </w:p>
    <w:p w14:paraId="1306748B" w14:textId="77777777" w:rsidR="00291D42" w:rsidRDefault="00291D42" w:rsidP="00291D42">
      <w:pPr>
        <w:rPr>
          <w:rFonts w:ascii="Calibri" w:hAnsi="Calibri"/>
          <w:sz w:val="18"/>
          <w:szCs w:val="18"/>
        </w:rPr>
      </w:pPr>
    </w:p>
    <w:p w14:paraId="1306748C" w14:textId="77777777" w:rsidR="00291D42" w:rsidRPr="00621003" w:rsidRDefault="00291D42" w:rsidP="00291D42">
      <w:pPr>
        <w:rPr>
          <w:rFonts w:ascii="Calibri" w:hAnsi="Calibri"/>
          <w:b/>
          <w:sz w:val="18"/>
          <w:szCs w:val="18"/>
        </w:rPr>
      </w:pPr>
      <w:r w:rsidRPr="00621003">
        <w:rPr>
          <w:rFonts w:ascii="Calibri" w:hAnsi="Calibri"/>
          <w:b/>
          <w:sz w:val="18"/>
          <w:szCs w:val="18"/>
        </w:rPr>
        <w:t>Section D. Altitude and Temperature Correction</w:t>
      </w:r>
      <w:r>
        <w:rPr>
          <w:rFonts w:ascii="Calibri" w:hAnsi="Calibri"/>
          <w:b/>
          <w:sz w:val="18"/>
          <w:szCs w:val="18"/>
        </w:rPr>
        <w:t xml:space="preserve"> </w:t>
      </w:r>
      <w:r w:rsidRPr="00730ED6">
        <w:rPr>
          <w:rFonts w:ascii="Calibri" w:hAnsi="Calibri"/>
          <w:sz w:val="18"/>
          <w:szCs w:val="18"/>
        </w:rPr>
        <w:t>(not used)</w:t>
      </w:r>
    </w:p>
    <w:p w14:paraId="1306748D" w14:textId="77777777" w:rsidR="00291D42" w:rsidRPr="0091667B" w:rsidRDefault="00291D42" w:rsidP="00291D42">
      <w:pPr>
        <w:rPr>
          <w:rFonts w:ascii="Calibri" w:hAnsi="Calibri"/>
          <w:sz w:val="18"/>
          <w:szCs w:val="18"/>
        </w:rPr>
      </w:pPr>
    </w:p>
    <w:p w14:paraId="1306748E" w14:textId="77777777" w:rsidR="00291D42" w:rsidRPr="008F0D91" w:rsidRDefault="00291D42" w:rsidP="00D66EFC">
      <w:pPr>
        <w:keepNext/>
        <w:rPr>
          <w:rFonts w:ascii="Calibri" w:hAnsi="Calibri"/>
          <w:b/>
          <w:sz w:val="18"/>
          <w:szCs w:val="18"/>
        </w:rPr>
      </w:pPr>
      <w:r w:rsidRPr="008F0D91">
        <w:rPr>
          <w:rFonts w:ascii="Calibri" w:hAnsi="Calibri"/>
          <w:b/>
          <w:sz w:val="18"/>
          <w:szCs w:val="18"/>
        </w:rPr>
        <w:lastRenderedPageBreak/>
        <w:t>Section E. Accuracy Adjustment</w:t>
      </w:r>
    </w:p>
    <w:p w14:paraId="1306748F" w14:textId="77777777" w:rsidR="00291D42" w:rsidRDefault="00291D42" w:rsidP="00D66EFC">
      <w:pPr>
        <w:pStyle w:val="ListParagraph"/>
        <w:keepNext/>
        <w:numPr>
          <w:ilvl w:val="0"/>
          <w:numId w:val="18"/>
        </w:numPr>
        <w:rPr>
          <w:rFonts w:ascii="Calibri" w:hAnsi="Calibri"/>
          <w:sz w:val="18"/>
          <w:szCs w:val="18"/>
        </w:rPr>
      </w:pPr>
      <w:r>
        <w:rPr>
          <w:rFonts w:ascii="Calibri" w:hAnsi="Calibri"/>
          <w:sz w:val="18"/>
          <w:szCs w:val="18"/>
        </w:rPr>
        <w:t>The software will provide a “Percent Uncertainty” value based on the readings taken. Enter that value here</w:t>
      </w:r>
    </w:p>
    <w:p w14:paraId="13067490" w14:textId="0C5E25A2" w:rsidR="00291D42" w:rsidRDefault="00291D42" w:rsidP="00D66EFC">
      <w:pPr>
        <w:pStyle w:val="ListParagraph"/>
        <w:keepNext/>
        <w:numPr>
          <w:ilvl w:val="0"/>
          <w:numId w:val="18"/>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 If the Percent Uncertainty level is 10% or less, the Accuracy Level is “Standard”. If the Percent Uncertainty level is greater than 10%, the Accuracy Level is “Reduced”.</w:t>
      </w:r>
    </w:p>
    <w:p w14:paraId="13067491" w14:textId="12D66C61" w:rsidR="00291D42" w:rsidRDefault="00291D42" w:rsidP="00D66EFC">
      <w:pPr>
        <w:pStyle w:val="ListParagraph"/>
        <w:keepNext/>
        <w:numPr>
          <w:ilvl w:val="0"/>
          <w:numId w:val="18"/>
        </w:numPr>
        <w:rPr>
          <w:rFonts w:ascii="Calibri" w:hAnsi="Calibri"/>
          <w:sz w:val="18"/>
          <w:szCs w:val="18"/>
        </w:rPr>
      </w:pPr>
      <w:r w:rsidRPr="00782762">
        <w:rPr>
          <w:rFonts w:ascii="Calibri" w:hAnsi="Calibri"/>
          <w:sz w:val="18"/>
          <w:szCs w:val="18"/>
        </w:rPr>
        <w:t>This field is automatically calculated</w:t>
      </w:r>
      <w:r>
        <w:rPr>
          <w:rFonts w:ascii="Calibri" w:hAnsi="Calibri"/>
          <w:sz w:val="18"/>
          <w:szCs w:val="18"/>
        </w:rPr>
        <w:t>:</w:t>
      </w:r>
    </w:p>
    <w:p w14:paraId="13067492" w14:textId="77777777" w:rsidR="00291D42" w:rsidRPr="00782762" w:rsidRDefault="00291D42" w:rsidP="00D66EFC">
      <w:pPr>
        <w:pStyle w:val="ListParagraph"/>
        <w:keepNext/>
        <w:numPr>
          <w:ilvl w:val="1"/>
          <w:numId w:val="18"/>
        </w:numPr>
        <w:rPr>
          <w:rFonts w:ascii="Calibri" w:hAnsi="Calibri"/>
          <w:sz w:val="18"/>
          <w:szCs w:val="18"/>
        </w:rPr>
      </w:pPr>
      <w:r w:rsidRPr="00782762">
        <w:rPr>
          <w:rFonts w:ascii="Calibri" w:hAnsi="Calibri"/>
          <w:sz w:val="18"/>
          <w:szCs w:val="18"/>
        </w:rPr>
        <w:t>If the Accuracy</w:t>
      </w:r>
      <w:r>
        <w:rPr>
          <w:rFonts w:ascii="Calibri" w:hAnsi="Calibri"/>
          <w:sz w:val="18"/>
          <w:szCs w:val="18"/>
        </w:rPr>
        <w:t xml:space="preserve"> Level is </w:t>
      </w:r>
      <w:r w:rsidRPr="00782762">
        <w:rPr>
          <w:rFonts w:ascii="Calibri" w:hAnsi="Calibri"/>
          <w:sz w:val="18"/>
          <w:szCs w:val="18"/>
        </w:rPr>
        <w:t xml:space="preserve">“Standard”, the </w:t>
      </w:r>
      <w:r w:rsidR="00D41E50">
        <w:rPr>
          <w:rFonts w:ascii="Calibri" w:hAnsi="Calibri"/>
          <w:sz w:val="18"/>
          <w:szCs w:val="18"/>
        </w:rPr>
        <w:t>Accuracy Adjustment Factor</w:t>
      </w:r>
      <w:r w:rsidRPr="00782762">
        <w:rPr>
          <w:rFonts w:ascii="Calibri" w:hAnsi="Calibri"/>
          <w:sz w:val="18"/>
          <w:szCs w:val="18"/>
        </w:rPr>
        <w:t xml:space="preserve"> will be 1 (no adjustment)</w:t>
      </w:r>
    </w:p>
    <w:p w14:paraId="13067493" w14:textId="77777777" w:rsidR="00291D42" w:rsidRDefault="00291D42" w:rsidP="00D66EFC">
      <w:pPr>
        <w:pStyle w:val="ListParagraph"/>
        <w:keepNext/>
        <w:numPr>
          <w:ilvl w:val="1"/>
          <w:numId w:val="18"/>
        </w:numPr>
        <w:rPr>
          <w:rFonts w:ascii="Calibri" w:hAnsi="Calibri"/>
          <w:sz w:val="18"/>
          <w:szCs w:val="18"/>
        </w:rPr>
      </w:pPr>
      <w:r w:rsidRPr="00782762">
        <w:rPr>
          <w:rFonts w:ascii="Calibri" w:hAnsi="Calibri"/>
          <w:sz w:val="18"/>
          <w:szCs w:val="18"/>
        </w:rPr>
        <w:t xml:space="preserve">If the Accuracy Level is “Reduced”, </w:t>
      </w:r>
      <w:r>
        <w:rPr>
          <w:rFonts w:ascii="Calibri" w:hAnsi="Calibri"/>
          <w:sz w:val="18"/>
          <w:szCs w:val="18"/>
        </w:rPr>
        <w:t xml:space="preserve">the </w:t>
      </w:r>
      <w:r w:rsidR="00D41E50">
        <w:rPr>
          <w:rFonts w:ascii="Calibri" w:hAnsi="Calibri"/>
          <w:sz w:val="18"/>
          <w:szCs w:val="18"/>
        </w:rPr>
        <w:t>Accuracy Adjustment Factor</w:t>
      </w:r>
      <w:r w:rsidRPr="00782762">
        <w:rPr>
          <w:rFonts w:ascii="Calibri" w:hAnsi="Calibri"/>
          <w:sz w:val="18"/>
          <w:szCs w:val="18"/>
        </w:rPr>
        <w:t xml:space="preserve"> </w:t>
      </w:r>
      <w:r>
        <w:rPr>
          <w:rFonts w:ascii="Calibri" w:hAnsi="Calibri"/>
          <w:sz w:val="18"/>
          <w:szCs w:val="18"/>
        </w:rPr>
        <w:t>will be adjusted by the Percent Uncertainty.</w:t>
      </w:r>
    </w:p>
    <w:p w14:paraId="13067494" w14:textId="47088560" w:rsidR="00291D42" w:rsidRDefault="00291D42" w:rsidP="00D66EFC">
      <w:pPr>
        <w:pStyle w:val="ListParagraph"/>
        <w:keepNext/>
        <w:numPr>
          <w:ilvl w:val="0"/>
          <w:numId w:val="18"/>
        </w:numPr>
        <w:rPr>
          <w:rFonts w:ascii="Calibri" w:hAnsi="Calibri"/>
          <w:sz w:val="18"/>
          <w:szCs w:val="18"/>
        </w:rPr>
      </w:pPr>
      <w:r w:rsidRPr="00782762">
        <w:rPr>
          <w:rFonts w:ascii="Calibri" w:hAnsi="Calibri"/>
          <w:sz w:val="18"/>
          <w:szCs w:val="18"/>
        </w:rPr>
        <w:t xml:space="preserve">This field is automatically calculated. The Adjusted CFM50 is the Corrected CFM50 multiplied </w:t>
      </w:r>
      <w:r>
        <w:rPr>
          <w:rFonts w:ascii="Calibri" w:hAnsi="Calibri"/>
          <w:sz w:val="18"/>
          <w:szCs w:val="18"/>
        </w:rPr>
        <w:t>by</w:t>
      </w:r>
      <w:r w:rsidRPr="00782762">
        <w:rPr>
          <w:rFonts w:ascii="Calibri" w:hAnsi="Calibri"/>
          <w:sz w:val="18"/>
          <w:szCs w:val="18"/>
        </w:rPr>
        <w:t xml:space="preserve"> the </w:t>
      </w:r>
      <w:r w:rsidR="00D41E50">
        <w:rPr>
          <w:rFonts w:ascii="Calibri" w:hAnsi="Calibri"/>
          <w:sz w:val="18"/>
          <w:szCs w:val="18"/>
        </w:rPr>
        <w:t>Accuracy Adjustment Factor</w:t>
      </w:r>
      <w:r w:rsidRPr="00782762">
        <w:rPr>
          <w:rFonts w:ascii="Calibri" w:hAnsi="Calibri"/>
          <w:sz w:val="18"/>
          <w:szCs w:val="18"/>
        </w:rPr>
        <w:t>.</w:t>
      </w:r>
    </w:p>
    <w:p w14:paraId="13067495" w14:textId="77777777" w:rsidR="00291D42" w:rsidRDefault="00291D42" w:rsidP="00291D42">
      <w:pPr>
        <w:rPr>
          <w:rFonts w:ascii="Calibri" w:hAnsi="Calibri"/>
          <w:b/>
          <w:sz w:val="18"/>
          <w:szCs w:val="18"/>
        </w:rPr>
      </w:pPr>
    </w:p>
    <w:p w14:paraId="13067496" w14:textId="77777777" w:rsidR="00291D42" w:rsidRPr="008F0D91" w:rsidRDefault="00291D42" w:rsidP="00291D42">
      <w:pPr>
        <w:rPr>
          <w:rFonts w:ascii="Calibri" w:hAnsi="Calibri"/>
          <w:b/>
          <w:sz w:val="18"/>
          <w:szCs w:val="18"/>
        </w:rPr>
      </w:pPr>
      <w:r w:rsidRPr="008F0D91">
        <w:rPr>
          <w:rFonts w:ascii="Calibri" w:hAnsi="Calibri"/>
          <w:b/>
          <w:sz w:val="18"/>
          <w:szCs w:val="18"/>
        </w:rPr>
        <w:t>Section F. Compliance Statement</w:t>
      </w:r>
    </w:p>
    <w:p w14:paraId="13067497" w14:textId="2CF1A04C" w:rsidR="00291D42" w:rsidRPr="008F0D91" w:rsidRDefault="00291D42" w:rsidP="00291D42">
      <w:pPr>
        <w:pStyle w:val="ListParagraph"/>
        <w:numPr>
          <w:ilvl w:val="0"/>
          <w:numId w:val="20"/>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13067498" w14:textId="77777777" w:rsidR="00291D42" w:rsidRDefault="00291D42" w:rsidP="00291D42">
      <w:pPr>
        <w:pStyle w:val="ListParagraph"/>
      </w:pPr>
    </w:p>
    <w:p w14:paraId="13067499" w14:textId="77777777" w:rsidR="00291D42" w:rsidRPr="00782762" w:rsidRDefault="00291D42" w:rsidP="00291D42">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1306749A" w14:textId="77777777" w:rsidR="00291D42" w:rsidRDefault="00291D42" w:rsidP="00291D42">
      <w:pPr>
        <w:pStyle w:val="ListParagraph"/>
        <w:numPr>
          <w:ilvl w:val="0"/>
          <w:numId w:val="19"/>
        </w:numPr>
        <w:rPr>
          <w:rFonts w:ascii="Calibri" w:hAnsi="Calibri"/>
          <w:sz w:val="18"/>
          <w:szCs w:val="18"/>
        </w:rPr>
      </w:pPr>
      <w:r>
        <w:rPr>
          <w:rFonts w:ascii="Calibri" w:hAnsi="Calibri"/>
          <w:sz w:val="18"/>
          <w:szCs w:val="18"/>
        </w:rPr>
        <w:t>This statement must be true (or not applicable) for the test to conform to the protocols.</w:t>
      </w:r>
    </w:p>
    <w:p w14:paraId="1306749B" w14:textId="77777777" w:rsidR="00291D42" w:rsidRPr="00782762" w:rsidRDefault="00291D42" w:rsidP="00291D42">
      <w:pPr>
        <w:pStyle w:val="ListParagraph"/>
        <w:numPr>
          <w:ilvl w:val="0"/>
          <w:numId w:val="19"/>
        </w:numPr>
        <w:rPr>
          <w:rFonts w:ascii="Calibri" w:hAnsi="Calibri"/>
          <w:sz w:val="18"/>
          <w:szCs w:val="18"/>
        </w:rPr>
      </w:pPr>
      <w:r>
        <w:rPr>
          <w:rFonts w:ascii="Calibri" w:hAnsi="Calibri"/>
          <w:sz w:val="18"/>
          <w:szCs w:val="18"/>
        </w:rPr>
        <w:t>This statement must be true (or not applicable) for the test to conform to the protocols.</w:t>
      </w:r>
    </w:p>
    <w:p w14:paraId="1306749C" w14:textId="77777777" w:rsidR="00291D42" w:rsidRPr="00782762" w:rsidRDefault="00291D42" w:rsidP="00291D42">
      <w:pPr>
        <w:pStyle w:val="ListParagraph"/>
        <w:numPr>
          <w:ilvl w:val="0"/>
          <w:numId w:val="19"/>
        </w:numPr>
        <w:rPr>
          <w:rFonts w:ascii="Calibri" w:hAnsi="Calibri"/>
          <w:sz w:val="18"/>
          <w:szCs w:val="18"/>
        </w:rPr>
      </w:pPr>
      <w:r>
        <w:rPr>
          <w:rFonts w:ascii="Calibri" w:hAnsi="Calibri"/>
          <w:sz w:val="18"/>
          <w:szCs w:val="18"/>
        </w:rPr>
        <w:t>This statement must be true (or not applicable) for the test to conform to the protocols.</w:t>
      </w:r>
    </w:p>
    <w:p w14:paraId="1306749D" w14:textId="77777777" w:rsidR="00291D42" w:rsidRPr="00782762" w:rsidRDefault="00291D42" w:rsidP="00291D42">
      <w:pPr>
        <w:pStyle w:val="ListParagraph"/>
        <w:numPr>
          <w:ilvl w:val="0"/>
          <w:numId w:val="19"/>
        </w:numPr>
        <w:rPr>
          <w:rFonts w:ascii="Calibri" w:hAnsi="Calibri"/>
          <w:sz w:val="18"/>
          <w:szCs w:val="18"/>
        </w:rPr>
      </w:pPr>
      <w:r>
        <w:rPr>
          <w:rFonts w:ascii="Calibri" w:hAnsi="Calibri"/>
          <w:sz w:val="18"/>
          <w:szCs w:val="18"/>
        </w:rPr>
        <w:t>This statement must be true (or not applicable) for the test to conform to the protocols.</w:t>
      </w:r>
    </w:p>
    <w:p w14:paraId="1306749E" w14:textId="77777777" w:rsidR="00291D42" w:rsidRPr="00782762" w:rsidRDefault="00291D42" w:rsidP="00291D42">
      <w:pPr>
        <w:pStyle w:val="ListParagraph"/>
        <w:numPr>
          <w:ilvl w:val="0"/>
          <w:numId w:val="19"/>
        </w:numPr>
        <w:rPr>
          <w:rFonts w:ascii="Calibri" w:hAnsi="Calibri"/>
          <w:sz w:val="18"/>
          <w:szCs w:val="18"/>
        </w:rPr>
      </w:pPr>
      <w:r>
        <w:rPr>
          <w:rFonts w:ascii="Calibri" w:hAnsi="Calibri"/>
          <w:sz w:val="18"/>
          <w:szCs w:val="18"/>
        </w:rPr>
        <w:t>This statement must be true (or not applicable) for the test to conform to the protocols.</w:t>
      </w:r>
    </w:p>
    <w:p w14:paraId="1306749F" w14:textId="77777777" w:rsidR="00291D42" w:rsidRDefault="00291D42" w:rsidP="00E33331">
      <w:pPr>
        <w:rPr>
          <w:rFonts w:asciiTheme="minorHAnsi" w:hAnsiTheme="minorHAnsi"/>
          <w:b/>
          <w:sz w:val="18"/>
          <w:szCs w:val="18"/>
        </w:rPr>
      </w:pPr>
    </w:p>
    <w:p w14:paraId="130674A0" w14:textId="77777777" w:rsidR="00BA4A71" w:rsidRPr="00BA4A71" w:rsidRDefault="00BA4A71" w:rsidP="00BA4A71">
      <w:pPr>
        <w:rPr>
          <w:rFonts w:asciiTheme="minorHAnsi" w:hAnsiTheme="minorHAnsi"/>
        </w:rPr>
      </w:pPr>
    </w:p>
    <w:p w14:paraId="130674A1" w14:textId="77777777" w:rsidR="00BA4A71" w:rsidRPr="00BA4A71" w:rsidRDefault="00BA4A71" w:rsidP="00BA4A71">
      <w:pPr>
        <w:rPr>
          <w:rFonts w:asciiTheme="minorHAnsi" w:hAnsiTheme="minorHAnsi"/>
        </w:rPr>
      </w:pPr>
    </w:p>
    <w:p w14:paraId="130674A2" w14:textId="77777777" w:rsidR="00BA4A71" w:rsidRDefault="00BA4A71" w:rsidP="00BA4A71">
      <w:pPr>
        <w:rPr>
          <w:rFonts w:asciiTheme="minorHAnsi" w:hAnsiTheme="minorHAnsi"/>
        </w:rPr>
      </w:pPr>
    </w:p>
    <w:p w14:paraId="130674A3" w14:textId="77777777" w:rsidR="00BA4A71" w:rsidRDefault="00BA4A71" w:rsidP="00BA4A71">
      <w:pPr>
        <w:rPr>
          <w:rFonts w:asciiTheme="minorHAnsi" w:hAnsiTheme="minorHAnsi"/>
        </w:rPr>
      </w:pPr>
    </w:p>
    <w:p w14:paraId="130674A4" w14:textId="77777777" w:rsidR="00781087" w:rsidRPr="00BA4A71" w:rsidRDefault="00781087" w:rsidP="00BA4A71">
      <w:pPr>
        <w:rPr>
          <w:rFonts w:asciiTheme="minorHAnsi" w:hAnsiTheme="minorHAnsi"/>
        </w:rPr>
        <w:sectPr w:rsidR="00781087" w:rsidRPr="00BA4A71" w:rsidSect="00223A37">
          <w:headerReference w:type="even" r:id="rId14"/>
          <w:headerReference w:type="default" r:id="rId15"/>
          <w:footerReference w:type="default" r:id="rId16"/>
          <w:headerReference w:type="first" r:id="rId17"/>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FA62B9" w:rsidRPr="001D2CD1" w14:paraId="130674A6" w14:textId="77777777" w:rsidTr="00BC3575">
        <w:tc>
          <w:tcPr>
            <w:tcW w:w="11016" w:type="dxa"/>
            <w:gridSpan w:val="3"/>
            <w:vAlign w:val="center"/>
          </w:tcPr>
          <w:p w14:paraId="130674A5" w14:textId="77777777" w:rsidR="00FA62B9" w:rsidRPr="008809A7" w:rsidRDefault="00FA62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8809A7">
              <w:rPr>
                <w:rFonts w:asciiTheme="minorHAnsi" w:hAnsiTheme="minorHAnsi"/>
                <w:b/>
                <w:szCs w:val="18"/>
              </w:rPr>
              <w:lastRenderedPageBreak/>
              <w:t>A. Building Air Leakage – General Information</w:t>
            </w:r>
          </w:p>
        </w:tc>
      </w:tr>
      <w:tr w:rsidR="00FA62B9" w:rsidRPr="001D2CD1" w14:paraId="130674AB" w14:textId="77777777" w:rsidTr="00BC3575">
        <w:tc>
          <w:tcPr>
            <w:tcW w:w="588" w:type="dxa"/>
            <w:vAlign w:val="center"/>
          </w:tcPr>
          <w:p w14:paraId="130674A7" w14:textId="77777777" w:rsidR="00FA62B9" w:rsidRPr="001D2CD1" w:rsidRDefault="000629B9" w:rsidP="00BC3575">
            <w:pPr>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1</w:t>
            </w:r>
          </w:p>
        </w:tc>
        <w:tc>
          <w:tcPr>
            <w:tcW w:w="4650" w:type="dxa"/>
          </w:tcPr>
          <w:p w14:paraId="130674A8" w14:textId="4C9F5714" w:rsidR="00FA62B9" w:rsidRPr="001D2CD1" w:rsidRDefault="00FA62B9" w:rsidP="00BC3575">
            <w:pPr>
              <w:rPr>
                <w:rFonts w:asciiTheme="minorHAnsi" w:hAnsiTheme="minorHAnsi"/>
                <w:sz w:val="18"/>
                <w:szCs w:val="18"/>
              </w:rPr>
            </w:pPr>
            <w:r w:rsidRPr="001D2CD1">
              <w:rPr>
                <w:rFonts w:asciiTheme="minorHAnsi" w:hAnsiTheme="minorHAnsi"/>
                <w:sz w:val="18"/>
                <w:szCs w:val="18"/>
              </w:rPr>
              <w:t>Test Procedure Used</w:t>
            </w:r>
          </w:p>
        </w:tc>
        <w:tc>
          <w:tcPr>
            <w:tcW w:w="5778" w:type="dxa"/>
          </w:tcPr>
          <w:p w14:paraId="130674A9" w14:textId="77777777" w:rsidR="00FA62B9" w:rsidRPr="001D2CD1" w:rsidRDefault="00FA62B9" w:rsidP="00BC3575">
            <w:pPr>
              <w:rPr>
                <w:rFonts w:asciiTheme="minorHAnsi" w:hAnsiTheme="minorHAnsi"/>
                <w:sz w:val="18"/>
                <w:szCs w:val="18"/>
              </w:rPr>
            </w:pPr>
            <w:r w:rsidRPr="001D2CD1">
              <w:rPr>
                <w:rFonts w:asciiTheme="minorHAnsi" w:hAnsiTheme="minorHAnsi"/>
                <w:sz w:val="18"/>
                <w:szCs w:val="18"/>
              </w:rPr>
              <w:t>&lt;&lt;user input, pull down list:</w:t>
            </w:r>
          </w:p>
          <w:p w14:paraId="130674AA" w14:textId="77777777" w:rsidR="00FA62B9" w:rsidRPr="001D2CD1" w:rsidRDefault="00FA62B9" w:rsidP="00045134">
            <w:pPr>
              <w:rPr>
                <w:rFonts w:asciiTheme="minorHAnsi" w:hAnsiTheme="minorHAnsi"/>
                <w:sz w:val="18"/>
                <w:szCs w:val="18"/>
              </w:rPr>
            </w:pPr>
            <w:r w:rsidRPr="001D2CD1">
              <w:rPr>
                <w:rFonts w:asciiTheme="minorHAnsi" w:hAnsiTheme="minorHAnsi"/>
                <w:sz w:val="18"/>
                <w:szCs w:val="18"/>
              </w:rPr>
              <w:t xml:space="preserve">Single-Point Test with Manual Meter – Display </w:t>
            </w:r>
            <w:r w:rsidR="00045134" w:rsidRPr="001D2CD1">
              <w:rPr>
                <w:rFonts w:asciiTheme="minorHAnsi" w:hAnsiTheme="minorHAnsi"/>
                <w:sz w:val="18"/>
                <w:szCs w:val="18"/>
              </w:rPr>
              <w:t xml:space="preserve">ENV-20a </w:t>
            </w:r>
            <w:r w:rsidRPr="001D2CD1">
              <w:rPr>
                <w:rFonts w:asciiTheme="minorHAnsi" w:hAnsiTheme="minorHAnsi"/>
                <w:sz w:val="18"/>
                <w:szCs w:val="18"/>
              </w:rPr>
              <w:t xml:space="preserve">below; Single-Point Test with Automatic Meter – Display </w:t>
            </w:r>
            <w:r w:rsidR="00045134" w:rsidRPr="001D2CD1">
              <w:rPr>
                <w:rFonts w:asciiTheme="minorHAnsi" w:hAnsiTheme="minorHAnsi"/>
                <w:sz w:val="18"/>
                <w:szCs w:val="18"/>
              </w:rPr>
              <w:t xml:space="preserve">ENV-20b </w:t>
            </w:r>
            <w:r w:rsidRPr="001D2CD1">
              <w:rPr>
                <w:rFonts w:asciiTheme="minorHAnsi" w:hAnsiTheme="minorHAnsi"/>
                <w:sz w:val="18"/>
                <w:szCs w:val="18"/>
              </w:rPr>
              <w:t xml:space="preserve">below; Multi-Point Test – Display </w:t>
            </w:r>
            <w:r w:rsidR="00045134" w:rsidRPr="001D2CD1">
              <w:rPr>
                <w:rFonts w:asciiTheme="minorHAnsi" w:hAnsiTheme="minorHAnsi"/>
                <w:sz w:val="18"/>
                <w:szCs w:val="18"/>
              </w:rPr>
              <w:t xml:space="preserve">ENV-20c </w:t>
            </w:r>
            <w:r w:rsidRPr="001D2CD1">
              <w:rPr>
                <w:rFonts w:asciiTheme="minorHAnsi" w:hAnsiTheme="minorHAnsi"/>
                <w:sz w:val="18"/>
                <w:szCs w:val="18"/>
              </w:rPr>
              <w:t xml:space="preserve">below; Repeated Single Point with Manual Meter – Display </w:t>
            </w:r>
            <w:r w:rsidR="00045134" w:rsidRPr="001D2CD1">
              <w:rPr>
                <w:rFonts w:asciiTheme="minorHAnsi" w:hAnsiTheme="minorHAnsi"/>
                <w:sz w:val="18"/>
                <w:szCs w:val="18"/>
              </w:rPr>
              <w:t xml:space="preserve">ENV-20d </w:t>
            </w:r>
            <w:r w:rsidRPr="001D2CD1">
              <w:rPr>
                <w:rFonts w:asciiTheme="minorHAnsi" w:hAnsiTheme="minorHAnsi"/>
                <w:sz w:val="18"/>
                <w:szCs w:val="18"/>
              </w:rPr>
              <w:t xml:space="preserve">below; Repeated Single Point with Automatic Meter – Display </w:t>
            </w:r>
            <w:r w:rsidR="00045134" w:rsidRPr="001D2CD1">
              <w:rPr>
                <w:rFonts w:asciiTheme="minorHAnsi" w:hAnsiTheme="minorHAnsi"/>
                <w:sz w:val="18"/>
                <w:szCs w:val="18"/>
              </w:rPr>
              <w:t xml:space="preserve">ENV-20e </w:t>
            </w:r>
            <w:r w:rsidRPr="001D2CD1">
              <w:rPr>
                <w:rFonts w:asciiTheme="minorHAnsi" w:hAnsiTheme="minorHAnsi"/>
                <w:sz w:val="18"/>
                <w:szCs w:val="18"/>
              </w:rPr>
              <w:t>below</w:t>
            </w:r>
            <w:r w:rsidR="00045134" w:rsidRPr="001D2CD1">
              <w:rPr>
                <w:rFonts w:asciiTheme="minorHAnsi" w:hAnsiTheme="minorHAnsi"/>
                <w:sz w:val="18"/>
                <w:szCs w:val="18"/>
              </w:rPr>
              <w:t>&gt;&gt;</w:t>
            </w:r>
          </w:p>
        </w:tc>
      </w:tr>
      <w:tr w:rsidR="00FA62B9" w:rsidRPr="001D2CD1" w14:paraId="130674AF" w14:textId="77777777" w:rsidTr="00BC3575">
        <w:tc>
          <w:tcPr>
            <w:tcW w:w="588" w:type="dxa"/>
            <w:vAlign w:val="center"/>
          </w:tcPr>
          <w:p w14:paraId="130674AC" w14:textId="77777777" w:rsidR="00FA62B9" w:rsidRPr="001D2CD1" w:rsidRDefault="000629B9" w:rsidP="00BC3575">
            <w:pPr>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2</w:t>
            </w:r>
          </w:p>
        </w:tc>
        <w:tc>
          <w:tcPr>
            <w:tcW w:w="4650" w:type="dxa"/>
          </w:tcPr>
          <w:p w14:paraId="130674AD" w14:textId="6251E8F8" w:rsidR="00FA62B9" w:rsidRPr="001D2CD1" w:rsidRDefault="00FA62B9" w:rsidP="00BC3575">
            <w:pPr>
              <w:rPr>
                <w:rFonts w:asciiTheme="minorHAnsi" w:hAnsiTheme="minorHAnsi"/>
                <w:sz w:val="18"/>
                <w:szCs w:val="18"/>
              </w:rPr>
            </w:pPr>
            <w:r w:rsidRPr="001D2CD1">
              <w:rPr>
                <w:rFonts w:asciiTheme="minorHAnsi" w:hAnsiTheme="minorHAnsi"/>
                <w:sz w:val="18"/>
                <w:szCs w:val="18"/>
              </w:rPr>
              <w:t xml:space="preserve">Building Air Leakage Target from </w:t>
            </w:r>
            <w:r w:rsidR="00EF235C" w:rsidRPr="001D2CD1">
              <w:rPr>
                <w:rFonts w:asciiTheme="minorHAnsi" w:hAnsiTheme="minorHAnsi"/>
                <w:sz w:val="18"/>
                <w:szCs w:val="18"/>
              </w:rPr>
              <w:t>CF1R</w:t>
            </w:r>
          </w:p>
        </w:tc>
        <w:tc>
          <w:tcPr>
            <w:tcW w:w="5778" w:type="dxa"/>
          </w:tcPr>
          <w:p w14:paraId="130674AE" w14:textId="77777777" w:rsidR="00FA62B9" w:rsidRPr="001D2CD1" w:rsidRDefault="00FA62B9" w:rsidP="00BC3575">
            <w:pPr>
              <w:rPr>
                <w:rFonts w:asciiTheme="minorHAnsi" w:hAnsiTheme="minorHAnsi"/>
                <w:sz w:val="18"/>
                <w:szCs w:val="18"/>
              </w:rPr>
            </w:pPr>
            <w:r w:rsidRPr="001D2CD1">
              <w:rPr>
                <w:rFonts w:asciiTheme="minorHAnsi" w:hAnsiTheme="minorHAnsi"/>
                <w:sz w:val="18"/>
                <w:szCs w:val="18"/>
              </w:rPr>
              <w:t xml:space="preserve">&lt;&lt;number pulled from </w:t>
            </w:r>
            <w:r w:rsidR="00EF235C" w:rsidRPr="001D2CD1">
              <w:rPr>
                <w:rFonts w:asciiTheme="minorHAnsi" w:hAnsiTheme="minorHAnsi"/>
                <w:sz w:val="18"/>
                <w:szCs w:val="18"/>
              </w:rPr>
              <w:t>CF1R</w:t>
            </w:r>
            <w:r w:rsidR="00045134" w:rsidRPr="001D2CD1">
              <w:rPr>
                <w:rFonts w:asciiTheme="minorHAnsi" w:hAnsiTheme="minorHAnsi"/>
                <w:sz w:val="18"/>
                <w:szCs w:val="18"/>
              </w:rPr>
              <w:t>&gt;&gt;</w:t>
            </w:r>
          </w:p>
        </w:tc>
      </w:tr>
      <w:tr w:rsidR="00FA62B9" w:rsidRPr="001D2CD1" w14:paraId="130674B3" w14:textId="77777777" w:rsidTr="00BC3575">
        <w:tc>
          <w:tcPr>
            <w:tcW w:w="588" w:type="dxa"/>
            <w:vAlign w:val="center"/>
          </w:tcPr>
          <w:p w14:paraId="130674B0" w14:textId="77777777" w:rsidR="00FA62B9" w:rsidRPr="001D2CD1" w:rsidRDefault="000629B9" w:rsidP="00BC3575">
            <w:pPr>
              <w:jc w:val="center"/>
              <w:rPr>
                <w:rFonts w:asciiTheme="minorHAnsi" w:hAnsiTheme="minorHAnsi"/>
                <w:b/>
                <w:sz w:val="18"/>
                <w:szCs w:val="18"/>
              </w:rPr>
            </w:pPr>
            <w:r w:rsidRPr="001D2CD1">
              <w:rPr>
                <w:rFonts w:asciiTheme="minorHAnsi" w:hAnsiTheme="minorHAnsi"/>
                <w:sz w:val="18"/>
                <w:szCs w:val="18"/>
              </w:rPr>
              <w:t>0</w:t>
            </w:r>
            <w:r w:rsidR="00FA62B9" w:rsidRPr="001D2CD1">
              <w:rPr>
                <w:rFonts w:asciiTheme="minorHAnsi" w:hAnsiTheme="minorHAnsi"/>
                <w:sz w:val="18"/>
                <w:szCs w:val="18"/>
              </w:rPr>
              <w:t>3</w:t>
            </w:r>
          </w:p>
        </w:tc>
        <w:tc>
          <w:tcPr>
            <w:tcW w:w="4650" w:type="dxa"/>
          </w:tcPr>
          <w:p w14:paraId="130674B1" w14:textId="49815C39" w:rsidR="00FA62B9" w:rsidRPr="001D2CD1" w:rsidRDefault="00FA62B9" w:rsidP="00321FFA">
            <w:pPr>
              <w:rPr>
                <w:rFonts w:asciiTheme="minorHAnsi" w:hAnsiTheme="minorHAnsi"/>
                <w:sz w:val="18"/>
                <w:szCs w:val="18"/>
              </w:rPr>
            </w:pPr>
            <w:r w:rsidRPr="001D2CD1">
              <w:rPr>
                <w:rFonts w:asciiTheme="minorHAnsi" w:hAnsiTheme="minorHAnsi"/>
                <w:sz w:val="18"/>
                <w:szCs w:val="18"/>
              </w:rPr>
              <w:t xml:space="preserve">Indoor </w:t>
            </w:r>
            <w:r w:rsidR="00321FFA">
              <w:rPr>
                <w:rFonts w:asciiTheme="minorHAnsi" w:hAnsiTheme="minorHAnsi"/>
                <w:sz w:val="18"/>
                <w:szCs w:val="18"/>
              </w:rPr>
              <w:t>T</w:t>
            </w:r>
            <w:r w:rsidRPr="001D2CD1">
              <w:rPr>
                <w:rFonts w:asciiTheme="minorHAnsi" w:hAnsiTheme="minorHAnsi"/>
                <w:sz w:val="18"/>
                <w:szCs w:val="18"/>
              </w:rPr>
              <w:t xml:space="preserve">emperature </w:t>
            </w:r>
            <w:r w:rsidR="00321FFA">
              <w:rPr>
                <w:rFonts w:asciiTheme="minorHAnsi" w:hAnsiTheme="minorHAnsi"/>
                <w:sz w:val="18"/>
                <w:szCs w:val="18"/>
              </w:rPr>
              <w:t>D</w:t>
            </w:r>
            <w:r w:rsidRPr="001D2CD1">
              <w:rPr>
                <w:rFonts w:asciiTheme="minorHAnsi" w:hAnsiTheme="minorHAnsi"/>
                <w:sz w:val="18"/>
                <w:szCs w:val="18"/>
              </w:rPr>
              <w:t xml:space="preserve">uring </w:t>
            </w:r>
            <w:r w:rsidR="00321FFA">
              <w:rPr>
                <w:rFonts w:asciiTheme="minorHAnsi" w:hAnsiTheme="minorHAnsi"/>
                <w:sz w:val="18"/>
                <w:szCs w:val="18"/>
              </w:rPr>
              <w:t>T</w:t>
            </w:r>
            <w:r w:rsidRPr="001D2CD1">
              <w:rPr>
                <w:rFonts w:asciiTheme="minorHAnsi" w:hAnsiTheme="minorHAnsi"/>
                <w:sz w:val="18"/>
                <w:szCs w:val="18"/>
              </w:rPr>
              <w:t>est (</w:t>
            </w:r>
            <w:r w:rsidR="00321FFA">
              <w:rPr>
                <w:rFonts w:asciiTheme="minorHAnsi" w:hAnsiTheme="minorHAnsi"/>
                <w:sz w:val="18"/>
                <w:szCs w:val="18"/>
              </w:rPr>
              <w:t>°</w:t>
            </w:r>
            <w:r w:rsidRPr="001D2CD1">
              <w:rPr>
                <w:rFonts w:asciiTheme="minorHAnsi" w:hAnsiTheme="minorHAnsi"/>
                <w:sz w:val="18"/>
                <w:szCs w:val="18"/>
              </w:rPr>
              <w:t>F)</w:t>
            </w:r>
          </w:p>
        </w:tc>
        <w:tc>
          <w:tcPr>
            <w:tcW w:w="5778" w:type="dxa"/>
          </w:tcPr>
          <w:p w14:paraId="130674B2" w14:textId="77777777" w:rsidR="00FA62B9" w:rsidRPr="001D2CD1" w:rsidRDefault="00FA62B9" w:rsidP="00BC3575">
            <w:pPr>
              <w:tabs>
                <w:tab w:val="left" w:pos="2189"/>
              </w:tabs>
              <w:rPr>
                <w:rFonts w:asciiTheme="minorHAnsi" w:hAnsiTheme="minorHAnsi"/>
                <w:sz w:val="18"/>
                <w:szCs w:val="18"/>
              </w:rPr>
            </w:pPr>
            <w:r w:rsidRPr="001D2CD1">
              <w:rPr>
                <w:rFonts w:asciiTheme="minorHAnsi" w:hAnsiTheme="minorHAnsi"/>
                <w:sz w:val="18"/>
                <w:szCs w:val="18"/>
              </w:rPr>
              <w:t xml:space="preserve">&lt;&lt;user input, </w:t>
            </w:r>
            <w:proofErr w:type="spellStart"/>
            <w:r w:rsidRPr="001D2CD1">
              <w:rPr>
                <w:rFonts w:asciiTheme="minorHAnsi" w:hAnsiTheme="minorHAnsi"/>
                <w:sz w:val="18"/>
                <w:szCs w:val="18"/>
              </w:rPr>
              <w:t>degF</w:t>
            </w:r>
            <w:proofErr w:type="spellEnd"/>
            <w:r w:rsidRPr="001D2CD1">
              <w:rPr>
                <w:rFonts w:asciiTheme="minorHAnsi" w:hAnsiTheme="minorHAnsi"/>
                <w:sz w:val="18"/>
                <w:szCs w:val="18"/>
              </w:rPr>
              <w:t>&gt;&gt;</w:t>
            </w:r>
            <w:r w:rsidRPr="001D2CD1">
              <w:rPr>
                <w:rFonts w:asciiTheme="minorHAnsi" w:hAnsiTheme="minorHAnsi"/>
                <w:sz w:val="18"/>
                <w:szCs w:val="18"/>
              </w:rPr>
              <w:tab/>
            </w:r>
          </w:p>
        </w:tc>
      </w:tr>
      <w:tr w:rsidR="00FA62B9" w:rsidRPr="001D2CD1" w14:paraId="130674B7" w14:textId="77777777" w:rsidTr="00BC3575">
        <w:tc>
          <w:tcPr>
            <w:tcW w:w="588" w:type="dxa"/>
            <w:vAlign w:val="center"/>
          </w:tcPr>
          <w:p w14:paraId="130674B4" w14:textId="77777777" w:rsidR="00FA62B9" w:rsidRPr="001D2CD1" w:rsidRDefault="000629B9" w:rsidP="00BC3575">
            <w:pPr>
              <w:jc w:val="center"/>
              <w:rPr>
                <w:rFonts w:asciiTheme="minorHAnsi" w:hAnsiTheme="minorHAnsi"/>
                <w:b/>
                <w:sz w:val="18"/>
                <w:szCs w:val="18"/>
              </w:rPr>
            </w:pPr>
            <w:r w:rsidRPr="001D2CD1">
              <w:rPr>
                <w:rFonts w:asciiTheme="minorHAnsi" w:hAnsiTheme="minorHAnsi"/>
                <w:sz w:val="18"/>
                <w:szCs w:val="18"/>
              </w:rPr>
              <w:t>0</w:t>
            </w:r>
            <w:r w:rsidR="00FA62B9" w:rsidRPr="001D2CD1">
              <w:rPr>
                <w:rFonts w:asciiTheme="minorHAnsi" w:hAnsiTheme="minorHAnsi"/>
                <w:sz w:val="18"/>
                <w:szCs w:val="18"/>
              </w:rPr>
              <w:t>4</w:t>
            </w:r>
          </w:p>
        </w:tc>
        <w:tc>
          <w:tcPr>
            <w:tcW w:w="4650" w:type="dxa"/>
          </w:tcPr>
          <w:p w14:paraId="130674B5" w14:textId="59A5A801" w:rsidR="00FA62B9" w:rsidRPr="001D2CD1" w:rsidRDefault="00FA62B9" w:rsidP="00321FFA">
            <w:pPr>
              <w:rPr>
                <w:rFonts w:asciiTheme="minorHAnsi" w:hAnsiTheme="minorHAnsi"/>
                <w:sz w:val="18"/>
                <w:szCs w:val="18"/>
              </w:rPr>
            </w:pPr>
            <w:r w:rsidRPr="001D2CD1">
              <w:rPr>
                <w:rFonts w:asciiTheme="minorHAnsi" w:hAnsiTheme="minorHAnsi"/>
                <w:sz w:val="18"/>
                <w:szCs w:val="18"/>
              </w:rPr>
              <w:t xml:space="preserve">Outdoor </w:t>
            </w:r>
            <w:r w:rsidR="00321FFA">
              <w:rPr>
                <w:rFonts w:asciiTheme="minorHAnsi" w:hAnsiTheme="minorHAnsi"/>
                <w:sz w:val="18"/>
                <w:szCs w:val="18"/>
              </w:rPr>
              <w:t>T</w:t>
            </w:r>
            <w:r w:rsidRPr="001D2CD1">
              <w:rPr>
                <w:rFonts w:asciiTheme="minorHAnsi" w:hAnsiTheme="minorHAnsi"/>
                <w:sz w:val="18"/>
                <w:szCs w:val="18"/>
              </w:rPr>
              <w:t xml:space="preserve">emperature </w:t>
            </w:r>
            <w:r w:rsidR="00321FFA">
              <w:rPr>
                <w:rFonts w:asciiTheme="minorHAnsi" w:hAnsiTheme="minorHAnsi"/>
                <w:sz w:val="18"/>
                <w:szCs w:val="18"/>
              </w:rPr>
              <w:t>D</w:t>
            </w:r>
            <w:r w:rsidRPr="001D2CD1">
              <w:rPr>
                <w:rFonts w:asciiTheme="minorHAnsi" w:hAnsiTheme="minorHAnsi"/>
                <w:sz w:val="18"/>
                <w:szCs w:val="18"/>
              </w:rPr>
              <w:t xml:space="preserve">uring </w:t>
            </w:r>
            <w:r w:rsidR="00321FFA">
              <w:rPr>
                <w:rFonts w:asciiTheme="minorHAnsi" w:hAnsiTheme="minorHAnsi"/>
                <w:sz w:val="18"/>
                <w:szCs w:val="18"/>
              </w:rPr>
              <w:t>T</w:t>
            </w:r>
            <w:r w:rsidRPr="001D2CD1">
              <w:rPr>
                <w:rFonts w:asciiTheme="minorHAnsi" w:hAnsiTheme="minorHAnsi"/>
                <w:sz w:val="18"/>
                <w:szCs w:val="18"/>
              </w:rPr>
              <w:t>est (</w:t>
            </w:r>
            <w:r w:rsidR="00321FFA">
              <w:rPr>
                <w:rFonts w:asciiTheme="minorHAnsi" w:hAnsiTheme="minorHAnsi"/>
                <w:sz w:val="18"/>
                <w:szCs w:val="18"/>
              </w:rPr>
              <w:t>°</w:t>
            </w:r>
            <w:r w:rsidRPr="001D2CD1">
              <w:rPr>
                <w:rFonts w:asciiTheme="minorHAnsi" w:hAnsiTheme="minorHAnsi"/>
                <w:sz w:val="18"/>
                <w:szCs w:val="18"/>
              </w:rPr>
              <w:t>F)</w:t>
            </w:r>
          </w:p>
        </w:tc>
        <w:tc>
          <w:tcPr>
            <w:tcW w:w="5778" w:type="dxa"/>
          </w:tcPr>
          <w:p w14:paraId="130674B6" w14:textId="77777777" w:rsidR="00FA62B9" w:rsidRPr="001D2CD1" w:rsidRDefault="00FA62B9" w:rsidP="00BC3575">
            <w:pPr>
              <w:rPr>
                <w:rFonts w:asciiTheme="minorHAnsi" w:hAnsiTheme="minorHAnsi"/>
                <w:sz w:val="18"/>
                <w:szCs w:val="18"/>
              </w:rPr>
            </w:pPr>
            <w:r w:rsidRPr="001D2CD1">
              <w:rPr>
                <w:rFonts w:asciiTheme="minorHAnsi" w:hAnsiTheme="minorHAnsi"/>
                <w:sz w:val="18"/>
                <w:szCs w:val="18"/>
              </w:rPr>
              <w:t xml:space="preserve">&lt;&lt;user input, </w:t>
            </w:r>
            <w:proofErr w:type="spellStart"/>
            <w:r w:rsidRPr="001D2CD1">
              <w:rPr>
                <w:rFonts w:asciiTheme="minorHAnsi" w:hAnsiTheme="minorHAnsi"/>
                <w:sz w:val="18"/>
                <w:szCs w:val="18"/>
              </w:rPr>
              <w:t>degF</w:t>
            </w:r>
            <w:proofErr w:type="spellEnd"/>
            <w:r w:rsidRPr="001D2CD1">
              <w:rPr>
                <w:rFonts w:asciiTheme="minorHAnsi" w:hAnsiTheme="minorHAnsi"/>
                <w:sz w:val="18"/>
                <w:szCs w:val="18"/>
              </w:rPr>
              <w:t>&gt;&gt;</w:t>
            </w:r>
            <w:r w:rsidRPr="001D2CD1">
              <w:rPr>
                <w:rFonts w:asciiTheme="minorHAnsi" w:hAnsiTheme="minorHAnsi"/>
                <w:sz w:val="18"/>
                <w:szCs w:val="18"/>
              </w:rPr>
              <w:tab/>
            </w:r>
          </w:p>
        </w:tc>
      </w:tr>
      <w:tr w:rsidR="00FA62B9" w:rsidRPr="001D2CD1" w14:paraId="130674BB" w14:textId="77777777" w:rsidTr="00BC3575">
        <w:tc>
          <w:tcPr>
            <w:tcW w:w="588" w:type="dxa"/>
            <w:vAlign w:val="center"/>
          </w:tcPr>
          <w:p w14:paraId="130674B8" w14:textId="77777777" w:rsidR="00FA62B9" w:rsidRPr="001D2CD1" w:rsidRDefault="000629B9" w:rsidP="00BC3575">
            <w:pPr>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5</w:t>
            </w:r>
          </w:p>
        </w:tc>
        <w:tc>
          <w:tcPr>
            <w:tcW w:w="4650" w:type="dxa"/>
          </w:tcPr>
          <w:p w14:paraId="130674B9" w14:textId="6802C0BD" w:rsidR="00FA62B9" w:rsidRPr="001D2CD1" w:rsidRDefault="00FA62B9" w:rsidP="00321FFA">
            <w:pPr>
              <w:rPr>
                <w:rFonts w:asciiTheme="minorHAnsi" w:hAnsiTheme="minorHAnsi"/>
                <w:sz w:val="18"/>
                <w:szCs w:val="18"/>
              </w:rPr>
            </w:pPr>
            <w:r w:rsidRPr="001D2CD1">
              <w:rPr>
                <w:rFonts w:asciiTheme="minorHAnsi" w:hAnsiTheme="minorHAnsi"/>
                <w:sz w:val="18"/>
                <w:szCs w:val="18"/>
              </w:rPr>
              <w:t xml:space="preserve">Blower </w:t>
            </w:r>
            <w:r w:rsidR="00321FFA">
              <w:rPr>
                <w:rFonts w:asciiTheme="minorHAnsi" w:hAnsiTheme="minorHAnsi"/>
                <w:sz w:val="18"/>
                <w:szCs w:val="18"/>
              </w:rPr>
              <w:t>D</w:t>
            </w:r>
            <w:r w:rsidRPr="001D2CD1">
              <w:rPr>
                <w:rFonts w:asciiTheme="minorHAnsi" w:hAnsiTheme="minorHAnsi"/>
                <w:sz w:val="18"/>
                <w:szCs w:val="18"/>
              </w:rPr>
              <w:t xml:space="preserve">oor </w:t>
            </w:r>
            <w:r w:rsidR="00321FFA">
              <w:rPr>
                <w:rFonts w:asciiTheme="minorHAnsi" w:hAnsiTheme="minorHAnsi"/>
                <w:sz w:val="18"/>
                <w:szCs w:val="18"/>
              </w:rPr>
              <w:t>L</w:t>
            </w:r>
            <w:r w:rsidRPr="001D2CD1">
              <w:rPr>
                <w:rFonts w:asciiTheme="minorHAnsi" w:hAnsiTheme="minorHAnsi"/>
                <w:sz w:val="18"/>
                <w:szCs w:val="18"/>
              </w:rPr>
              <w:t>ocation</w:t>
            </w:r>
          </w:p>
        </w:tc>
        <w:tc>
          <w:tcPr>
            <w:tcW w:w="5778" w:type="dxa"/>
          </w:tcPr>
          <w:p w14:paraId="130674BA" w14:textId="77777777" w:rsidR="00FA62B9" w:rsidRPr="001D2CD1" w:rsidRDefault="00FA62B9" w:rsidP="00BC3575">
            <w:pPr>
              <w:rPr>
                <w:rFonts w:asciiTheme="minorHAnsi" w:hAnsiTheme="minorHAnsi"/>
                <w:sz w:val="18"/>
                <w:szCs w:val="18"/>
              </w:rPr>
            </w:pPr>
            <w:r w:rsidRPr="001D2CD1">
              <w:rPr>
                <w:rFonts w:asciiTheme="minorHAnsi" w:hAnsiTheme="minorHAnsi"/>
                <w:sz w:val="18"/>
                <w:szCs w:val="18"/>
              </w:rPr>
              <w:t>&lt;&lt;user input, text, maximum 50 characters&gt;&gt;</w:t>
            </w:r>
          </w:p>
        </w:tc>
      </w:tr>
      <w:tr w:rsidR="00FA62B9" w:rsidRPr="001D2CD1" w14:paraId="130674BF" w14:textId="77777777" w:rsidTr="00BC3575">
        <w:tc>
          <w:tcPr>
            <w:tcW w:w="588" w:type="dxa"/>
            <w:vAlign w:val="center"/>
          </w:tcPr>
          <w:p w14:paraId="130674BC" w14:textId="77777777" w:rsidR="00FA62B9" w:rsidRPr="001D2CD1" w:rsidRDefault="000629B9" w:rsidP="00BC3575">
            <w:pPr>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6</w:t>
            </w:r>
          </w:p>
        </w:tc>
        <w:tc>
          <w:tcPr>
            <w:tcW w:w="4650" w:type="dxa"/>
          </w:tcPr>
          <w:p w14:paraId="130674BD" w14:textId="1D10870D" w:rsidR="00FA62B9" w:rsidRPr="001D2CD1" w:rsidDel="00752910" w:rsidRDefault="00FA62B9" w:rsidP="00BC3575">
            <w:pPr>
              <w:rPr>
                <w:rFonts w:asciiTheme="minorHAnsi" w:hAnsiTheme="minorHAnsi"/>
                <w:sz w:val="18"/>
                <w:szCs w:val="18"/>
              </w:rPr>
            </w:pPr>
            <w:r w:rsidRPr="001D2CD1">
              <w:rPr>
                <w:rFonts w:asciiTheme="minorHAnsi" w:hAnsiTheme="minorHAnsi"/>
                <w:sz w:val="18"/>
                <w:szCs w:val="18"/>
              </w:rPr>
              <w:t>Building Elevation (</w:t>
            </w:r>
            <w:proofErr w:type="spellStart"/>
            <w:r w:rsidRPr="001D2CD1">
              <w:rPr>
                <w:rFonts w:asciiTheme="minorHAnsi" w:hAnsiTheme="minorHAnsi"/>
                <w:sz w:val="18"/>
                <w:szCs w:val="18"/>
              </w:rPr>
              <w:t>ft</w:t>
            </w:r>
            <w:proofErr w:type="spellEnd"/>
            <w:r w:rsidRPr="001D2CD1">
              <w:rPr>
                <w:rFonts w:asciiTheme="minorHAnsi" w:hAnsiTheme="minorHAnsi"/>
                <w:sz w:val="18"/>
                <w:szCs w:val="18"/>
              </w:rPr>
              <w:t>)</w:t>
            </w:r>
          </w:p>
        </w:tc>
        <w:tc>
          <w:tcPr>
            <w:tcW w:w="5778" w:type="dxa"/>
          </w:tcPr>
          <w:p w14:paraId="130674BE" w14:textId="77777777" w:rsidR="00FA62B9" w:rsidRPr="001D2CD1" w:rsidDel="00752910" w:rsidRDefault="00FA62B9" w:rsidP="00BC3575">
            <w:pPr>
              <w:rPr>
                <w:rFonts w:asciiTheme="minorHAnsi" w:hAnsiTheme="minorHAnsi"/>
                <w:sz w:val="18"/>
                <w:szCs w:val="18"/>
              </w:rPr>
            </w:pPr>
            <w:r w:rsidRPr="001D2CD1">
              <w:rPr>
                <w:rFonts w:asciiTheme="minorHAnsi" w:hAnsiTheme="minorHAnsi"/>
                <w:sz w:val="18"/>
                <w:szCs w:val="18"/>
              </w:rPr>
              <w:t>&lt;&lt;user input, Ft&gt;&gt;</w:t>
            </w:r>
          </w:p>
        </w:tc>
      </w:tr>
      <w:tr w:rsidR="00FA62B9" w:rsidRPr="001D2CD1" w14:paraId="130674C3" w14:textId="77777777" w:rsidTr="00BC3575">
        <w:tc>
          <w:tcPr>
            <w:tcW w:w="588" w:type="dxa"/>
            <w:vAlign w:val="center"/>
          </w:tcPr>
          <w:p w14:paraId="130674C0" w14:textId="77777777" w:rsidR="00FA62B9" w:rsidRPr="001D2CD1" w:rsidRDefault="000629B9" w:rsidP="00BC3575">
            <w:pPr>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7</w:t>
            </w:r>
          </w:p>
        </w:tc>
        <w:tc>
          <w:tcPr>
            <w:tcW w:w="4650" w:type="dxa"/>
          </w:tcPr>
          <w:p w14:paraId="130674C1" w14:textId="1E19AF1A" w:rsidR="00FA62B9" w:rsidRPr="001D2CD1" w:rsidRDefault="00FA62B9" w:rsidP="00BC3575">
            <w:pPr>
              <w:rPr>
                <w:rFonts w:asciiTheme="minorHAnsi" w:hAnsiTheme="minorHAnsi"/>
                <w:sz w:val="18"/>
                <w:szCs w:val="18"/>
              </w:rPr>
            </w:pPr>
            <w:r w:rsidRPr="001D2CD1">
              <w:rPr>
                <w:rFonts w:asciiTheme="minorHAnsi" w:hAnsiTheme="minorHAnsi"/>
                <w:sz w:val="18"/>
                <w:szCs w:val="18"/>
              </w:rPr>
              <w:t>Building Volume (ft</w:t>
            </w:r>
            <w:r w:rsidRPr="00321FFA">
              <w:rPr>
                <w:rFonts w:asciiTheme="minorHAnsi" w:hAnsiTheme="minorHAnsi"/>
                <w:sz w:val="18"/>
                <w:szCs w:val="18"/>
                <w:vertAlign w:val="superscript"/>
              </w:rPr>
              <w:t>3</w:t>
            </w:r>
            <w:r w:rsidRPr="001D2CD1">
              <w:rPr>
                <w:rFonts w:asciiTheme="minorHAnsi" w:hAnsiTheme="minorHAnsi"/>
                <w:sz w:val="18"/>
                <w:szCs w:val="18"/>
              </w:rPr>
              <w:t>)</w:t>
            </w:r>
          </w:p>
        </w:tc>
        <w:tc>
          <w:tcPr>
            <w:tcW w:w="5778" w:type="dxa"/>
          </w:tcPr>
          <w:p w14:paraId="130674C2" w14:textId="77777777" w:rsidR="00FA62B9" w:rsidRPr="001D2CD1" w:rsidRDefault="00FA62B9" w:rsidP="00BC3575">
            <w:pPr>
              <w:rPr>
                <w:rFonts w:asciiTheme="minorHAnsi" w:hAnsiTheme="minorHAnsi"/>
                <w:sz w:val="18"/>
                <w:szCs w:val="18"/>
              </w:rPr>
            </w:pPr>
            <w:r w:rsidRPr="001D2CD1">
              <w:rPr>
                <w:rFonts w:asciiTheme="minorHAnsi" w:hAnsiTheme="minorHAnsi"/>
                <w:sz w:val="18"/>
                <w:szCs w:val="18"/>
              </w:rPr>
              <w:t xml:space="preserve">&lt;&lt;pull from </w:t>
            </w:r>
            <w:r w:rsidR="00EF235C" w:rsidRPr="001D2CD1">
              <w:rPr>
                <w:rFonts w:asciiTheme="minorHAnsi" w:hAnsiTheme="minorHAnsi"/>
                <w:sz w:val="18"/>
                <w:szCs w:val="18"/>
              </w:rPr>
              <w:t>CF1R</w:t>
            </w:r>
            <w:r w:rsidRPr="001D2CD1">
              <w:rPr>
                <w:rFonts w:asciiTheme="minorHAnsi" w:hAnsiTheme="minorHAnsi"/>
                <w:sz w:val="18"/>
                <w:szCs w:val="18"/>
              </w:rPr>
              <w:t>&gt;&gt;</w:t>
            </w:r>
          </w:p>
        </w:tc>
      </w:tr>
      <w:tr w:rsidR="00FA62B9" w:rsidRPr="001D2CD1" w14:paraId="130674C7" w14:textId="77777777" w:rsidTr="00BC3575">
        <w:tc>
          <w:tcPr>
            <w:tcW w:w="588" w:type="dxa"/>
            <w:vAlign w:val="center"/>
          </w:tcPr>
          <w:p w14:paraId="130674C4" w14:textId="77777777" w:rsidR="00FA62B9" w:rsidRPr="001D2CD1" w:rsidDel="0053362D" w:rsidRDefault="000629B9" w:rsidP="00BC3575">
            <w:pPr>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8</w:t>
            </w:r>
          </w:p>
        </w:tc>
        <w:tc>
          <w:tcPr>
            <w:tcW w:w="4650" w:type="dxa"/>
          </w:tcPr>
          <w:p w14:paraId="130674C5" w14:textId="734BF65C" w:rsidR="00FA62B9" w:rsidRPr="001D2CD1" w:rsidRDefault="00FA62B9" w:rsidP="00321FFA">
            <w:pPr>
              <w:rPr>
                <w:rFonts w:asciiTheme="minorHAnsi" w:hAnsiTheme="minorHAnsi"/>
                <w:sz w:val="18"/>
                <w:szCs w:val="18"/>
              </w:rPr>
            </w:pPr>
            <w:r w:rsidRPr="001D2CD1">
              <w:rPr>
                <w:rFonts w:asciiTheme="minorHAnsi" w:hAnsiTheme="minorHAnsi"/>
                <w:sz w:val="18"/>
                <w:szCs w:val="18"/>
              </w:rPr>
              <w:t xml:space="preserve">Date of the </w:t>
            </w:r>
            <w:r w:rsidR="00321FFA">
              <w:rPr>
                <w:rFonts w:asciiTheme="minorHAnsi" w:hAnsiTheme="minorHAnsi"/>
                <w:sz w:val="18"/>
                <w:szCs w:val="18"/>
              </w:rPr>
              <w:t>D</w:t>
            </w:r>
            <w:r w:rsidRPr="001D2CD1">
              <w:rPr>
                <w:rFonts w:asciiTheme="minorHAnsi" w:hAnsiTheme="minorHAnsi"/>
                <w:sz w:val="18"/>
                <w:szCs w:val="18"/>
              </w:rPr>
              <w:t xml:space="preserve">iagnostic </w:t>
            </w:r>
            <w:r w:rsidR="00321FFA">
              <w:rPr>
                <w:rFonts w:asciiTheme="minorHAnsi" w:hAnsiTheme="minorHAnsi"/>
                <w:sz w:val="18"/>
                <w:szCs w:val="18"/>
              </w:rPr>
              <w:t>T</w:t>
            </w:r>
            <w:r w:rsidRPr="001D2CD1">
              <w:rPr>
                <w:rFonts w:asciiTheme="minorHAnsi" w:hAnsiTheme="minorHAnsi"/>
                <w:sz w:val="18"/>
                <w:szCs w:val="18"/>
              </w:rPr>
              <w:t xml:space="preserve">est for this </w:t>
            </w:r>
            <w:r w:rsidR="00321FFA">
              <w:rPr>
                <w:rFonts w:asciiTheme="minorHAnsi" w:hAnsiTheme="minorHAnsi"/>
                <w:sz w:val="18"/>
                <w:szCs w:val="18"/>
              </w:rPr>
              <w:t>D</w:t>
            </w:r>
            <w:r w:rsidRPr="001D2CD1">
              <w:rPr>
                <w:rFonts w:asciiTheme="minorHAnsi" w:hAnsiTheme="minorHAnsi"/>
                <w:sz w:val="18"/>
                <w:szCs w:val="18"/>
              </w:rPr>
              <w:t>welling</w:t>
            </w:r>
          </w:p>
        </w:tc>
        <w:tc>
          <w:tcPr>
            <w:tcW w:w="5778" w:type="dxa"/>
          </w:tcPr>
          <w:p w14:paraId="130674C6" w14:textId="77777777" w:rsidR="00FA62B9" w:rsidRPr="001D2CD1" w:rsidRDefault="00FA62B9" w:rsidP="00BC3575">
            <w:pPr>
              <w:rPr>
                <w:rFonts w:asciiTheme="minorHAnsi" w:hAnsiTheme="minorHAnsi"/>
                <w:sz w:val="18"/>
                <w:szCs w:val="18"/>
              </w:rPr>
            </w:pPr>
            <w:r w:rsidRPr="001D2CD1">
              <w:rPr>
                <w:rFonts w:asciiTheme="minorHAnsi" w:hAnsiTheme="minorHAnsi"/>
                <w:sz w:val="18"/>
                <w:szCs w:val="18"/>
              </w:rPr>
              <w:t>&lt;&lt;user input: date (use date format validation control)&gt;&gt;</w:t>
            </w:r>
          </w:p>
        </w:tc>
      </w:tr>
    </w:tbl>
    <w:p w14:paraId="130674C9" w14:textId="77777777" w:rsidR="00B23E21" w:rsidRPr="001D2CD1" w:rsidRDefault="00B23E21">
      <w:pPr>
        <w:rPr>
          <w:rFonts w:asciiTheme="minorHAnsi" w:hAnsiTheme="minorHAnsi"/>
          <w:sz w:val="18"/>
          <w:szCs w:val="18"/>
        </w:rPr>
      </w:pPr>
    </w:p>
    <w:tbl>
      <w:tblPr>
        <w:tblStyle w:val="TableGrid"/>
        <w:tblW w:w="11016" w:type="dxa"/>
        <w:tblLook w:val="04A0" w:firstRow="1" w:lastRow="0" w:firstColumn="1" w:lastColumn="0" w:noHBand="0" w:noVBand="1"/>
      </w:tblPr>
      <w:tblGrid>
        <w:gridCol w:w="590"/>
        <w:gridCol w:w="1613"/>
        <w:gridCol w:w="562"/>
        <w:gridCol w:w="1641"/>
        <w:gridCol w:w="1109"/>
        <w:gridCol w:w="1094"/>
        <w:gridCol w:w="1656"/>
        <w:gridCol w:w="547"/>
        <w:gridCol w:w="2204"/>
      </w:tblGrid>
      <w:tr w:rsidR="004016F2" w:rsidRPr="001D2CD1" w14:paraId="130674CB" w14:textId="77777777" w:rsidTr="00291D42">
        <w:tc>
          <w:tcPr>
            <w:tcW w:w="11016" w:type="dxa"/>
            <w:gridSpan w:val="9"/>
          </w:tcPr>
          <w:p w14:paraId="130674CA" w14:textId="77777777" w:rsidR="004016F2" w:rsidRPr="008809A7" w:rsidRDefault="004016F2" w:rsidP="00291D42">
            <w:pPr>
              <w:rPr>
                <w:rFonts w:asciiTheme="minorHAnsi" w:hAnsiTheme="minorHAnsi"/>
                <w:szCs w:val="18"/>
              </w:rPr>
            </w:pPr>
            <w:r w:rsidRPr="008809A7">
              <w:rPr>
                <w:rFonts w:asciiTheme="minorHAnsi" w:hAnsiTheme="minorHAnsi"/>
                <w:b/>
                <w:szCs w:val="18"/>
              </w:rPr>
              <w:t>B. Diagnostic Equipment Information</w:t>
            </w:r>
          </w:p>
        </w:tc>
      </w:tr>
      <w:tr w:rsidR="004016F2" w:rsidRPr="001D2CD1" w14:paraId="130674CF" w14:textId="77777777" w:rsidTr="00291D42">
        <w:tc>
          <w:tcPr>
            <w:tcW w:w="590" w:type="dxa"/>
            <w:vAlign w:val="center"/>
          </w:tcPr>
          <w:p w14:paraId="130674CC"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01</w:t>
            </w:r>
          </w:p>
        </w:tc>
        <w:tc>
          <w:tcPr>
            <w:tcW w:w="4925" w:type="dxa"/>
            <w:gridSpan w:val="4"/>
            <w:vAlign w:val="center"/>
          </w:tcPr>
          <w:p w14:paraId="130674CD" w14:textId="142CBFFB" w:rsidR="004016F2" w:rsidRPr="001D2CD1" w:rsidRDefault="004016F2" w:rsidP="00291D42">
            <w:pPr>
              <w:rPr>
                <w:rFonts w:asciiTheme="minorHAnsi" w:hAnsiTheme="minorHAnsi"/>
                <w:sz w:val="18"/>
                <w:szCs w:val="18"/>
              </w:rPr>
            </w:pPr>
            <w:r w:rsidRPr="001D2CD1">
              <w:rPr>
                <w:rFonts w:asciiTheme="minorHAnsi" w:hAnsiTheme="minorHAnsi"/>
                <w:sz w:val="18"/>
                <w:szCs w:val="18"/>
              </w:rPr>
              <w:t>Number of Manometers Used to Measure Home Pressurization</w:t>
            </w:r>
          </w:p>
        </w:tc>
        <w:tc>
          <w:tcPr>
            <w:tcW w:w="5501" w:type="dxa"/>
            <w:gridSpan w:val="4"/>
          </w:tcPr>
          <w:p w14:paraId="130674CE" w14:textId="77777777" w:rsidR="004016F2" w:rsidRPr="001D2CD1" w:rsidRDefault="004016F2" w:rsidP="00291D42">
            <w:pPr>
              <w:rPr>
                <w:rFonts w:asciiTheme="minorHAnsi" w:hAnsiTheme="minorHAnsi"/>
                <w:sz w:val="18"/>
                <w:szCs w:val="18"/>
              </w:rPr>
            </w:pPr>
            <w:r w:rsidRPr="001D2CD1">
              <w:rPr>
                <w:rFonts w:asciiTheme="minorHAnsi" w:hAnsiTheme="minorHAnsi"/>
                <w:sz w:val="18"/>
                <w:szCs w:val="18"/>
              </w:rPr>
              <w:t>&lt;&lt;user input, integer&gt;&gt; For entries &gt;1, duplicate lines B. 2-6</w:t>
            </w:r>
          </w:p>
        </w:tc>
      </w:tr>
      <w:tr w:rsidR="004016F2" w:rsidRPr="001D2CD1" w14:paraId="130674D5" w14:textId="77777777" w:rsidTr="00291D42">
        <w:tc>
          <w:tcPr>
            <w:tcW w:w="2203" w:type="dxa"/>
            <w:gridSpan w:val="2"/>
            <w:vAlign w:val="center"/>
          </w:tcPr>
          <w:p w14:paraId="130674D0"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02</w:t>
            </w:r>
          </w:p>
        </w:tc>
        <w:tc>
          <w:tcPr>
            <w:tcW w:w="2203" w:type="dxa"/>
            <w:gridSpan w:val="2"/>
            <w:vAlign w:val="center"/>
          </w:tcPr>
          <w:p w14:paraId="130674D1"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03</w:t>
            </w:r>
          </w:p>
        </w:tc>
        <w:tc>
          <w:tcPr>
            <w:tcW w:w="2203" w:type="dxa"/>
            <w:gridSpan w:val="2"/>
            <w:vAlign w:val="center"/>
          </w:tcPr>
          <w:p w14:paraId="130674D2"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04</w:t>
            </w:r>
          </w:p>
        </w:tc>
        <w:tc>
          <w:tcPr>
            <w:tcW w:w="2203" w:type="dxa"/>
            <w:gridSpan w:val="2"/>
            <w:vAlign w:val="center"/>
          </w:tcPr>
          <w:p w14:paraId="130674D3"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05</w:t>
            </w:r>
          </w:p>
        </w:tc>
        <w:tc>
          <w:tcPr>
            <w:tcW w:w="2204" w:type="dxa"/>
            <w:vAlign w:val="center"/>
          </w:tcPr>
          <w:p w14:paraId="130674D4"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06</w:t>
            </w:r>
          </w:p>
        </w:tc>
      </w:tr>
      <w:tr w:rsidR="004016F2" w:rsidRPr="001D2CD1" w14:paraId="130674DB" w14:textId="77777777" w:rsidTr="00321FFA">
        <w:tc>
          <w:tcPr>
            <w:tcW w:w="2203" w:type="dxa"/>
            <w:gridSpan w:val="2"/>
            <w:vAlign w:val="bottom"/>
          </w:tcPr>
          <w:p w14:paraId="130674D6" w14:textId="77777777" w:rsidR="004016F2" w:rsidRPr="001D2CD1" w:rsidRDefault="004016F2" w:rsidP="00321FFA">
            <w:pPr>
              <w:jc w:val="center"/>
              <w:rPr>
                <w:rFonts w:asciiTheme="minorHAnsi" w:hAnsiTheme="minorHAnsi"/>
                <w:sz w:val="18"/>
                <w:szCs w:val="18"/>
              </w:rPr>
            </w:pPr>
            <w:r w:rsidRPr="001D2CD1">
              <w:rPr>
                <w:rFonts w:asciiTheme="minorHAnsi" w:hAnsiTheme="minorHAnsi"/>
                <w:sz w:val="18"/>
                <w:szCs w:val="18"/>
              </w:rPr>
              <w:t>Manometer                  Make</w:t>
            </w:r>
          </w:p>
        </w:tc>
        <w:tc>
          <w:tcPr>
            <w:tcW w:w="2203" w:type="dxa"/>
            <w:gridSpan w:val="2"/>
            <w:vAlign w:val="bottom"/>
          </w:tcPr>
          <w:p w14:paraId="130674D7" w14:textId="77777777" w:rsidR="004016F2" w:rsidRPr="001D2CD1" w:rsidRDefault="004016F2" w:rsidP="00321FFA">
            <w:pPr>
              <w:jc w:val="center"/>
              <w:rPr>
                <w:rFonts w:asciiTheme="minorHAnsi" w:hAnsiTheme="minorHAnsi"/>
                <w:sz w:val="18"/>
                <w:szCs w:val="18"/>
              </w:rPr>
            </w:pPr>
            <w:r w:rsidRPr="001D2CD1">
              <w:rPr>
                <w:rFonts w:asciiTheme="minorHAnsi" w:hAnsiTheme="minorHAnsi"/>
                <w:sz w:val="18"/>
                <w:szCs w:val="18"/>
              </w:rPr>
              <w:t>Manometer                 Model</w:t>
            </w:r>
          </w:p>
        </w:tc>
        <w:tc>
          <w:tcPr>
            <w:tcW w:w="2203" w:type="dxa"/>
            <w:gridSpan w:val="2"/>
            <w:vAlign w:val="bottom"/>
          </w:tcPr>
          <w:p w14:paraId="130674D8" w14:textId="77777777" w:rsidR="004016F2" w:rsidRPr="001D2CD1" w:rsidRDefault="004016F2" w:rsidP="00321FFA">
            <w:pPr>
              <w:jc w:val="center"/>
              <w:rPr>
                <w:rFonts w:asciiTheme="minorHAnsi" w:hAnsiTheme="minorHAnsi"/>
                <w:sz w:val="18"/>
                <w:szCs w:val="18"/>
              </w:rPr>
            </w:pPr>
            <w:r w:rsidRPr="001D2CD1">
              <w:rPr>
                <w:rFonts w:asciiTheme="minorHAnsi" w:hAnsiTheme="minorHAnsi"/>
                <w:sz w:val="18"/>
                <w:szCs w:val="18"/>
              </w:rPr>
              <w:t>Manometer                   Serial                          Number</w:t>
            </w:r>
          </w:p>
        </w:tc>
        <w:tc>
          <w:tcPr>
            <w:tcW w:w="2203" w:type="dxa"/>
            <w:gridSpan w:val="2"/>
            <w:vAlign w:val="bottom"/>
          </w:tcPr>
          <w:p w14:paraId="130674D9" w14:textId="77777777" w:rsidR="004016F2" w:rsidRPr="001D2CD1" w:rsidRDefault="004016F2" w:rsidP="00321FFA">
            <w:pPr>
              <w:jc w:val="center"/>
              <w:rPr>
                <w:rFonts w:asciiTheme="minorHAnsi" w:hAnsiTheme="minorHAnsi"/>
                <w:sz w:val="18"/>
                <w:szCs w:val="18"/>
              </w:rPr>
            </w:pPr>
            <w:r w:rsidRPr="001D2CD1">
              <w:rPr>
                <w:rFonts w:asciiTheme="minorHAnsi" w:hAnsiTheme="minorHAnsi"/>
                <w:sz w:val="18"/>
                <w:szCs w:val="18"/>
              </w:rPr>
              <w:t>Manometer         Calibration                      Date</w:t>
            </w:r>
          </w:p>
        </w:tc>
        <w:tc>
          <w:tcPr>
            <w:tcW w:w="2204" w:type="dxa"/>
            <w:vAlign w:val="bottom"/>
          </w:tcPr>
          <w:p w14:paraId="130674DA" w14:textId="77777777" w:rsidR="004016F2" w:rsidRPr="001D2CD1" w:rsidRDefault="004016F2" w:rsidP="00321FFA">
            <w:pPr>
              <w:jc w:val="center"/>
              <w:rPr>
                <w:rFonts w:asciiTheme="minorHAnsi" w:hAnsiTheme="minorHAnsi"/>
                <w:sz w:val="18"/>
                <w:szCs w:val="18"/>
              </w:rPr>
            </w:pPr>
            <w:r w:rsidRPr="001D2CD1">
              <w:rPr>
                <w:rFonts w:asciiTheme="minorHAnsi" w:hAnsiTheme="minorHAnsi"/>
                <w:sz w:val="18"/>
                <w:szCs w:val="18"/>
              </w:rPr>
              <w:t>Manometer        Calibration                   Status</w:t>
            </w:r>
          </w:p>
        </w:tc>
      </w:tr>
      <w:tr w:rsidR="004016F2" w:rsidRPr="001D2CD1" w14:paraId="130674E1" w14:textId="77777777" w:rsidTr="00291D42">
        <w:tc>
          <w:tcPr>
            <w:tcW w:w="2203" w:type="dxa"/>
            <w:gridSpan w:val="2"/>
            <w:vAlign w:val="center"/>
          </w:tcPr>
          <w:p w14:paraId="130674DC"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c>
          <w:tcPr>
            <w:tcW w:w="2203" w:type="dxa"/>
            <w:gridSpan w:val="2"/>
            <w:vAlign w:val="center"/>
          </w:tcPr>
          <w:p w14:paraId="130674DD"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c>
          <w:tcPr>
            <w:tcW w:w="2203" w:type="dxa"/>
            <w:gridSpan w:val="2"/>
            <w:vAlign w:val="center"/>
          </w:tcPr>
          <w:p w14:paraId="130674DE"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c>
          <w:tcPr>
            <w:tcW w:w="2203" w:type="dxa"/>
            <w:gridSpan w:val="2"/>
            <w:vAlign w:val="center"/>
          </w:tcPr>
          <w:p w14:paraId="130674DF"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(Date), maximum 50 characters&gt;&gt;</w:t>
            </w:r>
          </w:p>
        </w:tc>
        <w:tc>
          <w:tcPr>
            <w:tcW w:w="2204" w:type="dxa"/>
            <w:vAlign w:val="center"/>
          </w:tcPr>
          <w:p w14:paraId="130674E0" w14:textId="77777777" w:rsidR="004016F2" w:rsidRPr="001D2CD1" w:rsidRDefault="004016F2" w:rsidP="00045134">
            <w:pPr>
              <w:jc w:val="center"/>
              <w:rPr>
                <w:rFonts w:asciiTheme="minorHAnsi" w:hAnsiTheme="minorHAnsi"/>
                <w:sz w:val="18"/>
                <w:szCs w:val="18"/>
              </w:rPr>
            </w:pPr>
            <w:r w:rsidRPr="001D2CD1">
              <w:rPr>
                <w:rFonts w:asciiTheme="minorHAnsi" w:hAnsiTheme="minorHAnsi"/>
                <w:sz w:val="18"/>
                <w:szCs w:val="18"/>
              </w:rPr>
              <w:t>&lt;&lt;calculated field: if manometer Calibration Date in B</w:t>
            </w:r>
            <w:r w:rsidR="00045134" w:rsidRPr="001D2CD1">
              <w:rPr>
                <w:rFonts w:asciiTheme="minorHAnsi" w:hAnsiTheme="minorHAnsi"/>
                <w:sz w:val="18"/>
                <w:szCs w:val="18"/>
              </w:rPr>
              <w:t>. 5</w:t>
            </w:r>
            <w:r w:rsidRPr="001D2CD1">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045134" w:rsidRPr="001D2CD1">
              <w:rPr>
                <w:rFonts w:asciiTheme="minorHAnsi" w:hAnsiTheme="minorHAnsi"/>
                <w:sz w:val="18"/>
                <w:szCs w:val="18"/>
              </w:rPr>
              <w:t>B</w:t>
            </w:r>
            <w:r w:rsidRPr="001D2CD1">
              <w:rPr>
                <w:rFonts w:asciiTheme="minorHAnsi" w:hAnsiTheme="minorHAnsi"/>
                <w:sz w:val="18"/>
                <w:szCs w:val="18"/>
              </w:rPr>
              <w:t>uilding Leakage Diagnostic test"&gt;&gt;</w:t>
            </w:r>
          </w:p>
        </w:tc>
      </w:tr>
      <w:tr w:rsidR="004016F2" w:rsidRPr="001D2CD1" w14:paraId="130674E7" w14:textId="77777777" w:rsidTr="00291D42">
        <w:tc>
          <w:tcPr>
            <w:tcW w:w="2203" w:type="dxa"/>
            <w:gridSpan w:val="2"/>
            <w:tcBorders>
              <w:bottom w:val="single" w:sz="12" w:space="0" w:color="000000"/>
            </w:tcBorders>
            <w:vAlign w:val="center"/>
          </w:tcPr>
          <w:p w14:paraId="130674E2" w14:textId="77777777" w:rsidR="004016F2" w:rsidRPr="001D2CD1" w:rsidRDefault="004016F2" w:rsidP="00291D42">
            <w:pPr>
              <w:jc w:val="center"/>
              <w:rPr>
                <w:rFonts w:asciiTheme="minorHAnsi" w:hAnsiTheme="minorHAnsi"/>
                <w:sz w:val="18"/>
                <w:szCs w:val="18"/>
              </w:rPr>
            </w:pPr>
          </w:p>
        </w:tc>
        <w:tc>
          <w:tcPr>
            <w:tcW w:w="2203" w:type="dxa"/>
            <w:gridSpan w:val="2"/>
            <w:tcBorders>
              <w:bottom w:val="single" w:sz="12" w:space="0" w:color="000000"/>
            </w:tcBorders>
            <w:vAlign w:val="center"/>
          </w:tcPr>
          <w:p w14:paraId="130674E3" w14:textId="77777777" w:rsidR="004016F2" w:rsidRPr="001D2CD1" w:rsidRDefault="004016F2" w:rsidP="00291D42">
            <w:pPr>
              <w:jc w:val="center"/>
              <w:rPr>
                <w:rFonts w:asciiTheme="minorHAnsi" w:hAnsiTheme="minorHAnsi"/>
                <w:sz w:val="18"/>
                <w:szCs w:val="18"/>
              </w:rPr>
            </w:pPr>
          </w:p>
        </w:tc>
        <w:tc>
          <w:tcPr>
            <w:tcW w:w="2203" w:type="dxa"/>
            <w:gridSpan w:val="2"/>
            <w:tcBorders>
              <w:bottom w:val="single" w:sz="12" w:space="0" w:color="000000"/>
            </w:tcBorders>
            <w:vAlign w:val="center"/>
          </w:tcPr>
          <w:p w14:paraId="130674E4" w14:textId="77777777" w:rsidR="004016F2" w:rsidRPr="001D2CD1" w:rsidRDefault="004016F2" w:rsidP="00291D42">
            <w:pPr>
              <w:jc w:val="center"/>
              <w:rPr>
                <w:rFonts w:asciiTheme="minorHAnsi" w:hAnsiTheme="minorHAnsi"/>
                <w:sz w:val="18"/>
                <w:szCs w:val="18"/>
              </w:rPr>
            </w:pPr>
          </w:p>
        </w:tc>
        <w:tc>
          <w:tcPr>
            <w:tcW w:w="2203" w:type="dxa"/>
            <w:gridSpan w:val="2"/>
            <w:tcBorders>
              <w:bottom w:val="single" w:sz="12" w:space="0" w:color="000000"/>
            </w:tcBorders>
            <w:vAlign w:val="center"/>
          </w:tcPr>
          <w:p w14:paraId="130674E5" w14:textId="77777777" w:rsidR="004016F2" w:rsidRPr="001D2CD1" w:rsidRDefault="004016F2" w:rsidP="00291D42">
            <w:pPr>
              <w:jc w:val="center"/>
              <w:rPr>
                <w:rFonts w:asciiTheme="minorHAnsi" w:hAnsiTheme="minorHAnsi"/>
                <w:sz w:val="18"/>
                <w:szCs w:val="18"/>
              </w:rPr>
            </w:pPr>
          </w:p>
        </w:tc>
        <w:tc>
          <w:tcPr>
            <w:tcW w:w="2204" w:type="dxa"/>
            <w:tcBorders>
              <w:bottom w:val="single" w:sz="12" w:space="0" w:color="000000"/>
            </w:tcBorders>
            <w:vAlign w:val="center"/>
          </w:tcPr>
          <w:p w14:paraId="130674E6" w14:textId="77777777" w:rsidR="004016F2" w:rsidRPr="001D2CD1" w:rsidRDefault="004016F2" w:rsidP="00291D42">
            <w:pPr>
              <w:jc w:val="center"/>
              <w:rPr>
                <w:rFonts w:asciiTheme="minorHAnsi" w:hAnsiTheme="minorHAnsi"/>
                <w:sz w:val="18"/>
                <w:szCs w:val="18"/>
              </w:rPr>
            </w:pPr>
          </w:p>
        </w:tc>
      </w:tr>
      <w:tr w:rsidR="004016F2" w:rsidRPr="001D2CD1" w14:paraId="130674EB" w14:textId="77777777" w:rsidTr="00321FFA">
        <w:tc>
          <w:tcPr>
            <w:tcW w:w="590" w:type="dxa"/>
            <w:tcBorders>
              <w:top w:val="single" w:sz="12" w:space="0" w:color="000000"/>
            </w:tcBorders>
            <w:vAlign w:val="center"/>
          </w:tcPr>
          <w:p w14:paraId="130674E8"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07</w:t>
            </w:r>
          </w:p>
        </w:tc>
        <w:tc>
          <w:tcPr>
            <w:tcW w:w="4925" w:type="dxa"/>
            <w:gridSpan w:val="4"/>
            <w:tcBorders>
              <w:top w:val="single" w:sz="12" w:space="0" w:color="000000"/>
            </w:tcBorders>
            <w:vAlign w:val="center"/>
          </w:tcPr>
          <w:p w14:paraId="130674E9" w14:textId="13CDC3EC" w:rsidR="004016F2" w:rsidRPr="001D2CD1" w:rsidRDefault="004016F2" w:rsidP="00321FFA">
            <w:pPr>
              <w:rPr>
                <w:rFonts w:asciiTheme="minorHAnsi" w:hAnsiTheme="minorHAnsi"/>
                <w:sz w:val="18"/>
                <w:szCs w:val="18"/>
              </w:rPr>
            </w:pPr>
            <w:r w:rsidRPr="001D2CD1">
              <w:rPr>
                <w:rFonts w:asciiTheme="minorHAnsi" w:hAnsiTheme="minorHAnsi"/>
                <w:sz w:val="18"/>
                <w:szCs w:val="18"/>
              </w:rPr>
              <w:t>Number of Fans Used to Pressurize Home</w:t>
            </w:r>
          </w:p>
        </w:tc>
        <w:tc>
          <w:tcPr>
            <w:tcW w:w="5501" w:type="dxa"/>
            <w:gridSpan w:val="4"/>
            <w:tcBorders>
              <w:top w:val="single" w:sz="12" w:space="0" w:color="000000"/>
            </w:tcBorders>
            <w:vAlign w:val="center"/>
          </w:tcPr>
          <w:p w14:paraId="130674EA" w14:textId="77777777" w:rsidR="004016F2" w:rsidRPr="001D2CD1" w:rsidRDefault="004016F2" w:rsidP="00291D42">
            <w:pPr>
              <w:rPr>
                <w:rFonts w:asciiTheme="minorHAnsi" w:hAnsiTheme="minorHAnsi"/>
                <w:sz w:val="18"/>
                <w:szCs w:val="18"/>
              </w:rPr>
            </w:pPr>
            <w:r w:rsidRPr="001D2CD1">
              <w:rPr>
                <w:rFonts w:asciiTheme="minorHAnsi" w:hAnsiTheme="minorHAnsi"/>
                <w:sz w:val="18"/>
                <w:szCs w:val="18"/>
              </w:rPr>
              <w:t>&lt;&lt;user input, integer&gt;&gt; For entries &gt;1, duplicate lines B. 8-11</w:t>
            </w:r>
          </w:p>
        </w:tc>
      </w:tr>
      <w:tr w:rsidR="004016F2" w:rsidRPr="001D2CD1" w14:paraId="130674F0" w14:textId="77777777" w:rsidTr="00291D42">
        <w:tc>
          <w:tcPr>
            <w:tcW w:w="2765" w:type="dxa"/>
            <w:gridSpan w:val="3"/>
            <w:vAlign w:val="center"/>
          </w:tcPr>
          <w:p w14:paraId="130674EC"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08</w:t>
            </w:r>
          </w:p>
        </w:tc>
        <w:tc>
          <w:tcPr>
            <w:tcW w:w="2750" w:type="dxa"/>
            <w:gridSpan w:val="2"/>
            <w:vAlign w:val="center"/>
          </w:tcPr>
          <w:p w14:paraId="130674ED"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09</w:t>
            </w:r>
          </w:p>
        </w:tc>
        <w:tc>
          <w:tcPr>
            <w:tcW w:w="2750" w:type="dxa"/>
            <w:gridSpan w:val="2"/>
            <w:vAlign w:val="center"/>
          </w:tcPr>
          <w:p w14:paraId="130674EE"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10</w:t>
            </w:r>
          </w:p>
        </w:tc>
        <w:tc>
          <w:tcPr>
            <w:tcW w:w="2751" w:type="dxa"/>
            <w:gridSpan w:val="2"/>
            <w:vAlign w:val="center"/>
          </w:tcPr>
          <w:p w14:paraId="130674EF"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11</w:t>
            </w:r>
          </w:p>
        </w:tc>
      </w:tr>
      <w:tr w:rsidR="004016F2" w:rsidRPr="001D2CD1" w14:paraId="130674F5" w14:textId="77777777" w:rsidTr="00291D42">
        <w:tc>
          <w:tcPr>
            <w:tcW w:w="2765" w:type="dxa"/>
            <w:gridSpan w:val="3"/>
            <w:vAlign w:val="center"/>
          </w:tcPr>
          <w:p w14:paraId="130674F1"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Fan Make</w:t>
            </w:r>
          </w:p>
        </w:tc>
        <w:tc>
          <w:tcPr>
            <w:tcW w:w="2750" w:type="dxa"/>
            <w:gridSpan w:val="2"/>
            <w:vAlign w:val="center"/>
          </w:tcPr>
          <w:p w14:paraId="130674F2"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Fan Model</w:t>
            </w:r>
          </w:p>
        </w:tc>
        <w:tc>
          <w:tcPr>
            <w:tcW w:w="2750" w:type="dxa"/>
            <w:gridSpan w:val="2"/>
            <w:vAlign w:val="center"/>
          </w:tcPr>
          <w:p w14:paraId="130674F3"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Fan Serial Number</w:t>
            </w:r>
          </w:p>
        </w:tc>
        <w:tc>
          <w:tcPr>
            <w:tcW w:w="2751" w:type="dxa"/>
            <w:gridSpan w:val="2"/>
            <w:vAlign w:val="center"/>
          </w:tcPr>
          <w:p w14:paraId="130674F4" w14:textId="4437223B" w:rsidR="004016F2" w:rsidRPr="001D2CD1" w:rsidRDefault="004016F2" w:rsidP="00321FFA">
            <w:pPr>
              <w:jc w:val="center"/>
              <w:rPr>
                <w:rFonts w:asciiTheme="minorHAnsi" w:hAnsiTheme="minorHAnsi"/>
                <w:sz w:val="18"/>
                <w:szCs w:val="18"/>
              </w:rPr>
            </w:pPr>
            <w:r w:rsidRPr="001D2CD1">
              <w:rPr>
                <w:rFonts w:asciiTheme="minorHAnsi" w:hAnsiTheme="minorHAnsi"/>
                <w:sz w:val="18"/>
                <w:szCs w:val="18"/>
              </w:rPr>
              <w:t xml:space="preserve">Fan </w:t>
            </w:r>
            <w:r w:rsidR="00321FFA">
              <w:rPr>
                <w:rFonts w:asciiTheme="minorHAnsi" w:hAnsiTheme="minorHAnsi"/>
                <w:sz w:val="18"/>
                <w:szCs w:val="18"/>
              </w:rPr>
              <w:t>C</w:t>
            </w:r>
            <w:r w:rsidRPr="001D2CD1">
              <w:rPr>
                <w:rFonts w:asciiTheme="minorHAnsi" w:hAnsiTheme="minorHAnsi"/>
                <w:sz w:val="18"/>
                <w:szCs w:val="18"/>
              </w:rPr>
              <w:t>onfiguration (rings)</w:t>
            </w:r>
          </w:p>
        </w:tc>
      </w:tr>
      <w:tr w:rsidR="004016F2" w:rsidRPr="001D2CD1" w14:paraId="130674FA" w14:textId="77777777" w:rsidTr="00291D42">
        <w:tc>
          <w:tcPr>
            <w:tcW w:w="2765" w:type="dxa"/>
            <w:gridSpan w:val="3"/>
            <w:vAlign w:val="center"/>
          </w:tcPr>
          <w:p w14:paraId="130674F6"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c>
          <w:tcPr>
            <w:tcW w:w="2750" w:type="dxa"/>
            <w:gridSpan w:val="2"/>
            <w:vAlign w:val="center"/>
          </w:tcPr>
          <w:p w14:paraId="130674F7"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c>
          <w:tcPr>
            <w:tcW w:w="2750" w:type="dxa"/>
            <w:gridSpan w:val="2"/>
            <w:vAlign w:val="center"/>
          </w:tcPr>
          <w:p w14:paraId="130674F8"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c>
          <w:tcPr>
            <w:tcW w:w="2751" w:type="dxa"/>
            <w:gridSpan w:val="2"/>
            <w:vAlign w:val="center"/>
          </w:tcPr>
          <w:p w14:paraId="130674F9" w14:textId="77777777" w:rsidR="004016F2" w:rsidRPr="001D2CD1" w:rsidRDefault="004016F2" w:rsidP="00291D42">
            <w:pPr>
              <w:jc w:val="center"/>
              <w:rPr>
                <w:rFonts w:asciiTheme="minorHAnsi" w:hAnsiTheme="minorHAnsi"/>
                <w:sz w:val="18"/>
                <w:szCs w:val="18"/>
              </w:rPr>
            </w:pPr>
            <w:r w:rsidRPr="001D2CD1">
              <w:rPr>
                <w:rFonts w:asciiTheme="minorHAnsi" w:hAnsiTheme="minorHAnsi"/>
                <w:sz w:val="18"/>
                <w:szCs w:val="18"/>
              </w:rPr>
              <w:t>&lt;&lt;user input, text, maximum 50 characters&gt;&gt;</w:t>
            </w:r>
          </w:p>
        </w:tc>
      </w:tr>
      <w:tr w:rsidR="004016F2" w:rsidRPr="001D2CD1" w14:paraId="130674FF" w14:textId="77777777" w:rsidTr="00291D42">
        <w:tc>
          <w:tcPr>
            <w:tcW w:w="2765" w:type="dxa"/>
            <w:gridSpan w:val="3"/>
            <w:vAlign w:val="center"/>
          </w:tcPr>
          <w:p w14:paraId="130674FB" w14:textId="77777777" w:rsidR="004016F2" w:rsidRPr="001D2CD1" w:rsidRDefault="004016F2" w:rsidP="00291D42">
            <w:pPr>
              <w:jc w:val="center"/>
              <w:rPr>
                <w:rFonts w:asciiTheme="minorHAnsi" w:hAnsiTheme="minorHAnsi"/>
                <w:sz w:val="18"/>
                <w:szCs w:val="18"/>
              </w:rPr>
            </w:pPr>
          </w:p>
        </w:tc>
        <w:tc>
          <w:tcPr>
            <w:tcW w:w="2750" w:type="dxa"/>
            <w:gridSpan w:val="2"/>
            <w:vAlign w:val="center"/>
          </w:tcPr>
          <w:p w14:paraId="130674FC" w14:textId="77777777" w:rsidR="004016F2" w:rsidRPr="001D2CD1" w:rsidRDefault="004016F2" w:rsidP="00291D42">
            <w:pPr>
              <w:jc w:val="center"/>
              <w:rPr>
                <w:rFonts w:asciiTheme="minorHAnsi" w:hAnsiTheme="minorHAnsi"/>
                <w:sz w:val="18"/>
                <w:szCs w:val="18"/>
              </w:rPr>
            </w:pPr>
          </w:p>
        </w:tc>
        <w:tc>
          <w:tcPr>
            <w:tcW w:w="2750" w:type="dxa"/>
            <w:gridSpan w:val="2"/>
            <w:vAlign w:val="center"/>
          </w:tcPr>
          <w:p w14:paraId="130674FD" w14:textId="77777777" w:rsidR="004016F2" w:rsidRPr="001D2CD1" w:rsidRDefault="004016F2" w:rsidP="00291D42">
            <w:pPr>
              <w:jc w:val="center"/>
              <w:rPr>
                <w:rFonts w:asciiTheme="minorHAnsi" w:hAnsiTheme="minorHAnsi"/>
                <w:sz w:val="18"/>
                <w:szCs w:val="18"/>
              </w:rPr>
            </w:pPr>
          </w:p>
        </w:tc>
        <w:tc>
          <w:tcPr>
            <w:tcW w:w="2751" w:type="dxa"/>
            <w:gridSpan w:val="2"/>
            <w:vAlign w:val="center"/>
          </w:tcPr>
          <w:p w14:paraId="130674FE" w14:textId="77777777" w:rsidR="004016F2" w:rsidRPr="001D2CD1" w:rsidRDefault="004016F2" w:rsidP="00291D42">
            <w:pPr>
              <w:jc w:val="center"/>
              <w:rPr>
                <w:rFonts w:asciiTheme="minorHAnsi" w:hAnsiTheme="minorHAnsi"/>
                <w:sz w:val="18"/>
                <w:szCs w:val="18"/>
              </w:rPr>
            </w:pPr>
          </w:p>
        </w:tc>
      </w:tr>
    </w:tbl>
    <w:p w14:paraId="13067501" w14:textId="77777777" w:rsidR="00101AB4" w:rsidRDefault="00101AB4">
      <w:pPr>
        <w:rPr>
          <w:rFonts w:asciiTheme="minorHAnsi" w:hAnsiTheme="minorHAnsi"/>
          <w:sz w:val="18"/>
          <w:szCs w:val="18"/>
        </w:rPr>
      </w:pPr>
    </w:p>
    <w:tbl>
      <w:tblPr>
        <w:tblStyle w:val="TableGrid"/>
        <w:tblpPr w:leftFromText="180" w:rightFromText="180" w:vertAnchor="text" w:horzAnchor="margin" w:tblpY="13"/>
        <w:tblW w:w="11016" w:type="dxa"/>
        <w:tblLook w:val="04A0" w:firstRow="1" w:lastRow="0" w:firstColumn="1" w:lastColumn="0" w:noHBand="0" w:noVBand="1"/>
      </w:tblPr>
      <w:tblGrid>
        <w:gridCol w:w="11016"/>
      </w:tblGrid>
      <w:tr w:rsidR="00101AB4" w:rsidRPr="001D2CD1" w14:paraId="13067503" w14:textId="77777777" w:rsidTr="00291D42">
        <w:tc>
          <w:tcPr>
            <w:tcW w:w="11016" w:type="dxa"/>
          </w:tcPr>
          <w:p w14:paraId="13067502" w14:textId="77777777" w:rsidR="00101AB4" w:rsidRPr="008809A7" w:rsidRDefault="00101AB4" w:rsidP="00291D42">
            <w:pPr>
              <w:rPr>
                <w:rFonts w:asciiTheme="minorHAnsi" w:hAnsiTheme="minorHAnsi"/>
                <w:b/>
                <w:szCs w:val="18"/>
              </w:rPr>
            </w:pPr>
            <w:r w:rsidRPr="008809A7">
              <w:rPr>
                <w:rFonts w:asciiTheme="minorHAnsi" w:hAnsiTheme="minorHAnsi"/>
                <w:b/>
                <w:szCs w:val="18"/>
              </w:rPr>
              <w:t>ENV20c – Multi-Point Air Tightness Test</w:t>
            </w:r>
          </w:p>
        </w:tc>
      </w:tr>
    </w:tbl>
    <w:p w14:paraId="13067504" w14:textId="77777777" w:rsidR="00101AB4" w:rsidRDefault="00101AB4">
      <w:pPr>
        <w:rPr>
          <w:rFonts w:asciiTheme="minorHAnsi" w:hAnsiTheme="minorHAnsi"/>
          <w:sz w:val="18"/>
          <w:szCs w:val="18"/>
        </w:rPr>
      </w:pPr>
    </w:p>
    <w:p w14:paraId="13067505" w14:textId="77777777" w:rsidR="004016F2" w:rsidRPr="001D2CD1" w:rsidRDefault="004016F2">
      <w:pPr>
        <w:rPr>
          <w:rFonts w:asciiTheme="minorHAnsi" w:hAnsiTheme="minorHAnsi"/>
          <w:sz w:val="18"/>
          <w:szCs w:val="18"/>
        </w:rPr>
      </w:pPr>
      <w:r w:rsidRPr="001D2CD1">
        <w:rPr>
          <w:rFonts w:asciiTheme="minorHAnsi" w:hAnsiTheme="minorHAnsi"/>
          <w:sz w:val="18"/>
          <w:szCs w:val="18"/>
        </w:rPr>
        <w:br w:type="page"/>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A62B9" w:rsidRPr="001D2CD1" w14:paraId="13067507" w14:textId="77777777" w:rsidTr="00FA62B9">
        <w:tc>
          <w:tcPr>
            <w:tcW w:w="11016" w:type="dxa"/>
            <w:gridSpan w:val="3"/>
          </w:tcPr>
          <w:p w14:paraId="13067506" w14:textId="77777777" w:rsidR="00FA62B9" w:rsidRPr="008809A7" w:rsidRDefault="00FA62B9" w:rsidP="00B23E2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8809A7">
              <w:rPr>
                <w:rFonts w:asciiTheme="minorHAnsi" w:hAnsiTheme="minorHAnsi"/>
                <w:b/>
                <w:szCs w:val="18"/>
              </w:rPr>
              <w:lastRenderedPageBreak/>
              <w:t>C. Envelope Leakage Diagnostic Test</w:t>
            </w:r>
          </w:p>
        </w:tc>
      </w:tr>
      <w:tr w:rsidR="00FA62B9" w:rsidRPr="001D2CD1" w14:paraId="1306750B" w14:textId="77777777" w:rsidTr="00FA62B9">
        <w:tc>
          <w:tcPr>
            <w:tcW w:w="590" w:type="dxa"/>
            <w:vAlign w:val="center"/>
          </w:tcPr>
          <w:p w14:paraId="13067508" w14:textId="77777777" w:rsidR="00FA62B9" w:rsidRPr="001D2CD1"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1</w:t>
            </w:r>
          </w:p>
        </w:tc>
        <w:tc>
          <w:tcPr>
            <w:tcW w:w="4651" w:type="dxa"/>
          </w:tcPr>
          <w:p w14:paraId="13067509" w14:textId="465FCB18" w:rsidR="00FA62B9" w:rsidRPr="001D2CD1" w:rsidRDefault="00FA62B9" w:rsidP="00321FFA">
            <w:pPr>
              <w:rPr>
                <w:rFonts w:asciiTheme="minorHAnsi" w:hAnsiTheme="minorHAnsi"/>
                <w:sz w:val="18"/>
                <w:szCs w:val="18"/>
                <w:lang w:eastAsia="zh-TW"/>
              </w:rPr>
            </w:pPr>
            <w:r w:rsidRPr="001D2CD1">
              <w:rPr>
                <w:rFonts w:asciiTheme="minorHAnsi" w:hAnsiTheme="minorHAnsi"/>
                <w:sz w:val="18"/>
                <w:szCs w:val="18"/>
                <w:lang w:eastAsia="zh-TW"/>
              </w:rPr>
              <w:t xml:space="preserve">Name and </w:t>
            </w:r>
            <w:r w:rsidR="00321FFA">
              <w:rPr>
                <w:rFonts w:asciiTheme="minorHAnsi" w:hAnsiTheme="minorHAnsi"/>
                <w:sz w:val="18"/>
                <w:szCs w:val="18"/>
                <w:lang w:eastAsia="zh-TW"/>
              </w:rPr>
              <w:t>V</w:t>
            </w:r>
            <w:r w:rsidRPr="001D2CD1">
              <w:rPr>
                <w:rFonts w:asciiTheme="minorHAnsi" w:hAnsiTheme="minorHAnsi"/>
                <w:sz w:val="18"/>
                <w:szCs w:val="18"/>
                <w:lang w:eastAsia="zh-TW"/>
              </w:rPr>
              <w:t xml:space="preserve">ersion of ASTM E779-10 </w:t>
            </w:r>
            <w:r w:rsidR="00321FFA">
              <w:rPr>
                <w:rFonts w:asciiTheme="minorHAnsi" w:hAnsiTheme="minorHAnsi"/>
                <w:sz w:val="18"/>
                <w:szCs w:val="18"/>
                <w:lang w:eastAsia="zh-TW"/>
              </w:rPr>
              <w:t>C</w:t>
            </w:r>
            <w:r w:rsidRPr="001D2CD1">
              <w:rPr>
                <w:rFonts w:asciiTheme="minorHAnsi" w:hAnsiTheme="minorHAnsi"/>
                <w:sz w:val="18"/>
                <w:szCs w:val="18"/>
                <w:lang w:eastAsia="zh-TW"/>
              </w:rPr>
              <w:t xml:space="preserve">ompliant </w:t>
            </w:r>
            <w:r w:rsidR="00321FFA">
              <w:rPr>
                <w:rFonts w:asciiTheme="minorHAnsi" w:hAnsiTheme="minorHAnsi"/>
                <w:sz w:val="18"/>
                <w:szCs w:val="18"/>
                <w:lang w:eastAsia="zh-TW"/>
              </w:rPr>
              <w:t>S</w:t>
            </w:r>
            <w:r w:rsidRPr="001D2CD1">
              <w:rPr>
                <w:rFonts w:asciiTheme="minorHAnsi" w:hAnsiTheme="minorHAnsi"/>
                <w:sz w:val="18"/>
                <w:szCs w:val="18"/>
                <w:lang w:eastAsia="zh-TW"/>
              </w:rPr>
              <w:t xml:space="preserve">oftware used for </w:t>
            </w:r>
            <w:r w:rsidR="00321FFA">
              <w:rPr>
                <w:rFonts w:asciiTheme="minorHAnsi" w:hAnsiTheme="minorHAnsi"/>
                <w:sz w:val="18"/>
                <w:szCs w:val="18"/>
                <w:lang w:eastAsia="zh-TW"/>
              </w:rPr>
              <w:t>M</w:t>
            </w:r>
            <w:r w:rsidRPr="001D2CD1">
              <w:rPr>
                <w:rFonts w:asciiTheme="minorHAnsi" w:hAnsiTheme="minorHAnsi"/>
                <w:sz w:val="18"/>
                <w:szCs w:val="18"/>
                <w:lang w:eastAsia="zh-TW"/>
              </w:rPr>
              <w:t>ulti-</w:t>
            </w:r>
            <w:r w:rsidR="00321FFA">
              <w:rPr>
                <w:rFonts w:asciiTheme="minorHAnsi" w:hAnsiTheme="minorHAnsi"/>
                <w:sz w:val="18"/>
                <w:szCs w:val="18"/>
                <w:lang w:eastAsia="zh-TW"/>
              </w:rPr>
              <w:t>P</w:t>
            </w:r>
            <w:r w:rsidRPr="001D2CD1">
              <w:rPr>
                <w:rFonts w:asciiTheme="minorHAnsi" w:hAnsiTheme="minorHAnsi"/>
                <w:sz w:val="18"/>
                <w:szCs w:val="18"/>
                <w:lang w:eastAsia="zh-TW"/>
              </w:rPr>
              <w:t xml:space="preserve">oint </w:t>
            </w:r>
            <w:r w:rsidR="00321FFA">
              <w:rPr>
                <w:rFonts w:asciiTheme="minorHAnsi" w:hAnsiTheme="minorHAnsi"/>
                <w:sz w:val="18"/>
                <w:szCs w:val="18"/>
                <w:lang w:eastAsia="zh-TW"/>
              </w:rPr>
              <w:t>T</w:t>
            </w:r>
            <w:r w:rsidRPr="001D2CD1">
              <w:rPr>
                <w:rFonts w:asciiTheme="minorHAnsi" w:hAnsiTheme="minorHAnsi"/>
                <w:sz w:val="18"/>
                <w:szCs w:val="18"/>
                <w:lang w:eastAsia="zh-TW"/>
              </w:rPr>
              <w:t>est</w:t>
            </w:r>
          </w:p>
        </w:tc>
        <w:tc>
          <w:tcPr>
            <w:tcW w:w="5775" w:type="dxa"/>
          </w:tcPr>
          <w:p w14:paraId="1306750A" w14:textId="77777777" w:rsidR="00FA62B9" w:rsidRPr="001D2CD1" w:rsidRDefault="00FA62B9" w:rsidP="00BC3575">
            <w:pPr>
              <w:rPr>
                <w:rFonts w:asciiTheme="minorHAnsi" w:hAnsiTheme="minorHAnsi"/>
                <w:sz w:val="18"/>
                <w:szCs w:val="18"/>
                <w:lang w:eastAsia="zh-TW"/>
              </w:rPr>
            </w:pPr>
            <w:r w:rsidRPr="001D2CD1">
              <w:rPr>
                <w:rFonts w:asciiTheme="minorHAnsi" w:hAnsiTheme="minorHAnsi"/>
                <w:sz w:val="18"/>
                <w:szCs w:val="18"/>
              </w:rPr>
              <w:t>&lt;&lt;user input, text, maximum 50 characters&gt;&gt;</w:t>
            </w:r>
          </w:p>
        </w:tc>
      </w:tr>
      <w:tr w:rsidR="00FA62B9" w:rsidRPr="001D2CD1" w14:paraId="1306750F" w14:textId="77777777" w:rsidTr="00FA62B9">
        <w:tc>
          <w:tcPr>
            <w:tcW w:w="590" w:type="dxa"/>
            <w:vAlign w:val="center"/>
          </w:tcPr>
          <w:p w14:paraId="1306750C" w14:textId="77777777" w:rsidR="00FA62B9" w:rsidRPr="001D2CD1"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2</w:t>
            </w:r>
          </w:p>
        </w:tc>
        <w:tc>
          <w:tcPr>
            <w:tcW w:w="4651" w:type="dxa"/>
          </w:tcPr>
          <w:p w14:paraId="1306750D" w14:textId="1F732A8C" w:rsidR="00FA62B9" w:rsidRPr="001D2CD1" w:rsidRDefault="00FA62B9" w:rsidP="00321FFA">
            <w:pPr>
              <w:rPr>
                <w:rFonts w:asciiTheme="minorHAnsi" w:hAnsiTheme="minorHAnsi"/>
                <w:sz w:val="18"/>
                <w:szCs w:val="18"/>
                <w:lang w:eastAsia="zh-TW"/>
              </w:rPr>
            </w:pPr>
            <w:r w:rsidRPr="001D2CD1">
              <w:rPr>
                <w:rFonts w:asciiTheme="minorHAnsi" w:hAnsiTheme="minorHAnsi"/>
                <w:sz w:val="18"/>
                <w:szCs w:val="18"/>
                <w:lang w:eastAsia="zh-TW"/>
              </w:rPr>
              <w:t>Pre-</w:t>
            </w:r>
            <w:r w:rsidR="00321FFA">
              <w:rPr>
                <w:rFonts w:asciiTheme="minorHAnsi" w:hAnsiTheme="minorHAnsi"/>
                <w:sz w:val="18"/>
                <w:szCs w:val="18"/>
                <w:lang w:eastAsia="zh-TW"/>
              </w:rPr>
              <w:t>T</w:t>
            </w:r>
            <w:r w:rsidRPr="001D2CD1">
              <w:rPr>
                <w:rFonts w:asciiTheme="minorHAnsi" w:hAnsiTheme="minorHAnsi"/>
                <w:sz w:val="18"/>
                <w:szCs w:val="18"/>
                <w:lang w:eastAsia="zh-TW"/>
              </w:rPr>
              <w:t xml:space="preserve">est </w:t>
            </w:r>
            <w:r w:rsidR="00321FFA">
              <w:rPr>
                <w:rFonts w:asciiTheme="minorHAnsi" w:hAnsiTheme="minorHAnsi"/>
                <w:sz w:val="18"/>
                <w:szCs w:val="18"/>
                <w:lang w:eastAsia="zh-TW"/>
              </w:rPr>
              <w:t>B</w:t>
            </w:r>
            <w:r w:rsidRPr="001D2CD1">
              <w:rPr>
                <w:rFonts w:asciiTheme="minorHAnsi" w:hAnsiTheme="minorHAnsi"/>
                <w:sz w:val="18"/>
                <w:szCs w:val="18"/>
                <w:lang w:eastAsia="zh-TW"/>
              </w:rPr>
              <w:t xml:space="preserve">aseline </w:t>
            </w:r>
            <w:r w:rsidR="00321FFA">
              <w:rPr>
                <w:rFonts w:asciiTheme="minorHAnsi" w:hAnsiTheme="minorHAnsi"/>
                <w:sz w:val="18"/>
                <w:szCs w:val="18"/>
                <w:lang w:eastAsia="zh-TW"/>
              </w:rPr>
              <w:t>B</w:t>
            </w:r>
            <w:r w:rsidRPr="001D2CD1">
              <w:rPr>
                <w:rFonts w:asciiTheme="minorHAnsi" w:hAnsiTheme="minorHAnsi"/>
                <w:sz w:val="18"/>
                <w:szCs w:val="18"/>
                <w:lang w:eastAsia="zh-TW"/>
              </w:rPr>
              <w:t xml:space="preserve">uilding </w:t>
            </w:r>
            <w:r w:rsidR="00321FFA">
              <w:rPr>
                <w:rFonts w:asciiTheme="minorHAnsi" w:hAnsiTheme="minorHAnsi"/>
                <w:sz w:val="18"/>
                <w:szCs w:val="18"/>
                <w:lang w:eastAsia="zh-TW"/>
              </w:rPr>
              <w:t>P</w:t>
            </w:r>
            <w:r w:rsidRPr="001D2CD1">
              <w:rPr>
                <w:rFonts w:asciiTheme="minorHAnsi" w:hAnsiTheme="minorHAnsi"/>
                <w:sz w:val="18"/>
                <w:szCs w:val="18"/>
                <w:lang w:eastAsia="zh-TW"/>
              </w:rPr>
              <w:t>ressure</w:t>
            </w:r>
          </w:p>
        </w:tc>
        <w:tc>
          <w:tcPr>
            <w:tcW w:w="5775" w:type="dxa"/>
          </w:tcPr>
          <w:p w14:paraId="1306750E" w14:textId="77777777" w:rsidR="00FA62B9" w:rsidRPr="001D2CD1" w:rsidRDefault="00FA62B9" w:rsidP="00BC3575">
            <w:pPr>
              <w:rPr>
                <w:rFonts w:asciiTheme="minorHAnsi" w:hAnsiTheme="minorHAnsi"/>
                <w:sz w:val="18"/>
                <w:szCs w:val="18"/>
                <w:lang w:eastAsia="zh-TW"/>
              </w:rPr>
            </w:pPr>
            <w:r w:rsidRPr="001D2CD1">
              <w:rPr>
                <w:rFonts w:asciiTheme="minorHAnsi" w:hAnsiTheme="minorHAnsi"/>
                <w:sz w:val="18"/>
                <w:szCs w:val="18"/>
              </w:rPr>
              <w:t>&lt;&lt;user input (Pa)&gt;&gt;</w:t>
            </w:r>
            <w:r w:rsidR="0063647E" w:rsidRPr="001D2CD1">
              <w:rPr>
                <w:rFonts w:asciiTheme="minorHAnsi" w:hAnsiTheme="minorHAnsi"/>
                <w:sz w:val="18"/>
                <w:szCs w:val="18"/>
              </w:rPr>
              <w:t xml:space="preserve"> (Resolution of 0.1 Pa)</w:t>
            </w:r>
          </w:p>
        </w:tc>
      </w:tr>
      <w:tr w:rsidR="00FA62B9" w:rsidRPr="001D2CD1" w14:paraId="13067513" w14:textId="77777777" w:rsidTr="00FA62B9">
        <w:tc>
          <w:tcPr>
            <w:tcW w:w="590" w:type="dxa"/>
            <w:vAlign w:val="center"/>
          </w:tcPr>
          <w:p w14:paraId="13067510" w14:textId="77777777" w:rsidR="00FA62B9" w:rsidRPr="001D2CD1" w:rsidRDefault="000629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3</w:t>
            </w:r>
          </w:p>
        </w:tc>
        <w:tc>
          <w:tcPr>
            <w:tcW w:w="4651" w:type="dxa"/>
          </w:tcPr>
          <w:p w14:paraId="13067511" w14:textId="182C7631" w:rsidR="00FA62B9" w:rsidRPr="001D2CD1" w:rsidRDefault="00FA62B9" w:rsidP="00321FFA">
            <w:pPr>
              <w:rPr>
                <w:rFonts w:asciiTheme="minorHAnsi" w:hAnsiTheme="minorHAnsi"/>
                <w:sz w:val="18"/>
                <w:szCs w:val="18"/>
                <w:lang w:eastAsia="zh-TW"/>
              </w:rPr>
            </w:pPr>
            <w:r w:rsidRPr="001D2CD1">
              <w:rPr>
                <w:rFonts w:asciiTheme="minorHAnsi" w:hAnsiTheme="minorHAnsi"/>
                <w:sz w:val="18"/>
                <w:szCs w:val="18"/>
              </w:rPr>
              <w:t xml:space="preserve">Time </w:t>
            </w:r>
            <w:r w:rsidR="00321FFA">
              <w:rPr>
                <w:rFonts w:asciiTheme="minorHAnsi" w:hAnsiTheme="minorHAnsi"/>
                <w:sz w:val="18"/>
                <w:szCs w:val="18"/>
              </w:rPr>
              <w:t>A</w:t>
            </w:r>
            <w:r w:rsidRPr="001D2CD1">
              <w:rPr>
                <w:rFonts w:asciiTheme="minorHAnsi" w:hAnsiTheme="minorHAnsi"/>
                <w:sz w:val="18"/>
                <w:szCs w:val="18"/>
              </w:rPr>
              <w:t xml:space="preserve">verage </w:t>
            </w:r>
            <w:r w:rsidR="00321FFA">
              <w:rPr>
                <w:rFonts w:asciiTheme="minorHAnsi" w:hAnsiTheme="minorHAnsi"/>
                <w:sz w:val="18"/>
                <w:szCs w:val="18"/>
              </w:rPr>
              <w:t>P</w:t>
            </w:r>
            <w:r w:rsidRPr="001D2CD1">
              <w:rPr>
                <w:rFonts w:asciiTheme="minorHAnsi" w:hAnsiTheme="minorHAnsi"/>
                <w:sz w:val="18"/>
                <w:szCs w:val="18"/>
              </w:rPr>
              <w:t xml:space="preserve">eriod of </w:t>
            </w:r>
            <w:r w:rsidR="00321FFA">
              <w:rPr>
                <w:rFonts w:asciiTheme="minorHAnsi" w:hAnsiTheme="minorHAnsi"/>
                <w:sz w:val="18"/>
                <w:szCs w:val="18"/>
              </w:rPr>
              <w:t>M</w:t>
            </w:r>
            <w:r w:rsidRPr="001D2CD1">
              <w:rPr>
                <w:rFonts w:asciiTheme="minorHAnsi" w:hAnsiTheme="minorHAnsi"/>
                <w:sz w:val="18"/>
                <w:szCs w:val="18"/>
              </w:rPr>
              <w:t>eter</w:t>
            </w:r>
          </w:p>
        </w:tc>
        <w:tc>
          <w:tcPr>
            <w:tcW w:w="5775" w:type="dxa"/>
          </w:tcPr>
          <w:p w14:paraId="13067512" w14:textId="77777777" w:rsidR="00FA62B9" w:rsidRPr="001D2CD1" w:rsidRDefault="00FA62B9" w:rsidP="00BC3575">
            <w:pPr>
              <w:rPr>
                <w:rFonts w:asciiTheme="minorHAnsi" w:hAnsiTheme="minorHAnsi"/>
                <w:b/>
                <w:sz w:val="18"/>
                <w:szCs w:val="18"/>
                <w:lang w:eastAsia="zh-TW"/>
              </w:rPr>
            </w:pPr>
            <w:r w:rsidRPr="001D2CD1">
              <w:rPr>
                <w:rFonts w:asciiTheme="minorHAnsi" w:hAnsiTheme="minorHAnsi"/>
                <w:sz w:val="18"/>
                <w:szCs w:val="18"/>
              </w:rPr>
              <w:t>&lt;&lt;user entry but must be no less than 10 (seconds)&gt;&gt;</w:t>
            </w:r>
          </w:p>
        </w:tc>
      </w:tr>
      <w:tr w:rsidR="00E61D23" w:rsidRPr="001D2CD1" w14:paraId="13067518" w14:textId="77777777" w:rsidTr="00E61D23">
        <w:tc>
          <w:tcPr>
            <w:tcW w:w="590" w:type="dxa"/>
            <w:vAlign w:val="center"/>
          </w:tcPr>
          <w:p w14:paraId="13067514" w14:textId="77777777" w:rsidR="00E61D23" w:rsidRPr="001D2CD1"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04</w:t>
            </w:r>
          </w:p>
        </w:tc>
        <w:tc>
          <w:tcPr>
            <w:tcW w:w="4651" w:type="dxa"/>
            <w:vAlign w:val="center"/>
          </w:tcPr>
          <w:p w14:paraId="13067515" w14:textId="7369D87C" w:rsidR="00E61D23" w:rsidRPr="001D2CD1" w:rsidRDefault="00E61D23" w:rsidP="00BC3575">
            <w:pPr>
              <w:rPr>
                <w:rFonts w:asciiTheme="minorHAnsi" w:hAnsiTheme="minorHAnsi"/>
                <w:sz w:val="18"/>
                <w:szCs w:val="18"/>
              </w:rPr>
            </w:pPr>
            <w:r w:rsidRPr="001D2CD1">
              <w:rPr>
                <w:rFonts w:asciiTheme="minorHAnsi" w:hAnsiTheme="minorHAnsi"/>
                <w:sz w:val="18"/>
                <w:szCs w:val="18"/>
              </w:rPr>
              <w:t>Test Methodology</w:t>
            </w:r>
          </w:p>
        </w:tc>
        <w:tc>
          <w:tcPr>
            <w:tcW w:w="5775" w:type="dxa"/>
            <w:vAlign w:val="center"/>
          </w:tcPr>
          <w:p w14:paraId="13067516" w14:textId="77777777" w:rsidR="00E61D23" w:rsidRPr="001D2CD1" w:rsidRDefault="00E61D23" w:rsidP="00E61D23">
            <w:pPr>
              <w:rPr>
                <w:rFonts w:asciiTheme="minorHAnsi" w:hAnsiTheme="minorHAnsi"/>
                <w:sz w:val="18"/>
                <w:szCs w:val="18"/>
              </w:rPr>
            </w:pPr>
            <w:r w:rsidRPr="001D2CD1">
              <w:rPr>
                <w:rFonts w:asciiTheme="minorHAnsi" w:hAnsiTheme="minorHAnsi"/>
                <w:sz w:val="18"/>
                <w:szCs w:val="18"/>
              </w:rPr>
              <w:t>&lt;&lt;user input, pull down list:</w:t>
            </w:r>
          </w:p>
          <w:p w14:paraId="13067517" w14:textId="77777777" w:rsidR="00E61D23" w:rsidRPr="001D2CD1" w:rsidRDefault="00E61D23" w:rsidP="00BC3575">
            <w:pPr>
              <w:rPr>
                <w:rFonts w:asciiTheme="minorHAnsi" w:hAnsiTheme="minorHAnsi"/>
                <w:sz w:val="18"/>
                <w:szCs w:val="18"/>
              </w:rPr>
            </w:pPr>
            <w:r w:rsidRPr="001D2CD1">
              <w:rPr>
                <w:rFonts w:asciiTheme="minorHAnsi" w:hAnsiTheme="minorHAnsi"/>
                <w:sz w:val="18"/>
                <w:szCs w:val="18"/>
              </w:rPr>
              <w:t>Pressurization; Depressurization</w:t>
            </w:r>
            <w:r w:rsidR="00045134" w:rsidRPr="001D2CD1">
              <w:rPr>
                <w:rFonts w:asciiTheme="minorHAnsi" w:hAnsiTheme="minorHAnsi"/>
                <w:sz w:val="18"/>
                <w:szCs w:val="18"/>
              </w:rPr>
              <w:t>&gt;&gt;</w:t>
            </w:r>
          </w:p>
        </w:tc>
      </w:tr>
      <w:tr w:rsidR="00E61D23" w:rsidRPr="001D2CD1" w14:paraId="1306751C" w14:textId="77777777" w:rsidTr="00FA62B9">
        <w:tc>
          <w:tcPr>
            <w:tcW w:w="590" w:type="dxa"/>
            <w:vAlign w:val="center"/>
          </w:tcPr>
          <w:p w14:paraId="13067519" w14:textId="77777777" w:rsidR="00E61D23" w:rsidRPr="001D2CD1"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05</w:t>
            </w:r>
          </w:p>
        </w:tc>
        <w:tc>
          <w:tcPr>
            <w:tcW w:w="4651" w:type="dxa"/>
            <w:vAlign w:val="center"/>
          </w:tcPr>
          <w:p w14:paraId="1306751A" w14:textId="3EA2F3A0" w:rsidR="00E61D23" w:rsidRPr="001D2CD1" w:rsidRDefault="00E61D23" w:rsidP="00BC3575">
            <w:pPr>
              <w:rPr>
                <w:rFonts w:asciiTheme="minorHAnsi" w:hAnsiTheme="minorHAnsi"/>
                <w:sz w:val="18"/>
                <w:szCs w:val="18"/>
                <w:lang w:eastAsia="zh-TW"/>
              </w:rPr>
            </w:pPr>
            <w:r w:rsidRPr="001D2CD1">
              <w:rPr>
                <w:rFonts w:asciiTheme="minorHAnsi" w:hAnsiTheme="minorHAnsi"/>
                <w:sz w:val="18"/>
                <w:szCs w:val="18"/>
              </w:rPr>
              <w:t>Unadjusted Building Pressure Target</w:t>
            </w:r>
          </w:p>
        </w:tc>
        <w:tc>
          <w:tcPr>
            <w:tcW w:w="5775" w:type="dxa"/>
          </w:tcPr>
          <w:p w14:paraId="1306751B" w14:textId="77777777" w:rsidR="00E61D23" w:rsidRPr="001D2CD1" w:rsidRDefault="00E61D23" w:rsidP="00E61D23">
            <w:pPr>
              <w:rPr>
                <w:rFonts w:asciiTheme="minorHAnsi" w:hAnsiTheme="minorHAnsi"/>
                <w:b/>
                <w:sz w:val="18"/>
                <w:szCs w:val="18"/>
                <w:lang w:eastAsia="zh-TW"/>
              </w:rPr>
            </w:pPr>
            <w:r w:rsidRPr="001D2CD1">
              <w:rPr>
                <w:rFonts w:asciiTheme="minorHAnsi" w:hAnsiTheme="minorHAnsi"/>
                <w:sz w:val="18"/>
                <w:szCs w:val="18"/>
              </w:rPr>
              <w:t>&lt;&lt;calculated value: if C. 4 equal to Pressurization use equation, 60 + row C. 2; if C. 4 equal to Depressurization use equation, -60 + row C .</w:t>
            </w:r>
            <w:r w:rsidRPr="001D2CD1" w:rsidDel="00EB7663">
              <w:rPr>
                <w:rFonts w:asciiTheme="minorHAnsi" w:hAnsiTheme="minorHAnsi"/>
                <w:sz w:val="18"/>
                <w:szCs w:val="18"/>
              </w:rPr>
              <w:t xml:space="preserve"> </w:t>
            </w:r>
            <w:r w:rsidRPr="001D2CD1">
              <w:rPr>
                <w:rFonts w:asciiTheme="minorHAnsi" w:hAnsiTheme="minorHAnsi"/>
                <w:sz w:val="18"/>
                <w:szCs w:val="18"/>
              </w:rPr>
              <w:t>2&gt;&gt; (Resolution of 0.1 Pa)</w:t>
            </w:r>
          </w:p>
        </w:tc>
      </w:tr>
      <w:tr w:rsidR="00E61D23" w:rsidRPr="001D2CD1" w14:paraId="13067520" w14:textId="77777777" w:rsidTr="00FA62B9">
        <w:tc>
          <w:tcPr>
            <w:tcW w:w="590" w:type="dxa"/>
            <w:vAlign w:val="center"/>
          </w:tcPr>
          <w:p w14:paraId="1306751D" w14:textId="77777777" w:rsidR="00E61D23" w:rsidRPr="001D2CD1"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06</w:t>
            </w:r>
          </w:p>
        </w:tc>
        <w:tc>
          <w:tcPr>
            <w:tcW w:w="4651" w:type="dxa"/>
          </w:tcPr>
          <w:p w14:paraId="1306751E" w14:textId="0C690E3B" w:rsidR="00E61D23" w:rsidRPr="001D2CD1" w:rsidRDefault="00E61D23" w:rsidP="00BC3575">
            <w:pPr>
              <w:rPr>
                <w:rFonts w:asciiTheme="minorHAnsi" w:hAnsiTheme="minorHAnsi"/>
                <w:sz w:val="18"/>
                <w:szCs w:val="18"/>
                <w:highlight w:val="cyan"/>
                <w:lang w:eastAsia="zh-TW"/>
              </w:rPr>
            </w:pPr>
            <w:r w:rsidRPr="001D2CD1">
              <w:rPr>
                <w:rFonts w:asciiTheme="minorHAnsi" w:hAnsiTheme="minorHAnsi"/>
                <w:sz w:val="18"/>
                <w:szCs w:val="18"/>
                <w:lang w:eastAsia="zh-TW"/>
              </w:rPr>
              <w:t>Unadjusted Building Pressure Measured</w:t>
            </w:r>
          </w:p>
        </w:tc>
        <w:tc>
          <w:tcPr>
            <w:tcW w:w="5775" w:type="dxa"/>
          </w:tcPr>
          <w:p w14:paraId="1306751F" w14:textId="77777777" w:rsidR="00E61D23" w:rsidRPr="001D2CD1" w:rsidRDefault="00E61D23" w:rsidP="00BC3575">
            <w:pPr>
              <w:rPr>
                <w:rFonts w:asciiTheme="minorHAnsi" w:hAnsiTheme="minorHAnsi"/>
                <w:sz w:val="18"/>
                <w:szCs w:val="18"/>
                <w:highlight w:val="cyan"/>
              </w:rPr>
            </w:pPr>
            <w:r w:rsidRPr="001D2CD1">
              <w:rPr>
                <w:rFonts w:asciiTheme="minorHAnsi" w:hAnsiTheme="minorHAnsi"/>
                <w:sz w:val="18"/>
                <w:szCs w:val="18"/>
                <w:lang w:eastAsia="zh-TW"/>
              </w:rPr>
              <w:t>&lt;&lt;user entered value&gt;&gt;</w:t>
            </w:r>
            <w:r w:rsidRPr="001D2CD1">
              <w:rPr>
                <w:rFonts w:asciiTheme="minorHAnsi" w:hAnsiTheme="minorHAnsi"/>
                <w:b/>
                <w:sz w:val="18"/>
                <w:szCs w:val="18"/>
                <w:lang w:eastAsia="zh-TW"/>
              </w:rPr>
              <w:t xml:space="preserve"> </w:t>
            </w:r>
            <w:r w:rsidRPr="001D2CD1">
              <w:rPr>
                <w:rFonts w:asciiTheme="minorHAnsi" w:hAnsiTheme="minorHAnsi"/>
                <w:sz w:val="18"/>
                <w:szCs w:val="18"/>
              </w:rPr>
              <w:t>(Resolution of 0.1 Pa)</w:t>
            </w:r>
          </w:p>
        </w:tc>
      </w:tr>
      <w:tr w:rsidR="00E61D23" w:rsidRPr="001D2CD1" w14:paraId="13067524" w14:textId="77777777" w:rsidTr="00FA62B9">
        <w:tc>
          <w:tcPr>
            <w:tcW w:w="590" w:type="dxa"/>
            <w:vAlign w:val="center"/>
          </w:tcPr>
          <w:p w14:paraId="13067521" w14:textId="77777777" w:rsidR="00E61D23" w:rsidRPr="001D2CD1"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07</w:t>
            </w:r>
          </w:p>
        </w:tc>
        <w:tc>
          <w:tcPr>
            <w:tcW w:w="4651" w:type="dxa"/>
            <w:vAlign w:val="center"/>
          </w:tcPr>
          <w:p w14:paraId="13067522" w14:textId="44472C1C" w:rsidR="00E61D23" w:rsidRPr="001D2CD1" w:rsidRDefault="00E61D23" w:rsidP="00321FFA">
            <w:pPr>
              <w:rPr>
                <w:rFonts w:asciiTheme="minorHAnsi" w:hAnsiTheme="minorHAnsi"/>
                <w:sz w:val="18"/>
                <w:szCs w:val="18"/>
                <w:lang w:eastAsia="zh-TW"/>
              </w:rPr>
            </w:pPr>
            <w:r w:rsidRPr="001D2CD1">
              <w:rPr>
                <w:rFonts w:asciiTheme="minorHAnsi" w:hAnsiTheme="minorHAnsi"/>
                <w:sz w:val="18"/>
                <w:szCs w:val="18"/>
              </w:rPr>
              <w:t xml:space="preserve">Induced </w:t>
            </w:r>
            <w:r w:rsidR="00321FFA">
              <w:rPr>
                <w:rFonts w:asciiTheme="minorHAnsi" w:hAnsiTheme="minorHAnsi"/>
                <w:sz w:val="18"/>
                <w:szCs w:val="18"/>
              </w:rPr>
              <w:t>B</w:t>
            </w:r>
            <w:r w:rsidRPr="001D2CD1">
              <w:rPr>
                <w:rFonts w:asciiTheme="minorHAnsi" w:hAnsiTheme="minorHAnsi"/>
                <w:sz w:val="18"/>
                <w:szCs w:val="18"/>
              </w:rPr>
              <w:t xml:space="preserve">uilding </w:t>
            </w:r>
            <w:r w:rsidR="00321FFA">
              <w:rPr>
                <w:rFonts w:asciiTheme="minorHAnsi" w:hAnsiTheme="minorHAnsi"/>
                <w:sz w:val="18"/>
                <w:szCs w:val="18"/>
              </w:rPr>
              <w:t>P</w:t>
            </w:r>
            <w:r w:rsidRPr="001D2CD1">
              <w:rPr>
                <w:rFonts w:asciiTheme="minorHAnsi" w:hAnsiTheme="minorHAnsi"/>
                <w:sz w:val="18"/>
                <w:szCs w:val="18"/>
              </w:rPr>
              <w:t>ressure</w:t>
            </w:r>
          </w:p>
        </w:tc>
        <w:tc>
          <w:tcPr>
            <w:tcW w:w="5775" w:type="dxa"/>
            <w:vAlign w:val="center"/>
          </w:tcPr>
          <w:p w14:paraId="13067523" w14:textId="77777777" w:rsidR="00E61D23" w:rsidRPr="001D2CD1" w:rsidRDefault="00E61D23" w:rsidP="00045134">
            <w:pPr>
              <w:rPr>
                <w:rFonts w:asciiTheme="minorHAnsi" w:hAnsiTheme="minorHAnsi"/>
                <w:sz w:val="18"/>
                <w:szCs w:val="18"/>
              </w:rPr>
            </w:pPr>
            <w:r w:rsidRPr="001D2CD1">
              <w:rPr>
                <w:rFonts w:asciiTheme="minorHAnsi" w:hAnsiTheme="minorHAnsi"/>
                <w:sz w:val="18"/>
                <w:szCs w:val="18"/>
              </w:rPr>
              <w:t xml:space="preserve">&lt;&lt;calculated value, row C. </w:t>
            </w:r>
            <w:r w:rsidR="00045134" w:rsidRPr="001D2CD1">
              <w:rPr>
                <w:rFonts w:asciiTheme="minorHAnsi" w:hAnsiTheme="minorHAnsi"/>
                <w:sz w:val="18"/>
                <w:szCs w:val="18"/>
              </w:rPr>
              <w:t>6</w:t>
            </w:r>
            <w:r w:rsidRPr="001D2CD1">
              <w:rPr>
                <w:rFonts w:asciiTheme="minorHAnsi" w:hAnsiTheme="minorHAnsi"/>
                <w:sz w:val="18"/>
                <w:szCs w:val="18"/>
              </w:rPr>
              <w:t xml:space="preserve"> – row C. 2&gt;&gt;</w:t>
            </w:r>
          </w:p>
        </w:tc>
      </w:tr>
      <w:tr w:rsidR="00E61D23" w:rsidRPr="001D2CD1" w14:paraId="13067528" w14:textId="77777777" w:rsidTr="00FA62B9">
        <w:tc>
          <w:tcPr>
            <w:tcW w:w="590" w:type="dxa"/>
            <w:vAlign w:val="center"/>
          </w:tcPr>
          <w:p w14:paraId="13067525" w14:textId="77777777" w:rsidR="00E61D23" w:rsidRPr="001D2CD1"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08</w:t>
            </w:r>
          </w:p>
        </w:tc>
        <w:tc>
          <w:tcPr>
            <w:tcW w:w="4651" w:type="dxa"/>
          </w:tcPr>
          <w:p w14:paraId="13067526" w14:textId="77777777" w:rsidR="00E61D23" w:rsidRPr="001D2CD1" w:rsidRDefault="00E61D23" w:rsidP="00BC3575">
            <w:pPr>
              <w:rPr>
                <w:rFonts w:asciiTheme="minorHAnsi" w:hAnsiTheme="minorHAnsi"/>
                <w:sz w:val="18"/>
                <w:szCs w:val="18"/>
                <w:lang w:eastAsia="zh-TW"/>
              </w:rPr>
            </w:pPr>
            <w:r w:rsidRPr="001D2CD1">
              <w:rPr>
                <w:rFonts w:asciiTheme="minorHAnsi" w:hAnsiTheme="minorHAnsi"/>
                <w:sz w:val="18"/>
                <w:szCs w:val="18"/>
                <w:lang w:eastAsia="zh-TW"/>
              </w:rPr>
              <w:t>A minimum of eight readings were taken spaced evenly between 15 Pa and 60 Pa (or highest attainable pressure).</w:t>
            </w:r>
          </w:p>
        </w:tc>
        <w:tc>
          <w:tcPr>
            <w:tcW w:w="5775" w:type="dxa"/>
          </w:tcPr>
          <w:p w14:paraId="13067527" w14:textId="77777777" w:rsidR="00E61D23" w:rsidRPr="001D2CD1" w:rsidRDefault="00E61D23" w:rsidP="00BC3575">
            <w:pPr>
              <w:rPr>
                <w:rFonts w:asciiTheme="minorHAnsi" w:hAnsiTheme="minorHAnsi"/>
                <w:b/>
                <w:sz w:val="18"/>
                <w:szCs w:val="18"/>
                <w:lang w:eastAsia="zh-TW"/>
              </w:rPr>
            </w:pPr>
            <w:r w:rsidRPr="001D2CD1">
              <w:rPr>
                <w:rFonts w:asciiTheme="minorHAnsi" w:hAnsiTheme="minorHAnsi"/>
                <w:sz w:val="18"/>
                <w:szCs w:val="18"/>
              </w:rPr>
              <w:t>&lt;&lt;user to acknowledge this requirement to continue&gt;&gt;</w:t>
            </w:r>
          </w:p>
        </w:tc>
      </w:tr>
      <w:tr w:rsidR="00E61D23" w:rsidRPr="001D2CD1" w14:paraId="1306752C" w14:textId="77777777" w:rsidTr="00FA62B9">
        <w:tc>
          <w:tcPr>
            <w:tcW w:w="590" w:type="dxa"/>
            <w:vAlign w:val="center"/>
          </w:tcPr>
          <w:p w14:paraId="13067529" w14:textId="77777777" w:rsidR="00E61D23" w:rsidRPr="001D2CD1" w:rsidRDefault="00E61D23" w:rsidP="00E61D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09</w:t>
            </w:r>
          </w:p>
        </w:tc>
        <w:tc>
          <w:tcPr>
            <w:tcW w:w="4651" w:type="dxa"/>
          </w:tcPr>
          <w:p w14:paraId="1306752A" w14:textId="0A4F62A2" w:rsidR="00E61D23" w:rsidRPr="001D2CD1" w:rsidRDefault="00E61D23" w:rsidP="00321FFA">
            <w:pPr>
              <w:rPr>
                <w:rFonts w:asciiTheme="minorHAnsi" w:hAnsiTheme="minorHAnsi"/>
                <w:sz w:val="18"/>
                <w:szCs w:val="18"/>
                <w:lang w:eastAsia="zh-TW"/>
              </w:rPr>
            </w:pPr>
            <w:r w:rsidRPr="001D2CD1">
              <w:rPr>
                <w:rFonts w:asciiTheme="minorHAnsi" w:hAnsiTheme="minorHAnsi"/>
                <w:sz w:val="18"/>
                <w:szCs w:val="18"/>
                <w:lang w:eastAsia="zh-TW"/>
              </w:rPr>
              <w:t>Post-</w:t>
            </w:r>
            <w:r w:rsidR="00321FFA">
              <w:rPr>
                <w:rFonts w:asciiTheme="minorHAnsi" w:hAnsiTheme="minorHAnsi"/>
                <w:sz w:val="18"/>
                <w:szCs w:val="18"/>
                <w:lang w:eastAsia="zh-TW"/>
              </w:rPr>
              <w:t>T</w:t>
            </w:r>
            <w:r w:rsidRPr="001D2CD1">
              <w:rPr>
                <w:rFonts w:asciiTheme="minorHAnsi" w:hAnsiTheme="minorHAnsi"/>
                <w:sz w:val="18"/>
                <w:szCs w:val="18"/>
                <w:lang w:eastAsia="zh-TW"/>
              </w:rPr>
              <w:t xml:space="preserve">est </w:t>
            </w:r>
            <w:r w:rsidR="00321FFA">
              <w:rPr>
                <w:rFonts w:asciiTheme="minorHAnsi" w:hAnsiTheme="minorHAnsi"/>
                <w:sz w:val="18"/>
                <w:szCs w:val="18"/>
                <w:lang w:eastAsia="zh-TW"/>
              </w:rPr>
              <w:t>B</w:t>
            </w:r>
            <w:r w:rsidRPr="001D2CD1">
              <w:rPr>
                <w:rFonts w:asciiTheme="minorHAnsi" w:hAnsiTheme="minorHAnsi"/>
                <w:sz w:val="18"/>
                <w:szCs w:val="18"/>
                <w:lang w:eastAsia="zh-TW"/>
              </w:rPr>
              <w:t xml:space="preserve">aseline </w:t>
            </w:r>
            <w:r w:rsidR="00321FFA">
              <w:rPr>
                <w:rFonts w:asciiTheme="minorHAnsi" w:hAnsiTheme="minorHAnsi"/>
                <w:sz w:val="18"/>
                <w:szCs w:val="18"/>
                <w:lang w:eastAsia="zh-TW"/>
              </w:rPr>
              <w:t>B</w:t>
            </w:r>
            <w:r w:rsidRPr="001D2CD1">
              <w:rPr>
                <w:rFonts w:asciiTheme="minorHAnsi" w:hAnsiTheme="minorHAnsi"/>
                <w:sz w:val="18"/>
                <w:szCs w:val="18"/>
                <w:lang w:eastAsia="zh-TW"/>
              </w:rPr>
              <w:t xml:space="preserve">uilding </w:t>
            </w:r>
            <w:r w:rsidR="00321FFA">
              <w:rPr>
                <w:rFonts w:asciiTheme="minorHAnsi" w:hAnsiTheme="minorHAnsi"/>
                <w:sz w:val="18"/>
                <w:szCs w:val="18"/>
                <w:lang w:eastAsia="zh-TW"/>
              </w:rPr>
              <w:t>P</w:t>
            </w:r>
            <w:r w:rsidRPr="001D2CD1">
              <w:rPr>
                <w:rFonts w:asciiTheme="minorHAnsi" w:hAnsiTheme="minorHAnsi"/>
                <w:sz w:val="18"/>
                <w:szCs w:val="18"/>
                <w:lang w:eastAsia="zh-TW"/>
              </w:rPr>
              <w:t>ressure</w:t>
            </w:r>
          </w:p>
        </w:tc>
        <w:tc>
          <w:tcPr>
            <w:tcW w:w="5775" w:type="dxa"/>
          </w:tcPr>
          <w:p w14:paraId="1306752B" w14:textId="77777777" w:rsidR="00E61D23" w:rsidRPr="001D2CD1" w:rsidRDefault="00E61D23" w:rsidP="00BC3575">
            <w:pPr>
              <w:rPr>
                <w:rFonts w:asciiTheme="minorHAnsi" w:hAnsiTheme="minorHAnsi"/>
                <w:sz w:val="18"/>
                <w:szCs w:val="18"/>
                <w:lang w:eastAsia="zh-TW"/>
              </w:rPr>
            </w:pPr>
            <w:r w:rsidRPr="001D2CD1">
              <w:rPr>
                <w:rFonts w:asciiTheme="minorHAnsi" w:hAnsiTheme="minorHAnsi"/>
                <w:sz w:val="18"/>
                <w:szCs w:val="18"/>
                <w:lang w:eastAsia="zh-TW"/>
              </w:rPr>
              <w:t>&lt;&lt;user input (Pa)&gt;&gt;</w:t>
            </w:r>
            <w:r w:rsidRPr="001D2CD1">
              <w:rPr>
                <w:rFonts w:asciiTheme="minorHAnsi" w:hAnsiTheme="minorHAnsi"/>
                <w:b/>
                <w:sz w:val="18"/>
                <w:szCs w:val="18"/>
                <w:lang w:eastAsia="zh-TW"/>
              </w:rPr>
              <w:t xml:space="preserve"> </w:t>
            </w:r>
            <w:r w:rsidRPr="001D2CD1">
              <w:rPr>
                <w:rFonts w:asciiTheme="minorHAnsi" w:hAnsiTheme="minorHAnsi"/>
                <w:sz w:val="18"/>
                <w:szCs w:val="18"/>
              </w:rPr>
              <w:t>(Resolution of 0.1 Pa)</w:t>
            </w:r>
          </w:p>
        </w:tc>
      </w:tr>
      <w:tr w:rsidR="00E61D23" w:rsidRPr="001D2CD1" w14:paraId="13067530" w14:textId="77777777" w:rsidTr="00FA62B9">
        <w:tc>
          <w:tcPr>
            <w:tcW w:w="590" w:type="dxa"/>
            <w:vAlign w:val="center"/>
          </w:tcPr>
          <w:p w14:paraId="1306752D" w14:textId="77777777" w:rsidR="00E61D23" w:rsidRPr="001D2CD1" w:rsidRDefault="00E61D23" w:rsidP="00E61D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10</w:t>
            </w:r>
          </w:p>
        </w:tc>
        <w:tc>
          <w:tcPr>
            <w:tcW w:w="4651" w:type="dxa"/>
          </w:tcPr>
          <w:p w14:paraId="1306752E" w14:textId="4E3377F4" w:rsidR="00E61D23" w:rsidRPr="001D2CD1" w:rsidRDefault="00E61D23" w:rsidP="00BC3575">
            <w:pPr>
              <w:rPr>
                <w:rFonts w:asciiTheme="minorHAnsi" w:hAnsiTheme="minorHAnsi"/>
                <w:sz w:val="18"/>
                <w:szCs w:val="18"/>
                <w:lang w:eastAsia="zh-TW"/>
              </w:rPr>
            </w:pPr>
            <w:r w:rsidRPr="001D2CD1">
              <w:rPr>
                <w:rFonts w:asciiTheme="minorHAnsi" w:hAnsiTheme="minorHAnsi"/>
                <w:sz w:val="18"/>
                <w:szCs w:val="18"/>
                <w:lang w:eastAsia="zh-TW"/>
              </w:rPr>
              <w:t>Corrected CFM50 (from software)</w:t>
            </w:r>
          </w:p>
        </w:tc>
        <w:tc>
          <w:tcPr>
            <w:tcW w:w="5775" w:type="dxa"/>
          </w:tcPr>
          <w:p w14:paraId="1306752F" w14:textId="77777777" w:rsidR="00E61D23" w:rsidRPr="001D2CD1" w:rsidRDefault="00E61D23" w:rsidP="005D7793">
            <w:pPr>
              <w:rPr>
                <w:rFonts w:asciiTheme="minorHAnsi" w:hAnsiTheme="minorHAnsi"/>
                <w:sz w:val="18"/>
                <w:szCs w:val="18"/>
                <w:lang w:eastAsia="zh-TW"/>
              </w:rPr>
            </w:pPr>
            <w:r w:rsidRPr="001D2CD1">
              <w:rPr>
                <w:rFonts w:asciiTheme="minorHAnsi" w:hAnsiTheme="minorHAnsi"/>
                <w:sz w:val="18"/>
                <w:szCs w:val="18"/>
                <w:lang w:eastAsia="zh-TW"/>
              </w:rPr>
              <w:t>&lt;&lt;</w:t>
            </w:r>
            <w:r w:rsidR="00ED7ECD">
              <w:rPr>
                <w:rFonts w:asciiTheme="minorHAnsi" w:hAnsiTheme="minorHAnsi"/>
                <w:sz w:val="18"/>
                <w:szCs w:val="18"/>
              </w:rPr>
              <w:t xml:space="preserve"> user entry of value </w:t>
            </w:r>
            <w:r w:rsidRPr="001D2CD1">
              <w:rPr>
                <w:rFonts w:asciiTheme="minorHAnsi" w:hAnsiTheme="minorHAnsi"/>
                <w:sz w:val="18"/>
                <w:szCs w:val="18"/>
                <w:lang w:eastAsia="zh-TW"/>
              </w:rPr>
              <w:t>calculated by software &gt;&gt;</w:t>
            </w:r>
            <w:r w:rsidRPr="001D2CD1">
              <w:rPr>
                <w:rFonts w:asciiTheme="minorHAnsi" w:hAnsiTheme="minorHAnsi"/>
                <w:b/>
                <w:sz w:val="18"/>
                <w:szCs w:val="18"/>
                <w:lang w:eastAsia="zh-TW"/>
              </w:rPr>
              <w:t xml:space="preserve"> </w:t>
            </w:r>
            <w:r w:rsidRPr="001D2CD1">
              <w:rPr>
                <w:rFonts w:asciiTheme="minorHAnsi" w:hAnsiTheme="minorHAnsi"/>
                <w:sz w:val="18"/>
                <w:szCs w:val="18"/>
              </w:rPr>
              <w:t>(Resolution of 1 CFM)</w:t>
            </w:r>
          </w:p>
        </w:tc>
      </w:tr>
    </w:tbl>
    <w:p w14:paraId="13067531" w14:textId="77777777" w:rsidR="00FA62B9" w:rsidRPr="008809A7" w:rsidRDefault="00FA62B9">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FA62B9" w:rsidRPr="001D2CD1" w14:paraId="13067533" w14:textId="77777777" w:rsidTr="00BC3575">
        <w:tc>
          <w:tcPr>
            <w:tcW w:w="11016" w:type="dxa"/>
            <w:vAlign w:val="center"/>
          </w:tcPr>
          <w:p w14:paraId="13067532" w14:textId="77777777" w:rsidR="00FA62B9" w:rsidRPr="008809A7" w:rsidRDefault="00FA62B9" w:rsidP="00BC3575">
            <w:pPr>
              <w:rPr>
                <w:rFonts w:asciiTheme="minorHAnsi" w:hAnsiTheme="minorHAnsi"/>
                <w:szCs w:val="18"/>
                <w:lang w:eastAsia="zh-TW"/>
              </w:rPr>
            </w:pPr>
            <w:r w:rsidRPr="008809A7">
              <w:rPr>
                <w:rFonts w:asciiTheme="minorHAnsi" w:hAnsiTheme="minorHAnsi"/>
                <w:b/>
                <w:szCs w:val="18"/>
              </w:rPr>
              <w:t xml:space="preserve">D. Altitude and Temperature Correction </w:t>
            </w:r>
            <w:r w:rsidRPr="008809A7">
              <w:rPr>
                <w:rFonts w:asciiTheme="minorHAnsi" w:hAnsiTheme="minorHAnsi"/>
                <w:szCs w:val="18"/>
              </w:rPr>
              <w:t>(not used, performed by blower door software)</w:t>
            </w:r>
          </w:p>
        </w:tc>
      </w:tr>
      <w:tr w:rsidR="002B3023" w:rsidRPr="001D2CD1" w14:paraId="13067535" w14:textId="77777777" w:rsidTr="00BC3575">
        <w:tc>
          <w:tcPr>
            <w:tcW w:w="11016" w:type="dxa"/>
            <w:vAlign w:val="center"/>
          </w:tcPr>
          <w:p w14:paraId="13067534" w14:textId="77777777" w:rsidR="002B3023" w:rsidRPr="001D2CD1" w:rsidRDefault="002B3023" w:rsidP="00BC3575">
            <w:pPr>
              <w:rPr>
                <w:rFonts w:asciiTheme="minorHAnsi" w:hAnsiTheme="minorHAnsi"/>
                <w:b/>
                <w:sz w:val="18"/>
                <w:szCs w:val="18"/>
              </w:rPr>
            </w:pPr>
          </w:p>
        </w:tc>
      </w:tr>
    </w:tbl>
    <w:p w14:paraId="13067536" w14:textId="77777777" w:rsidR="00E61D23" w:rsidRPr="008809A7" w:rsidRDefault="00E61D2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5"/>
      </w:tblGrid>
      <w:tr w:rsidR="00FA62B9" w:rsidRPr="001D2CD1" w14:paraId="13067538" w14:textId="77777777" w:rsidTr="00BC3575">
        <w:tc>
          <w:tcPr>
            <w:tcW w:w="11016" w:type="dxa"/>
            <w:gridSpan w:val="3"/>
          </w:tcPr>
          <w:p w14:paraId="13067537" w14:textId="77777777" w:rsidR="00FA62B9" w:rsidRPr="008809A7" w:rsidRDefault="00FA62B9" w:rsidP="00BC3575">
            <w:pPr>
              <w:keepNext/>
              <w:rPr>
                <w:rFonts w:asciiTheme="minorHAnsi" w:hAnsiTheme="minorHAnsi"/>
                <w:szCs w:val="18"/>
              </w:rPr>
            </w:pPr>
            <w:r w:rsidRPr="008809A7">
              <w:rPr>
                <w:rFonts w:asciiTheme="minorHAnsi" w:hAnsiTheme="minorHAnsi"/>
                <w:b/>
                <w:szCs w:val="18"/>
              </w:rPr>
              <w:t>E. Accuracy Adjustment</w:t>
            </w:r>
          </w:p>
        </w:tc>
      </w:tr>
      <w:tr w:rsidR="00FA62B9" w:rsidRPr="001D2CD1" w14:paraId="1306753C" w14:textId="77777777" w:rsidTr="009013BA">
        <w:tc>
          <w:tcPr>
            <w:tcW w:w="590" w:type="dxa"/>
            <w:vAlign w:val="center"/>
          </w:tcPr>
          <w:p w14:paraId="13067539" w14:textId="77777777" w:rsidR="00FA62B9" w:rsidRPr="001D2CD1"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1</w:t>
            </w:r>
          </w:p>
        </w:tc>
        <w:tc>
          <w:tcPr>
            <w:tcW w:w="4651" w:type="dxa"/>
          </w:tcPr>
          <w:p w14:paraId="1ACE54EA" w14:textId="384715FE" w:rsidR="00321FFA" w:rsidRDefault="00FA62B9" w:rsidP="00321F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lang w:eastAsia="zh-TW"/>
              </w:rPr>
            </w:pPr>
            <w:r w:rsidRPr="001D2CD1">
              <w:rPr>
                <w:rFonts w:asciiTheme="minorHAnsi" w:hAnsiTheme="minorHAnsi"/>
                <w:sz w:val="18"/>
                <w:szCs w:val="18"/>
                <w:lang w:eastAsia="zh-TW"/>
              </w:rPr>
              <w:t xml:space="preserve">Percent </w:t>
            </w:r>
            <w:r w:rsidR="00321FFA">
              <w:rPr>
                <w:rFonts w:asciiTheme="minorHAnsi" w:hAnsiTheme="minorHAnsi"/>
                <w:sz w:val="18"/>
                <w:szCs w:val="18"/>
                <w:lang w:eastAsia="zh-TW"/>
              </w:rPr>
              <w:t>U</w:t>
            </w:r>
            <w:r w:rsidRPr="001D2CD1">
              <w:rPr>
                <w:rFonts w:asciiTheme="minorHAnsi" w:hAnsiTheme="minorHAnsi"/>
                <w:sz w:val="18"/>
                <w:szCs w:val="18"/>
                <w:lang w:eastAsia="zh-TW"/>
              </w:rPr>
              <w:t xml:space="preserve">ncertainty @ 95% </w:t>
            </w:r>
            <w:r w:rsidR="00321FFA">
              <w:rPr>
                <w:rFonts w:asciiTheme="minorHAnsi" w:hAnsiTheme="minorHAnsi"/>
                <w:sz w:val="18"/>
                <w:szCs w:val="18"/>
                <w:lang w:eastAsia="zh-TW"/>
              </w:rPr>
              <w:t>C</w:t>
            </w:r>
            <w:r w:rsidRPr="001D2CD1">
              <w:rPr>
                <w:rFonts w:asciiTheme="minorHAnsi" w:hAnsiTheme="minorHAnsi"/>
                <w:sz w:val="18"/>
                <w:szCs w:val="18"/>
                <w:lang w:eastAsia="zh-TW"/>
              </w:rPr>
              <w:t xml:space="preserve">onfidence </w:t>
            </w:r>
            <w:r w:rsidR="00321FFA">
              <w:rPr>
                <w:rFonts w:asciiTheme="minorHAnsi" w:hAnsiTheme="minorHAnsi"/>
                <w:sz w:val="18"/>
                <w:szCs w:val="18"/>
                <w:lang w:eastAsia="zh-TW"/>
              </w:rPr>
              <w:t>L</w:t>
            </w:r>
            <w:r w:rsidRPr="001D2CD1">
              <w:rPr>
                <w:rFonts w:asciiTheme="minorHAnsi" w:hAnsiTheme="minorHAnsi"/>
                <w:sz w:val="18"/>
                <w:szCs w:val="18"/>
                <w:lang w:eastAsia="zh-TW"/>
              </w:rPr>
              <w:t xml:space="preserve">evel </w:t>
            </w:r>
          </w:p>
          <w:p w14:paraId="1306753A" w14:textId="278DAE9F" w:rsidR="00FA62B9" w:rsidRPr="001D2CD1" w:rsidRDefault="00FA62B9" w:rsidP="00321F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lang w:eastAsia="zh-TW"/>
              </w:rPr>
              <w:t>(from software)</w:t>
            </w:r>
          </w:p>
        </w:tc>
        <w:tc>
          <w:tcPr>
            <w:tcW w:w="5775" w:type="dxa"/>
          </w:tcPr>
          <w:p w14:paraId="1306753B" w14:textId="77777777" w:rsidR="00FA62B9" w:rsidRPr="001D2CD1"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lang w:eastAsia="zh-TW"/>
              </w:rPr>
              <w:t>&lt;&lt;</w:t>
            </w:r>
            <w:r w:rsidR="00ED7ECD">
              <w:rPr>
                <w:rFonts w:asciiTheme="minorHAnsi" w:hAnsiTheme="minorHAnsi"/>
                <w:sz w:val="18"/>
                <w:szCs w:val="18"/>
              </w:rPr>
              <w:t xml:space="preserve"> user entry of value </w:t>
            </w:r>
            <w:r w:rsidRPr="001D2CD1">
              <w:rPr>
                <w:rFonts w:asciiTheme="minorHAnsi" w:hAnsiTheme="minorHAnsi"/>
                <w:sz w:val="18"/>
                <w:szCs w:val="18"/>
                <w:lang w:eastAsia="zh-TW"/>
              </w:rPr>
              <w:t>calculated by software&gt;&gt;</w:t>
            </w:r>
          </w:p>
        </w:tc>
      </w:tr>
      <w:tr w:rsidR="00FA62B9" w:rsidRPr="001D2CD1" w14:paraId="13067541" w14:textId="77777777" w:rsidTr="009013BA">
        <w:tc>
          <w:tcPr>
            <w:tcW w:w="590" w:type="dxa"/>
            <w:vAlign w:val="center"/>
          </w:tcPr>
          <w:p w14:paraId="1306753D" w14:textId="77777777" w:rsidR="00FA62B9" w:rsidRPr="001D2CD1"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2</w:t>
            </w:r>
          </w:p>
        </w:tc>
        <w:tc>
          <w:tcPr>
            <w:tcW w:w="4651" w:type="dxa"/>
          </w:tcPr>
          <w:p w14:paraId="1306753E" w14:textId="1A239169" w:rsidR="00FA62B9" w:rsidRPr="001D2CD1" w:rsidRDefault="00FA62B9" w:rsidP="00321FFA">
            <w:pPr>
              <w:keepNext/>
              <w:tabs>
                <w:tab w:val="left" w:pos="-720"/>
                <w:tab w:val="left" w:pos="0"/>
                <w:tab w:val="left" w:pos="1152"/>
                <w:tab w:val="left" w:pos="1532"/>
              </w:tabs>
              <w:suppressAutoHyphens/>
              <w:rPr>
                <w:rFonts w:asciiTheme="minorHAnsi" w:hAnsiTheme="minorHAnsi"/>
                <w:sz w:val="18"/>
                <w:szCs w:val="18"/>
              </w:rPr>
            </w:pPr>
            <w:r w:rsidRPr="001D2CD1">
              <w:rPr>
                <w:rFonts w:asciiTheme="minorHAnsi" w:hAnsiTheme="minorHAnsi"/>
                <w:sz w:val="18"/>
                <w:szCs w:val="18"/>
                <w:lang w:eastAsia="zh-TW"/>
              </w:rPr>
              <w:t xml:space="preserve">Accuracy </w:t>
            </w:r>
            <w:r w:rsidR="00321FFA">
              <w:rPr>
                <w:rFonts w:asciiTheme="minorHAnsi" w:hAnsiTheme="minorHAnsi"/>
                <w:sz w:val="18"/>
                <w:szCs w:val="18"/>
                <w:lang w:eastAsia="zh-TW"/>
              </w:rPr>
              <w:t>L</w:t>
            </w:r>
            <w:r w:rsidRPr="001D2CD1">
              <w:rPr>
                <w:rFonts w:asciiTheme="minorHAnsi" w:hAnsiTheme="minorHAnsi"/>
                <w:sz w:val="18"/>
                <w:szCs w:val="18"/>
                <w:lang w:eastAsia="zh-TW"/>
              </w:rPr>
              <w:t>evel</w:t>
            </w:r>
          </w:p>
        </w:tc>
        <w:tc>
          <w:tcPr>
            <w:tcW w:w="5775" w:type="dxa"/>
          </w:tcPr>
          <w:p w14:paraId="1306753F" w14:textId="77777777" w:rsidR="00FA62B9" w:rsidRPr="001D2CD1" w:rsidRDefault="00FA62B9" w:rsidP="00BC3575">
            <w:pPr>
              <w:rPr>
                <w:rFonts w:asciiTheme="minorHAnsi" w:hAnsiTheme="minorHAnsi"/>
                <w:sz w:val="18"/>
                <w:szCs w:val="18"/>
                <w:lang w:eastAsia="zh-TW"/>
              </w:rPr>
            </w:pPr>
            <w:r w:rsidRPr="001D2CD1">
              <w:rPr>
                <w:rFonts w:asciiTheme="minorHAnsi" w:hAnsiTheme="minorHAnsi"/>
                <w:sz w:val="18"/>
                <w:szCs w:val="18"/>
                <w:lang w:eastAsia="zh-TW"/>
              </w:rPr>
              <w:t xml:space="preserve">&lt;&lt;calculated, if row E. 1 ≤ 10, “Standard”; </w:t>
            </w:r>
          </w:p>
          <w:p w14:paraId="13067540" w14:textId="77777777" w:rsidR="00FA62B9" w:rsidRPr="001D2CD1"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lang w:eastAsia="zh-TW"/>
              </w:rPr>
              <w:t>if row E. 1 &gt; 10, “Reduced”&gt;&gt;</w:t>
            </w:r>
          </w:p>
        </w:tc>
      </w:tr>
      <w:tr w:rsidR="00FA62B9" w:rsidRPr="001D2CD1" w14:paraId="13067546" w14:textId="77777777" w:rsidTr="009013BA">
        <w:tc>
          <w:tcPr>
            <w:tcW w:w="590" w:type="dxa"/>
            <w:vAlign w:val="center"/>
          </w:tcPr>
          <w:p w14:paraId="13067542" w14:textId="77777777" w:rsidR="00FA62B9" w:rsidRPr="001D2CD1"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3</w:t>
            </w:r>
          </w:p>
        </w:tc>
        <w:tc>
          <w:tcPr>
            <w:tcW w:w="4651" w:type="dxa"/>
          </w:tcPr>
          <w:p w14:paraId="13067543" w14:textId="618E1E58" w:rsidR="00FA62B9" w:rsidRPr="001D2CD1" w:rsidRDefault="00B23E21" w:rsidP="00321FF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 xml:space="preserve">Accuracy Adjustment </w:t>
            </w:r>
            <w:r w:rsidR="00321FFA">
              <w:rPr>
                <w:rFonts w:asciiTheme="minorHAnsi" w:hAnsiTheme="minorHAnsi"/>
                <w:sz w:val="18"/>
                <w:szCs w:val="18"/>
              </w:rPr>
              <w:t>F</w:t>
            </w:r>
            <w:r w:rsidR="00FA62B9" w:rsidRPr="001D2CD1">
              <w:rPr>
                <w:rFonts w:asciiTheme="minorHAnsi" w:hAnsiTheme="minorHAnsi"/>
                <w:sz w:val="18"/>
                <w:szCs w:val="18"/>
              </w:rPr>
              <w:t>actor</w:t>
            </w:r>
          </w:p>
        </w:tc>
        <w:tc>
          <w:tcPr>
            <w:tcW w:w="5775" w:type="dxa"/>
          </w:tcPr>
          <w:p w14:paraId="13067544" w14:textId="77777777" w:rsidR="00FA62B9" w:rsidRPr="001D2CD1" w:rsidRDefault="00FA62B9" w:rsidP="00BC357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&lt;&lt;calculated, if row E. 2 is “Standard”=1;</w:t>
            </w:r>
          </w:p>
          <w:p w14:paraId="13067545" w14:textId="77777777" w:rsidR="00FA62B9" w:rsidRPr="001D2CD1"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If it is “Reduced”, 1+ (</w:t>
            </w:r>
            <w:r w:rsidR="0087491B" w:rsidRPr="001D2CD1">
              <w:rPr>
                <w:rFonts w:asciiTheme="minorHAnsi" w:hAnsiTheme="minorHAnsi"/>
                <w:sz w:val="18"/>
                <w:szCs w:val="18"/>
              </w:rPr>
              <w:t xml:space="preserve">E.1 </w:t>
            </w:r>
            <w:r w:rsidRPr="001D2CD1">
              <w:rPr>
                <w:rFonts w:asciiTheme="minorHAnsi" w:hAnsiTheme="minorHAnsi"/>
                <w:sz w:val="18"/>
                <w:szCs w:val="18"/>
              </w:rPr>
              <w:t>% uncertainty/100)&gt;&gt;</w:t>
            </w:r>
          </w:p>
        </w:tc>
      </w:tr>
      <w:tr w:rsidR="00FA62B9" w:rsidRPr="001D2CD1" w14:paraId="1306754A" w14:textId="77777777" w:rsidTr="009013BA">
        <w:tc>
          <w:tcPr>
            <w:tcW w:w="590" w:type="dxa"/>
            <w:vAlign w:val="center"/>
          </w:tcPr>
          <w:p w14:paraId="13067547" w14:textId="77777777" w:rsidR="00FA62B9" w:rsidRPr="001D2CD1" w:rsidRDefault="000629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w:t>
            </w:r>
            <w:r w:rsidR="00FA62B9" w:rsidRPr="001D2CD1">
              <w:rPr>
                <w:rFonts w:asciiTheme="minorHAnsi" w:hAnsiTheme="minorHAnsi"/>
                <w:sz w:val="18"/>
                <w:szCs w:val="18"/>
              </w:rPr>
              <w:t>4</w:t>
            </w:r>
          </w:p>
        </w:tc>
        <w:tc>
          <w:tcPr>
            <w:tcW w:w="4651" w:type="dxa"/>
          </w:tcPr>
          <w:p w14:paraId="13067548" w14:textId="7FF8C7BD" w:rsidR="00FA62B9" w:rsidRPr="001D2CD1"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Adjusted CFM50 (measured air leakage rate)</w:t>
            </w:r>
          </w:p>
        </w:tc>
        <w:tc>
          <w:tcPr>
            <w:tcW w:w="5775" w:type="dxa"/>
          </w:tcPr>
          <w:p w14:paraId="13067549" w14:textId="77777777" w:rsidR="00FA62B9" w:rsidRPr="001D2CD1" w:rsidRDefault="00FA62B9" w:rsidP="00E61D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 xml:space="preserve">&lt;&lt;calculated, row C. </w:t>
            </w:r>
            <w:r w:rsidR="00E61D23" w:rsidRPr="001D2CD1">
              <w:rPr>
                <w:rFonts w:asciiTheme="minorHAnsi" w:hAnsiTheme="minorHAnsi"/>
                <w:sz w:val="18"/>
                <w:szCs w:val="18"/>
              </w:rPr>
              <w:t>10</w:t>
            </w:r>
            <w:r w:rsidRPr="001D2CD1">
              <w:rPr>
                <w:rFonts w:asciiTheme="minorHAnsi" w:hAnsiTheme="minorHAnsi"/>
                <w:sz w:val="18"/>
                <w:szCs w:val="18"/>
              </w:rPr>
              <w:t xml:space="preserve"> * row E. 3&gt;&gt;</w:t>
            </w:r>
          </w:p>
        </w:tc>
      </w:tr>
    </w:tbl>
    <w:p w14:paraId="1306754B" w14:textId="77777777" w:rsidR="00FA62B9" w:rsidRPr="008809A7" w:rsidRDefault="00FA62B9" w:rsidP="00612796">
      <w:pPr>
        <w:autoSpaceDE w:val="0"/>
        <w:autoSpaceDN w:val="0"/>
        <w:adjustRightInd w:val="0"/>
        <w:jc w:val="both"/>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FA62B9" w:rsidRPr="001D2CD1" w14:paraId="1306754D" w14:textId="77777777" w:rsidTr="00D74B78">
        <w:tc>
          <w:tcPr>
            <w:tcW w:w="11017" w:type="dxa"/>
            <w:gridSpan w:val="2"/>
          </w:tcPr>
          <w:p w14:paraId="1306754C" w14:textId="77777777" w:rsidR="00FA62B9" w:rsidRPr="008809A7" w:rsidRDefault="00FA62B9" w:rsidP="00BC357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8809A7">
              <w:rPr>
                <w:rFonts w:asciiTheme="minorHAnsi" w:hAnsiTheme="minorHAnsi"/>
                <w:b/>
                <w:szCs w:val="18"/>
              </w:rPr>
              <w:t>F. Compliance Statement</w:t>
            </w:r>
          </w:p>
        </w:tc>
      </w:tr>
      <w:tr w:rsidR="00D74B78" w:rsidRPr="001D2CD1" w14:paraId="13067550" w14:textId="77777777" w:rsidTr="00D74B78">
        <w:tc>
          <w:tcPr>
            <w:tcW w:w="590" w:type="dxa"/>
            <w:vAlign w:val="center"/>
          </w:tcPr>
          <w:p w14:paraId="1306754E" w14:textId="77777777" w:rsidR="00D74B78" w:rsidRPr="001D2CD1" w:rsidRDefault="00D74B78" w:rsidP="00D74B7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01</w:t>
            </w:r>
          </w:p>
        </w:tc>
        <w:tc>
          <w:tcPr>
            <w:tcW w:w="10426" w:type="dxa"/>
            <w:vAlign w:val="center"/>
          </w:tcPr>
          <w:p w14:paraId="1306754F" w14:textId="77777777" w:rsidR="00D74B78" w:rsidRPr="001D2CD1" w:rsidRDefault="00D74B78" w:rsidP="0059031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D2CD1">
              <w:rPr>
                <w:rFonts w:asciiTheme="minorHAnsi" w:hAnsiTheme="minorHAnsi"/>
                <w:sz w:val="18"/>
                <w:szCs w:val="18"/>
              </w:rPr>
              <w:t xml:space="preserve">&lt;&lt; if manometer Calibration Date in B. </w:t>
            </w:r>
            <w:r w:rsidR="0059031D">
              <w:rPr>
                <w:rFonts w:asciiTheme="minorHAnsi" w:hAnsiTheme="minorHAnsi"/>
                <w:sz w:val="18"/>
                <w:szCs w:val="18"/>
              </w:rPr>
              <w:t>5</w:t>
            </w:r>
            <w:r w:rsidRPr="001D2CD1">
              <w:rPr>
                <w:rFonts w:asciiTheme="minorHAnsi" w:hAnsiTheme="minorHAnsi"/>
                <w:sz w:val="18"/>
                <w:szCs w:val="18"/>
              </w:rPr>
              <w:t xml:space="preserve"> is within 12 months of the date of the diagnostic test A. 8 and if Adjusted CFM50 Leakage in E. 4 is less than or equal to the Building Air Leakage Rate Target in A. 2 then display text: "Building Passes Envelope Leakage Test"; if manometer Calibration Date in B. </w:t>
            </w:r>
            <w:r w:rsidR="0059031D">
              <w:rPr>
                <w:rFonts w:asciiTheme="minorHAnsi" w:hAnsiTheme="minorHAnsi"/>
                <w:sz w:val="18"/>
                <w:szCs w:val="18"/>
              </w:rPr>
              <w:t>5</w:t>
            </w:r>
            <w:r w:rsidRPr="001D2CD1">
              <w:rPr>
                <w:rFonts w:asciiTheme="minorHAnsi" w:hAnsiTheme="minorHAnsi"/>
                <w:sz w:val="18"/>
                <w:szCs w:val="18"/>
              </w:rPr>
              <w:t xml:space="preserve"> is more than 12 months from the date of the diagnostic test A. 8 or if Adjusted CFM50 Leakage in E. 4 is more than the Building Air Leakage Rate Target in A. 2 then display text: "Building Fails Envelope Leakage Test"&gt;&gt;</w:t>
            </w:r>
          </w:p>
        </w:tc>
      </w:tr>
    </w:tbl>
    <w:p w14:paraId="13067551" w14:textId="77777777" w:rsidR="00FA62B9" w:rsidRPr="008809A7" w:rsidRDefault="00FA62B9" w:rsidP="00781087">
      <w:pPr>
        <w:autoSpaceDE w:val="0"/>
        <w:autoSpaceDN w:val="0"/>
        <w:adjustRightInd w:val="0"/>
        <w:jc w:val="both"/>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30"/>
      </w:tblGrid>
      <w:tr w:rsidR="0063647E" w:rsidRPr="001D2CD1" w14:paraId="13067553" w14:textId="77777777" w:rsidTr="0063647E">
        <w:tc>
          <w:tcPr>
            <w:tcW w:w="11020" w:type="dxa"/>
            <w:gridSpan w:val="2"/>
          </w:tcPr>
          <w:p w14:paraId="13067552" w14:textId="5067BD4D" w:rsidR="0063647E" w:rsidRPr="008809A7" w:rsidRDefault="0063647E" w:rsidP="0063647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8809A7">
              <w:rPr>
                <w:rFonts w:asciiTheme="minorHAnsi" w:hAnsiTheme="minorHAnsi"/>
                <w:b/>
                <w:szCs w:val="18"/>
              </w:rPr>
              <w:t xml:space="preserve">G. Additional Requirements </w:t>
            </w:r>
            <w:r w:rsidR="008809A7" w:rsidRPr="008809A7">
              <w:rPr>
                <w:rFonts w:asciiTheme="minorHAnsi" w:hAnsiTheme="minorHAnsi"/>
                <w:b/>
                <w:szCs w:val="18"/>
              </w:rPr>
              <w:t>f</w:t>
            </w:r>
            <w:r w:rsidRPr="008809A7">
              <w:rPr>
                <w:rFonts w:asciiTheme="minorHAnsi" w:hAnsiTheme="minorHAnsi"/>
                <w:b/>
                <w:szCs w:val="18"/>
              </w:rPr>
              <w:t>or Compliance</w:t>
            </w:r>
          </w:p>
        </w:tc>
      </w:tr>
      <w:tr w:rsidR="0063647E" w:rsidRPr="001D2CD1" w14:paraId="13067556" w14:textId="77777777" w:rsidTr="0063647E">
        <w:tc>
          <w:tcPr>
            <w:tcW w:w="590" w:type="dxa"/>
            <w:vAlign w:val="center"/>
          </w:tcPr>
          <w:p w14:paraId="13067554" w14:textId="77777777" w:rsidR="0063647E" w:rsidRPr="001D2CD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D2CD1">
              <w:rPr>
                <w:rFonts w:asciiTheme="minorHAnsi" w:hAnsiTheme="minorHAnsi"/>
                <w:sz w:val="18"/>
                <w:szCs w:val="18"/>
              </w:rPr>
              <w:t>01</w:t>
            </w:r>
          </w:p>
        </w:tc>
        <w:tc>
          <w:tcPr>
            <w:tcW w:w="10430" w:type="dxa"/>
            <w:vAlign w:val="center"/>
          </w:tcPr>
          <w:p w14:paraId="13067555" w14:textId="77777777" w:rsidR="0063647E" w:rsidRPr="001D2CD1" w:rsidRDefault="0063647E" w:rsidP="0063647E">
            <w:pPr>
              <w:shd w:val="clear" w:color="auto" w:fill="FFFFFF"/>
              <w:rPr>
                <w:rFonts w:asciiTheme="minorHAnsi" w:hAnsiTheme="minorHAnsi"/>
                <w:sz w:val="18"/>
                <w:szCs w:val="18"/>
                <w:highlight w:val="cyan"/>
              </w:rPr>
            </w:pPr>
            <w:r w:rsidRPr="001D2CD1">
              <w:rPr>
                <w:rFonts w:asciiTheme="minorHAnsi" w:hAnsiTheme="minorHAnsi"/>
                <w:sz w:val="18"/>
                <w:szCs w:val="18"/>
              </w:rPr>
              <w:t>Open all interior doors and access including those to closets and those between a conditioned basement and attic.</w:t>
            </w:r>
          </w:p>
        </w:tc>
      </w:tr>
      <w:tr w:rsidR="0063647E" w:rsidRPr="001D2CD1" w14:paraId="13067559" w14:textId="77777777" w:rsidTr="0063647E">
        <w:tc>
          <w:tcPr>
            <w:tcW w:w="590" w:type="dxa"/>
            <w:vAlign w:val="center"/>
          </w:tcPr>
          <w:p w14:paraId="13067557" w14:textId="77777777" w:rsidR="0063647E" w:rsidRPr="001D2CD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D2CD1">
              <w:rPr>
                <w:rFonts w:asciiTheme="minorHAnsi" w:hAnsiTheme="minorHAnsi"/>
                <w:sz w:val="18"/>
                <w:szCs w:val="18"/>
              </w:rPr>
              <w:t>02</w:t>
            </w:r>
          </w:p>
        </w:tc>
        <w:tc>
          <w:tcPr>
            <w:tcW w:w="10430" w:type="dxa"/>
            <w:vAlign w:val="center"/>
          </w:tcPr>
          <w:p w14:paraId="13067558" w14:textId="242EEE76" w:rsidR="0063647E" w:rsidRPr="001D2CD1" w:rsidRDefault="0063647E" w:rsidP="00321FFA">
            <w:pPr>
              <w:shd w:val="clear" w:color="auto" w:fill="FFFFFF"/>
              <w:contextualSpacing/>
              <w:rPr>
                <w:rFonts w:asciiTheme="minorHAnsi" w:hAnsiTheme="minorHAnsi"/>
                <w:sz w:val="18"/>
                <w:szCs w:val="18"/>
              </w:rPr>
            </w:pPr>
            <w:r w:rsidRPr="001D2CD1">
              <w:rPr>
                <w:rFonts w:asciiTheme="minorHAnsi" w:eastAsia="Calibri" w:hAnsiTheme="minorHAnsi"/>
                <w:sz w:val="18"/>
                <w:szCs w:val="18"/>
              </w:rPr>
              <w:t xml:space="preserve">HVAC </w:t>
            </w:r>
            <w:r w:rsidR="00321FFA">
              <w:rPr>
                <w:rFonts w:asciiTheme="minorHAnsi" w:eastAsia="Calibri" w:hAnsiTheme="minorHAnsi"/>
                <w:sz w:val="18"/>
                <w:szCs w:val="18"/>
              </w:rPr>
              <w:t>s</w:t>
            </w:r>
            <w:r w:rsidRPr="001D2CD1">
              <w:rPr>
                <w:rFonts w:asciiTheme="minorHAnsi" w:eastAsia="Calibri" w:hAnsiTheme="minorHAnsi"/>
                <w:sz w:val="18"/>
                <w:szCs w:val="18"/>
              </w:rPr>
              <w:t>upply and return register dampers shall be fully open.</w:t>
            </w:r>
          </w:p>
        </w:tc>
      </w:tr>
      <w:tr w:rsidR="0063647E" w:rsidRPr="001D2CD1" w14:paraId="1306755C" w14:textId="77777777" w:rsidTr="0063647E">
        <w:tc>
          <w:tcPr>
            <w:tcW w:w="590" w:type="dxa"/>
            <w:vAlign w:val="center"/>
          </w:tcPr>
          <w:p w14:paraId="1306755A" w14:textId="77777777" w:rsidR="0063647E" w:rsidRPr="001D2CD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03</w:t>
            </w:r>
          </w:p>
        </w:tc>
        <w:tc>
          <w:tcPr>
            <w:tcW w:w="10430" w:type="dxa"/>
            <w:vAlign w:val="center"/>
          </w:tcPr>
          <w:p w14:paraId="1306755B" w14:textId="77777777" w:rsidR="0063647E" w:rsidRPr="001D2CD1" w:rsidRDefault="0063647E" w:rsidP="0063647E">
            <w:pPr>
              <w:shd w:val="clear" w:color="auto" w:fill="FFFFFF"/>
              <w:rPr>
                <w:rFonts w:asciiTheme="minorHAnsi" w:eastAsia="Calibri" w:hAnsiTheme="minorHAnsi"/>
                <w:sz w:val="18"/>
                <w:szCs w:val="18"/>
              </w:rPr>
            </w:pPr>
            <w:r w:rsidRPr="001D2CD1">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63647E" w:rsidRPr="001D2CD1" w14:paraId="1306755F" w14:textId="77777777" w:rsidTr="0063647E">
        <w:tc>
          <w:tcPr>
            <w:tcW w:w="590" w:type="dxa"/>
            <w:vAlign w:val="center"/>
          </w:tcPr>
          <w:p w14:paraId="1306755D" w14:textId="77777777" w:rsidR="0063647E" w:rsidRPr="001D2CD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04</w:t>
            </w:r>
          </w:p>
        </w:tc>
        <w:tc>
          <w:tcPr>
            <w:tcW w:w="10430" w:type="dxa"/>
            <w:vAlign w:val="center"/>
          </w:tcPr>
          <w:p w14:paraId="1306755E" w14:textId="77777777" w:rsidR="0063647E" w:rsidRPr="001D2CD1" w:rsidRDefault="0063647E" w:rsidP="0063647E">
            <w:pPr>
              <w:autoSpaceDE w:val="0"/>
              <w:autoSpaceDN w:val="0"/>
              <w:adjustRightInd w:val="0"/>
              <w:rPr>
                <w:rFonts w:asciiTheme="minorHAnsi" w:eastAsia="Calibri" w:hAnsiTheme="minorHAnsi"/>
                <w:sz w:val="18"/>
                <w:szCs w:val="18"/>
              </w:rPr>
            </w:pPr>
            <w:r w:rsidRPr="001D2CD1">
              <w:rPr>
                <w:rFonts w:asciiTheme="minorHAnsi" w:hAnsiTheme="minorHAnsi"/>
                <w:sz w:val="18"/>
                <w:szCs w:val="18"/>
              </w:rPr>
              <w:t xml:space="preserve">Continuously operated ventilation devices like energy recovery ventilators may be sealed.  </w:t>
            </w:r>
          </w:p>
        </w:tc>
      </w:tr>
      <w:tr w:rsidR="0063647E" w:rsidRPr="001D2CD1" w14:paraId="13067562" w14:textId="77777777" w:rsidTr="0063647E">
        <w:tc>
          <w:tcPr>
            <w:tcW w:w="590" w:type="dxa"/>
            <w:vAlign w:val="center"/>
          </w:tcPr>
          <w:p w14:paraId="13067560" w14:textId="77777777" w:rsidR="0063647E" w:rsidRPr="001D2CD1" w:rsidRDefault="0063647E" w:rsidP="0063647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D2CD1">
              <w:rPr>
                <w:rFonts w:asciiTheme="minorHAnsi" w:hAnsiTheme="minorHAnsi"/>
                <w:sz w:val="18"/>
                <w:szCs w:val="18"/>
              </w:rPr>
              <w:t>05</w:t>
            </w:r>
          </w:p>
        </w:tc>
        <w:tc>
          <w:tcPr>
            <w:tcW w:w="10430" w:type="dxa"/>
            <w:vAlign w:val="center"/>
          </w:tcPr>
          <w:p w14:paraId="13067561" w14:textId="77777777" w:rsidR="0063647E" w:rsidRPr="001D2CD1" w:rsidRDefault="0063647E" w:rsidP="0063647E">
            <w:pPr>
              <w:autoSpaceDE w:val="0"/>
              <w:autoSpaceDN w:val="0"/>
              <w:adjustRightInd w:val="0"/>
              <w:rPr>
                <w:rFonts w:asciiTheme="minorHAnsi" w:hAnsiTheme="minorHAnsi"/>
                <w:sz w:val="18"/>
                <w:szCs w:val="18"/>
              </w:rPr>
            </w:pPr>
            <w:r w:rsidRPr="001D2CD1">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63647E" w:rsidRPr="001D2CD1" w14:paraId="13067564" w14:textId="77777777" w:rsidTr="0063647E">
        <w:tc>
          <w:tcPr>
            <w:tcW w:w="11020" w:type="dxa"/>
            <w:gridSpan w:val="2"/>
            <w:vAlign w:val="center"/>
          </w:tcPr>
          <w:p w14:paraId="13067563" w14:textId="77777777" w:rsidR="0063647E" w:rsidRPr="001D2CD1" w:rsidRDefault="0063647E" w:rsidP="0063647E">
            <w:pPr>
              <w:autoSpaceDE w:val="0"/>
              <w:autoSpaceDN w:val="0"/>
              <w:adjustRightInd w:val="0"/>
              <w:rPr>
                <w:rFonts w:asciiTheme="minorHAnsi" w:hAnsiTheme="minorHAnsi"/>
                <w:sz w:val="18"/>
                <w:szCs w:val="18"/>
              </w:rPr>
            </w:pPr>
            <w:r w:rsidRPr="001D2CD1">
              <w:rPr>
                <w:rFonts w:asciiTheme="minorHAnsi" w:hAnsiTheme="minorHAnsi"/>
                <w:b/>
                <w:sz w:val="18"/>
                <w:szCs w:val="18"/>
              </w:rPr>
              <w:t>The responsible person’s signature on this compliance document affirms that all applicable requirements in this table have been met.</w:t>
            </w:r>
          </w:p>
        </w:tc>
      </w:tr>
    </w:tbl>
    <w:p w14:paraId="13067565" w14:textId="77777777" w:rsidR="001D2CD1" w:rsidRDefault="001D2CD1" w:rsidP="00781087">
      <w:pPr>
        <w:autoSpaceDE w:val="0"/>
        <w:autoSpaceDN w:val="0"/>
        <w:adjustRightInd w:val="0"/>
        <w:jc w:val="both"/>
        <w:rPr>
          <w:rFonts w:asciiTheme="minorHAnsi" w:hAnsiTheme="minorHAnsi"/>
        </w:rPr>
      </w:pPr>
    </w:p>
    <w:p w14:paraId="13067566" w14:textId="77777777" w:rsidR="001D2CD1" w:rsidRPr="001D2CD1" w:rsidRDefault="001D2CD1" w:rsidP="001D2CD1">
      <w:pPr>
        <w:rPr>
          <w:rFonts w:asciiTheme="minorHAnsi" w:hAnsiTheme="minorHAnsi"/>
        </w:rPr>
      </w:pPr>
    </w:p>
    <w:p w14:paraId="13067567" w14:textId="77777777" w:rsidR="001D2CD1" w:rsidRPr="001D2CD1" w:rsidRDefault="001D2CD1" w:rsidP="001D2CD1">
      <w:pPr>
        <w:rPr>
          <w:rFonts w:asciiTheme="minorHAnsi" w:hAnsiTheme="minorHAnsi"/>
        </w:rPr>
      </w:pPr>
    </w:p>
    <w:p w14:paraId="13067568" w14:textId="77777777" w:rsidR="001D2CD1" w:rsidRPr="001D2CD1" w:rsidRDefault="001D2CD1" w:rsidP="001D2CD1">
      <w:pPr>
        <w:rPr>
          <w:rFonts w:asciiTheme="minorHAnsi" w:hAnsiTheme="minorHAnsi"/>
        </w:rPr>
      </w:pPr>
    </w:p>
    <w:p w14:paraId="13067569" w14:textId="77777777" w:rsidR="001D2CD1" w:rsidRPr="001D2CD1" w:rsidRDefault="001D2CD1" w:rsidP="001D2CD1">
      <w:pPr>
        <w:rPr>
          <w:rFonts w:asciiTheme="minorHAnsi" w:hAnsiTheme="minorHAnsi"/>
        </w:rPr>
      </w:pPr>
    </w:p>
    <w:p w14:paraId="1306756A" w14:textId="77777777" w:rsidR="001D2CD1" w:rsidRDefault="001D2CD1" w:rsidP="001D2CD1">
      <w:pPr>
        <w:rPr>
          <w:rFonts w:asciiTheme="minorHAnsi" w:hAnsiTheme="minorHAnsi"/>
        </w:rPr>
      </w:pPr>
    </w:p>
    <w:p w14:paraId="1306756B" w14:textId="77777777" w:rsidR="0063647E" w:rsidRPr="001D2CD1" w:rsidRDefault="001D2CD1" w:rsidP="001D2CD1">
      <w:pPr>
        <w:tabs>
          <w:tab w:val="left" w:pos="1786"/>
        </w:tabs>
        <w:rPr>
          <w:rFonts w:asciiTheme="minorHAnsi" w:hAnsiTheme="minorHAnsi"/>
        </w:rPr>
      </w:pPr>
      <w:r>
        <w:rPr>
          <w:rFonts w:asciiTheme="minorHAnsi" w:hAnsiTheme="minorHAnsi"/>
        </w:rPr>
        <w:tab/>
      </w:r>
    </w:p>
    <w:sectPr w:rsidR="0063647E" w:rsidRPr="001D2CD1" w:rsidSect="00223A37">
      <w:headerReference w:type="even" r:id="rId18"/>
      <w:headerReference w:type="default" r:id="rId19"/>
      <w:headerReference w:type="first" r:id="rId20"/>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425769" w14:textId="77777777" w:rsidR="005113DA" w:rsidRDefault="005113DA">
      <w:r>
        <w:separator/>
      </w:r>
    </w:p>
  </w:endnote>
  <w:endnote w:type="continuationSeparator" w:id="0">
    <w:p w14:paraId="3C1B042F" w14:textId="77777777" w:rsidR="005113DA" w:rsidRDefault="005113DA">
      <w:r>
        <w:continuationSeparator/>
      </w:r>
    </w:p>
  </w:endnote>
  <w:endnote w:type="continuationNotice" w:id="1">
    <w:p w14:paraId="05299226" w14:textId="77777777" w:rsidR="005113DA" w:rsidRDefault="005113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83" w14:textId="77777777" w:rsidR="005113DA" w:rsidRPr="00BA4A71" w:rsidRDefault="005113DA" w:rsidP="00BA4A71">
    <w:pPr>
      <w:pStyle w:val="Style7"/>
      <w:rPr>
        <w:b w:val="0"/>
        <w:i w:val="0"/>
      </w:rPr>
    </w:pPr>
    <w:r w:rsidRPr="00BA4A71">
      <w:rPr>
        <w:b w:val="0"/>
        <w:i w:val="0"/>
      </w:rPr>
      <w:t xml:space="preserve">Registration Number:                                                           Registration Date/Time:                                           HERS Provider:                       </w:t>
    </w:r>
  </w:p>
  <w:p w14:paraId="13067584" w14:textId="68417694" w:rsidR="005113DA" w:rsidRPr="00BA4A71" w:rsidRDefault="005113DA" w:rsidP="00BA4A71">
    <w:pPr>
      <w:pStyle w:val="Style7"/>
      <w:rPr>
        <w:b w:val="0"/>
        <w:i w:val="0"/>
      </w:rPr>
    </w:pPr>
    <w:r w:rsidRPr="00BA4A71">
      <w:rPr>
        <w:b w:val="0"/>
        <w:i w:val="0"/>
      </w:rPr>
      <w:t>CA Building Energy Efficiency Standards - 201</w:t>
    </w:r>
    <w:r>
      <w:rPr>
        <w:b w:val="0"/>
        <w:i w:val="0"/>
      </w:rPr>
      <w:t>6</w:t>
    </w:r>
    <w:r w:rsidRPr="00BA4A71">
      <w:rPr>
        <w:b w:val="0"/>
        <w:i w:val="0"/>
      </w:rPr>
      <w:t xml:space="preserve"> Residential Compliance</w:t>
    </w:r>
    <w:r w:rsidRPr="00BA4A71">
      <w:rPr>
        <w:b w:val="0"/>
        <w:i w:val="0"/>
      </w:rPr>
      <w:tab/>
    </w:r>
    <w:del w:id="34" w:author="Shewmaker, Michael@Energy" w:date="2016-10-11T10:58:00Z">
      <w:r w:rsidDel="00C72054">
        <w:rPr>
          <w:b w:val="0"/>
          <w:i w:val="0"/>
        </w:rPr>
        <w:delText xml:space="preserve">January </w:delText>
      </w:r>
    </w:del>
    <w:ins w:id="35" w:author="Shewmaker, Michael@Energy" w:date="2016-10-11T10:58:00Z">
      <w:r w:rsidR="00C72054">
        <w:rPr>
          <w:b w:val="0"/>
          <w:i w:val="0"/>
        </w:rPr>
        <w:t>October</w:t>
      </w:r>
      <w:r w:rsidR="00C72054">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8E" w14:textId="23F355A8" w:rsidR="005113DA" w:rsidRPr="00BA4A71" w:rsidRDefault="005113DA" w:rsidP="00BA4A71">
    <w:pPr>
      <w:pStyle w:val="Footer"/>
    </w:pPr>
    <w:r w:rsidRPr="00BA4A71">
      <w:t>CA Building Energy Efficiency Standards - 201</w:t>
    </w:r>
    <w:r>
      <w:t>6</w:t>
    </w:r>
    <w:r w:rsidRPr="00BA4A71">
      <w:t xml:space="preserve"> Residential Compliance</w:t>
    </w:r>
    <w:r w:rsidRPr="00BA4A71">
      <w:tab/>
    </w:r>
    <w:del w:id="36" w:author="Shewmaker, Michael@Energy" w:date="2016-10-11T10:58:00Z">
      <w:r w:rsidDel="00C72054">
        <w:delText xml:space="preserve">January </w:delText>
      </w:r>
    </w:del>
    <w:ins w:id="37" w:author="Shewmaker, Michael@Energy" w:date="2016-10-11T10:58:00Z">
      <w:r w:rsidR="00C72054">
        <w:t>October</w:t>
      </w:r>
      <w:r w:rsidR="00C72054">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650624" w14:textId="77777777" w:rsidR="005113DA" w:rsidRDefault="005113DA">
      <w:r>
        <w:separator/>
      </w:r>
    </w:p>
  </w:footnote>
  <w:footnote w:type="continuationSeparator" w:id="0">
    <w:p w14:paraId="1FD47F49" w14:textId="77777777" w:rsidR="005113DA" w:rsidRDefault="005113DA">
      <w:r>
        <w:continuationSeparator/>
      </w:r>
    </w:p>
  </w:footnote>
  <w:footnote w:type="continuationNotice" w:id="1">
    <w:p w14:paraId="16848B94" w14:textId="77777777" w:rsidR="005113DA" w:rsidRDefault="005113D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70" w14:textId="77777777" w:rsidR="005113DA" w:rsidRDefault="00C72054">
    <w:pPr>
      <w:pStyle w:val="Header"/>
    </w:pPr>
    <w:r>
      <w:rPr>
        <w:noProof/>
      </w:rPr>
      <w:pict w14:anchorId="130675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1" o:spid="_x0000_s20482"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71" w14:textId="2B2DC27D" w:rsidR="005113DA" w:rsidRPr="007770C5" w:rsidRDefault="005113DA" w:rsidP="00F31419">
    <w:pPr>
      <w:suppressAutoHyphens/>
      <w:ind w:left="-90"/>
      <w:rPr>
        <w:rFonts w:ascii="Arial" w:hAnsi="Arial" w:cs="Arial"/>
        <w:sz w:val="14"/>
        <w:szCs w:val="14"/>
      </w:rPr>
    </w:pPr>
    <w:r w:rsidRPr="008809A7">
      <w:rPr>
        <w:rFonts w:ascii="Arial" w:hAnsi="Arial" w:cs="Arial"/>
        <w:noProof/>
        <w:sz w:val="14"/>
        <w:szCs w:val="14"/>
      </w:rPr>
      <w:drawing>
        <wp:anchor distT="0" distB="0" distL="114300" distR="114300" simplePos="0" relativeHeight="251658240" behindDoc="0" locked="0" layoutInCell="1" allowOverlap="1" wp14:anchorId="1306759B" wp14:editId="17722271">
          <wp:simplePos x="0" y="0"/>
          <wp:positionH relativeFrom="margin">
            <wp:posOffset>6630670</wp:posOffset>
          </wp:positionH>
          <wp:positionV relativeFrom="margin">
            <wp:posOffset>-1212850</wp:posOffset>
          </wp:positionV>
          <wp:extent cx="314960" cy="276225"/>
          <wp:effectExtent l="0" t="0" r="0" b="0"/>
          <wp:wrapSquare wrapText="bothSides"/>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00C72054">
      <w:rPr>
        <w:rFonts w:ascii="Arial" w:hAnsi="Arial" w:cs="Arial"/>
        <w:noProof/>
        <w:sz w:val="14"/>
        <w:szCs w:val="14"/>
      </w:rPr>
      <w:pict w14:anchorId="13067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2" o:spid="_x0000_s20483"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13067572" w14:textId="77777777" w:rsidR="005113DA" w:rsidRPr="007770C5" w:rsidRDefault="005113DA" w:rsidP="00F31419">
    <w:pPr>
      <w:suppressAutoHyphens/>
      <w:ind w:left="-90"/>
      <w:rPr>
        <w:rFonts w:ascii="Arial" w:hAnsi="Arial" w:cs="Arial"/>
        <w:b/>
        <w:sz w:val="24"/>
        <w:szCs w:val="24"/>
      </w:rPr>
    </w:pPr>
    <w:r>
      <w:rPr>
        <w:rFonts w:ascii="Arial" w:hAnsi="Arial" w:cs="Arial"/>
        <w:b/>
        <w:sz w:val="24"/>
        <w:szCs w:val="24"/>
      </w:rPr>
      <w:t>BUILDING LEAKAGE DIAGNOSTIC TEST</w:t>
    </w:r>
  </w:p>
  <w:p w14:paraId="13067573" w14:textId="1F4EE6DF" w:rsidR="005113DA" w:rsidRPr="007770C5" w:rsidRDefault="005113DA" w:rsidP="00F31419">
    <w:pPr>
      <w:suppressAutoHyphens/>
      <w:ind w:left="-90"/>
      <w:rPr>
        <w:rFonts w:ascii="Arial" w:hAnsi="Arial" w:cs="Arial"/>
        <w:sz w:val="14"/>
        <w:szCs w:val="14"/>
      </w:rPr>
    </w:pPr>
    <w:r>
      <w:rPr>
        <w:rFonts w:ascii="Arial" w:hAnsi="Arial" w:cs="Arial"/>
        <w:sz w:val="14"/>
        <w:szCs w:val="14"/>
      </w:rPr>
      <w:t>CEC-CF2R-ENV-20-H</w:t>
    </w:r>
    <w:r w:rsidRPr="007770C5">
      <w:rPr>
        <w:rFonts w:ascii="Arial" w:hAnsi="Arial" w:cs="Arial"/>
        <w:sz w:val="14"/>
        <w:szCs w:val="14"/>
      </w:rPr>
      <w:t xml:space="preserve"> (Revised </w:t>
    </w:r>
    <w:del w:id="32" w:author="Shewmaker, Michael@Energy" w:date="2016-10-11T10:58:00Z">
      <w:r w:rsidDel="00C72054">
        <w:rPr>
          <w:rFonts w:ascii="Arial" w:hAnsi="Arial" w:cs="Arial"/>
          <w:sz w:val="14"/>
          <w:szCs w:val="14"/>
        </w:rPr>
        <w:delText>01</w:delText>
      </w:r>
    </w:del>
    <w:ins w:id="33" w:author="Shewmaker, Michael@Energy" w:date="2016-10-11T10:58:00Z">
      <w:r w:rsidR="00C72054">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113DA" w:rsidRPr="00F85124" w14:paraId="13067576" w14:textId="77777777" w:rsidTr="00F31419">
      <w:trPr>
        <w:cantSplit/>
        <w:trHeight w:val="288"/>
      </w:trPr>
      <w:tc>
        <w:tcPr>
          <w:tcW w:w="3877" w:type="pct"/>
          <w:gridSpan w:val="2"/>
          <w:tcBorders>
            <w:bottom w:val="single" w:sz="4" w:space="0" w:color="auto"/>
            <w:right w:val="nil"/>
          </w:tcBorders>
          <w:vAlign w:val="center"/>
        </w:tcPr>
        <w:p w14:paraId="13067574" w14:textId="77777777" w:rsidR="005113DA" w:rsidRPr="00F85124" w:rsidRDefault="005113DA" w:rsidP="00BC3575">
          <w:pPr>
            <w:pStyle w:val="Heading1"/>
            <w:rPr>
              <w:rFonts w:asciiTheme="minorHAnsi" w:hAnsiTheme="minorHAnsi"/>
              <w:b w:val="0"/>
              <w:bCs/>
              <w:sz w:val="20"/>
            </w:rPr>
          </w:pPr>
          <w:r>
            <w:rPr>
              <w:rFonts w:asciiTheme="minorHAnsi" w:hAnsiTheme="minorHAnsi"/>
              <w:b w:val="0"/>
              <w:bCs/>
              <w:sz w:val="20"/>
            </w:rPr>
            <w:t>CERTIFICATE OF INSTALLATION</w:t>
          </w:r>
        </w:p>
      </w:tc>
      <w:tc>
        <w:tcPr>
          <w:tcW w:w="1123" w:type="pct"/>
          <w:tcBorders>
            <w:left w:val="nil"/>
            <w:bottom w:val="single" w:sz="4" w:space="0" w:color="auto"/>
          </w:tcBorders>
          <w:tcMar>
            <w:left w:w="115" w:type="dxa"/>
            <w:right w:w="115" w:type="dxa"/>
          </w:tcMar>
          <w:vAlign w:val="center"/>
        </w:tcPr>
        <w:p w14:paraId="13067575" w14:textId="77777777" w:rsidR="005113DA" w:rsidRPr="00F85124" w:rsidRDefault="005113DA" w:rsidP="00BC3575">
          <w:pPr>
            <w:pStyle w:val="Heading1"/>
            <w:jc w:val="right"/>
            <w:rPr>
              <w:rFonts w:asciiTheme="minorHAnsi" w:hAnsiTheme="minorHAnsi"/>
              <w:b w:val="0"/>
              <w:bCs/>
              <w:sz w:val="20"/>
            </w:rPr>
          </w:pPr>
          <w:r>
            <w:rPr>
              <w:rFonts w:asciiTheme="minorHAnsi" w:hAnsiTheme="minorHAnsi"/>
              <w:b w:val="0"/>
              <w:bCs/>
              <w:sz w:val="20"/>
            </w:rPr>
            <w:t>CF2R-ENV-20-H</w:t>
          </w:r>
        </w:p>
      </w:tc>
    </w:tr>
    <w:tr w:rsidR="005113DA" w:rsidRPr="00F85124" w14:paraId="13067579" w14:textId="77777777" w:rsidTr="00BC3575">
      <w:trPr>
        <w:cantSplit/>
        <w:trHeight w:val="288"/>
      </w:trPr>
      <w:tc>
        <w:tcPr>
          <w:tcW w:w="2500" w:type="pct"/>
          <w:tcBorders>
            <w:right w:val="nil"/>
          </w:tcBorders>
        </w:tcPr>
        <w:p w14:paraId="13067577" w14:textId="77777777" w:rsidR="005113DA" w:rsidRPr="00F85124" w:rsidRDefault="005113DA" w:rsidP="00BC3575">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Diagnostic Test</w:t>
          </w:r>
        </w:p>
      </w:tc>
      <w:tc>
        <w:tcPr>
          <w:tcW w:w="2500" w:type="pct"/>
          <w:gridSpan w:val="2"/>
          <w:tcBorders>
            <w:left w:val="nil"/>
          </w:tcBorders>
        </w:tcPr>
        <w:p w14:paraId="13067578" w14:textId="77777777" w:rsidR="005113DA" w:rsidRPr="00F85124" w:rsidRDefault="005113DA"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C72054">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C72054" w:rsidRPr="00C72054">
              <w:rPr>
                <w:rFonts w:asciiTheme="minorHAnsi" w:hAnsiTheme="minorHAnsi"/>
                <w:bCs/>
                <w:noProof/>
              </w:rPr>
              <w:t>3</w:t>
            </w:r>
          </w:fldSimple>
          <w:r w:rsidRPr="00F85124">
            <w:rPr>
              <w:rFonts w:asciiTheme="minorHAnsi" w:hAnsiTheme="minorHAnsi"/>
              <w:bCs/>
            </w:rPr>
            <w:t>)</w:t>
          </w:r>
        </w:p>
      </w:tc>
    </w:tr>
    <w:tr w:rsidR="005113DA" w:rsidRPr="00F85124" w14:paraId="1306757D" w14:textId="77777777" w:rsidTr="00F31419">
      <w:trPr>
        <w:cantSplit/>
        <w:trHeight w:val="288"/>
      </w:trPr>
      <w:tc>
        <w:tcPr>
          <w:tcW w:w="0" w:type="auto"/>
        </w:tcPr>
        <w:p w14:paraId="1306757A" w14:textId="77777777" w:rsidR="005113DA" w:rsidRPr="00F85124" w:rsidRDefault="005113DA" w:rsidP="00BC3575">
          <w:pPr>
            <w:rPr>
              <w:rFonts w:asciiTheme="minorHAnsi" w:hAnsiTheme="minorHAnsi"/>
              <w:sz w:val="12"/>
              <w:szCs w:val="12"/>
            </w:rPr>
          </w:pPr>
          <w:r w:rsidRPr="00F85124">
            <w:rPr>
              <w:rFonts w:asciiTheme="minorHAnsi" w:hAnsiTheme="minorHAnsi"/>
              <w:sz w:val="12"/>
              <w:szCs w:val="12"/>
            </w:rPr>
            <w:t>Project Name:</w:t>
          </w:r>
        </w:p>
      </w:tc>
      <w:tc>
        <w:tcPr>
          <w:tcW w:w="1377" w:type="pct"/>
        </w:tcPr>
        <w:p w14:paraId="1306757B" w14:textId="77777777" w:rsidR="005113DA" w:rsidRPr="00F85124" w:rsidRDefault="005113DA" w:rsidP="00BC3575">
          <w:pPr>
            <w:rPr>
              <w:rFonts w:asciiTheme="minorHAnsi" w:hAnsiTheme="minorHAnsi"/>
              <w:sz w:val="12"/>
              <w:szCs w:val="12"/>
            </w:rPr>
          </w:pPr>
          <w:r w:rsidRPr="00F85124">
            <w:rPr>
              <w:rFonts w:asciiTheme="minorHAnsi" w:hAnsiTheme="minorHAnsi"/>
              <w:sz w:val="12"/>
              <w:szCs w:val="12"/>
            </w:rPr>
            <w:t>Enforcement Agency:</w:t>
          </w:r>
        </w:p>
      </w:tc>
      <w:tc>
        <w:tcPr>
          <w:tcW w:w="1123" w:type="pct"/>
        </w:tcPr>
        <w:p w14:paraId="1306757C" w14:textId="77777777" w:rsidR="005113DA" w:rsidRPr="00F85124" w:rsidRDefault="005113DA" w:rsidP="00BC3575">
          <w:pPr>
            <w:rPr>
              <w:rFonts w:asciiTheme="minorHAnsi" w:hAnsiTheme="minorHAnsi"/>
              <w:sz w:val="12"/>
              <w:szCs w:val="12"/>
            </w:rPr>
          </w:pPr>
          <w:r w:rsidRPr="00F85124">
            <w:rPr>
              <w:rFonts w:asciiTheme="minorHAnsi" w:hAnsiTheme="minorHAnsi"/>
              <w:sz w:val="12"/>
              <w:szCs w:val="12"/>
            </w:rPr>
            <w:t>Permit Number:</w:t>
          </w:r>
        </w:p>
      </w:tc>
    </w:tr>
    <w:tr w:rsidR="005113DA" w:rsidRPr="00F85124" w14:paraId="13067581" w14:textId="77777777" w:rsidTr="00F31419">
      <w:trPr>
        <w:cantSplit/>
        <w:trHeight w:val="288"/>
      </w:trPr>
      <w:tc>
        <w:tcPr>
          <w:tcW w:w="0" w:type="auto"/>
        </w:tcPr>
        <w:p w14:paraId="1306757E" w14:textId="77777777" w:rsidR="005113DA" w:rsidRPr="00F85124" w:rsidRDefault="005113DA" w:rsidP="00BC3575">
          <w:pPr>
            <w:rPr>
              <w:rFonts w:asciiTheme="minorHAnsi" w:hAnsiTheme="minorHAnsi"/>
              <w:sz w:val="12"/>
              <w:szCs w:val="12"/>
              <w:vertAlign w:val="superscript"/>
            </w:rPr>
          </w:pPr>
          <w:r w:rsidRPr="00F85124">
            <w:rPr>
              <w:rFonts w:asciiTheme="minorHAnsi" w:hAnsiTheme="minorHAnsi"/>
              <w:sz w:val="12"/>
              <w:szCs w:val="12"/>
            </w:rPr>
            <w:t>Dwelling Address:</w:t>
          </w:r>
        </w:p>
      </w:tc>
      <w:tc>
        <w:tcPr>
          <w:tcW w:w="1377" w:type="pct"/>
        </w:tcPr>
        <w:p w14:paraId="1306757F" w14:textId="77777777" w:rsidR="005113DA" w:rsidRPr="00F85124" w:rsidRDefault="005113DA" w:rsidP="00BC3575">
          <w:pPr>
            <w:rPr>
              <w:rFonts w:asciiTheme="minorHAnsi" w:hAnsiTheme="minorHAnsi"/>
              <w:sz w:val="12"/>
              <w:szCs w:val="12"/>
              <w:vertAlign w:val="superscript"/>
            </w:rPr>
          </w:pPr>
          <w:r w:rsidRPr="00F85124">
            <w:rPr>
              <w:rFonts w:asciiTheme="minorHAnsi" w:hAnsiTheme="minorHAnsi"/>
              <w:sz w:val="12"/>
              <w:szCs w:val="12"/>
            </w:rPr>
            <w:t>City</w:t>
          </w:r>
        </w:p>
      </w:tc>
      <w:tc>
        <w:tcPr>
          <w:tcW w:w="1123" w:type="pct"/>
        </w:tcPr>
        <w:p w14:paraId="13067580" w14:textId="77777777" w:rsidR="005113DA" w:rsidRPr="00F85124" w:rsidRDefault="005113DA" w:rsidP="00BC3575">
          <w:pPr>
            <w:rPr>
              <w:rFonts w:asciiTheme="minorHAnsi" w:hAnsiTheme="minorHAnsi"/>
              <w:sz w:val="12"/>
              <w:szCs w:val="12"/>
              <w:vertAlign w:val="superscript"/>
            </w:rPr>
          </w:pPr>
          <w:r w:rsidRPr="00F85124">
            <w:rPr>
              <w:rFonts w:asciiTheme="minorHAnsi" w:hAnsiTheme="minorHAnsi"/>
              <w:sz w:val="12"/>
              <w:szCs w:val="12"/>
            </w:rPr>
            <w:t>Zip Code</w:t>
          </w:r>
        </w:p>
      </w:tc>
    </w:tr>
  </w:tbl>
  <w:p w14:paraId="13067582" w14:textId="77777777" w:rsidR="005113DA" w:rsidRDefault="005113DA" w:rsidP="000E226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85" w14:textId="77777777" w:rsidR="005113DA" w:rsidRDefault="00C72054">
    <w:pPr>
      <w:pStyle w:val="Header"/>
    </w:pPr>
    <w:r>
      <w:rPr>
        <w:noProof/>
      </w:rPr>
      <w:pict w14:anchorId="13067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0" o:spid="_x0000_s20481"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86" w14:textId="77777777" w:rsidR="005113DA" w:rsidRDefault="00C72054">
    <w:pPr>
      <w:pStyle w:val="Header"/>
    </w:pPr>
    <w:r>
      <w:rPr>
        <w:noProof/>
      </w:rPr>
      <w:pict w14:anchorId="130675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4" o:spid="_x0000_s20485"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113DA" w:rsidRPr="00F85124" w14:paraId="13067589" w14:textId="77777777" w:rsidTr="00223A37">
      <w:trPr>
        <w:cantSplit/>
        <w:trHeight w:val="288"/>
      </w:trPr>
      <w:tc>
        <w:tcPr>
          <w:tcW w:w="3877" w:type="pct"/>
          <w:gridSpan w:val="2"/>
          <w:tcBorders>
            <w:bottom w:val="single" w:sz="4" w:space="0" w:color="auto"/>
            <w:right w:val="nil"/>
          </w:tcBorders>
          <w:vAlign w:val="center"/>
        </w:tcPr>
        <w:p w14:paraId="13067587" w14:textId="77777777" w:rsidR="005113DA" w:rsidRPr="00F85124" w:rsidRDefault="00C72054" w:rsidP="00BC3575">
          <w:pPr>
            <w:pStyle w:val="Heading1"/>
            <w:rPr>
              <w:rFonts w:asciiTheme="minorHAnsi" w:hAnsiTheme="minorHAnsi"/>
              <w:b w:val="0"/>
              <w:bCs/>
              <w:sz w:val="20"/>
            </w:rPr>
          </w:pPr>
          <w:r>
            <w:rPr>
              <w:rFonts w:asciiTheme="minorHAnsi" w:hAnsiTheme="minorHAnsi"/>
              <w:b w:val="0"/>
              <w:bCs/>
              <w:noProof/>
              <w:sz w:val="20"/>
            </w:rPr>
            <w:pict w14:anchorId="130675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5" o:spid="_x0000_s20486"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113DA">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13067588" w14:textId="77777777" w:rsidR="005113DA" w:rsidRPr="00F85124" w:rsidRDefault="005113DA" w:rsidP="00BC3575">
          <w:pPr>
            <w:pStyle w:val="Heading1"/>
            <w:jc w:val="right"/>
            <w:rPr>
              <w:rFonts w:asciiTheme="minorHAnsi" w:hAnsiTheme="minorHAnsi"/>
              <w:b w:val="0"/>
              <w:bCs/>
              <w:sz w:val="20"/>
            </w:rPr>
          </w:pPr>
          <w:r>
            <w:rPr>
              <w:rFonts w:asciiTheme="minorHAnsi" w:hAnsiTheme="minorHAnsi"/>
              <w:b w:val="0"/>
              <w:bCs/>
              <w:sz w:val="20"/>
            </w:rPr>
            <w:t>CF2R-ENV-20-H</w:t>
          </w:r>
        </w:p>
      </w:tc>
    </w:tr>
    <w:tr w:rsidR="005113DA" w:rsidRPr="00F85124" w14:paraId="1306758C" w14:textId="77777777" w:rsidTr="00BC3575">
      <w:trPr>
        <w:cantSplit/>
        <w:trHeight w:val="288"/>
      </w:trPr>
      <w:tc>
        <w:tcPr>
          <w:tcW w:w="2500" w:type="pct"/>
          <w:tcBorders>
            <w:right w:val="nil"/>
          </w:tcBorders>
        </w:tcPr>
        <w:p w14:paraId="1306758A" w14:textId="77777777" w:rsidR="005113DA" w:rsidRPr="00F85124" w:rsidRDefault="005113DA" w:rsidP="00BC3575">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Diagnostic Test</w:t>
          </w:r>
          <w:r>
            <w:rPr>
              <w:rFonts w:asciiTheme="minorHAnsi" w:hAnsiTheme="minorHAnsi"/>
              <w:bCs/>
            </w:rPr>
            <w:t xml:space="preserve"> – ENV-20c</w:t>
          </w:r>
        </w:p>
      </w:tc>
      <w:tc>
        <w:tcPr>
          <w:tcW w:w="2500" w:type="pct"/>
          <w:gridSpan w:val="2"/>
          <w:tcBorders>
            <w:left w:val="nil"/>
          </w:tcBorders>
        </w:tcPr>
        <w:p w14:paraId="1306758B" w14:textId="77777777" w:rsidR="005113DA" w:rsidRPr="00F85124" w:rsidRDefault="005113DA"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C72054">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C72054" w:rsidRPr="00C72054">
              <w:rPr>
                <w:rFonts w:asciiTheme="minorHAnsi" w:hAnsiTheme="minorHAnsi"/>
                <w:bCs/>
                <w:noProof/>
              </w:rPr>
              <w:t>2</w:t>
            </w:r>
          </w:fldSimple>
          <w:r w:rsidRPr="00F85124">
            <w:rPr>
              <w:rFonts w:asciiTheme="minorHAnsi" w:hAnsiTheme="minorHAnsi"/>
              <w:bCs/>
            </w:rPr>
            <w:t>)</w:t>
          </w:r>
        </w:p>
      </w:tc>
    </w:tr>
  </w:tbl>
  <w:p w14:paraId="1306758D" w14:textId="77777777" w:rsidR="005113DA" w:rsidRDefault="005113DA" w:rsidP="000E226F">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8F" w14:textId="77777777" w:rsidR="005113DA" w:rsidRDefault="00C72054">
    <w:pPr>
      <w:pStyle w:val="Header"/>
    </w:pPr>
    <w:r>
      <w:rPr>
        <w:noProof/>
      </w:rPr>
      <w:pict w14:anchorId="130675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3" o:spid="_x0000_s2048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90" w14:textId="77777777" w:rsidR="005113DA" w:rsidRDefault="00C72054">
    <w:pPr>
      <w:pStyle w:val="Header"/>
    </w:pPr>
    <w:r>
      <w:rPr>
        <w:noProof/>
      </w:rPr>
      <w:pict w14:anchorId="130675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7" o:spid="_x0000_s2048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113DA" w:rsidRPr="00F85124" w14:paraId="13067593" w14:textId="77777777" w:rsidTr="00223A37">
      <w:trPr>
        <w:cantSplit/>
        <w:trHeight w:val="288"/>
      </w:trPr>
      <w:tc>
        <w:tcPr>
          <w:tcW w:w="3877" w:type="pct"/>
          <w:gridSpan w:val="2"/>
          <w:tcBorders>
            <w:bottom w:val="single" w:sz="4" w:space="0" w:color="auto"/>
            <w:right w:val="nil"/>
          </w:tcBorders>
          <w:vAlign w:val="center"/>
        </w:tcPr>
        <w:p w14:paraId="13067591" w14:textId="77777777" w:rsidR="005113DA" w:rsidRPr="00F85124" w:rsidRDefault="00C72054" w:rsidP="00BC3575">
          <w:pPr>
            <w:pStyle w:val="Heading1"/>
            <w:rPr>
              <w:rFonts w:asciiTheme="minorHAnsi" w:hAnsiTheme="minorHAnsi"/>
              <w:b w:val="0"/>
              <w:bCs/>
              <w:sz w:val="20"/>
            </w:rPr>
          </w:pPr>
          <w:r>
            <w:rPr>
              <w:rFonts w:asciiTheme="minorHAnsi" w:hAnsiTheme="minorHAnsi"/>
              <w:b w:val="0"/>
              <w:bCs/>
              <w:noProof/>
              <w:sz w:val="20"/>
            </w:rPr>
            <w:pict w14:anchorId="130675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8" o:spid="_x0000_s20489"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113DA">
            <w:rPr>
              <w:rFonts w:asciiTheme="minorHAnsi" w:hAnsiTheme="minorHAnsi"/>
              <w:b w:val="0"/>
              <w:bCs/>
              <w:sz w:val="20"/>
            </w:rPr>
            <w:t xml:space="preserve">CERTIFICATE OF INSTALLATION - </w:t>
          </w:r>
          <w:r w:rsidR="005113DA" w:rsidRPr="00B40F13">
            <w:rPr>
              <w:rFonts w:asciiTheme="minorHAnsi" w:hAnsiTheme="minorHAnsi"/>
              <w:b w:val="0"/>
              <w:bCs/>
              <w:sz w:val="20"/>
            </w:rPr>
            <w:t>DATA FIELD DEFINITIONS AND CALCULATIONS</w:t>
          </w:r>
        </w:p>
      </w:tc>
      <w:tc>
        <w:tcPr>
          <w:tcW w:w="1123" w:type="pct"/>
          <w:tcBorders>
            <w:left w:val="nil"/>
            <w:bottom w:val="single" w:sz="4" w:space="0" w:color="auto"/>
          </w:tcBorders>
          <w:tcMar>
            <w:left w:w="115" w:type="dxa"/>
            <w:right w:w="115" w:type="dxa"/>
          </w:tcMar>
          <w:vAlign w:val="center"/>
        </w:tcPr>
        <w:p w14:paraId="13067592" w14:textId="77777777" w:rsidR="005113DA" w:rsidRPr="00F85124" w:rsidRDefault="005113DA" w:rsidP="00BC3575">
          <w:pPr>
            <w:pStyle w:val="Heading1"/>
            <w:jc w:val="right"/>
            <w:rPr>
              <w:rFonts w:asciiTheme="minorHAnsi" w:hAnsiTheme="minorHAnsi"/>
              <w:b w:val="0"/>
              <w:bCs/>
              <w:sz w:val="20"/>
            </w:rPr>
          </w:pPr>
          <w:r>
            <w:rPr>
              <w:rFonts w:asciiTheme="minorHAnsi" w:hAnsiTheme="minorHAnsi"/>
              <w:b w:val="0"/>
              <w:bCs/>
              <w:sz w:val="20"/>
            </w:rPr>
            <w:t>CF2R-ENV-20-H</w:t>
          </w:r>
        </w:p>
      </w:tc>
    </w:tr>
    <w:tr w:rsidR="005113DA" w:rsidRPr="00F85124" w14:paraId="13067596" w14:textId="77777777" w:rsidTr="00BC3575">
      <w:trPr>
        <w:cantSplit/>
        <w:trHeight w:val="288"/>
      </w:trPr>
      <w:tc>
        <w:tcPr>
          <w:tcW w:w="2500" w:type="pct"/>
          <w:tcBorders>
            <w:right w:val="nil"/>
          </w:tcBorders>
        </w:tcPr>
        <w:p w14:paraId="13067594" w14:textId="77777777" w:rsidR="005113DA" w:rsidRPr="00F85124" w:rsidRDefault="005113DA" w:rsidP="00BC3575">
          <w:pPr>
            <w:tabs>
              <w:tab w:val="right" w:pos="10543"/>
            </w:tabs>
            <w:rPr>
              <w:rFonts w:asciiTheme="minorHAnsi" w:hAnsiTheme="minorHAnsi"/>
              <w:sz w:val="12"/>
              <w:szCs w:val="12"/>
            </w:rPr>
          </w:pPr>
          <w:r>
            <w:rPr>
              <w:rFonts w:asciiTheme="minorHAnsi" w:hAnsiTheme="minorHAnsi"/>
              <w:bCs/>
            </w:rPr>
            <w:t>Building</w:t>
          </w:r>
          <w:r w:rsidRPr="00F85124">
            <w:rPr>
              <w:rFonts w:asciiTheme="minorHAnsi" w:hAnsiTheme="minorHAnsi"/>
              <w:bCs/>
            </w:rPr>
            <w:t xml:space="preserve"> Leakage Diagnostic Test</w:t>
          </w:r>
          <w:r>
            <w:rPr>
              <w:rFonts w:asciiTheme="minorHAnsi" w:hAnsiTheme="minorHAnsi"/>
              <w:bCs/>
            </w:rPr>
            <w:t xml:space="preserve"> – ENV-20c</w:t>
          </w:r>
        </w:p>
      </w:tc>
      <w:tc>
        <w:tcPr>
          <w:tcW w:w="2500" w:type="pct"/>
          <w:gridSpan w:val="2"/>
          <w:tcBorders>
            <w:left w:val="nil"/>
          </w:tcBorders>
        </w:tcPr>
        <w:p w14:paraId="13067595" w14:textId="77777777" w:rsidR="005113DA" w:rsidRPr="00F85124" w:rsidRDefault="005113DA" w:rsidP="00BC3575">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C72054">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C72054" w:rsidRPr="00C72054">
              <w:rPr>
                <w:rFonts w:asciiTheme="minorHAnsi" w:hAnsiTheme="minorHAnsi"/>
                <w:bCs/>
                <w:noProof/>
              </w:rPr>
              <w:t>2</w:t>
            </w:r>
          </w:fldSimple>
          <w:r w:rsidRPr="00F85124">
            <w:rPr>
              <w:rFonts w:asciiTheme="minorHAnsi" w:hAnsiTheme="minorHAnsi"/>
              <w:bCs/>
            </w:rPr>
            <w:t>)</w:t>
          </w:r>
        </w:p>
      </w:tc>
    </w:tr>
  </w:tbl>
  <w:p w14:paraId="13067597" w14:textId="77777777" w:rsidR="005113DA" w:rsidRDefault="005113DA" w:rsidP="000E226F">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67598" w14:textId="77777777" w:rsidR="005113DA" w:rsidRDefault="00C72054">
    <w:pPr>
      <w:pStyle w:val="Header"/>
    </w:pPr>
    <w:r>
      <w:rPr>
        <w:noProof/>
      </w:rPr>
      <w:pict w14:anchorId="130675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65756" o:spid="_x0000_s20487"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39D219E"/>
    <w:multiLevelType w:val="multilevel"/>
    <w:tmpl w:val="B8B6BA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nsid w:val="14F64DE5"/>
    <w:multiLevelType w:val="hybridMultilevel"/>
    <w:tmpl w:val="04FA2F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D655FF0"/>
    <w:multiLevelType w:val="hybridMultilevel"/>
    <w:tmpl w:val="25AEE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3D72DE3"/>
    <w:multiLevelType w:val="hybridMultilevel"/>
    <w:tmpl w:val="6EE48E88"/>
    <w:lvl w:ilvl="0" w:tplc="97007736">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9">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51B3090A"/>
    <w:multiLevelType w:val="hybridMultilevel"/>
    <w:tmpl w:val="412EDD24"/>
    <w:lvl w:ilvl="0" w:tplc="6ED425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
    <w:nsid w:val="51BD03D9"/>
    <w:multiLevelType w:val="hybridMultilevel"/>
    <w:tmpl w:val="94167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55FC7805"/>
    <w:multiLevelType w:val="hybridMultilevel"/>
    <w:tmpl w:val="9CC4B9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nsid w:val="6BB54197"/>
    <w:multiLevelType w:val="hybridMultilevel"/>
    <w:tmpl w:val="122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8DF4353"/>
    <w:multiLevelType w:val="hybridMultilevel"/>
    <w:tmpl w:val="7624B7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9"/>
  </w:num>
  <w:num w:numId="4">
    <w:abstractNumId w:val="1"/>
  </w:num>
  <w:num w:numId="5">
    <w:abstractNumId w:val="0"/>
  </w:num>
  <w:num w:numId="6">
    <w:abstractNumId w:val="14"/>
  </w:num>
  <w:num w:numId="7">
    <w:abstractNumId w:val="7"/>
  </w:num>
  <w:num w:numId="8">
    <w:abstractNumId w:val="10"/>
  </w:num>
  <w:num w:numId="9">
    <w:abstractNumId w:val="13"/>
  </w:num>
  <w:num w:numId="10">
    <w:abstractNumId w:val="15"/>
  </w:num>
  <w:num w:numId="11">
    <w:abstractNumId w:val="6"/>
  </w:num>
  <w:num w:numId="12">
    <w:abstractNumId w:val="11"/>
  </w:num>
  <w:num w:numId="13">
    <w:abstractNumId w:val="4"/>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num>
  <w:num w:numId="18">
    <w:abstractNumId w:val="16"/>
  </w:num>
  <w:num w:numId="19">
    <w:abstractNumId w:val="12"/>
  </w:num>
  <w:num w:numId="20">
    <w:abstractNumId w:val="3"/>
  </w:num>
  <w:num w:numId="21">
    <w:abstractNumId w:val="7"/>
    <w:lvlOverride w:ilvl="0">
      <w:startOverride w:val="1"/>
    </w:lvlOverride>
    <w:lvlOverride w:ilvl="1"/>
    <w:lvlOverride w:ilvl="2"/>
    <w:lvlOverride w:ilvl="3"/>
    <w:lvlOverride w:ilvl="4"/>
    <w:lvlOverride w:ilvl="5"/>
    <w:lvlOverride w:ilvl="6"/>
    <w:lvlOverride w:ilvl="7"/>
    <w:lvlOverride w:ilv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490"/>
    <o:shapelayout v:ext="edit">
      <o:idmap v:ext="edit" data="20"/>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45134"/>
    <w:rsid w:val="00053C8D"/>
    <w:rsid w:val="000629B9"/>
    <w:rsid w:val="00093F8E"/>
    <w:rsid w:val="000A3980"/>
    <w:rsid w:val="000C4D81"/>
    <w:rsid w:val="000C75ED"/>
    <w:rsid w:val="000E226F"/>
    <w:rsid w:val="000E777B"/>
    <w:rsid w:val="000F5410"/>
    <w:rsid w:val="00101AB4"/>
    <w:rsid w:val="00112E68"/>
    <w:rsid w:val="00117C51"/>
    <w:rsid w:val="00197584"/>
    <w:rsid w:val="001C37BE"/>
    <w:rsid w:val="001D2CD1"/>
    <w:rsid w:val="00223A37"/>
    <w:rsid w:val="00261C82"/>
    <w:rsid w:val="0027195F"/>
    <w:rsid w:val="002800A7"/>
    <w:rsid w:val="00291D42"/>
    <w:rsid w:val="002B3023"/>
    <w:rsid w:val="002F506E"/>
    <w:rsid w:val="00321FFA"/>
    <w:rsid w:val="00341791"/>
    <w:rsid w:val="0034306A"/>
    <w:rsid w:val="003445EB"/>
    <w:rsid w:val="003779C8"/>
    <w:rsid w:val="0039602A"/>
    <w:rsid w:val="00396E71"/>
    <w:rsid w:val="003A632A"/>
    <w:rsid w:val="003C182A"/>
    <w:rsid w:val="003D6DC2"/>
    <w:rsid w:val="004016F2"/>
    <w:rsid w:val="00405D0B"/>
    <w:rsid w:val="00406C23"/>
    <w:rsid w:val="004078A0"/>
    <w:rsid w:val="00433AD5"/>
    <w:rsid w:val="004366AB"/>
    <w:rsid w:val="004B02C9"/>
    <w:rsid w:val="004C437B"/>
    <w:rsid w:val="004E5DC5"/>
    <w:rsid w:val="005113DA"/>
    <w:rsid w:val="005173DC"/>
    <w:rsid w:val="0053293D"/>
    <w:rsid w:val="00540A8F"/>
    <w:rsid w:val="0054735A"/>
    <w:rsid w:val="00552CE1"/>
    <w:rsid w:val="00555E67"/>
    <w:rsid w:val="005673EC"/>
    <w:rsid w:val="0059031D"/>
    <w:rsid w:val="005C7F78"/>
    <w:rsid w:val="005D7793"/>
    <w:rsid w:val="005E6212"/>
    <w:rsid w:val="005F7F03"/>
    <w:rsid w:val="0060648E"/>
    <w:rsid w:val="00612796"/>
    <w:rsid w:val="00612D84"/>
    <w:rsid w:val="00625EDB"/>
    <w:rsid w:val="00631934"/>
    <w:rsid w:val="00632AF6"/>
    <w:rsid w:val="0063647E"/>
    <w:rsid w:val="00697B0F"/>
    <w:rsid w:val="006C4E31"/>
    <w:rsid w:val="007102C0"/>
    <w:rsid w:val="00730ED6"/>
    <w:rsid w:val="00746BF6"/>
    <w:rsid w:val="00766199"/>
    <w:rsid w:val="00777B2F"/>
    <w:rsid w:val="00780281"/>
    <w:rsid w:val="00781087"/>
    <w:rsid w:val="007A1F88"/>
    <w:rsid w:val="007B70DF"/>
    <w:rsid w:val="007F2BA4"/>
    <w:rsid w:val="00813A56"/>
    <w:rsid w:val="00823652"/>
    <w:rsid w:val="00824880"/>
    <w:rsid w:val="008551E4"/>
    <w:rsid w:val="0085565A"/>
    <w:rsid w:val="008700C1"/>
    <w:rsid w:val="0087491B"/>
    <w:rsid w:val="008809A7"/>
    <w:rsid w:val="00885875"/>
    <w:rsid w:val="008B3A8F"/>
    <w:rsid w:val="008E5DAA"/>
    <w:rsid w:val="008F5FE0"/>
    <w:rsid w:val="009013BA"/>
    <w:rsid w:val="00935F36"/>
    <w:rsid w:val="009518AA"/>
    <w:rsid w:val="00952FF6"/>
    <w:rsid w:val="009872CD"/>
    <w:rsid w:val="0099080C"/>
    <w:rsid w:val="009A2056"/>
    <w:rsid w:val="009B6AD8"/>
    <w:rsid w:val="009B7680"/>
    <w:rsid w:val="009D6E88"/>
    <w:rsid w:val="009E2323"/>
    <w:rsid w:val="00A24DD3"/>
    <w:rsid w:val="00A467A8"/>
    <w:rsid w:val="00A64528"/>
    <w:rsid w:val="00A67BC4"/>
    <w:rsid w:val="00A96C53"/>
    <w:rsid w:val="00AA7D15"/>
    <w:rsid w:val="00AC33E0"/>
    <w:rsid w:val="00AD7855"/>
    <w:rsid w:val="00AE094A"/>
    <w:rsid w:val="00AF2A2A"/>
    <w:rsid w:val="00B056DE"/>
    <w:rsid w:val="00B13593"/>
    <w:rsid w:val="00B23E21"/>
    <w:rsid w:val="00B24863"/>
    <w:rsid w:val="00B3148F"/>
    <w:rsid w:val="00B36E09"/>
    <w:rsid w:val="00B36F38"/>
    <w:rsid w:val="00B41AF0"/>
    <w:rsid w:val="00B97C21"/>
    <w:rsid w:val="00BA4A71"/>
    <w:rsid w:val="00BB612B"/>
    <w:rsid w:val="00BC3575"/>
    <w:rsid w:val="00C07C4C"/>
    <w:rsid w:val="00C72054"/>
    <w:rsid w:val="00C77809"/>
    <w:rsid w:val="00C81A63"/>
    <w:rsid w:val="00CB0DA6"/>
    <w:rsid w:val="00CD3CF1"/>
    <w:rsid w:val="00CE79FF"/>
    <w:rsid w:val="00CF3A63"/>
    <w:rsid w:val="00D31EC1"/>
    <w:rsid w:val="00D41E50"/>
    <w:rsid w:val="00D60463"/>
    <w:rsid w:val="00D66EFC"/>
    <w:rsid w:val="00D74B78"/>
    <w:rsid w:val="00D82113"/>
    <w:rsid w:val="00DA5679"/>
    <w:rsid w:val="00DB4BC3"/>
    <w:rsid w:val="00DE5F1A"/>
    <w:rsid w:val="00E01BC2"/>
    <w:rsid w:val="00E115CD"/>
    <w:rsid w:val="00E1229D"/>
    <w:rsid w:val="00E14007"/>
    <w:rsid w:val="00E27E4C"/>
    <w:rsid w:val="00E33331"/>
    <w:rsid w:val="00E414F8"/>
    <w:rsid w:val="00E57C22"/>
    <w:rsid w:val="00E61D23"/>
    <w:rsid w:val="00E66311"/>
    <w:rsid w:val="00E8732B"/>
    <w:rsid w:val="00ED7ECD"/>
    <w:rsid w:val="00EF235C"/>
    <w:rsid w:val="00F0574E"/>
    <w:rsid w:val="00F31419"/>
    <w:rsid w:val="00F32CAE"/>
    <w:rsid w:val="00FA62B9"/>
    <w:rsid w:val="00FB3D94"/>
    <w:rsid w:val="00FC6581"/>
    <w:rsid w:val="00FD72C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0"/>
    <o:shapelayout v:ext="edit">
      <o:idmap v:ext="edit" data="1"/>
    </o:shapelayout>
  </w:shapeDefaults>
  <w:decimalSymbol w:val="."/>
  <w:listSeparator w:val=","/>
  <w14:docId w14:val="1306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251F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C33E0"/>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AC33E0"/>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BA4A71"/>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6"/>
      </w:numPr>
      <w:spacing w:before="120"/>
    </w:pPr>
    <w:rPr>
      <w:rFonts w:ascii="Arial" w:hAnsi="Arial"/>
    </w:rPr>
  </w:style>
  <w:style w:type="paragraph" w:customStyle="1" w:styleId="ColorfulShading-Accent11">
    <w:name w:val="Colorful Shading - Accent 11"/>
    <w:hidden/>
    <w:rsid w:val="002D375C"/>
  </w:style>
  <w:style w:type="character" w:customStyle="1" w:styleId="HeaderChar">
    <w:name w:val="Header Char"/>
    <w:basedOn w:val="DefaultParagraphFont"/>
    <w:link w:val="Header"/>
    <w:uiPriority w:val="99"/>
    <w:rsid w:val="003D6DC2"/>
  </w:style>
  <w:style w:type="paragraph" w:styleId="ListParagraph">
    <w:name w:val="List Paragraph"/>
    <w:basedOn w:val="Normal"/>
    <w:uiPriority w:val="34"/>
    <w:qFormat/>
    <w:rsid w:val="0027195F"/>
    <w:pPr>
      <w:ind w:left="720"/>
      <w:contextualSpacing/>
    </w:pPr>
  </w:style>
  <w:style w:type="paragraph" w:customStyle="1" w:styleId="Style7">
    <w:name w:val="Style7"/>
    <w:basedOn w:val="Footer"/>
    <w:link w:val="Style7Char"/>
    <w:qFormat/>
    <w:rsid w:val="00BA4A71"/>
    <w:rPr>
      <w:b/>
      <w:i/>
    </w:rPr>
  </w:style>
  <w:style w:type="character" w:customStyle="1" w:styleId="Style7Char">
    <w:name w:val="Style7 Char"/>
    <w:basedOn w:val="FooterChar"/>
    <w:link w:val="Style7"/>
    <w:rsid w:val="00BA4A71"/>
    <w:rPr>
      <w:rFonts w:asciiTheme="minorHAnsi" w:hAnsiTheme="minorHAnsi"/>
      <w:b/>
      <w:i/>
    </w:rPr>
  </w:style>
  <w:style w:type="paragraph" w:styleId="Revision">
    <w:name w:val="Revision"/>
    <w:hidden/>
    <w:rsid w:val="00D66EF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qFormat/>
    <w:rsid w:val="00A251F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C33E0"/>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AC33E0"/>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BA4A7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BA4A71"/>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6"/>
      </w:numPr>
      <w:spacing w:before="120"/>
    </w:pPr>
    <w:rPr>
      <w:rFonts w:ascii="Arial" w:hAnsi="Arial"/>
    </w:rPr>
  </w:style>
  <w:style w:type="paragraph" w:customStyle="1" w:styleId="ColorfulShading-Accent11">
    <w:name w:val="Colorful Shading - Accent 11"/>
    <w:hidden/>
    <w:rsid w:val="002D375C"/>
  </w:style>
  <w:style w:type="character" w:customStyle="1" w:styleId="HeaderChar">
    <w:name w:val="Header Char"/>
    <w:basedOn w:val="DefaultParagraphFont"/>
    <w:link w:val="Header"/>
    <w:uiPriority w:val="99"/>
    <w:rsid w:val="003D6DC2"/>
  </w:style>
  <w:style w:type="paragraph" w:styleId="ListParagraph">
    <w:name w:val="List Paragraph"/>
    <w:basedOn w:val="Normal"/>
    <w:uiPriority w:val="34"/>
    <w:qFormat/>
    <w:rsid w:val="0027195F"/>
    <w:pPr>
      <w:ind w:left="720"/>
      <w:contextualSpacing/>
    </w:pPr>
  </w:style>
  <w:style w:type="paragraph" w:customStyle="1" w:styleId="Style7">
    <w:name w:val="Style7"/>
    <w:basedOn w:val="Footer"/>
    <w:link w:val="Style7Char"/>
    <w:qFormat/>
    <w:rsid w:val="00BA4A71"/>
    <w:rPr>
      <w:b/>
      <w:i/>
    </w:rPr>
  </w:style>
  <w:style w:type="character" w:customStyle="1" w:styleId="Style7Char">
    <w:name w:val="Style7 Char"/>
    <w:basedOn w:val="FooterChar"/>
    <w:link w:val="Style7"/>
    <w:rsid w:val="00BA4A71"/>
    <w:rPr>
      <w:rFonts w:asciiTheme="minorHAnsi" w:hAnsiTheme="minorHAnsi"/>
      <w:b/>
      <w:i/>
    </w:rPr>
  </w:style>
  <w:style w:type="paragraph" w:styleId="Revision">
    <w:name w:val="Revision"/>
    <w:hidden/>
    <w:rsid w:val="00D66E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9335283">
      <w:bodyDiv w:val="1"/>
      <w:marLeft w:val="0"/>
      <w:marRight w:val="0"/>
      <w:marTop w:val="0"/>
      <w:marBottom w:val="0"/>
      <w:divBdr>
        <w:top w:val="none" w:sz="0" w:space="0" w:color="auto"/>
        <w:left w:val="none" w:sz="0" w:space="0" w:color="auto"/>
        <w:bottom w:val="none" w:sz="0" w:space="0" w:color="auto"/>
        <w:right w:val="none" w:sz="0" w:space="0" w:color="auto"/>
      </w:divBdr>
    </w:div>
    <w:div w:id="1186870321">
      <w:bodyDiv w:val="1"/>
      <w:marLeft w:val="0"/>
      <w:marRight w:val="0"/>
      <w:marTop w:val="0"/>
      <w:marBottom w:val="0"/>
      <w:divBdr>
        <w:top w:val="none" w:sz="0" w:space="0" w:color="auto"/>
        <w:left w:val="none" w:sz="0" w:space="0" w:color="auto"/>
        <w:bottom w:val="none" w:sz="0" w:space="0" w:color="auto"/>
        <w:right w:val="none" w:sz="0" w:space="0" w:color="auto"/>
      </w:divBdr>
    </w:div>
    <w:div w:id="1816412214">
      <w:bodyDiv w:val="1"/>
      <w:marLeft w:val="0"/>
      <w:marRight w:val="0"/>
      <w:marTop w:val="0"/>
      <w:marBottom w:val="0"/>
      <w:divBdr>
        <w:top w:val="none" w:sz="0" w:space="0" w:color="auto"/>
        <w:left w:val="none" w:sz="0" w:space="0" w:color="auto"/>
        <w:bottom w:val="none" w:sz="0" w:space="0" w:color="auto"/>
        <w:right w:val="none" w:sz="0" w:space="0" w:color="auto"/>
      </w:divBdr>
    </w:div>
    <w:div w:id="2050453950">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F793E3-BBBE-4672-AA38-145713DCB242}">
  <ds:schemaRefs>
    <ds:schemaRef ds:uri="http://schemas.openxmlformats.org/officeDocument/2006/bibliography"/>
  </ds:schemaRefs>
</ds:datastoreItem>
</file>

<file path=customXml/itemProps2.xml><?xml version="1.0" encoding="utf-8"?>
<ds:datastoreItem xmlns:ds="http://schemas.openxmlformats.org/officeDocument/2006/customXml" ds:itemID="{E924C33C-6B48-4408-8561-0BFCE1EC6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2551</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16792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Shewmaker, Michael@Energy</cp:lastModifiedBy>
  <cp:revision>11</cp:revision>
  <cp:lastPrinted>2013-04-25T15:28:00Z</cp:lastPrinted>
  <dcterms:created xsi:type="dcterms:W3CDTF">2015-06-09T16:30:00Z</dcterms:created>
  <dcterms:modified xsi:type="dcterms:W3CDTF">2016-10-11T17:58:00Z</dcterms:modified>
</cp:coreProperties>
</file>