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670"/>
        <w:gridCol w:w="4907"/>
      </w:tblGrid>
      <w:tr w:rsidR="00000C12" w:rsidRPr="00DC0895" w14:paraId="7DC3DA82" w14:textId="77777777" w:rsidTr="00C00A89">
        <w:trPr>
          <w:cantSplit/>
          <w:trHeight w:val="144"/>
        </w:trPr>
        <w:tc>
          <w:tcPr>
            <w:tcW w:w="5000" w:type="pct"/>
            <w:gridSpan w:val="3"/>
            <w:vAlign w:val="center"/>
          </w:tcPr>
          <w:p w14:paraId="7DC3DA80" w14:textId="77777777" w:rsidR="00000C12" w:rsidRPr="00FD2A49" w:rsidRDefault="00000C12" w:rsidP="00C00A89">
            <w:pPr>
              <w:rPr>
                <w:rFonts w:asciiTheme="minorHAnsi" w:hAnsiTheme="minorHAnsi"/>
                <w:b/>
                <w:sz w:val="18"/>
                <w:szCs w:val="18"/>
              </w:rPr>
            </w:pPr>
            <w:bookmarkStart w:id="0" w:name="_GoBack"/>
            <w:bookmarkEnd w:id="0"/>
            <w:r w:rsidRPr="00F80E7D">
              <w:rPr>
                <w:rFonts w:asciiTheme="minorHAnsi" w:hAnsiTheme="minorHAnsi"/>
                <w:b/>
                <w:szCs w:val="18"/>
              </w:rPr>
              <w:t>A. System Information</w:t>
            </w:r>
          </w:p>
          <w:p w14:paraId="7DC3DA81" w14:textId="77777777" w:rsidR="00000C12" w:rsidRPr="00FD2A49" w:rsidRDefault="00000C12" w:rsidP="00CB1FB6">
            <w:pPr>
              <w:rPr>
                <w:rFonts w:asciiTheme="minorHAnsi" w:hAnsiTheme="minorHAnsi"/>
                <w:i/>
                <w:sz w:val="18"/>
                <w:szCs w:val="18"/>
              </w:rPr>
            </w:pPr>
            <w:r w:rsidRPr="00FD2A49">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000C12" w:rsidRPr="00DC0895" w14:paraId="7DC3DA86" w14:textId="77777777" w:rsidTr="00F80E7D">
        <w:trPr>
          <w:cantSplit/>
          <w:trHeight w:val="144"/>
        </w:trPr>
        <w:tc>
          <w:tcPr>
            <w:tcW w:w="215" w:type="pct"/>
            <w:vAlign w:val="center"/>
          </w:tcPr>
          <w:p w14:paraId="7DC3DA83"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565" w:type="pct"/>
            <w:vAlign w:val="center"/>
          </w:tcPr>
          <w:p w14:paraId="7DC3DA84" w14:textId="202F3802" w:rsidR="00000C12" w:rsidRPr="00FD2A49" w:rsidRDefault="00000C12" w:rsidP="00C00A89">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Name or Identification/Tag</w:t>
            </w:r>
          </w:p>
        </w:tc>
        <w:tc>
          <w:tcPr>
            <w:tcW w:w="2220" w:type="pct"/>
            <w:vAlign w:val="center"/>
          </w:tcPr>
          <w:p w14:paraId="7DC3DA85" w14:textId="77777777" w:rsidR="00000C12" w:rsidRPr="00FD2A49" w:rsidRDefault="00000C12" w:rsidP="00C00A89">
            <w:pPr>
              <w:rPr>
                <w:rFonts w:asciiTheme="minorHAnsi" w:hAnsiTheme="minorHAnsi"/>
                <w:sz w:val="18"/>
                <w:szCs w:val="18"/>
              </w:rPr>
            </w:pPr>
          </w:p>
        </w:tc>
      </w:tr>
      <w:tr w:rsidR="00000C12" w:rsidRPr="00DC0895" w14:paraId="7DC3DA8A" w14:textId="77777777" w:rsidTr="00F80E7D">
        <w:trPr>
          <w:cantSplit/>
          <w:trHeight w:val="144"/>
        </w:trPr>
        <w:tc>
          <w:tcPr>
            <w:tcW w:w="215" w:type="pct"/>
            <w:vAlign w:val="center"/>
          </w:tcPr>
          <w:p w14:paraId="7DC3DA87"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565" w:type="pct"/>
            <w:vAlign w:val="center"/>
          </w:tcPr>
          <w:p w14:paraId="7DC3DA88" w14:textId="4E845AD3" w:rsidR="00000C12" w:rsidRPr="00FD2A49" w:rsidRDefault="00000C12" w:rsidP="00C00A89">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Location or Area Served</w:t>
            </w:r>
          </w:p>
        </w:tc>
        <w:tc>
          <w:tcPr>
            <w:tcW w:w="2220" w:type="pct"/>
            <w:vAlign w:val="center"/>
          </w:tcPr>
          <w:p w14:paraId="7DC3DA89" w14:textId="77777777" w:rsidR="00000C12" w:rsidRPr="00FD2A49" w:rsidRDefault="00000C12" w:rsidP="00C00A89">
            <w:pPr>
              <w:pStyle w:val="Header"/>
              <w:rPr>
                <w:rFonts w:asciiTheme="minorHAnsi" w:hAnsiTheme="minorHAnsi"/>
                <w:sz w:val="18"/>
                <w:szCs w:val="18"/>
              </w:rPr>
            </w:pPr>
          </w:p>
        </w:tc>
      </w:tr>
      <w:tr w:rsidR="00000C12" w:rsidRPr="00DC0895" w14:paraId="7DC3DA8E" w14:textId="77777777" w:rsidTr="00F80E7D">
        <w:trPr>
          <w:cantSplit/>
          <w:trHeight w:val="144"/>
        </w:trPr>
        <w:tc>
          <w:tcPr>
            <w:tcW w:w="215" w:type="pct"/>
            <w:vAlign w:val="center"/>
          </w:tcPr>
          <w:p w14:paraId="7DC3DA8B" w14:textId="77777777" w:rsidR="00000C12" w:rsidRPr="00FD2A49" w:rsidRDefault="00000C12" w:rsidP="00C00A89">
            <w:pPr>
              <w:pStyle w:val="Header"/>
              <w:tabs>
                <w:tab w:val="clear" w:pos="4320"/>
                <w:tab w:val="clear" w:pos="8640"/>
              </w:tabs>
              <w:jc w:val="center"/>
              <w:rPr>
                <w:rFonts w:asciiTheme="minorHAnsi" w:hAnsiTheme="minorHAnsi"/>
                <w:sz w:val="18"/>
                <w:szCs w:val="18"/>
              </w:rPr>
            </w:pPr>
            <w:r w:rsidRPr="00D445D1">
              <w:rPr>
                <w:rFonts w:asciiTheme="minorHAnsi" w:hAnsiTheme="minorHAnsi"/>
                <w:sz w:val="18"/>
                <w:szCs w:val="18"/>
              </w:rPr>
              <w:t>03</w:t>
            </w:r>
          </w:p>
        </w:tc>
        <w:tc>
          <w:tcPr>
            <w:tcW w:w="2565" w:type="pct"/>
            <w:vAlign w:val="center"/>
          </w:tcPr>
          <w:p w14:paraId="7DC3DA8C" w14:textId="469D3009" w:rsidR="00000C12" w:rsidRPr="00FD2A49" w:rsidRDefault="00000C1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Status: SEER </w:t>
            </w:r>
            <w:r w:rsidR="00C1732C">
              <w:rPr>
                <w:rFonts w:asciiTheme="minorHAnsi" w:hAnsiTheme="minorHAnsi"/>
                <w:sz w:val="18"/>
                <w:szCs w:val="18"/>
              </w:rPr>
              <w:t xml:space="preserve">and EER </w:t>
            </w:r>
            <w:r w:rsidR="009949F7">
              <w:rPr>
                <w:rFonts w:asciiTheme="minorHAnsi" w:hAnsiTheme="minorHAnsi"/>
                <w:sz w:val="18"/>
                <w:szCs w:val="18"/>
              </w:rPr>
              <w:t>P</w:t>
            </w:r>
            <w:r w:rsidRPr="00FD2A49">
              <w:rPr>
                <w:rFonts w:asciiTheme="minorHAnsi" w:hAnsiTheme="minorHAnsi"/>
                <w:sz w:val="18"/>
                <w:szCs w:val="18"/>
              </w:rPr>
              <w:t xml:space="preserve">erformance </w:t>
            </w:r>
            <w:r w:rsidR="009949F7">
              <w:rPr>
                <w:rFonts w:asciiTheme="minorHAnsi" w:hAnsiTheme="minorHAnsi"/>
                <w:sz w:val="18"/>
                <w:szCs w:val="18"/>
              </w:rPr>
              <w:t>C</w:t>
            </w:r>
            <w:r w:rsidRPr="00FD2A49">
              <w:rPr>
                <w:rFonts w:asciiTheme="minorHAnsi" w:hAnsiTheme="minorHAnsi"/>
                <w:sz w:val="18"/>
                <w:szCs w:val="18"/>
              </w:rPr>
              <w:t xml:space="preserve">ompliance </w:t>
            </w:r>
            <w:r w:rsidR="009949F7">
              <w:rPr>
                <w:rFonts w:asciiTheme="minorHAnsi" w:hAnsiTheme="minorHAnsi"/>
                <w:sz w:val="18"/>
                <w:szCs w:val="18"/>
              </w:rPr>
              <w:t>C</w:t>
            </w:r>
            <w:r w:rsidRPr="00FD2A49">
              <w:rPr>
                <w:rFonts w:asciiTheme="minorHAnsi" w:hAnsiTheme="minorHAnsi"/>
                <w:sz w:val="18"/>
                <w:szCs w:val="18"/>
              </w:rPr>
              <w:t xml:space="preserve">redit </w:t>
            </w:r>
            <w:r w:rsidR="009949F7">
              <w:rPr>
                <w:rFonts w:asciiTheme="minorHAnsi" w:hAnsiTheme="minorHAnsi"/>
                <w:sz w:val="18"/>
                <w:szCs w:val="18"/>
              </w:rPr>
              <w:t>C</w:t>
            </w:r>
            <w:r w:rsidRPr="00FD2A49">
              <w:rPr>
                <w:rFonts w:asciiTheme="minorHAnsi" w:hAnsiTheme="minorHAnsi"/>
                <w:sz w:val="18"/>
                <w:szCs w:val="18"/>
              </w:rPr>
              <w:t>heck</w:t>
            </w:r>
          </w:p>
        </w:tc>
        <w:tc>
          <w:tcPr>
            <w:tcW w:w="2220" w:type="pct"/>
            <w:vAlign w:val="center"/>
          </w:tcPr>
          <w:p w14:paraId="7DC3DA8D" w14:textId="77777777" w:rsidR="00000C12" w:rsidRDefault="00000C12" w:rsidP="00C00A89">
            <w:pPr>
              <w:rPr>
                <w:rFonts w:asciiTheme="minorHAnsi" w:hAnsiTheme="minorHAnsi"/>
                <w:sz w:val="18"/>
                <w:szCs w:val="18"/>
              </w:rPr>
            </w:pPr>
          </w:p>
        </w:tc>
      </w:tr>
      <w:tr w:rsidR="00EC32BF" w:rsidRPr="00DC0895" w14:paraId="7DC3DA92" w14:textId="77777777" w:rsidTr="00F80E7D">
        <w:trPr>
          <w:cantSplit/>
          <w:trHeight w:val="144"/>
        </w:trPr>
        <w:tc>
          <w:tcPr>
            <w:tcW w:w="215" w:type="pct"/>
            <w:vAlign w:val="center"/>
          </w:tcPr>
          <w:p w14:paraId="7DC3DA8F" w14:textId="77777777" w:rsidR="00EC32BF" w:rsidRPr="00FD2A49" w:rsidRDefault="00EC32BF" w:rsidP="00C00A89">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565" w:type="pct"/>
            <w:vAlign w:val="center"/>
          </w:tcPr>
          <w:p w14:paraId="7DC3DA90" w14:textId="6876D231" w:rsidR="00EC32BF" w:rsidRPr="00FD2A49" w:rsidRDefault="00EC32BF" w:rsidP="009949F7">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Directory </w:t>
            </w:r>
            <w:r w:rsidR="009949F7">
              <w:rPr>
                <w:rFonts w:asciiTheme="minorHAnsi" w:hAnsiTheme="minorHAnsi"/>
                <w:sz w:val="18"/>
                <w:szCs w:val="18"/>
              </w:rPr>
              <w:t>U</w:t>
            </w:r>
            <w:r>
              <w:rPr>
                <w:rFonts w:asciiTheme="minorHAnsi" w:hAnsiTheme="minorHAnsi"/>
                <w:sz w:val="18"/>
                <w:szCs w:val="18"/>
              </w:rPr>
              <w:t xml:space="preserve">sed to </w:t>
            </w:r>
            <w:r w:rsidR="009949F7">
              <w:rPr>
                <w:rFonts w:asciiTheme="minorHAnsi" w:hAnsiTheme="minorHAnsi"/>
                <w:sz w:val="18"/>
                <w:szCs w:val="18"/>
              </w:rPr>
              <w:t>C</w:t>
            </w:r>
            <w:r>
              <w:rPr>
                <w:rFonts w:asciiTheme="minorHAnsi" w:hAnsiTheme="minorHAnsi"/>
                <w:sz w:val="18"/>
                <w:szCs w:val="18"/>
              </w:rPr>
              <w:t>ertify</w:t>
            </w:r>
            <w:r w:rsidR="00C34EE9">
              <w:rPr>
                <w:rFonts w:asciiTheme="minorHAnsi" w:hAnsiTheme="minorHAnsi"/>
                <w:sz w:val="18"/>
                <w:szCs w:val="18"/>
              </w:rPr>
              <w:t xml:space="preserve"> </w:t>
            </w:r>
            <w:r w:rsidR="009949F7">
              <w:rPr>
                <w:rFonts w:asciiTheme="minorHAnsi" w:hAnsiTheme="minorHAnsi"/>
                <w:sz w:val="18"/>
                <w:szCs w:val="18"/>
              </w:rPr>
              <w:t>P</w:t>
            </w:r>
            <w:r w:rsidR="00C34EE9">
              <w:rPr>
                <w:rFonts w:asciiTheme="minorHAnsi" w:hAnsiTheme="minorHAnsi"/>
                <w:sz w:val="18"/>
                <w:szCs w:val="18"/>
              </w:rPr>
              <w:t xml:space="preserve">roduct </w:t>
            </w:r>
            <w:r w:rsidR="009949F7">
              <w:rPr>
                <w:rFonts w:asciiTheme="minorHAnsi" w:hAnsiTheme="minorHAnsi"/>
                <w:sz w:val="18"/>
                <w:szCs w:val="18"/>
              </w:rPr>
              <w:t>P</w:t>
            </w:r>
            <w:r w:rsidR="00C34EE9">
              <w:rPr>
                <w:rFonts w:asciiTheme="minorHAnsi" w:hAnsiTheme="minorHAnsi"/>
                <w:sz w:val="18"/>
                <w:szCs w:val="18"/>
              </w:rPr>
              <w:t>erformance</w:t>
            </w:r>
          </w:p>
        </w:tc>
        <w:tc>
          <w:tcPr>
            <w:tcW w:w="2220" w:type="pct"/>
            <w:vAlign w:val="center"/>
          </w:tcPr>
          <w:p w14:paraId="7DC3DA91" w14:textId="77777777" w:rsidR="00EC32BF" w:rsidRPr="00FD2A49" w:rsidRDefault="00EC32BF" w:rsidP="00C00A89">
            <w:pPr>
              <w:rPr>
                <w:rFonts w:asciiTheme="minorHAnsi" w:hAnsiTheme="minorHAnsi"/>
                <w:sz w:val="18"/>
                <w:szCs w:val="18"/>
              </w:rPr>
            </w:pPr>
          </w:p>
        </w:tc>
      </w:tr>
      <w:tr w:rsidR="00000C12" w:rsidRPr="00DC0895" w14:paraId="7DC3DA96" w14:textId="77777777" w:rsidTr="00F80E7D">
        <w:trPr>
          <w:cantSplit/>
          <w:trHeight w:val="144"/>
        </w:trPr>
        <w:tc>
          <w:tcPr>
            <w:tcW w:w="215" w:type="pct"/>
            <w:vAlign w:val="center"/>
          </w:tcPr>
          <w:p w14:paraId="7DC3DA93"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5</w:t>
            </w:r>
          </w:p>
        </w:tc>
        <w:tc>
          <w:tcPr>
            <w:tcW w:w="2565" w:type="pct"/>
            <w:vAlign w:val="center"/>
          </w:tcPr>
          <w:p w14:paraId="7DC3DA94" w14:textId="59F68BB6" w:rsidR="00000C12" w:rsidRPr="00FD2A49" w:rsidRDefault="00000C1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sidR="009949F7">
              <w:rPr>
                <w:rFonts w:asciiTheme="minorHAnsi" w:hAnsiTheme="minorHAnsi"/>
                <w:sz w:val="18"/>
                <w:szCs w:val="18"/>
              </w:rPr>
              <w:t>C</w:t>
            </w:r>
            <w:r w:rsidRPr="00FD2A49">
              <w:rPr>
                <w:rFonts w:asciiTheme="minorHAnsi" w:hAnsiTheme="minorHAnsi"/>
                <w:sz w:val="18"/>
                <w:szCs w:val="18"/>
              </w:rPr>
              <w:t xml:space="preserve">ertification </w:t>
            </w:r>
            <w:r w:rsidR="009949F7">
              <w:rPr>
                <w:rFonts w:asciiTheme="minorHAnsi" w:hAnsiTheme="minorHAnsi"/>
                <w:sz w:val="18"/>
                <w:szCs w:val="18"/>
              </w:rPr>
              <w:t>N</w:t>
            </w:r>
            <w:r w:rsidRPr="00FD2A49">
              <w:rPr>
                <w:rFonts w:asciiTheme="minorHAnsi" w:hAnsiTheme="minorHAnsi"/>
                <w:sz w:val="18"/>
                <w:szCs w:val="18"/>
              </w:rPr>
              <w:t xml:space="preserve">umber for the </w:t>
            </w:r>
            <w:r w:rsidR="009949F7">
              <w:rPr>
                <w:rFonts w:asciiTheme="minorHAnsi" w:hAnsiTheme="minorHAnsi"/>
                <w:sz w:val="18"/>
                <w:szCs w:val="18"/>
              </w:rPr>
              <w:t>I</w:t>
            </w:r>
            <w:r w:rsidRPr="00FD2A49">
              <w:rPr>
                <w:rFonts w:asciiTheme="minorHAnsi" w:hAnsiTheme="minorHAnsi"/>
                <w:sz w:val="18"/>
                <w:szCs w:val="18"/>
              </w:rPr>
              <w:t xml:space="preserve">nstalled </w:t>
            </w:r>
            <w:r w:rsidR="009949F7">
              <w:rPr>
                <w:rFonts w:asciiTheme="minorHAnsi" w:hAnsiTheme="minorHAnsi"/>
                <w:sz w:val="18"/>
                <w:szCs w:val="18"/>
              </w:rPr>
              <w:t>S</w:t>
            </w:r>
            <w:r w:rsidRPr="00FD2A49">
              <w:rPr>
                <w:rFonts w:asciiTheme="minorHAnsi" w:hAnsiTheme="minorHAnsi"/>
                <w:sz w:val="18"/>
                <w:szCs w:val="18"/>
              </w:rPr>
              <w:t xml:space="preserve">pace </w:t>
            </w:r>
            <w:r w:rsidR="009949F7">
              <w:rPr>
                <w:rFonts w:asciiTheme="minorHAnsi" w:hAnsiTheme="minorHAnsi"/>
                <w:sz w:val="18"/>
                <w:szCs w:val="18"/>
              </w:rPr>
              <w:t>C</w:t>
            </w:r>
            <w:r w:rsidRPr="00FD2A49">
              <w:rPr>
                <w:rFonts w:asciiTheme="minorHAnsi" w:hAnsiTheme="minorHAnsi"/>
                <w:sz w:val="18"/>
                <w:szCs w:val="18"/>
              </w:rPr>
              <w:t xml:space="preserve">onditioning </w:t>
            </w:r>
            <w:r w:rsidR="009949F7">
              <w:rPr>
                <w:rFonts w:asciiTheme="minorHAnsi" w:hAnsiTheme="minorHAnsi"/>
                <w:sz w:val="18"/>
                <w:szCs w:val="18"/>
              </w:rPr>
              <w:t>S</w:t>
            </w:r>
            <w:r w:rsidRPr="00FD2A49">
              <w:rPr>
                <w:rFonts w:asciiTheme="minorHAnsi" w:hAnsiTheme="minorHAnsi"/>
                <w:sz w:val="18"/>
                <w:szCs w:val="18"/>
              </w:rPr>
              <w:t xml:space="preserve">ystem from </w:t>
            </w:r>
            <w:hyperlink r:id="rId10" w:history="1">
              <w:r w:rsidRPr="00FD2A49">
                <w:rPr>
                  <w:rStyle w:val="Hyperlink"/>
                  <w:rFonts w:asciiTheme="minorHAnsi" w:hAnsiTheme="minorHAnsi"/>
                  <w:sz w:val="18"/>
                  <w:szCs w:val="18"/>
                </w:rPr>
                <w:t>http://www.ahridirectory.org</w:t>
              </w:r>
            </w:hyperlink>
          </w:p>
        </w:tc>
        <w:tc>
          <w:tcPr>
            <w:tcW w:w="2220" w:type="pct"/>
            <w:vAlign w:val="center"/>
          </w:tcPr>
          <w:p w14:paraId="7DC3DA95" w14:textId="77777777" w:rsidR="00000C12" w:rsidRPr="00FD2A49" w:rsidRDefault="00000C12" w:rsidP="00C00A89">
            <w:pPr>
              <w:rPr>
                <w:rFonts w:asciiTheme="minorHAnsi" w:hAnsiTheme="minorHAnsi"/>
                <w:sz w:val="18"/>
                <w:szCs w:val="18"/>
              </w:rPr>
            </w:pPr>
          </w:p>
        </w:tc>
      </w:tr>
      <w:tr w:rsidR="00000C12" w:rsidRPr="00DC0895" w14:paraId="7DC3DA9A" w14:textId="77777777" w:rsidTr="00F80E7D">
        <w:trPr>
          <w:cantSplit/>
          <w:trHeight w:val="144"/>
        </w:trPr>
        <w:tc>
          <w:tcPr>
            <w:tcW w:w="215" w:type="pct"/>
            <w:vAlign w:val="center"/>
          </w:tcPr>
          <w:p w14:paraId="7DC3DA97"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6</w:t>
            </w:r>
          </w:p>
        </w:tc>
        <w:tc>
          <w:tcPr>
            <w:tcW w:w="2565" w:type="pct"/>
            <w:vAlign w:val="center"/>
          </w:tcPr>
          <w:p w14:paraId="7DC3DA98" w14:textId="3B2842DE" w:rsidR="00000C12" w:rsidRPr="00FD2A49" w:rsidRDefault="00FC459B" w:rsidP="00FC459B">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220" w:type="pct"/>
            <w:vAlign w:val="center"/>
          </w:tcPr>
          <w:p w14:paraId="7DC3DA99" w14:textId="77777777" w:rsidR="00000C12" w:rsidRPr="00FD2A49" w:rsidRDefault="00000C12" w:rsidP="00C00A89">
            <w:pPr>
              <w:rPr>
                <w:rFonts w:asciiTheme="minorHAnsi" w:hAnsiTheme="minorHAnsi"/>
                <w:sz w:val="18"/>
                <w:szCs w:val="18"/>
              </w:rPr>
            </w:pPr>
          </w:p>
        </w:tc>
      </w:tr>
      <w:tr w:rsidR="00000C12" w:rsidRPr="00DC0895" w14:paraId="7DC3DA9E" w14:textId="77777777" w:rsidTr="00F80E7D">
        <w:trPr>
          <w:cantSplit/>
          <w:trHeight w:val="144"/>
        </w:trPr>
        <w:tc>
          <w:tcPr>
            <w:tcW w:w="215" w:type="pct"/>
            <w:vAlign w:val="center"/>
          </w:tcPr>
          <w:p w14:paraId="7DC3DA9B"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7</w:t>
            </w:r>
          </w:p>
        </w:tc>
        <w:tc>
          <w:tcPr>
            <w:tcW w:w="2565" w:type="pct"/>
            <w:vAlign w:val="center"/>
          </w:tcPr>
          <w:p w14:paraId="7DC3DA9C" w14:textId="2C232766" w:rsidR="00000C12" w:rsidRPr="00FD2A49" w:rsidRDefault="00176E1A" w:rsidP="00C00A89">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220" w:type="pct"/>
            <w:vAlign w:val="center"/>
          </w:tcPr>
          <w:p w14:paraId="7DC3DA9D" w14:textId="77777777" w:rsidR="00000C12" w:rsidRPr="00FD2A49" w:rsidRDefault="00000C12" w:rsidP="00C00A89">
            <w:pPr>
              <w:rPr>
                <w:rFonts w:asciiTheme="minorHAnsi" w:hAnsiTheme="minorHAnsi"/>
                <w:sz w:val="18"/>
                <w:szCs w:val="18"/>
              </w:rPr>
            </w:pPr>
          </w:p>
        </w:tc>
      </w:tr>
      <w:tr w:rsidR="00000C12" w:rsidRPr="00DC0895" w14:paraId="7DC3DAA2" w14:textId="77777777" w:rsidTr="00F80E7D">
        <w:trPr>
          <w:cantSplit/>
          <w:trHeight w:val="144"/>
        </w:trPr>
        <w:tc>
          <w:tcPr>
            <w:tcW w:w="215" w:type="pct"/>
            <w:vAlign w:val="center"/>
          </w:tcPr>
          <w:p w14:paraId="7DC3DA9F" w14:textId="77777777" w:rsidR="00000C12" w:rsidRPr="00FD2A49" w:rsidRDefault="00EC32BF" w:rsidP="00EC32B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565" w:type="pct"/>
            <w:vAlign w:val="center"/>
          </w:tcPr>
          <w:p w14:paraId="7DC3DAA0" w14:textId="5BAB34DE" w:rsidR="00000C12" w:rsidRPr="00FD2A49" w:rsidRDefault="00176E1A" w:rsidP="00C00A89">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220" w:type="pct"/>
            <w:vAlign w:val="center"/>
          </w:tcPr>
          <w:p w14:paraId="7DC3DAA1" w14:textId="77777777" w:rsidR="00000C12" w:rsidRPr="00FD2A49" w:rsidRDefault="00000C12" w:rsidP="00C00A89">
            <w:pPr>
              <w:rPr>
                <w:rFonts w:asciiTheme="minorHAnsi" w:hAnsiTheme="minorHAnsi"/>
                <w:sz w:val="18"/>
                <w:szCs w:val="18"/>
              </w:rPr>
            </w:pPr>
          </w:p>
        </w:tc>
      </w:tr>
    </w:tbl>
    <w:p w14:paraId="7DC3DAA3" w14:textId="77777777" w:rsidR="00C03055" w:rsidRPr="0022368B" w:rsidRDefault="00C03055" w:rsidP="00C03055">
      <w:pPr>
        <w:rPr>
          <w:rFonts w:ascii="Calibri" w:hAnsi="Calibri"/>
          <w:b/>
          <w:bCs/>
          <w:sz w:val="16"/>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621"/>
        <w:gridCol w:w="449"/>
        <w:gridCol w:w="3060"/>
        <w:gridCol w:w="449"/>
        <w:gridCol w:w="3437"/>
      </w:tblGrid>
      <w:tr w:rsidR="00000C12" w:rsidRPr="00DC0895" w14:paraId="7DC3DAA6" w14:textId="77777777" w:rsidTr="00C00A89">
        <w:trPr>
          <w:trHeight w:val="144"/>
        </w:trPr>
        <w:tc>
          <w:tcPr>
            <w:tcW w:w="5000" w:type="pct"/>
            <w:gridSpan w:val="5"/>
          </w:tcPr>
          <w:p w14:paraId="7DC3DAA4" w14:textId="77777777" w:rsidR="00000C12" w:rsidRDefault="00000C12" w:rsidP="00C00A89">
            <w:pPr>
              <w:rPr>
                <w:rFonts w:ascii="Calibri" w:hAnsi="Calibri"/>
                <w:b/>
                <w:sz w:val="18"/>
                <w:szCs w:val="18"/>
              </w:rPr>
            </w:pPr>
            <w:r>
              <w:rPr>
                <w:rFonts w:ascii="Calibri" w:hAnsi="Calibri"/>
                <w:b/>
                <w:bCs/>
                <w:sz w:val="18"/>
                <w:szCs w:val="18"/>
              </w:rPr>
              <w:br w:type="page"/>
            </w:r>
            <w:r>
              <w:rPr>
                <w:rFonts w:ascii="Calibri" w:hAnsi="Calibri"/>
                <w:b/>
                <w:bCs/>
                <w:sz w:val="18"/>
                <w:szCs w:val="18"/>
              </w:rPr>
              <w:br w:type="page"/>
            </w:r>
            <w:r w:rsidRPr="00F80E7D">
              <w:rPr>
                <w:rFonts w:ascii="Calibri" w:hAnsi="Calibri"/>
                <w:b/>
                <w:szCs w:val="18"/>
              </w:rPr>
              <w:t>B. Rated Space Conditioning System Equipment Verification</w:t>
            </w:r>
          </w:p>
          <w:p w14:paraId="7DC3DAA5" w14:textId="77777777" w:rsidR="00000C12" w:rsidRPr="00EE4A98" w:rsidRDefault="00000C12" w:rsidP="00890417">
            <w:pPr>
              <w:rPr>
                <w:rFonts w:ascii="Calibri" w:hAnsi="Calibri"/>
                <w:i/>
                <w:sz w:val="18"/>
                <w:szCs w:val="18"/>
              </w:rPr>
            </w:pPr>
            <w:r w:rsidRPr="00EE4A98">
              <w:rPr>
                <w:rFonts w:ascii="Calibri" w:hAnsi="Calibri"/>
                <w:i/>
                <w:sz w:val="18"/>
                <w:szCs w:val="18"/>
              </w:rPr>
              <w:t>The data on nameplate of the installed component shall conform to the data for the component as shown</w:t>
            </w:r>
            <w:r w:rsidR="00890417">
              <w:rPr>
                <w:rFonts w:ascii="Calibri" w:hAnsi="Calibri"/>
                <w:i/>
                <w:sz w:val="18"/>
                <w:szCs w:val="18"/>
              </w:rPr>
              <w:t xml:space="preserve"> in the Directory used to certify product performance </w:t>
            </w:r>
            <w:r w:rsidRPr="00EE4A98">
              <w:rPr>
                <w:rFonts w:ascii="Calibri" w:hAnsi="Calibri"/>
                <w:i/>
                <w:sz w:val="18"/>
                <w:szCs w:val="18"/>
              </w:rPr>
              <w:t>in order to demonstrate compliance.</w:t>
            </w:r>
          </w:p>
        </w:tc>
      </w:tr>
      <w:tr w:rsidR="007D29D1" w:rsidRPr="00DC0895" w14:paraId="7DC3DAAA" w14:textId="77777777" w:rsidTr="007D29D1">
        <w:trPr>
          <w:trHeight w:val="144"/>
        </w:trPr>
        <w:tc>
          <w:tcPr>
            <w:tcW w:w="1643" w:type="pct"/>
          </w:tcPr>
          <w:p w14:paraId="7DC3DAA7"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tcPr>
          <w:p w14:paraId="6F1546CD" w14:textId="1133EA38" w:rsidR="0022368B" w:rsidRPr="00243E16" w:rsidRDefault="0022368B" w:rsidP="00C00A89">
            <w:pPr>
              <w:pStyle w:val="Header"/>
              <w:tabs>
                <w:tab w:val="clear" w:pos="4320"/>
                <w:tab w:val="clear" w:pos="8640"/>
              </w:tabs>
              <w:ind w:hanging="18"/>
              <w:rPr>
                <w:rFonts w:ascii="Calibri" w:hAnsi="Calibri"/>
                <w:sz w:val="18"/>
                <w:szCs w:val="18"/>
              </w:rPr>
            </w:pPr>
          </w:p>
        </w:tc>
        <w:tc>
          <w:tcPr>
            <w:tcW w:w="1389" w:type="pct"/>
            <w:vAlign w:val="bottom"/>
          </w:tcPr>
          <w:p w14:paraId="7DC3DAA8" w14:textId="1290C09E" w:rsidR="0022368B" w:rsidRPr="00243E16" w:rsidRDefault="0022368B" w:rsidP="0022368B">
            <w:pPr>
              <w:pStyle w:val="Header"/>
              <w:tabs>
                <w:tab w:val="clear" w:pos="4320"/>
                <w:tab w:val="clear" w:pos="8640"/>
              </w:tabs>
              <w:ind w:hanging="18"/>
              <w:rPr>
                <w:rFonts w:ascii="Calibri" w:hAnsi="Calibri"/>
                <w:sz w:val="18"/>
                <w:szCs w:val="18"/>
              </w:rPr>
            </w:pPr>
            <w:r>
              <w:rPr>
                <w:rFonts w:ascii="Calibri" w:hAnsi="Calibri"/>
                <w:sz w:val="18"/>
                <w:szCs w:val="18"/>
              </w:rPr>
              <w:t>Data from Nameplate of Installed system component</w:t>
            </w:r>
          </w:p>
        </w:tc>
        <w:tc>
          <w:tcPr>
            <w:tcW w:w="204" w:type="pct"/>
          </w:tcPr>
          <w:p w14:paraId="234CF585" w14:textId="7712069F" w:rsidR="0022368B" w:rsidRDefault="0022368B" w:rsidP="00FD73F0">
            <w:pPr>
              <w:rPr>
                <w:rFonts w:ascii="Calibri" w:hAnsi="Calibri"/>
                <w:sz w:val="18"/>
                <w:szCs w:val="18"/>
              </w:rPr>
            </w:pPr>
          </w:p>
        </w:tc>
        <w:tc>
          <w:tcPr>
            <w:tcW w:w="1560" w:type="pct"/>
          </w:tcPr>
          <w:p w14:paraId="7DC3DAA9" w14:textId="240615EC" w:rsidR="0022368B" w:rsidRDefault="0022368B" w:rsidP="00FD73F0">
            <w:pPr>
              <w:rPr>
                <w:rFonts w:ascii="Calibri" w:hAnsi="Calibri"/>
                <w:sz w:val="18"/>
                <w:szCs w:val="18"/>
              </w:rPr>
            </w:pPr>
            <w:r>
              <w:rPr>
                <w:rFonts w:ascii="Calibri" w:hAnsi="Calibri"/>
                <w:sz w:val="18"/>
                <w:szCs w:val="18"/>
              </w:rPr>
              <w:t>Data from the Directory used to certify product performance for the rated system component</w:t>
            </w:r>
          </w:p>
        </w:tc>
      </w:tr>
      <w:tr w:rsidR="007D29D1" w:rsidRPr="00DC0895" w14:paraId="7DC3DAB0" w14:textId="77777777" w:rsidTr="007D29D1">
        <w:trPr>
          <w:trHeight w:val="144"/>
        </w:trPr>
        <w:tc>
          <w:tcPr>
            <w:tcW w:w="1643" w:type="pct"/>
          </w:tcPr>
          <w:p w14:paraId="7DC3DAAB"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 xml:space="preserve">Manufacturer Name </w:t>
            </w:r>
          </w:p>
        </w:tc>
        <w:tc>
          <w:tcPr>
            <w:tcW w:w="204" w:type="pct"/>
            <w:vAlign w:val="center"/>
          </w:tcPr>
          <w:p w14:paraId="7DC3DAAC"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01</w:t>
            </w:r>
          </w:p>
        </w:tc>
        <w:tc>
          <w:tcPr>
            <w:tcW w:w="1389" w:type="pct"/>
          </w:tcPr>
          <w:p w14:paraId="7DC3DAAD"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AE" w14:textId="77777777" w:rsidR="0022368B" w:rsidRDefault="0022368B" w:rsidP="00C00A89">
            <w:pPr>
              <w:jc w:val="center"/>
              <w:rPr>
                <w:rFonts w:ascii="Calibri" w:hAnsi="Calibri"/>
                <w:sz w:val="18"/>
                <w:szCs w:val="18"/>
              </w:rPr>
            </w:pPr>
            <w:r>
              <w:rPr>
                <w:rFonts w:ascii="Calibri" w:hAnsi="Calibri"/>
                <w:sz w:val="18"/>
                <w:szCs w:val="18"/>
              </w:rPr>
              <w:t>02</w:t>
            </w:r>
          </w:p>
        </w:tc>
        <w:tc>
          <w:tcPr>
            <w:tcW w:w="1560" w:type="pct"/>
          </w:tcPr>
          <w:p w14:paraId="7DC3DAAF" w14:textId="77777777" w:rsidR="0022368B" w:rsidRPr="00DC0895" w:rsidRDefault="0022368B" w:rsidP="00C00A89">
            <w:pPr>
              <w:rPr>
                <w:rFonts w:ascii="Calibri" w:hAnsi="Calibri"/>
                <w:sz w:val="18"/>
                <w:szCs w:val="18"/>
              </w:rPr>
            </w:pPr>
          </w:p>
        </w:tc>
      </w:tr>
      <w:tr w:rsidR="007D29D1" w:rsidRPr="00DC0895" w14:paraId="7DC3DAB6" w14:textId="77777777" w:rsidTr="007D29D1">
        <w:trPr>
          <w:trHeight w:val="144"/>
        </w:trPr>
        <w:tc>
          <w:tcPr>
            <w:tcW w:w="1643" w:type="pct"/>
          </w:tcPr>
          <w:p w14:paraId="7DC3DAB1"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xml:space="preserve">- Installed Model Number </w:t>
            </w:r>
          </w:p>
        </w:tc>
        <w:tc>
          <w:tcPr>
            <w:tcW w:w="204" w:type="pct"/>
            <w:vAlign w:val="center"/>
          </w:tcPr>
          <w:p w14:paraId="7DC3DAB2"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03</w:t>
            </w:r>
          </w:p>
        </w:tc>
        <w:tc>
          <w:tcPr>
            <w:tcW w:w="1389" w:type="pct"/>
          </w:tcPr>
          <w:p w14:paraId="7DC3DAB3"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B4" w14:textId="77777777" w:rsidR="0022368B" w:rsidRDefault="0022368B" w:rsidP="00C00A89">
            <w:pPr>
              <w:jc w:val="center"/>
              <w:rPr>
                <w:rFonts w:ascii="Calibri" w:hAnsi="Calibri"/>
                <w:sz w:val="18"/>
                <w:szCs w:val="18"/>
              </w:rPr>
            </w:pPr>
            <w:r>
              <w:rPr>
                <w:rFonts w:ascii="Calibri" w:hAnsi="Calibri"/>
                <w:sz w:val="18"/>
                <w:szCs w:val="18"/>
              </w:rPr>
              <w:t>04</w:t>
            </w:r>
          </w:p>
        </w:tc>
        <w:tc>
          <w:tcPr>
            <w:tcW w:w="1560" w:type="pct"/>
          </w:tcPr>
          <w:p w14:paraId="7DC3DAB5" w14:textId="77777777" w:rsidR="0022368B" w:rsidRPr="00DC0895" w:rsidRDefault="0022368B" w:rsidP="00C00A89">
            <w:pPr>
              <w:rPr>
                <w:rFonts w:ascii="Calibri" w:hAnsi="Calibri"/>
                <w:sz w:val="18"/>
                <w:szCs w:val="18"/>
              </w:rPr>
            </w:pPr>
          </w:p>
        </w:tc>
      </w:tr>
      <w:tr w:rsidR="007D29D1" w:rsidRPr="00DC0895" w14:paraId="7DC3DABC" w14:textId="77777777" w:rsidTr="007D29D1">
        <w:trPr>
          <w:trHeight w:val="144"/>
        </w:trPr>
        <w:tc>
          <w:tcPr>
            <w:tcW w:w="1643" w:type="pct"/>
          </w:tcPr>
          <w:p w14:paraId="7DC3DAB7"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Inside Coil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AB8"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05</w:t>
            </w:r>
          </w:p>
        </w:tc>
        <w:tc>
          <w:tcPr>
            <w:tcW w:w="1389" w:type="pct"/>
          </w:tcPr>
          <w:p w14:paraId="7DC3DAB9"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BA" w14:textId="77777777" w:rsidR="0022368B" w:rsidRDefault="0022368B" w:rsidP="00C00A89">
            <w:pPr>
              <w:jc w:val="center"/>
              <w:rPr>
                <w:rFonts w:ascii="Calibri" w:hAnsi="Calibri"/>
                <w:sz w:val="18"/>
                <w:szCs w:val="18"/>
              </w:rPr>
            </w:pPr>
            <w:r>
              <w:rPr>
                <w:rFonts w:ascii="Calibri" w:hAnsi="Calibri"/>
                <w:sz w:val="18"/>
                <w:szCs w:val="18"/>
              </w:rPr>
              <w:t>06</w:t>
            </w:r>
          </w:p>
        </w:tc>
        <w:tc>
          <w:tcPr>
            <w:tcW w:w="1560" w:type="pct"/>
          </w:tcPr>
          <w:p w14:paraId="7DC3DABB" w14:textId="77777777" w:rsidR="0022368B" w:rsidRPr="00DC0895" w:rsidRDefault="0022368B" w:rsidP="00C00A89">
            <w:pPr>
              <w:rPr>
                <w:rFonts w:ascii="Calibri" w:hAnsi="Calibri"/>
                <w:sz w:val="18"/>
                <w:szCs w:val="18"/>
              </w:rPr>
            </w:pPr>
          </w:p>
        </w:tc>
      </w:tr>
      <w:tr w:rsidR="007D29D1" w:rsidRPr="00DC0895" w14:paraId="7DC3DAC2" w14:textId="77777777" w:rsidTr="007D29D1">
        <w:trPr>
          <w:trHeight w:val="144"/>
        </w:trPr>
        <w:tc>
          <w:tcPr>
            <w:tcW w:w="1643" w:type="pct"/>
          </w:tcPr>
          <w:p w14:paraId="7DC3DABD"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Inside Coil - Installed Model Number</w:t>
            </w:r>
            <w:r w:rsidRPr="00DC0895" w:rsidDel="000D7842">
              <w:rPr>
                <w:rFonts w:ascii="Calibri" w:hAnsi="Calibri"/>
                <w:sz w:val="18"/>
                <w:szCs w:val="18"/>
              </w:rPr>
              <w:t xml:space="preserve"> </w:t>
            </w:r>
          </w:p>
        </w:tc>
        <w:tc>
          <w:tcPr>
            <w:tcW w:w="204" w:type="pct"/>
            <w:vAlign w:val="center"/>
          </w:tcPr>
          <w:p w14:paraId="7DC3DABE"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07</w:t>
            </w:r>
          </w:p>
        </w:tc>
        <w:tc>
          <w:tcPr>
            <w:tcW w:w="1389" w:type="pct"/>
          </w:tcPr>
          <w:p w14:paraId="7DC3DABF"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0" w14:textId="77777777" w:rsidR="0022368B" w:rsidRDefault="0022368B" w:rsidP="00C00A89">
            <w:pPr>
              <w:jc w:val="center"/>
              <w:rPr>
                <w:rFonts w:ascii="Calibri" w:hAnsi="Calibri"/>
                <w:sz w:val="18"/>
                <w:szCs w:val="18"/>
              </w:rPr>
            </w:pPr>
            <w:r>
              <w:rPr>
                <w:rFonts w:ascii="Calibri" w:hAnsi="Calibri"/>
                <w:sz w:val="18"/>
                <w:szCs w:val="18"/>
              </w:rPr>
              <w:t>08</w:t>
            </w:r>
          </w:p>
        </w:tc>
        <w:tc>
          <w:tcPr>
            <w:tcW w:w="1560" w:type="pct"/>
          </w:tcPr>
          <w:p w14:paraId="7DC3DAC1" w14:textId="77777777" w:rsidR="0022368B" w:rsidRPr="00DC0895" w:rsidRDefault="0022368B" w:rsidP="00C00A89">
            <w:pPr>
              <w:rPr>
                <w:rFonts w:ascii="Calibri" w:hAnsi="Calibri"/>
                <w:sz w:val="18"/>
                <w:szCs w:val="18"/>
              </w:rPr>
            </w:pPr>
          </w:p>
        </w:tc>
      </w:tr>
      <w:tr w:rsidR="007D29D1" w:rsidRPr="00DC0895" w14:paraId="7DC3DAC8" w14:textId="77777777" w:rsidTr="007D29D1">
        <w:trPr>
          <w:trHeight w:val="144"/>
        </w:trPr>
        <w:tc>
          <w:tcPr>
            <w:tcW w:w="1643" w:type="pct"/>
          </w:tcPr>
          <w:p w14:paraId="7DC3DAC3"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Air Handler/Furnace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AC4"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09</w:t>
            </w:r>
          </w:p>
        </w:tc>
        <w:tc>
          <w:tcPr>
            <w:tcW w:w="1389" w:type="pct"/>
          </w:tcPr>
          <w:p w14:paraId="7DC3DAC5"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6" w14:textId="77777777" w:rsidR="0022368B" w:rsidRDefault="0022368B" w:rsidP="00C00A89">
            <w:pPr>
              <w:jc w:val="center"/>
              <w:rPr>
                <w:rFonts w:ascii="Calibri" w:hAnsi="Calibri"/>
                <w:sz w:val="18"/>
                <w:szCs w:val="18"/>
              </w:rPr>
            </w:pPr>
            <w:r>
              <w:rPr>
                <w:rFonts w:ascii="Calibri" w:hAnsi="Calibri"/>
                <w:sz w:val="18"/>
                <w:szCs w:val="18"/>
              </w:rPr>
              <w:t>10</w:t>
            </w:r>
          </w:p>
        </w:tc>
        <w:tc>
          <w:tcPr>
            <w:tcW w:w="1560" w:type="pct"/>
          </w:tcPr>
          <w:p w14:paraId="7DC3DAC7" w14:textId="77777777" w:rsidR="0022368B" w:rsidRPr="00243E16" w:rsidRDefault="0022368B" w:rsidP="00C00A89">
            <w:pPr>
              <w:rPr>
                <w:rFonts w:ascii="Calibri" w:hAnsi="Calibri"/>
                <w:sz w:val="18"/>
                <w:szCs w:val="18"/>
              </w:rPr>
            </w:pPr>
          </w:p>
        </w:tc>
      </w:tr>
      <w:tr w:rsidR="007D29D1" w:rsidRPr="00DC0895" w14:paraId="7DC3DACE" w14:textId="77777777" w:rsidTr="007D29D1">
        <w:trPr>
          <w:trHeight w:val="144"/>
        </w:trPr>
        <w:tc>
          <w:tcPr>
            <w:tcW w:w="1643" w:type="pct"/>
          </w:tcPr>
          <w:p w14:paraId="7DC3DAC9" w14:textId="77777777" w:rsidR="0022368B" w:rsidRPr="00DC0895" w:rsidRDefault="0022368B" w:rsidP="00C00A89">
            <w:pPr>
              <w:pStyle w:val="Header"/>
              <w:tabs>
                <w:tab w:val="clear" w:pos="4320"/>
                <w:tab w:val="clear" w:pos="8640"/>
              </w:tabs>
              <w:ind w:hanging="18"/>
              <w:rPr>
                <w:rFonts w:ascii="Calibri" w:hAnsi="Calibri"/>
                <w:sz w:val="18"/>
                <w:szCs w:val="18"/>
              </w:rPr>
            </w:pPr>
            <w:r w:rsidRPr="00DC0895">
              <w:rPr>
                <w:rFonts w:ascii="Calibri" w:hAnsi="Calibri"/>
                <w:sz w:val="18"/>
                <w:szCs w:val="18"/>
              </w:rPr>
              <w:t>Air Handler/Furnace - Installed Model Number</w:t>
            </w:r>
            <w:r w:rsidRPr="00DC0895" w:rsidDel="000D7842">
              <w:rPr>
                <w:rFonts w:ascii="Calibri" w:hAnsi="Calibri"/>
                <w:sz w:val="18"/>
                <w:szCs w:val="18"/>
              </w:rPr>
              <w:t xml:space="preserve"> </w:t>
            </w:r>
          </w:p>
        </w:tc>
        <w:tc>
          <w:tcPr>
            <w:tcW w:w="204" w:type="pct"/>
            <w:vAlign w:val="center"/>
          </w:tcPr>
          <w:p w14:paraId="7DC3DACA" w14:textId="77777777" w:rsidR="0022368B" w:rsidRPr="00243E16" w:rsidRDefault="0022368B" w:rsidP="00C00A89">
            <w:pPr>
              <w:pStyle w:val="Header"/>
              <w:tabs>
                <w:tab w:val="clear" w:pos="4320"/>
                <w:tab w:val="clear" w:pos="8640"/>
              </w:tabs>
              <w:ind w:hanging="18"/>
              <w:jc w:val="center"/>
              <w:rPr>
                <w:rFonts w:ascii="Calibri" w:hAnsi="Calibri"/>
                <w:sz w:val="18"/>
                <w:szCs w:val="18"/>
              </w:rPr>
            </w:pPr>
            <w:r>
              <w:rPr>
                <w:rFonts w:ascii="Calibri" w:hAnsi="Calibri"/>
                <w:sz w:val="18"/>
                <w:szCs w:val="18"/>
              </w:rPr>
              <w:t>11</w:t>
            </w:r>
          </w:p>
        </w:tc>
        <w:tc>
          <w:tcPr>
            <w:tcW w:w="1389" w:type="pct"/>
          </w:tcPr>
          <w:p w14:paraId="7DC3DACB" w14:textId="77777777" w:rsidR="0022368B" w:rsidRPr="00DC0895" w:rsidRDefault="0022368B" w:rsidP="00C00A89">
            <w:pPr>
              <w:pStyle w:val="Header"/>
              <w:tabs>
                <w:tab w:val="clear" w:pos="4320"/>
                <w:tab w:val="clear" w:pos="8640"/>
              </w:tabs>
              <w:ind w:hanging="18"/>
              <w:rPr>
                <w:rFonts w:ascii="Calibri" w:hAnsi="Calibri"/>
                <w:sz w:val="18"/>
                <w:szCs w:val="18"/>
              </w:rPr>
            </w:pPr>
          </w:p>
        </w:tc>
        <w:tc>
          <w:tcPr>
            <w:tcW w:w="204" w:type="pct"/>
            <w:vAlign w:val="center"/>
          </w:tcPr>
          <w:p w14:paraId="7DC3DACC" w14:textId="77777777" w:rsidR="0022368B" w:rsidRDefault="0022368B" w:rsidP="00C00A89">
            <w:pPr>
              <w:jc w:val="center"/>
              <w:rPr>
                <w:rFonts w:ascii="Calibri" w:hAnsi="Calibri"/>
                <w:sz w:val="18"/>
                <w:szCs w:val="18"/>
              </w:rPr>
            </w:pPr>
            <w:r>
              <w:rPr>
                <w:rFonts w:ascii="Calibri" w:hAnsi="Calibri"/>
                <w:sz w:val="18"/>
                <w:szCs w:val="18"/>
              </w:rPr>
              <w:t>12</w:t>
            </w:r>
          </w:p>
        </w:tc>
        <w:tc>
          <w:tcPr>
            <w:tcW w:w="1560" w:type="pct"/>
          </w:tcPr>
          <w:p w14:paraId="7DC3DACD" w14:textId="77777777" w:rsidR="0022368B" w:rsidRPr="00243E16" w:rsidRDefault="0022368B" w:rsidP="00C00A89">
            <w:pPr>
              <w:rPr>
                <w:rFonts w:ascii="Calibri" w:hAnsi="Calibri"/>
                <w:sz w:val="18"/>
                <w:szCs w:val="18"/>
              </w:rPr>
            </w:pPr>
          </w:p>
        </w:tc>
      </w:tr>
    </w:tbl>
    <w:p w14:paraId="7DC3DACF"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128"/>
        <w:gridCol w:w="7470"/>
      </w:tblGrid>
      <w:tr w:rsidR="00000C12" w:rsidRPr="00637BB7" w14:paraId="7DC3DAD1" w14:textId="77777777" w:rsidTr="00C00A89">
        <w:trPr>
          <w:trHeight w:val="144"/>
        </w:trPr>
        <w:tc>
          <w:tcPr>
            <w:tcW w:w="11088" w:type="dxa"/>
            <w:gridSpan w:val="3"/>
            <w:tcBorders>
              <w:top w:val="single" w:sz="4" w:space="0" w:color="auto"/>
              <w:bottom w:val="single" w:sz="4" w:space="0" w:color="auto"/>
            </w:tcBorders>
            <w:vAlign w:val="center"/>
          </w:tcPr>
          <w:p w14:paraId="7DC3DAD0" w14:textId="77777777" w:rsidR="00000C12" w:rsidRPr="00F80E7D" w:rsidDel="004E3E8B" w:rsidRDefault="00000C12" w:rsidP="00C00A89">
            <w:pPr>
              <w:rPr>
                <w:rFonts w:ascii="Calibri" w:hAnsi="Calibri"/>
                <w:b/>
                <w:szCs w:val="18"/>
              </w:rPr>
            </w:pPr>
            <w:r w:rsidRPr="00F80E7D">
              <w:rPr>
                <w:rFonts w:ascii="Calibri" w:hAnsi="Calibri"/>
                <w:b/>
                <w:szCs w:val="18"/>
              </w:rPr>
              <w:t>C. Verified Cooling System SEER</w:t>
            </w:r>
          </w:p>
        </w:tc>
      </w:tr>
      <w:tr w:rsidR="00000C12" w:rsidRPr="00637BB7" w14:paraId="7DC3DAD5" w14:textId="77777777" w:rsidTr="007D29D1">
        <w:trPr>
          <w:trHeight w:val="144"/>
        </w:trPr>
        <w:tc>
          <w:tcPr>
            <w:tcW w:w="490" w:type="dxa"/>
            <w:tcBorders>
              <w:top w:val="single" w:sz="4" w:space="0" w:color="auto"/>
              <w:left w:val="single" w:sz="4" w:space="0" w:color="auto"/>
              <w:bottom w:val="single" w:sz="4" w:space="0" w:color="auto"/>
              <w:right w:val="single" w:sz="4" w:space="0" w:color="auto"/>
            </w:tcBorders>
          </w:tcPr>
          <w:p w14:paraId="7DC3DAD2"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128" w:type="dxa"/>
            <w:tcBorders>
              <w:top w:val="single" w:sz="4" w:space="0" w:color="auto"/>
              <w:left w:val="single" w:sz="4" w:space="0" w:color="auto"/>
              <w:bottom w:val="single" w:sz="4" w:space="0" w:color="auto"/>
              <w:right w:val="single" w:sz="4" w:space="0" w:color="auto"/>
            </w:tcBorders>
          </w:tcPr>
          <w:p w14:paraId="7DC3DAD3" w14:textId="316AA022" w:rsidR="00000C12" w:rsidRPr="00E15104" w:rsidDel="004E3E8B" w:rsidRDefault="00000C12" w:rsidP="00CB1FB6">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sidR="00CB1FB6">
              <w:rPr>
                <w:rFonts w:ascii="Calibri" w:hAnsi="Calibri"/>
                <w:sz w:val="18"/>
                <w:szCs w:val="18"/>
              </w:rPr>
              <w:t>M</w:t>
            </w:r>
            <w:r w:rsidRPr="00E15104">
              <w:rPr>
                <w:rFonts w:ascii="Calibri" w:hAnsi="Calibri"/>
                <w:sz w:val="18"/>
                <w:szCs w:val="18"/>
              </w:rPr>
              <w:t>inimum SEER</w:t>
            </w:r>
          </w:p>
        </w:tc>
        <w:tc>
          <w:tcPr>
            <w:tcW w:w="7470" w:type="dxa"/>
            <w:tcBorders>
              <w:top w:val="single" w:sz="4" w:space="0" w:color="auto"/>
              <w:left w:val="single" w:sz="4" w:space="0" w:color="auto"/>
              <w:bottom w:val="single" w:sz="4" w:space="0" w:color="auto"/>
              <w:right w:val="single" w:sz="4" w:space="0" w:color="auto"/>
            </w:tcBorders>
          </w:tcPr>
          <w:p w14:paraId="7DC3DAD4" w14:textId="77777777" w:rsidR="00000C12" w:rsidRPr="00E15104" w:rsidRDefault="00000C12" w:rsidP="00C00A89">
            <w:pPr>
              <w:rPr>
                <w:rFonts w:ascii="Calibri" w:hAnsi="Calibri"/>
                <w:sz w:val="18"/>
                <w:szCs w:val="18"/>
              </w:rPr>
            </w:pPr>
          </w:p>
        </w:tc>
      </w:tr>
      <w:tr w:rsidR="00000C12" w:rsidRPr="00637BB7" w14:paraId="7DC3DAD9" w14:textId="77777777" w:rsidTr="007D29D1">
        <w:trPr>
          <w:trHeight w:val="144"/>
        </w:trPr>
        <w:tc>
          <w:tcPr>
            <w:tcW w:w="490" w:type="dxa"/>
            <w:tcBorders>
              <w:top w:val="single" w:sz="4" w:space="0" w:color="auto"/>
            </w:tcBorders>
            <w:vAlign w:val="center"/>
          </w:tcPr>
          <w:p w14:paraId="7DC3DAD6"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128" w:type="dxa"/>
            <w:tcBorders>
              <w:top w:val="single" w:sz="4" w:space="0" w:color="auto"/>
            </w:tcBorders>
            <w:vAlign w:val="center"/>
          </w:tcPr>
          <w:p w14:paraId="7DC3DAD7" w14:textId="628DF544" w:rsidR="00000C12" w:rsidRPr="00E15104" w:rsidRDefault="00000C12" w:rsidP="00890417">
            <w:pPr>
              <w:pStyle w:val="Header"/>
              <w:tabs>
                <w:tab w:val="clear" w:pos="4320"/>
                <w:tab w:val="clear" w:pos="8640"/>
              </w:tabs>
              <w:ind w:hanging="18"/>
              <w:rPr>
                <w:rFonts w:ascii="Calibri" w:hAnsi="Calibri"/>
                <w:sz w:val="18"/>
                <w:szCs w:val="18"/>
              </w:rPr>
            </w:pPr>
            <w:r w:rsidRPr="00E15104">
              <w:rPr>
                <w:rFonts w:ascii="Calibri" w:hAnsi="Calibri"/>
                <w:sz w:val="18"/>
                <w:szCs w:val="18"/>
              </w:rPr>
              <w:t>Installed SEER</w:t>
            </w:r>
          </w:p>
        </w:tc>
        <w:tc>
          <w:tcPr>
            <w:tcW w:w="7470" w:type="dxa"/>
            <w:tcBorders>
              <w:top w:val="single" w:sz="4" w:space="0" w:color="auto"/>
            </w:tcBorders>
            <w:vAlign w:val="center"/>
          </w:tcPr>
          <w:p w14:paraId="7DC3DAD8" w14:textId="77777777" w:rsidR="00000C12" w:rsidRPr="00E15104" w:rsidRDefault="00000C12" w:rsidP="00C00A89">
            <w:pPr>
              <w:pStyle w:val="Header"/>
              <w:tabs>
                <w:tab w:val="clear" w:pos="4320"/>
                <w:tab w:val="clear" w:pos="8640"/>
              </w:tabs>
              <w:ind w:hanging="18"/>
              <w:rPr>
                <w:rFonts w:ascii="Calibri" w:hAnsi="Calibri"/>
                <w:sz w:val="18"/>
                <w:szCs w:val="18"/>
              </w:rPr>
            </w:pPr>
          </w:p>
        </w:tc>
      </w:tr>
      <w:tr w:rsidR="00000C12" w:rsidRPr="00637BB7" w14:paraId="7DC3DADD" w14:textId="77777777" w:rsidTr="007D29D1">
        <w:trPr>
          <w:trHeight w:val="144"/>
        </w:trPr>
        <w:tc>
          <w:tcPr>
            <w:tcW w:w="490" w:type="dxa"/>
            <w:vAlign w:val="center"/>
          </w:tcPr>
          <w:p w14:paraId="7DC3DADA" w14:textId="77777777" w:rsidR="00000C12" w:rsidRPr="00E15104" w:rsidRDefault="00000C12" w:rsidP="00C00A89">
            <w:pPr>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128" w:type="dxa"/>
            <w:vAlign w:val="center"/>
          </w:tcPr>
          <w:p w14:paraId="7DC3DADB" w14:textId="77777777" w:rsidR="00000C12" w:rsidRPr="00E15104" w:rsidRDefault="00000C12" w:rsidP="00C00A89">
            <w:pPr>
              <w:rPr>
                <w:rFonts w:ascii="Calibri" w:hAnsi="Calibri"/>
                <w:sz w:val="18"/>
                <w:szCs w:val="18"/>
              </w:rPr>
            </w:pPr>
            <w:r w:rsidRPr="00E15104">
              <w:rPr>
                <w:rFonts w:ascii="Calibri" w:hAnsi="Calibri"/>
                <w:sz w:val="18"/>
                <w:szCs w:val="18"/>
              </w:rPr>
              <w:t>Compliance Statement:</w:t>
            </w:r>
          </w:p>
        </w:tc>
        <w:tc>
          <w:tcPr>
            <w:tcW w:w="7470" w:type="dxa"/>
            <w:vAlign w:val="center"/>
          </w:tcPr>
          <w:p w14:paraId="7DC3DADC" w14:textId="77777777" w:rsidR="00000C12" w:rsidRPr="00E15104" w:rsidRDefault="00000C12" w:rsidP="00C00A89">
            <w:pPr>
              <w:rPr>
                <w:rFonts w:ascii="Calibri" w:hAnsi="Calibri"/>
                <w:sz w:val="18"/>
                <w:szCs w:val="18"/>
              </w:rPr>
            </w:pPr>
          </w:p>
        </w:tc>
      </w:tr>
      <w:tr w:rsidR="00000C12" w:rsidRPr="00637BB7" w14:paraId="7DC3DADF" w14:textId="77777777" w:rsidTr="00C00A89">
        <w:trPr>
          <w:trHeight w:val="144"/>
        </w:trPr>
        <w:tc>
          <w:tcPr>
            <w:tcW w:w="11088" w:type="dxa"/>
            <w:gridSpan w:val="3"/>
            <w:vAlign w:val="center"/>
          </w:tcPr>
          <w:p w14:paraId="7DC3DADE" w14:textId="77777777" w:rsidR="00000C12" w:rsidRPr="00F80E7D" w:rsidRDefault="00000C12" w:rsidP="00890417">
            <w:pPr>
              <w:rPr>
                <w:rFonts w:ascii="Calibri" w:hAnsi="Calibri"/>
                <w:b/>
                <w:sz w:val="18"/>
                <w:szCs w:val="18"/>
              </w:rPr>
            </w:pPr>
            <w:r w:rsidRPr="00F80E7D">
              <w:rPr>
                <w:rFonts w:ascii="Calibri" w:hAnsi="Calibri"/>
                <w:b/>
                <w:sz w:val="18"/>
                <w:szCs w:val="18"/>
              </w:rPr>
              <w:t xml:space="preserve">Signature by responsible party below certifies that the installed cooling equipment </w:t>
            </w:r>
            <w:r w:rsidR="00890417" w:rsidRPr="00F80E7D">
              <w:rPr>
                <w:rFonts w:ascii="Calibri" w:hAnsi="Calibri"/>
                <w:b/>
                <w:sz w:val="18"/>
                <w:szCs w:val="18"/>
              </w:rPr>
              <w:t>meets or exceeds the required value listed on the CF1R</w:t>
            </w:r>
            <w:r w:rsidRPr="00F80E7D">
              <w:rPr>
                <w:rFonts w:ascii="Calibri" w:hAnsi="Calibri"/>
                <w:b/>
                <w:sz w:val="18"/>
                <w:szCs w:val="18"/>
              </w:rPr>
              <w:t>.</w:t>
            </w:r>
          </w:p>
        </w:tc>
      </w:tr>
    </w:tbl>
    <w:p w14:paraId="7DC3DAE0"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150"/>
        <w:gridCol w:w="7470"/>
      </w:tblGrid>
      <w:tr w:rsidR="00000C12" w:rsidRPr="00637BB7" w14:paraId="7DC3DAE2" w14:textId="77777777" w:rsidTr="00C00A89">
        <w:trPr>
          <w:trHeight w:val="144"/>
        </w:trPr>
        <w:tc>
          <w:tcPr>
            <w:tcW w:w="11088" w:type="dxa"/>
            <w:gridSpan w:val="3"/>
            <w:tcBorders>
              <w:top w:val="single" w:sz="4" w:space="0" w:color="auto"/>
            </w:tcBorders>
            <w:vAlign w:val="center"/>
          </w:tcPr>
          <w:p w14:paraId="7DC3DAE1" w14:textId="77777777" w:rsidR="00000C12" w:rsidRPr="00E15104" w:rsidDel="004E3E8B" w:rsidRDefault="00000C12" w:rsidP="00C00A89">
            <w:pPr>
              <w:rPr>
                <w:rFonts w:ascii="Calibri" w:hAnsi="Calibri"/>
                <w:b/>
                <w:sz w:val="18"/>
                <w:szCs w:val="18"/>
              </w:rPr>
            </w:pPr>
            <w:r w:rsidRPr="00F80E7D">
              <w:rPr>
                <w:rFonts w:ascii="Calibri" w:hAnsi="Calibri"/>
                <w:b/>
                <w:szCs w:val="18"/>
              </w:rPr>
              <w:t>D. Verified Cooling System EER</w:t>
            </w:r>
          </w:p>
        </w:tc>
      </w:tr>
      <w:tr w:rsidR="00000C12" w:rsidRPr="00637BB7" w14:paraId="7DC3DAE6" w14:textId="77777777" w:rsidTr="007D29D1">
        <w:trPr>
          <w:trHeight w:val="144"/>
        </w:trPr>
        <w:tc>
          <w:tcPr>
            <w:tcW w:w="468" w:type="dxa"/>
            <w:tcBorders>
              <w:top w:val="single" w:sz="4" w:space="0" w:color="auto"/>
              <w:left w:val="single" w:sz="4" w:space="0" w:color="auto"/>
              <w:bottom w:val="single" w:sz="4" w:space="0" w:color="auto"/>
              <w:right w:val="single" w:sz="4" w:space="0" w:color="auto"/>
            </w:tcBorders>
          </w:tcPr>
          <w:p w14:paraId="7DC3DAE3"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150" w:type="dxa"/>
            <w:tcBorders>
              <w:top w:val="single" w:sz="4" w:space="0" w:color="auto"/>
              <w:left w:val="single" w:sz="4" w:space="0" w:color="auto"/>
              <w:bottom w:val="single" w:sz="4" w:space="0" w:color="auto"/>
              <w:right w:val="single" w:sz="4" w:space="0" w:color="auto"/>
            </w:tcBorders>
          </w:tcPr>
          <w:p w14:paraId="7DC3DAE4" w14:textId="7B072564" w:rsidR="00000C12" w:rsidRPr="00E15104" w:rsidDel="004E3E8B" w:rsidRDefault="00000C12" w:rsidP="00CB1FB6">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Required </w:t>
            </w:r>
            <w:r w:rsidR="00CB1FB6">
              <w:rPr>
                <w:rFonts w:ascii="Calibri" w:hAnsi="Calibri"/>
                <w:sz w:val="18"/>
                <w:szCs w:val="18"/>
              </w:rPr>
              <w:t>M</w:t>
            </w:r>
            <w:r w:rsidR="00CB1FB6" w:rsidRPr="00E15104">
              <w:rPr>
                <w:rFonts w:ascii="Calibri" w:hAnsi="Calibri"/>
                <w:sz w:val="18"/>
                <w:szCs w:val="18"/>
              </w:rPr>
              <w:t xml:space="preserve">inimum </w:t>
            </w:r>
            <w:r w:rsidRPr="00E15104">
              <w:rPr>
                <w:rFonts w:ascii="Calibri" w:hAnsi="Calibri"/>
                <w:sz w:val="18"/>
                <w:szCs w:val="18"/>
              </w:rPr>
              <w:t>EER</w:t>
            </w:r>
          </w:p>
        </w:tc>
        <w:tc>
          <w:tcPr>
            <w:tcW w:w="7470" w:type="dxa"/>
            <w:tcBorders>
              <w:top w:val="single" w:sz="4" w:space="0" w:color="auto"/>
              <w:left w:val="single" w:sz="4" w:space="0" w:color="auto"/>
              <w:bottom w:val="single" w:sz="4" w:space="0" w:color="auto"/>
              <w:right w:val="single" w:sz="4" w:space="0" w:color="auto"/>
            </w:tcBorders>
          </w:tcPr>
          <w:p w14:paraId="7DC3DAE5" w14:textId="77777777" w:rsidR="00000C12" w:rsidRPr="00E15104" w:rsidRDefault="00000C12" w:rsidP="00C00A89">
            <w:pPr>
              <w:rPr>
                <w:rFonts w:ascii="Calibri" w:hAnsi="Calibri"/>
                <w:sz w:val="18"/>
                <w:szCs w:val="18"/>
              </w:rPr>
            </w:pPr>
          </w:p>
        </w:tc>
      </w:tr>
      <w:tr w:rsidR="00000C12" w:rsidRPr="00637BB7" w14:paraId="7DC3DAEA" w14:textId="77777777" w:rsidTr="007D29D1">
        <w:trPr>
          <w:trHeight w:val="144"/>
        </w:trPr>
        <w:tc>
          <w:tcPr>
            <w:tcW w:w="468" w:type="dxa"/>
            <w:tcBorders>
              <w:top w:val="single" w:sz="4" w:space="0" w:color="auto"/>
            </w:tcBorders>
            <w:vAlign w:val="center"/>
          </w:tcPr>
          <w:p w14:paraId="7DC3DAE7"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150" w:type="dxa"/>
            <w:tcBorders>
              <w:top w:val="single" w:sz="4" w:space="0" w:color="auto"/>
            </w:tcBorders>
            <w:vAlign w:val="center"/>
          </w:tcPr>
          <w:p w14:paraId="7DC3DAE8" w14:textId="5C32588D" w:rsidR="00000C12" w:rsidRPr="00E15104" w:rsidRDefault="00000C12" w:rsidP="00890417">
            <w:pPr>
              <w:pStyle w:val="Header"/>
              <w:tabs>
                <w:tab w:val="clear" w:pos="4320"/>
                <w:tab w:val="clear" w:pos="8640"/>
              </w:tabs>
              <w:ind w:hanging="18"/>
              <w:rPr>
                <w:rFonts w:ascii="Calibri" w:hAnsi="Calibri"/>
                <w:sz w:val="18"/>
                <w:szCs w:val="18"/>
              </w:rPr>
            </w:pPr>
            <w:r w:rsidRPr="00E15104">
              <w:rPr>
                <w:rFonts w:ascii="Calibri" w:hAnsi="Calibri"/>
                <w:sz w:val="18"/>
                <w:szCs w:val="18"/>
              </w:rPr>
              <w:t>Installed EER</w:t>
            </w:r>
          </w:p>
        </w:tc>
        <w:tc>
          <w:tcPr>
            <w:tcW w:w="7470" w:type="dxa"/>
            <w:tcBorders>
              <w:top w:val="single" w:sz="4" w:space="0" w:color="auto"/>
            </w:tcBorders>
            <w:vAlign w:val="center"/>
          </w:tcPr>
          <w:p w14:paraId="7DC3DAE9" w14:textId="77777777" w:rsidR="00000C12" w:rsidRPr="00E15104" w:rsidRDefault="00000C12" w:rsidP="00C00A89">
            <w:pPr>
              <w:pStyle w:val="Header"/>
              <w:tabs>
                <w:tab w:val="clear" w:pos="4320"/>
                <w:tab w:val="clear" w:pos="8640"/>
              </w:tabs>
              <w:ind w:hanging="18"/>
              <w:rPr>
                <w:rFonts w:ascii="Calibri" w:hAnsi="Calibri"/>
                <w:sz w:val="18"/>
                <w:szCs w:val="18"/>
              </w:rPr>
            </w:pPr>
          </w:p>
        </w:tc>
      </w:tr>
      <w:tr w:rsidR="00000C12" w:rsidRPr="00637BB7" w14:paraId="7DC3DAEE" w14:textId="77777777" w:rsidTr="007D29D1">
        <w:trPr>
          <w:trHeight w:val="144"/>
        </w:trPr>
        <w:tc>
          <w:tcPr>
            <w:tcW w:w="468" w:type="dxa"/>
            <w:vAlign w:val="center"/>
          </w:tcPr>
          <w:p w14:paraId="7DC3DAEB" w14:textId="77777777" w:rsidR="00000C12" w:rsidRPr="00E15104" w:rsidRDefault="00000C12" w:rsidP="00C00A89">
            <w:pPr>
              <w:pStyle w:val="Header"/>
              <w:tabs>
                <w:tab w:val="clear" w:pos="4320"/>
                <w:tab w:val="clear" w:pos="8640"/>
              </w:tabs>
              <w:jc w:val="center"/>
              <w:rPr>
                <w:rFonts w:ascii="Calibri" w:hAnsi="Calibri"/>
                <w:sz w:val="18"/>
                <w:szCs w:val="18"/>
              </w:rPr>
            </w:pPr>
            <w:r w:rsidRPr="00E15104">
              <w:rPr>
                <w:rFonts w:ascii="Calibri" w:hAnsi="Calibri"/>
                <w:sz w:val="18"/>
                <w:szCs w:val="18"/>
              </w:rPr>
              <w:t>0</w:t>
            </w:r>
            <w:r>
              <w:rPr>
                <w:rFonts w:ascii="Calibri" w:hAnsi="Calibri"/>
                <w:sz w:val="18"/>
                <w:szCs w:val="18"/>
              </w:rPr>
              <w:t>3</w:t>
            </w:r>
          </w:p>
        </w:tc>
        <w:tc>
          <w:tcPr>
            <w:tcW w:w="3150" w:type="dxa"/>
            <w:vAlign w:val="center"/>
          </w:tcPr>
          <w:p w14:paraId="7DC3DAEC" w14:textId="77777777" w:rsidR="00000C12" w:rsidRPr="00E15104" w:rsidRDefault="00000C12" w:rsidP="00C00A89">
            <w:pPr>
              <w:rPr>
                <w:rFonts w:ascii="Calibri" w:hAnsi="Calibri"/>
                <w:sz w:val="18"/>
                <w:szCs w:val="18"/>
              </w:rPr>
            </w:pPr>
            <w:r w:rsidRPr="00E15104">
              <w:rPr>
                <w:rFonts w:ascii="Calibri" w:hAnsi="Calibri"/>
                <w:sz w:val="18"/>
                <w:szCs w:val="18"/>
              </w:rPr>
              <w:t>Compliance Statement:</w:t>
            </w:r>
          </w:p>
        </w:tc>
        <w:tc>
          <w:tcPr>
            <w:tcW w:w="7470" w:type="dxa"/>
            <w:vAlign w:val="center"/>
          </w:tcPr>
          <w:p w14:paraId="7DC3DAED" w14:textId="77777777" w:rsidR="00000C12" w:rsidRPr="00E15104" w:rsidRDefault="00000C12" w:rsidP="00C00A89">
            <w:pPr>
              <w:rPr>
                <w:rFonts w:ascii="Calibri" w:hAnsi="Calibri"/>
                <w:sz w:val="18"/>
                <w:szCs w:val="18"/>
              </w:rPr>
            </w:pPr>
          </w:p>
        </w:tc>
      </w:tr>
      <w:tr w:rsidR="00000C12" w:rsidRPr="00637BB7" w14:paraId="7DC3DAF0" w14:textId="77777777" w:rsidTr="00C00A89">
        <w:trPr>
          <w:trHeight w:val="144"/>
        </w:trPr>
        <w:tc>
          <w:tcPr>
            <w:tcW w:w="11088" w:type="dxa"/>
            <w:gridSpan w:val="3"/>
            <w:vAlign w:val="center"/>
          </w:tcPr>
          <w:p w14:paraId="7DC3DAEF" w14:textId="77777777" w:rsidR="00000C12" w:rsidRPr="00F80E7D" w:rsidRDefault="00000C12" w:rsidP="00890417">
            <w:pPr>
              <w:rPr>
                <w:rFonts w:ascii="Calibri" w:hAnsi="Calibri"/>
                <w:b/>
                <w:sz w:val="18"/>
                <w:szCs w:val="18"/>
              </w:rPr>
            </w:pPr>
            <w:r w:rsidRPr="00F80E7D">
              <w:rPr>
                <w:rFonts w:ascii="Calibri" w:hAnsi="Calibri"/>
                <w:b/>
                <w:sz w:val="18"/>
                <w:szCs w:val="18"/>
              </w:rPr>
              <w:t xml:space="preserve">Signature by responsible party below certifies that the installed cooling equipment </w:t>
            </w:r>
            <w:r w:rsidR="00890417" w:rsidRPr="00F80E7D">
              <w:rPr>
                <w:rFonts w:ascii="Calibri" w:hAnsi="Calibri"/>
                <w:b/>
                <w:sz w:val="18"/>
                <w:szCs w:val="18"/>
              </w:rPr>
              <w:t>meets or exceeds the required value listed on the</w:t>
            </w:r>
            <w:r w:rsidR="009B0BCA" w:rsidRPr="00F80E7D">
              <w:rPr>
                <w:rFonts w:ascii="Calibri" w:hAnsi="Calibri"/>
                <w:b/>
                <w:sz w:val="18"/>
                <w:szCs w:val="18"/>
              </w:rPr>
              <w:t xml:space="preserve"> CF1R</w:t>
            </w:r>
            <w:r w:rsidRPr="00F80E7D">
              <w:rPr>
                <w:rFonts w:ascii="Calibri" w:hAnsi="Calibri"/>
                <w:b/>
                <w:sz w:val="18"/>
                <w:szCs w:val="18"/>
              </w:rPr>
              <w:t>.</w:t>
            </w:r>
          </w:p>
        </w:tc>
      </w:tr>
    </w:tbl>
    <w:p w14:paraId="7DC3DAF1" w14:textId="77777777" w:rsidR="00C03055" w:rsidRPr="0022368B" w:rsidRDefault="00C03055" w:rsidP="00C03055">
      <w:pPr>
        <w:rPr>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DE01EE" w:rsidRPr="00637BB7" w14:paraId="7DC3DAF3" w14:textId="77777777" w:rsidTr="00C00A89">
        <w:trPr>
          <w:trHeight w:val="144"/>
        </w:trPr>
        <w:tc>
          <w:tcPr>
            <w:tcW w:w="11088" w:type="dxa"/>
            <w:gridSpan w:val="2"/>
            <w:tcBorders>
              <w:top w:val="single" w:sz="4" w:space="0" w:color="auto"/>
            </w:tcBorders>
            <w:vAlign w:val="center"/>
          </w:tcPr>
          <w:p w14:paraId="7DC3DAF2" w14:textId="77777777" w:rsidR="00DE01EE" w:rsidRPr="00E01779" w:rsidDel="004E3E8B" w:rsidRDefault="00DE01EE" w:rsidP="00C00A89">
            <w:pPr>
              <w:rPr>
                <w:rFonts w:ascii="Calibri" w:hAnsi="Calibri"/>
                <w:b/>
                <w:sz w:val="18"/>
                <w:szCs w:val="18"/>
              </w:rPr>
            </w:pPr>
            <w:r w:rsidRPr="00F80E7D">
              <w:rPr>
                <w:rFonts w:ascii="Calibri" w:hAnsi="Calibri"/>
                <w:b/>
                <w:szCs w:val="18"/>
              </w:rPr>
              <w:t>E. Verified Cooling System Air Handler/Furnace</w:t>
            </w:r>
          </w:p>
        </w:tc>
      </w:tr>
      <w:tr w:rsidR="00DE01EE" w:rsidRPr="00637BB7" w14:paraId="7DC3DAF6" w14:textId="77777777" w:rsidTr="00C00A89">
        <w:trPr>
          <w:trHeight w:val="144"/>
        </w:trPr>
        <w:tc>
          <w:tcPr>
            <w:tcW w:w="468" w:type="dxa"/>
            <w:vAlign w:val="center"/>
          </w:tcPr>
          <w:p w14:paraId="7DC3DAF4" w14:textId="77777777" w:rsidR="00DE01EE" w:rsidRPr="00E01779" w:rsidRDefault="00DE01EE" w:rsidP="00C00A89">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620" w:type="dxa"/>
            <w:vAlign w:val="center"/>
          </w:tcPr>
          <w:p w14:paraId="7DC3DAF5" w14:textId="3FECB09C" w:rsidR="00DE01EE" w:rsidRPr="00E01779" w:rsidRDefault="00DE01EE" w:rsidP="00E26BEB">
            <w:pPr>
              <w:rPr>
                <w:rFonts w:ascii="Calibri" w:hAnsi="Calibri"/>
                <w:sz w:val="18"/>
                <w:szCs w:val="18"/>
              </w:rPr>
            </w:pPr>
            <w:r>
              <w:rPr>
                <w:rFonts w:ascii="Calibri" w:hAnsi="Calibri"/>
                <w:sz w:val="18"/>
                <w:szCs w:val="18"/>
              </w:rPr>
              <w:t xml:space="preserve">If a specific air handler or furnace is required by the </w:t>
            </w:r>
            <w:del w:id="1" w:author="Shewmaker, Michael@Energy" w:date="2016-11-29T09:45:00Z">
              <w:r w:rsidDel="00E26BEB">
                <w:rPr>
                  <w:rFonts w:ascii="Calibri" w:hAnsi="Calibri"/>
                  <w:sz w:val="18"/>
                  <w:szCs w:val="18"/>
                </w:rPr>
                <w:delText>AHRI certificate</w:delText>
              </w:r>
            </w:del>
            <w:ins w:id="2" w:author="Shewmaker, Michael@Energy" w:date="2016-11-29T09:45:00Z">
              <w:r w:rsidR="00E26BEB">
                <w:rPr>
                  <w:rFonts w:ascii="Calibri" w:hAnsi="Calibri"/>
                  <w:sz w:val="18"/>
                  <w:szCs w:val="18"/>
                </w:rPr>
                <w:t>directory used to certify product performance</w:t>
              </w:r>
            </w:ins>
            <w:r>
              <w:rPr>
                <w:rFonts w:ascii="Calibri" w:hAnsi="Calibri"/>
                <w:sz w:val="18"/>
                <w:szCs w:val="18"/>
              </w:rPr>
              <w:t xml:space="preserve">, the responsible party certifies by signing below that the installed air handler/furnace matches the equipment </w:t>
            </w:r>
            <w:del w:id="3" w:author="Shewmaker, Michael@Energy" w:date="2016-11-29T09:46:00Z">
              <w:r w:rsidDel="00E26BEB">
                <w:rPr>
                  <w:rFonts w:ascii="Calibri" w:hAnsi="Calibri"/>
                  <w:sz w:val="18"/>
                  <w:szCs w:val="18"/>
                </w:rPr>
                <w:delText>on the AHRI Certificate</w:delText>
              </w:r>
            </w:del>
            <w:ins w:id="4" w:author="Shewmaker, Michael@Energy" w:date="2016-11-29T09:46:00Z">
              <w:r w:rsidR="00E26BEB">
                <w:rPr>
                  <w:rFonts w:ascii="Calibri" w:hAnsi="Calibri"/>
                  <w:sz w:val="18"/>
                  <w:szCs w:val="18"/>
                </w:rPr>
                <w:t>specified in the directory</w:t>
              </w:r>
            </w:ins>
            <w:r>
              <w:rPr>
                <w:rFonts w:ascii="Calibri" w:hAnsi="Calibri"/>
                <w:sz w:val="18"/>
                <w:szCs w:val="18"/>
              </w:rPr>
              <w:t>.</w:t>
            </w:r>
          </w:p>
        </w:tc>
      </w:tr>
    </w:tbl>
    <w:p w14:paraId="7DC3DAF7" w14:textId="77777777" w:rsidR="00C03055" w:rsidRPr="0022368B" w:rsidRDefault="00C03055" w:rsidP="00C03055">
      <w:pPr>
        <w:rPr>
          <w:rFonts w:ascii="Calibri" w:hAnsi="Calibri"/>
          <w:b/>
          <w:bCs/>
          <w:sz w:val="16"/>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DE01EE" w:rsidRPr="00637BB7" w14:paraId="7DC3DAF9" w14:textId="77777777" w:rsidTr="00C00A89">
        <w:trPr>
          <w:trHeight w:val="144"/>
        </w:trPr>
        <w:tc>
          <w:tcPr>
            <w:tcW w:w="11088" w:type="dxa"/>
            <w:gridSpan w:val="2"/>
            <w:tcBorders>
              <w:top w:val="single" w:sz="4" w:space="0" w:color="auto"/>
            </w:tcBorders>
            <w:vAlign w:val="center"/>
          </w:tcPr>
          <w:p w14:paraId="7DC3DAF8" w14:textId="77777777" w:rsidR="00DE01EE" w:rsidRPr="00E01779" w:rsidDel="004E3E8B" w:rsidRDefault="00DE01EE" w:rsidP="00C00A89">
            <w:pPr>
              <w:rPr>
                <w:rFonts w:ascii="Calibri" w:hAnsi="Calibri"/>
                <w:b/>
                <w:sz w:val="18"/>
                <w:szCs w:val="18"/>
              </w:rPr>
            </w:pPr>
            <w:r w:rsidRPr="00F80E7D">
              <w:rPr>
                <w:rFonts w:ascii="Calibri" w:hAnsi="Calibri"/>
                <w:b/>
                <w:szCs w:val="18"/>
              </w:rPr>
              <w:t>F. Verified Cooling System Time Delay Relay</w:t>
            </w:r>
          </w:p>
        </w:tc>
      </w:tr>
      <w:tr w:rsidR="00DE01EE" w:rsidRPr="00637BB7" w14:paraId="7DC3DAFC" w14:textId="77777777" w:rsidTr="00C00A89">
        <w:trPr>
          <w:trHeight w:val="144"/>
        </w:trPr>
        <w:tc>
          <w:tcPr>
            <w:tcW w:w="468" w:type="dxa"/>
            <w:vAlign w:val="center"/>
          </w:tcPr>
          <w:p w14:paraId="7DC3DAFA" w14:textId="77777777" w:rsidR="00DE01EE" w:rsidRPr="00E01779" w:rsidRDefault="00DE01EE" w:rsidP="00C00A89">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620" w:type="dxa"/>
            <w:vAlign w:val="center"/>
          </w:tcPr>
          <w:p w14:paraId="7DC3DAFB" w14:textId="2DE60AE7" w:rsidR="00DE01EE" w:rsidRPr="00E01779" w:rsidRDefault="00DE01EE" w:rsidP="00E26BEB">
            <w:pPr>
              <w:rPr>
                <w:rFonts w:ascii="Calibri" w:hAnsi="Calibri"/>
                <w:sz w:val="18"/>
                <w:szCs w:val="18"/>
              </w:rPr>
            </w:pPr>
            <w:r>
              <w:rPr>
                <w:rFonts w:ascii="Calibri" w:hAnsi="Calibri"/>
                <w:sz w:val="18"/>
                <w:szCs w:val="18"/>
              </w:rPr>
              <w:t xml:space="preserve">If a Time Delay Relay is required by the </w:t>
            </w:r>
            <w:del w:id="5" w:author="Shewmaker, Michael@Energy" w:date="2016-11-29T09:45:00Z">
              <w:r w:rsidDel="00E26BEB">
                <w:rPr>
                  <w:rFonts w:ascii="Calibri" w:hAnsi="Calibri"/>
                  <w:sz w:val="18"/>
                  <w:szCs w:val="18"/>
                </w:rPr>
                <w:delText>AHRI certificate</w:delText>
              </w:r>
            </w:del>
            <w:ins w:id="6" w:author="Shewmaker, Michael@Energy" w:date="2016-11-29T09:45:00Z">
              <w:r w:rsidR="00E26BEB">
                <w:rPr>
                  <w:rFonts w:ascii="Calibri" w:hAnsi="Calibri"/>
                  <w:sz w:val="18"/>
                  <w:szCs w:val="18"/>
                </w:rPr>
                <w:t xml:space="preserve">directory used to certify </w:t>
              </w:r>
            </w:ins>
            <w:ins w:id="7" w:author="Shewmaker, Michael@Energy" w:date="2016-11-29T09:46:00Z">
              <w:r w:rsidR="00E26BEB">
                <w:rPr>
                  <w:rFonts w:ascii="Calibri" w:hAnsi="Calibri"/>
                  <w:sz w:val="18"/>
                  <w:szCs w:val="18"/>
                </w:rPr>
                <w:t>product performance</w:t>
              </w:r>
            </w:ins>
            <w:r>
              <w:rPr>
                <w:rFonts w:ascii="Calibri" w:hAnsi="Calibri"/>
                <w:sz w:val="18"/>
                <w:szCs w:val="18"/>
              </w:rPr>
              <w:t>, the responsible party certifies by signing below that the Time Delay Relay is installed and has been tested to operate correctly according to the protocols of RA3.4.3.</w:t>
            </w:r>
          </w:p>
        </w:tc>
      </w:tr>
    </w:tbl>
    <w:p w14:paraId="7DC3DAFD" w14:textId="77777777" w:rsidR="00C03055" w:rsidRPr="0022368B" w:rsidRDefault="00C03055" w:rsidP="00C03055">
      <w:pPr>
        <w:rPr>
          <w:sz w:val="16"/>
          <w:szCs w:val="18"/>
        </w:rPr>
      </w:pPr>
    </w:p>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1"/>
      </w:tblGrid>
      <w:tr w:rsidR="00DE01EE" w:rsidRPr="00637BB7" w14:paraId="7DC3DAFF" w14:textId="77777777" w:rsidTr="00DE01EE">
        <w:trPr>
          <w:trHeight w:val="144"/>
        </w:trPr>
        <w:tc>
          <w:tcPr>
            <w:tcW w:w="11089" w:type="dxa"/>
            <w:gridSpan w:val="2"/>
            <w:tcBorders>
              <w:top w:val="single" w:sz="4" w:space="0" w:color="auto"/>
            </w:tcBorders>
            <w:vAlign w:val="center"/>
          </w:tcPr>
          <w:p w14:paraId="7DC3DAFE" w14:textId="77777777" w:rsidR="00DE01EE" w:rsidRPr="00E94A27" w:rsidDel="004E3E8B" w:rsidRDefault="00DE01EE" w:rsidP="00C00A89">
            <w:pPr>
              <w:rPr>
                <w:rFonts w:ascii="Calibri" w:hAnsi="Calibri"/>
                <w:b/>
                <w:sz w:val="18"/>
                <w:szCs w:val="18"/>
              </w:rPr>
            </w:pPr>
            <w:r w:rsidRPr="00F80E7D">
              <w:rPr>
                <w:rFonts w:ascii="Calibri" w:hAnsi="Calibri"/>
                <w:b/>
                <w:szCs w:val="18"/>
              </w:rPr>
              <w:t>G. Verified Cooling System TXV</w:t>
            </w:r>
          </w:p>
        </w:tc>
      </w:tr>
      <w:tr w:rsidR="00DE01EE" w:rsidRPr="00637BB7" w14:paraId="7DC3DB02" w14:textId="77777777" w:rsidTr="00DE01EE">
        <w:trPr>
          <w:trHeight w:val="144"/>
        </w:trPr>
        <w:tc>
          <w:tcPr>
            <w:tcW w:w="468" w:type="dxa"/>
            <w:vAlign w:val="center"/>
          </w:tcPr>
          <w:p w14:paraId="7DC3DB00" w14:textId="77777777" w:rsidR="00DE01EE" w:rsidRPr="00237478" w:rsidRDefault="00DE01EE" w:rsidP="00C00A89">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621" w:type="dxa"/>
            <w:vAlign w:val="center"/>
          </w:tcPr>
          <w:p w14:paraId="7DC3DB01" w14:textId="5A799FBE" w:rsidR="00DE01EE" w:rsidRPr="00237478" w:rsidRDefault="00DE01EE" w:rsidP="00E26BEB">
            <w:pPr>
              <w:rPr>
                <w:rFonts w:ascii="Calibri" w:hAnsi="Calibri"/>
                <w:sz w:val="18"/>
                <w:szCs w:val="18"/>
              </w:rPr>
            </w:pPr>
            <w:r w:rsidRPr="00237478">
              <w:rPr>
                <w:rFonts w:ascii="Calibri" w:hAnsi="Calibri"/>
                <w:sz w:val="18"/>
                <w:szCs w:val="18"/>
              </w:rPr>
              <w:t xml:space="preserve">If a TXV is required by the </w:t>
            </w:r>
            <w:del w:id="8" w:author="Shewmaker, Michael@Energy" w:date="2016-11-29T09:46:00Z">
              <w:r w:rsidRPr="00237478" w:rsidDel="00E26BEB">
                <w:rPr>
                  <w:rFonts w:ascii="Calibri" w:hAnsi="Calibri"/>
                  <w:sz w:val="18"/>
                  <w:szCs w:val="18"/>
                </w:rPr>
                <w:delText>AHRI certificate</w:delText>
              </w:r>
            </w:del>
            <w:ins w:id="9" w:author="Shewmaker, Michael@Energy" w:date="2016-11-29T09:46:00Z">
              <w:r w:rsidR="00E26BEB">
                <w:rPr>
                  <w:rFonts w:ascii="Calibri" w:hAnsi="Calibri"/>
                  <w:sz w:val="18"/>
                  <w:szCs w:val="18"/>
                </w:rPr>
                <w:t>directory used to certify product performance</w:t>
              </w:r>
            </w:ins>
            <w:r w:rsidRPr="00237478">
              <w:rPr>
                <w:rFonts w:ascii="Calibri" w:hAnsi="Calibri"/>
                <w:sz w:val="18"/>
                <w:szCs w:val="18"/>
              </w:rPr>
              <w:t>, the responsible party certifies by signing below that the TXV is properly installed and has been visually verified, including proper placement of sensing bulb.</w:t>
            </w:r>
          </w:p>
        </w:tc>
      </w:tr>
    </w:tbl>
    <w:p w14:paraId="62E97430" w14:textId="77777777" w:rsidR="00176E1A" w:rsidRDefault="00176E1A">
      <w:r>
        <w:br w:type="page"/>
      </w:r>
    </w:p>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3A12CC" w:rsidRPr="003A12CC" w14:paraId="7DC3DB05" w14:textId="77777777" w:rsidTr="00B56E62">
        <w:trPr>
          <w:trHeight w:val="206"/>
        </w:trPr>
        <w:tc>
          <w:tcPr>
            <w:tcW w:w="10950" w:type="dxa"/>
            <w:gridSpan w:val="4"/>
            <w:vAlign w:val="center"/>
          </w:tcPr>
          <w:p w14:paraId="7DC3DB04" w14:textId="5A96B6A3" w:rsidR="003A12CC" w:rsidRPr="003A12CC" w:rsidRDefault="006E5C68"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B56E62">
        <w:trPr>
          <w:trHeight w:val="206"/>
        </w:trPr>
        <w:tc>
          <w:tcPr>
            <w:tcW w:w="10950" w:type="dxa"/>
            <w:gridSpan w:val="4"/>
            <w:vAlign w:val="center"/>
          </w:tcPr>
          <w:p w14:paraId="7DC3DB06" w14:textId="77777777" w:rsidR="003A12CC" w:rsidRPr="003A12CC" w:rsidRDefault="003A12CC" w:rsidP="00F80E7D">
            <w:pPr>
              <w:keepNext/>
              <w:numPr>
                <w:ilvl w:val="0"/>
                <w:numId w:val="35"/>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B56E62">
        <w:trPr>
          <w:trHeight w:val="360"/>
        </w:trPr>
        <w:tc>
          <w:tcPr>
            <w:tcW w:w="5577" w:type="dxa"/>
            <w:gridSpan w:val="2"/>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5373"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B56E62">
        <w:trPr>
          <w:trHeight w:val="360"/>
        </w:trPr>
        <w:tc>
          <w:tcPr>
            <w:tcW w:w="5577" w:type="dxa"/>
            <w:gridSpan w:val="2"/>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5373"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B56E62">
        <w:trPr>
          <w:trHeight w:val="360"/>
        </w:trPr>
        <w:tc>
          <w:tcPr>
            <w:tcW w:w="5577" w:type="dxa"/>
            <w:gridSpan w:val="2"/>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5373"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B56E62">
        <w:trPr>
          <w:trHeight w:val="360"/>
        </w:trPr>
        <w:tc>
          <w:tcPr>
            <w:tcW w:w="5577" w:type="dxa"/>
            <w:gridSpan w:val="2"/>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5373"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B56E62">
        <w:tblPrEx>
          <w:tblCellMar>
            <w:left w:w="115" w:type="dxa"/>
            <w:right w:w="115" w:type="dxa"/>
          </w:tblCellMar>
        </w:tblPrEx>
        <w:trPr>
          <w:trHeight w:val="188"/>
        </w:trPr>
        <w:tc>
          <w:tcPr>
            <w:tcW w:w="10950" w:type="dxa"/>
            <w:gridSpan w:val="4"/>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B56E62">
        <w:tblPrEx>
          <w:tblCellMar>
            <w:left w:w="115" w:type="dxa"/>
            <w:right w:w="115" w:type="dxa"/>
          </w:tblCellMar>
        </w:tblPrEx>
        <w:trPr>
          <w:trHeight w:val="504"/>
        </w:trPr>
        <w:tc>
          <w:tcPr>
            <w:tcW w:w="10950" w:type="dxa"/>
            <w:gridSpan w:val="4"/>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6D607E">
            <w:pPr>
              <w:pStyle w:val="Heading3"/>
              <w:numPr>
                <w:ilvl w:val="0"/>
                <w:numId w:val="44"/>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6D607E">
            <w:pPr>
              <w:pStyle w:val="Heading3"/>
              <w:numPr>
                <w:ilvl w:val="0"/>
                <w:numId w:val="44"/>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6D607E">
            <w:pPr>
              <w:keepNext/>
              <w:numPr>
                <w:ilvl w:val="0"/>
                <w:numId w:val="44"/>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6D607E">
            <w:pPr>
              <w:pStyle w:val="ListParagraph"/>
              <w:keepNext/>
              <w:numPr>
                <w:ilvl w:val="0"/>
                <w:numId w:val="44"/>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7D29D1">
            <w:pPr>
              <w:pStyle w:val="ListParagraph"/>
              <w:numPr>
                <w:ilvl w:val="0"/>
                <w:numId w:val="44"/>
              </w:numPr>
              <w:rPr>
                <w:b/>
              </w:rPr>
            </w:pPr>
            <w:r w:rsidRPr="007D29D1">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B56E62">
        <w:tblPrEx>
          <w:tblCellMar>
            <w:left w:w="108" w:type="dxa"/>
            <w:right w:w="108" w:type="dxa"/>
          </w:tblCellMar>
        </w:tblPrEx>
        <w:trPr>
          <w:trHeight w:val="360"/>
        </w:trPr>
        <w:tc>
          <w:tcPr>
            <w:tcW w:w="5307"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5643" w:type="dxa"/>
            <w:gridSpan w:val="3"/>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B56E62">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CB1FB6">
          <w:headerReference w:type="even" r:id="rId11"/>
          <w:headerReference w:type="default" r:id="rId12"/>
          <w:footerReference w:type="default" r:id="rId13"/>
          <w:headerReference w:type="first" r:id="rId14"/>
          <w:pgSz w:w="12240" w:h="15840" w:code="1"/>
          <w:pgMar w:top="720" w:right="720" w:bottom="720" w:left="720" w:header="180" w:footer="288" w:gutter="0"/>
          <w:cols w:space="720"/>
          <w:docGrid w:linePitch="272"/>
        </w:sectPr>
      </w:pPr>
    </w:p>
    <w:p w14:paraId="7DC3DB30" w14:textId="77777777" w:rsidR="005910C2" w:rsidRPr="00F80E7D" w:rsidRDefault="00CF3F12" w:rsidP="00CF3F12">
      <w:pPr>
        <w:jc w:val="center"/>
        <w:rPr>
          <w:rFonts w:ascii="Calibri" w:hAnsi="Calibri"/>
          <w:b/>
          <w:szCs w:val="18"/>
        </w:rPr>
      </w:pPr>
      <w:r w:rsidRPr="00F80E7D">
        <w:rPr>
          <w:rFonts w:ascii="Calibri" w:hAnsi="Calibri"/>
          <w:b/>
          <w:szCs w:val="18"/>
        </w:rPr>
        <w:lastRenderedPageBreak/>
        <w:t>CF2R-MCH-26-H User Instructions</w:t>
      </w:r>
    </w:p>
    <w:p w14:paraId="7DC3DB31" w14:textId="77777777" w:rsidR="00CF3F12" w:rsidRDefault="00CF3F12" w:rsidP="00C01944">
      <w:pPr>
        <w:rPr>
          <w:rFonts w:ascii="Calibri" w:hAnsi="Calibri"/>
          <w:b/>
          <w:szCs w:val="18"/>
        </w:rPr>
      </w:pPr>
    </w:p>
    <w:p w14:paraId="7DC3DB32" w14:textId="77777777" w:rsidR="00C01944" w:rsidRDefault="00C01944" w:rsidP="00C01944">
      <w:pPr>
        <w:rPr>
          <w:rFonts w:ascii="Calibri" w:hAnsi="Calibri"/>
          <w:szCs w:val="18"/>
        </w:rPr>
      </w:pPr>
      <w:r w:rsidRPr="00D12B0A">
        <w:rPr>
          <w:rFonts w:ascii="Calibri" w:hAnsi="Calibri"/>
          <w:b/>
          <w:szCs w:val="18"/>
        </w:rPr>
        <w:t>Section A. System Information</w:t>
      </w:r>
    </w:p>
    <w:p w14:paraId="7DC3DB33" w14:textId="127BF05E" w:rsidR="00C01944" w:rsidRPr="00CF3F12" w:rsidRDefault="00C01944" w:rsidP="00C01944">
      <w:pPr>
        <w:pStyle w:val="ListParagraph"/>
        <w:numPr>
          <w:ilvl w:val="0"/>
          <w:numId w:val="36"/>
        </w:numPr>
        <w:rPr>
          <w:rFonts w:ascii="Calibri" w:hAnsi="Calibri"/>
        </w:rPr>
      </w:pPr>
      <w:r w:rsidRPr="00CF3F12">
        <w:rPr>
          <w:rFonts w:ascii="Calibri" w:hAnsi="Calibri"/>
        </w:rPr>
        <w:t xml:space="preserve">System </w:t>
      </w:r>
      <w:r w:rsidR="00B41187">
        <w:rPr>
          <w:rFonts w:ascii="Calibri" w:hAnsi="Calibri"/>
        </w:rPr>
        <w:t>Name or Identification/Tag</w:t>
      </w:r>
      <w:r w:rsidRPr="00CF3F12">
        <w:rPr>
          <w:rFonts w:ascii="Calibri" w:hAnsi="Calibri"/>
        </w:rPr>
        <w:t>: This field is filled out automatically. It is referenced from the CF2R-MCH-01, which must be completed prior to this document.</w:t>
      </w:r>
    </w:p>
    <w:p w14:paraId="7DC3DB34" w14:textId="77777777" w:rsidR="00C01944" w:rsidRPr="00CF3F12" w:rsidRDefault="00C01944" w:rsidP="00C01944">
      <w:pPr>
        <w:pStyle w:val="ListParagraph"/>
        <w:numPr>
          <w:ilvl w:val="0"/>
          <w:numId w:val="36"/>
        </w:numPr>
        <w:rPr>
          <w:rFonts w:ascii="Calibri" w:hAnsi="Calibri"/>
        </w:rPr>
      </w:pPr>
      <w:r w:rsidRPr="00CF3F12">
        <w:rPr>
          <w:rFonts w:asciiTheme="minorHAnsi" w:hAnsiTheme="minorHAnsi"/>
          <w:szCs w:val="18"/>
        </w:rPr>
        <w:t>System Location or Area Served:</w:t>
      </w:r>
      <w:r w:rsidRPr="00CF3F12">
        <w:rPr>
          <w:rFonts w:ascii="Calibri" w:hAnsi="Calibri"/>
        </w:rPr>
        <w:t xml:space="preserve"> This field is filled out automatically. It is referenced from the CF2R-MCH-01, which must be completed prior to this document.</w:t>
      </w:r>
    </w:p>
    <w:p w14:paraId="7DC3DB35" w14:textId="77777777" w:rsidR="00C01944" w:rsidRPr="00CF3F12" w:rsidRDefault="00C01944" w:rsidP="00C01944">
      <w:pPr>
        <w:pStyle w:val="ListParagraph"/>
        <w:numPr>
          <w:ilvl w:val="0"/>
          <w:numId w:val="36"/>
        </w:numPr>
        <w:rPr>
          <w:rFonts w:ascii="Calibri" w:hAnsi="Calibri"/>
          <w:szCs w:val="18"/>
        </w:rPr>
      </w:pPr>
      <w:r w:rsidRPr="00CF3F12">
        <w:rPr>
          <w:rFonts w:asciiTheme="minorHAnsi" w:hAnsiTheme="minorHAnsi"/>
          <w:szCs w:val="18"/>
        </w:rPr>
        <w:t xml:space="preserve">Status: SEER and EER performance compliance credit check: </w:t>
      </w:r>
      <w:r w:rsidRPr="00CF3F12">
        <w:rPr>
          <w:rFonts w:ascii="Calibri" w:hAnsi="Calibri"/>
        </w:rPr>
        <w:t xml:space="preserve">This field is filled out automatically. It is referenced from the CF2R-MCH-01, which must be completed prior to this document. </w:t>
      </w:r>
    </w:p>
    <w:p w14:paraId="7DC3DB36" w14:textId="11B2E57B" w:rsidR="00C34EE9" w:rsidRPr="00CF3F12" w:rsidRDefault="00484886" w:rsidP="00C01944">
      <w:pPr>
        <w:pStyle w:val="ListParagraph"/>
        <w:numPr>
          <w:ilvl w:val="0"/>
          <w:numId w:val="36"/>
        </w:numPr>
        <w:rPr>
          <w:rFonts w:ascii="Calibri" w:hAnsi="Calibri"/>
          <w:szCs w:val="18"/>
        </w:rPr>
      </w:pPr>
      <w:r w:rsidRPr="00CF3F12">
        <w:rPr>
          <w:rFonts w:asciiTheme="minorHAnsi" w:hAnsiTheme="minorHAnsi"/>
          <w:szCs w:val="18"/>
        </w:rPr>
        <w:t xml:space="preserve">Directory </w:t>
      </w:r>
      <w:r w:rsidR="00B41187">
        <w:rPr>
          <w:rFonts w:asciiTheme="minorHAnsi" w:hAnsiTheme="minorHAnsi"/>
          <w:szCs w:val="18"/>
        </w:rPr>
        <w:t>U</w:t>
      </w:r>
      <w:r w:rsidRPr="00CF3F12">
        <w:rPr>
          <w:rFonts w:asciiTheme="minorHAnsi" w:hAnsiTheme="minorHAnsi"/>
          <w:szCs w:val="18"/>
        </w:rPr>
        <w:t xml:space="preserve">sed to </w:t>
      </w:r>
      <w:r w:rsidR="00B41187">
        <w:rPr>
          <w:rFonts w:asciiTheme="minorHAnsi" w:hAnsiTheme="minorHAnsi"/>
          <w:szCs w:val="18"/>
        </w:rPr>
        <w:t>C</w:t>
      </w:r>
      <w:r w:rsidRPr="00CF3F12">
        <w:rPr>
          <w:rFonts w:asciiTheme="minorHAnsi" w:hAnsiTheme="minorHAnsi"/>
          <w:szCs w:val="18"/>
        </w:rPr>
        <w:t xml:space="preserve">ertify </w:t>
      </w:r>
      <w:r w:rsidR="00B41187">
        <w:rPr>
          <w:rFonts w:asciiTheme="minorHAnsi" w:hAnsiTheme="minorHAnsi"/>
          <w:szCs w:val="18"/>
        </w:rPr>
        <w:t>P</w:t>
      </w:r>
      <w:r w:rsidRPr="00CF3F12">
        <w:rPr>
          <w:rFonts w:asciiTheme="minorHAnsi" w:hAnsiTheme="minorHAnsi"/>
          <w:szCs w:val="18"/>
        </w:rPr>
        <w:t xml:space="preserve">roduct </w:t>
      </w:r>
      <w:r w:rsidR="00B41187">
        <w:rPr>
          <w:rFonts w:asciiTheme="minorHAnsi" w:hAnsiTheme="minorHAnsi"/>
          <w:szCs w:val="18"/>
        </w:rPr>
        <w:t>P</w:t>
      </w:r>
      <w:r w:rsidRPr="00CF3F12">
        <w:rPr>
          <w:rFonts w:asciiTheme="minorHAnsi" w:hAnsiTheme="minorHAnsi"/>
          <w:szCs w:val="18"/>
        </w:rPr>
        <w:t xml:space="preserve">erformance: User to select from </w:t>
      </w:r>
      <w:r w:rsidR="00AD5100" w:rsidRPr="00CF3F12">
        <w:rPr>
          <w:rFonts w:asciiTheme="minorHAnsi" w:hAnsiTheme="minorHAnsi"/>
          <w:szCs w:val="18"/>
        </w:rPr>
        <w:t>dropdown list the certification data base used to document equipment efficiency.</w:t>
      </w:r>
    </w:p>
    <w:p w14:paraId="7DC3DB37" w14:textId="11CED80F" w:rsidR="00C01944" w:rsidRPr="00CF3F12" w:rsidRDefault="00872117" w:rsidP="00C01944">
      <w:pPr>
        <w:pStyle w:val="ListParagraph"/>
        <w:numPr>
          <w:ilvl w:val="0"/>
          <w:numId w:val="36"/>
        </w:numPr>
        <w:rPr>
          <w:rFonts w:ascii="Calibri" w:hAnsi="Calibri"/>
          <w:szCs w:val="18"/>
        </w:rPr>
      </w:pPr>
      <w:r w:rsidRPr="00CF3F12">
        <w:rPr>
          <w:rFonts w:asciiTheme="minorHAnsi" w:hAnsiTheme="minorHAnsi"/>
          <w:szCs w:val="18"/>
        </w:rPr>
        <w:t xml:space="preserve">AHRI </w:t>
      </w:r>
      <w:r w:rsidR="0022368B">
        <w:rPr>
          <w:rFonts w:asciiTheme="minorHAnsi" w:hAnsiTheme="minorHAnsi"/>
          <w:szCs w:val="18"/>
        </w:rPr>
        <w:t>C</w:t>
      </w:r>
      <w:r w:rsidRPr="00CF3F12">
        <w:rPr>
          <w:rFonts w:asciiTheme="minorHAnsi" w:hAnsiTheme="minorHAnsi"/>
          <w:szCs w:val="18"/>
        </w:rPr>
        <w:t xml:space="preserve">ertification </w:t>
      </w:r>
      <w:r w:rsidR="0022368B">
        <w:rPr>
          <w:rFonts w:asciiTheme="minorHAnsi" w:hAnsiTheme="minorHAnsi"/>
          <w:szCs w:val="18"/>
        </w:rPr>
        <w:t>N</w:t>
      </w:r>
      <w:r w:rsidRPr="00CF3F12">
        <w:rPr>
          <w:rFonts w:asciiTheme="minorHAnsi" w:hAnsiTheme="minorHAnsi"/>
          <w:szCs w:val="18"/>
        </w:rPr>
        <w:t xml:space="preserve">umber for the </w:t>
      </w:r>
      <w:r w:rsidR="0022368B">
        <w:rPr>
          <w:rFonts w:asciiTheme="minorHAnsi" w:hAnsiTheme="minorHAnsi"/>
          <w:szCs w:val="18"/>
        </w:rPr>
        <w:t>I</w:t>
      </w:r>
      <w:r w:rsidRPr="00CF3F12">
        <w:rPr>
          <w:rFonts w:asciiTheme="minorHAnsi" w:hAnsiTheme="minorHAnsi"/>
          <w:szCs w:val="18"/>
        </w:rPr>
        <w:t xml:space="preserve">nstalled </w:t>
      </w:r>
      <w:r w:rsidR="0022368B">
        <w:rPr>
          <w:rFonts w:asciiTheme="minorHAnsi" w:hAnsiTheme="minorHAnsi"/>
          <w:szCs w:val="18"/>
        </w:rPr>
        <w:t>S</w:t>
      </w:r>
      <w:r w:rsidRPr="00CF3F12">
        <w:rPr>
          <w:rFonts w:asciiTheme="minorHAnsi" w:hAnsiTheme="minorHAnsi"/>
          <w:szCs w:val="18"/>
        </w:rPr>
        <w:t xml:space="preserve">pace </w:t>
      </w:r>
      <w:r w:rsidR="0022368B">
        <w:rPr>
          <w:rFonts w:asciiTheme="minorHAnsi" w:hAnsiTheme="minorHAnsi"/>
          <w:szCs w:val="18"/>
        </w:rPr>
        <w:t>C</w:t>
      </w:r>
      <w:r w:rsidRPr="00CF3F12">
        <w:rPr>
          <w:rFonts w:asciiTheme="minorHAnsi" w:hAnsiTheme="minorHAnsi"/>
          <w:szCs w:val="18"/>
        </w:rPr>
        <w:t xml:space="preserve">onditioning </w:t>
      </w:r>
      <w:r w:rsidR="0022368B">
        <w:rPr>
          <w:rFonts w:asciiTheme="minorHAnsi" w:hAnsiTheme="minorHAnsi"/>
          <w:szCs w:val="18"/>
        </w:rPr>
        <w:t>S</w:t>
      </w:r>
      <w:r w:rsidRPr="00CF3F12">
        <w:rPr>
          <w:rFonts w:asciiTheme="minorHAnsi" w:hAnsiTheme="minorHAnsi"/>
          <w:szCs w:val="18"/>
        </w:rPr>
        <w:t>ystem:</w:t>
      </w:r>
      <w:r w:rsidR="00C01944" w:rsidRPr="00CF3F12">
        <w:rPr>
          <w:rFonts w:asciiTheme="minorHAnsi" w:hAnsiTheme="minorHAnsi"/>
          <w:szCs w:val="18"/>
        </w:rPr>
        <w:t xml:space="preserve"> </w:t>
      </w:r>
      <w:r w:rsidR="008B2546" w:rsidRPr="00CF3F12">
        <w:rPr>
          <w:rFonts w:asciiTheme="minorHAnsi" w:hAnsiTheme="minorHAnsi"/>
          <w:szCs w:val="18"/>
        </w:rPr>
        <w:t>If not using AHRI, select “N/A.” Otherwise, e</w:t>
      </w:r>
      <w:r w:rsidR="00C01944" w:rsidRPr="00CF3F12">
        <w:rPr>
          <w:rFonts w:asciiTheme="minorHAnsi" w:hAnsiTheme="minorHAnsi"/>
          <w:szCs w:val="18"/>
        </w:rPr>
        <w:t xml:space="preserve">nter the complete AHRI </w:t>
      </w:r>
      <w:r w:rsidR="00B41187">
        <w:rPr>
          <w:rFonts w:asciiTheme="minorHAnsi" w:hAnsiTheme="minorHAnsi"/>
          <w:szCs w:val="18"/>
        </w:rPr>
        <w:t>C</w:t>
      </w:r>
      <w:r w:rsidR="00C01944" w:rsidRPr="00CF3F12">
        <w:rPr>
          <w:rFonts w:asciiTheme="minorHAnsi" w:hAnsiTheme="minorHAnsi"/>
          <w:szCs w:val="18"/>
        </w:rPr>
        <w:t xml:space="preserve">ertification </w:t>
      </w:r>
      <w:r w:rsidR="00B41187">
        <w:rPr>
          <w:rFonts w:asciiTheme="minorHAnsi" w:hAnsiTheme="minorHAnsi"/>
          <w:szCs w:val="18"/>
        </w:rPr>
        <w:t>N</w:t>
      </w:r>
      <w:r w:rsidR="00C01944" w:rsidRPr="00CF3F12">
        <w:rPr>
          <w:rFonts w:asciiTheme="minorHAnsi" w:hAnsiTheme="minorHAnsi"/>
          <w:szCs w:val="18"/>
        </w:rPr>
        <w:t xml:space="preserve">umber for the </w:t>
      </w:r>
      <w:r w:rsidR="00B41187">
        <w:rPr>
          <w:rFonts w:asciiTheme="minorHAnsi" w:hAnsiTheme="minorHAnsi"/>
          <w:szCs w:val="18"/>
        </w:rPr>
        <w:t>I</w:t>
      </w:r>
      <w:r w:rsidR="00C01944" w:rsidRPr="00CF3F12">
        <w:rPr>
          <w:rFonts w:asciiTheme="minorHAnsi" w:hAnsiTheme="minorHAnsi"/>
          <w:szCs w:val="18"/>
        </w:rPr>
        <w:t>nstalled</w:t>
      </w:r>
      <w:r w:rsidR="00B41187">
        <w:rPr>
          <w:rFonts w:asciiTheme="minorHAnsi" w:hAnsiTheme="minorHAnsi"/>
          <w:szCs w:val="18"/>
        </w:rPr>
        <w:t xml:space="preserve"> Space Conditioning System</w:t>
      </w:r>
      <w:r w:rsidR="00C01944" w:rsidRPr="00CF3F12">
        <w:rPr>
          <w:rFonts w:asciiTheme="minorHAnsi" w:hAnsiTheme="minorHAnsi"/>
          <w:szCs w:val="18"/>
        </w:rPr>
        <w:t xml:space="preserve">. This number represents a specific piece of equipment (e.g., package units) or combination of equipment (e.g., split systems) that must match the installed equipment.  </w:t>
      </w:r>
    </w:p>
    <w:p w14:paraId="7DC3DB38" w14:textId="412A8ABC" w:rsidR="00C01944" w:rsidRPr="001C2D6E" w:rsidRDefault="00FC459B" w:rsidP="00C01944">
      <w:pPr>
        <w:pStyle w:val="Header"/>
        <w:numPr>
          <w:ilvl w:val="0"/>
          <w:numId w:val="36"/>
        </w:numPr>
        <w:tabs>
          <w:tab w:val="clear" w:pos="4320"/>
          <w:tab w:val="clear" w:pos="8640"/>
        </w:tabs>
        <w:rPr>
          <w:rFonts w:asciiTheme="minorHAnsi" w:hAnsiTheme="minorHAnsi"/>
          <w:szCs w:val="18"/>
        </w:rPr>
      </w:pPr>
      <w:r w:rsidRPr="000053B5">
        <w:rPr>
          <w:rFonts w:asciiTheme="minorHAnsi" w:hAnsiTheme="minorHAnsi"/>
          <w:szCs w:val="18"/>
        </w:rPr>
        <w:t>Does the directory used to certify product performance require a specific air handler/furnace make and model</w:t>
      </w:r>
      <w:proofErr w:type="gramStart"/>
      <w:r w:rsidRPr="000053B5">
        <w:rPr>
          <w:rFonts w:asciiTheme="minorHAnsi" w:hAnsiTheme="minorHAnsi"/>
          <w:szCs w:val="18"/>
        </w:rPr>
        <w:t>?</w:t>
      </w:r>
      <w:r w:rsidR="00C01944" w:rsidRPr="001C2D6E">
        <w:rPr>
          <w:rFonts w:asciiTheme="minorHAnsi" w:hAnsiTheme="minorHAnsi"/>
          <w:szCs w:val="18"/>
        </w:rPr>
        <w:t>:</w:t>
      </w:r>
      <w:proofErr w:type="gramEnd"/>
      <w:r w:rsidR="00C01944" w:rsidRPr="001C2D6E">
        <w:rPr>
          <w:rFonts w:asciiTheme="minorHAnsi" w:hAnsiTheme="minorHAnsi"/>
          <w:szCs w:val="18"/>
        </w:rPr>
        <w:t xml:space="preserve"> </w:t>
      </w:r>
      <w:r w:rsidR="008B2546" w:rsidRPr="001C2D6E">
        <w:rPr>
          <w:rFonts w:asciiTheme="minorHAnsi" w:hAnsiTheme="minorHAnsi"/>
          <w:szCs w:val="18"/>
        </w:rPr>
        <w:t xml:space="preserve">If not using AHRI, </w:t>
      </w:r>
      <w:ins w:id="16" w:author="Shewmaker, Michael@Energy" w:date="2016-11-29T10:19:00Z">
        <w:r w:rsidR="00290576">
          <w:rPr>
            <w:rFonts w:asciiTheme="minorHAnsi" w:hAnsiTheme="minorHAnsi"/>
            <w:szCs w:val="18"/>
          </w:rPr>
          <w:t xml:space="preserve">user has the option to </w:t>
        </w:r>
      </w:ins>
      <w:r w:rsidR="008B2546" w:rsidRPr="001C2D6E">
        <w:rPr>
          <w:rFonts w:asciiTheme="minorHAnsi" w:hAnsiTheme="minorHAnsi"/>
          <w:szCs w:val="18"/>
        </w:rPr>
        <w:t>select “N/A.” Note that when using AHRI,</w:t>
      </w:r>
      <w:r w:rsidR="00CF3F12" w:rsidRPr="001C2D6E">
        <w:rPr>
          <w:rFonts w:asciiTheme="minorHAnsi" w:hAnsiTheme="minorHAnsi"/>
          <w:szCs w:val="18"/>
        </w:rPr>
        <w:t xml:space="preserve"> </w:t>
      </w:r>
      <w:r w:rsidR="008B2546" w:rsidRPr="001C2D6E">
        <w:rPr>
          <w:rFonts w:asciiTheme="minorHAnsi" w:hAnsiTheme="minorHAnsi"/>
          <w:szCs w:val="18"/>
        </w:rPr>
        <w:t>t</w:t>
      </w:r>
      <w:r w:rsidR="00C01944" w:rsidRPr="001C2D6E">
        <w:rPr>
          <w:rFonts w:asciiTheme="minorHAnsi" w:hAnsiTheme="minorHAnsi"/>
          <w:szCs w:val="18"/>
        </w:rPr>
        <w:t>his does not apply to package units. Sometimes, for split systems, a specific model air handler/furnace will be called out in addition to the condenser and coil. When it is, it must be installed and verified for the AHRI certificate to be valid for the installed system. Sometimes, the AHRI certificate only calls out the condenser and coil model numbers. In this case the furnace make/model need not be verified. If not, select “No”.</w:t>
      </w:r>
    </w:p>
    <w:p w14:paraId="7DC3DB39" w14:textId="2879F25B" w:rsidR="00C01944" w:rsidRPr="00CF3F12" w:rsidRDefault="00C01944" w:rsidP="00C01944">
      <w:pPr>
        <w:pStyle w:val="Header"/>
        <w:numPr>
          <w:ilvl w:val="0"/>
          <w:numId w:val="36"/>
        </w:numPr>
        <w:tabs>
          <w:tab w:val="clear" w:pos="4320"/>
          <w:tab w:val="clear" w:pos="8640"/>
        </w:tabs>
        <w:rPr>
          <w:rFonts w:asciiTheme="minorHAnsi" w:hAnsiTheme="minorHAnsi"/>
          <w:szCs w:val="18"/>
        </w:rPr>
      </w:pPr>
      <w:del w:id="17" w:author="Shewmaker, Michael@Energy" w:date="2016-11-29T09:48:00Z">
        <w:r w:rsidRPr="00CF3F12" w:rsidDel="001E5FD8">
          <w:rPr>
            <w:rFonts w:asciiTheme="minorHAnsi" w:hAnsiTheme="minorHAnsi"/>
            <w:szCs w:val="18"/>
          </w:rPr>
          <w:delText>Is a time delay relay specifically called out (+TDR) on the AHRI certification document</w:delText>
        </w:r>
      </w:del>
      <w:ins w:id="18" w:author="Shewmaker, Michael@Energy" w:date="2016-11-29T09:48:00Z">
        <w:r w:rsidR="001E5FD8">
          <w:rPr>
            <w:rFonts w:asciiTheme="minorHAnsi" w:hAnsiTheme="minorHAnsi"/>
            <w:szCs w:val="18"/>
          </w:rPr>
          <w:t xml:space="preserve">Does the directory used to certify product performance require a </w:t>
        </w:r>
      </w:ins>
      <w:ins w:id="19" w:author="Shewmaker, Michael@Energy" w:date="2016-11-29T09:49:00Z">
        <w:r w:rsidR="001E5FD8">
          <w:rPr>
            <w:rFonts w:asciiTheme="minorHAnsi" w:hAnsiTheme="minorHAnsi"/>
            <w:szCs w:val="18"/>
          </w:rPr>
          <w:t>time delay relay (+TDR)</w:t>
        </w:r>
      </w:ins>
      <w:proofErr w:type="gramStart"/>
      <w:r w:rsidRPr="00CF3F12">
        <w:rPr>
          <w:rFonts w:asciiTheme="minorHAnsi" w:hAnsiTheme="minorHAnsi"/>
          <w:szCs w:val="18"/>
        </w:rPr>
        <w:t>?:</w:t>
      </w:r>
      <w:proofErr w:type="gramEnd"/>
      <w:r w:rsidRPr="00CF3F12">
        <w:rPr>
          <w:rFonts w:asciiTheme="minorHAnsi" w:hAnsiTheme="minorHAnsi"/>
          <w:szCs w:val="18"/>
        </w:rPr>
        <w:t xml:space="preserve"> </w:t>
      </w:r>
      <w:r w:rsidR="008B2546" w:rsidRPr="00CF3F12">
        <w:rPr>
          <w:rFonts w:asciiTheme="minorHAnsi" w:hAnsiTheme="minorHAnsi"/>
          <w:szCs w:val="18"/>
        </w:rPr>
        <w:t xml:space="preserve">If not using AHRI, </w:t>
      </w:r>
      <w:ins w:id="20" w:author="Shewmaker, Michael@Energy" w:date="2016-11-29T10:16:00Z">
        <w:r w:rsidR="00290576">
          <w:rPr>
            <w:rFonts w:asciiTheme="minorHAnsi" w:hAnsiTheme="minorHAnsi"/>
            <w:szCs w:val="18"/>
          </w:rPr>
          <w:t xml:space="preserve">user has the option to </w:t>
        </w:r>
      </w:ins>
      <w:r w:rsidR="008B2546" w:rsidRPr="00CF3F12">
        <w:rPr>
          <w:rFonts w:asciiTheme="minorHAnsi" w:hAnsiTheme="minorHAnsi"/>
          <w:szCs w:val="18"/>
        </w:rPr>
        <w:t xml:space="preserve">select “N/A.” </w:t>
      </w:r>
      <w:r w:rsidRPr="00CF3F12">
        <w:rPr>
          <w:rFonts w:asciiTheme="minorHAnsi" w:hAnsiTheme="minorHAnsi"/>
          <w:szCs w:val="18"/>
        </w:rPr>
        <w:t>If the AHRI certificate specifies that a TDR was on the system when it was tested, then the TDR is required for the system to achieve its certified efficiency and it must be verified. If not, select “No”. The indication for a TDR usually consists of a “+TDR” at the end of the model number. Sometimes it may just be a “+D” (delay).</w:t>
      </w:r>
    </w:p>
    <w:p w14:paraId="7DC3DB3A" w14:textId="69536672" w:rsidR="00C01944" w:rsidRPr="00CF3F12" w:rsidRDefault="00C01944" w:rsidP="00C01944">
      <w:pPr>
        <w:pStyle w:val="Header"/>
        <w:numPr>
          <w:ilvl w:val="0"/>
          <w:numId w:val="36"/>
        </w:numPr>
        <w:tabs>
          <w:tab w:val="clear" w:pos="4320"/>
          <w:tab w:val="clear" w:pos="8640"/>
        </w:tabs>
        <w:rPr>
          <w:rFonts w:asciiTheme="minorHAnsi" w:hAnsiTheme="minorHAnsi"/>
          <w:szCs w:val="18"/>
        </w:rPr>
      </w:pPr>
      <w:del w:id="21" w:author="Shewmaker, Michael@Energy" w:date="2016-11-29T09:48:00Z">
        <w:r w:rsidRPr="00CF3F12" w:rsidDel="001E5FD8">
          <w:rPr>
            <w:rFonts w:asciiTheme="minorHAnsi" w:hAnsiTheme="minorHAnsi"/>
            <w:szCs w:val="18"/>
          </w:rPr>
          <w:delText>Is a TXV specifically called out (+TXV) on the AHRI certification document</w:delText>
        </w:r>
      </w:del>
      <w:ins w:id="22" w:author="Shewmaker, Michael@Energy" w:date="2016-11-29T09:48:00Z">
        <w:r w:rsidR="001E5FD8">
          <w:rPr>
            <w:rFonts w:asciiTheme="minorHAnsi" w:hAnsiTheme="minorHAnsi"/>
            <w:szCs w:val="18"/>
          </w:rPr>
          <w:t>Does the directory used to certify product performance require a TXV (+TXV)</w:t>
        </w:r>
      </w:ins>
      <w:proofErr w:type="gramStart"/>
      <w:r w:rsidRPr="00CF3F12">
        <w:rPr>
          <w:rFonts w:asciiTheme="minorHAnsi" w:hAnsiTheme="minorHAnsi"/>
          <w:szCs w:val="18"/>
        </w:rPr>
        <w:t>?:</w:t>
      </w:r>
      <w:proofErr w:type="gramEnd"/>
      <w:r w:rsidRPr="00CF3F12">
        <w:rPr>
          <w:rFonts w:asciiTheme="minorHAnsi" w:hAnsiTheme="minorHAnsi"/>
          <w:szCs w:val="18"/>
        </w:rPr>
        <w:t xml:space="preserve"> </w:t>
      </w:r>
      <w:r w:rsidR="008B2546" w:rsidRPr="00CF3F12">
        <w:rPr>
          <w:rFonts w:asciiTheme="minorHAnsi" w:hAnsiTheme="minorHAnsi"/>
          <w:szCs w:val="18"/>
        </w:rPr>
        <w:t>If not using AHRI,</w:t>
      </w:r>
      <w:ins w:id="23" w:author="Shewmaker, Michael@Energy" w:date="2016-11-29T10:16:00Z">
        <w:r w:rsidR="00290576">
          <w:rPr>
            <w:rFonts w:asciiTheme="minorHAnsi" w:hAnsiTheme="minorHAnsi"/>
            <w:szCs w:val="18"/>
          </w:rPr>
          <w:t xml:space="preserve"> user has the option to</w:t>
        </w:r>
      </w:ins>
      <w:r w:rsidR="008B2546" w:rsidRPr="00CF3F12">
        <w:rPr>
          <w:rFonts w:asciiTheme="minorHAnsi" w:hAnsiTheme="minorHAnsi"/>
          <w:szCs w:val="18"/>
        </w:rPr>
        <w:t xml:space="preserve"> select “N/A.” </w:t>
      </w:r>
      <w:r w:rsidRPr="00CF3F12">
        <w:rPr>
          <w:rFonts w:asciiTheme="minorHAnsi" w:hAnsiTheme="minorHAnsi"/>
          <w:szCs w:val="18"/>
        </w:rPr>
        <w:t>If the AHRI certificate specifies that a TXV was on the system when it was tested, then the TXV is required for the system to achieve its certified efficiency and it must be verified. If not, select “No”. The indication for a TXV usually consists of a “+TXV” at the end of the model number. Sometimes it may just be a “+V” (valve).</w:t>
      </w:r>
    </w:p>
    <w:p w14:paraId="7DC3DB3B" w14:textId="77777777" w:rsidR="00C01944" w:rsidRPr="00B47B8B" w:rsidRDefault="00C01944" w:rsidP="00C01944">
      <w:pPr>
        <w:pStyle w:val="Header"/>
        <w:tabs>
          <w:tab w:val="clear" w:pos="4320"/>
          <w:tab w:val="clear" w:pos="8640"/>
        </w:tabs>
        <w:rPr>
          <w:rFonts w:asciiTheme="minorHAnsi" w:hAnsiTheme="minorHAnsi"/>
          <w:szCs w:val="18"/>
        </w:rPr>
      </w:pPr>
    </w:p>
    <w:p w14:paraId="7DC3DB3C" w14:textId="77777777" w:rsidR="00C01944" w:rsidRPr="00CF3F12" w:rsidRDefault="00C01944" w:rsidP="00C01944">
      <w:pPr>
        <w:pStyle w:val="Header"/>
        <w:tabs>
          <w:tab w:val="clear" w:pos="4320"/>
          <w:tab w:val="clear" w:pos="8640"/>
        </w:tabs>
        <w:rPr>
          <w:rFonts w:ascii="Calibri" w:hAnsi="Calibri"/>
          <w:b/>
          <w:szCs w:val="18"/>
        </w:rPr>
      </w:pPr>
      <w:r w:rsidRPr="00CF3F12">
        <w:rPr>
          <w:rFonts w:ascii="Calibri" w:hAnsi="Calibri"/>
          <w:b/>
          <w:szCs w:val="18"/>
        </w:rPr>
        <w:t>Section B. Rated Space Conditioning System Equipment Verification</w:t>
      </w:r>
    </w:p>
    <w:p w14:paraId="7DC3DB3D" w14:textId="77777777" w:rsidR="00C01944" w:rsidRPr="00CF3F12" w:rsidRDefault="00C01944" w:rsidP="00C01944">
      <w:pPr>
        <w:pStyle w:val="Header"/>
        <w:numPr>
          <w:ilvl w:val="0"/>
          <w:numId w:val="37"/>
        </w:numPr>
        <w:tabs>
          <w:tab w:val="clear" w:pos="4320"/>
          <w:tab w:val="clear" w:pos="8640"/>
        </w:tabs>
        <w:rPr>
          <w:rFonts w:asciiTheme="minorHAnsi" w:hAnsiTheme="minorHAnsi"/>
          <w:szCs w:val="18"/>
        </w:rPr>
      </w:pPr>
      <w:r w:rsidRPr="00CF3F12">
        <w:rPr>
          <w:rFonts w:ascii="Calibri" w:hAnsi="Calibri"/>
          <w:szCs w:val="18"/>
        </w:rPr>
        <w:t xml:space="preserve">Outdoor Condenser or Package Unit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r w:rsidRPr="00CF3F12">
        <w:rPr>
          <w:rFonts w:ascii="Calibri" w:hAnsi="Calibri"/>
          <w:szCs w:val="18"/>
        </w:rPr>
        <w:t xml:space="preserve"> </w:t>
      </w:r>
    </w:p>
    <w:p w14:paraId="7DC3DB3E"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Manufacturer Name, Data </w:t>
      </w:r>
      <w:r w:rsidR="008B2546" w:rsidRPr="00CF3F12">
        <w:rPr>
          <w:rFonts w:ascii="Calibri" w:hAnsi="Calibri"/>
          <w:szCs w:val="18"/>
        </w:rPr>
        <w:t>f</w:t>
      </w:r>
      <w:r w:rsidRPr="00CF3F12">
        <w:rPr>
          <w:rFonts w:ascii="Calibri" w:hAnsi="Calibri"/>
          <w:szCs w:val="18"/>
        </w:rPr>
        <w:t xml:space="preserve">rom </w:t>
      </w:r>
      <w:r w:rsidR="008B2546" w:rsidRPr="00CF3F12">
        <w:rPr>
          <w:rFonts w:ascii="Calibri" w:hAnsi="Calibri"/>
          <w:szCs w:val="18"/>
        </w:rPr>
        <w:t xml:space="preserve">the Directory used to certify product performance </w:t>
      </w:r>
      <w:r w:rsidRPr="00CF3F12">
        <w:rPr>
          <w:rFonts w:ascii="Calibri" w:hAnsi="Calibri"/>
          <w:szCs w:val="18"/>
        </w:rPr>
        <w:t>for the rated system component: Enter the Manufacturer’s name for the condenser as it appears</w:t>
      </w:r>
      <w:r w:rsidR="008B2546" w:rsidRPr="00CF3F12">
        <w:rPr>
          <w:rFonts w:ascii="Calibri" w:hAnsi="Calibri"/>
          <w:szCs w:val="18"/>
        </w:rPr>
        <w:t xml:space="preserve"> in the Directory</w:t>
      </w:r>
      <w:r w:rsidRPr="00CF3F12">
        <w:rPr>
          <w:rFonts w:ascii="Calibri" w:hAnsi="Calibri"/>
          <w:szCs w:val="18"/>
        </w:rPr>
        <w:t>. For Package units, this will be the only Manufacturer’s name.</w:t>
      </w:r>
    </w:p>
    <w:p w14:paraId="7DC3DB3F"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7DC3DB40"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Outdoor Condenser or Package Unit - Installed Model Number, Data </w:t>
      </w:r>
      <w:r w:rsidR="008733B7" w:rsidRPr="00CF3F12">
        <w:rPr>
          <w:rFonts w:ascii="Calibri" w:hAnsi="Calibri"/>
          <w:szCs w:val="18"/>
        </w:rPr>
        <w:t>f</w:t>
      </w:r>
      <w:r w:rsidRPr="00CF3F12">
        <w:rPr>
          <w:rFonts w:ascii="Calibri" w:hAnsi="Calibri"/>
          <w:szCs w:val="18"/>
        </w:rPr>
        <w:t xml:space="preserve">rom </w:t>
      </w:r>
      <w:r w:rsidR="008733B7" w:rsidRPr="00CF3F12">
        <w:rPr>
          <w:rFonts w:ascii="Calibri" w:hAnsi="Calibri"/>
          <w:szCs w:val="18"/>
        </w:rPr>
        <w:t>the Directory used to certify product performance</w:t>
      </w:r>
      <w:r w:rsidR="00CB1FB6" w:rsidRPr="00CF3F12">
        <w:rPr>
          <w:rFonts w:ascii="Calibri" w:hAnsi="Calibri"/>
          <w:szCs w:val="18"/>
        </w:rPr>
        <w:t xml:space="preserve"> </w:t>
      </w:r>
      <w:r w:rsidRPr="00CF3F12">
        <w:rPr>
          <w:rFonts w:ascii="Calibri" w:hAnsi="Calibri"/>
          <w:szCs w:val="18"/>
        </w:rPr>
        <w:t>for the rated system component: Enter the Manufacturer’s model number for the condenser as it appears</w:t>
      </w:r>
      <w:r w:rsidR="008733B7" w:rsidRPr="00CF3F12">
        <w:rPr>
          <w:rFonts w:ascii="Calibri" w:hAnsi="Calibri"/>
          <w:szCs w:val="18"/>
        </w:rPr>
        <w:t xml:space="preserve"> in the Directory</w:t>
      </w:r>
      <w:r w:rsidRPr="00CF3F12">
        <w:rPr>
          <w:rFonts w:ascii="Calibri" w:hAnsi="Calibri"/>
          <w:szCs w:val="18"/>
        </w:rPr>
        <w:t>. For Package units, this will be the only model number required.</w:t>
      </w:r>
    </w:p>
    <w:p w14:paraId="7DC3DB41"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Manufacturer Name, Data from Nameplate of Installed system component: </w:t>
      </w:r>
      <w:r w:rsidRPr="00CF3F12">
        <w:rPr>
          <w:rFonts w:ascii="Calibri" w:hAnsi="Calibri"/>
        </w:rPr>
        <w:t>This field is filled out automatically. It is referenced from the CF2R-MCH-01, which must be completed prior to this document.</w:t>
      </w:r>
    </w:p>
    <w:p w14:paraId="7DC3DB42"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Manufacturer Name, Data </w:t>
      </w:r>
      <w:r w:rsidR="008733B7" w:rsidRPr="00CF3F12">
        <w:rPr>
          <w:rFonts w:ascii="Calibri" w:hAnsi="Calibri"/>
          <w:szCs w:val="18"/>
        </w:rPr>
        <w:t>f</w:t>
      </w:r>
      <w:r w:rsidRPr="00CF3F12">
        <w:rPr>
          <w:rFonts w:ascii="Calibri" w:hAnsi="Calibri"/>
          <w:szCs w:val="18"/>
        </w:rPr>
        <w:t xml:space="preserve">rom </w:t>
      </w:r>
      <w:r w:rsidR="008733B7" w:rsidRPr="00CF3F12">
        <w:rPr>
          <w:rFonts w:ascii="Calibri" w:hAnsi="Calibri"/>
          <w:szCs w:val="18"/>
        </w:rPr>
        <w:t xml:space="preserve">the Directory used to certify product performance </w:t>
      </w:r>
      <w:r w:rsidRPr="00CF3F12">
        <w:rPr>
          <w:rFonts w:ascii="Calibri" w:hAnsi="Calibri"/>
          <w:szCs w:val="18"/>
        </w:rPr>
        <w:t xml:space="preserve">for the rated system component: Enter the Manufacturer’s name for the inside coil (aka, indoor coil, evaporator coil) as it appears </w:t>
      </w:r>
      <w:r w:rsidR="008733B7" w:rsidRPr="00CF3F12">
        <w:rPr>
          <w:rFonts w:ascii="Calibri" w:hAnsi="Calibri"/>
          <w:szCs w:val="18"/>
        </w:rPr>
        <w:t>i</w:t>
      </w:r>
      <w:r w:rsidRPr="00CF3F12">
        <w:rPr>
          <w:rFonts w:ascii="Calibri" w:hAnsi="Calibri"/>
          <w:szCs w:val="18"/>
        </w:rPr>
        <w:t>n the</w:t>
      </w:r>
      <w:r w:rsidR="008733B7" w:rsidRPr="00CF3F12">
        <w:rPr>
          <w:rFonts w:ascii="Calibri" w:hAnsi="Calibri"/>
          <w:szCs w:val="18"/>
        </w:rPr>
        <w:t xml:space="preserve"> Directory</w:t>
      </w:r>
      <w:r w:rsidRPr="00CF3F12">
        <w:rPr>
          <w:rFonts w:ascii="Calibri" w:hAnsi="Calibri"/>
          <w:szCs w:val="18"/>
        </w:rPr>
        <w:t>. For package units and fan coil units, there is no separate inside coil, so enter “N/A”.</w:t>
      </w:r>
    </w:p>
    <w:p w14:paraId="7DC3DB43"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Inside Coil - Installed Model Number, Data from Nameplate of Installed system component:</w:t>
      </w:r>
      <w:r w:rsidR="00C30CE1" w:rsidRPr="00CF3F12">
        <w:rPr>
          <w:rFonts w:ascii="Calibri" w:hAnsi="Calibri"/>
          <w:szCs w:val="18"/>
        </w:rPr>
        <w:t xml:space="preserve"> Th</w:t>
      </w:r>
      <w:r w:rsidR="00CB1FB6" w:rsidRPr="00CF3F12">
        <w:rPr>
          <w:rFonts w:ascii="Calibri" w:hAnsi="Calibri"/>
          <w:szCs w:val="18"/>
        </w:rPr>
        <w:t>i</w:t>
      </w:r>
      <w:r w:rsidR="00C30CE1" w:rsidRPr="00CF3F12">
        <w:rPr>
          <w:rFonts w:ascii="Calibri" w:hAnsi="Calibri"/>
          <w:szCs w:val="18"/>
        </w:rPr>
        <w:t xml:space="preserve">s field is filled out automatically. It is </w:t>
      </w:r>
      <w:r w:rsidR="00C30CE1" w:rsidRPr="00CF3F12">
        <w:rPr>
          <w:rFonts w:ascii="Calibri" w:hAnsi="Calibri"/>
        </w:rPr>
        <w:t>referenced from the CF2R-MCH-01, which must be completed prior to this document.</w:t>
      </w:r>
      <w:r w:rsidR="00C30CE1" w:rsidRPr="00CF3F12">
        <w:rPr>
          <w:rFonts w:ascii="Calibri" w:hAnsi="Calibri"/>
          <w:szCs w:val="18"/>
        </w:rPr>
        <w:t xml:space="preserve"> </w:t>
      </w:r>
    </w:p>
    <w:p w14:paraId="7DC3DB44"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Inside Coil - Installed Model Number, Data </w:t>
      </w:r>
      <w:r w:rsidR="00E8042C" w:rsidRPr="00CF3F12">
        <w:rPr>
          <w:rFonts w:ascii="Calibri" w:hAnsi="Calibri"/>
          <w:szCs w:val="18"/>
        </w:rPr>
        <w:t>f</w:t>
      </w:r>
      <w:r w:rsidRPr="00CF3F12">
        <w:rPr>
          <w:rFonts w:ascii="Calibri" w:hAnsi="Calibri"/>
          <w:szCs w:val="18"/>
        </w:rPr>
        <w:t xml:space="preserve">rom </w:t>
      </w:r>
      <w:r w:rsidR="00E8042C" w:rsidRPr="00CF3F12">
        <w:rPr>
          <w:rFonts w:ascii="Calibri" w:hAnsi="Calibri"/>
          <w:szCs w:val="18"/>
        </w:rPr>
        <w:t xml:space="preserve">the Directory used to certify </w:t>
      </w:r>
      <w:r w:rsidRPr="00CF3F12">
        <w:rPr>
          <w:rFonts w:ascii="Calibri" w:hAnsi="Calibri"/>
          <w:szCs w:val="18"/>
        </w:rPr>
        <w:t xml:space="preserve">the rated system component: Enter the Manufacturer’s model number for the inside coil (aka, indoor coil, evaporator coil) as it appears </w:t>
      </w:r>
      <w:r w:rsidR="00E8042C" w:rsidRPr="00CF3F12">
        <w:rPr>
          <w:rFonts w:ascii="Calibri" w:hAnsi="Calibri"/>
          <w:szCs w:val="18"/>
        </w:rPr>
        <w:t>i</w:t>
      </w:r>
      <w:r w:rsidRPr="00CF3F12">
        <w:rPr>
          <w:rFonts w:ascii="Calibri" w:hAnsi="Calibri"/>
          <w:szCs w:val="18"/>
        </w:rPr>
        <w:t>n the</w:t>
      </w:r>
      <w:r w:rsidR="00E8042C" w:rsidRPr="00CF3F12">
        <w:rPr>
          <w:rFonts w:ascii="Calibri" w:hAnsi="Calibri"/>
          <w:szCs w:val="18"/>
        </w:rPr>
        <w:t xml:space="preserve"> Directory</w:t>
      </w:r>
      <w:r w:rsidRPr="00CF3F12">
        <w:rPr>
          <w:rFonts w:ascii="Calibri" w:hAnsi="Calibri"/>
          <w:szCs w:val="18"/>
        </w:rPr>
        <w:t xml:space="preserve">. For package units and fan coil units, there is no separate inside coil, so enter “N/A”.  </w:t>
      </w:r>
    </w:p>
    <w:p w14:paraId="7DC3DB45"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Air Handler/Furnace - Installed Manufacturer Name, Data from Nameplate of Installed system component:</w:t>
      </w:r>
      <w:r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7A709C5" w14:textId="77777777" w:rsidR="001C2D6E" w:rsidRDefault="001C2D6E">
      <w:pPr>
        <w:rPr>
          <w:rFonts w:ascii="Calibri" w:hAnsi="Calibri"/>
          <w:szCs w:val="18"/>
        </w:rPr>
      </w:pPr>
      <w:r>
        <w:rPr>
          <w:rFonts w:ascii="Calibri" w:hAnsi="Calibri"/>
          <w:szCs w:val="18"/>
        </w:rPr>
        <w:br w:type="page"/>
      </w:r>
    </w:p>
    <w:p w14:paraId="7DC3DB46" w14:textId="7A84890E"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lastRenderedPageBreak/>
        <w:t xml:space="preserve">Air Handler/Furnace - Installed Manufacturer Name, Data </w:t>
      </w:r>
      <w:r w:rsidR="00CB1FB6" w:rsidRPr="00CF3F12">
        <w:rPr>
          <w:rFonts w:ascii="Calibri" w:hAnsi="Calibri"/>
          <w:szCs w:val="18"/>
        </w:rPr>
        <w:t>f</w:t>
      </w:r>
      <w:r w:rsidRPr="00CF3F12">
        <w:rPr>
          <w:rFonts w:ascii="Calibri" w:hAnsi="Calibri"/>
          <w:szCs w:val="18"/>
        </w:rPr>
        <w:t xml:space="preserve">rom </w:t>
      </w:r>
      <w:del w:id="24" w:author="Shewmaker, Michael@Energy" w:date="2016-11-29T10:21:00Z">
        <w:r w:rsidRPr="00CF3F12" w:rsidDel="00290576">
          <w:rPr>
            <w:rFonts w:ascii="Calibri" w:hAnsi="Calibri"/>
            <w:szCs w:val="18"/>
          </w:rPr>
          <w:delText>AHRI Certificate</w:delText>
        </w:r>
      </w:del>
      <w:ins w:id="25" w:author="Shewmaker, Michael@Energy" w:date="2016-11-29T10:23:00Z">
        <w:r w:rsidR="00DB0B4E">
          <w:rPr>
            <w:rFonts w:ascii="Calibri" w:hAnsi="Calibri"/>
            <w:szCs w:val="18"/>
          </w:rPr>
          <w:t xml:space="preserve">the </w:t>
        </w:r>
      </w:ins>
      <w:ins w:id="26" w:author="Shewmaker, Michael@Energy" w:date="2016-11-29T10:21:00Z">
        <w:r w:rsidR="00290576">
          <w:rPr>
            <w:rFonts w:ascii="Calibri" w:hAnsi="Calibri"/>
            <w:szCs w:val="18"/>
          </w:rPr>
          <w:t xml:space="preserve">directory used to certify product </w:t>
        </w:r>
      </w:ins>
      <w:ins w:id="27" w:author="Shewmaker, Michael@Energy" w:date="2016-11-29T10:29:00Z">
        <w:r w:rsidR="001A43D6">
          <w:rPr>
            <w:rFonts w:ascii="Calibri" w:hAnsi="Calibri"/>
            <w:szCs w:val="18"/>
          </w:rPr>
          <w:t>performance</w:t>
        </w:r>
      </w:ins>
      <w:r w:rsidRPr="00CF3F12">
        <w:rPr>
          <w:rFonts w:ascii="Calibri" w:hAnsi="Calibri"/>
          <w:szCs w:val="18"/>
        </w:rPr>
        <w:t xml:space="preserve"> for the rated system component: </w:t>
      </w:r>
      <w:r w:rsidR="00E8042C" w:rsidRPr="00CF3F12">
        <w:rPr>
          <w:rFonts w:ascii="Calibri" w:hAnsi="Calibri"/>
          <w:szCs w:val="18"/>
        </w:rPr>
        <w:t xml:space="preserve">If not using AHRI, </w:t>
      </w:r>
      <w:ins w:id="28" w:author="Shewmaker, Michael@Energy" w:date="2016-11-29T10:20:00Z">
        <w:r w:rsidR="00290576">
          <w:rPr>
            <w:rFonts w:ascii="Calibri" w:hAnsi="Calibri"/>
            <w:szCs w:val="18"/>
          </w:rPr>
          <w:t xml:space="preserve">user has the option to </w:t>
        </w:r>
      </w:ins>
      <w:r w:rsidR="00E8042C" w:rsidRPr="00CF3F12">
        <w:rPr>
          <w:rFonts w:ascii="Calibri" w:hAnsi="Calibri"/>
          <w:szCs w:val="18"/>
        </w:rPr>
        <w:t xml:space="preserve">select “N/A.” </w:t>
      </w:r>
      <w:r w:rsidRPr="00CF3F12">
        <w:rPr>
          <w:rFonts w:ascii="Calibri" w:hAnsi="Calibri"/>
          <w:szCs w:val="18"/>
        </w:rPr>
        <w:t xml:space="preserve">Enter the Manufacturer’s name for the air handler/furnace as it appears </w:t>
      </w:r>
      <w:del w:id="29" w:author="Shewmaker, Michael@Energy" w:date="2016-11-29T10:21:00Z">
        <w:r w:rsidRPr="00CF3F12" w:rsidDel="00DB0B4E">
          <w:rPr>
            <w:rFonts w:ascii="Calibri" w:hAnsi="Calibri"/>
            <w:szCs w:val="18"/>
          </w:rPr>
          <w:delText xml:space="preserve">on </w:delText>
        </w:r>
      </w:del>
      <w:ins w:id="30" w:author="Shewmaker, Michael@Energy" w:date="2016-11-29T10:21:00Z">
        <w:r w:rsidR="00DB0B4E">
          <w:rPr>
            <w:rFonts w:ascii="Calibri" w:hAnsi="Calibri"/>
            <w:szCs w:val="18"/>
          </w:rPr>
          <w:t>in</w:t>
        </w:r>
        <w:r w:rsidR="00DB0B4E" w:rsidRPr="00CF3F12">
          <w:rPr>
            <w:rFonts w:ascii="Calibri" w:hAnsi="Calibri"/>
            <w:szCs w:val="18"/>
          </w:rPr>
          <w:t xml:space="preserve"> </w:t>
        </w:r>
      </w:ins>
      <w:r w:rsidRPr="00CF3F12">
        <w:rPr>
          <w:rFonts w:ascii="Calibri" w:hAnsi="Calibri"/>
          <w:szCs w:val="18"/>
        </w:rPr>
        <w:t xml:space="preserve">the </w:t>
      </w:r>
      <w:del w:id="31" w:author="Shewmaker, Michael@Energy" w:date="2016-11-29T10:21:00Z">
        <w:r w:rsidRPr="00CF3F12" w:rsidDel="00DB0B4E">
          <w:rPr>
            <w:rFonts w:ascii="Calibri" w:hAnsi="Calibri"/>
            <w:szCs w:val="18"/>
          </w:rPr>
          <w:delText>AHRI certificate</w:delText>
        </w:r>
      </w:del>
      <w:ins w:id="32" w:author="Shewmaker, Michael@Energy" w:date="2016-11-29T10:21:00Z">
        <w:r w:rsidR="00DB0B4E">
          <w:rPr>
            <w:rFonts w:ascii="Calibri" w:hAnsi="Calibri"/>
            <w:szCs w:val="18"/>
          </w:rPr>
          <w:t>directory</w:t>
        </w:r>
      </w:ins>
      <w:r w:rsidRPr="00CF3F12">
        <w:rPr>
          <w:rFonts w:ascii="Calibri" w:hAnsi="Calibri"/>
          <w:szCs w:val="18"/>
        </w:rPr>
        <w:t xml:space="preserve">. For package units there is no separate air handler, so enter “N/A”. Also enter “N/A” if a specific furnace or air handler is not called out </w:t>
      </w:r>
      <w:del w:id="33" w:author="Shewmaker, Michael@Energy" w:date="2016-11-29T10:22:00Z">
        <w:r w:rsidRPr="00CF3F12" w:rsidDel="00DB0B4E">
          <w:rPr>
            <w:rFonts w:ascii="Calibri" w:hAnsi="Calibri"/>
            <w:szCs w:val="18"/>
          </w:rPr>
          <w:delText xml:space="preserve">on </w:delText>
        </w:r>
      </w:del>
      <w:ins w:id="34" w:author="Shewmaker, Michael@Energy" w:date="2016-11-29T10:22:00Z">
        <w:r w:rsidR="00DB0B4E">
          <w:rPr>
            <w:rFonts w:ascii="Calibri" w:hAnsi="Calibri"/>
            <w:szCs w:val="18"/>
          </w:rPr>
          <w:t>in</w:t>
        </w:r>
        <w:r w:rsidR="00DB0B4E" w:rsidRPr="00CF3F12">
          <w:rPr>
            <w:rFonts w:ascii="Calibri" w:hAnsi="Calibri"/>
            <w:szCs w:val="18"/>
          </w:rPr>
          <w:t xml:space="preserve"> </w:t>
        </w:r>
      </w:ins>
      <w:r w:rsidRPr="00CF3F12">
        <w:rPr>
          <w:rFonts w:ascii="Calibri" w:hAnsi="Calibri"/>
          <w:szCs w:val="18"/>
        </w:rPr>
        <w:t xml:space="preserve">the </w:t>
      </w:r>
      <w:del w:id="35" w:author="Shewmaker, Michael@Energy" w:date="2016-11-29T10:22:00Z">
        <w:r w:rsidRPr="00CF3F12" w:rsidDel="00DB0B4E">
          <w:rPr>
            <w:rFonts w:ascii="Calibri" w:hAnsi="Calibri"/>
            <w:szCs w:val="18"/>
          </w:rPr>
          <w:delText>AHRI certificate</w:delText>
        </w:r>
      </w:del>
      <w:ins w:id="36" w:author="Shewmaker, Michael@Energy" w:date="2016-11-29T10:22:00Z">
        <w:r w:rsidR="00DB0B4E">
          <w:rPr>
            <w:rFonts w:ascii="Calibri" w:hAnsi="Calibri"/>
            <w:szCs w:val="18"/>
          </w:rPr>
          <w:t>directory</w:t>
        </w:r>
      </w:ins>
      <w:r w:rsidRPr="00CF3F12">
        <w:rPr>
          <w:rFonts w:ascii="Calibri" w:hAnsi="Calibri"/>
          <w:szCs w:val="18"/>
        </w:rPr>
        <w:t>, as indicated in Section A, above.</w:t>
      </w:r>
    </w:p>
    <w:p w14:paraId="7DC3DB47" w14:textId="77777777" w:rsidR="00C01944" w:rsidRPr="00CF3F12" w:rsidRDefault="00C01944" w:rsidP="00C01944">
      <w:pPr>
        <w:pStyle w:val="Header"/>
        <w:numPr>
          <w:ilvl w:val="0"/>
          <w:numId w:val="37"/>
        </w:numPr>
        <w:tabs>
          <w:tab w:val="clear" w:pos="4320"/>
          <w:tab w:val="clear" w:pos="8640"/>
        </w:tabs>
        <w:rPr>
          <w:rFonts w:ascii="Calibri" w:hAnsi="Calibri"/>
          <w:szCs w:val="18"/>
        </w:rPr>
      </w:pPr>
      <w:r w:rsidRPr="00CF3F12">
        <w:rPr>
          <w:rFonts w:ascii="Calibri" w:hAnsi="Calibri"/>
          <w:szCs w:val="18"/>
        </w:rPr>
        <w:t xml:space="preserve">Air Handler/Furnace - Installed Model Number, Data from Nameplate of Installed system component: </w:t>
      </w:r>
      <w:r w:rsidRPr="00CF3F12">
        <w:rPr>
          <w:rFonts w:ascii="Calibri" w:hAnsi="Calibri"/>
        </w:rPr>
        <w:t>This field is filled out automatically. It is referenced from the CF2R-MCH-01, which must be completed prior to this document</w:t>
      </w:r>
    </w:p>
    <w:p w14:paraId="7DC3DB48" w14:textId="7420846B" w:rsidR="00C01944" w:rsidRPr="00CF3F12" w:rsidRDefault="00C01944" w:rsidP="00C01944">
      <w:pPr>
        <w:pStyle w:val="Header"/>
        <w:numPr>
          <w:ilvl w:val="0"/>
          <w:numId w:val="37"/>
        </w:numPr>
        <w:tabs>
          <w:tab w:val="clear" w:pos="4320"/>
          <w:tab w:val="clear" w:pos="8640"/>
        </w:tabs>
        <w:rPr>
          <w:rFonts w:ascii="Calibri" w:hAnsi="Calibri"/>
        </w:rPr>
      </w:pPr>
      <w:r w:rsidRPr="00CF3F12">
        <w:rPr>
          <w:rFonts w:ascii="Calibri" w:hAnsi="Calibri"/>
          <w:szCs w:val="18"/>
        </w:rPr>
        <w:t xml:space="preserve">Air Handler/Furnace - Installed Model Number, Data </w:t>
      </w:r>
      <w:r w:rsidR="00E8042C" w:rsidRPr="00CF3F12">
        <w:rPr>
          <w:rFonts w:ascii="Calibri" w:hAnsi="Calibri"/>
          <w:szCs w:val="18"/>
        </w:rPr>
        <w:t>f</w:t>
      </w:r>
      <w:r w:rsidRPr="00CF3F12">
        <w:rPr>
          <w:rFonts w:ascii="Calibri" w:hAnsi="Calibri"/>
          <w:szCs w:val="18"/>
        </w:rPr>
        <w:t xml:space="preserve">rom </w:t>
      </w:r>
      <w:del w:id="37" w:author="Shewmaker, Michael@Energy" w:date="2016-11-29T10:23:00Z">
        <w:r w:rsidRPr="00CF3F12" w:rsidDel="00DB0B4E">
          <w:rPr>
            <w:rFonts w:ascii="Calibri" w:hAnsi="Calibri"/>
            <w:szCs w:val="18"/>
          </w:rPr>
          <w:delText>AHRI Certificate</w:delText>
        </w:r>
      </w:del>
      <w:ins w:id="38" w:author="Shewmaker, Michael@Energy" w:date="2016-11-29T10:23:00Z">
        <w:r w:rsidR="00DB0B4E">
          <w:rPr>
            <w:rFonts w:ascii="Calibri" w:hAnsi="Calibri"/>
            <w:szCs w:val="18"/>
          </w:rPr>
          <w:t>the directory used to certify product performance</w:t>
        </w:r>
      </w:ins>
      <w:r w:rsidRPr="00CF3F12">
        <w:rPr>
          <w:rFonts w:ascii="Calibri" w:hAnsi="Calibri"/>
          <w:szCs w:val="18"/>
        </w:rPr>
        <w:t xml:space="preserve"> for the rated system component: </w:t>
      </w:r>
      <w:r w:rsidR="00E8042C" w:rsidRPr="00CF3F12">
        <w:rPr>
          <w:rFonts w:ascii="Calibri" w:hAnsi="Calibri"/>
          <w:szCs w:val="18"/>
        </w:rPr>
        <w:t xml:space="preserve">If not using AHRI, </w:t>
      </w:r>
      <w:ins w:id="39" w:author="Shewmaker, Michael@Energy" w:date="2016-11-29T10:23:00Z">
        <w:r w:rsidR="00DB0B4E">
          <w:rPr>
            <w:rFonts w:ascii="Calibri" w:hAnsi="Calibri"/>
            <w:szCs w:val="18"/>
          </w:rPr>
          <w:t xml:space="preserve">user has the option to </w:t>
        </w:r>
      </w:ins>
      <w:r w:rsidR="00E8042C" w:rsidRPr="00CF3F12">
        <w:rPr>
          <w:rFonts w:ascii="Calibri" w:hAnsi="Calibri"/>
          <w:szCs w:val="18"/>
        </w:rPr>
        <w:t>select “N/A”</w:t>
      </w:r>
      <w:r w:rsidR="00F80E7D">
        <w:rPr>
          <w:rFonts w:ascii="Calibri" w:hAnsi="Calibri"/>
          <w:szCs w:val="18"/>
        </w:rPr>
        <w:t xml:space="preserve">. </w:t>
      </w:r>
      <w:r w:rsidRPr="00CF3F12">
        <w:rPr>
          <w:rFonts w:ascii="Calibri" w:hAnsi="Calibri"/>
          <w:szCs w:val="18"/>
        </w:rPr>
        <w:t xml:space="preserve">Enter the Manufacturer’s model number for the air handler/furnace as it appears </w:t>
      </w:r>
      <w:del w:id="40" w:author="Shewmaker, Michael@Energy" w:date="2016-11-29T10:23:00Z">
        <w:r w:rsidRPr="00CF3F12" w:rsidDel="00DB0B4E">
          <w:rPr>
            <w:rFonts w:ascii="Calibri" w:hAnsi="Calibri"/>
            <w:szCs w:val="18"/>
          </w:rPr>
          <w:delText xml:space="preserve">on </w:delText>
        </w:r>
      </w:del>
      <w:ins w:id="41" w:author="Shewmaker, Michael@Energy" w:date="2016-11-29T10:23:00Z">
        <w:r w:rsidR="00DB0B4E">
          <w:rPr>
            <w:rFonts w:ascii="Calibri" w:hAnsi="Calibri"/>
            <w:szCs w:val="18"/>
          </w:rPr>
          <w:t>in</w:t>
        </w:r>
        <w:r w:rsidR="00DB0B4E" w:rsidRPr="00CF3F12">
          <w:rPr>
            <w:rFonts w:ascii="Calibri" w:hAnsi="Calibri"/>
            <w:szCs w:val="18"/>
          </w:rPr>
          <w:t xml:space="preserve"> </w:t>
        </w:r>
      </w:ins>
      <w:r w:rsidRPr="00CF3F12">
        <w:rPr>
          <w:rFonts w:ascii="Calibri" w:hAnsi="Calibri"/>
          <w:szCs w:val="18"/>
        </w:rPr>
        <w:t xml:space="preserve">the </w:t>
      </w:r>
      <w:del w:id="42" w:author="Shewmaker, Michael@Energy" w:date="2016-11-29T10:23:00Z">
        <w:r w:rsidRPr="00CF3F12" w:rsidDel="00DB0B4E">
          <w:rPr>
            <w:rFonts w:ascii="Calibri" w:hAnsi="Calibri"/>
            <w:szCs w:val="18"/>
          </w:rPr>
          <w:delText>AHRI certificate</w:delText>
        </w:r>
      </w:del>
      <w:ins w:id="43" w:author="Shewmaker, Michael@Energy" w:date="2016-11-29T10:23:00Z">
        <w:r w:rsidR="00DB0B4E">
          <w:rPr>
            <w:rFonts w:ascii="Calibri" w:hAnsi="Calibri"/>
            <w:szCs w:val="18"/>
          </w:rPr>
          <w:t>directory</w:t>
        </w:r>
      </w:ins>
      <w:r w:rsidRPr="00CF3F12">
        <w:rPr>
          <w:rFonts w:ascii="Calibri" w:hAnsi="Calibri"/>
          <w:szCs w:val="18"/>
        </w:rPr>
        <w:t xml:space="preserve">. For package units there is no separate air handler, so enter “N/A”. Also enter “N/A” if a specific furnace or air handler is not called </w:t>
      </w:r>
      <w:r w:rsidRPr="00CF3F12">
        <w:rPr>
          <w:rFonts w:ascii="Calibri" w:hAnsi="Calibri"/>
        </w:rPr>
        <w:t xml:space="preserve">out </w:t>
      </w:r>
      <w:del w:id="44" w:author="Shewmaker, Michael@Energy" w:date="2016-11-29T10:26:00Z">
        <w:r w:rsidRPr="00CF3F12" w:rsidDel="001A43D6">
          <w:rPr>
            <w:rFonts w:ascii="Calibri" w:hAnsi="Calibri"/>
          </w:rPr>
          <w:delText xml:space="preserve">on </w:delText>
        </w:r>
      </w:del>
      <w:ins w:id="45" w:author="Shewmaker, Michael@Energy" w:date="2016-11-29T10:26:00Z">
        <w:r w:rsidR="001A43D6">
          <w:rPr>
            <w:rFonts w:ascii="Calibri" w:hAnsi="Calibri"/>
          </w:rPr>
          <w:t>in</w:t>
        </w:r>
        <w:r w:rsidR="001A43D6" w:rsidRPr="00CF3F12">
          <w:rPr>
            <w:rFonts w:ascii="Calibri" w:hAnsi="Calibri"/>
          </w:rPr>
          <w:t xml:space="preserve"> </w:t>
        </w:r>
      </w:ins>
      <w:r w:rsidRPr="00CF3F12">
        <w:rPr>
          <w:rFonts w:ascii="Calibri" w:hAnsi="Calibri"/>
        </w:rPr>
        <w:t xml:space="preserve">the </w:t>
      </w:r>
      <w:del w:id="46" w:author="Shewmaker, Michael@Energy" w:date="2016-11-29T10:27:00Z">
        <w:r w:rsidRPr="00CF3F12" w:rsidDel="001A43D6">
          <w:rPr>
            <w:rFonts w:ascii="Calibri" w:hAnsi="Calibri"/>
          </w:rPr>
          <w:delText>AHRI certificate</w:delText>
        </w:r>
      </w:del>
      <w:ins w:id="47" w:author="Shewmaker, Michael@Energy" w:date="2016-11-29T10:27:00Z">
        <w:r w:rsidR="001A43D6">
          <w:rPr>
            <w:rFonts w:ascii="Calibri" w:hAnsi="Calibri"/>
          </w:rPr>
          <w:t>directory</w:t>
        </w:r>
      </w:ins>
      <w:r w:rsidRPr="00CF3F12">
        <w:rPr>
          <w:rFonts w:ascii="Calibri" w:hAnsi="Calibri"/>
        </w:rPr>
        <w:t>, as indicated in Section A, above.</w:t>
      </w:r>
    </w:p>
    <w:p w14:paraId="7DC3DB49" w14:textId="77777777" w:rsidR="00C01944" w:rsidRPr="009E5F54" w:rsidRDefault="00C01944" w:rsidP="00C01944">
      <w:pPr>
        <w:pStyle w:val="Header"/>
        <w:tabs>
          <w:tab w:val="clear" w:pos="4320"/>
          <w:tab w:val="clear" w:pos="8640"/>
        </w:tabs>
        <w:rPr>
          <w:rFonts w:asciiTheme="minorHAnsi" w:hAnsiTheme="minorHAnsi"/>
        </w:rPr>
      </w:pPr>
    </w:p>
    <w:p w14:paraId="7DC3DB4A" w14:textId="77777777" w:rsidR="00C01944" w:rsidRPr="00CF3F12" w:rsidRDefault="00872117" w:rsidP="00C01944">
      <w:pPr>
        <w:rPr>
          <w:rFonts w:ascii="Calibri" w:hAnsi="Calibri"/>
          <w:b/>
        </w:rPr>
      </w:pPr>
      <w:r w:rsidRPr="00CF3F12">
        <w:rPr>
          <w:rFonts w:ascii="Calibri" w:hAnsi="Calibri"/>
          <w:b/>
        </w:rPr>
        <w:t>Section C. Verified Cooling System SEER</w:t>
      </w:r>
    </w:p>
    <w:p w14:paraId="7DC3DB4B" w14:textId="77777777" w:rsidR="00C01944" w:rsidRPr="00CF3F12" w:rsidRDefault="00872117" w:rsidP="00C01944">
      <w:pPr>
        <w:pStyle w:val="ListParagraph"/>
        <w:numPr>
          <w:ilvl w:val="0"/>
          <w:numId w:val="38"/>
        </w:numPr>
        <w:rPr>
          <w:rFonts w:ascii="Calibri" w:hAnsi="Calibri"/>
        </w:rPr>
      </w:pPr>
      <w:r w:rsidRPr="00CF3F12">
        <w:rPr>
          <w:rFonts w:ascii="Calibri" w:hAnsi="Calibri"/>
        </w:rPr>
        <w:t xml:space="preserve">Required Minimum SEER: </w:t>
      </w:r>
      <w:r w:rsidR="00C01944" w:rsidRPr="00CF3F12">
        <w:rPr>
          <w:rFonts w:ascii="Calibri" w:hAnsi="Calibri"/>
        </w:rPr>
        <w:t>This field is filled out automatically. It is referenced from the CF2R-MCH-01, which must be completed prior to this document</w:t>
      </w:r>
      <w:r w:rsidR="00CF3F12" w:rsidRPr="00CF3F12">
        <w:rPr>
          <w:rFonts w:ascii="Calibri" w:hAnsi="Calibri"/>
        </w:rPr>
        <w:t>.</w:t>
      </w:r>
    </w:p>
    <w:p w14:paraId="7DC3DB4C" w14:textId="77777777" w:rsidR="00C01944" w:rsidRPr="00CF3F12" w:rsidRDefault="00872117" w:rsidP="00C01944">
      <w:pPr>
        <w:pStyle w:val="ListParagraph"/>
        <w:numPr>
          <w:ilvl w:val="0"/>
          <w:numId w:val="38"/>
        </w:numPr>
        <w:rPr>
          <w:rFonts w:ascii="Calibri" w:hAnsi="Calibri"/>
        </w:rPr>
      </w:pPr>
      <w:r w:rsidRPr="00CF3F12">
        <w:rPr>
          <w:rFonts w:ascii="Calibri" w:hAnsi="Calibri"/>
        </w:rPr>
        <w:t>Installed SEER: Enter the exact SEER value shown in the Directory used to certify the equipment shown in Section B, above.</w:t>
      </w:r>
    </w:p>
    <w:p w14:paraId="7DC3DB4D" w14:textId="77777777" w:rsidR="00C01944" w:rsidRPr="00CF3F12" w:rsidRDefault="00872117" w:rsidP="00C01944">
      <w:pPr>
        <w:pStyle w:val="ListParagraph"/>
        <w:numPr>
          <w:ilvl w:val="0"/>
          <w:numId w:val="38"/>
        </w:numPr>
        <w:rPr>
          <w:rFonts w:ascii="Calibri" w:hAnsi="Calibri"/>
        </w:rPr>
      </w:pPr>
      <w:r w:rsidRPr="00CF3F12">
        <w:rPr>
          <w:rFonts w:ascii="Calibri" w:hAnsi="Calibri"/>
        </w:rPr>
        <w:t>Compliance Statement: This field is filled out automatically. Compliance requires that the installed SEER meet the required minimum SEER.</w:t>
      </w:r>
    </w:p>
    <w:p w14:paraId="7DC3DB4E" w14:textId="77777777" w:rsidR="00C01944" w:rsidRPr="00CF3F12" w:rsidRDefault="00C01944" w:rsidP="00C01944">
      <w:pPr>
        <w:rPr>
          <w:rFonts w:ascii="Calibri" w:hAnsi="Calibri"/>
        </w:rPr>
      </w:pPr>
    </w:p>
    <w:p w14:paraId="7DC3DB4F" w14:textId="77777777" w:rsidR="00C01944" w:rsidRPr="00CF3F12" w:rsidRDefault="00872117" w:rsidP="00C01944">
      <w:pPr>
        <w:rPr>
          <w:rFonts w:ascii="Calibri" w:hAnsi="Calibri"/>
          <w:b/>
        </w:rPr>
      </w:pPr>
      <w:r w:rsidRPr="00CF3F12">
        <w:rPr>
          <w:rFonts w:ascii="Calibri" w:hAnsi="Calibri"/>
          <w:b/>
        </w:rPr>
        <w:t>Section D. Verified Cooling System EER</w:t>
      </w:r>
    </w:p>
    <w:p w14:paraId="7DC3DB50" w14:textId="77777777" w:rsidR="00C01944" w:rsidRPr="00CF3F12" w:rsidRDefault="00872117" w:rsidP="00C01944">
      <w:pPr>
        <w:pStyle w:val="ListParagraph"/>
        <w:numPr>
          <w:ilvl w:val="0"/>
          <w:numId w:val="39"/>
        </w:numPr>
        <w:rPr>
          <w:rFonts w:ascii="Calibri" w:hAnsi="Calibri"/>
        </w:rPr>
      </w:pPr>
      <w:r w:rsidRPr="00CF3F12">
        <w:rPr>
          <w:rFonts w:ascii="Calibri" w:hAnsi="Calibri"/>
        </w:rPr>
        <w:t>Required Minimum EER:</w:t>
      </w:r>
      <w:r w:rsidR="00C01944" w:rsidRPr="00CF3F12">
        <w:rPr>
          <w:rFonts w:ascii="Calibri" w:hAnsi="Calibri"/>
        </w:rPr>
        <w:t xml:space="preserve"> This field is filled out automatically. It is referenced from the CF2R-MCH-01, which must be completed prior to this document</w:t>
      </w:r>
      <w:r w:rsidR="00CF3F12" w:rsidRPr="00CF3F12">
        <w:rPr>
          <w:rFonts w:ascii="Calibri" w:hAnsi="Calibri"/>
        </w:rPr>
        <w:t>.</w:t>
      </w:r>
    </w:p>
    <w:p w14:paraId="7DC3DB51" w14:textId="77777777" w:rsidR="00C01944" w:rsidRPr="00CF3F12" w:rsidRDefault="00872117" w:rsidP="00C01944">
      <w:pPr>
        <w:pStyle w:val="ListParagraph"/>
        <w:numPr>
          <w:ilvl w:val="0"/>
          <w:numId w:val="39"/>
        </w:numPr>
        <w:rPr>
          <w:rFonts w:ascii="Calibri" w:hAnsi="Calibri"/>
        </w:rPr>
      </w:pPr>
      <w:r w:rsidRPr="00CF3F12">
        <w:rPr>
          <w:rFonts w:ascii="Calibri" w:hAnsi="Calibri"/>
        </w:rPr>
        <w:t xml:space="preserve">Installed EER: Enter the exact EER value shown on </w:t>
      </w:r>
      <w:r w:rsidR="00560787" w:rsidRPr="00CF3F12">
        <w:rPr>
          <w:rFonts w:ascii="Calibri" w:hAnsi="Calibri"/>
        </w:rPr>
        <w:t xml:space="preserve">in the Directory used to certify </w:t>
      </w:r>
      <w:r w:rsidRPr="00CF3F12">
        <w:rPr>
          <w:rFonts w:ascii="Calibri" w:hAnsi="Calibri"/>
        </w:rPr>
        <w:t>the equipment shown in Section B, above.</w:t>
      </w:r>
    </w:p>
    <w:p w14:paraId="7DC3DB52" w14:textId="77777777" w:rsidR="00C01944" w:rsidRPr="00CF3F12" w:rsidRDefault="00872117" w:rsidP="00C01944">
      <w:pPr>
        <w:pStyle w:val="ListParagraph"/>
        <w:numPr>
          <w:ilvl w:val="0"/>
          <w:numId w:val="39"/>
        </w:numPr>
        <w:rPr>
          <w:rFonts w:ascii="Calibri" w:hAnsi="Calibri"/>
        </w:rPr>
      </w:pPr>
      <w:r w:rsidRPr="00CF3F12">
        <w:rPr>
          <w:rFonts w:ascii="Calibri" w:hAnsi="Calibri"/>
        </w:rPr>
        <w:t>Compliance Statement: This field is filled out automatically. Compliance requires that the installed EER meet the required minimum EER</w:t>
      </w:r>
      <w:r w:rsidR="00CF3F12" w:rsidRPr="00CF3F12">
        <w:rPr>
          <w:rFonts w:ascii="Calibri" w:hAnsi="Calibri"/>
        </w:rPr>
        <w:t>.</w:t>
      </w:r>
    </w:p>
    <w:p w14:paraId="7DC3DB53" w14:textId="77777777" w:rsidR="00C01944" w:rsidRPr="00CF3F12" w:rsidRDefault="00C01944" w:rsidP="00C01944">
      <w:pPr>
        <w:pStyle w:val="ListParagraph"/>
        <w:ind w:left="360"/>
        <w:rPr>
          <w:rFonts w:ascii="Calibri" w:hAnsi="Calibri"/>
        </w:rPr>
      </w:pPr>
    </w:p>
    <w:p w14:paraId="7DC3DB54" w14:textId="77777777" w:rsidR="00C01944" w:rsidRPr="00CF3F12" w:rsidDel="004E3E8B" w:rsidRDefault="00872117" w:rsidP="00C01944">
      <w:pPr>
        <w:rPr>
          <w:rFonts w:ascii="Calibri" w:hAnsi="Calibri"/>
          <w:b/>
        </w:rPr>
      </w:pPr>
      <w:r w:rsidRPr="00CF3F12">
        <w:rPr>
          <w:rFonts w:ascii="Calibri" w:hAnsi="Calibri"/>
          <w:b/>
        </w:rPr>
        <w:t>Section E. Verified Cooling System Air Handler/Furnace</w:t>
      </w:r>
    </w:p>
    <w:p w14:paraId="7DC3DB55" w14:textId="77777777" w:rsidR="00C01944" w:rsidRPr="00CF3F12" w:rsidRDefault="00872117" w:rsidP="00C01944">
      <w:pPr>
        <w:pStyle w:val="ListParagraph"/>
        <w:numPr>
          <w:ilvl w:val="0"/>
          <w:numId w:val="40"/>
        </w:numPr>
        <w:rPr>
          <w:rFonts w:asciiTheme="minorHAnsi" w:hAnsiTheme="minorHAnsi"/>
        </w:rPr>
      </w:pPr>
      <w:r w:rsidRPr="00CF3F12">
        <w:rPr>
          <w:rFonts w:asciiTheme="minorHAnsi" w:hAnsiTheme="minorHAnsi"/>
        </w:rPr>
        <w:t>This statement must be true for the system to comply.</w:t>
      </w:r>
    </w:p>
    <w:p w14:paraId="7DC3DB56" w14:textId="77777777" w:rsidR="00C01944" w:rsidRPr="00CF3F12" w:rsidRDefault="00C01944" w:rsidP="00C01944">
      <w:pPr>
        <w:rPr>
          <w:rFonts w:asciiTheme="minorHAnsi" w:hAnsiTheme="minorHAnsi"/>
        </w:rPr>
      </w:pPr>
    </w:p>
    <w:p w14:paraId="7DC3DB57" w14:textId="77777777" w:rsidR="00C01944" w:rsidRPr="00CF3F12" w:rsidDel="004E3E8B" w:rsidRDefault="00872117" w:rsidP="00C01944">
      <w:pPr>
        <w:rPr>
          <w:rFonts w:ascii="Calibri" w:hAnsi="Calibri"/>
          <w:b/>
        </w:rPr>
      </w:pPr>
      <w:r w:rsidRPr="00CF3F12">
        <w:rPr>
          <w:rFonts w:ascii="Calibri" w:hAnsi="Calibri"/>
          <w:b/>
        </w:rPr>
        <w:t>Section F. Verified Cooling System Time Delay Relay</w:t>
      </w:r>
    </w:p>
    <w:p w14:paraId="7DC3DB58" w14:textId="77777777" w:rsidR="00C01944" w:rsidRPr="00CF3F12" w:rsidRDefault="00872117" w:rsidP="00C01944">
      <w:pPr>
        <w:pStyle w:val="ListParagraph"/>
        <w:numPr>
          <w:ilvl w:val="0"/>
          <w:numId w:val="41"/>
        </w:numPr>
        <w:rPr>
          <w:rFonts w:asciiTheme="minorHAnsi" w:hAnsiTheme="minorHAnsi"/>
        </w:rPr>
      </w:pPr>
      <w:r w:rsidRPr="00CF3F12">
        <w:rPr>
          <w:rFonts w:asciiTheme="minorHAnsi" w:hAnsiTheme="minorHAnsi"/>
        </w:rPr>
        <w:t>This statement must be true for the system to comply.</w:t>
      </w:r>
    </w:p>
    <w:p w14:paraId="7DC3DB59" w14:textId="77777777" w:rsidR="00C01944" w:rsidRPr="00CF3F12" w:rsidRDefault="00C01944" w:rsidP="00C01944">
      <w:pPr>
        <w:rPr>
          <w:rFonts w:asciiTheme="minorHAnsi" w:hAnsiTheme="minorHAnsi"/>
        </w:rPr>
      </w:pPr>
    </w:p>
    <w:p w14:paraId="7DC3DB5A" w14:textId="77777777" w:rsidR="00C01944" w:rsidRPr="00CF3F12" w:rsidRDefault="00872117" w:rsidP="00C01944">
      <w:pPr>
        <w:rPr>
          <w:rFonts w:asciiTheme="minorHAnsi" w:hAnsiTheme="minorHAnsi"/>
        </w:rPr>
      </w:pPr>
      <w:r w:rsidRPr="00CF3F12">
        <w:rPr>
          <w:rFonts w:ascii="Calibri" w:hAnsi="Calibri"/>
          <w:b/>
        </w:rPr>
        <w:t>Section G. Verified Cooling System TXV</w:t>
      </w:r>
    </w:p>
    <w:p w14:paraId="7DC3DB5B" w14:textId="77777777" w:rsidR="00C01944" w:rsidRPr="00CF3F12" w:rsidRDefault="00872117" w:rsidP="00C01944">
      <w:pPr>
        <w:pStyle w:val="ListParagraph"/>
        <w:numPr>
          <w:ilvl w:val="0"/>
          <w:numId w:val="42"/>
        </w:numPr>
        <w:rPr>
          <w:rFonts w:asciiTheme="minorHAnsi" w:hAnsiTheme="minorHAnsi"/>
        </w:rPr>
      </w:pPr>
      <w:r w:rsidRPr="00CF3F12">
        <w:rPr>
          <w:rFonts w:asciiTheme="minorHAnsi" w:hAnsiTheme="minorHAnsi"/>
        </w:rPr>
        <w:t>This statement must be true for the system to comply.</w:t>
      </w:r>
    </w:p>
    <w:p w14:paraId="7DC3DB5C" w14:textId="77777777" w:rsidR="00C01944" w:rsidRDefault="00C01944" w:rsidP="00C01944">
      <w:pPr>
        <w:rPr>
          <w:rFonts w:asciiTheme="minorHAnsi" w:hAnsiTheme="minorHAnsi"/>
          <w:sz w:val="18"/>
          <w:szCs w:val="18"/>
        </w:rPr>
      </w:pPr>
    </w:p>
    <w:p w14:paraId="7DC3DB5D" w14:textId="77777777" w:rsidR="00C01944" w:rsidRPr="00B867E5" w:rsidRDefault="00C01944" w:rsidP="00704801">
      <w:pPr>
        <w:rPr>
          <w:rFonts w:ascii="Calibri" w:hAnsi="Calibri"/>
          <w:b/>
          <w:sz w:val="18"/>
          <w:szCs w:val="18"/>
        </w:rPr>
      </w:pPr>
    </w:p>
    <w:p w14:paraId="7DC3DB5E" w14:textId="77777777" w:rsidR="005910C2" w:rsidRDefault="005910C2" w:rsidP="00FB0E35">
      <w:pPr>
        <w:rPr>
          <w:rFonts w:ascii="Calibri" w:hAnsi="Calibri"/>
          <w:b/>
          <w:sz w:val="18"/>
          <w:szCs w:val="18"/>
        </w:rPr>
      </w:pP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77056E">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W w:w="50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040"/>
        <w:gridCol w:w="5537"/>
      </w:tblGrid>
      <w:tr w:rsidR="005910C2" w:rsidRPr="00DC0895" w14:paraId="7DC3DB63" w14:textId="77777777" w:rsidTr="00EE4A98">
        <w:trPr>
          <w:cantSplit/>
          <w:trHeight w:val="144"/>
        </w:trPr>
        <w:tc>
          <w:tcPr>
            <w:tcW w:w="5000" w:type="pct"/>
            <w:gridSpan w:val="3"/>
            <w:vAlign w:val="center"/>
          </w:tcPr>
          <w:p w14:paraId="7DC3DB61" w14:textId="77777777" w:rsidR="005910C2" w:rsidRPr="00F80E7D" w:rsidRDefault="005910C2" w:rsidP="006B2FEB">
            <w:pPr>
              <w:rPr>
                <w:rFonts w:asciiTheme="minorHAnsi" w:hAnsiTheme="minorHAnsi"/>
                <w:b/>
                <w:szCs w:val="18"/>
              </w:rPr>
            </w:pPr>
            <w:r w:rsidRPr="00F80E7D">
              <w:rPr>
                <w:rFonts w:asciiTheme="minorHAnsi" w:hAnsiTheme="minorHAnsi"/>
                <w:b/>
                <w:szCs w:val="18"/>
              </w:rPr>
              <w:lastRenderedPageBreak/>
              <w:t>A. System Information</w:t>
            </w:r>
          </w:p>
          <w:p w14:paraId="7DC3DB62" w14:textId="77777777" w:rsidR="005910C2" w:rsidRPr="00FD2A49" w:rsidRDefault="005910C2" w:rsidP="006B2FEB">
            <w:pPr>
              <w:rPr>
                <w:rFonts w:asciiTheme="minorHAnsi" w:hAnsiTheme="minorHAnsi"/>
                <w:i/>
                <w:sz w:val="18"/>
                <w:szCs w:val="18"/>
              </w:rPr>
            </w:pPr>
            <w:r w:rsidRPr="00FD2A49">
              <w:rPr>
                <w:rFonts w:asciiTheme="minorHAnsi" w:hAnsiTheme="minorHAnsi"/>
                <w:i/>
                <w:sz w:val="18"/>
                <w:szCs w:val="18"/>
              </w:rPr>
              <w:t>Procedures for verification of High SEER and EER Equipment are described in Reference Appendix RA3.4.  Each HVAC system requiring verification must use a separate form.</w:t>
            </w:r>
          </w:p>
        </w:tc>
      </w:tr>
      <w:tr w:rsidR="005910C2" w:rsidRPr="00DC0895" w14:paraId="7DC3DB67" w14:textId="77777777" w:rsidTr="00EE4A98">
        <w:trPr>
          <w:cantSplit/>
          <w:trHeight w:val="144"/>
        </w:trPr>
        <w:tc>
          <w:tcPr>
            <w:tcW w:w="215" w:type="pct"/>
            <w:vAlign w:val="center"/>
          </w:tcPr>
          <w:p w14:paraId="7DC3DB64" w14:textId="77777777" w:rsidR="005910C2" w:rsidRPr="00FD2A49" w:rsidRDefault="005910C2" w:rsidP="00E97085">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280" w:type="pct"/>
            <w:vAlign w:val="center"/>
          </w:tcPr>
          <w:p w14:paraId="7DC3DB65" w14:textId="44798820" w:rsidR="005910C2" w:rsidRPr="00FD2A49" w:rsidRDefault="005910C2" w:rsidP="00E97085">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Name or Identification/Tag</w:t>
            </w:r>
          </w:p>
        </w:tc>
        <w:tc>
          <w:tcPr>
            <w:tcW w:w="2505" w:type="pct"/>
            <w:vAlign w:val="center"/>
          </w:tcPr>
          <w:p w14:paraId="7DC3DB66" w14:textId="77777777" w:rsidR="005910C2" w:rsidRPr="00FD2A49" w:rsidRDefault="005910C2" w:rsidP="00EB4A46">
            <w:pPr>
              <w:rPr>
                <w:rFonts w:asciiTheme="minorHAnsi" w:hAnsiTheme="minorHAnsi"/>
                <w:sz w:val="18"/>
                <w:szCs w:val="18"/>
              </w:rPr>
            </w:pPr>
            <w:r w:rsidRPr="00FD2A49">
              <w:rPr>
                <w:rFonts w:asciiTheme="minorHAnsi" w:hAnsiTheme="minorHAnsi"/>
                <w:sz w:val="18"/>
                <w:szCs w:val="18"/>
              </w:rPr>
              <w:t>&lt;&lt;auto filled text: referenced from CF2R-MCH-01&gt;&gt;</w:t>
            </w:r>
          </w:p>
        </w:tc>
      </w:tr>
      <w:tr w:rsidR="005910C2" w:rsidRPr="00DC0895" w14:paraId="7DC3DB6B" w14:textId="77777777" w:rsidTr="00EE4A98">
        <w:trPr>
          <w:cantSplit/>
          <w:trHeight w:val="144"/>
        </w:trPr>
        <w:tc>
          <w:tcPr>
            <w:tcW w:w="215" w:type="pct"/>
            <w:vAlign w:val="center"/>
          </w:tcPr>
          <w:p w14:paraId="7DC3DB68" w14:textId="77777777" w:rsidR="005910C2" w:rsidRPr="00FD2A49" w:rsidRDefault="005910C2" w:rsidP="00E97085">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280" w:type="pct"/>
            <w:vAlign w:val="center"/>
          </w:tcPr>
          <w:p w14:paraId="7DC3DB69" w14:textId="05681A95" w:rsidR="005910C2" w:rsidRPr="00FD2A49" w:rsidRDefault="005910C2" w:rsidP="00E97085">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System Location or Area Served</w:t>
            </w:r>
          </w:p>
        </w:tc>
        <w:tc>
          <w:tcPr>
            <w:tcW w:w="2505" w:type="pct"/>
            <w:vAlign w:val="center"/>
          </w:tcPr>
          <w:p w14:paraId="7DC3DB6A" w14:textId="77777777" w:rsidR="005910C2" w:rsidRPr="00FD2A49" w:rsidRDefault="005910C2" w:rsidP="00EB4A46">
            <w:pPr>
              <w:pStyle w:val="Header"/>
              <w:rPr>
                <w:rFonts w:asciiTheme="minorHAnsi" w:hAnsiTheme="minorHAnsi"/>
                <w:sz w:val="18"/>
                <w:szCs w:val="18"/>
              </w:rPr>
            </w:pPr>
            <w:r w:rsidRPr="00FD2A49">
              <w:rPr>
                <w:rFonts w:asciiTheme="minorHAnsi" w:hAnsiTheme="minorHAnsi"/>
                <w:sz w:val="18"/>
                <w:szCs w:val="18"/>
              </w:rPr>
              <w:t>&lt;&lt; auto filled text: referenced from CF2R-MCH-01&gt;&gt;</w:t>
            </w:r>
          </w:p>
        </w:tc>
      </w:tr>
      <w:tr w:rsidR="005910C2" w:rsidRPr="00DC0895" w14:paraId="7DC3DB73" w14:textId="77777777" w:rsidTr="00EE4A98">
        <w:trPr>
          <w:cantSplit/>
          <w:trHeight w:val="144"/>
        </w:trPr>
        <w:tc>
          <w:tcPr>
            <w:tcW w:w="215" w:type="pct"/>
            <w:vAlign w:val="center"/>
          </w:tcPr>
          <w:p w14:paraId="7DC3DB6C" w14:textId="77777777" w:rsidR="005910C2" w:rsidRPr="00FD2A49" w:rsidRDefault="00D445D1" w:rsidP="00E97085">
            <w:pPr>
              <w:pStyle w:val="Header"/>
              <w:tabs>
                <w:tab w:val="clear" w:pos="4320"/>
                <w:tab w:val="clear" w:pos="8640"/>
              </w:tabs>
              <w:jc w:val="center"/>
              <w:rPr>
                <w:rFonts w:asciiTheme="minorHAnsi" w:hAnsiTheme="minorHAnsi"/>
                <w:sz w:val="18"/>
                <w:szCs w:val="18"/>
              </w:rPr>
            </w:pPr>
            <w:r w:rsidRPr="00D445D1">
              <w:rPr>
                <w:rFonts w:asciiTheme="minorHAnsi" w:hAnsiTheme="minorHAnsi"/>
                <w:sz w:val="18"/>
                <w:szCs w:val="18"/>
              </w:rPr>
              <w:t>03</w:t>
            </w:r>
          </w:p>
        </w:tc>
        <w:tc>
          <w:tcPr>
            <w:tcW w:w="2280" w:type="pct"/>
            <w:vAlign w:val="center"/>
          </w:tcPr>
          <w:p w14:paraId="7DC3DB6D" w14:textId="486CBB24" w:rsidR="005910C2" w:rsidRPr="00FD2A49" w:rsidRDefault="005910C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Status: SEER</w:t>
            </w:r>
            <w:r w:rsidR="00C1732C">
              <w:rPr>
                <w:rFonts w:asciiTheme="minorHAnsi" w:hAnsiTheme="minorHAnsi"/>
                <w:sz w:val="18"/>
                <w:szCs w:val="18"/>
              </w:rPr>
              <w:t xml:space="preserve"> and EER</w:t>
            </w:r>
            <w:r w:rsidRPr="00FD2A49">
              <w:rPr>
                <w:rFonts w:asciiTheme="minorHAnsi" w:hAnsiTheme="minorHAnsi"/>
                <w:sz w:val="18"/>
                <w:szCs w:val="18"/>
              </w:rPr>
              <w:t xml:space="preserve"> </w:t>
            </w:r>
            <w:r w:rsidR="009949F7">
              <w:rPr>
                <w:rFonts w:asciiTheme="minorHAnsi" w:hAnsiTheme="minorHAnsi"/>
                <w:sz w:val="18"/>
                <w:szCs w:val="18"/>
              </w:rPr>
              <w:t>P</w:t>
            </w:r>
            <w:r w:rsidRPr="00FD2A49">
              <w:rPr>
                <w:rFonts w:asciiTheme="minorHAnsi" w:hAnsiTheme="minorHAnsi"/>
                <w:sz w:val="18"/>
                <w:szCs w:val="18"/>
              </w:rPr>
              <w:t xml:space="preserve">erformance </w:t>
            </w:r>
            <w:r w:rsidR="009949F7">
              <w:rPr>
                <w:rFonts w:asciiTheme="minorHAnsi" w:hAnsiTheme="minorHAnsi"/>
                <w:sz w:val="18"/>
                <w:szCs w:val="18"/>
              </w:rPr>
              <w:t>C</w:t>
            </w:r>
            <w:r w:rsidRPr="00FD2A49">
              <w:rPr>
                <w:rFonts w:asciiTheme="minorHAnsi" w:hAnsiTheme="minorHAnsi"/>
                <w:sz w:val="18"/>
                <w:szCs w:val="18"/>
              </w:rPr>
              <w:t xml:space="preserve">ompliance </w:t>
            </w:r>
            <w:r w:rsidR="009949F7">
              <w:rPr>
                <w:rFonts w:asciiTheme="minorHAnsi" w:hAnsiTheme="minorHAnsi"/>
                <w:sz w:val="18"/>
                <w:szCs w:val="18"/>
              </w:rPr>
              <w:t>C</w:t>
            </w:r>
            <w:r w:rsidRPr="00FD2A49">
              <w:rPr>
                <w:rFonts w:asciiTheme="minorHAnsi" w:hAnsiTheme="minorHAnsi"/>
                <w:sz w:val="18"/>
                <w:szCs w:val="18"/>
              </w:rPr>
              <w:t xml:space="preserve">redit </w:t>
            </w:r>
            <w:r w:rsidR="009949F7">
              <w:rPr>
                <w:rFonts w:asciiTheme="minorHAnsi" w:hAnsiTheme="minorHAnsi"/>
                <w:sz w:val="18"/>
                <w:szCs w:val="18"/>
              </w:rPr>
              <w:t>C</w:t>
            </w:r>
            <w:r w:rsidR="00827AE2" w:rsidRPr="00FD2A49">
              <w:rPr>
                <w:rFonts w:asciiTheme="minorHAnsi" w:hAnsiTheme="minorHAnsi"/>
                <w:sz w:val="18"/>
                <w:szCs w:val="18"/>
              </w:rPr>
              <w:t>heck</w:t>
            </w:r>
          </w:p>
        </w:tc>
        <w:tc>
          <w:tcPr>
            <w:tcW w:w="2505" w:type="pct"/>
            <w:vAlign w:val="center"/>
          </w:tcPr>
          <w:p w14:paraId="7DC3DB6E" w14:textId="77777777" w:rsidR="008B1437" w:rsidRDefault="008B1437" w:rsidP="008B1437">
            <w:pPr>
              <w:tabs>
                <w:tab w:val="center" w:pos="4320"/>
                <w:tab w:val="right" w:pos="8640"/>
              </w:tabs>
              <w:rPr>
                <w:rFonts w:asciiTheme="minorHAnsi" w:hAnsiTheme="minorHAnsi"/>
                <w:sz w:val="18"/>
                <w:szCs w:val="18"/>
              </w:rPr>
            </w:pPr>
            <w:r w:rsidRPr="00FD2A49">
              <w:rPr>
                <w:rFonts w:asciiTheme="minorHAnsi" w:hAnsiTheme="minorHAnsi"/>
                <w:sz w:val="18"/>
                <w:szCs w:val="18"/>
              </w:rPr>
              <w:t xml:space="preserve">&lt;&lt;calculated field: If SEER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then d</w:t>
            </w:r>
            <w:r w:rsidRPr="00FD2A49">
              <w:rPr>
                <w:rFonts w:asciiTheme="minorHAnsi" w:hAnsiTheme="minorHAnsi"/>
                <w:sz w:val="18"/>
                <w:szCs w:val="18"/>
              </w:rPr>
              <w:t>isplay message</w:t>
            </w:r>
            <w:r>
              <w:rPr>
                <w:rFonts w:asciiTheme="minorHAnsi" w:hAnsiTheme="minorHAnsi"/>
                <w:sz w:val="18"/>
                <w:szCs w:val="18"/>
              </w:rPr>
              <w:t>:</w:t>
            </w:r>
            <w:r w:rsidRPr="00FD2A49">
              <w:rPr>
                <w:rFonts w:asciiTheme="minorHAnsi" w:hAnsiTheme="minorHAnsi"/>
                <w:sz w:val="18"/>
                <w:szCs w:val="18"/>
              </w:rPr>
              <w:t xml:space="preserve"> “Both SEER and EER </w:t>
            </w:r>
            <w:r>
              <w:rPr>
                <w:rFonts w:asciiTheme="minorHAnsi" w:hAnsiTheme="minorHAnsi"/>
                <w:sz w:val="18"/>
                <w:szCs w:val="18"/>
              </w:rPr>
              <w:t xml:space="preserve">HERS </w:t>
            </w:r>
            <w:r w:rsidRPr="00FD2A49">
              <w:rPr>
                <w:rFonts w:asciiTheme="minorHAnsi" w:hAnsiTheme="minorHAnsi"/>
                <w:sz w:val="18"/>
                <w:szCs w:val="18"/>
              </w:rPr>
              <w:t>Verification is required” and display Table</w:t>
            </w:r>
            <w:r>
              <w:rPr>
                <w:rFonts w:asciiTheme="minorHAnsi" w:hAnsiTheme="minorHAnsi"/>
                <w:sz w:val="18"/>
                <w:szCs w:val="18"/>
              </w:rPr>
              <w:t>s</w:t>
            </w:r>
            <w:r w:rsidRPr="00FD2A49">
              <w:rPr>
                <w:rFonts w:asciiTheme="minorHAnsi" w:hAnsiTheme="minorHAnsi"/>
                <w:sz w:val="18"/>
                <w:szCs w:val="18"/>
              </w:rPr>
              <w:t xml:space="preserve"> C and Table D;</w:t>
            </w:r>
          </w:p>
          <w:p w14:paraId="7DC3DB6F" w14:textId="77777777" w:rsidR="008B1437" w:rsidRDefault="008B1437" w:rsidP="008B1437">
            <w:pPr>
              <w:tabs>
                <w:tab w:val="center" w:pos="4320"/>
                <w:tab w:val="right" w:pos="8640"/>
              </w:tabs>
              <w:rPr>
                <w:rFonts w:asciiTheme="minorHAnsi" w:hAnsiTheme="minorHAnsi"/>
                <w:sz w:val="18"/>
                <w:szCs w:val="18"/>
              </w:rPr>
            </w:pPr>
          </w:p>
          <w:p w14:paraId="7DC3DB70" w14:textId="77777777" w:rsidR="008B1437" w:rsidRPr="00FD2A49" w:rsidRDefault="008B1437" w:rsidP="008B1437">
            <w:pPr>
              <w:tabs>
                <w:tab w:val="center" w:pos="4320"/>
                <w:tab w:val="right" w:pos="8640"/>
              </w:tabs>
              <w:rPr>
                <w:rFonts w:asciiTheme="minorHAnsi" w:hAnsiTheme="minorHAnsi"/>
                <w:sz w:val="18"/>
                <w:szCs w:val="18"/>
              </w:rPr>
            </w:pPr>
            <w:r>
              <w:rPr>
                <w:rFonts w:asciiTheme="minorHAnsi" w:hAnsiTheme="minorHAnsi"/>
                <w:sz w:val="18"/>
                <w:szCs w:val="18"/>
              </w:rPr>
              <w:t>Else i</w:t>
            </w:r>
            <w:r w:rsidRPr="00FD2A49">
              <w:rPr>
                <w:rFonts w:asciiTheme="minorHAnsi" w:hAnsiTheme="minorHAnsi"/>
                <w:sz w:val="18"/>
                <w:szCs w:val="18"/>
              </w:rPr>
              <w:t xml:space="preserve">f SEER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w:t>
            </w:r>
            <w:r>
              <w:rPr>
                <w:rFonts w:asciiTheme="minorHAnsi" w:hAnsiTheme="minorHAnsi"/>
                <w:sz w:val="18"/>
                <w:szCs w:val="18"/>
              </w:rPr>
              <w:t>false</w:t>
            </w:r>
            <w:r w:rsidRPr="00FD2A49">
              <w:rPr>
                <w:rFonts w:asciiTheme="minorHAnsi" w:hAnsiTheme="minorHAnsi"/>
                <w:sz w:val="18"/>
                <w:szCs w:val="18"/>
              </w:rPr>
              <w:t xml:space="preserve">, </w:t>
            </w:r>
            <w:r>
              <w:rPr>
                <w:rFonts w:asciiTheme="minorHAnsi" w:hAnsiTheme="minorHAnsi"/>
                <w:sz w:val="18"/>
                <w:szCs w:val="18"/>
              </w:rPr>
              <w:t>then d</w:t>
            </w:r>
            <w:r w:rsidRPr="00FD2A49">
              <w:rPr>
                <w:rFonts w:asciiTheme="minorHAnsi" w:hAnsiTheme="minorHAnsi"/>
                <w:sz w:val="18"/>
                <w:szCs w:val="18"/>
              </w:rPr>
              <w:t>isplay message</w:t>
            </w:r>
            <w:r>
              <w:rPr>
                <w:rFonts w:asciiTheme="minorHAnsi" w:hAnsiTheme="minorHAnsi"/>
                <w:sz w:val="18"/>
                <w:szCs w:val="18"/>
              </w:rPr>
              <w:t>:</w:t>
            </w:r>
            <w:r w:rsidRPr="00FD2A49">
              <w:rPr>
                <w:rFonts w:asciiTheme="minorHAnsi" w:hAnsiTheme="minorHAnsi"/>
                <w:sz w:val="18"/>
                <w:szCs w:val="18"/>
              </w:rPr>
              <w:t xml:space="preserve"> “ SEER </w:t>
            </w:r>
            <w:r>
              <w:rPr>
                <w:rFonts w:asciiTheme="minorHAnsi" w:hAnsiTheme="minorHAnsi"/>
                <w:sz w:val="18"/>
                <w:szCs w:val="18"/>
              </w:rPr>
              <w:t xml:space="preserve">HERS </w:t>
            </w:r>
            <w:r w:rsidRPr="00FD2A49">
              <w:rPr>
                <w:rFonts w:asciiTheme="minorHAnsi" w:hAnsiTheme="minorHAnsi"/>
                <w:sz w:val="18"/>
                <w:szCs w:val="18"/>
              </w:rPr>
              <w:t>Verification is required” and display Table C;</w:t>
            </w:r>
          </w:p>
          <w:p w14:paraId="7DC3DB71" w14:textId="77777777" w:rsidR="008B1437" w:rsidRDefault="008B1437" w:rsidP="008B1437">
            <w:pPr>
              <w:tabs>
                <w:tab w:val="center" w:pos="4320"/>
                <w:tab w:val="right" w:pos="8640"/>
              </w:tabs>
              <w:rPr>
                <w:rFonts w:asciiTheme="minorHAnsi" w:hAnsiTheme="minorHAnsi"/>
                <w:sz w:val="18"/>
                <w:szCs w:val="18"/>
              </w:rPr>
            </w:pPr>
          </w:p>
          <w:p w14:paraId="7DC3DB72" w14:textId="77777777" w:rsidR="003346F5" w:rsidRDefault="008B1437" w:rsidP="000D533D">
            <w:pPr>
              <w:rPr>
                <w:rFonts w:asciiTheme="minorHAnsi" w:hAnsiTheme="minorHAnsi"/>
                <w:sz w:val="18"/>
                <w:szCs w:val="18"/>
              </w:rPr>
            </w:pPr>
            <w:r w:rsidRPr="00FD2A49">
              <w:rPr>
                <w:rFonts w:asciiTheme="minorHAnsi" w:hAnsiTheme="minorHAnsi"/>
                <w:sz w:val="18"/>
                <w:szCs w:val="18"/>
              </w:rPr>
              <w:t xml:space="preserve">If SEER </w:t>
            </w:r>
            <w:r>
              <w:rPr>
                <w:rFonts w:asciiTheme="minorHAnsi" w:hAnsiTheme="minorHAnsi"/>
                <w:sz w:val="18"/>
                <w:szCs w:val="18"/>
              </w:rPr>
              <w:t>HERS Verification Required</w:t>
            </w:r>
            <w:r w:rsidRPr="00FD2A49">
              <w:rPr>
                <w:rFonts w:asciiTheme="minorHAnsi" w:hAnsiTheme="minorHAnsi"/>
                <w:sz w:val="18"/>
                <w:szCs w:val="18"/>
              </w:rPr>
              <w:t xml:space="preserve"> on CF2R-MCH-01 = </w:t>
            </w:r>
            <w:r>
              <w:rPr>
                <w:rFonts w:asciiTheme="minorHAnsi" w:hAnsiTheme="minorHAnsi"/>
                <w:sz w:val="18"/>
                <w:szCs w:val="18"/>
              </w:rPr>
              <w:t>false</w:t>
            </w:r>
            <w:r w:rsidRPr="00FD2A49">
              <w:rPr>
                <w:rFonts w:asciiTheme="minorHAnsi" w:hAnsiTheme="minorHAnsi"/>
                <w:sz w:val="18"/>
                <w:szCs w:val="18"/>
              </w:rPr>
              <w:t xml:space="preserve">, </w:t>
            </w:r>
            <w:r>
              <w:rPr>
                <w:rFonts w:asciiTheme="minorHAnsi" w:hAnsiTheme="minorHAnsi"/>
                <w:sz w:val="18"/>
                <w:szCs w:val="18"/>
              </w:rPr>
              <w:t>and</w:t>
            </w:r>
            <w:r w:rsidRPr="00FD2A49">
              <w:rPr>
                <w:rFonts w:asciiTheme="minorHAnsi" w:hAnsiTheme="minorHAnsi"/>
                <w:sz w:val="18"/>
                <w:szCs w:val="18"/>
              </w:rPr>
              <w:t xml:space="preserve"> If EER </w:t>
            </w:r>
            <w:r>
              <w:rPr>
                <w:rFonts w:asciiTheme="minorHAnsi" w:hAnsiTheme="minorHAnsi"/>
                <w:sz w:val="18"/>
                <w:szCs w:val="18"/>
              </w:rPr>
              <w:t>HERS Verification Required</w:t>
            </w:r>
            <w:r w:rsidRPr="00FD2A49">
              <w:rPr>
                <w:rFonts w:asciiTheme="minorHAnsi" w:hAnsiTheme="minorHAnsi"/>
                <w:sz w:val="18"/>
                <w:szCs w:val="18"/>
              </w:rPr>
              <w:t xml:space="preserve"> on CF2R-MCH-01 = true, </w:t>
            </w:r>
            <w:r>
              <w:rPr>
                <w:rFonts w:asciiTheme="minorHAnsi" w:hAnsiTheme="minorHAnsi"/>
                <w:sz w:val="18"/>
                <w:szCs w:val="18"/>
              </w:rPr>
              <w:t>then d</w:t>
            </w:r>
            <w:r w:rsidRPr="00FD2A49">
              <w:rPr>
                <w:rFonts w:asciiTheme="minorHAnsi" w:hAnsiTheme="minorHAnsi"/>
                <w:sz w:val="18"/>
                <w:szCs w:val="18"/>
              </w:rPr>
              <w:t xml:space="preserve">isplay message “ EER </w:t>
            </w:r>
            <w:r>
              <w:rPr>
                <w:rFonts w:asciiTheme="minorHAnsi" w:hAnsiTheme="minorHAnsi"/>
                <w:sz w:val="18"/>
                <w:szCs w:val="18"/>
              </w:rPr>
              <w:t xml:space="preserve">HERS </w:t>
            </w:r>
            <w:r w:rsidRPr="00FD2A49">
              <w:rPr>
                <w:rFonts w:asciiTheme="minorHAnsi" w:hAnsiTheme="minorHAnsi"/>
                <w:sz w:val="18"/>
                <w:szCs w:val="18"/>
              </w:rPr>
              <w:t>Verification is required” and display Table D&gt;&gt;</w:t>
            </w:r>
          </w:p>
        </w:tc>
      </w:tr>
      <w:tr w:rsidR="00C34EE9" w:rsidRPr="00DC0895" w14:paraId="7DC3DB78" w14:textId="77777777" w:rsidTr="00EE4A98">
        <w:trPr>
          <w:cantSplit/>
          <w:trHeight w:val="144"/>
        </w:trPr>
        <w:tc>
          <w:tcPr>
            <w:tcW w:w="215" w:type="pct"/>
            <w:vAlign w:val="center"/>
          </w:tcPr>
          <w:p w14:paraId="7DC3DB74" w14:textId="77777777" w:rsidR="00C34EE9" w:rsidRPr="00FD2A49" w:rsidRDefault="00C34EE9" w:rsidP="00C03055">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280" w:type="pct"/>
            <w:vAlign w:val="center"/>
          </w:tcPr>
          <w:p w14:paraId="7DC3DB75" w14:textId="0E542946" w:rsidR="00C34EE9" w:rsidRPr="00FD2A49" w:rsidRDefault="00C34EE9" w:rsidP="009949F7">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Directory </w:t>
            </w:r>
            <w:r w:rsidR="009949F7">
              <w:rPr>
                <w:rFonts w:asciiTheme="minorHAnsi" w:hAnsiTheme="minorHAnsi"/>
                <w:sz w:val="18"/>
                <w:szCs w:val="18"/>
              </w:rPr>
              <w:t>U</w:t>
            </w:r>
            <w:r>
              <w:rPr>
                <w:rFonts w:asciiTheme="minorHAnsi" w:hAnsiTheme="minorHAnsi"/>
                <w:sz w:val="18"/>
                <w:szCs w:val="18"/>
              </w:rPr>
              <w:t xml:space="preserve">sed to </w:t>
            </w:r>
            <w:r w:rsidR="009949F7">
              <w:rPr>
                <w:rFonts w:asciiTheme="minorHAnsi" w:hAnsiTheme="minorHAnsi"/>
                <w:sz w:val="18"/>
                <w:szCs w:val="18"/>
              </w:rPr>
              <w:t>C</w:t>
            </w:r>
            <w:r>
              <w:rPr>
                <w:rFonts w:asciiTheme="minorHAnsi" w:hAnsiTheme="minorHAnsi"/>
                <w:sz w:val="18"/>
                <w:szCs w:val="18"/>
              </w:rPr>
              <w:t xml:space="preserve">ertify </w:t>
            </w:r>
            <w:r w:rsidR="009949F7">
              <w:rPr>
                <w:rFonts w:asciiTheme="minorHAnsi" w:hAnsiTheme="minorHAnsi"/>
                <w:sz w:val="18"/>
                <w:szCs w:val="18"/>
              </w:rPr>
              <w:t>P</w:t>
            </w:r>
            <w:r>
              <w:rPr>
                <w:rFonts w:asciiTheme="minorHAnsi" w:hAnsiTheme="minorHAnsi"/>
                <w:sz w:val="18"/>
                <w:szCs w:val="18"/>
              </w:rPr>
              <w:t xml:space="preserve">roduct </w:t>
            </w:r>
            <w:r w:rsidR="009949F7">
              <w:rPr>
                <w:rFonts w:asciiTheme="minorHAnsi" w:hAnsiTheme="minorHAnsi"/>
                <w:sz w:val="18"/>
                <w:szCs w:val="18"/>
              </w:rPr>
              <w:t>P</w:t>
            </w:r>
            <w:r>
              <w:rPr>
                <w:rFonts w:asciiTheme="minorHAnsi" w:hAnsiTheme="minorHAnsi"/>
                <w:sz w:val="18"/>
                <w:szCs w:val="18"/>
              </w:rPr>
              <w:t>erformance</w:t>
            </w:r>
          </w:p>
        </w:tc>
        <w:tc>
          <w:tcPr>
            <w:tcW w:w="2505" w:type="pct"/>
            <w:vAlign w:val="center"/>
          </w:tcPr>
          <w:p w14:paraId="7DC3DB76" w14:textId="77777777" w:rsidR="00E50056" w:rsidRDefault="00C34EE9" w:rsidP="00722454">
            <w:pPr>
              <w:rPr>
                <w:rFonts w:asciiTheme="minorHAnsi" w:hAnsiTheme="minorHAnsi"/>
                <w:sz w:val="18"/>
                <w:szCs w:val="18"/>
              </w:rPr>
            </w:pPr>
            <w:r>
              <w:rPr>
                <w:rFonts w:asciiTheme="minorHAnsi" w:hAnsiTheme="minorHAnsi"/>
                <w:sz w:val="18"/>
                <w:szCs w:val="18"/>
              </w:rPr>
              <w:t xml:space="preserve">&lt;&lt;User </w:t>
            </w:r>
            <w:r w:rsidR="00E50056">
              <w:rPr>
                <w:rFonts w:asciiTheme="minorHAnsi" w:hAnsiTheme="minorHAnsi"/>
                <w:sz w:val="18"/>
                <w:szCs w:val="18"/>
              </w:rPr>
              <w:t>input, pull down list:</w:t>
            </w:r>
            <w:r w:rsidR="00623D67">
              <w:rPr>
                <w:rFonts w:asciiTheme="minorHAnsi" w:hAnsiTheme="minorHAnsi"/>
                <w:sz w:val="18"/>
                <w:szCs w:val="18"/>
              </w:rPr>
              <w:t xml:space="preserve"> AHRI, CEC, or DOE</w:t>
            </w:r>
          </w:p>
          <w:p w14:paraId="7DC3DB77" w14:textId="77777777" w:rsidR="00C34EE9" w:rsidRPr="00FD2A49" w:rsidRDefault="00C34EE9" w:rsidP="00E50056">
            <w:pPr>
              <w:rPr>
                <w:rFonts w:asciiTheme="minorHAnsi" w:hAnsiTheme="minorHAnsi"/>
                <w:sz w:val="18"/>
                <w:szCs w:val="18"/>
              </w:rPr>
            </w:pPr>
            <w:r>
              <w:rPr>
                <w:rFonts w:asciiTheme="minorHAnsi" w:hAnsiTheme="minorHAnsi"/>
                <w:sz w:val="18"/>
                <w:szCs w:val="18"/>
              </w:rPr>
              <w:t>&gt;&gt;</w:t>
            </w:r>
          </w:p>
        </w:tc>
      </w:tr>
      <w:tr w:rsidR="005910C2" w:rsidRPr="00DC0895" w14:paraId="7DC3DB7D" w14:textId="77777777" w:rsidTr="00EE4A98">
        <w:trPr>
          <w:cantSplit/>
          <w:trHeight w:val="144"/>
        </w:trPr>
        <w:tc>
          <w:tcPr>
            <w:tcW w:w="215" w:type="pct"/>
            <w:vAlign w:val="center"/>
          </w:tcPr>
          <w:p w14:paraId="7DC3DB79"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5</w:t>
            </w:r>
          </w:p>
        </w:tc>
        <w:tc>
          <w:tcPr>
            <w:tcW w:w="2280" w:type="pct"/>
            <w:vAlign w:val="center"/>
          </w:tcPr>
          <w:p w14:paraId="7DC3DB7A" w14:textId="27635D2D" w:rsidR="005910C2" w:rsidRPr="00FD2A49" w:rsidRDefault="005910C2" w:rsidP="009949F7">
            <w:pPr>
              <w:pStyle w:val="Header"/>
              <w:tabs>
                <w:tab w:val="clear" w:pos="4320"/>
                <w:tab w:val="clear" w:pos="8640"/>
              </w:tabs>
              <w:ind w:hanging="18"/>
              <w:rPr>
                <w:rFonts w:asciiTheme="minorHAnsi" w:hAnsiTheme="minorHAnsi"/>
                <w:sz w:val="18"/>
                <w:szCs w:val="18"/>
              </w:rPr>
            </w:pPr>
            <w:r w:rsidRPr="00FD2A49">
              <w:rPr>
                <w:rFonts w:asciiTheme="minorHAnsi" w:hAnsiTheme="minorHAnsi"/>
                <w:sz w:val="18"/>
                <w:szCs w:val="18"/>
              </w:rPr>
              <w:t xml:space="preserve">AHRI </w:t>
            </w:r>
            <w:r w:rsidR="009949F7">
              <w:rPr>
                <w:rFonts w:asciiTheme="minorHAnsi" w:hAnsiTheme="minorHAnsi"/>
                <w:sz w:val="18"/>
                <w:szCs w:val="18"/>
              </w:rPr>
              <w:t>C</w:t>
            </w:r>
            <w:r w:rsidRPr="00FD2A49">
              <w:rPr>
                <w:rFonts w:asciiTheme="minorHAnsi" w:hAnsiTheme="minorHAnsi"/>
                <w:sz w:val="18"/>
                <w:szCs w:val="18"/>
              </w:rPr>
              <w:t xml:space="preserve">ertification </w:t>
            </w:r>
            <w:r w:rsidR="009949F7">
              <w:rPr>
                <w:rFonts w:asciiTheme="minorHAnsi" w:hAnsiTheme="minorHAnsi"/>
                <w:sz w:val="18"/>
                <w:szCs w:val="18"/>
              </w:rPr>
              <w:t>N</w:t>
            </w:r>
            <w:r w:rsidRPr="00FD2A49">
              <w:rPr>
                <w:rFonts w:asciiTheme="minorHAnsi" w:hAnsiTheme="minorHAnsi"/>
                <w:sz w:val="18"/>
                <w:szCs w:val="18"/>
              </w:rPr>
              <w:t xml:space="preserve">umber for the </w:t>
            </w:r>
            <w:r w:rsidR="009949F7">
              <w:rPr>
                <w:rFonts w:asciiTheme="minorHAnsi" w:hAnsiTheme="minorHAnsi"/>
                <w:sz w:val="18"/>
                <w:szCs w:val="18"/>
              </w:rPr>
              <w:t>I</w:t>
            </w:r>
            <w:r w:rsidRPr="00FD2A49">
              <w:rPr>
                <w:rFonts w:asciiTheme="minorHAnsi" w:hAnsiTheme="minorHAnsi"/>
                <w:sz w:val="18"/>
                <w:szCs w:val="18"/>
              </w:rPr>
              <w:t xml:space="preserve">nstalled </w:t>
            </w:r>
            <w:r w:rsidR="009949F7">
              <w:rPr>
                <w:rFonts w:asciiTheme="minorHAnsi" w:hAnsiTheme="minorHAnsi"/>
                <w:sz w:val="18"/>
                <w:szCs w:val="18"/>
              </w:rPr>
              <w:t>S</w:t>
            </w:r>
            <w:r w:rsidRPr="00FD2A49">
              <w:rPr>
                <w:rFonts w:asciiTheme="minorHAnsi" w:hAnsiTheme="minorHAnsi"/>
                <w:sz w:val="18"/>
                <w:szCs w:val="18"/>
              </w:rPr>
              <w:t xml:space="preserve">pace </w:t>
            </w:r>
            <w:r w:rsidR="009949F7">
              <w:rPr>
                <w:rFonts w:asciiTheme="minorHAnsi" w:hAnsiTheme="minorHAnsi"/>
                <w:sz w:val="18"/>
                <w:szCs w:val="18"/>
              </w:rPr>
              <w:t>C</w:t>
            </w:r>
            <w:r w:rsidRPr="00FD2A49">
              <w:rPr>
                <w:rFonts w:asciiTheme="minorHAnsi" w:hAnsiTheme="minorHAnsi"/>
                <w:sz w:val="18"/>
                <w:szCs w:val="18"/>
              </w:rPr>
              <w:t xml:space="preserve">onditioning </w:t>
            </w:r>
            <w:r w:rsidR="009949F7">
              <w:rPr>
                <w:rFonts w:asciiTheme="minorHAnsi" w:hAnsiTheme="minorHAnsi"/>
                <w:sz w:val="18"/>
                <w:szCs w:val="18"/>
              </w:rPr>
              <w:t>S</w:t>
            </w:r>
            <w:r w:rsidRPr="00FD2A49">
              <w:rPr>
                <w:rFonts w:asciiTheme="minorHAnsi" w:hAnsiTheme="minorHAnsi"/>
                <w:sz w:val="18"/>
                <w:szCs w:val="18"/>
              </w:rPr>
              <w:t xml:space="preserve">ystem from </w:t>
            </w:r>
            <w:hyperlink r:id="rId19" w:history="1">
              <w:r w:rsidRPr="00FD2A49">
                <w:rPr>
                  <w:rStyle w:val="Hyperlink"/>
                  <w:rFonts w:asciiTheme="minorHAnsi" w:hAnsiTheme="minorHAnsi"/>
                  <w:sz w:val="18"/>
                  <w:szCs w:val="18"/>
                </w:rPr>
                <w:t>http://www.ahridirectory.org</w:t>
              </w:r>
            </w:hyperlink>
          </w:p>
        </w:tc>
        <w:tc>
          <w:tcPr>
            <w:tcW w:w="2505" w:type="pct"/>
            <w:vAlign w:val="center"/>
          </w:tcPr>
          <w:p w14:paraId="7DC3DB7C" w14:textId="71E74C9E" w:rsidR="00132487" w:rsidRPr="00FD2A49" w:rsidRDefault="005910C2" w:rsidP="00722454">
            <w:pPr>
              <w:rPr>
                <w:rFonts w:asciiTheme="minorHAnsi" w:hAnsiTheme="minorHAnsi"/>
                <w:sz w:val="18"/>
                <w:szCs w:val="18"/>
              </w:rPr>
            </w:pPr>
            <w:r w:rsidRPr="00FD2A49">
              <w:rPr>
                <w:rFonts w:asciiTheme="minorHAnsi" w:hAnsiTheme="minorHAnsi"/>
                <w:sz w:val="18"/>
                <w:szCs w:val="18"/>
              </w:rPr>
              <w:t xml:space="preserve">&lt;&lt; </w:t>
            </w:r>
            <w:r w:rsidR="00D648F3">
              <w:rPr>
                <w:rFonts w:asciiTheme="minorHAnsi" w:hAnsiTheme="minorHAnsi"/>
                <w:sz w:val="18"/>
                <w:szCs w:val="18"/>
              </w:rPr>
              <w:t>if A04 contains CEC or DOE result equals NA; else user input: numeric</w:t>
            </w:r>
            <w:r w:rsidRPr="00FD2A49">
              <w:rPr>
                <w:rFonts w:asciiTheme="minorHAnsi" w:hAnsiTheme="minorHAnsi"/>
                <w:sz w:val="18"/>
                <w:szCs w:val="18"/>
              </w:rPr>
              <w:t>&gt;&gt;</w:t>
            </w:r>
          </w:p>
        </w:tc>
      </w:tr>
      <w:tr w:rsidR="005910C2" w:rsidRPr="00DC0895" w14:paraId="7DC3DB81" w14:textId="77777777" w:rsidTr="00EE4A98">
        <w:trPr>
          <w:cantSplit/>
          <w:trHeight w:val="144"/>
        </w:trPr>
        <w:tc>
          <w:tcPr>
            <w:tcW w:w="215" w:type="pct"/>
            <w:vAlign w:val="center"/>
          </w:tcPr>
          <w:p w14:paraId="7DC3DB7E"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6</w:t>
            </w:r>
          </w:p>
        </w:tc>
        <w:tc>
          <w:tcPr>
            <w:tcW w:w="2280" w:type="pct"/>
            <w:vAlign w:val="center"/>
          </w:tcPr>
          <w:p w14:paraId="7DC3DB7F" w14:textId="4AF8D770" w:rsidR="005910C2" w:rsidRPr="00FD2A49" w:rsidRDefault="00FC459B"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specific air handler/furnace make and model?</w:t>
            </w:r>
          </w:p>
        </w:tc>
        <w:tc>
          <w:tcPr>
            <w:tcW w:w="2505" w:type="pct"/>
            <w:vAlign w:val="center"/>
          </w:tcPr>
          <w:p w14:paraId="7DC3DB80" w14:textId="476DCA7D" w:rsidR="005910C2" w:rsidRPr="00FD2A49" w:rsidRDefault="005910C2" w:rsidP="00FC459B">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sidR="00FC459B">
              <w:rPr>
                <w:rFonts w:asciiTheme="minorHAnsi" w:hAnsiTheme="minorHAnsi"/>
                <w:sz w:val="18"/>
                <w:szCs w:val="18"/>
              </w:rPr>
              <w:t xml:space="preserve"> Directory or documentation</w:t>
            </w:r>
            <w:r w:rsidR="008A481C">
              <w:rPr>
                <w:rFonts w:asciiTheme="minorHAnsi" w:hAnsiTheme="minorHAnsi"/>
                <w:sz w:val="18"/>
                <w:szCs w:val="18"/>
              </w:rPr>
              <w:t>, allow N/A entry if A04 = CEC or A04 = DOE</w:t>
            </w:r>
            <w:r w:rsidR="008A481C" w:rsidRPr="00FD2A49">
              <w:rPr>
                <w:rFonts w:asciiTheme="minorHAnsi" w:hAnsiTheme="minorHAnsi"/>
                <w:sz w:val="18"/>
                <w:szCs w:val="18"/>
              </w:rPr>
              <w:t xml:space="preserve"> </w:t>
            </w:r>
            <w:r w:rsidRPr="00FD2A49">
              <w:rPr>
                <w:rFonts w:asciiTheme="minorHAnsi" w:hAnsiTheme="minorHAnsi"/>
                <w:sz w:val="18"/>
                <w:szCs w:val="18"/>
              </w:rPr>
              <w:t>&gt;&gt;</w:t>
            </w:r>
          </w:p>
        </w:tc>
      </w:tr>
      <w:tr w:rsidR="005910C2" w:rsidRPr="00DC0895" w14:paraId="7DC3DB85" w14:textId="77777777" w:rsidTr="00EE4A98">
        <w:trPr>
          <w:cantSplit/>
          <w:trHeight w:val="144"/>
        </w:trPr>
        <w:tc>
          <w:tcPr>
            <w:tcW w:w="215" w:type="pct"/>
            <w:vAlign w:val="center"/>
          </w:tcPr>
          <w:p w14:paraId="7DC3DB82"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7</w:t>
            </w:r>
          </w:p>
        </w:tc>
        <w:tc>
          <w:tcPr>
            <w:tcW w:w="2280" w:type="pct"/>
            <w:vAlign w:val="center"/>
          </w:tcPr>
          <w:p w14:paraId="7DC3DB83" w14:textId="178F055A" w:rsidR="005910C2" w:rsidRPr="00FD2A49" w:rsidRDefault="00176E1A"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time delay relay (+TDR)?</w:t>
            </w:r>
          </w:p>
        </w:tc>
        <w:tc>
          <w:tcPr>
            <w:tcW w:w="2505" w:type="pct"/>
            <w:vAlign w:val="center"/>
          </w:tcPr>
          <w:p w14:paraId="7DC3DB84" w14:textId="64CD0C69" w:rsidR="005910C2" w:rsidRPr="00FD2A49" w:rsidRDefault="005910C2" w:rsidP="00176E1A">
            <w:pPr>
              <w:rPr>
                <w:rFonts w:asciiTheme="minorHAnsi" w:hAnsiTheme="minorHAnsi"/>
                <w:sz w:val="18"/>
                <w:szCs w:val="18"/>
              </w:rPr>
            </w:pPr>
            <w:r w:rsidRPr="00FD2A49">
              <w:rPr>
                <w:rFonts w:asciiTheme="minorHAnsi" w:hAnsiTheme="minorHAnsi"/>
                <w:sz w:val="18"/>
                <w:szCs w:val="18"/>
              </w:rPr>
              <w:t xml:space="preserve">&lt;&lt;user selected, Yes or No based on information from </w:t>
            </w:r>
            <w:r w:rsidR="00176E1A">
              <w:rPr>
                <w:rFonts w:asciiTheme="minorHAnsi" w:hAnsiTheme="minorHAnsi"/>
                <w:sz w:val="18"/>
                <w:szCs w:val="18"/>
              </w:rPr>
              <w:t>Certification Directory or documentation</w:t>
            </w:r>
            <w:r w:rsidR="008A481C">
              <w:rPr>
                <w:rFonts w:asciiTheme="minorHAnsi" w:hAnsiTheme="minorHAnsi"/>
                <w:sz w:val="18"/>
                <w:szCs w:val="18"/>
              </w:rPr>
              <w:t>, allow N/A entry if A04 = CEC or A04 = DOE</w:t>
            </w:r>
            <w:r w:rsidR="008A481C" w:rsidRPr="00FD2A49">
              <w:rPr>
                <w:rFonts w:asciiTheme="minorHAnsi" w:hAnsiTheme="minorHAnsi"/>
                <w:sz w:val="18"/>
                <w:szCs w:val="18"/>
              </w:rPr>
              <w:t xml:space="preserve"> </w:t>
            </w:r>
            <w:r w:rsidRPr="00FD2A49">
              <w:rPr>
                <w:rFonts w:asciiTheme="minorHAnsi" w:hAnsiTheme="minorHAnsi"/>
                <w:sz w:val="18"/>
                <w:szCs w:val="18"/>
              </w:rPr>
              <w:t>&gt;&gt;</w:t>
            </w:r>
          </w:p>
        </w:tc>
      </w:tr>
      <w:tr w:rsidR="005910C2" w:rsidRPr="00DC0895" w14:paraId="7DC3DB89" w14:textId="77777777" w:rsidTr="00EE4A98">
        <w:trPr>
          <w:cantSplit/>
          <w:trHeight w:val="144"/>
        </w:trPr>
        <w:tc>
          <w:tcPr>
            <w:tcW w:w="215" w:type="pct"/>
            <w:vAlign w:val="center"/>
          </w:tcPr>
          <w:p w14:paraId="7DC3DB86" w14:textId="77777777" w:rsidR="005910C2" w:rsidRPr="00FD2A49" w:rsidRDefault="00C34EE9" w:rsidP="00C34EE9">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w:t>
            </w:r>
            <w:r>
              <w:rPr>
                <w:rFonts w:asciiTheme="minorHAnsi" w:hAnsiTheme="minorHAnsi"/>
                <w:sz w:val="18"/>
                <w:szCs w:val="18"/>
              </w:rPr>
              <w:t>8</w:t>
            </w:r>
          </w:p>
        </w:tc>
        <w:tc>
          <w:tcPr>
            <w:tcW w:w="2280" w:type="pct"/>
            <w:vAlign w:val="center"/>
          </w:tcPr>
          <w:p w14:paraId="7DC3DB87" w14:textId="2961F342" w:rsidR="005910C2" w:rsidRPr="00FD2A49" w:rsidRDefault="00176E1A" w:rsidP="009224B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Does the directory used to certify product performance require a TXV (+TXV)?</w:t>
            </w:r>
          </w:p>
        </w:tc>
        <w:tc>
          <w:tcPr>
            <w:tcW w:w="2505" w:type="pct"/>
            <w:vAlign w:val="center"/>
          </w:tcPr>
          <w:p w14:paraId="7DC3DB88" w14:textId="2DBE0006" w:rsidR="005910C2" w:rsidRPr="00FD2A49" w:rsidRDefault="005910C2" w:rsidP="00176E1A">
            <w:pPr>
              <w:rPr>
                <w:rFonts w:asciiTheme="minorHAnsi" w:hAnsiTheme="minorHAnsi"/>
                <w:sz w:val="18"/>
                <w:szCs w:val="18"/>
              </w:rPr>
            </w:pPr>
            <w:r w:rsidRPr="00FD2A49">
              <w:rPr>
                <w:rFonts w:asciiTheme="minorHAnsi" w:hAnsiTheme="minorHAnsi"/>
                <w:sz w:val="18"/>
                <w:szCs w:val="18"/>
              </w:rPr>
              <w:t>&lt;&lt;user selected, Yes or No based on information from Certification</w:t>
            </w:r>
            <w:r w:rsidR="00176E1A">
              <w:rPr>
                <w:rFonts w:asciiTheme="minorHAnsi" w:hAnsiTheme="minorHAnsi"/>
                <w:sz w:val="18"/>
                <w:szCs w:val="18"/>
              </w:rPr>
              <w:t xml:space="preserve"> Directory or documentation</w:t>
            </w:r>
            <w:r w:rsidR="008A481C">
              <w:rPr>
                <w:rFonts w:asciiTheme="minorHAnsi" w:hAnsiTheme="minorHAnsi"/>
                <w:sz w:val="18"/>
                <w:szCs w:val="18"/>
              </w:rPr>
              <w:t>, allow N/A entry if A04 = CEC or A04 = DOE</w:t>
            </w:r>
            <w:r w:rsidRPr="00FD2A49">
              <w:rPr>
                <w:rFonts w:asciiTheme="minorHAnsi" w:hAnsiTheme="minorHAnsi"/>
                <w:sz w:val="18"/>
                <w:szCs w:val="18"/>
              </w:rPr>
              <w:t xml:space="preserve"> &gt;&gt;</w:t>
            </w:r>
          </w:p>
        </w:tc>
      </w:tr>
    </w:tbl>
    <w:p w14:paraId="7DC3DB8A" w14:textId="77777777" w:rsidR="00E94A27" w:rsidRPr="00F80E7D" w:rsidRDefault="00E94A27">
      <w:pPr>
        <w:rPr>
          <w:rFonts w:ascii="Calibri" w:hAnsi="Calibri"/>
          <w:b/>
          <w:bCs/>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3078"/>
        <w:gridCol w:w="449"/>
        <w:gridCol w:w="3510"/>
        <w:gridCol w:w="452"/>
        <w:gridCol w:w="3527"/>
      </w:tblGrid>
      <w:tr w:rsidR="005910C2" w:rsidRPr="00DC0895" w14:paraId="7DC3DB8D" w14:textId="77777777" w:rsidTr="00EE4A98">
        <w:trPr>
          <w:trHeight w:val="144"/>
        </w:trPr>
        <w:tc>
          <w:tcPr>
            <w:tcW w:w="5000" w:type="pct"/>
            <w:gridSpan w:val="5"/>
          </w:tcPr>
          <w:p w14:paraId="7DC3DB8B" w14:textId="77777777" w:rsidR="00EE4A98" w:rsidRDefault="00E94A27" w:rsidP="00F0444A">
            <w:pPr>
              <w:rPr>
                <w:rFonts w:ascii="Calibri" w:hAnsi="Calibri"/>
                <w:b/>
                <w:sz w:val="18"/>
                <w:szCs w:val="18"/>
              </w:rPr>
            </w:pPr>
            <w:r>
              <w:rPr>
                <w:rFonts w:ascii="Calibri" w:hAnsi="Calibri"/>
                <w:b/>
                <w:bCs/>
                <w:sz w:val="18"/>
                <w:szCs w:val="18"/>
              </w:rPr>
              <w:br w:type="page"/>
            </w:r>
            <w:r>
              <w:rPr>
                <w:rFonts w:ascii="Calibri" w:hAnsi="Calibri"/>
                <w:b/>
                <w:bCs/>
                <w:sz w:val="18"/>
                <w:szCs w:val="18"/>
              </w:rPr>
              <w:br w:type="page"/>
            </w:r>
            <w:r w:rsidR="005910C2" w:rsidRPr="00F80E7D">
              <w:rPr>
                <w:rFonts w:ascii="Calibri" w:hAnsi="Calibri"/>
                <w:b/>
                <w:szCs w:val="18"/>
              </w:rPr>
              <w:t xml:space="preserve">B. </w:t>
            </w:r>
            <w:r w:rsidR="003231AE" w:rsidRPr="00F80E7D">
              <w:rPr>
                <w:rFonts w:ascii="Calibri" w:hAnsi="Calibri"/>
                <w:b/>
                <w:szCs w:val="18"/>
              </w:rPr>
              <w:t>Rated Space Conditioning System Equipment Verification</w:t>
            </w:r>
          </w:p>
          <w:p w14:paraId="7DC3DB8C" w14:textId="77777777" w:rsidR="005910C2" w:rsidRPr="00EE4A98" w:rsidRDefault="003231AE" w:rsidP="008A484F">
            <w:pPr>
              <w:rPr>
                <w:rFonts w:ascii="Calibri" w:hAnsi="Calibri"/>
                <w:i/>
                <w:sz w:val="18"/>
                <w:szCs w:val="18"/>
              </w:rPr>
            </w:pPr>
            <w:r w:rsidRPr="00EE4A98">
              <w:rPr>
                <w:rFonts w:ascii="Calibri" w:hAnsi="Calibri"/>
                <w:i/>
                <w:sz w:val="18"/>
                <w:szCs w:val="18"/>
              </w:rPr>
              <w:t>The d</w:t>
            </w:r>
            <w:r w:rsidR="005910C2" w:rsidRPr="00EE4A98">
              <w:rPr>
                <w:rFonts w:ascii="Calibri" w:hAnsi="Calibri"/>
                <w:i/>
                <w:sz w:val="18"/>
                <w:szCs w:val="18"/>
              </w:rPr>
              <w:t xml:space="preserve">ata on nameplate of </w:t>
            </w:r>
            <w:r w:rsidRPr="00EE4A98">
              <w:rPr>
                <w:rFonts w:ascii="Calibri" w:hAnsi="Calibri"/>
                <w:i/>
                <w:sz w:val="18"/>
                <w:szCs w:val="18"/>
              </w:rPr>
              <w:t xml:space="preserve">the </w:t>
            </w:r>
            <w:r w:rsidR="005910C2" w:rsidRPr="00EE4A98">
              <w:rPr>
                <w:rFonts w:ascii="Calibri" w:hAnsi="Calibri"/>
                <w:i/>
                <w:sz w:val="18"/>
                <w:szCs w:val="18"/>
              </w:rPr>
              <w:t>installed component shall conform to the data for the component as shown</w:t>
            </w:r>
            <w:r w:rsidR="008A484F">
              <w:rPr>
                <w:rFonts w:ascii="Calibri" w:hAnsi="Calibri"/>
                <w:i/>
                <w:sz w:val="18"/>
                <w:szCs w:val="18"/>
              </w:rPr>
              <w:t xml:space="preserve"> in the </w:t>
            </w:r>
            <w:r w:rsidR="008A484F" w:rsidRPr="008A484F">
              <w:rPr>
                <w:rFonts w:asciiTheme="minorHAnsi" w:hAnsiTheme="minorHAnsi"/>
                <w:i/>
                <w:sz w:val="18"/>
                <w:szCs w:val="18"/>
              </w:rPr>
              <w:t>Directory used to certify product performance</w:t>
            </w:r>
            <w:r w:rsidR="005910C2" w:rsidRPr="00EE4A98">
              <w:rPr>
                <w:rFonts w:ascii="Calibri" w:hAnsi="Calibri"/>
                <w:i/>
                <w:sz w:val="18"/>
                <w:szCs w:val="18"/>
              </w:rPr>
              <w:t xml:space="preserve"> in order to </w:t>
            </w:r>
            <w:r w:rsidR="00EE4A98" w:rsidRPr="00EE4A98">
              <w:rPr>
                <w:rFonts w:ascii="Calibri" w:hAnsi="Calibri"/>
                <w:i/>
                <w:sz w:val="18"/>
                <w:szCs w:val="18"/>
              </w:rPr>
              <w:t>demonstrate</w:t>
            </w:r>
            <w:r w:rsidRPr="00EE4A98">
              <w:rPr>
                <w:rFonts w:ascii="Calibri" w:hAnsi="Calibri"/>
                <w:i/>
                <w:sz w:val="18"/>
                <w:szCs w:val="18"/>
              </w:rPr>
              <w:t xml:space="preserve"> compliance</w:t>
            </w:r>
            <w:r w:rsidR="005910C2" w:rsidRPr="00EE4A98">
              <w:rPr>
                <w:rFonts w:ascii="Calibri" w:hAnsi="Calibri"/>
                <w:i/>
                <w:sz w:val="18"/>
                <w:szCs w:val="18"/>
              </w:rPr>
              <w:t>.</w:t>
            </w:r>
          </w:p>
        </w:tc>
      </w:tr>
      <w:tr w:rsidR="00654FF3" w:rsidRPr="00DC0895" w14:paraId="7DC3DB91" w14:textId="77777777" w:rsidTr="00654FF3">
        <w:trPr>
          <w:trHeight w:val="144"/>
        </w:trPr>
        <w:tc>
          <w:tcPr>
            <w:tcW w:w="1397" w:type="pct"/>
          </w:tcPr>
          <w:p w14:paraId="7DC3DB8E" w14:textId="77777777" w:rsidR="00654FF3" w:rsidRPr="00DC0895" w:rsidRDefault="00654FF3" w:rsidP="00F0444A">
            <w:pPr>
              <w:pStyle w:val="Header"/>
              <w:tabs>
                <w:tab w:val="clear" w:pos="4320"/>
                <w:tab w:val="clear" w:pos="8640"/>
              </w:tabs>
              <w:ind w:hanging="18"/>
              <w:rPr>
                <w:rFonts w:ascii="Calibri" w:hAnsi="Calibri"/>
                <w:sz w:val="18"/>
                <w:szCs w:val="18"/>
              </w:rPr>
            </w:pPr>
          </w:p>
        </w:tc>
        <w:tc>
          <w:tcPr>
            <w:tcW w:w="204" w:type="pct"/>
          </w:tcPr>
          <w:p w14:paraId="6F0201A4" w14:textId="199F0920" w:rsidR="00654FF3" w:rsidRPr="00243E16" w:rsidRDefault="00654FF3" w:rsidP="00F0444A">
            <w:pPr>
              <w:pStyle w:val="Header"/>
              <w:tabs>
                <w:tab w:val="clear" w:pos="4320"/>
                <w:tab w:val="clear" w:pos="8640"/>
              </w:tabs>
              <w:ind w:hanging="18"/>
              <w:rPr>
                <w:rFonts w:ascii="Calibri" w:hAnsi="Calibri"/>
                <w:sz w:val="18"/>
                <w:szCs w:val="18"/>
              </w:rPr>
            </w:pPr>
          </w:p>
        </w:tc>
        <w:tc>
          <w:tcPr>
            <w:tcW w:w="1593" w:type="pct"/>
          </w:tcPr>
          <w:p w14:paraId="7DC3DB8F" w14:textId="6BC102B9" w:rsidR="00654FF3" w:rsidRPr="00243E16" w:rsidRDefault="00654FF3" w:rsidP="00F0444A">
            <w:pPr>
              <w:pStyle w:val="Header"/>
              <w:tabs>
                <w:tab w:val="clear" w:pos="4320"/>
                <w:tab w:val="clear" w:pos="8640"/>
              </w:tabs>
              <w:ind w:hanging="18"/>
              <w:rPr>
                <w:rFonts w:ascii="Calibri" w:hAnsi="Calibri"/>
                <w:sz w:val="18"/>
                <w:szCs w:val="18"/>
              </w:rPr>
            </w:pPr>
            <w:r>
              <w:rPr>
                <w:rFonts w:ascii="Calibri" w:hAnsi="Calibri"/>
                <w:sz w:val="18"/>
                <w:szCs w:val="18"/>
              </w:rPr>
              <w:t>Data from Nameplate of Installed system component</w:t>
            </w:r>
          </w:p>
        </w:tc>
        <w:tc>
          <w:tcPr>
            <w:tcW w:w="205" w:type="pct"/>
          </w:tcPr>
          <w:p w14:paraId="7273FF17" w14:textId="3942B685" w:rsidR="00654FF3" w:rsidRDefault="00654FF3" w:rsidP="00F961D2">
            <w:pPr>
              <w:rPr>
                <w:rFonts w:ascii="Calibri" w:hAnsi="Calibri"/>
                <w:sz w:val="18"/>
                <w:szCs w:val="18"/>
              </w:rPr>
            </w:pPr>
          </w:p>
        </w:tc>
        <w:tc>
          <w:tcPr>
            <w:tcW w:w="1601" w:type="pct"/>
          </w:tcPr>
          <w:p w14:paraId="7DC3DB90" w14:textId="6D68733D" w:rsidR="00654FF3" w:rsidRDefault="00654FF3" w:rsidP="00F961D2">
            <w:pPr>
              <w:rPr>
                <w:rFonts w:ascii="Calibri" w:hAnsi="Calibri"/>
                <w:sz w:val="18"/>
                <w:szCs w:val="18"/>
              </w:rPr>
            </w:pPr>
            <w:r>
              <w:rPr>
                <w:rFonts w:ascii="Calibri" w:hAnsi="Calibri"/>
                <w:sz w:val="18"/>
                <w:szCs w:val="18"/>
              </w:rPr>
              <w:t xml:space="preserve">Data from </w:t>
            </w:r>
            <w:r>
              <w:rPr>
                <w:rFonts w:asciiTheme="minorHAnsi" w:hAnsiTheme="minorHAnsi"/>
                <w:sz w:val="18"/>
                <w:szCs w:val="18"/>
              </w:rPr>
              <w:t>Directory used to certify product performance</w:t>
            </w:r>
            <w:r>
              <w:rPr>
                <w:rFonts w:ascii="Calibri" w:hAnsi="Calibri"/>
                <w:sz w:val="18"/>
                <w:szCs w:val="18"/>
              </w:rPr>
              <w:t xml:space="preserve"> for the rated system component</w:t>
            </w:r>
          </w:p>
        </w:tc>
      </w:tr>
      <w:tr w:rsidR="00654FF3" w:rsidRPr="00DC0895" w14:paraId="7DC3DB97" w14:textId="77777777" w:rsidTr="00EE4A98">
        <w:trPr>
          <w:trHeight w:val="144"/>
        </w:trPr>
        <w:tc>
          <w:tcPr>
            <w:tcW w:w="1397" w:type="pct"/>
          </w:tcPr>
          <w:p w14:paraId="7DC3DB92"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or Package Unit -</w:t>
            </w:r>
            <w:r w:rsidRPr="00DC0895">
              <w:rPr>
                <w:rFonts w:ascii="Calibri" w:hAnsi="Calibri"/>
                <w:sz w:val="18"/>
                <w:szCs w:val="18"/>
              </w:rPr>
              <w:t xml:space="preserve"> </w:t>
            </w:r>
            <w:r>
              <w:rPr>
                <w:rFonts w:ascii="Calibri" w:hAnsi="Calibri"/>
                <w:sz w:val="18"/>
                <w:szCs w:val="18"/>
              </w:rPr>
              <w:t xml:space="preserve">Installed </w:t>
            </w:r>
            <w:r w:rsidRPr="00DC0895">
              <w:rPr>
                <w:rFonts w:ascii="Calibri" w:hAnsi="Calibri"/>
                <w:sz w:val="18"/>
                <w:szCs w:val="18"/>
              </w:rPr>
              <w:t xml:space="preserve">Manufacturer Name </w:t>
            </w:r>
          </w:p>
        </w:tc>
        <w:tc>
          <w:tcPr>
            <w:tcW w:w="204" w:type="pct"/>
            <w:vAlign w:val="center"/>
          </w:tcPr>
          <w:p w14:paraId="7DC3DB93" w14:textId="77777777" w:rsidR="00654FF3" w:rsidRPr="00243E16" w:rsidRDefault="00654FF3" w:rsidP="00E15104">
            <w:pPr>
              <w:pStyle w:val="Header"/>
              <w:tabs>
                <w:tab w:val="clear" w:pos="4320"/>
                <w:tab w:val="clear" w:pos="8640"/>
              </w:tabs>
              <w:ind w:hanging="18"/>
              <w:jc w:val="center"/>
              <w:rPr>
                <w:rFonts w:ascii="Calibri" w:hAnsi="Calibri"/>
                <w:sz w:val="18"/>
                <w:szCs w:val="18"/>
              </w:rPr>
            </w:pPr>
            <w:r>
              <w:rPr>
                <w:rFonts w:ascii="Calibri" w:hAnsi="Calibri"/>
                <w:sz w:val="18"/>
                <w:szCs w:val="18"/>
              </w:rPr>
              <w:t>01</w:t>
            </w:r>
          </w:p>
        </w:tc>
        <w:tc>
          <w:tcPr>
            <w:tcW w:w="1593" w:type="pct"/>
          </w:tcPr>
          <w:p w14:paraId="7DC3DB94"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w:t>
            </w:r>
            <w:r w:rsidRPr="00243E16">
              <w:rPr>
                <w:rFonts w:ascii="Calibri" w:hAnsi="Calibri"/>
                <w:sz w:val="18"/>
                <w:szCs w:val="18"/>
              </w:rPr>
              <w:t>&gt;&gt;</w:t>
            </w:r>
          </w:p>
        </w:tc>
        <w:tc>
          <w:tcPr>
            <w:tcW w:w="205" w:type="pct"/>
            <w:vAlign w:val="center"/>
          </w:tcPr>
          <w:p w14:paraId="7DC3DB95" w14:textId="77777777" w:rsidR="00654FF3" w:rsidRDefault="00654FF3" w:rsidP="00F0444A">
            <w:pPr>
              <w:jc w:val="center"/>
              <w:rPr>
                <w:rFonts w:ascii="Calibri" w:hAnsi="Calibri"/>
                <w:sz w:val="18"/>
                <w:szCs w:val="18"/>
              </w:rPr>
            </w:pPr>
            <w:r>
              <w:rPr>
                <w:rFonts w:ascii="Calibri" w:hAnsi="Calibri"/>
                <w:sz w:val="18"/>
                <w:szCs w:val="18"/>
              </w:rPr>
              <w:t>02</w:t>
            </w:r>
          </w:p>
        </w:tc>
        <w:tc>
          <w:tcPr>
            <w:tcW w:w="1601" w:type="pct"/>
          </w:tcPr>
          <w:p w14:paraId="7DC3DB96" w14:textId="77777777" w:rsidR="00654FF3" w:rsidRPr="00DC0895" w:rsidRDefault="00654FF3" w:rsidP="00F0444A">
            <w:pPr>
              <w:rPr>
                <w:rFonts w:ascii="Calibri" w:hAnsi="Calibri"/>
                <w:sz w:val="18"/>
                <w:szCs w:val="18"/>
              </w:rPr>
            </w:pPr>
            <w:r>
              <w:rPr>
                <w:rFonts w:ascii="Calibri" w:hAnsi="Calibri"/>
                <w:sz w:val="18"/>
                <w:szCs w:val="18"/>
              </w:rPr>
              <w:t>&lt;&lt;user entry&gt;&gt;</w:t>
            </w:r>
          </w:p>
        </w:tc>
      </w:tr>
      <w:tr w:rsidR="00654FF3" w:rsidRPr="00DC0895" w14:paraId="7DC3DB9D" w14:textId="77777777" w:rsidTr="00EE4A98">
        <w:trPr>
          <w:trHeight w:val="144"/>
        </w:trPr>
        <w:tc>
          <w:tcPr>
            <w:tcW w:w="1397" w:type="pct"/>
          </w:tcPr>
          <w:p w14:paraId="7DC3DB98"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Outdoor Condenser </w:t>
            </w:r>
            <w:r>
              <w:rPr>
                <w:rFonts w:ascii="Calibri" w:hAnsi="Calibri"/>
                <w:sz w:val="18"/>
                <w:szCs w:val="18"/>
              </w:rPr>
              <w:t xml:space="preserve">or Package Unit </w:t>
            </w:r>
            <w:r w:rsidRPr="00DC0895">
              <w:rPr>
                <w:rFonts w:ascii="Calibri" w:hAnsi="Calibri"/>
                <w:sz w:val="18"/>
                <w:szCs w:val="18"/>
              </w:rPr>
              <w:t xml:space="preserve">- Installed Model Number </w:t>
            </w:r>
          </w:p>
        </w:tc>
        <w:tc>
          <w:tcPr>
            <w:tcW w:w="204" w:type="pct"/>
            <w:vAlign w:val="center"/>
          </w:tcPr>
          <w:p w14:paraId="7DC3DB99" w14:textId="77777777" w:rsidR="00654FF3" w:rsidRPr="00243E16" w:rsidRDefault="00654FF3" w:rsidP="003514E7">
            <w:pPr>
              <w:pStyle w:val="Header"/>
              <w:tabs>
                <w:tab w:val="clear" w:pos="4320"/>
                <w:tab w:val="clear" w:pos="8640"/>
              </w:tabs>
              <w:ind w:hanging="18"/>
              <w:jc w:val="center"/>
              <w:rPr>
                <w:rFonts w:ascii="Calibri" w:hAnsi="Calibri"/>
                <w:sz w:val="18"/>
                <w:szCs w:val="18"/>
              </w:rPr>
            </w:pPr>
            <w:r>
              <w:rPr>
                <w:rFonts w:ascii="Calibri" w:hAnsi="Calibri"/>
                <w:sz w:val="18"/>
                <w:szCs w:val="18"/>
              </w:rPr>
              <w:t>03</w:t>
            </w:r>
          </w:p>
        </w:tc>
        <w:tc>
          <w:tcPr>
            <w:tcW w:w="1593" w:type="pct"/>
          </w:tcPr>
          <w:p w14:paraId="7DC3DB9A"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9B" w14:textId="77777777" w:rsidR="00654FF3" w:rsidRDefault="00654FF3" w:rsidP="00F0444A">
            <w:pPr>
              <w:jc w:val="center"/>
              <w:rPr>
                <w:rFonts w:ascii="Calibri" w:hAnsi="Calibri"/>
                <w:sz w:val="18"/>
                <w:szCs w:val="18"/>
              </w:rPr>
            </w:pPr>
            <w:r>
              <w:rPr>
                <w:rFonts w:ascii="Calibri" w:hAnsi="Calibri"/>
                <w:sz w:val="18"/>
                <w:szCs w:val="18"/>
              </w:rPr>
              <w:t>04</w:t>
            </w:r>
          </w:p>
        </w:tc>
        <w:tc>
          <w:tcPr>
            <w:tcW w:w="1601" w:type="pct"/>
          </w:tcPr>
          <w:p w14:paraId="7DC3DB9C" w14:textId="77777777" w:rsidR="00654FF3" w:rsidRPr="00DC0895" w:rsidRDefault="00654FF3" w:rsidP="00F0444A">
            <w:pPr>
              <w:rPr>
                <w:rFonts w:ascii="Calibri" w:hAnsi="Calibri"/>
                <w:sz w:val="18"/>
                <w:szCs w:val="18"/>
              </w:rPr>
            </w:pPr>
            <w:r>
              <w:rPr>
                <w:rFonts w:ascii="Calibri" w:hAnsi="Calibri"/>
                <w:sz w:val="18"/>
                <w:szCs w:val="18"/>
              </w:rPr>
              <w:t>&lt;&lt;user entry&gt;&gt;</w:t>
            </w:r>
          </w:p>
        </w:tc>
      </w:tr>
      <w:tr w:rsidR="00654FF3" w:rsidRPr="00DC0895" w14:paraId="7DC3DBA3" w14:textId="77777777" w:rsidTr="00EE4A98">
        <w:trPr>
          <w:trHeight w:val="144"/>
        </w:trPr>
        <w:tc>
          <w:tcPr>
            <w:tcW w:w="1397" w:type="pct"/>
          </w:tcPr>
          <w:p w14:paraId="7DC3DB9E"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Inside Coil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B9F"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05</w:t>
            </w:r>
          </w:p>
        </w:tc>
        <w:tc>
          <w:tcPr>
            <w:tcW w:w="1593" w:type="pct"/>
          </w:tcPr>
          <w:p w14:paraId="7DC3DBA0"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1" w14:textId="77777777" w:rsidR="00654FF3" w:rsidRDefault="00654FF3" w:rsidP="00F0444A">
            <w:pPr>
              <w:jc w:val="center"/>
              <w:rPr>
                <w:rFonts w:ascii="Calibri" w:hAnsi="Calibri"/>
                <w:sz w:val="18"/>
                <w:szCs w:val="18"/>
              </w:rPr>
            </w:pPr>
            <w:r>
              <w:rPr>
                <w:rFonts w:ascii="Calibri" w:hAnsi="Calibri"/>
                <w:sz w:val="18"/>
                <w:szCs w:val="18"/>
              </w:rPr>
              <w:t>06</w:t>
            </w:r>
          </w:p>
        </w:tc>
        <w:tc>
          <w:tcPr>
            <w:tcW w:w="1601" w:type="pct"/>
          </w:tcPr>
          <w:p w14:paraId="7DC3DBA2" w14:textId="77777777" w:rsidR="00654FF3" w:rsidRPr="00DC0895" w:rsidRDefault="00654FF3" w:rsidP="00F0444A">
            <w:pPr>
              <w:rPr>
                <w:rFonts w:ascii="Calibri" w:hAnsi="Calibri"/>
                <w:sz w:val="18"/>
                <w:szCs w:val="18"/>
              </w:rPr>
            </w:pPr>
            <w:r>
              <w:rPr>
                <w:rFonts w:ascii="Calibri" w:hAnsi="Calibri"/>
                <w:sz w:val="18"/>
                <w:szCs w:val="18"/>
              </w:rPr>
              <w:t>&lt;&lt;user entry, allow N/A entry if package unit or fan coil&gt;&gt;</w:t>
            </w:r>
          </w:p>
        </w:tc>
      </w:tr>
      <w:tr w:rsidR="00654FF3" w:rsidRPr="00DC0895" w14:paraId="7DC3DBA9" w14:textId="77777777" w:rsidTr="00EE4A98">
        <w:trPr>
          <w:trHeight w:val="144"/>
        </w:trPr>
        <w:tc>
          <w:tcPr>
            <w:tcW w:w="1397" w:type="pct"/>
          </w:tcPr>
          <w:p w14:paraId="7DC3DBA4"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Inside Coil - Installed Model Number</w:t>
            </w:r>
            <w:r w:rsidRPr="00DC0895" w:rsidDel="000D7842">
              <w:rPr>
                <w:rFonts w:ascii="Calibri" w:hAnsi="Calibri"/>
                <w:sz w:val="18"/>
                <w:szCs w:val="18"/>
              </w:rPr>
              <w:t xml:space="preserve"> </w:t>
            </w:r>
          </w:p>
        </w:tc>
        <w:tc>
          <w:tcPr>
            <w:tcW w:w="204" w:type="pct"/>
            <w:vAlign w:val="center"/>
          </w:tcPr>
          <w:p w14:paraId="7DC3DBA5"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07</w:t>
            </w:r>
          </w:p>
        </w:tc>
        <w:tc>
          <w:tcPr>
            <w:tcW w:w="1593" w:type="pct"/>
          </w:tcPr>
          <w:p w14:paraId="7DC3DBA6"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7" w14:textId="77777777" w:rsidR="00654FF3" w:rsidRDefault="00654FF3" w:rsidP="00F0444A">
            <w:pPr>
              <w:jc w:val="center"/>
              <w:rPr>
                <w:rFonts w:ascii="Calibri" w:hAnsi="Calibri"/>
                <w:sz w:val="18"/>
                <w:szCs w:val="18"/>
              </w:rPr>
            </w:pPr>
            <w:r>
              <w:rPr>
                <w:rFonts w:ascii="Calibri" w:hAnsi="Calibri"/>
                <w:sz w:val="18"/>
                <w:szCs w:val="18"/>
              </w:rPr>
              <w:t>08</w:t>
            </w:r>
          </w:p>
        </w:tc>
        <w:tc>
          <w:tcPr>
            <w:tcW w:w="1601" w:type="pct"/>
          </w:tcPr>
          <w:p w14:paraId="7DC3DBA8" w14:textId="77777777" w:rsidR="00654FF3" w:rsidRPr="00DC0895" w:rsidRDefault="00654FF3" w:rsidP="00F0444A">
            <w:pPr>
              <w:rPr>
                <w:rFonts w:ascii="Calibri" w:hAnsi="Calibri"/>
                <w:sz w:val="18"/>
                <w:szCs w:val="18"/>
              </w:rPr>
            </w:pPr>
            <w:r>
              <w:rPr>
                <w:rFonts w:ascii="Calibri" w:hAnsi="Calibri"/>
                <w:sz w:val="18"/>
                <w:szCs w:val="18"/>
              </w:rPr>
              <w:t>&lt;&lt;user entry, allow N/A entry if package unit or fan coil&gt;&gt;</w:t>
            </w:r>
          </w:p>
        </w:tc>
      </w:tr>
      <w:tr w:rsidR="00654FF3" w:rsidRPr="00DC0895" w14:paraId="7DC3DBAF" w14:textId="77777777" w:rsidTr="00EE4A98">
        <w:trPr>
          <w:trHeight w:val="144"/>
        </w:trPr>
        <w:tc>
          <w:tcPr>
            <w:tcW w:w="1397" w:type="pct"/>
          </w:tcPr>
          <w:p w14:paraId="7DC3DBAA"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 xml:space="preserve">Air Handler/Furnace - Installed </w:t>
            </w:r>
            <w:r>
              <w:rPr>
                <w:rFonts w:ascii="Calibri" w:hAnsi="Calibri"/>
                <w:sz w:val="18"/>
                <w:szCs w:val="18"/>
              </w:rPr>
              <w:t>Manufacturer</w:t>
            </w:r>
            <w:r w:rsidRPr="00DC0895">
              <w:rPr>
                <w:rFonts w:ascii="Calibri" w:hAnsi="Calibri"/>
                <w:sz w:val="18"/>
                <w:szCs w:val="18"/>
              </w:rPr>
              <w:t xml:space="preserve"> Name</w:t>
            </w:r>
          </w:p>
        </w:tc>
        <w:tc>
          <w:tcPr>
            <w:tcW w:w="204" w:type="pct"/>
            <w:vAlign w:val="center"/>
          </w:tcPr>
          <w:p w14:paraId="7DC3DBAB"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09</w:t>
            </w:r>
          </w:p>
        </w:tc>
        <w:tc>
          <w:tcPr>
            <w:tcW w:w="1593" w:type="pct"/>
          </w:tcPr>
          <w:p w14:paraId="7DC3DBAC"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AD" w14:textId="77777777" w:rsidR="00654FF3" w:rsidRDefault="00654FF3" w:rsidP="00F0444A">
            <w:pPr>
              <w:jc w:val="center"/>
              <w:rPr>
                <w:rFonts w:ascii="Calibri" w:hAnsi="Calibri"/>
                <w:sz w:val="18"/>
                <w:szCs w:val="18"/>
              </w:rPr>
            </w:pPr>
            <w:r>
              <w:rPr>
                <w:rFonts w:ascii="Calibri" w:hAnsi="Calibri"/>
                <w:sz w:val="18"/>
                <w:szCs w:val="18"/>
              </w:rPr>
              <w:t>10</w:t>
            </w:r>
          </w:p>
        </w:tc>
        <w:tc>
          <w:tcPr>
            <w:tcW w:w="1601" w:type="pct"/>
          </w:tcPr>
          <w:p w14:paraId="7DC3DBAE" w14:textId="77777777" w:rsidR="00654FF3" w:rsidRPr="00243E16" w:rsidRDefault="00654FF3" w:rsidP="00E50056">
            <w:pPr>
              <w:rPr>
                <w:rFonts w:ascii="Calibri" w:hAnsi="Calibri"/>
                <w:sz w:val="18"/>
                <w:szCs w:val="18"/>
              </w:rPr>
            </w:pPr>
            <w:r>
              <w:rPr>
                <w:rFonts w:ascii="Calibri" w:hAnsi="Calibri"/>
                <w:sz w:val="18"/>
                <w:szCs w:val="18"/>
              </w:rPr>
              <w:t>&lt;&lt;user entry, allow N/A entry if A04 = CEC or DOE or if A06 = No&gt;&gt;</w:t>
            </w:r>
          </w:p>
        </w:tc>
      </w:tr>
      <w:tr w:rsidR="00654FF3" w:rsidRPr="00DC0895" w14:paraId="7DC3DBB5" w14:textId="77777777" w:rsidTr="00EE4A98">
        <w:trPr>
          <w:trHeight w:val="144"/>
        </w:trPr>
        <w:tc>
          <w:tcPr>
            <w:tcW w:w="1397" w:type="pct"/>
          </w:tcPr>
          <w:p w14:paraId="7DC3DBB0" w14:textId="77777777" w:rsidR="00654FF3" w:rsidRPr="00DC0895" w:rsidRDefault="00654FF3" w:rsidP="00F0444A">
            <w:pPr>
              <w:pStyle w:val="Header"/>
              <w:tabs>
                <w:tab w:val="clear" w:pos="4320"/>
                <w:tab w:val="clear" w:pos="8640"/>
              </w:tabs>
              <w:ind w:hanging="18"/>
              <w:rPr>
                <w:rFonts w:ascii="Calibri" w:hAnsi="Calibri"/>
                <w:sz w:val="18"/>
                <w:szCs w:val="18"/>
              </w:rPr>
            </w:pPr>
            <w:r w:rsidRPr="00DC0895">
              <w:rPr>
                <w:rFonts w:ascii="Calibri" w:hAnsi="Calibri"/>
                <w:sz w:val="18"/>
                <w:szCs w:val="18"/>
              </w:rPr>
              <w:t>Air Handler/Furnace - Installed Model Number</w:t>
            </w:r>
            <w:r w:rsidRPr="00DC0895" w:rsidDel="000D7842">
              <w:rPr>
                <w:rFonts w:ascii="Calibri" w:hAnsi="Calibri"/>
                <w:sz w:val="18"/>
                <w:szCs w:val="18"/>
              </w:rPr>
              <w:t xml:space="preserve"> </w:t>
            </w:r>
          </w:p>
        </w:tc>
        <w:tc>
          <w:tcPr>
            <w:tcW w:w="204" w:type="pct"/>
            <w:vAlign w:val="center"/>
          </w:tcPr>
          <w:p w14:paraId="7DC3DBB1" w14:textId="77777777" w:rsidR="00654FF3" w:rsidRPr="00243E16" w:rsidRDefault="00654FF3" w:rsidP="00F0444A">
            <w:pPr>
              <w:pStyle w:val="Header"/>
              <w:tabs>
                <w:tab w:val="clear" w:pos="4320"/>
                <w:tab w:val="clear" w:pos="8640"/>
              </w:tabs>
              <w:ind w:hanging="18"/>
              <w:jc w:val="center"/>
              <w:rPr>
                <w:rFonts w:ascii="Calibri" w:hAnsi="Calibri"/>
                <w:sz w:val="18"/>
                <w:szCs w:val="18"/>
              </w:rPr>
            </w:pPr>
            <w:r>
              <w:rPr>
                <w:rFonts w:ascii="Calibri" w:hAnsi="Calibri"/>
                <w:sz w:val="18"/>
                <w:szCs w:val="18"/>
              </w:rPr>
              <w:t>11</w:t>
            </w:r>
          </w:p>
        </w:tc>
        <w:tc>
          <w:tcPr>
            <w:tcW w:w="1593" w:type="pct"/>
          </w:tcPr>
          <w:p w14:paraId="7DC3DBB2" w14:textId="77777777" w:rsidR="00654FF3" w:rsidRPr="00DC0895" w:rsidRDefault="00654FF3" w:rsidP="00F0444A">
            <w:pPr>
              <w:pStyle w:val="Header"/>
              <w:tabs>
                <w:tab w:val="clear" w:pos="4320"/>
                <w:tab w:val="clear" w:pos="8640"/>
              </w:tabs>
              <w:ind w:hanging="18"/>
              <w:rPr>
                <w:rFonts w:ascii="Calibri" w:hAnsi="Calibri"/>
                <w:sz w:val="18"/>
                <w:szCs w:val="18"/>
              </w:rPr>
            </w:pPr>
            <w:r w:rsidRPr="00243E16">
              <w:rPr>
                <w:rFonts w:ascii="Calibri" w:hAnsi="Calibri"/>
                <w:sz w:val="18"/>
                <w:szCs w:val="18"/>
              </w:rPr>
              <w:t>&lt;&lt; auto filled text: referenced from CF2R-MCH-</w:t>
            </w:r>
            <w:r>
              <w:rPr>
                <w:rFonts w:ascii="Calibri" w:hAnsi="Calibri"/>
                <w:sz w:val="18"/>
                <w:szCs w:val="18"/>
              </w:rPr>
              <w:t>01&gt;&gt;</w:t>
            </w:r>
            <w:r w:rsidRPr="00243E16">
              <w:rPr>
                <w:rFonts w:ascii="Calibri" w:hAnsi="Calibri"/>
                <w:sz w:val="18"/>
                <w:szCs w:val="18"/>
              </w:rPr>
              <w:t xml:space="preserve"> </w:t>
            </w:r>
          </w:p>
        </w:tc>
        <w:tc>
          <w:tcPr>
            <w:tcW w:w="205" w:type="pct"/>
            <w:vAlign w:val="center"/>
          </w:tcPr>
          <w:p w14:paraId="7DC3DBB3" w14:textId="77777777" w:rsidR="00654FF3" w:rsidRDefault="00654FF3" w:rsidP="00F0444A">
            <w:pPr>
              <w:jc w:val="center"/>
              <w:rPr>
                <w:rFonts w:ascii="Calibri" w:hAnsi="Calibri"/>
                <w:sz w:val="18"/>
                <w:szCs w:val="18"/>
              </w:rPr>
            </w:pPr>
            <w:r>
              <w:rPr>
                <w:rFonts w:ascii="Calibri" w:hAnsi="Calibri"/>
                <w:sz w:val="18"/>
                <w:szCs w:val="18"/>
              </w:rPr>
              <w:t>12</w:t>
            </w:r>
          </w:p>
        </w:tc>
        <w:tc>
          <w:tcPr>
            <w:tcW w:w="1601" w:type="pct"/>
          </w:tcPr>
          <w:p w14:paraId="7DC3DBB4" w14:textId="77777777" w:rsidR="00654FF3" w:rsidRPr="00243E16" w:rsidRDefault="00654FF3" w:rsidP="004A6A89">
            <w:pPr>
              <w:rPr>
                <w:rFonts w:ascii="Calibri" w:hAnsi="Calibri"/>
                <w:sz w:val="18"/>
                <w:szCs w:val="18"/>
              </w:rPr>
            </w:pPr>
            <w:r>
              <w:rPr>
                <w:rFonts w:ascii="Calibri" w:hAnsi="Calibri"/>
                <w:sz w:val="18"/>
                <w:szCs w:val="18"/>
              </w:rPr>
              <w:t>&lt;&lt;user entry, allow N/A entry if A04 = CEC or DOE or if A06 = No&gt;&gt;</w:t>
            </w:r>
          </w:p>
        </w:tc>
      </w:tr>
    </w:tbl>
    <w:p w14:paraId="7DC3DBB6" w14:textId="77777777" w:rsidR="005910C2" w:rsidRPr="00F80E7D" w:rsidRDefault="005910C2" w:rsidP="00FB0E35">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90"/>
        <w:gridCol w:w="3038"/>
        <w:gridCol w:w="7560"/>
      </w:tblGrid>
      <w:tr w:rsidR="005910C2" w:rsidRPr="00637BB7" w14:paraId="7DC3DBBA" w14:textId="77777777" w:rsidTr="00EE4A98">
        <w:trPr>
          <w:trHeight w:val="144"/>
        </w:trPr>
        <w:tc>
          <w:tcPr>
            <w:tcW w:w="11088" w:type="dxa"/>
            <w:gridSpan w:val="3"/>
            <w:tcBorders>
              <w:top w:val="single" w:sz="4" w:space="0" w:color="auto"/>
              <w:bottom w:val="single" w:sz="4" w:space="0" w:color="auto"/>
            </w:tcBorders>
            <w:vAlign w:val="center"/>
          </w:tcPr>
          <w:p w14:paraId="26EB5C77" w14:textId="77777777" w:rsidR="005910C2" w:rsidRDefault="005910C2" w:rsidP="00F0444A">
            <w:pPr>
              <w:rPr>
                <w:rFonts w:ascii="Calibri" w:hAnsi="Calibri"/>
                <w:b/>
                <w:szCs w:val="18"/>
              </w:rPr>
            </w:pPr>
            <w:r w:rsidRPr="00F80E7D">
              <w:rPr>
                <w:rFonts w:ascii="Calibri" w:hAnsi="Calibri"/>
                <w:b/>
                <w:szCs w:val="18"/>
              </w:rPr>
              <w:t>C. Verified Cooling System SEER</w:t>
            </w:r>
          </w:p>
          <w:p w14:paraId="7DC3DBB9" w14:textId="7E359663" w:rsidR="009949F7" w:rsidRPr="00E15104" w:rsidDel="004E3E8B" w:rsidRDefault="009949F7" w:rsidP="00F0444A">
            <w:pPr>
              <w:rPr>
                <w:rFonts w:ascii="Calibri" w:hAnsi="Calibri"/>
                <w:b/>
                <w:sz w:val="18"/>
                <w:szCs w:val="18"/>
              </w:rPr>
            </w:pPr>
            <w:r w:rsidRPr="00E15104">
              <w:rPr>
                <w:rFonts w:ascii="Calibri" w:hAnsi="Calibri"/>
                <w:sz w:val="18"/>
                <w:szCs w:val="18"/>
              </w:rPr>
              <w:t>&lt;&lt;if A03 equal to "</w:t>
            </w:r>
            <w:r w:rsidRPr="00827AE2">
              <w:rPr>
                <w:rFonts w:ascii="Calibri" w:hAnsi="Calibri"/>
                <w:sz w:val="18"/>
                <w:szCs w:val="18"/>
              </w:rPr>
              <w:t>EER Verification is required</w:t>
            </w:r>
            <w:r w:rsidRPr="00E15104" w:rsidDel="00FD2A49">
              <w:rPr>
                <w:rFonts w:ascii="Calibri" w:hAnsi="Calibri"/>
                <w:sz w:val="18"/>
                <w:szCs w:val="18"/>
              </w:rPr>
              <w:t xml:space="preserve"> </w:t>
            </w:r>
            <w:r w:rsidRPr="00E15104">
              <w:rPr>
                <w:rFonts w:ascii="Calibri" w:hAnsi="Calibri"/>
                <w:sz w:val="18"/>
                <w:szCs w:val="18"/>
              </w:rPr>
              <w:t>" then display the "section does not apply" message; else display Table C</w:t>
            </w:r>
            <w:r w:rsidRPr="00E15104">
              <w:rPr>
                <w:rFonts w:ascii="Calibri" w:hAnsi="Calibri"/>
                <w:bCs/>
                <w:sz w:val="18"/>
                <w:szCs w:val="18"/>
              </w:rPr>
              <w:t>&gt;&gt;</w:t>
            </w:r>
          </w:p>
        </w:tc>
      </w:tr>
      <w:tr w:rsidR="001E0611" w:rsidRPr="00637BB7" w14:paraId="7DC3DBBE" w14:textId="77777777" w:rsidTr="00654FF3">
        <w:trPr>
          <w:trHeight w:val="144"/>
        </w:trPr>
        <w:tc>
          <w:tcPr>
            <w:tcW w:w="490" w:type="dxa"/>
            <w:tcBorders>
              <w:top w:val="single" w:sz="4" w:space="0" w:color="auto"/>
              <w:left w:val="single" w:sz="4" w:space="0" w:color="auto"/>
              <w:bottom w:val="single" w:sz="4" w:space="0" w:color="auto"/>
              <w:right w:val="single" w:sz="4" w:space="0" w:color="auto"/>
            </w:tcBorders>
          </w:tcPr>
          <w:p w14:paraId="7DC3DBBB"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38" w:type="dxa"/>
            <w:tcBorders>
              <w:top w:val="single" w:sz="4" w:space="0" w:color="auto"/>
              <w:left w:val="single" w:sz="4" w:space="0" w:color="auto"/>
              <w:bottom w:val="single" w:sz="4" w:space="0" w:color="auto"/>
              <w:right w:val="single" w:sz="4" w:space="0" w:color="auto"/>
            </w:tcBorders>
          </w:tcPr>
          <w:p w14:paraId="7DC3DBBC" w14:textId="59FDFF57" w:rsidR="001E0611" w:rsidRPr="00E15104" w:rsidDel="004E3E8B" w:rsidRDefault="001E0611" w:rsidP="00081BB1">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SEER</w:t>
            </w:r>
          </w:p>
        </w:tc>
        <w:tc>
          <w:tcPr>
            <w:tcW w:w="7560" w:type="dxa"/>
            <w:tcBorders>
              <w:top w:val="single" w:sz="4" w:space="0" w:color="auto"/>
              <w:left w:val="single" w:sz="4" w:space="0" w:color="auto"/>
              <w:bottom w:val="single" w:sz="4" w:space="0" w:color="auto"/>
              <w:right w:val="single" w:sz="4" w:space="0" w:color="auto"/>
            </w:tcBorders>
          </w:tcPr>
          <w:p w14:paraId="7DC3DBBD" w14:textId="77777777" w:rsidR="001E0611" w:rsidRPr="00E15104" w:rsidRDefault="00730153" w:rsidP="00F0444A">
            <w:pPr>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C2" w14:textId="77777777" w:rsidTr="00654FF3">
        <w:trPr>
          <w:trHeight w:val="144"/>
        </w:trPr>
        <w:tc>
          <w:tcPr>
            <w:tcW w:w="490" w:type="dxa"/>
            <w:tcBorders>
              <w:top w:val="single" w:sz="4" w:space="0" w:color="auto"/>
            </w:tcBorders>
            <w:vAlign w:val="center"/>
          </w:tcPr>
          <w:p w14:paraId="7DC3DBBF"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38" w:type="dxa"/>
            <w:tcBorders>
              <w:top w:val="single" w:sz="4" w:space="0" w:color="auto"/>
            </w:tcBorders>
            <w:vAlign w:val="center"/>
          </w:tcPr>
          <w:p w14:paraId="7DC3DBC0" w14:textId="003995F5" w:rsidR="001E0611" w:rsidRPr="00E15104" w:rsidRDefault="008C5737" w:rsidP="008A484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SEER</w:t>
            </w:r>
          </w:p>
        </w:tc>
        <w:tc>
          <w:tcPr>
            <w:tcW w:w="7560" w:type="dxa"/>
            <w:tcBorders>
              <w:top w:val="single" w:sz="4" w:space="0" w:color="auto"/>
            </w:tcBorders>
            <w:vAlign w:val="center"/>
          </w:tcPr>
          <w:p w14:paraId="7DC3DBC1" w14:textId="77777777" w:rsidR="001E0611" w:rsidRPr="00E15104" w:rsidRDefault="001E0611" w:rsidP="008A484F">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SEER listed </w:t>
            </w:r>
            <w:r w:rsidR="008A484F">
              <w:rPr>
                <w:rFonts w:ascii="Calibri" w:hAnsi="Calibri"/>
                <w:sz w:val="18"/>
                <w:szCs w:val="18"/>
              </w:rPr>
              <w:t xml:space="preserve">in the </w:t>
            </w:r>
            <w:r w:rsidR="008A484F">
              <w:rPr>
                <w:rFonts w:asciiTheme="minorHAnsi" w:hAnsiTheme="minorHAnsi"/>
                <w:sz w:val="18"/>
                <w:szCs w:val="18"/>
              </w:rPr>
              <w:t>Directory used to certify product performance</w:t>
            </w:r>
            <w:r w:rsidR="008A484F" w:rsidRPr="00E15104" w:rsidDel="008A484F">
              <w:rPr>
                <w:rFonts w:ascii="Calibri" w:hAnsi="Calibri"/>
                <w:sz w:val="18"/>
                <w:szCs w:val="18"/>
              </w:rPr>
              <w:t xml:space="preserve"> </w:t>
            </w:r>
            <w:r w:rsidRPr="00E15104">
              <w:rPr>
                <w:rFonts w:ascii="Calibri" w:hAnsi="Calibri"/>
                <w:sz w:val="18"/>
                <w:szCs w:val="18"/>
              </w:rPr>
              <w:t>&gt;&gt;</w:t>
            </w:r>
          </w:p>
        </w:tc>
      </w:tr>
      <w:tr w:rsidR="00D52C9A" w:rsidRPr="00637BB7" w14:paraId="7DC3DBC6" w14:textId="77777777" w:rsidTr="00654FF3">
        <w:trPr>
          <w:trHeight w:val="144"/>
        </w:trPr>
        <w:tc>
          <w:tcPr>
            <w:tcW w:w="490" w:type="dxa"/>
            <w:vAlign w:val="center"/>
          </w:tcPr>
          <w:p w14:paraId="7DC3DBC3" w14:textId="77777777" w:rsidR="00D52C9A" w:rsidRPr="00E15104" w:rsidRDefault="00D52C9A" w:rsidP="006C3DB1">
            <w:pPr>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38" w:type="dxa"/>
            <w:vAlign w:val="center"/>
          </w:tcPr>
          <w:p w14:paraId="7DC3DBC4" w14:textId="77777777" w:rsidR="00D52C9A" w:rsidRPr="00E15104" w:rsidRDefault="00D52C9A" w:rsidP="00F0444A">
            <w:pPr>
              <w:rPr>
                <w:rFonts w:ascii="Calibri" w:hAnsi="Calibri"/>
                <w:sz w:val="18"/>
                <w:szCs w:val="18"/>
              </w:rPr>
            </w:pPr>
            <w:r w:rsidRPr="00E15104">
              <w:rPr>
                <w:rFonts w:ascii="Calibri" w:hAnsi="Calibri"/>
                <w:sz w:val="18"/>
                <w:szCs w:val="18"/>
              </w:rPr>
              <w:t>Compliance Statement:</w:t>
            </w:r>
          </w:p>
        </w:tc>
        <w:tc>
          <w:tcPr>
            <w:tcW w:w="7560" w:type="dxa"/>
            <w:vAlign w:val="center"/>
          </w:tcPr>
          <w:p w14:paraId="7DC3DBC5" w14:textId="77777777" w:rsidR="00D52C9A" w:rsidRPr="00E15104" w:rsidRDefault="00856538" w:rsidP="00F0444A">
            <w:pPr>
              <w:rPr>
                <w:rFonts w:ascii="Calibri" w:hAnsi="Calibri"/>
                <w:sz w:val="18"/>
                <w:szCs w:val="18"/>
              </w:rPr>
            </w:pPr>
            <w:r w:rsidRPr="00E15104">
              <w:rPr>
                <w:rFonts w:ascii="Calibri" w:hAnsi="Calibri"/>
                <w:sz w:val="18"/>
                <w:szCs w:val="18"/>
              </w:rPr>
              <w:t>&lt;&lt; calculated field: if C02≥C01 show text, “System Passes SEER Verification”; else, “System Fails”, do  not proceed&gt;&gt;</w:t>
            </w:r>
          </w:p>
        </w:tc>
      </w:tr>
      <w:tr w:rsidR="00724E2E" w:rsidRPr="00637BB7" w14:paraId="7DC3DBC8" w14:textId="77777777" w:rsidTr="00724E2E">
        <w:trPr>
          <w:trHeight w:val="144"/>
        </w:trPr>
        <w:tc>
          <w:tcPr>
            <w:tcW w:w="11088" w:type="dxa"/>
            <w:gridSpan w:val="3"/>
            <w:vAlign w:val="center"/>
          </w:tcPr>
          <w:p w14:paraId="7DC3DBC7" w14:textId="77777777" w:rsidR="00724E2E" w:rsidRPr="00654FF3" w:rsidRDefault="00724E2E" w:rsidP="00720A72">
            <w:pPr>
              <w:rPr>
                <w:rFonts w:ascii="Calibri" w:hAnsi="Calibri"/>
                <w:b/>
                <w:sz w:val="18"/>
                <w:szCs w:val="18"/>
              </w:rPr>
            </w:pPr>
            <w:r w:rsidRPr="00654FF3">
              <w:rPr>
                <w:rFonts w:ascii="Calibri" w:hAnsi="Calibri"/>
                <w:b/>
                <w:sz w:val="18"/>
                <w:szCs w:val="18"/>
              </w:rPr>
              <w:t xml:space="preserve">Signature by responsible party below certifies that the installed cooling equipment </w:t>
            </w:r>
            <w:r w:rsidR="00720A72" w:rsidRPr="00654FF3">
              <w:rPr>
                <w:rFonts w:ascii="Calibri" w:hAnsi="Calibri"/>
                <w:b/>
                <w:sz w:val="18"/>
                <w:szCs w:val="18"/>
              </w:rPr>
              <w:t>meets or exceeds the required value listed on the CF1R</w:t>
            </w:r>
            <w:r w:rsidRPr="00654FF3">
              <w:rPr>
                <w:rFonts w:ascii="Calibri" w:hAnsi="Calibri"/>
                <w:b/>
                <w:sz w:val="18"/>
                <w:szCs w:val="18"/>
              </w:rPr>
              <w:t>.</w:t>
            </w:r>
          </w:p>
        </w:tc>
      </w:tr>
    </w:tbl>
    <w:p w14:paraId="7DC3DBC9" w14:textId="77777777" w:rsidR="004A6A89" w:rsidRDefault="004A6A89" w:rsidP="00FB0E35">
      <w:pPr>
        <w:rPr>
          <w:rFonts w:ascii="Calibri" w:hAnsi="Calibri"/>
          <w:b/>
          <w:bCs/>
          <w:sz w:val="18"/>
          <w:szCs w:val="18"/>
        </w:rPr>
      </w:pPr>
    </w:p>
    <w:p w14:paraId="10404327" w14:textId="77777777" w:rsidR="00654FF3" w:rsidRDefault="00654FF3">
      <w:r>
        <w:br w:type="page"/>
      </w: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3060"/>
        <w:gridCol w:w="7560"/>
      </w:tblGrid>
      <w:tr w:rsidR="005910C2" w:rsidRPr="00637BB7" w14:paraId="7DC3DBCD" w14:textId="77777777" w:rsidTr="00EE4A98">
        <w:trPr>
          <w:trHeight w:val="144"/>
        </w:trPr>
        <w:tc>
          <w:tcPr>
            <w:tcW w:w="11088" w:type="dxa"/>
            <w:gridSpan w:val="3"/>
            <w:tcBorders>
              <w:top w:val="single" w:sz="4" w:space="0" w:color="auto"/>
            </w:tcBorders>
            <w:vAlign w:val="center"/>
          </w:tcPr>
          <w:p w14:paraId="5B881AC6" w14:textId="7C3ECCB5" w:rsidR="005910C2" w:rsidRPr="00F80E7D" w:rsidRDefault="005910C2" w:rsidP="00F0444A">
            <w:pPr>
              <w:rPr>
                <w:rFonts w:ascii="Calibri" w:hAnsi="Calibri"/>
                <w:b/>
                <w:szCs w:val="18"/>
              </w:rPr>
            </w:pPr>
            <w:r w:rsidRPr="00F80E7D">
              <w:rPr>
                <w:rFonts w:ascii="Calibri" w:hAnsi="Calibri"/>
                <w:b/>
                <w:szCs w:val="18"/>
              </w:rPr>
              <w:lastRenderedPageBreak/>
              <w:t>D. Verified Cooling System EER</w:t>
            </w:r>
          </w:p>
          <w:p w14:paraId="7DC3DBCC" w14:textId="0F780316" w:rsidR="009949F7" w:rsidRPr="00E15104" w:rsidDel="004E3E8B" w:rsidRDefault="009949F7"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3</w:t>
            </w:r>
            <w:r w:rsidRPr="00E15104">
              <w:rPr>
                <w:rFonts w:ascii="Calibri" w:hAnsi="Calibri"/>
                <w:sz w:val="18"/>
                <w:szCs w:val="18"/>
              </w:rPr>
              <w:t xml:space="preserve"> equal to "</w:t>
            </w:r>
            <w:r>
              <w:rPr>
                <w:rFonts w:ascii="Calibri" w:hAnsi="Calibri"/>
                <w:sz w:val="18"/>
                <w:szCs w:val="18"/>
              </w:rPr>
              <w:t>S</w:t>
            </w:r>
            <w:r w:rsidRPr="00827AE2">
              <w:rPr>
                <w:rFonts w:ascii="Calibri" w:hAnsi="Calibri"/>
                <w:sz w:val="18"/>
                <w:szCs w:val="18"/>
              </w:rPr>
              <w:t>EER Verification is required</w:t>
            </w:r>
            <w:r w:rsidRPr="00E15104" w:rsidDel="00FD2A49">
              <w:rPr>
                <w:rFonts w:ascii="Calibri" w:hAnsi="Calibri"/>
                <w:sz w:val="18"/>
                <w:szCs w:val="18"/>
              </w:rPr>
              <w:t xml:space="preserve"> </w:t>
            </w:r>
            <w:r w:rsidRPr="00E15104">
              <w:rPr>
                <w:rFonts w:ascii="Calibri" w:hAnsi="Calibri"/>
                <w:sz w:val="18"/>
                <w:szCs w:val="18"/>
              </w:rPr>
              <w:t>" then display the "section does not apply" message; else display Table D</w:t>
            </w:r>
            <w:r w:rsidRPr="00E15104">
              <w:rPr>
                <w:rFonts w:ascii="Calibri" w:hAnsi="Calibri"/>
                <w:bCs/>
                <w:sz w:val="18"/>
                <w:szCs w:val="18"/>
              </w:rPr>
              <w:t>&gt;&gt;</w:t>
            </w:r>
          </w:p>
        </w:tc>
      </w:tr>
      <w:tr w:rsidR="001E0611" w:rsidRPr="00637BB7" w14:paraId="7DC3DBD1" w14:textId="77777777" w:rsidTr="00654FF3">
        <w:trPr>
          <w:trHeight w:val="144"/>
        </w:trPr>
        <w:tc>
          <w:tcPr>
            <w:tcW w:w="468" w:type="dxa"/>
            <w:tcBorders>
              <w:top w:val="single" w:sz="4" w:space="0" w:color="auto"/>
              <w:left w:val="single" w:sz="4" w:space="0" w:color="auto"/>
              <w:bottom w:val="single" w:sz="4" w:space="0" w:color="auto"/>
              <w:right w:val="single" w:sz="4" w:space="0" w:color="auto"/>
            </w:tcBorders>
          </w:tcPr>
          <w:p w14:paraId="7DC3DBCE"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01</w:t>
            </w:r>
          </w:p>
        </w:tc>
        <w:tc>
          <w:tcPr>
            <w:tcW w:w="3060" w:type="dxa"/>
            <w:tcBorders>
              <w:top w:val="single" w:sz="4" w:space="0" w:color="auto"/>
              <w:left w:val="single" w:sz="4" w:space="0" w:color="auto"/>
              <w:bottom w:val="single" w:sz="4" w:space="0" w:color="auto"/>
              <w:right w:val="single" w:sz="4" w:space="0" w:color="auto"/>
            </w:tcBorders>
          </w:tcPr>
          <w:p w14:paraId="7DC3DBCF" w14:textId="3C3A9A51" w:rsidR="001E0611" w:rsidRPr="00E15104" w:rsidDel="004E3E8B" w:rsidRDefault="001E0611" w:rsidP="00081BB1">
            <w:pPr>
              <w:pStyle w:val="Header"/>
              <w:tabs>
                <w:tab w:val="clear" w:pos="4320"/>
                <w:tab w:val="clear" w:pos="8640"/>
              </w:tabs>
              <w:ind w:hanging="18"/>
              <w:rPr>
                <w:rFonts w:ascii="Calibri" w:hAnsi="Calibri"/>
                <w:sz w:val="18"/>
                <w:szCs w:val="18"/>
              </w:rPr>
            </w:pPr>
            <w:r w:rsidRPr="00E15104">
              <w:rPr>
                <w:rFonts w:ascii="Calibri" w:hAnsi="Calibri"/>
                <w:sz w:val="18"/>
                <w:szCs w:val="18"/>
              </w:rPr>
              <w:t>Required minimum EER</w:t>
            </w:r>
          </w:p>
        </w:tc>
        <w:tc>
          <w:tcPr>
            <w:tcW w:w="7560" w:type="dxa"/>
            <w:tcBorders>
              <w:top w:val="single" w:sz="4" w:space="0" w:color="auto"/>
              <w:left w:val="single" w:sz="4" w:space="0" w:color="auto"/>
              <w:bottom w:val="single" w:sz="4" w:space="0" w:color="auto"/>
              <w:right w:val="single" w:sz="4" w:space="0" w:color="auto"/>
            </w:tcBorders>
          </w:tcPr>
          <w:p w14:paraId="7DC3DBD0" w14:textId="77777777" w:rsidR="001E0611" w:rsidRPr="00E15104" w:rsidRDefault="001E0611" w:rsidP="00F0444A">
            <w:pPr>
              <w:rPr>
                <w:rFonts w:ascii="Calibri" w:hAnsi="Calibri"/>
                <w:sz w:val="18"/>
                <w:szCs w:val="18"/>
              </w:rPr>
            </w:pPr>
            <w:r w:rsidRPr="00E15104">
              <w:rPr>
                <w:rFonts w:ascii="Calibri" w:hAnsi="Calibri"/>
                <w:sz w:val="18"/>
                <w:szCs w:val="18"/>
              </w:rPr>
              <w:t>&lt;&lt;auto</w:t>
            </w:r>
            <w:r w:rsidR="00AC5B1A">
              <w:rPr>
                <w:rFonts w:ascii="Calibri" w:hAnsi="Calibri"/>
                <w:sz w:val="18"/>
                <w:szCs w:val="18"/>
              </w:rPr>
              <w:t xml:space="preserve"> </w:t>
            </w:r>
            <w:r w:rsidRPr="00E15104">
              <w:rPr>
                <w:rFonts w:ascii="Calibri" w:hAnsi="Calibri"/>
                <w:sz w:val="18"/>
                <w:szCs w:val="18"/>
              </w:rPr>
              <w:t xml:space="preserve">filled from </w:t>
            </w:r>
            <w:r w:rsidR="00081BB1" w:rsidRPr="00243E16">
              <w:rPr>
                <w:rFonts w:ascii="Calibri" w:hAnsi="Calibri"/>
                <w:sz w:val="18"/>
                <w:szCs w:val="18"/>
              </w:rPr>
              <w:t>CF2R-MCH-</w:t>
            </w:r>
            <w:r w:rsidR="00081BB1">
              <w:rPr>
                <w:rFonts w:ascii="Calibri" w:hAnsi="Calibri"/>
                <w:sz w:val="18"/>
                <w:szCs w:val="18"/>
              </w:rPr>
              <w:t>01</w:t>
            </w:r>
            <w:r w:rsidRPr="00E15104">
              <w:rPr>
                <w:rFonts w:ascii="Calibri" w:hAnsi="Calibri"/>
                <w:sz w:val="18"/>
                <w:szCs w:val="18"/>
              </w:rPr>
              <w:t>&gt;&gt;</w:t>
            </w:r>
          </w:p>
        </w:tc>
      </w:tr>
      <w:tr w:rsidR="001E0611" w:rsidRPr="00637BB7" w14:paraId="7DC3DBD5" w14:textId="77777777" w:rsidTr="00654FF3">
        <w:trPr>
          <w:trHeight w:val="144"/>
        </w:trPr>
        <w:tc>
          <w:tcPr>
            <w:tcW w:w="468" w:type="dxa"/>
            <w:tcBorders>
              <w:top w:val="single" w:sz="4" w:space="0" w:color="auto"/>
            </w:tcBorders>
            <w:vAlign w:val="center"/>
          </w:tcPr>
          <w:p w14:paraId="7DC3DBD2" w14:textId="77777777" w:rsidR="001E0611" w:rsidRPr="00E15104" w:rsidRDefault="001E0611" w:rsidP="00F0444A">
            <w:pPr>
              <w:pStyle w:val="Header"/>
              <w:tabs>
                <w:tab w:val="clear" w:pos="4320"/>
                <w:tab w:val="clear" w:pos="8640"/>
              </w:tabs>
              <w:jc w:val="center"/>
              <w:rPr>
                <w:rFonts w:ascii="Calibri" w:hAnsi="Calibri"/>
                <w:sz w:val="18"/>
                <w:szCs w:val="18"/>
              </w:rPr>
            </w:pPr>
            <w:r w:rsidRPr="00E15104">
              <w:rPr>
                <w:rFonts w:ascii="Calibri" w:hAnsi="Calibri"/>
                <w:sz w:val="18"/>
                <w:szCs w:val="18"/>
              </w:rPr>
              <w:t>02</w:t>
            </w:r>
          </w:p>
        </w:tc>
        <w:tc>
          <w:tcPr>
            <w:tcW w:w="3060" w:type="dxa"/>
            <w:tcBorders>
              <w:top w:val="single" w:sz="4" w:space="0" w:color="auto"/>
            </w:tcBorders>
            <w:vAlign w:val="center"/>
          </w:tcPr>
          <w:p w14:paraId="7DC3DBD3" w14:textId="33EF63E6" w:rsidR="001E0611" w:rsidRPr="00E15104" w:rsidRDefault="008C5737" w:rsidP="009A5D4D">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Installed </w:t>
            </w:r>
            <w:r w:rsidR="001E0611" w:rsidRPr="00E15104">
              <w:rPr>
                <w:rFonts w:ascii="Calibri" w:hAnsi="Calibri"/>
                <w:sz w:val="18"/>
                <w:szCs w:val="18"/>
              </w:rPr>
              <w:t>EER</w:t>
            </w:r>
          </w:p>
        </w:tc>
        <w:tc>
          <w:tcPr>
            <w:tcW w:w="7560" w:type="dxa"/>
            <w:tcBorders>
              <w:top w:val="single" w:sz="4" w:space="0" w:color="auto"/>
            </w:tcBorders>
            <w:vAlign w:val="center"/>
          </w:tcPr>
          <w:p w14:paraId="7DC3DBD4" w14:textId="77777777" w:rsidR="001E0611" w:rsidRPr="00E15104" w:rsidRDefault="001E0611" w:rsidP="00F0444A">
            <w:pPr>
              <w:pStyle w:val="Header"/>
              <w:tabs>
                <w:tab w:val="clear" w:pos="4320"/>
                <w:tab w:val="clear" w:pos="8640"/>
              </w:tabs>
              <w:ind w:hanging="18"/>
              <w:rPr>
                <w:rFonts w:ascii="Calibri" w:hAnsi="Calibri"/>
                <w:sz w:val="18"/>
                <w:szCs w:val="18"/>
              </w:rPr>
            </w:pPr>
            <w:r w:rsidRPr="00E15104">
              <w:rPr>
                <w:rFonts w:ascii="Calibri" w:hAnsi="Calibri"/>
                <w:sz w:val="18"/>
                <w:szCs w:val="18"/>
              </w:rPr>
              <w:t xml:space="preserve">&lt;&lt;user input, EER listed </w:t>
            </w:r>
            <w:r w:rsidR="00720A72">
              <w:rPr>
                <w:rFonts w:ascii="Calibri" w:hAnsi="Calibri"/>
                <w:sz w:val="18"/>
                <w:szCs w:val="18"/>
              </w:rPr>
              <w:t xml:space="preserve">in the </w:t>
            </w:r>
            <w:r w:rsidR="00720A72">
              <w:rPr>
                <w:rFonts w:asciiTheme="minorHAnsi" w:hAnsiTheme="minorHAnsi"/>
                <w:sz w:val="18"/>
                <w:szCs w:val="18"/>
              </w:rPr>
              <w:t>Directory used to certify product performance</w:t>
            </w:r>
            <w:r w:rsidR="00720A72" w:rsidRPr="00E15104" w:rsidDel="008A484F">
              <w:rPr>
                <w:rFonts w:ascii="Calibri" w:hAnsi="Calibri"/>
                <w:sz w:val="18"/>
                <w:szCs w:val="18"/>
              </w:rPr>
              <w:t xml:space="preserve"> </w:t>
            </w:r>
            <w:r w:rsidRPr="00E15104">
              <w:rPr>
                <w:rFonts w:ascii="Calibri" w:hAnsi="Calibri"/>
                <w:sz w:val="18"/>
                <w:szCs w:val="18"/>
              </w:rPr>
              <w:t>&gt;&gt;</w:t>
            </w:r>
          </w:p>
        </w:tc>
      </w:tr>
      <w:tr w:rsidR="00856538" w:rsidRPr="00637BB7" w14:paraId="7DC3DBD9" w14:textId="77777777" w:rsidTr="00654FF3">
        <w:trPr>
          <w:trHeight w:val="144"/>
        </w:trPr>
        <w:tc>
          <w:tcPr>
            <w:tcW w:w="468" w:type="dxa"/>
            <w:vAlign w:val="center"/>
          </w:tcPr>
          <w:p w14:paraId="7DC3DBD6" w14:textId="77777777" w:rsidR="00856538" w:rsidRPr="00E15104" w:rsidRDefault="00856538" w:rsidP="006C3DB1">
            <w:pPr>
              <w:pStyle w:val="Header"/>
              <w:tabs>
                <w:tab w:val="clear" w:pos="4320"/>
                <w:tab w:val="clear" w:pos="8640"/>
              </w:tabs>
              <w:jc w:val="center"/>
              <w:rPr>
                <w:rFonts w:ascii="Calibri" w:hAnsi="Calibri"/>
                <w:sz w:val="18"/>
                <w:szCs w:val="18"/>
              </w:rPr>
            </w:pPr>
            <w:r w:rsidRPr="00E15104">
              <w:rPr>
                <w:rFonts w:ascii="Calibri" w:hAnsi="Calibri"/>
                <w:sz w:val="18"/>
                <w:szCs w:val="18"/>
              </w:rPr>
              <w:t>0</w:t>
            </w:r>
            <w:r w:rsidR="006C3DB1">
              <w:rPr>
                <w:rFonts w:ascii="Calibri" w:hAnsi="Calibri"/>
                <w:sz w:val="18"/>
                <w:szCs w:val="18"/>
              </w:rPr>
              <w:t>3</w:t>
            </w:r>
          </w:p>
        </w:tc>
        <w:tc>
          <w:tcPr>
            <w:tcW w:w="3060" w:type="dxa"/>
            <w:vAlign w:val="center"/>
          </w:tcPr>
          <w:p w14:paraId="7DC3DBD7" w14:textId="77777777" w:rsidR="00856538" w:rsidRPr="00E15104" w:rsidRDefault="00856538" w:rsidP="00F0444A">
            <w:pPr>
              <w:rPr>
                <w:rFonts w:ascii="Calibri" w:hAnsi="Calibri"/>
                <w:sz w:val="18"/>
                <w:szCs w:val="18"/>
              </w:rPr>
            </w:pPr>
            <w:r w:rsidRPr="00E15104">
              <w:rPr>
                <w:rFonts w:ascii="Calibri" w:hAnsi="Calibri"/>
                <w:sz w:val="18"/>
                <w:szCs w:val="18"/>
              </w:rPr>
              <w:t>Compliance Statement:</w:t>
            </w:r>
          </w:p>
        </w:tc>
        <w:tc>
          <w:tcPr>
            <w:tcW w:w="7560" w:type="dxa"/>
            <w:vAlign w:val="center"/>
          </w:tcPr>
          <w:p w14:paraId="7DC3DBD8" w14:textId="77777777" w:rsidR="00856538" w:rsidRPr="00E15104" w:rsidRDefault="00856538" w:rsidP="00F0444A">
            <w:pPr>
              <w:rPr>
                <w:rFonts w:ascii="Calibri" w:hAnsi="Calibri"/>
                <w:sz w:val="18"/>
                <w:szCs w:val="18"/>
              </w:rPr>
            </w:pPr>
            <w:r w:rsidRPr="00E15104">
              <w:rPr>
                <w:rFonts w:ascii="Calibri" w:hAnsi="Calibri"/>
                <w:sz w:val="18"/>
                <w:szCs w:val="18"/>
              </w:rPr>
              <w:t>&lt;&lt; calculated field: if D02≥D01 show text, “System Passes EER Verification”; else, “System Fails”, do  not proceed&gt;&gt;</w:t>
            </w:r>
          </w:p>
        </w:tc>
      </w:tr>
      <w:tr w:rsidR="00724E2E" w:rsidRPr="00637BB7" w14:paraId="7DC3DBDB" w14:textId="77777777" w:rsidTr="00724E2E">
        <w:trPr>
          <w:trHeight w:val="144"/>
        </w:trPr>
        <w:tc>
          <w:tcPr>
            <w:tcW w:w="11088" w:type="dxa"/>
            <w:gridSpan w:val="3"/>
            <w:vAlign w:val="center"/>
          </w:tcPr>
          <w:p w14:paraId="7DC3DBDA" w14:textId="77777777" w:rsidR="00724E2E" w:rsidRPr="00654FF3" w:rsidRDefault="00724E2E" w:rsidP="00DE3F3B">
            <w:pPr>
              <w:rPr>
                <w:rFonts w:ascii="Calibri" w:hAnsi="Calibri"/>
                <w:b/>
                <w:sz w:val="18"/>
                <w:szCs w:val="18"/>
              </w:rPr>
            </w:pPr>
            <w:r w:rsidRPr="00654FF3">
              <w:rPr>
                <w:rFonts w:ascii="Calibri" w:hAnsi="Calibri"/>
                <w:b/>
                <w:sz w:val="18"/>
                <w:szCs w:val="18"/>
              </w:rPr>
              <w:t xml:space="preserve">Signature by responsible party below certifies that the installed cooling equipment </w:t>
            </w:r>
            <w:r w:rsidR="00720A72" w:rsidRPr="00654FF3">
              <w:rPr>
                <w:rFonts w:ascii="Calibri" w:hAnsi="Calibri"/>
                <w:b/>
                <w:sz w:val="18"/>
                <w:szCs w:val="18"/>
              </w:rPr>
              <w:t>meets or exceeds the required value listed on the CF1R</w:t>
            </w:r>
            <w:r w:rsidRPr="00654FF3">
              <w:rPr>
                <w:rFonts w:ascii="Calibri" w:hAnsi="Calibri"/>
                <w:b/>
                <w:sz w:val="18"/>
                <w:szCs w:val="18"/>
              </w:rPr>
              <w:t>.</w:t>
            </w:r>
          </w:p>
        </w:tc>
      </w:tr>
    </w:tbl>
    <w:p w14:paraId="7DC3DBDC" w14:textId="77777777" w:rsidR="004A6A89" w:rsidRDefault="004A6A89"/>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468"/>
        <w:gridCol w:w="10620"/>
      </w:tblGrid>
      <w:tr w:rsidR="005910C2" w:rsidRPr="00637BB7" w14:paraId="7DC3DBE0" w14:textId="77777777" w:rsidTr="00EE4A98">
        <w:trPr>
          <w:trHeight w:val="144"/>
        </w:trPr>
        <w:tc>
          <w:tcPr>
            <w:tcW w:w="11088" w:type="dxa"/>
            <w:gridSpan w:val="2"/>
            <w:tcBorders>
              <w:top w:val="single" w:sz="4" w:space="0" w:color="auto"/>
            </w:tcBorders>
            <w:vAlign w:val="center"/>
          </w:tcPr>
          <w:p w14:paraId="3F7B73B0" w14:textId="77777777" w:rsidR="000F6214" w:rsidRDefault="005910C2" w:rsidP="00F0444A">
            <w:pPr>
              <w:rPr>
                <w:rFonts w:ascii="Calibri" w:hAnsi="Calibri"/>
                <w:b/>
                <w:sz w:val="18"/>
                <w:szCs w:val="18"/>
              </w:rPr>
            </w:pPr>
            <w:r w:rsidRPr="000053B5">
              <w:rPr>
                <w:rFonts w:ascii="Calibri" w:hAnsi="Calibri"/>
                <w:b/>
                <w:szCs w:val="18"/>
              </w:rPr>
              <w:t>E. Verified Cooling System Air Handler/Furnace</w:t>
            </w:r>
          </w:p>
          <w:p w14:paraId="7DC3DBDF" w14:textId="7E11EF17" w:rsidR="00F80E7D" w:rsidRPr="00E01779" w:rsidDel="004E3E8B" w:rsidRDefault="00F80E7D"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6</w:t>
            </w:r>
            <w:r w:rsidRPr="00E15104">
              <w:rPr>
                <w:rFonts w:ascii="Calibri" w:hAnsi="Calibri"/>
                <w:sz w:val="18"/>
                <w:szCs w:val="18"/>
              </w:rPr>
              <w:t xml:space="preserve"> equal to "No" then display the "section does not apply" message; else display Table </w:t>
            </w:r>
            <w:r>
              <w:rPr>
                <w:rFonts w:ascii="Calibri" w:hAnsi="Calibri"/>
                <w:sz w:val="18"/>
                <w:szCs w:val="18"/>
              </w:rPr>
              <w:t>E</w:t>
            </w:r>
            <w:r w:rsidRPr="00E15104">
              <w:rPr>
                <w:rFonts w:ascii="Calibri" w:hAnsi="Calibri"/>
                <w:bCs/>
                <w:sz w:val="18"/>
                <w:szCs w:val="18"/>
              </w:rPr>
              <w:t>&gt;&gt;</w:t>
            </w:r>
          </w:p>
        </w:tc>
      </w:tr>
      <w:tr w:rsidR="005910C2" w:rsidRPr="00637BB7" w14:paraId="7DC3DBE3" w14:textId="77777777" w:rsidTr="00EE4A98">
        <w:trPr>
          <w:trHeight w:val="144"/>
        </w:trPr>
        <w:tc>
          <w:tcPr>
            <w:tcW w:w="468" w:type="dxa"/>
            <w:vAlign w:val="center"/>
          </w:tcPr>
          <w:p w14:paraId="7DC3DBE1" w14:textId="77777777" w:rsidR="005910C2" w:rsidRPr="00E01779" w:rsidRDefault="005910C2" w:rsidP="00F0444A">
            <w:pPr>
              <w:pStyle w:val="Header"/>
              <w:tabs>
                <w:tab w:val="clear" w:pos="4320"/>
                <w:tab w:val="clear" w:pos="8640"/>
              </w:tabs>
              <w:jc w:val="center"/>
              <w:rPr>
                <w:rFonts w:ascii="Calibri" w:hAnsi="Calibri"/>
                <w:sz w:val="18"/>
                <w:szCs w:val="18"/>
              </w:rPr>
            </w:pPr>
            <w:r>
              <w:rPr>
                <w:rFonts w:ascii="Calibri" w:hAnsi="Calibri"/>
                <w:sz w:val="18"/>
                <w:szCs w:val="18"/>
              </w:rPr>
              <w:t>01</w:t>
            </w:r>
          </w:p>
        </w:tc>
        <w:tc>
          <w:tcPr>
            <w:tcW w:w="10620" w:type="dxa"/>
            <w:vAlign w:val="center"/>
          </w:tcPr>
          <w:p w14:paraId="7DC3DBE2" w14:textId="1C714CD6" w:rsidR="005910C2" w:rsidRPr="00E01779" w:rsidRDefault="005910C2" w:rsidP="001A43D6">
            <w:pPr>
              <w:rPr>
                <w:rFonts w:ascii="Calibri" w:hAnsi="Calibri"/>
                <w:sz w:val="18"/>
                <w:szCs w:val="18"/>
              </w:rPr>
            </w:pPr>
            <w:r>
              <w:rPr>
                <w:rFonts w:ascii="Calibri" w:hAnsi="Calibri"/>
                <w:sz w:val="18"/>
                <w:szCs w:val="18"/>
              </w:rPr>
              <w:t xml:space="preserve">If a specific air handler or furnace is required by the </w:t>
            </w:r>
            <w:del w:id="51" w:author="Shewmaker, Michael@Energy" w:date="2016-11-29T10:31:00Z">
              <w:r w:rsidDel="001A43D6">
                <w:rPr>
                  <w:rFonts w:ascii="Calibri" w:hAnsi="Calibri"/>
                  <w:sz w:val="18"/>
                  <w:szCs w:val="18"/>
                </w:rPr>
                <w:delText>AHRI certificate</w:delText>
              </w:r>
            </w:del>
            <w:ins w:id="52" w:author="Shewmaker, Michael@Energy" w:date="2016-11-29T10:31:00Z">
              <w:r w:rsidR="001A43D6">
                <w:rPr>
                  <w:rFonts w:ascii="Calibri" w:hAnsi="Calibri"/>
                  <w:sz w:val="18"/>
                  <w:szCs w:val="18"/>
                </w:rPr>
                <w:t>directory used to certify product performance</w:t>
              </w:r>
            </w:ins>
            <w:r>
              <w:rPr>
                <w:rFonts w:ascii="Calibri" w:hAnsi="Calibri"/>
                <w:sz w:val="18"/>
                <w:szCs w:val="18"/>
              </w:rPr>
              <w:t>, the responsible party certifies by signing below that the installed air handler/furnace matches the equipment on the AHRI Certificate.</w:t>
            </w:r>
          </w:p>
        </w:tc>
      </w:tr>
    </w:tbl>
    <w:p w14:paraId="7DC3DBE4" w14:textId="77777777" w:rsidR="005910C2" w:rsidRPr="00F80E7D" w:rsidRDefault="005910C2" w:rsidP="00F0444A">
      <w:pPr>
        <w:rPr>
          <w:rFonts w:ascii="Calibri" w:hAnsi="Calibri"/>
          <w:b/>
          <w:bCs/>
          <w:szCs w:val="18"/>
        </w:rPr>
      </w:pPr>
    </w:p>
    <w:tbl>
      <w:tblPr>
        <w:tblW w:w="110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0"/>
      </w:tblGrid>
      <w:tr w:rsidR="005910C2" w:rsidRPr="00637BB7" w14:paraId="7DC3DBE8" w14:textId="77777777" w:rsidTr="00EE4A98">
        <w:trPr>
          <w:trHeight w:val="144"/>
        </w:trPr>
        <w:tc>
          <w:tcPr>
            <w:tcW w:w="11088" w:type="dxa"/>
            <w:gridSpan w:val="2"/>
            <w:tcBorders>
              <w:top w:val="single" w:sz="4" w:space="0" w:color="auto"/>
            </w:tcBorders>
            <w:vAlign w:val="center"/>
          </w:tcPr>
          <w:p w14:paraId="5090514A" w14:textId="77777777" w:rsidR="005910C2" w:rsidRDefault="005910C2" w:rsidP="00F0444A">
            <w:pPr>
              <w:rPr>
                <w:rFonts w:ascii="Calibri" w:hAnsi="Calibri"/>
                <w:b/>
                <w:sz w:val="18"/>
                <w:szCs w:val="18"/>
              </w:rPr>
            </w:pPr>
            <w:r w:rsidRPr="00F80E7D">
              <w:rPr>
                <w:rFonts w:ascii="Calibri" w:hAnsi="Calibri"/>
                <w:b/>
                <w:szCs w:val="18"/>
              </w:rPr>
              <w:t>F. Verified Cooling System Time Delay Relay</w:t>
            </w:r>
          </w:p>
          <w:p w14:paraId="7DC3DBE7" w14:textId="2FA82389" w:rsidR="00F80E7D" w:rsidRPr="00E01779" w:rsidDel="004E3E8B" w:rsidRDefault="00F80E7D" w:rsidP="00F0444A">
            <w:pPr>
              <w:rPr>
                <w:rFonts w:ascii="Calibri" w:hAnsi="Calibri"/>
                <w:b/>
                <w:sz w:val="18"/>
                <w:szCs w:val="18"/>
              </w:rPr>
            </w:pPr>
            <w:r w:rsidRPr="00E15104">
              <w:rPr>
                <w:rFonts w:ascii="Calibri" w:hAnsi="Calibri"/>
                <w:sz w:val="18"/>
                <w:szCs w:val="18"/>
              </w:rPr>
              <w:t>&lt;&lt;if A0</w:t>
            </w:r>
            <w:r>
              <w:rPr>
                <w:rFonts w:ascii="Calibri" w:hAnsi="Calibri"/>
                <w:sz w:val="18"/>
                <w:szCs w:val="18"/>
              </w:rPr>
              <w:t>7</w:t>
            </w:r>
            <w:r w:rsidRPr="00E15104">
              <w:rPr>
                <w:rFonts w:ascii="Calibri" w:hAnsi="Calibri"/>
                <w:sz w:val="18"/>
                <w:szCs w:val="18"/>
              </w:rPr>
              <w:t xml:space="preserve"> equal to "No" then display the "section does not apply" message; else display Table </w:t>
            </w:r>
            <w:r>
              <w:rPr>
                <w:rFonts w:ascii="Calibri" w:hAnsi="Calibri"/>
                <w:sz w:val="18"/>
                <w:szCs w:val="18"/>
              </w:rPr>
              <w:t>F</w:t>
            </w:r>
            <w:r w:rsidRPr="00E15104">
              <w:rPr>
                <w:rFonts w:ascii="Calibri" w:hAnsi="Calibri"/>
                <w:bCs/>
                <w:sz w:val="18"/>
                <w:szCs w:val="18"/>
              </w:rPr>
              <w:t>&gt;&gt;</w:t>
            </w:r>
          </w:p>
        </w:tc>
      </w:tr>
      <w:tr w:rsidR="005910C2" w:rsidRPr="00637BB7" w14:paraId="7DC3DBEB" w14:textId="77777777" w:rsidTr="00EE4A98">
        <w:trPr>
          <w:trHeight w:val="144"/>
        </w:trPr>
        <w:tc>
          <w:tcPr>
            <w:tcW w:w="468" w:type="dxa"/>
            <w:vAlign w:val="center"/>
          </w:tcPr>
          <w:p w14:paraId="7DC3DBE9" w14:textId="77777777" w:rsidR="005910C2" w:rsidRPr="00E01779" w:rsidRDefault="005910C2" w:rsidP="00F0444A">
            <w:pPr>
              <w:pStyle w:val="Header"/>
              <w:tabs>
                <w:tab w:val="clear" w:pos="4320"/>
                <w:tab w:val="clear" w:pos="8640"/>
              </w:tabs>
              <w:jc w:val="center"/>
              <w:rPr>
                <w:rFonts w:ascii="Calibri" w:hAnsi="Calibri"/>
                <w:sz w:val="18"/>
                <w:szCs w:val="18"/>
              </w:rPr>
            </w:pPr>
            <w:r w:rsidRPr="00E01779">
              <w:rPr>
                <w:rFonts w:ascii="Calibri" w:hAnsi="Calibri"/>
                <w:sz w:val="18"/>
                <w:szCs w:val="18"/>
              </w:rPr>
              <w:t>01</w:t>
            </w:r>
          </w:p>
        </w:tc>
        <w:tc>
          <w:tcPr>
            <w:tcW w:w="10620" w:type="dxa"/>
            <w:vAlign w:val="center"/>
          </w:tcPr>
          <w:p w14:paraId="7DC3DBEA" w14:textId="4E61E1F0" w:rsidR="005910C2" w:rsidRPr="00E01779" w:rsidRDefault="005910C2" w:rsidP="003A785B">
            <w:pPr>
              <w:rPr>
                <w:rFonts w:ascii="Calibri" w:hAnsi="Calibri"/>
                <w:sz w:val="18"/>
                <w:szCs w:val="18"/>
              </w:rPr>
            </w:pPr>
            <w:r>
              <w:rPr>
                <w:rFonts w:ascii="Calibri" w:hAnsi="Calibri"/>
                <w:sz w:val="18"/>
                <w:szCs w:val="18"/>
              </w:rPr>
              <w:t xml:space="preserve">If a Time Delay Relay is required by the </w:t>
            </w:r>
            <w:del w:id="53" w:author="Shewmaker, Michael@Energy" w:date="2016-11-29T10:31:00Z">
              <w:r w:rsidDel="003A785B">
                <w:rPr>
                  <w:rFonts w:ascii="Calibri" w:hAnsi="Calibri"/>
                  <w:sz w:val="18"/>
                  <w:szCs w:val="18"/>
                </w:rPr>
                <w:delText>AHRI certificate</w:delText>
              </w:r>
            </w:del>
            <w:ins w:id="54" w:author="Shewmaker, Michael@Energy" w:date="2016-11-29T10:31:00Z">
              <w:r w:rsidR="003A785B">
                <w:rPr>
                  <w:rFonts w:ascii="Calibri" w:hAnsi="Calibri"/>
                  <w:sz w:val="18"/>
                  <w:szCs w:val="18"/>
                </w:rPr>
                <w:t xml:space="preserve">directory used to certify product </w:t>
              </w:r>
              <w:proofErr w:type="spellStart"/>
              <w:r w:rsidR="003A785B">
                <w:rPr>
                  <w:rFonts w:ascii="Calibri" w:hAnsi="Calibri"/>
                  <w:sz w:val="18"/>
                  <w:szCs w:val="18"/>
                </w:rPr>
                <w:t>perfromance</w:t>
              </w:r>
            </w:ins>
            <w:proofErr w:type="spellEnd"/>
            <w:r>
              <w:rPr>
                <w:rFonts w:ascii="Calibri" w:hAnsi="Calibri"/>
                <w:sz w:val="18"/>
                <w:szCs w:val="18"/>
              </w:rPr>
              <w:t>, the responsible party certifies by signing below that the Time Delay Relay is installed and has been tested to operate correctly according to the protocols of RA3.4.3.</w:t>
            </w:r>
          </w:p>
        </w:tc>
      </w:tr>
    </w:tbl>
    <w:p w14:paraId="7DC3DBEC" w14:textId="77777777" w:rsidR="005910C2" w:rsidRPr="00F80E7D" w:rsidRDefault="005910C2">
      <w:pPr>
        <w:rPr>
          <w:szCs w:val="18"/>
        </w:rPr>
      </w:pPr>
    </w:p>
    <w:tbl>
      <w:tblPr>
        <w:tblW w:w="5033"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68"/>
        <w:gridCol w:w="10621"/>
      </w:tblGrid>
      <w:tr w:rsidR="005910C2" w:rsidRPr="00637BB7" w14:paraId="7DC3DBF0" w14:textId="77777777" w:rsidTr="00E94A27">
        <w:trPr>
          <w:trHeight w:val="144"/>
        </w:trPr>
        <w:tc>
          <w:tcPr>
            <w:tcW w:w="11089" w:type="dxa"/>
            <w:gridSpan w:val="2"/>
            <w:tcBorders>
              <w:top w:val="single" w:sz="4" w:space="0" w:color="auto"/>
            </w:tcBorders>
            <w:vAlign w:val="center"/>
          </w:tcPr>
          <w:p w14:paraId="2705A928" w14:textId="77777777" w:rsidR="005910C2" w:rsidRDefault="005910C2" w:rsidP="00F0444A">
            <w:pPr>
              <w:rPr>
                <w:rFonts w:ascii="Calibri" w:hAnsi="Calibri"/>
                <w:b/>
                <w:sz w:val="18"/>
                <w:szCs w:val="18"/>
              </w:rPr>
            </w:pPr>
            <w:r w:rsidRPr="00F80E7D">
              <w:rPr>
                <w:rFonts w:ascii="Calibri" w:hAnsi="Calibri"/>
                <w:b/>
                <w:szCs w:val="18"/>
              </w:rPr>
              <w:t>G. Verified Cooling System TXV</w:t>
            </w:r>
          </w:p>
          <w:p w14:paraId="7DC3DBEF" w14:textId="1F371A9B" w:rsidR="00F80E7D" w:rsidRPr="00E94A27" w:rsidDel="004E3E8B" w:rsidRDefault="00F80E7D" w:rsidP="00F0444A">
            <w:pPr>
              <w:rPr>
                <w:rFonts w:ascii="Calibri" w:hAnsi="Calibri"/>
                <w:b/>
                <w:sz w:val="18"/>
                <w:szCs w:val="18"/>
              </w:rPr>
            </w:pPr>
            <w:r w:rsidRPr="009C273F">
              <w:rPr>
                <w:rFonts w:ascii="Calibri" w:hAnsi="Calibri"/>
                <w:sz w:val="18"/>
                <w:szCs w:val="18"/>
              </w:rPr>
              <w:t>&lt;&lt;if A08 equal to "No" then display the "section does not apply" message; else display Table G</w:t>
            </w:r>
            <w:r w:rsidRPr="009C273F">
              <w:rPr>
                <w:rFonts w:ascii="Calibri" w:hAnsi="Calibri"/>
                <w:bCs/>
                <w:sz w:val="18"/>
                <w:szCs w:val="18"/>
              </w:rPr>
              <w:t>&gt;&gt;</w:t>
            </w:r>
          </w:p>
        </w:tc>
      </w:tr>
      <w:tr w:rsidR="005910C2" w:rsidRPr="00637BB7" w14:paraId="7DC3DBF3" w14:textId="77777777" w:rsidTr="00E94A27">
        <w:trPr>
          <w:trHeight w:val="144"/>
        </w:trPr>
        <w:tc>
          <w:tcPr>
            <w:tcW w:w="468" w:type="dxa"/>
            <w:vAlign w:val="center"/>
          </w:tcPr>
          <w:p w14:paraId="7DC3DBF1" w14:textId="77777777" w:rsidR="005910C2" w:rsidRPr="00237478" w:rsidRDefault="005910C2" w:rsidP="00F0444A">
            <w:pPr>
              <w:pStyle w:val="Header"/>
              <w:tabs>
                <w:tab w:val="clear" w:pos="4320"/>
                <w:tab w:val="clear" w:pos="8640"/>
              </w:tabs>
              <w:jc w:val="center"/>
              <w:rPr>
                <w:rFonts w:ascii="Calibri" w:hAnsi="Calibri"/>
                <w:sz w:val="18"/>
                <w:szCs w:val="18"/>
              </w:rPr>
            </w:pPr>
            <w:r w:rsidRPr="00237478">
              <w:rPr>
                <w:rFonts w:ascii="Calibri" w:hAnsi="Calibri"/>
                <w:sz w:val="18"/>
                <w:szCs w:val="18"/>
              </w:rPr>
              <w:t>01</w:t>
            </w:r>
          </w:p>
        </w:tc>
        <w:tc>
          <w:tcPr>
            <w:tcW w:w="10621" w:type="dxa"/>
            <w:vAlign w:val="center"/>
          </w:tcPr>
          <w:p w14:paraId="7DC3DBF2" w14:textId="3E9E9BC4" w:rsidR="005910C2" w:rsidRPr="00237478" w:rsidRDefault="005910C2" w:rsidP="003A785B">
            <w:pPr>
              <w:rPr>
                <w:rFonts w:ascii="Calibri" w:hAnsi="Calibri"/>
                <w:sz w:val="18"/>
                <w:szCs w:val="18"/>
              </w:rPr>
            </w:pPr>
            <w:r w:rsidRPr="00237478">
              <w:rPr>
                <w:rFonts w:ascii="Calibri" w:hAnsi="Calibri"/>
                <w:sz w:val="18"/>
                <w:szCs w:val="18"/>
              </w:rPr>
              <w:t xml:space="preserve">If a TXV is required by the </w:t>
            </w:r>
            <w:del w:id="55" w:author="Shewmaker, Michael@Energy" w:date="2016-11-29T10:31:00Z">
              <w:r w:rsidRPr="00237478" w:rsidDel="003A785B">
                <w:rPr>
                  <w:rFonts w:ascii="Calibri" w:hAnsi="Calibri"/>
                  <w:sz w:val="18"/>
                  <w:szCs w:val="18"/>
                </w:rPr>
                <w:delText>AHRI certificate</w:delText>
              </w:r>
            </w:del>
            <w:ins w:id="56" w:author="Shewmaker, Michael@Energy" w:date="2016-11-29T10:31:00Z">
              <w:r w:rsidR="003A785B">
                <w:rPr>
                  <w:rFonts w:ascii="Calibri" w:hAnsi="Calibri"/>
                  <w:sz w:val="18"/>
                  <w:szCs w:val="18"/>
                </w:rPr>
                <w:t>directory used to certify product performance</w:t>
              </w:r>
            </w:ins>
            <w:r w:rsidRPr="00237478">
              <w:rPr>
                <w:rFonts w:ascii="Calibri" w:hAnsi="Calibri"/>
                <w:sz w:val="18"/>
                <w:szCs w:val="18"/>
              </w:rPr>
              <w:t>, the responsible party certifies by signing below that the TXV is properly installed and has been visually verified, including proper placement of sensing bulb.</w:t>
            </w:r>
          </w:p>
        </w:tc>
      </w:tr>
    </w:tbl>
    <w:p w14:paraId="7DC3DBF4" w14:textId="77777777" w:rsidR="005910C2" w:rsidRDefault="005910C2" w:rsidP="00F0444A">
      <w:pPr>
        <w:rPr>
          <w:rFonts w:ascii="Calibri" w:hAnsi="Calibri"/>
          <w:b/>
          <w:bCs/>
          <w:sz w:val="18"/>
          <w:szCs w:val="18"/>
        </w:rPr>
      </w:pPr>
    </w:p>
    <w:sectPr w:rsidR="005910C2" w:rsidSect="0077056E">
      <w:headerReference w:type="defaul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4FE58E" w14:textId="77777777" w:rsidR="00271DE1" w:rsidRDefault="00271DE1">
      <w:r>
        <w:separator/>
      </w:r>
    </w:p>
  </w:endnote>
  <w:endnote w:type="continuationSeparator" w:id="0">
    <w:p w14:paraId="00DE5E22" w14:textId="77777777" w:rsidR="00271DE1" w:rsidRDefault="00271DE1">
      <w:r>
        <w:continuationSeparator/>
      </w:r>
    </w:p>
  </w:endnote>
  <w:endnote w:type="continuationNotice" w:id="1">
    <w:p w14:paraId="11475DBE" w14:textId="77777777" w:rsidR="00271DE1" w:rsidRDefault="00271DE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C" w14:textId="77777777" w:rsidR="00ED1B89" w:rsidRPr="00850428" w:rsidRDefault="00ED1B89" w:rsidP="00850428">
    <w:pPr>
      <w:pStyle w:val="Footer"/>
    </w:pPr>
    <w:r w:rsidRPr="00850428">
      <w:t xml:space="preserve">Registration Number:                                                           Registration Date/Time:                                           HERS Provider:                       </w:t>
    </w:r>
  </w:p>
  <w:p w14:paraId="7DC3DC0D" w14:textId="2D6C8C73" w:rsidR="00ED1B89" w:rsidRPr="00850428" w:rsidRDefault="00ED1B89" w:rsidP="00850428">
    <w:pPr>
      <w:pStyle w:val="Footer"/>
    </w:pPr>
    <w:r w:rsidRPr="00850428">
      <w:t>CA Building Energy Efficiency Standards - 201</w:t>
    </w:r>
    <w:r>
      <w:t>6</w:t>
    </w:r>
    <w:r w:rsidRPr="00850428">
      <w:t xml:space="preserve"> Residential Compliance</w:t>
    </w:r>
    <w:r w:rsidRPr="00850428">
      <w:tab/>
    </w:r>
    <w:del w:id="13" w:author="Shewmaker, Michael@Energy" w:date="2016-11-29T10:32:00Z">
      <w:r w:rsidR="007D29D1" w:rsidDel="003A785B">
        <w:delText xml:space="preserve">October </w:delText>
      </w:r>
    </w:del>
    <w:del w:id="14" w:author="Shewmaker, Michael@Energy" w:date="2017-04-07T13:50:00Z">
      <w:r w:rsidDel="000B7569">
        <w:delText>2016</w:delText>
      </w:r>
    </w:del>
    <w:ins w:id="15" w:author="Shewmaker, Michael@Energy" w:date="2017-04-07T13:50:00Z">
      <w:r w:rsidR="000B7569">
        <w:t>April 2017</w:t>
      </w:r>
    </w:in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17" w14:textId="72F5757D" w:rsidR="00ED1B89" w:rsidRPr="00850428" w:rsidRDefault="00ED1B89" w:rsidP="00850428">
    <w:pPr>
      <w:pStyle w:val="Footer"/>
    </w:pPr>
    <w:r w:rsidRPr="00850428">
      <w:t>CA Building Energy Efficiency Standards - 201</w:t>
    </w:r>
    <w:r>
      <w:t>6</w:t>
    </w:r>
    <w:r w:rsidRPr="00850428">
      <w:t xml:space="preserve"> Residential Compliance</w:t>
    </w:r>
    <w:r w:rsidRPr="00850428">
      <w:tab/>
    </w:r>
    <w:del w:id="48" w:author="Shewmaker, Michael@Energy" w:date="2016-11-29T10:32:00Z">
      <w:r w:rsidR="007D29D1" w:rsidDel="003A785B">
        <w:delText xml:space="preserve">October </w:delText>
      </w:r>
    </w:del>
    <w:del w:id="49" w:author="Shewmaker, Michael@Energy" w:date="2017-04-07T13:50:00Z">
      <w:r w:rsidDel="000B7569">
        <w:delText>2016</w:delText>
      </w:r>
    </w:del>
    <w:ins w:id="50" w:author="Shewmaker, Michael@Energy" w:date="2017-04-07T13:50:00Z">
      <w:r w:rsidR="000B7569">
        <w:t>April 2017</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45B502" w14:textId="77777777" w:rsidR="00271DE1" w:rsidRDefault="00271DE1">
      <w:r>
        <w:separator/>
      </w:r>
    </w:p>
  </w:footnote>
  <w:footnote w:type="continuationSeparator" w:id="0">
    <w:p w14:paraId="563945C3" w14:textId="77777777" w:rsidR="00271DE1" w:rsidRDefault="00271DE1">
      <w:r>
        <w:continuationSeparator/>
      </w:r>
    </w:p>
  </w:footnote>
  <w:footnote w:type="continuationNotice" w:id="1">
    <w:p w14:paraId="2D8DC130" w14:textId="77777777" w:rsidR="00271DE1" w:rsidRDefault="00271DE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BF9" w14:textId="77777777" w:rsidR="00ED1B89" w:rsidRDefault="00271DE1">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BFA" w14:textId="2583FE00" w:rsidR="00ED1B89" w:rsidRPr="007770C5" w:rsidRDefault="00ED1B89" w:rsidP="004D2397">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7DC3DC21" wp14:editId="5CCFAE71">
          <wp:simplePos x="0" y="0"/>
          <wp:positionH relativeFrom="margin">
            <wp:posOffset>6619240</wp:posOffset>
          </wp:positionH>
          <wp:positionV relativeFrom="margin">
            <wp:posOffset>-1235075</wp:posOffset>
          </wp:positionV>
          <wp:extent cx="311150" cy="27305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1150" cy="273050"/>
                  </a:xfrm>
                  <a:prstGeom prst="rect">
                    <a:avLst/>
                  </a:prstGeom>
                  <a:noFill/>
                </pic:spPr>
              </pic:pic>
            </a:graphicData>
          </a:graphic>
          <wp14:sizeRelV relativeFrom="margin">
            <wp14:pctHeight>0</wp14:pctHeight>
          </wp14:sizeRelV>
        </wp:anchor>
      </w:drawing>
    </w:r>
    <w:r w:rsidR="00271DE1">
      <w:rPr>
        <w:noProof/>
      </w:rPr>
      <w:pict w14:anchorId="7DC3DC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7"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7DC3DBFB" w14:textId="77777777" w:rsidR="00ED1B89" w:rsidRPr="007770C5" w:rsidRDefault="00ED1B89" w:rsidP="004D2397">
    <w:pPr>
      <w:suppressAutoHyphens/>
      <w:ind w:left="-90"/>
      <w:rPr>
        <w:rFonts w:ascii="Arial" w:hAnsi="Arial" w:cs="Arial"/>
        <w:b/>
        <w:sz w:val="24"/>
        <w:szCs w:val="24"/>
      </w:rPr>
    </w:pPr>
    <w:r>
      <w:rPr>
        <w:rFonts w:ascii="Arial" w:hAnsi="Arial" w:cs="Arial"/>
        <w:b/>
        <w:sz w:val="24"/>
        <w:szCs w:val="24"/>
      </w:rPr>
      <w:t>RATED SPACE CONDITIONING SYSTEM EQUIPMENT VERIFICATION</w:t>
    </w:r>
  </w:p>
  <w:p w14:paraId="7DC3DBFC" w14:textId="6427D07C" w:rsidR="00ED1B89" w:rsidRPr="007770C5" w:rsidRDefault="00ED1B89" w:rsidP="004D2397">
    <w:pPr>
      <w:suppressAutoHyphens/>
      <w:ind w:left="-90"/>
      <w:rPr>
        <w:rFonts w:ascii="Arial" w:hAnsi="Arial" w:cs="Arial"/>
        <w:sz w:val="14"/>
        <w:szCs w:val="14"/>
      </w:rPr>
    </w:pPr>
    <w:r>
      <w:rPr>
        <w:rFonts w:ascii="Arial" w:hAnsi="Arial" w:cs="Arial"/>
        <w:sz w:val="14"/>
        <w:szCs w:val="14"/>
      </w:rPr>
      <w:t>CEC-CF2R-MCH-26-H</w:t>
    </w:r>
    <w:r w:rsidRPr="007770C5">
      <w:rPr>
        <w:rFonts w:ascii="Arial" w:hAnsi="Arial" w:cs="Arial"/>
        <w:sz w:val="14"/>
        <w:szCs w:val="14"/>
      </w:rPr>
      <w:t xml:space="preserve"> (Revised </w:t>
    </w:r>
    <w:del w:id="10" w:author="Shewmaker, Michael@Energy" w:date="2016-11-29T10:32:00Z">
      <w:r w:rsidR="007D29D1" w:rsidDel="003A785B">
        <w:rPr>
          <w:rFonts w:ascii="Arial" w:hAnsi="Arial" w:cs="Arial"/>
          <w:sz w:val="14"/>
          <w:szCs w:val="14"/>
        </w:rPr>
        <w:delText>10</w:delText>
      </w:r>
    </w:del>
    <w:del w:id="11" w:author="Shewmaker, Michael@Energy" w:date="2017-04-07T13:50:00Z">
      <w:r w:rsidDel="000B7569">
        <w:rPr>
          <w:rFonts w:ascii="Arial" w:hAnsi="Arial" w:cs="Arial"/>
          <w:sz w:val="14"/>
          <w:szCs w:val="14"/>
        </w:rPr>
        <w:delText>/16</w:delText>
      </w:r>
    </w:del>
    <w:ins w:id="12" w:author="Shewmaker, Michael@Energy" w:date="2017-04-07T13:50:00Z">
      <w:r w:rsidR="000B7569">
        <w:rPr>
          <w:rFonts w:ascii="Arial" w:hAnsi="Arial" w:cs="Arial"/>
          <w:sz w:val="14"/>
          <w:szCs w:val="14"/>
        </w:rPr>
        <w:t>04/17</w:t>
      </w:r>
    </w:ins>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87"/>
      <w:gridCol w:w="3702"/>
      <w:gridCol w:w="2150"/>
    </w:tblGrid>
    <w:tr w:rsidR="00ED1B89" w:rsidRPr="003753E8" w14:paraId="7DC3DBFF" w14:textId="77777777" w:rsidTr="00791482">
      <w:trPr>
        <w:cantSplit/>
        <w:trHeight w:val="288"/>
      </w:trPr>
      <w:tc>
        <w:tcPr>
          <w:tcW w:w="4026" w:type="pct"/>
          <w:gridSpan w:val="2"/>
          <w:tcBorders>
            <w:right w:val="nil"/>
          </w:tcBorders>
          <w:vAlign w:val="center"/>
        </w:tcPr>
        <w:p w14:paraId="7DC3DBFD" w14:textId="77777777" w:rsidR="00ED1B89" w:rsidRPr="00F73F08" w:rsidRDefault="00ED1B89" w:rsidP="001F7063">
          <w:pPr>
            <w:pStyle w:val="Style17"/>
            <w:rPr>
              <w:b/>
              <w:sz w:val="20"/>
            </w:rPr>
          </w:pPr>
          <w:r w:rsidRPr="00F73F08">
            <w:rPr>
              <w:sz w:val="20"/>
            </w:rPr>
            <w:t>CERTIFICATE OF INSTALLATION</w:t>
          </w:r>
        </w:p>
      </w:tc>
      <w:tc>
        <w:tcPr>
          <w:tcW w:w="974" w:type="pct"/>
          <w:tcBorders>
            <w:left w:val="nil"/>
          </w:tcBorders>
          <w:tcMar>
            <w:left w:w="115" w:type="dxa"/>
            <w:right w:w="115" w:type="dxa"/>
          </w:tcMar>
          <w:vAlign w:val="center"/>
        </w:tcPr>
        <w:p w14:paraId="7DC3DBFE" w14:textId="77777777" w:rsidR="00ED1B89" w:rsidRPr="00F73F08" w:rsidRDefault="00ED1B89" w:rsidP="0052278E">
          <w:pPr>
            <w:pStyle w:val="Style18"/>
            <w:rPr>
              <w:b/>
              <w:sz w:val="20"/>
            </w:rPr>
          </w:pPr>
          <w:r w:rsidRPr="00F73F08">
            <w:rPr>
              <w:sz w:val="20"/>
            </w:rPr>
            <w:t>CF2R-MCH-26-H</w:t>
          </w:r>
        </w:p>
      </w:tc>
    </w:tr>
    <w:tr w:rsidR="00ED1B89" w:rsidRPr="00F85124" w14:paraId="7DC3DC02" w14:textId="77777777" w:rsidTr="00791482">
      <w:trPr>
        <w:cantSplit/>
        <w:trHeight w:val="288"/>
      </w:trPr>
      <w:tc>
        <w:tcPr>
          <w:tcW w:w="4026" w:type="pct"/>
          <w:gridSpan w:val="2"/>
          <w:tcBorders>
            <w:right w:val="nil"/>
          </w:tcBorders>
        </w:tcPr>
        <w:p w14:paraId="7DC3DC00" w14:textId="77777777" w:rsidR="00ED1B89" w:rsidRPr="00F73F08" w:rsidRDefault="00ED1B89" w:rsidP="001F7063">
          <w:pPr>
            <w:pStyle w:val="Style19"/>
            <w:rPr>
              <w:sz w:val="12"/>
              <w:szCs w:val="12"/>
            </w:rPr>
          </w:pPr>
          <w:r>
            <w:t xml:space="preserve">Rated Space Conditioning System Equipment </w:t>
          </w:r>
          <w:r w:rsidRPr="00F73F08">
            <w:t>Verification</w:t>
          </w:r>
        </w:p>
      </w:tc>
      <w:tc>
        <w:tcPr>
          <w:tcW w:w="974" w:type="pct"/>
          <w:tcBorders>
            <w:left w:val="nil"/>
          </w:tcBorders>
        </w:tcPr>
        <w:p w14:paraId="7DC3DC01" w14:textId="77777777" w:rsidR="00ED1B89" w:rsidRPr="00F85124" w:rsidRDefault="00ED1B89"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0B7569">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000B7569" w:rsidRPr="000B7569">
              <w:rPr>
                <w:rFonts w:ascii="Calibri" w:hAnsi="Calibri"/>
                <w:bCs/>
                <w:noProof/>
              </w:rPr>
              <w:t>2</w:t>
            </w:r>
          </w:fldSimple>
          <w:r w:rsidRPr="00F85124">
            <w:rPr>
              <w:rFonts w:ascii="Calibri" w:hAnsi="Calibri"/>
              <w:bCs/>
            </w:rPr>
            <w:t>)</w:t>
          </w:r>
        </w:p>
      </w:tc>
    </w:tr>
    <w:tr w:rsidR="00ED1B89" w:rsidRPr="00F85124" w14:paraId="7DC3DC06" w14:textId="77777777" w:rsidTr="00791482">
      <w:trPr>
        <w:cantSplit/>
        <w:trHeight w:val="288"/>
      </w:trPr>
      <w:tc>
        <w:tcPr>
          <w:tcW w:w="0" w:type="auto"/>
        </w:tcPr>
        <w:p w14:paraId="7DC3DC03" w14:textId="77777777" w:rsidR="00ED1B89" w:rsidRPr="00F73F08" w:rsidRDefault="00ED1B89" w:rsidP="001F7063">
          <w:pPr>
            <w:pStyle w:val="Style20"/>
          </w:pPr>
          <w:r w:rsidRPr="00F73F08">
            <w:t>Project Name:</w:t>
          </w:r>
        </w:p>
      </w:tc>
      <w:tc>
        <w:tcPr>
          <w:tcW w:w="1677" w:type="pct"/>
        </w:tcPr>
        <w:p w14:paraId="7DC3DC04" w14:textId="77777777" w:rsidR="00ED1B89" w:rsidRPr="00F73F08" w:rsidRDefault="00ED1B89" w:rsidP="001F7063">
          <w:pPr>
            <w:pStyle w:val="Style20"/>
          </w:pPr>
          <w:r w:rsidRPr="00F73F08">
            <w:t>Enforcement Agency:</w:t>
          </w:r>
        </w:p>
      </w:tc>
      <w:tc>
        <w:tcPr>
          <w:tcW w:w="974" w:type="pct"/>
        </w:tcPr>
        <w:p w14:paraId="7DC3DC05" w14:textId="77777777" w:rsidR="00ED1B89" w:rsidRPr="00F73F08" w:rsidRDefault="00ED1B89" w:rsidP="001F7063">
          <w:pPr>
            <w:pStyle w:val="Style20"/>
          </w:pPr>
          <w:r w:rsidRPr="00F73F08">
            <w:t>Permit Number:</w:t>
          </w:r>
        </w:p>
      </w:tc>
    </w:tr>
    <w:tr w:rsidR="00ED1B89" w:rsidRPr="00F85124" w14:paraId="7DC3DC0A" w14:textId="77777777" w:rsidTr="00791482">
      <w:trPr>
        <w:cantSplit/>
        <w:trHeight w:val="288"/>
      </w:trPr>
      <w:tc>
        <w:tcPr>
          <w:tcW w:w="0" w:type="auto"/>
        </w:tcPr>
        <w:p w14:paraId="7DC3DC07" w14:textId="77777777" w:rsidR="00ED1B89" w:rsidRPr="00F73F08" w:rsidRDefault="00ED1B89" w:rsidP="001F7063">
          <w:pPr>
            <w:pStyle w:val="Style20"/>
            <w:rPr>
              <w:vertAlign w:val="superscript"/>
            </w:rPr>
          </w:pPr>
          <w:r w:rsidRPr="00F73F08">
            <w:t>Dwelling Address:</w:t>
          </w:r>
        </w:p>
      </w:tc>
      <w:tc>
        <w:tcPr>
          <w:tcW w:w="1677" w:type="pct"/>
        </w:tcPr>
        <w:p w14:paraId="7DC3DC08" w14:textId="74DC7AD7" w:rsidR="00ED1B89" w:rsidRPr="00F73F08" w:rsidRDefault="00ED1B89" w:rsidP="001F7063">
          <w:pPr>
            <w:pStyle w:val="Style20"/>
            <w:rPr>
              <w:vertAlign w:val="superscript"/>
            </w:rPr>
          </w:pPr>
          <w:r w:rsidRPr="00F73F08">
            <w:t>City</w:t>
          </w:r>
          <w:r>
            <w:t>:</w:t>
          </w:r>
        </w:p>
      </w:tc>
      <w:tc>
        <w:tcPr>
          <w:tcW w:w="974" w:type="pct"/>
        </w:tcPr>
        <w:p w14:paraId="7DC3DC09" w14:textId="49616DFC" w:rsidR="00ED1B89" w:rsidRPr="00F73F08" w:rsidRDefault="00ED1B89" w:rsidP="001F7063">
          <w:pPr>
            <w:pStyle w:val="Style20"/>
            <w:rPr>
              <w:vertAlign w:val="superscript"/>
            </w:rPr>
          </w:pPr>
          <w:r w:rsidRPr="00F73F08">
            <w:t>Zip Code</w:t>
          </w:r>
          <w:r>
            <w:t>:</w:t>
          </w:r>
        </w:p>
      </w:tc>
    </w:tr>
  </w:tbl>
  <w:p w14:paraId="7DC3DC0B" w14:textId="77777777" w:rsidR="00ED1B89" w:rsidRPr="0052278E" w:rsidRDefault="00ED1B89" w:rsidP="00D04CF0">
    <w:pPr>
      <w:pStyle w:val="Header"/>
      <w:rPr>
        <w:rFonts w:ascii="Calibri" w:hAnsi="Calibr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E" w14:textId="77777777" w:rsidR="00ED1B89" w:rsidRDefault="00271DE1">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0F" w14:textId="77777777" w:rsidR="00ED1B89" w:rsidRDefault="00271DE1">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6"/>
      <w:gridCol w:w="720"/>
      <w:gridCol w:w="1710"/>
    </w:tblGrid>
    <w:tr w:rsidR="00ED1B89" w:rsidRPr="00850428" w14:paraId="7DC3DC12" w14:textId="77777777" w:rsidTr="003753E8">
      <w:trPr>
        <w:cantSplit/>
        <w:trHeight w:val="288"/>
      </w:trPr>
      <w:tc>
        <w:tcPr>
          <w:tcW w:w="3896" w:type="pct"/>
          <w:tcBorders>
            <w:right w:val="nil"/>
          </w:tcBorders>
          <w:vAlign w:val="center"/>
        </w:tcPr>
        <w:p w14:paraId="7DC3DC10" w14:textId="77777777" w:rsidR="00ED1B89" w:rsidRPr="00F73F08" w:rsidRDefault="00271DE1" w:rsidP="008B61C3">
          <w:pPr>
            <w:pStyle w:val="Style17"/>
            <w:rPr>
              <w:sz w:val="20"/>
            </w:rPr>
          </w:pPr>
          <w:r>
            <w:rPr>
              <w:noProof/>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00ED1B89" w:rsidRPr="00F73F08">
            <w:rPr>
              <w:sz w:val="20"/>
            </w:rPr>
            <w:t>CERTIFICATE OF INSTALLATION – USER INSTRUCTIONS</w:t>
          </w:r>
        </w:p>
      </w:tc>
      <w:tc>
        <w:tcPr>
          <w:tcW w:w="1104" w:type="pct"/>
          <w:gridSpan w:val="2"/>
          <w:tcBorders>
            <w:left w:val="nil"/>
          </w:tcBorders>
          <w:tcMar>
            <w:left w:w="115" w:type="dxa"/>
            <w:right w:w="115" w:type="dxa"/>
          </w:tcMar>
          <w:vAlign w:val="center"/>
        </w:tcPr>
        <w:p w14:paraId="7DC3DC11" w14:textId="77777777" w:rsidR="00ED1B89" w:rsidRPr="00F73F08" w:rsidRDefault="00ED1B89" w:rsidP="0052278E">
          <w:pPr>
            <w:pStyle w:val="Style18"/>
            <w:rPr>
              <w:sz w:val="20"/>
            </w:rPr>
          </w:pPr>
          <w:r w:rsidRPr="00F73F08">
            <w:rPr>
              <w:sz w:val="20"/>
            </w:rPr>
            <w:t>CF2R-MCH-26-H</w:t>
          </w:r>
        </w:p>
      </w:tc>
    </w:tr>
    <w:tr w:rsidR="00ED1B89" w:rsidRPr="00850428" w14:paraId="7DC3DC15" w14:textId="77777777" w:rsidTr="00F7356F">
      <w:trPr>
        <w:cantSplit/>
        <w:trHeight w:val="288"/>
      </w:trPr>
      <w:tc>
        <w:tcPr>
          <w:tcW w:w="4223" w:type="pct"/>
          <w:gridSpan w:val="2"/>
          <w:tcBorders>
            <w:right w:val="nil"/>
          </w:tcBorders>
        </w:tcPr>
        <w:p w14:paraId="7DC3DC13" w14:textId="77777777" w:rsidR="00ED1B89" w:rsidRPr="00F73F08" w:rsidRDefault="00ED1B89" w:rsidP="00F7356F">
          <w:pPr>
            <w:pStyle w:val="Style19"/>
          </w:pPr>
          <w:r>
            <w:t xml:space="preserve">Rated Space Conditioning System Equipment </w:t>
          </w:r>
          <w:r w:rsidRPr="00F73F08">
            <w:t>Verification – MCH-26</w:t>
          </w:r>
        </w:p>
      </w:tc>
      <w:tc>
        <w:tcPr>
          <w:tcW w:w="777" w:type="pct"/>
          <w:tcBorders>
            <w:left w:val="nil"/>
          </w:tcBorders>
        </w:tcPr>
        <w:p w14:paraId="7DC3DC14" w14:textId="77777777" w:rsidR="00ED1B89" w:rsidRPr="00850428" w:rsidRDefault="00ED1B89"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0B7569">
            <w:rPr>
              <w:rFonts w:ascii="Calibri" w:hAnsi="Calibri"/>
              <w:bCs/>
              <w:noProof/>
            </w:rPr>
            <w:t>1</w:t>
          </w:r>
          <w:r w:rsidRPr="00850428">
            <w:rPr>
              <w:rFonts w:ascii="Calibri" w:hAnsi="Calibri"/>
              <w:bCs/>
            </w:rPr>
            <w:fldChar w:fldCharType="end"/>
          </w:r>
          <w:r w:rsidRPr="00850428">
            <w:rPr>
              <w:rFonts w:ascii="Calibri" w:hAnsi="Calibri"/>
              <w:bCs/>
            </w:rPr>
            <w:t xml:space="preserve"> of </w:t>
          </w:r>
          <w:fldSimple w:instr=" SECTIONPAGES   \* MERGEFORMAT ">
            <w:r w:rsidR="000B7569" w:rsidRPr="000B7569">
              <w:rPr>
                <w:rFonts w:ascii="Calibri" w:hAnsi="Calibri"/>
                <w:bCs/>
                <w:noProof/>
              </w:rPr>
              <w:t>2</w:t>
            </w:r>
          </w:fldSimple>
          <w:r w:rsidRPr="00850428">
            <w:rPr>
              <w:rFonts w:ascii="Calibri" w:hAnsi="Calibri"/>
              <w:bCs/>
            </w:rPr>
            <w:t>)</w:t>
          </w:r>
        </w:p>
      </w:tc>
    </w:tr>
  </w:tbl>
  <w:p w14:paraId="7DC3DC16" w14:textId="77777777" w:rsidR="00ED1B89" w:rsidRPr="00850428" w:rsidRDefault="00ED1B89" w:rsidP="00850428">
    <w:pPr>
      <w:pStyle w:val="Header"/>
      <w:tabs>
        <w:tab w:val="clear" w:pos="4320"/>
        <w:tab w:val="clear" w:pos="8640"/>
        <w:tab w:val="left" w:pos="2258"/>
      </w:tabs>
      <w:rPr>
        <w:rFonts w:ascii="Calibri" w:hAnsi="Calibr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C3DC18" w14:textId="77777777" w:rsidR="00ED1B89" w:rsidRDefault="00271DE1">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576"/>
      <w:gridCol w:w="720"/>
      <w:gridCol w:w="1710"/>
    </w:tblGrid>
    <w:tr w:rsidR="00ED1B89" w:rsidRPr="00850428" w14:paraId="7DC3DC1B" w14:textId="77777777" w:rsidTr="003753E8">
      <w:trPr>
        <w:cantSplit/>
        <w:trHeight w:val="288"/>
      </w:trPr>
      <w:tc>
        <w:tcPr>
          <w:tcW w:w="3896" w:type="pct"/>
          <w:tcBorders>
            <w:right w:val="nil"/>
          </w:tcBorders>
          <w:vAlign w:val="center"/>
        </w:tcPr>
        <w:p w14:paraId="7DC3DC19" w14:textId="77777777" w:rsidR="00ED1B89" w:rsidRPr="00F73F08" w:rsidRDefault="00ED1B89" w:rsidP="008B61C3">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CERTIFICATE OF INSTALLATION – DATA FIELD DEFINITIONS AND CALCULATIONS</w:t>
          </w:r>
        </w:p>
      </w:tc>
      <w:tc>
        <w:tcPr>
          <w:tcW w:w="1104" w:type="pct"/>
          <w:gridSpan w:val="2"/>
          <w:tcBorders>
            <w:left w:val="nil"/>
          </w:tcBorders>
          <w:tcMar>
            <w:left w:w="115" w:type="dxa"/>
            <w:right w:w="115" w:type="dxa"/>
          </w:tcMar>
          <w:vAlign w:val="center"/>
        </w:tcPr>
        <w:p w14:paraId="7DC3DC1A" w14:textId="77777777" w:rsidR="00ED1B89" w:rsidRPr="00F73F08" w:rsidRDefault="00ED1B89" w:rsidP="0052278E">
          <w:pPr>
            <w:pStyle w:val="Style18"/>
            <w:rPr>
              <w:sz w:val="20"/>
            </w:rPr>
          </w:pPr>
          <w:r w:rsidRPr="00F73F08">
            <w:rPr>
              <w:sz w:val="20"/>
            </w:rPr>
            <w:t>CF2R-MCH-26-H</w:t>
          </w:r>
        </w:p>
      </w:tc>
    </w:tr>
    <w:tr w:rsidR="00ED1B89" w:rsidRPr="00850428" w14:paraId="7DC3DC1E" w14:textId="77777777" w:rsidTr="00F7356F">
      <w:trPr>
        <w:cantSplit/>
        <w:trHeight w:val="288"/>
      </w:trPr>
      <w:tc>
        <w:tcPr>
          <w:tcW w:w="4223" w:type="pct"/>
          <w:gridSpan w:val="2"/>
          <w:tcBorders>
            <w:right w:val="nil"/>
          </w:tcBorders>
        </w:tcPr>
        <w:p w14:paraId="7DC3DC1C" w14:textId="77777777" w:rsidR="00ED1B89" w:rsidRPr="00F73F08" w:rsidRDefault="00ED1B89" w:rsidP="00F7356F">
          <w:pPr>
            <w:pStyle w:val="Style19"/>
          </w:pPr>
          <w:r>
            <w:t xml:space="preserve">Rated Space Conditioning System Equipment </w:t>
          </w:r>
          <w:r w:rsidRPr="00F73F08">
            <w:t>Verification – MCH-26</w:t>
          </w:r>
        </w:p>
      </w:tc>
      <w:tc>
        <w:tcPr>
          <w:tcW w:w="777" w:type="pct"/>
          <w:tcBorders>
            <w:left w:val="nil"/>
          </w:tcBorders>
        </w:tcPr>
        <w:p w14:paraId="7DC3DC1D" w14:textId="77777777" w:rsidR="00ED1B89" w:rsidRPr="00850428" w:rsidRDefault="00ED1B89"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0B7569">
            <w:rPr>
              <w:rFonts w:ascii="Calibri" w:hAnsi="Calibri"/>
              <w:bCs/>
              <w:noProof/>
            </w:rPr>
            <w:t>2</w:t>
          </w:r>
          <w:r w:rsidRPr="00850428">
            <w:rPr>
              <w:rFonts w:ascii="Calibri" w:hAnsi="Calibri"/>
              <w:bCs/>
            </w:rPr>
            <w:fldChar w:fldCharType="end"/>
          </w:r>
          <w:r w:rsidRPr="00850428">
            <w:rPr>
              <w:rFonts w:ascii="Calibri" w:hAnsi="Calibri"/>
              <w:bCs/>
            </w:rPr>
            <w:t xml:space="preserve"> of </w:t>
          </w:r>
          <w:fldSimple w:instr=" SECTIONPAGES   \* MERGEFORMAT ">
            <w:r w:rsidR="000B7569" w:rsidRPr="000B7569">
              <w:rPr>
                <w:rFonts w:ascii="Calibri" w:hAnsi="Calibri"/>
                <w:bCs/>
                <w:noProof/>
              </w:rPr>
              <w:t>2</w:t>
            </w:r>
          </w:fldSimple>
          <w:r w:rsidRPr="00850428">
            <w:rPr>
              <w:rFonts w:ascii="Calibri" w:hAnsi="Calibri"/>
              <w:bCs/>
            </w:rPr>
            <w:t>)</w:t>
          </w:r>
        </w:p>
      </w:tc>
    </w:tr>
  </w:tbl>
  <w:p w14:paraId="7DC3DC1F" w14:textId="77777777" w:rsidR="00ED1B89" w:rsidRPr="00850428" w:rsidRDefault="00ED1B89"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2E40B67"/>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nsid w:val="1EEB4D8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35533C5"/>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8">
    <w:nsid w:val="2B8B35AE"/>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9">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3CB47A7A"/>
    <w:multiLevelType w:val="hybridMultilevel"/>
    <w:tmpl w:val="191EFBC2"/>
    <w:lvl w:ilvl="0" w:tplc="0409000F">
      <w:start w:val="1"/>
      <w:numFmt w:val="decimal"/>
      <w:lvlText w:val="%1."/>
      <w:lvlJc w:val="left"/>
      <w:pPr>
        <w:ind w:left="360" w:hanging="360"/>
      </w:pPr>
      <w:rPr>
        <w:rFonts w:cs="Times New Roman"/>
      </w:rPr>
    </w:lvl>
    <w:lvl w:ilvl="1" w:tplc="10027426">
      <w:start w:val="1"/>
      <w:numFmt w:val="bullet"/>
      <w:lvlText w:val="o"/>
      <w:lvlJc w:val="left"/>
      <w:pPr>
        <w:tabs>
          <w:tab w:val="num" w:pos="1440"/>
        </w:tabs>
        <w:ind w:left="1440" w:hanging="360"/>
      </w:pPr>
      <w:rPr>
        <w:rFonts w:ascii="Courier New" w:hAnsi="Courier New" w:hint="default"/>
      </w:rPr>
    </w:lvl>
    <w:lvl w:ilvl="2" w:tplc="5C189F9E">
      <w:start w:val="1"/>
      <w:numFmt w:val="decimal"/>
      <w:lvlText w:val="%3."/>
      <w:lvlJc w:val="left"/>
      <w:pPr>
        <w:tabs>
          <w:tab w:val="num" w:pos="2160"/>
        </w:tabs>
        <w:ind w:left="2160" w:hanging="360"/>
      </w:pPr>
      <w:rPr>
        <w:rFonts w:cs="Times New Roman"/>
      </w:rPr>
    </w:lvl>
    <w:lvl w:ilvl="3" w:tplc="DE749958">
      <w:start w:val="1"/>
      <w:numFmt w:val="decimal"/>
      <w:lvlText w:val="%4."/>
      <w:lvlJc w:val="left"/>
      <w:pPr>
        <w:tabs>
          <w:tab w:val="num" w:pos="2880"/>
        </w:tabs>
        <w:ind w:left="2880" w:hanging="360"/>
      </w:pPr>
      <w:rPr>
        <w:rFonts w:cs="Times New Roman"/>
      </w:rPr>
    </w:lvl>
    <w:lvl w:ilvl="4" w:tplc="3374635E">
      <w:start w:val="1"/>
      <w:numFmt w:val="decimal"/>
      <w:lvlText w:val="%5."/>
      <w:lvlJc w:val="left"/>
      <w:pPr>
        <w:tabs>
          <w:tab w:val="num" w:pos="3600"/>
        </w:tabs>
        <w:ind w:left="3600" w:hanging="360"/>
      </w:pPr>
      <w:rPr>
        <w:rFonts w:cs="Times New Roman"/>
      </w:rPr>
    </w:lvl>
    <w:lvl w:ilvl="5" w:tplc="957E9596">
      <w:start w:val="1"/>
      <w:numFmt w:val="decimal"/>
      <w:lvlText w:val="%6."/>
      <w:lvlJc w:val="left"/>
      <w:pPr>
        <w:tabs>
          <w:tab w:val="num" w:pos="4320"/>
        </w:tabs>
        <w:ind w:left="4320" w:hanging="360"/>
      </w:pPr>
      <w:rPr>
        <w:rFonts w:cs="Times New Roman"/>
      </w:rPr>
    </w:lvl>
    <w:lvl w:ilvl="6" w:tplc="2F88F650">
      <w:start w:val="1"/>
      <w:numFmt w:val="decimal"/>
      <w:lvlText w:val="%7."/>
      <w:lvlJc w:val="left"/>
      <w:pPr>
        <w:tabs>
          <w:tab w:val="num" w:pos="5040"/>
        </w:tabs>
        <w:ind w:left="5040" w:hanging="360"/>
      </w:pPr>
      <w:rPr>
        <w:rFonts w:cs="Times New Roman"/>
      </w:rPr>
    </w:lvl>
    <w:lvl w:ilvl="7" w:tplc="074C37B8">
      <w:start w:val="1"/>
      <w:numFmt w:val="decimal"/>
      <w:lvlText w:val="%8."/>
      <w:lvlJc w:val="left"/>
      <w:pPr>
        <w:tabs>
          <w:tab w:val="num" w:pos="5760"/>
        </w:tabs>
        <w:ind w:left="5760" w:hanging="360"/>
      </w:pPr>
      <w:rPr>
        <w:rFonts w:cs="Times New Roman"/>
      </w:rPr>
    </w:lvl>
    <w:lvl w:ilvl="8" w:tplc="1CF666E2">
      <w:start w:val="1"/>
      <w:numFmt w:val="decimal"/>
      <w:lvlText w:val="%9."/>
      <w:lvlJc w:val="left"/>
      <w:pPr>
        <w:tabs>
          <w:tab w:val="num" w:pos="6480"/>
        </w:tabs>
        <w:ind w:left="6480" w:hanging="360"/>
      </w:pPr>
      <w:rPr>
        <w:rFonts w:cs="Times New Roman"/>
      </w:rPr>
    </w:lvl>
  </w:abstractNum>
  <w:abstractNum w:abstractNumId="11">
    <w:nsid w:val="4A125B78"/>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12">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nsid w:val="56C160E2"/>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6F662CB"/>
    <w:multiLevelType w:val="hybridMultilevel"/>
    <w:tmpl w:val="A4BAFC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F545ACA"/>
    <w:multiLevelType w:val="hybridMultilevel"/>
    <w:tmpl w:val="92963000"/>
    <w:lvl w:ilvl="0" w:tplc="04090019">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7">
    <w:nsid w:val="609B7357"/>
    <w:multiLevelType w:val="hybridMultilevel"/>
    <w:tmpl w:val="28F0E7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61AE13EC"/>
    <w:multiLevelType w:val="hybridMultilevel"/>
    <w:tmpl w:val="E226611C"/>
    <w:lvl w:ilvl="0" w:tplc="26DAECB8">
      <w:start w:val="1"/>
      <w:numFmt w:val="upperLetter"/>
      <w:lvlText w:val="%1."/>
      <w:lvlJc w:val="left"/>
      <w:pPr>
        <w:ind w:left="360" w:hanging="360"/>
      </w:pPr>
      <w:rPr>
        <w:rFonts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9">
    <w:nsid w:val="63C5477B"/>
    <w:multiLevelType w:val="hybridMultilevel"/>
    <w:tmpl w:val="C84A5B08"/>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0">
    <w:nsid w:val="7113471A"/>
    <w:multiLevelType w:val="hybridMultilevel"/>
    <w:tmpl w:val="E51CE664"/>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1">
    <w:nsid w:val="76B95B8F"/>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7B4D1B67"/>
    <w:multiLevelType w:val="hybridMultilevel"/>
    <w:tmpl w:val="273CB4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7B6D48CB"/>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4">
    <w:nsid w:val="7CA3576F"/>
    <w:multiLevelType w:val="hybridMultilevel"/>
    <w:tmpl w:val="30B02222"/>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7"/>
  </w:num>
  <w:num w:numId="18">
    <w:abstractNumId w:val="3"/>
  </w:num>
  <w:num w:numId="19">
    <w:abstractNumId w:val="12"/>
  </w:num>
  <w:num w:numId="20">
    <w:abstractNumId w:val="1"/>
  </w:num>
  <w:num w:numId="21">
    <w:abstractNumId w:val="0"/>
  </w:num>
  <w:num w:numId="22">
    <w:abstractNumId w:val="23"/>
  </w:num>
  <w:num w:numId="23">
    <w:abstractNumId w:val="18"/>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4"/>
  </w:num>
  <w:num w:numId="27">
    <w:abstractNumId w:val="2"/>
  </w:num>
  <w:num w:numId="28">
    <w:abstractNumId w:val="11"/>
  </w:num>
  <w:num w:numId="29">
    <w:abstractNumId w:val="16"/>
  </w:num>
  <w:num w:numId="30">
    <w:abstractNumId w:val="20"/>
  </w:num>
  <w:num w:numId="31">
    <w:abstractNumId w:val="19"/>
  </w:num>
  <w:num w:numId="32">
    <w:abstractNumId w:val="5"/>
  </w:num>
  <w:num w:numId="33">
    <w:abstractNumId w:val="10"/>
  </w:num>
  <w:num w:numId="34">
    <w:abstractNumId w:val="6"/>
  </w:num>
  <w:num w:numId="35">
    <w:abstractNumId w:val="13"/>
  </w:num>
  <w:num w:numId="36">
    <w:abstractNumId w:val="9"/>
  </w:num>
  <w:num w:numId="37">
    <w:abstractNumId w:val="17"/>
  </w:num>
  <w:num w:numId="38">
    <w:abstractNumId w:val="15"/>
  </w:num>
  <w:num w:numId="39">
    <w:abstractNumId w:val="22"/>
  </w:num>
  <w:num w:numId="40">
    <w:abstractNumId w:val="14"/>
  </w:num>
  <w:num w:numId="41">
    <w:abstractNumId w:val="4"/>
  </w:num>
  <w:num w:numId="42">
    <w:abstractNumId w:val="21"/>
  </w:num>
  <w:num w:numId="43">
    <w:abstractNumId w:val="3"/>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4">
    <w:abstractNumId w:val="6"/>
    <w:lvlOverride w:ilvl="0">
      <w:startOverride w:val="1"/>
    </w:lvlOverride>
    <w:lvlOverride w:ilvl="1"/>
    <w:lvlOverride w:ilvl="2"/>
    <w:lvlOverride w:ilvl="3"/>
    <w:lvlOverride w:ilvl="4"/>
    <w:lvlOverride w:ilvl="5"/>
    <w:lvlOverride w:ilvl="6"/>
    <w:lvlOverride w:ilvl="7"/>
    <w:lvlOverride w:ilvl="8"/>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6"/>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561"/>
    <w:rsid w:val="00000C12"/>
    <w:rsid w:val="000016CE"/>
    <w:rsid w:val="00002C3C"/>
    <w:rsid w:val="00003076"/>
    <w:rsid w:val="000036FF"/>
    <w:rsid w:val="000053B5"/>
    <w:rsid w:val="00006B3D"/>
    <w:rsid w:val="000204C0"/>
    <w:rsid w:val="00026750"/>
    <w:rsid w:val="000345FE"/>
    <w:rsid w:val="0003484F"/>
    <w:rsid w:val="00035A79"/>
    <w:rsid w:val="00037926"/>
    <w:rsid w:val="00040159"/>
    <w:rsid w:val="0004217E"/>
    <w:rsid w:val="00043EE9"/>
    <w:rsid w:val="00044D65"/>
    <w:rsid w:val="000470D7"/>
    <w:rsid w:val="000471F6"/>
    <w:rsid w:val="000513AB"/>
    <w:rsid w:val="00051F14"/>
    <w:rsid w:val="00053A0E"/>
    <w:rsid w:val="0006016B"/>
    <w:rsid w:val="0006038E"/>
    <w:rsid w:val="00062796"/>
    <w:rsid w:val="000631C6"/>
    <w:rsid w:val="000644B7"/>
    <w:rsid w:val="00076CCB"/>
    <w:rsid w:val="00076F08"/>
    <w:rsid w:val="00080A37"/>
    <w:rsid w:val="00080EEE"/>
    <w:rsid w:val="00081BB1"/>
    <w:rsid w:val="000861F1"/>
    <w:rsid w:val="00087DC0"/>
    <w:rsid w:val="00091D81"/>
    <w:rsid w:val="00094EF2"/>
    <w:rsid w:val="0009518C"/>
    <w:rsid w:val="00095779"/>
    <w:rsid w:val="000A0C20"/>
    <w:rsid w:val="000A0D18"/>
    <w:rsid w:val="000A105B"/>
    <w:rsid w:val="000A1F02"/>
    <w:rsid w:val="000A35C7"/>
    <w:rsid w:val="000A4A99"/>
    <w:rsid w:val="000B4491"/>
    <w:rsid w:val="000B7569"/>
    <w:rsid w:val="000B7F1D"/>
    <w:rsid w:val="000C03E1"/>
    <w:rsid w:val="000C1A4A"/>
    <w:rsid w:val="000C4C97"/>
    <w:rsid w:val="000C6426"/>
    <w:rsid w:val="000C6B8F"/>
    <w:rsid w:val="000C7320"/>
    <w:rsid w:val="000D14DA"/>
    <w:rsid w:val="000D23EA"/>
    <w:rsid w:val="000D25DB"/>
    <w:rsid w:val="000D4112"/>
    <w:rsid w:val="000D533D"/>
    <w:rsid w:val="000D68B4"/>
    <w:rsid w:val="000D7842"/>
    <w:rsid w:val="000D7DA8"/>
    <w:rsid w:val="000E0BE1"/>
    <w:rsid w:val="000E53E9"/>
    <w:rsid w:val="000E7ABD"/>
    <w:rsid w:val="000F070F"/>
    <w:rsid w:val="000F0BA7"/>
    <w:rsid w:val="000F2512"/>
    <w:rsid w:val="000F404F"/>
    <w:rsid w:val="000F6214"/>
    <w:rsid w:val="000F67E7"/>
    <w:rsid w:val="000F754C"/>
    <w:rsid w:val="0011156B"/>
    <w:rsid w:val="00112CBB"/>
    <w:rsid w:val="001131A2"/>
    <w:rsid w:val="00113AE4"/>
    <w:rsid w:val="00121FC9"/>
    <w:rsid w:val="00122141"/>
    <w:rsid w:val="0012363D"/>
    <w:rsid w:val="00126F26"/>
    <w:rsid w:val="001305CE"/>
    <w:rsid w:val="001315EE"/>
    <w:rsid w:val="00132487"/>
    <w:rsid w:val="00134279"/>
    <w:rsid w:val="00135763"/>
    <w:rsid w:val="00135825"/>
    <w:rsid w:val="00137AA4"/>
    <w:rsid w:val="00140168"/>
    <w:rsid w:val="00142FD3"/>
    <w:rsid w:val="0014709C"/>
    <w:rsid w:val="001507B5"/>
    <w:rsid w:val="00151E04"/>
    <w:rsid w:val="00155ACD"/>
    <w:rsid w:val="00156750"/>
    <w:rsid w:val="001577AB"/>
    <w:rsid w:val="001615D7"/>
    <w:rsid w:val="00162081"/>
    <w:rsid w:val="00167637"/>
    <w:rsid w:val="00171597"/>
    <w:rsid w:val="001739FA"/>
    <w:rsid w:val="00174BD1"/>
    <w:rsid w:val="00175824"/>
    <w:rsid w:val="00175D42"/>
    <w:rsid w:val="00176E1A"/>
    <w:rsid w:val="00176F02"/>
    <w:rsid w:val="0017787C"/>
    <w:rsid w:val="00181190"/>
    <w:rsid w:val="001848E2"/>
    <w:rsid w:val="00186697"/>
    <w:rsid w:val="0019002C"/>
    <w:rsid w:val="001919EB"/>
    <w:rsid w:val="0019624F"/>
    <w:rsid w:val="001A22C4"/>
    <w:rsid w:val="001A43D6"/>
    <w:rsid w:val="001A5583"/>
    <w:rsid w:val="001B5BA4"/>
    <w:rsid w:val="001C0940"/>
    <w:rsid w:val="001C2D6E"/>
    <w:rsid w:val="001D156D"/>
    <w:rsid w:val="001E0611"/>
    <w:rsid w:val="001E3C52"/>
    <w:rsid w:val="001E5FD8"/>
    <w:rsid w:val="001F01B8"/>
    <w:rsid w:val="001F0E8D"/>
    <w:rsid w:val="001F20EE"/>
    <w:rsid w:val="001F2BD0"/>
    <w:rsid w:val="001F389A"/>
    <w:rsid w:val="001F4598"/>
    <w:rsid w:val="001F7063"/>
    <w:rsid w:val="00200089"/>
    <w:rsid w:val="00200E53"/>
    <w:rsid w:val="00202608"/>
    <w:rsid w:val="00202AA1"/>
    <w:rsid w:val="00205222"/>
    <w:rsid w:val="00206039"/>
    <w:rsid w:val="00210875"/>
    <w:rsid w:val="002135D6"/>
    <w:rsid w:val="00213E8E"/>
    <w:rsid w:val="00216C55"/>
    <w:rsid w:val="00222F6D"/>
    <w:rsid w:val="0022368B"/>
    <w:rsid w:val="002241A5"/>
    <w:rsid w:val="002326D8"/>
    <w:rsid w:val="00234167"/>
    <w:rsid w:val="00237478"/>
    <w:rsid w:val="002420D2"/>
    <w:rsid w:val="00243047"/>
    <w:rsid w:val="00243E16"/>
    <w:rsid w:val="00245AF0"/>
    <w:rsid w:val="00247658"/>
    <w:rsid w:val="00247C7A"/>
    <w:rsid w:val="00251B09"/>
    <w:rsid w:val="002532A8"/>
    <w:rsid w:val="002562A4"/>
    <w:rsid w:val="002611FF"/>
    <w:rsid w:val="002615BC"/>
    <w:rsid w:val="00262721"/>
    <w:rsid w:val="002641C7"/>
    <w:rsid w:val="002663BF"/>
    <w:rsid w:val="002710BB"/>
    <w:rsid w:val="002719D2"/>
    <w:rsid w:val="00271DE1"/>
    <w:rsid w:val="00271E1D"/>
    <w:rsid w:val="0027317A"/>
    <w:rsid w:val="00274618"/>
    <w:rsid w:val="00277212"/>
    <w:rsid w:val="00283D96"/>
    <w:rsid w:val="0028466E"/>
    <w:rsid w:val="00284AFC"/>
    <w:rsid w:val="00284C8F"/>
    <w:rsid w:val="00285A7C"/>
    <w:rsid w:val="00285F9A"/>
    <w:rsid w:val="00287573"/>
    <w:rsid w:val="00287CD0"/>
    <w:rsid w:val="00290576"/>
    <w:rsid w:val="00291F72"/>
    <w:rsid w:val="00295ED5"/>
    <w:rsid w:val="002A1004"/>
    <w:rsid w:val="002A199B"/>
    <w:rsid w:val="002A3F41"/>
    <w:rsid w:val="002A5079"/>
    <w:rsid w:val="002A62BF"/>
    <w:rsid w:val="002A6A1F"/>
    <w:rsid w:val="002B10F9"/>
    <w:rsid w:val="002B2393"/>
    <w:rsid w:val="002B4F6F"/>
    <w:rsid w:val="002B678A"/>
    <w:rsid w:val="002C131A"/>
    <w:rsid w:val="002C164D"/>
    <w:rsid w:val="002C586B"/>
    <w:rsid w:val="002C74C4"/>
    <w:rsid w:val="002D1475"/>
    <w:rsid w:val="002D3BA6"/>
    <w:rsid w:val="002D4BB8"/>
    <w:rsid w:val="002D680A"/>
    <w:rsid w:val="002D7DB8"/>
    <w:rsid w:val="002E0193"/>
    <w:rsid w:val="002E3676"/>
    <w:rsid w:val="002E54C7"/>
    <w:rsid w:val="002E5A2A"/>
    <w:rsid w:val="002E5A4A"/>
    <w:rsid w:val="002E6394"/>
    <w:rsid w:val="002E77B2"/>
    <w:rsid w:val="002E7941"/>
    <w:rsid w:val="002F2A62"/>
    <w:rsid w:val="002F3CE4"/>
    <w:rsid w:val="002F40A7"/>
    <w:rsid w:val="002F6775"/>
    <w:rsid w:val="003051D0"/>
    <w:rsid w:val="00306026"/>
    <w:rsid w:val="00313ED0"/>
    <w:rsid w:val="00314D52"/>
    <w:rsid w:val="00314EC3"/>
    <w:rsid w:val="00316FD0"/>
    <w:rsid w:val="0032018D"/>
    <w:rsid w:val="00320F01"/>
    <w:rsid w:val="003231AE"/>
    <w:rsid w:val="003247CA"/>
    <w:rsid w:val="00324C2C"/>
    <w:rsid w:val="00325ACD"/>
    <w:rsid w:val="003346F5"/>
    <w:rsid w:val="00334DB7"/>
    <w:rsid w:val="00336182"/>
    <w:rsid w:val="00337397"/>
    <w:rsid w:val="00340520"/>
    <w:rsid w:val="00340CE9"/>
    <w:rsid w:val="00345CE6"/>
    <w:rsid w:val="003500C8"/>
    <w:rsid w:val="00350A8C"/>
    <w:rsid w:val="003514E7"/>
    <w:rsid w:val="003539EB"/>
    <w:rsid w:val="00353C3B"/>
    <w:rsid w:val="003545A9"/>
    <w:rsid w:val="0035603C"/>
    <w:rsid w:val="00357343"/>
    <w:rsid w:val="00370F0D"/>
    <w:rsid w:val="00371157"/>
    <w:rsid w:val="00372334"/>
    <w:rsid w:val="00372700"/>
    <w:rsid w:val="003753E8"/>
    <w:rsid w:val="00376EAA"/>
    <w:rsid w:val="003809C0"/>
    <w:rsid w:val="00381E38"/>
    <w:rsid w:val="003830E8"/>
    <w:rsid w:val="003849BC"/>
    <w:rsid w:val="003850E9"/>
    <w:rsid w:val="00386209"/>
    <w:rsid w:val="0038684E"/>
    <w:rsid w:val="0039142A"/>
    <w:rsid w:val="00394C8C"/>
    <w:rsid w:val="003A12CC"/>
    <w:rsid w:val="003A4B29"/>
    <w:rsid w:val="003A785B"/>
    <w:rsid w:val="003B30A3"/>
    <w:rsid w:val="003B3641"/>
    <w:rsid w:val="003B5B3C"/>
    <w:rsid w:val="003C7B7A"/>
    <w:rsid w:val="003D1445"/>
    <w:rsid w:val="003D349A"/>
    <w:rsid w:val="003D5183"/>
    <w:rsid w:val="003D5350"/>
    <w:rsid w:val="003E1E09"/>
    <w:rsid w:val="003E22AB"/>
    <w:rsid w:val="003E7F4E"/>
    <w:rsid w:val="003F064C"/>
    <w:rsid w:val="003F0D68"/>
    <w:rsid w:val="003F1BED"/>
    <w:rsid w:val="003F1C6F"/>
    <w:rsid w:val="003F2ED5"/>
    <w:rsid w:val="003F49BD"/>
    <w:rsid w:val="003F4C2F"/>
    <w:rsid w:val="003F6A76"/>
    <w:rsid w:val="00405B3C"/>
    <w:rsid w:val="004072E7"/>
    <w:rsid w:val="00410ECA"/>
    <w:rsid w:val="00415DB2"/>
    <w:rsid w:val="00415FD0"/>
    <w:rsid w:val="004247C9"/>
    <w:rsid w:val="0042627F"/>
    <w:rsid w:val="00430CEA"/>
    <w:rsid w:val="00432098"/>
    <w:rsid w:val="00432B7A"/>
    <w:rsid w:val="0043390E"/>
    <w:rsid w:val="0043422C"/>
    <w:rsid w:val="00435279"/>
    <w:rsid w:val="00436779"/>
    <w:rsid w:val="00437007"/>
    <w:rsid w:val="00440841"/>
    <w:rsid w:val="004507D3"/>
    <w:rsid w:val="0045105B"/>
    <w:rsid w:val="004510F5"/>
    <w:rsid w:val="00452472"/>
    <w:rsid w:val="00454C3D"/>
    <w:rsid w:val="00461483"/>
    <w:rsid w:val="00462AC1"/>
    <w:rsid w:val="0046705B"/>
    <w:rsid w:val="00470951"/>
    <w:rsid w:val="0047232D"/>
    <w:rsid w:val="00472A6F"/>
    <w:rsid w:val="004737C4"/>
    <w:rsid w:val="00474509"/>
    <w:rsid w:val="00474A7A"/>
    <w:rsid w:val="00475987"/>
    <w:rsid w:val="004763BA"/>
    <w:rsid w:val="00477D56"/>
    <w:rsid w:val="0048031E"/>
    <w:rsid w:val="004809EE"/>
    <w:rsid w:val="00481723"/>
    <w:rsid w:val="00484886"/>
    <w:rsid w:val="00486F0B"/>
    <w:rsid w:val="0049343E"/>
    <w:rsid w:val="004944D6"/>
    <w:rsid w:val="004948E2"/>
    <w:rsid w:val="004A1BEB"/>
    <w:rsid w:val="004A264A"/>
    <w:rsid w:val="004A5A9E"/>
    <w:rsid w:val="004A5C7F"/>
    <w:rsid w:val="004A6A89"/>
    <w:rsid w:val="004A6E7F"/>
    <w:rsid w:val="004B0F27"/>
    <w:rsid w:val="004B1012"/>
    <w:rsid w:val="004B4582"/>
    <w:rsid w:val="004B668A"/>
    <w:rsid w:val="004B7BD2"/>
    <w:rsid w:val="004C23D9"/>
    <w:rsid w:val="004C2C61"/>
    <w:rsid w:val="004C5269"/>
    <w:rsid w:val="004C59CB"/>
    <w:rsid w:val="004D1CE3"/>
    <w:rsid w:val="004D2397"/>
    <w:rsid w:val="004D287C"/>
    <w:rsid w:val="004D3B79"/>
    <w:rsid w:val="004D7AA5"/>
    <w:rsid w:val="004E112A"/>
    <w:rsid w:val="004E230B"/>
    <w:rsid w:val="004E3E8B"/>
    <w:rsid w:val="004E52B7"/>
    <w:rsid w:val="004F0A7F"/>
    <w:rsid w:val="004F3AC1"/>
    <w:rsid w:val="004F40C1"/>
    <w:rsid w:val="004F57B5"/>
    <w:rsid w:val="004F70D7"/>
    <w:rsid w:val="005017E3"/>
    <w:rsid w:val="00505EEB"/>
    <w:rsid w:val="005063AA"/>
    <w:rsid w:val="005065E1"/>
    <w:rsid w:val="0051199B"/>
    <w:rsid w:val="00513D83"/>
    <w:rsid w:val="00514ADB"/>
    <w:rsid w:val="00520412"/>
    <w:rsid w:val="005222CB"/>
    <w:rsid w:val="0052278E"/>
    <w:rsid w:val="00527ACC"/>
    <w:rsid w:val="00530583"/>
    <w:rsid w:val="00530F4C"/>
    <w:rsid w:val="00531044"/>
    <w:rsid w:val="005340A2"/>
    <w:rsid w:val="005367FB"/>
    <w:rsid w:val="00536AA4"/>
    <w:rsid w:val="00541293"/>
    <w:rsid w:val="00541E22"/>
    <w:rsid w:val="005437EB"/>
    <w:rsid w:val="00551599"/>
    <w:rsid w:val="00552A3E"/>
    <w:rsid w:val="005539DF"/>
    <w:rsid w:val="00555884"/>
    <w:rsid w:val="00560787"/>
    <w:rsid w:val="00560898"/>
    <w:rsid w:val="00560F73"/>
    <w:rsid w:val="005623AB"/>
    <w:rsid w:val="00562BA8"/>
    <w:rsid w:val="00565DCF"/>
    <w:rsid w:val="005678C7"/>
    <w:rsid w:val="005700EE"/>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6C74"/>
    <w:rsid w:val="005A2306"/>
    <w:rsid w:val="005A2987"/>
    <w:rsid w:val="005A4414"/>
    <w:rsid w:val="005A50AB"/>
    <w:rsid w:val="005B4DF1"/>
    <w:rsid w:val="005C0F5F"/>
    <w:rsid w:val="005C2154"/>
    <w:rsid w:val="005C3754"/>
    <w:rsid w:val="005C4233"/>
    <w:rsid w:val="005C5038"/>
    <w:rsid w:val="005C5642"/>
    <w:rsid w:val="005C5D98"/>
    <w:rsid w:val="005C73C7"/>
    <w:rsid w:val="005D2752"/>
    <w:rsid w:val="005D30D4"/>
    <w:rsid w:val="005D55BB"/>
    <w:rsid w:val="005E23CD"/>
    <w:rsid w:val="005E2724"/>
    <w:rsid w:val="005E31A4"/>
    <w:rsid w:val="005E3E55"/>
    <w:rsid w:val="005E68FF"/>
    <w:rsid w:val="005F178B"/>
    <w:rsid w:val="005F26D8"/>
    <w:rsid w:val="005F47B7"/>
    <w:rsid w:val="005F4CDC"/>
    <w:rsid w:val="005F607C"/>
    <w:rsid w:val="006016EB"/>
    <w:rsid w:val="006019F9"/>
    <w:rsid w:val="00601C19"/>
    <w:rsid w:val="006035F8"/>
    <w:rsid w:val="006039AD"/>
    <w:rsid w:val="00605944"/>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954"/>
    <w:rsid w:val="00637BB7"/>
    <w:rsid w:val="006411CF"/>
    <w:rsid w:val="00641C71"/>
    <w:rsid w:val="0064300C"/>
    <w:rsid w:val="006445E9"/>
    <w:rsid w:val="00646443"/>
    <w:rsid w:val="00650CD9"/>
    <w:rsid w:val="00651FA0"/>
    <w:rsid w:val="00653A64"/>
    <w:rsid w:val="00653ECA"/>
    <w:rsid w:val="00654F37"/>
    <w:rsid w:val="00654FF3"/>
    <w:rsid w:val="00661DA2"/>
    <w:rsid w:val="00663AF7"/>
    <w:rsid w:val="00667362"/>
    <w:rsid w:val="00674FED"/>
    <w:rsid w:val="0068226F"/>
    <w:rsid w:val="00682CBA"/>
    <w:rsid w:val="00683961"/>
    <w:rsid w:val="00685D72"/>
    <w:rsid w:val="00686B8B"/>
    <w:rsid w:val="00692ECE"/>
    <w:rsid w:val="00692EDF"/>
    <w:rsid w:val="006930E5"/>
    <w:rsid w:val="0069600B"/>
    <w:rsid w:val="00697E29"/>
    <w:rsid w:val="006A156C"/>
    <w:rsid w:val="006A57F1"/>
    <w:rsid w:val="006A722E"/>
    <w:rsid w:val="006B05B7"/>
    <w:rsid w:val="006B2FEB"/>
    <w:rsid w:val="006B2FF9"/>
    <w:rsid w:val="006B4081"/>
    <w:rsid w:val="006C0044"/>
    <w:rsid w:val="006C0E98"/>
    <w:rsid w:val="006C24EA"/>
    <w:rsid w:val="006C3DB1"/>
    <w:rsid w:val="006C7335"/>
    <w:rsid w:val="006C7406"/>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7062"/>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A72"/>
    <w:rsid w:val="00722454"/>
    <w:rsid w:val="00723136"/>
    <w:rsid w:val="00724E2E"/>
    <w:rsid w:val="007259BB"/>
    <w:rsid w:val="00725A7C"/>
    <w:rsid w:val="00730153"/>
    <w:rsid w:val="007344C3"/>
    <w:rsid w:val="007411EB"/>
    <w:rsid w:val="00743217"/>
    <w:rsid w:val="0074424A"/>
    <w:rsid w:val="00751673"/>
    <w:rsid w:val="00753CFA"/>
    <w:rsid w:val="007544D0"/>
    <w:rsid w:val="007551EC"/>
    <w:rsid w:val="00757087"/>
    <w:rsid w:val="0076105D"/>
    <w:rsid w:val="007635A5"/>
    <w:rsid w:val="0076441C"/>
    <w:rsid w:val="00765F67"/>
    <w:rsid w:val="00765FA4"/>
    <w:rsid w:val="00766F71"/>
    <w:rsid w:val="0077056E"/>
    <w:rsid w:val="007755D6"/>
    <w:rsid w:val="007756F6"/>
    <w:rsid w:val="00776799"/>
    <w:rsid w:val="007770C5"/>
    <w:rsid w:val="00777B2F"/>
    <w:rsid w:val="007838A9"/>
    <w:rsid w:val="00785B34"/>
    <w:rsid w:val="00791482"/>
    <w:rsid w:val="00793E1C"/>
    <w:rsid w:val="00795EB8"/>
    <w:rsid w:val="00797224"/>
    <w:rsid w:val="00797290"/>
    <w:rsid w:val="00797860"/>
    <w:rsid w:val="007A4603"/>
    <w:rsid w:val="007A575A"/>
    <w:rsid w:val="007B02EB"/>
    <w:rsid w:val="007B4BEA"/>
    <w:rsid w:val="007B645E"/>
    <w:rsid w:val="007C12FC"/>
    <w:rsid w:val="007C24A3"/>
    <w:rsid w:val="007C4CF0"/>
    <w:rsid w:val="007C7495"/>
    <w:rsid w:val="007C785B"/>
    <w:rsid w:val="007D060B"/>
    <w:rsid w:val="007D0D8F"/>
    <w:rsid w:val="007D19B2"/>
    <w:rsid w:val="007D29D1"/>
    <w:rsid w:val="007D2DD3"/>
    <w:rsid w:val="007D726A"/>
    <w:rsid w:val="007E0875"/>
    <w:rsid w:val="007E0F60"/>
    <w:rsid w:val="007E26E9"/>
    <w:rsid w:val="007E32B3"/>
    <w:rsid w:val="007E4941"/>
    <w:rsid w:val="007E57B6"/>
    <w:rsid w:val="007E64EC"/>
    <w:rsid w:val="007F0CE0"/>
    <w:rsid w:val="007F1924"/>
    <w:rsid w:val="007F24BC"/>
    <w:rsid w:val="007F3E17"/>
    <w:rsid w:val="007F57DC"/>
    <w:rsid w:val="00801172"/>
    <w:rsid w:val="00803B17"/>
    <w:rsid w:val="00804C36"/>
    <w:rsid w:val="00807045"/>
    <w:rsid w:val="0080704F"/>
    <w:rsid w:val="0081244D"/>
    <w:rsid w:val="00815AA1"/>
    <w:rsid w:val="0081628C"/>
    <w:rsid w:val="00821F42"/>
    <w:rsid w:val="00822E89"/>
    <w:rsid w:val="0082365E"/>
    <w:rsid w:val="0082448D"/>
    <w:rsid w:val="0082487D"/>
    <w:rsid w:val="00827AE2"/>
    <w:rsid w:val="008350A4"/>
    <w:rsid w:val="008353B6"/>
    <w:rsid w:val="00837096"/>
    <w:rsid w:val="00841186"/>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60E60"/>
    <w:rsid w:val="00861BF8"/>
    <w:rsid w:val="00861F5E"/>
    <w:rsid w:val="00861F8E"/>
    <w:rsid w:val="008627BE"/>
    <w:rsid w:val="00865861"/>
    <w:rsid w:val="0086649F"/>
    <w:rsid w:val="00872117"/>
    <w:rsid w:val="0087263A"/>
    <w:rsid w:val="008733B7"/>
    <w:rsid w:val="00873A16"/>
    <w:rsid w:val="0088496C"/>
    <w:rsid w:val="00885BDB"/>
    <w:rsid w:val="00886660"/>
    <w:rsid w:val="00890417"/>
    <w:rsid w:val="00890DB2"/>
    <w:rsid w:val="00894E3E"/>
    <w:rsid w:val="008A138E"/>
    <w:rsid w:val="008A13C2"/>
    <w:rsid w:val="008A481C"/>
    <w:rsid w:val="008A484F"/>
    <w:rsid w:val="008A5B91"/>
    <w:rsid w:val="008A7891"/>
    <w:rsid w:val="008A7F5C"/>
    <w:rsid w:val="008B05CC"/>
    <w:rsid w:val="008B1437"/>
    <w:rsid w:val="008B2546"/>
    <w:rsid w:val="008B61C3"/>
    <w:rsid w:val="008C10F1"/>
    <w:rsid w:val="008C23D7"/>
    <w:rsid w:val="008C5737"/>
    <w:rsid w:val="008D03BC"/>
    <w:rsid w:val="008D0B8D"/>
    <w:rsid w:val="008D3666"/>
    <w:rsid w:val="008D3743"/>
    <w:rsid w:val="008D3813"/>
    <w:rsid w:val="008D67C7"/>
    <w:rsid w:val="008E429B"/>
    <w:rsid w:val="008E4542"/>
    <w:rsid w:val="008F1900"/>
    <w:rsid w:val="008F227F"/>
    <w:rsid w:val="008F49E7"/>
    <w:rsid w:val="009008FB"/>
    <w:rsid w:val="00900C86"/>
    <w:rsid w:val="0090298A"/>
    <w:rsid w:val="00902EBA"/>
    <w:rsid w:val="00905295"/>
    <w:rsid w:val="0090543B"/>
    <w:rsid w:val="00910674"/>
    <w:rsid w:val="009119ED"/>
    <w:rsid w:val="00911CB9"/>
    <w:rsid w:val="00915296"/>
    <w:rsid w:val="00915BCF"/>
    <w:rsid w:val="009170D3"/>
    <w:rsid w:val="00921467"/>
    <w:rsid w:val="009224BC"/>
    <w:rsid w:val="00937267"/>
    <w:rsid w:val="009379DB"/>
    <w:rsid w:val="00941530"/>
    <w:rsid w:val="00941E17"/>
    <w:rsid w:val="0094235F"/>
    <w:rsid w:val="009437C6"/>
    <w:rsid w:val="00945561"/>
    <w:rsid w:val="00945A11"/>
    <w:rsid w:val="00946688"/>
    <w:rsid w:val="009471CD"/>
    <w:rsid w:val="00955A9A"/>
    <w:rsid w:val="009564C7"/>
    <w:rsid w:val="009605E1"/>
    <w:rsid w:val="009615EB"/>
    <w:rsid w:val="00963F89"/>
    <w:rsid w:val="0096520A"/>
    <w:rsid w:val="00967916"/>
    <w:rsid w:val="00967AE4"/>
    <w:rsid w:val="00972766"/>
    <w:rsid w:val="009727B8"/>
    <w:rsid w:val="00974AAE"/>
    <w:rsid w:val="0097558E"/>
    <w:rsid w:val="009764A9"/>
    <w:rsid w:val="00976637"/>
    <w:rsid w:val="009770F0"/>
    <w:rsid w:val="00977366"/>
    <w:rsid w:val="00980FB6"/>
    <w:rsid w:val="0098115B"/>
    <w:rsid w:val="00982535"/>
    <w:rsid w:val="00992035"/>
    <w:rsid w:val="00992EF8"/>
    <w:rsid w:val="009949F7"/>
    <w:rsid w:val="009A059F"/>
    <w:rsid w:val="009A102D"/>
    <w:rsid w:val="009A1F14"/>
    <w:rsid w:val="009A3318"/>
    <w:rsid w:val="009A5D4D"/>
    <w:rsid w:val="009A698F"/>
    <w:rsid w:val="009A6F10"/>
    <w:rsid w:val="009B0BCA"/>
    <w:rsid w:val="009B5B9D"/>
    <w:rsid w:val="009C0792"/>
    <w:rsid w:val="009C1359"/>
    <w:rsid w:val="009C1F4E"/>
    <w:rsid w:val="009C273F"/>
    <w:rsid w:val="009C4B49"/>
    <w:rsid w:val="009C4F9A"/>
    <w:rsid w:val="009D0F10"/>
    <w:rsid w:val="009D24DE"/>
    <w:rsid w:val="009D273E"/>
    <w:rsid w:val="009D4B18"/>
    <w:rsid w:val="009D721C"/>
    <w:rsid w:val="009E2E57"/>
    <w:rsid w:val="009E3BB5"/>
    <w:rsid w:val="009E5F54"/>
    <w:rsid w:val="009E6B59"/>
    <w:rsid w:val="009E746D"/>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CF"/>
    <w:rsid w:val="00A321CE"/>
    <w:rsid w:val="00A33842"/>
    <w:rsid w:val="00A33A50"/>
    <w:rsid w:val="00A3438B"/>
    <w:rsid w:val="00A37F69"/>
    <w:rsid w:val="00A4261D"/>
    <w:rsid w:val="00A42C60"/>
    <w:rsid w:val="00A44A18"/>
    <w:rsid w:val="00A45151"/>
    <w:rsid w:val="00A46AEC"/>
    <w:rsid w:val="00A51675"/>
    <w:rsid w:val="00A51851"/>
    <w:rsid w:val="00A53105"/>
    <w:rsid w:val="00A5369B"/>
    <w:rsid w:val="00A53EF5"/>
    <w:rsid w:val="00A55365"/>
    <w:rsid w:val="00A55444"/>
    <w:rsid w:val="00A61C7E"/>
    <w:rsid w:val="00A64D47"/>
    <w:rsid w:val="00A65AC4"/>
    <w:rsid w:val="00A677BB"/>
    <w:rsid w:val="00A702F0"/>
    <w:rsid w:val="00A70722"/>
    <w:rsid w:val="00A7083E"/>
    <w:rsid w:val="00A71EAA"/>
    <w:rsid w:val="00A742B3"/>
    <w:rsid w:val="00A75B9B"/>
    <w:rsid w:val="00A81137"/>
    <w:rsid w:val="00A872BB"/>
    <w:rsid w:val="00A87572"/>
    <w:rsid w:val="00A919BE"/>
    <w:rsid w:val="00A9767D"/>
    <w:rsid w:val="00AA01C1"/>
    <w:rsid w:val="00AA18EC"/>
    <w:rsid w:val="00AA767E"/>
    <w:rsid w:val="00AA7FF0"/>
    <w:rsid w:val="00AB1578"/>
    <w:rsid w:val="00AB1C73"/>
    <w:rsid w:val="00AB1E9B"/>
    <w:rsid w:val="00AB4166"/>
    <w:rsid w:val="00AB6E62"/>
    <w:rsid w:val="00AC2C0E"/>
    <w:rsid w:val="00AC348D"/>
    <w:rsid w:val="00AC4755"/>
    <w:rsid w:val="00AC5B1A"/>
    <w:rsid w:val="00AC5DE9"/>
    <w:rsid w:val="00AC65B1"/>
    <w:rsid w:val="00AD4FAE"/>
    <w:rsid w:val="00AD5100"/>
    <w:rsid w:val="00AD5A7C"/>
    <w:rsid w:val="00AD67BC"/>
    <w:rsid w:val="00AD718D"/>
    <w:rsid w:val="00AE3716"/>
    <w:rsid w:val="00AE39CC"/>
    <w:rsid w:val="00AE42A1"/>
    <w:rsid w:val="00AE695E"/>
    <w:rsid w:val="00AE7FEF"/>
    <w:rsid w:val="00AF17B1"/>
    <w:rsid w:val="00AF23FC"/>
    <w:rsid w:val="00AF4004"/>
    <w:rsid w:val="00B02E79"/>
    <w:rsid w:val="00B03610"/>
    <w:rsid w:val="00B04CDA"/>
    <w:rsid w:val="00B06E14"/>
    <w:rsid w:val="00B1011A"/>
    <w:rsid w:val="00B13097"/>
    <w:rsid w:val="00B17F24"/>
    <w:rsid w:val="00B23304"/>
    <w:rsid w:val="00B273D8"/>
    <w:rsid w:val="00B27A2A"/>
    <w:rsid w:val="00B33471"/>
    <w:rsid w:val="00B34290"/>
    <w:rsid w:val="00B35C45"/>
    <w:rsid w:val="00B401EA"/>
    <w:rsid w:val="00B40D88"/>
    <w:rsid w:val="00B41187"/>
    <w:rsid w:val="00B4146E"/>
    <w:rsid w:val="00B41BCD"/>
    <w:rsid w:val="00B4216F"/>
    <w:rsid w:val="00B429F3"/>
    <w:rsid w:val="00B4313D"/>
    <w:rsid w:val="00B446FE"/>
    <w:rsid w:val="00B47B99"/>
    <w:rsid w:val="00B51352"/>
    <w:rsid w:val="00B55A98"/>
    <w:rsid w:val="00B55F60"/>
    <w:rsid w:val="00B56E62"/>
    <w:rsid w:val="00B6238C"/>
    <w:rsid w:val="00B6647D"/>
    <w:rsid w:val="00B70752"/>
    <w:rsid w:val="00B7077A"/>
    <w:rsid w:val="00B73739"/>
    <w:rsid w:val="00B778B9"/>
    <w:rsid w:val="00B82CAC"/>
    <w:rsid w:val="00B82F48"/>
    <w:rsid w:val="00B83238"/>
    <w:rsid w:val="00B85109"/>
    <w:rsid w:val="00B865A2"/>
    <w:rsid w:val="00B867D6"/>
    <w:rsid w:val="00B867E5"/>
    <w:rsid w:val="00B87BA8"/>
    <w:rsid w:val="00B935C2"/>
    <w:rsid w:val="00BA1AF3"/>
    <w:rsid w:val="00BA23B2"/>
    <w:rsid w:val="00BA2927"/>
    <w:rsid w:val="00BA3419"/>
    <w:rsid w:val="00BA587A"/>
    <w:rsid w:val="00BA6FA0"/>
    <w:rsid w:val="00BB4A4C"/>
    <w:rsid w:val="00BC2767"/>
    <w:rsid w:val="00BC54BA"/>
    <w:rsid w:val="00BC6655"/>
    <w:rsid w:val="00BC67CB"/>
    <w:rsid w:val="00BC6F83"/>
    <w:rsid w:val="00BD457C"/>
    <w:rsid w:val="00BD6041"/>
    <w:rsid w:val="00BD618E"/>
    <w:rsid w:val="00BD71C5"/>
    <w:rsid w:val="00BD7DA4"/>
    <w:rsid w:val="00BE7F99"/>
    <w:rsid w:val="00BF2635"/>
    <w:rsid w:val="00BF30B8"/>
    <w:rsid w:val="00BF530C"/>
    <w:rsid w:val="00C00A89"/>
    <w:rsid w:val="00C00B9B"/>
    <w:rsid w:val="00C01944"/>
    <w:rsid w:val="00C03055"/>
    <w:rsid w:val="00C04EA8"/>
    <w:rsid w:val="00C06085"/>
    <w:rsid w:val="00C060F0"/>
    <w:rsid w:val="00C0646D"/>
    <w:rsid w:val="00C06AE0"/>
    <w:rsid w:val="00C072DB"/>
    <w:rsid w:val="00C107D2"/>
    <w:rsid w:val="00C11733"/>
    <w:rsid w:val="00C13757"/>
    <w:rsid w:val="00C14210"/>
    <w:rsid w:val="00C1732C"/>
    <w:rsid w:val="00C173DB"/>
    <w:rsid w:val="00C17C60"/>
    <w:rsid w:val="00C2497D"/>
    <w:rsid w:val="00C30CE1"/>
    <w:rsid w:val="00C30FB6"/>
    <w:rsid w:val="00C30FDD"/>
    <w:rsid w:val="00C32EC6"/>
    <w:rsid w:val="00C344DB"/>
    <w:rsid w:val="00C34EE9"/>
    <w:rsid w:val="00C35471"/>
    <w:rsid w:val="00C357D9"/>
    <w:rsid w:val="00C367B7"/>
    <w:rsid w:val="00C36879"/>
    <w:rsid w:val="00C4009A"/>
    <w:rsid w:val="00C43704"/>
    <w:rsid w:val="00C44A10"/>
    <w:rsid w:val="00C47513"/>
    <w:rsid w:val="00C477A7"/>
    <w:rsid w:val="00C50E08"/>
    <w:rsid w:val="00C51617"/>
    <w:rsid w:val="00C52BEB"/>
    <w:rsid w:val="00C53B22"/>
    <w:rsid w:val="00C551D9"/>
    <w:rsid w:val="00C5702B"/>
    <w:rsid w:val="00C60365"/>
    <w:rsid w:val="00C6068F"/>
    <w:rsid w:val="00C65399"/>
    <w:rsid w:val="00C65957"/>
    <w:rsid w:val="00C67305"/>
    <w:rsid w:val="00C71EA2"/>
    <w:rsid w:val="00C73E32"/>
    <w:rsid w:val="00C769E4"/>
    <w:rsid w:val="00C77D58"/>
    <w:rsid w:val="00C8544F"/>
    <w:rsid w:val="00C874DA"/>
    <w:rsid w:val="00C9159A"/>
    <w:rsid w:val="00C9794C"/>
    <w:rsid w:val="00CA129C"/>
    <w:rsid w:val="00CA1A3D"/>
    <w:rsid w:val="00CA1FA3"/>
    <w:rsid w:val="00CA2CCA"/>
    <w:rsid w:val="00CA52B0"/>
    <w:rsid w:val="00CB1FB6"/>
    <w:rsid w:val="00CB2591"/>
    <w:rsid w:val="00CB3D99"/>
    <w:rsid w:val="00CB4E91"/>
    <w:rsid w:val="00CB7159"/>
    <w:rsid w:val="00CC0031"/>
    <w:rsid w:val="00CC211E"/>
    <w:rsid w:val="00CC2F36"/>
    <w:rsid w:val="00CC3614"/>
    <w:rsid w:val="00CC5754"/>
    <w:rsid w:val="00CC6E96"/>
    <w:rsid w:val="00CD394A"/>
    <w:rsid w:val="00CD3EBD"/>
    <w:rsid w:val="00CD3FB9"/>
    <w:rsid w:val="00CD7D13"/>
    <w:rsid w:val="00CE20DA"/>
    <w:rsid w:val="00CE2183"/>
    <w:rsid w:val="00CE2184"/>
    <w:rsid w:val="00CE2409"/>
    <w:rsid w:val="00CE33A8"/>
    <w:rsid w:val="00CE4AF0"/>
    <w:rsid w:val="00CE5565"/>
    <w:rsid w:val="00CE6EA5"/>
    <w:rsid w:val="00CF1C9B"/>
    <w:rsid w:val="00CF275A"/>
    <w:rsid w:val="00CF3F12"/>
    <w:rsid w:val="00CF6791"/>
    <w:rsid w:val="00D01766"/>
    <w:rsid w:val="00D04CF0"/>
    <w:rsid w:val="00D05A28"/>
    <w:rsid w:val="00D06E4B"/>
    <w:rsid w:val="00D165AA"/>
    <w:rsid w:val="00D17C66"/>
    <w:rsid w:val="00D17E5B"/>
    <w:rsid w:val="00D25981"/>
    <w:rsid w:val="00D2673F"/>
    <w:rsid w:val="00D27D0E"/>
    <w:rsid w:val="00D32BE4"/>
    <w:rsid w:val="00D35026"/>
    <w:rsid w:val="00D430F6"/>
    <w:rsid w:val="00D445D1"/>
    <w:rsid w:val="00D462C2"/>
    <w:rsid w:val="00D473B6"/>
    <w:rsid w:val="00D47F2D"/>
    <w:rsid w:val="00D50B07"/>
    <w:rsid w:val="00D515AA"/>
    <w:rsid w:val="00D52C9A"/>
    <w:rsid w:val="00D536F4"/>
    <w:rsid w:val="00D53733"/>
    <w:rsid w:val="00D56CD8"/>
    <w:rsid w:val="00D61060"/>
    <w:rsid w:val="00D62DB5"/>
    <w:rsid w:val="00D648F3"/>
    <w:rsid w:val="00D67071"/>
    <w:rsid w:val="00D74039"/>
    <w:rsid w:val="00D77E2E"/>
    <w:rsid w:val="00D81ED4"/>
    <w:rsid w:val="00D82516"/>
    <w:rsid w:val="00D83CD6"/>
    <w:rsid w:val="00D84532"/>
    <w:rsid w:val="00D87559"/>
    <w:rsid w:val="00D916A4"/>
    <w:rsid w:val="00DA23E0"/>
    <w:rsid w:val="00DA3D14"/>
    <w:rsid w:val="00DA41D8"/>
    <w:rsid w:val="00DA65B2"/>
    <w:rsid w:val="00DA6F22"/>
    <w:rsid w:val="00DA7914"/>
    <w:rsid w:val="00DB0B4E"/>
    <w:rsid w:val="00DB17CA"/>
    <w:rsid w:val="00DB44FE"/>
    <w:rsid w:val="00DB49D1"/>
    <w:rsid w:val="00DB4DC9"/>
    <w:rsid w:val="00DB5125"/>
    <w:rsid w:val="00DB7066"/>
    <w:rsid w:val="00DC0505"/>
    <w:rsid w:val="00DC0895"/>
    <w:rsid w:val="00DC20F2"/>
    <w:rsid w:val="00DC242D"/>
    <w:rsid w:val="00DC7484"/>
    <w:rsid w:val="00DC7624"/>
    <w:rsid w:val="00DD2B0C"/>
    <w:rsid w:val="00DE01EE"/>
    <w:rsid w:val="00DE0768"/>
    <w:rsid w:val="00DE0AD3"/>
    <w:rsid w:val="00DE1876"/>
    <w:rsid w:val="00DE1DF2"/>
    <w:rsid w:val="00DE3F3B"/>
    <w:rsid w:val="00DE4647"/>
    <w:rsid w:val="00DE7399"/>
    <w:rsid w:val="00DF0F1C"/>
    <w:rsid w:val="00DF1740"/>
    <w:rsid w:val="00DF4DEC"/>
    <w:rsid w:val="00DF6ADD"/>
    <w:rsid w:val="00E0012E"/>
    <w:rsid w:val="00E00E2C"/>
    <w:rsid w:val="00E00F00"/>
    <w:rsid w:val="00E01779"/>
    <w:rsid w:val="00E02431"/>
    <w:rsid w:val="00E03F76"/>
    <w:rsid w:val="00E074BC"/>
    <w:rsid w:val="00E10547"/>
    <w:rsid w:val="00E12FCC"/>
    <w:rsid w:val="00E13210"/>
    <w:rsid w:val="00E14119"/>
    <w:rsid w:val="00E1414A"/>
    <w:rsid w:val="00E15104"/>
    <w:rsid w:val="00E16FA1"/>
    <w:rsid w:val="00E224A4"/>
    <w:rsid w:val="00E23A7C"/>
    <w:rsid w:val="00E25F01"/>
    <w:rsid w:val="00E26BEB"/>
    <w:rsid w:val="00E31720"/>
    <w:rsid w:val="00E32371"/>
    <w:rsid w:val="00E336A6"/>
    <w:rsid w:val="00E35145"/>
    <w:rsid w:val="00E36AEC"/>
    <w:rsid w:val="00E40256"/>
    <w:rsid w:val="00E419F7"/>
    <w:rsid w:val="00E47FB6"/>
    <w:rsid w:val="00E50056"/>
    <w:rsid w:val="00E510FF"/>
    <w:rsid w:val="00E5209A"/>
    <w:rsid w:val="00E521BA"/>
    <w:rsid w:val="00E54127"/>
    <w:rsid w:val="00E570A4"/>
    <w:rsid w:val="00E61ADA"/>
    <w:rsid w:val="00E719F4"/>
    <w:rsid w:val="00E72366"/>
    <w:rsid w:val="00E756C6"/>
    <w:rsid w:val="00E76912"/>
    <w:rsid w:val="00E779B8"/>
    <w:rsid w:val="00E8042C"/>
    <w:rsid w:val="00E82374"/>
    <w:rsid w:val="00E829EB"/>
    <w:rsid w:val="00E846C4"/>
    <w:rsid w:val="00E860FF"/>
    <w:rsid w:val="00E87DC9"/>
    <w:rsid w:val="00E94A27"/>
    <w:rsid w:val="00E94CA6"/>
    <w:rsid w:val="00E9540C"/>
    <w:rsid w:val="00E95A9B"/>
    <w:rsid w:val="00E96134"/>
    <w:rsid w:val="00E97085"/>
    <w:rsid w:val="00EB1719"/>
    <w:rsid w:val="00EB19D1"/>
    <w:rsid w:val="00EB42BF"/>
    <w:rsid w:val="00EB4A46"/>
    <w:rsid w:val="00EB6A58"/>
    <w:rsid w:val="00EC32BF"/>
    <w:rsid w:val="00EC3682"/>
    <w:rsid w:val="00ED0EBB"/>
    <w:rsid w:val="00ED1B89"/>
    <w:rsid w:val="00ED5FB9"/>
    <w:rsid w:val="00ED6059"/>
    <w:rsid w:val="00EE19D8"/>
    <w:rsid w:val="00EE2126"/>
    <w:rsid w:val="00EE2A79"/>
    <w:rsid w:val="00EE35D0"/>
    <w:rsid w:val="00EE42C0"/>
    <w:rsid w:val="00EE4A98"/>
    <w:rsid w:val="00EE7347"/>
    <w:rsid w:val="00EE77ED"/>
    <w:rsid w:val="00EF00B4"/>
    <w:rsid w:val="00EF1254"/>
    <w:rsid w:val="00EF5651"/>
    <w:rsid w:val="00EF63E6"/>
    <w:rsid w:val="00F00493"/>
    <w:rsid w:val="00F00B7C"/>
    <w:rsid w:val="00F03C64"/>
    <w:rsid w:val="00F03D6B"/>
    <w:rsid w:val="00F0444A"/>
    <w:rsid w:val="00F06A10"/>
    <w:rsid w:val="00F13E77"/>
    <w:rsid w:val="00F20CC3"/>
    <w:rsid w:val="00F230AF"/>
    <w:rsid w:val="00F23B4A"/>
    <w:rsid w:val="00F25D56"/>
    <w:rsid w:val="00F30075"/>
    <w:rsid w:val="00F32F78"/>
    <w:rsid w:val="00F3312B"/>
    <w:rsid w:val="00F44E01"/>
    <w:rsid w:val="00F45CAA"/>
    <w:rsid w:val="00F46B7E"/>
    <w:rsid w:val="00F5022A"/>
    <w:rsid w:val="00F512AC"/>
    <w:rsid w:val="00F53F9A"/>
    <w:rsid w:val="00F55ABC"/>
    <w:rsid w:val="00F5614E"/>
    <w:rsid w:val="00F57015"/>
    <w:rsid w:val="00F60828"/>
    <w:rsid w:val="00F62369"/>
    <w:rsid w:val="00F6376C"/>
    <w:rsid w:val="00F63954"/>
    <w:rsid w:val="00F6464A"/>
    <w:rsid w:val="00F66E39"/>
    <w:rsid w:val="00F725F3"/>
    <w:rsid w:val="00F7356F"/>
    <w:rsid w:val="00F739C8"/>
    <w:rsid w:val="00F73F08"/>
    <w:rsid w:val="00F74FE8"/>
    <w:rsid w:val="00F75D5C"/>
    <w:rsid w:val="00F80E7D"/>
    <w:rsid w:val="00F81046"/>
    <w:rsid w:val="00F821B1"/>
    <w:rsid w:val="00F85124"/>
    <w:rsid w:val="00F86167"/>
    <w:rsid w:val="00F961D2"/>
    <w:rsid w:val="00FA0302"/>
    <w:rsid w:val="00FA1346"/>
    <w:rsid w:val="00FA2F41"/>
    <w:rsid w:val="00FA3A0E"/>
    <w:rsid w:val="00FA6534"/>
    <w:rsid w:val="00FB0E35"/>
    <w:rsid w:val="00FB135D"/>
    <w:rsid w:val="00FB2FA7"/>
    <w:rsid w:val="00FB3189"/>
    <w:rsid w:val="00FB3217"/>
    <w:rsid w:val="00FB4A94"/>
    <w:rsid w:val="00FB5443"/>
    <w:rsid w:val="00FC0300"/>
    <w:rsid w:val="00FC11D7"/>
    <w:rsid w:val="00FC25BE"/>
    <w:rsid w:val="00FC2A0E"/>
    <w:rsid w:val="00FC2BD7"/>
    <w:rsid w:val="00FC459B"/>
    <w:rsid w:val="00FC7BCE"/>
    <w:rsid w:val="00FD1218"/>
    <w:rsid w:val="00FD2A49"/>
    <w:rsid w:val="00FD3283"/>
    <w:rsid w:val="00FD3686"/>
    <w:rsid w:val="00FD380D"/>
    <w:rsid w:val="00FD3F8A"/>
    <w:rsid w:val="00FD73F0"/>
    <w:rsid w:val="00FE153B"/>
    <w:rsid w:val="00FE15B0"/>
    <w:rsid w:val="00FE1DB9"/>
    <w:rsid w:val="00FE1E55"/>
    <w:rsid w:val="00FE2ACF"/>
    <w:rsid w:val="00FE3982"/>
    <w:rsid w:val="00FE3CC5"/>
    <w:rsid w:val="00FE72FD"/>
    <w:rsid w:val="00FE7D9B"/>
    <w:rsid w:val="00FF019E"/>
    <w:rsid w:val="00FF11F1"/>
    <w:rsid w:val="00FF4C4C"/>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6"/>
    <o:shapelayout v:ext="edit">
      <o:idmap v:ext="edit" data="1"/>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Balloon Text" w:uiPriority="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annotation text"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Balloon Text" w:uiPriority="0"/>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9"/>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850428"/>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850428"/>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7"/>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header" Target="header4.xml"/><Relationship Id="rId10" Type="http://schemas.openxmlformats.org/officeDocument/2006/relationships/hyperlink" Target="http://www.ahridirectory.org" TargetMode="External"/><Relationship Id="rId19" Type="http://schemas.openxmlformats.org/officeDocument/2006/relationships/hyperlink" Target="http://www.ahridirectory.org"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F41234-4803-472A-B741-0C330C7B0D5E}">
  <ds:schemaRefs>
    <ds:schemaRef ds:uri="http://schemas.openxmlformats.org/officeDocument/2006/bibliography"/>
  </ds:schemaRefs>
</ds:datastoreItem>
</file>

<file path=customXml/itemProps2.xml><?xml version="1.0" encoding="utf-8"?>
<ds:datastoreItem xmlns:ds="http://schemas.openxmlformats.org/officeDocument/2006/customXml" ds:itemID="{37CD3748-C138-4389-A474-49E24CC4E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6</Pages>
  <Words>2859</Words>
  <Characters>16300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19121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jmiller20140204</dc:creator>
  <cp:lastModifiedBy>Shewmaker, Michael@Energy</cp:lastModifiedBy>
  <cp:revision>5</cp:revision>
  <cp:lastPrinted>2016-11-29T17:47:00Z</cp:lastPrinted>
  <dcterms:created xsi:type="dcterms:W3CDTF">2016-11-29T17:45:00Z</dcterms:created>
  <dcterms:modified xsi:type="dcterms:W3CDTF">2017-04-07T20:50:00Z</dcterms:modified>
</cp:coreProperties>
</file>