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311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3060"/>
        <w:gridCol w:w="5131"/>
      </w:tblGrid>
      <w:tr w:rsidR="006B46AF" w:rsidRPr="00C711C6" w14:paraId="2288369D" w14:textId="77777777" w:rsidTr="00982CE4">
        <w:trPr>
          <w:trHeight w:val="471"/>
        </w:trPr>
        <w:tc>
          <w:tcPr>
            <w:tcW w:w="9109" w:type="dxa"/>
            <w:gridSpan w:val="3"/>
            <w:vAlign w:val="center"/>
          </w:tcPr>
          <w:p w14:paraId="2288369B" w14:textId="77777777" w:rsidR="006B46AF" w:rsidRPr="0079750F" w:rsidRDefault="006B46AF" w:rsidP="0079750F">
            <w:pPr>
              <w:pStyle w:val="Heading2"/>
              <w:numPr>
                <w:ilvl w:val="0"/>
                <w:numId w:val="0"/>
              </w:numPr>
              <w:pBdr>
                <w:top w:val="none" w:sz="0" w:space="0" w:color="auto"/>
              </w:pBdr>
              <w:spacing w:before="100" w:beforeAutospacing="1"/>
              <w:ind w:left="180" w:hanging="180"/>
              <w:rPr>
                <w:rFonts w:asciiTheme="minorHAnsi" w:hAnsiTheme="minorHAnsi"/>
                <w:b w:val="0"/>
                <w:sz w:val="20"/>
              </w:rPr>
            </w:pPr>
            <w:r w:rsidRPr="0079750F">
              <w:rPr>
                <w:rFonts w:asciiTheme="minorHAnsi" w:hAnsiTheme="minorHAnsi"/>
                <w:i w:val="0"/>
                <w:sz w:val="20"/>
              </w:rPr>
              <w:t>A. General Information</w:t>
            </w:r>
          </w:p>
          <w:p w14:paraId="2288369C" w14:textId="77777777" w:rsidR="006B46AF" w:rsidRPr="00C711C6" w:rsidRDefault="006B46AF" w:rsidP="006B46AF">
            <w:pPr>
              <w:keepNext/>
              <w:spacing w:after="0" w:line="240" w:lineRule="auto"/>
              <w:rPr>
                <w:rFonts w:eastAsia="Times New Roman"/>
                <w:sz w:val="18"/>
                <w:szCs w:val="18"/>
              </w:rPr>
            </w:pPr>
            <w:r w:rsidRPr="0002006B">
              <w:rPr>
                <w:rFonts w:eastAsia="Times New Roman"/>
                <w:sz w:val="18"/>
                <w:szCs w:val="18"/>
              </w:rPr>
              <w:t xml:space="preserve">This table reports the </w:t>
            </w:r>
            <w:r>
              <w:rPr>
                <w:rFonts w:eastAsia="Times New Roman"/>
                <w:sz w:val="18"/>
                <w:szCs w:val="18"/>
              </w:rPr>
              <w:t>dwelling unit name</w:t>
            </w:r>
            <w:r w:rsidRPr="0002006B">
              <w:rPr>
                <w:rFonts w:eastAsia="Times New Roman"/>
                <w:sz w:val="18"/>
                <w:szCs w:val="18"/>
              </w:rPr>
              <w:t xml:space="preserve"> that were specified on the </w:t>
            </w:r>
            <w:r>
              <w:rPr>
                <w:rFonts w:eastAsia="Times New Roman"/>
                <w:sz w:val="18"/>
                <w:szCs w:val="18"/>
              </w:rPr>
              <w:t>NRCC-PRF-01</w:t>
            </w:r>
            <w:r w:rsidRPr="0002006B">
              <w:rPr>
                <w:rFonts w:eastAsia="Times New Roman"/>
                <w:sz w:val="18"/>
                <w:szCs w:val="18"/>
              </w:rPr>
              <w:t xml:space="preserve"> compliance document for this project.</w:t>
            </w:r>
          </w:p>
        </w:tc>
      </w:tr>
      <w:tr w:rsidR="006B46AF" w:rsidRPr="00C711C6" w14:paraId="228836A1" w14:textId="77777777" w:rsidTr="00D45D9E">
        <w:trPr>
          <w:trHeight w:val="192"/>
        </w:trPr>
        <w:tc>
          <w:tcPr>
            <w:tcW w:w="918" w:type="dxa"/>
          </w:tcPr>
          <w:p w14:paraId="2288369E" w14:textId="77777777" w:rsidR="006B46AF" w:rsidRPr="00C711C6" w:rsidRDefault="006B46AF" w:rsidP="00EA5DEE">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01</w:t>
            </w:r>
          </w:p>
        </w:tc>
        <w:tc>
          <w:tcPr>
            <w:tcW w:w="3060" w:type="dxa"/>
            <w:vAlign w:val="center"/>
          </w:tcPr>
          <w:p w14:paraId="2288369F" w14:textId="77777777" w:rsidR="006B46AF" w:rsidRPr="00C711C6" w:rsidRDefault="006B46AF" w:rsidP="00D45D9E">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eastAsia="Times New Roman"/>
                <w:sz w:val="18"/>
                <w:szCs w:val="18"/>
              </w:rPr>
              <w:t>Dwelling Unit Name</w:t>
            </w:r>
          </w:p>
        </w:tc>
        <w:tc>
          <w:tcPr>
            <w:tcW w:w="5131" w:type="dxa"/>
            <w:vAlign w:val="center"/>
          </w:tcPr>
          <w:p w14:paraId="228836A0" w14:textId="77777777" w:rsidR="006B46AF" w:rsidRPr="00C711C6" w:rsidRDefault="006B46AF" w:rsidP="00EA5DEE">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228836A2" w14:textId="77777777" w:rsidR="006B46AF" w:rsidRDefault="006B46AF" w:rsidP="006B46AF">
      <w:pPr>
        <w:spacing w:after="0"/>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2070"/>
        <w:gridCol w:w="1980"/>
      </w:tblGrid>
      <w:tr w:rsidR="006B46AF" w:rsidRPr="0082211E" w14:paraId="228836A5" w14:textId="77777777" w:rsidTr="00982CE4">
        <w:trPr>
          <w:cantSplit/>
          <w:trHeight w:val="484"/>
        </w:trPr>
        <w:tc>
          <w:tcPr>
            <w:tcW w:w="14598" w:type="dxa"/>
            <w:gridSpan w:val="14"/>
          </w:tcPr>
          <w:p w14:paraId="228836A3" w14:textId="77777777" w:rsidR="006B46AF" w:rsidRDefault="006B46AF" w:rsidP="006B46AF">
            <w:pPr>
              <w:keepNext/>
              <w:tabs>
                <w:tab w:val="left" w:pos="2160"/>
                <w:tab w:val="left" w:pos="2700"/>
                <w:tab w:val="left" w:pos="3420"/>
                <w:tab w:val="left" w:pos="3780"/>
                <w:tab w:val="left" w:pos="5760"/>
                <w:tab w:val="left" w:pos="7212"/>
              </w:tabs>
              <w:spacing w:after="0" w:line="240" w:lineRule="auto"/>
              <w:rPr>
                <w:rFonts w:asciiTheme="minorHAnsi" w:hAnsiTheme="minorHAnsi" w:cs="Arial"/>
                <w:b/>
                <w:sz w:val="20"/>
                <w:szCs w:val="20"/>
              </w:rPr>
            </w:pPr>
            <w:r>
              <w:rPr>
                <w:rFonts w:asciiTheme="minorHAnsi" w:hAnsiTheme="minorHAnsi" w:cs="Arial"/>
                <w:b/>
                <w:sz w:val="20"/>
                <w:szCs w:val="20"/>
              </w:rPr>
              <w:t>B</w:t>
            </w:r>
            <w:r w:rsidRPr="001B0A17">
              <w:rPr>
                <w:rFonts w:asciiTheme="minorHAnsi" w:hAnsiTheme="minorHAnsi" w:cs="Arial"/>
                <w:b/>
                <w:sz w:val="20"/>
                <w:szCs w:val="20"/>
              </w:rPr>
              <w:t xml:space="preserve">. Design </w:t>
            </w:r>
            <w:r>
              <w:rPr>
                <w:rFonts w:asciiTheme="minorHAnsi" w:hAnsiTheme="minorHAnsi" w:cs="Arial"/>
                <w:b/>
                <w:sz w:val="20"/>
                <w:szCs w:val="20"/>
              </w:rPr>
              <w:t xml:space="preserve">HERS Verified Dwelling Unit </w:t>
            </w:r>
            <w:r w:rsidRPr="001B0A17">
              <w:rPr>
                <w:rFonts w:asciiTheme="minorHAnsi" w:hAnsiTheme="minorHAnsi" w:cs="Arial"/>
                <w:b/>
                <w:sz w:val="20"/>
                <w:szCs w:val="20"/>
              </w:rPr>
              <w:t xml:space="preserve">Water Heating Systems Information </w:t>
            </w:r>
          </w:p>
          <w:p w14:paraId="228836A4" w14:textId="77777777" w:rsidR="006B46AF" w:rsidRPr="0082211E" w:rsidRDefault="006B46AF" w:rsidP="006B46AF">
            <w:pPr>
              <w:keepNext/>
              <w:spacing w:after="0" w:line="240" w:lineRule="auto"/>
              <w:rPr>
                <w:b/>
              </w:rPr>
            </w:pPr>
            <w:r w:rsidRPr="0002006B">
              <w:rPr>
                <w:rFonts w:eastAsia="Times New Roman"/>
                <w:sz w:val="18"/>
                <w:szCs w:val="18"/>
              </w:rPr>
              <w:t xml:space="preserve">This table reports the </w:t>
            </w:r>
            <w:r>
              <w:rPr>
                <w:rFonts w:eastAsia="Times New Roman"/>
                <w:sz w:val="18"/>
                <w:szCs w:val="18"/>
              </w:rPr>
              <w:t xml:space="preserve">water heating </w:t>
            </w:r>
            <w:r w:rsidRPr="0002006B">
              <w:rPr>
                <w:rFonts w:eastAsia="Times New Roman"/>
                <w:sz w:val="18"/>
                <w:szCs w:val="18"/>
              </w:rPr>
              <w:t xml:space="preserve">system features that were specified on the </w:t>
            </w:r>
            <w:r>
              <w:rPr>
                <w:rFonts w:eastAsia="Times New Roman"/>
                <w:sz w:val="18"/>
                <w:szCs w:val="18"/>
              </w:rPr>
              <w:t>NRCC-PRF-01</w:t>
            </w:r>
            <w:r w:rsidRPr="0002006B">
              <w:rPr>
                <w:rFonts w:eastAsia="Times New Roman"/>
                <w:sz w:val="18"/>
                <w:szCs w:val="18"/>
              </w:rPr>
              <w:t xml:space="preserve"> compliance document for this project.</w:t>
            </w:r>
          </w:p>
        </w:tc>
      </w:tr>
      <w:tr w:rsidR="006B46AF" w:rsidRPr="0082211E" w14:paraId="228836B4" w14:textId="77777777" w:rsidTr="00982CE4">
        <w:trPr>
          <w:cantSplit/>
          <w:trHeight w:val="277"/>
        </w:trPr>
        <w:tc>
          <w:tcPr>
            <w:tcW w:w="1457" w:type="dxa"/>
            <w:vAlign w:val="bottom"/>
          </w:tcPr>
          <w:p w14:paraId="228836A6"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vAlign w:val="bottom"/>
          </w:tcPr>
          <w:p w14:paraId="228836A7"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vAlign w:val="bottom"/>
          </w:tcPr>
          <w:p w14:paraId="228836A8"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vAlign w:val="bottom"/>
          </w:tcPr>
          <w:p w14:paraId="228836A9"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vAlign w:val="bottom"/>
          </w:tcPr>
          <w:p w14:paraId="228836AA"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vAlign w:val="bottom"/>
          </w:tcPr>
          <w:p w14:paraId="228836AB"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vAlign w:val="bottom"/>
          </w:tcPr>
          <w:p w14:paraId="228836AC"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vAlign w:val="bottom"/>
          </w:tcPr>
          <w:p w14:paraId="228836AD"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vAlign w:val="bottom"/>
          </w:tcPr>
          <w:p w14:paraId="228836AE"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vAlign w:val="bottom"/>
          </w:tcPr>
          <w:p w14:paraId="228836AF"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vAlign w:val="bottom"/>
          </w:tcPr>
          <w:p w14:paraId="228836B0"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vAlign w:val="bottom"/>
          </w:tcPr>
          <w:p w14:paraId="228836B1"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2070" w:type="dxa"/>
            <w:vAlign w:val="bottom"/>
          </w:tcPr>
          <w:p w14:paraId="228836B2"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1980" w:type="dxa"/>
            <w:vAlign w:val="bottom"/>
          </w:tcPr>
          <w:p w14:paraId="228836B3" w14:textId="77777777" w:rsidR="006B46AF"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6B46AF" w:rsidRPr="0082211E" w14:paraId="228836C8" w14:textId="77777777" w:rsidTr="00982CE4">
        <w:trPr>
          <w:cantSplit/>
          <w:trHeight w:val="492"/>
        </w:trPr>
        <w:tc>
          <w:tcPr>
            <w:tcW w:w="1457" w:type="dxa"/>
            <w:vAlign w:val="bottom"/>
          </w:tcPr>
          <w:p w14:paraId="228836B5"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vAlign w:val="bottom"/>
          </w:tcPr>
          <w:p w14:paraId="228836B6"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vAlign w:val="bottom"/>
          </w:tcPr>
          <w:p w14:paraId="228836B7"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vAlign w:val="bottom"/>
          </w:tcPr>
          <w:p w14:paraId="228836B8" w14:textId="2A810BDD" w:rsidR="006B46AF" w:rsidRPr="0082211E" w:rsidRDefault="006B46AF" w:rsidP="00D45D9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D45D9E">
              <w:rPr>
                <w:rFonts w:eastAsia="Times New Roman"/>
                <w:sz w:val="16"/>
                <w:szCs w:val="18"/>
              </w:rPr>
              <w:t>S</w:t>
            </w:r>
            <w:r w:rsidRPr="0082211E">
              <w:rPr>
                <w:rFonts w:eastAsia="Times New Roman"/>
                <w:sz w:val="16"/>
                <w:szCs w:val="18"/>
              </w:rPr>
              <w:t>ystem</w:t>
            </w:r>
          </w:p>
        </w:tc>
        <w:tc>
          <w:tcPr>
            <w:tcW w:w="792" w:type="dxa"/>
            <w:vAlign w:val="bottom"/>
          </w:tcPr>
          <w:p w14:paraId="228836B9"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228836BA"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228836BB"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vAlign w:val="bottom"/>
          </w:tcPr>
          <w:p w14:paraId="228836BC"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vAlign w:val="bottom"/>
          </w:tcPr>
          <w:p w14:paraId="228836BD"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vAlign w:val="bottom"/>
          </w:tcPr>
          <w:p w14:paraId="228836BE"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vAlign w:val="bottom"/>
          </w:tcPr>
          <w:p w14:paraId="228836BF"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vAlign w:val="bottom"/>
          </w:tcPr>
          <w:p w14:paraId="228836C0"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vAlign w:val="bottom"/>
          </w:tcPr>
          <w:p w14:paraId="73E63B89" w14:textId="77777777" w:rsidR="00D45D9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228836C1" w14:textId="6286F386"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vAlign w:val="bottom"/>
          </w:tcPr>
          <w:p w14:paraId="228836C2"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 xml:space="preserve">. </w:t>
            </w:r>
          </w:p>
          <w:p w14:paraId="228836C3"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2070" w:type="dxa"/>
            <w:vAlign w:val="bottom"/>
          </w:tcPr>
          <w:p w14:paraId="228836C4"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228836C5"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1980" w:type="dxa"/>
            <w:vAlign w:val="bottom"/>
          </w:tcPr>
          <w:p w14:paraId="228836C6"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228836C7"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6B46AF" w:rsidRPr="0082211E" w14:paraId="228836D7" w14:textId="77777777" w:rsidTr="00982CE4">
        <w:trPr>
          <w:cantSplit/>
          <w:trHeight w:val="246"/>
        </w:trPr>
        <w:tc>
          <w:tcPr>
            <w:tcW w:w="1457" w:type="dxa"/>
          </w:tcPr>
          <w:p w14:paraId="228836C9"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1080" w:type="dxa"/>
          </w:tcPr>
          <w:p w14:paraId="228836CA"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901" w:type="dxa"/>
          </w:tcPr>
          <w:p w14:paraId="228836CB"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Pr>
          <w:p w14:paraId="228836CC"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Pr>
          <w:p w14:paraId="228836CD"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Pr>
          <w:p w14:paraId="228836CE"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Pr>
          <w:p w14:paraId="228836CF"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Pr>
          <w:p w14:paraId="228836D0"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0" w:type="dxa"/>
          </w:tcPr>
          <w:p w14:paraId="228836D1"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Pr>
          <w:p w14:paraId="228836D2"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Pr>
          <w:p w14:paraId="228836D3"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775" w:type="dxa"/>
          </w:tcPr>
          <w:p w14:paraId="228836D4"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rPr>
                <w:rFonts w:eastAsia="Times New Roman"/>
                <w:sz w:val="18"/>
                <w:szCs w:val="18"/>
              </w:rPr>
            </w:pPr>
          </w:p>
        </w:tc>
        <w:tc>
          <w:tcPr>
            <w:tcW w:w="2070" w:type="dxa"/>
          </w:tcPr>
          <w:p w14:paraId="228836D5"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c>
          <w:tcPr>
            <w:tcW w:w="1980" w:type="dxa"/>
          </w:tcPr>
          <w:p w14:paraId="228836D6"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6B46AF" w:rsidRPr="0082211E" w14:paraId="228836E6" w14:textId="77777777" w:rsidTr="00982CE4">
        <w:trPr>
          <w:cantSplit/>
          <w:trHeight w:val="255"/>
        </w:trPr>
        <w:tc>
          <w:tcPr>
            <w:tcW w:w="1457" w:type="dxa"/>
            <w:vAlign w:val="center"/>
          </w:tcPr>
          <w:p w14:paraId="228836D8"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vAlign w:val="center"/>
          </w:tcPr>
          <w:p w14:paraId="228836D9"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vAlign w:val="center"/>
          </w:tcPr>
          <w:p w14:paraId="228836DA"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vAlign w:val="center"/>
          </w:tcPr>
          <w:p w14:paraId="228836DB"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228836DC"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228836DD"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vAlign w:val="center"/>
          </w:tcPr>
          <w:p w14:paraId="228836DE"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vAlign w:val="center"/>
          </w:tcPr>
          <w:p w14:paraId="228836DF"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vAlign w:val="center"/>
          </w:tcPr>
          <w:p w14:paraId="228836E0"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vAlign w:val="center"/>
          </w:tcPr>
          <w:p w14:paraId="228836E1"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228836E2"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vAlign w:val="center"/>
          </w:tcPr>
          <w:p w14:paraId="228836E3"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vAlign w:val="center"/>
          </w:tcPr>
          <w:p w14:paraId="228836E4"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vAlign w:val="center"/>
          </w:tcPr>
          <w:p w14:paraId="228836E5"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228836E7" w14:textId="77777777" w:rsidR="006B46AF" w:rsidRDefault="006B46AF" w:rsidP="006B46AF">
      <w:pPr>
        <w:spacing w:after="0" w:line="240" w:lineRule="auto"/>
        <w:rPr>
          <w:rFonts w:asciiTheme="minorHAnsi" w:hAnsiTheme="minorHAnsi" w:cs="Arial"/>
          <w:sz w:val="20"/>
          <w:szCs w:val="20"/>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809"/>
        <w:gridCol w:w="1080"/>
        <w:gridCol w:w="901"/>
        <w:gridCol w:w="791"/>
        <w:gridCol w:w="792"/>
        <w:gridCol w:w="792"/>
        <w:gridCol w:w="685"/>
        <w:gridCol w:w="720"/>
        <w:gridCol w:w="900"/>
        <w:gridCol w:w="863"/>
        <w:gridCol w:w="792"/>
        <w:gridCol w:w="775"/>
        <w:gridCol w:w="2070"/>
        <w:gridCol w:w="1980"/>
      </w:tblGrid>
      <w:tr w:rsidR="006B46AF" w:rsidRPr="0082211E" w14:paraId="228836E9" w14:textId="77777777" w:rsidTr="00982CE4">
        <w:trPr>
          <w:cantSplit/>
          <w:trHeight w:val="205"/>
        </w:trPr>
        <w:tc>
          <w:tcPr>
            <w:tcW w:w="14598" w:type="dxa"/>
            <w:gridSpan w:val="15"/>
          </w:tcPr>
          <w:p w14:paraId="228836E8" w14:textId="77777777" w:rsidR="006B46AF" w:rsidRDefault="006B46AF" w:rsidP="006B46AF">
            <w:pPr>
              <w:keepNext/>
              <w:tabs>
                <w:tab w:val="left" w:pos="2160"/>
                <w:tab w:val="left" w:pos="2700"/>
                <w:tab w:val="left" w:pos="3420"/>
                <w:tab w:val="left" w:pos="3780"/>
                <w:tab w:val="left" w:pos="5760"/>
                <w:tab w:val="left" w:pos="7212"/>
              </w:tabs>
              <w:spacing w:after="0" w:line="240" w:lineRule="auto"/>
              <w:rPr>
                <w:b/>
              </w:rPr>
            </w:pPr>
            <w:r>
              <w:rPr>
                <w:rFonts w:asciiTheme="minorHAnsi" w:hAnsiTheme="minorHAnsi" w:cs="Arial"/>
                <w:b/>
                <w:sz w:val="20"/>
                <w:szCs w:val="20"/>
              </w:rPr>
              <w:t>C</w:t>
            </w:r>
            <w:r w:rsidRPr="001B0A17">
              <w:rPr>
                <w:rFonts w:asciiTheme="minorHAnsi" w:hAnsiTheme="minorHAnsi" w:cs="Arial"/>
                <w:b/>
                <w:sz w:val="20"/>
                <w:szCs w:val="20"/>
              </w:rPr>
              <w:t xml:space="preserve">. Installed </w:t>
            </w:r>
            <w:r>
              <w:rPr>
                <w:rFonts w:asciiTheme="minorHAnsi" w:hAnsiTheme="minorHAnsi" w:cs="Arial"/>
                <w:b/>
                <w:sz w:val="20"/>
                <w:szCs w:val="20"/>
              </w:rPr>
              <w:t>HERS Verified Dwelling Unit</w:t>
            </w:r>
            <w:r w:rsidRPr="001B0A17">
              <w:rPr>
                <w:rFonts w:asciiTheme="minorHAnsi" w:hAnsiTheme="minorHAnsi" w:cs="Arial"/>
                <w:b/>
                <w:sz w:val="20"/>
                <w:szCs w:val="20"/>
              </w:rPr>
              <w:t xml:space="preserve"> Water Heating Systems Information </w:t>
            </w:r>
          </w:p>
        </w:tc>
      </w:tr>
      <w:tr w:rsidR="006B46AF" w:rsidRPr="0082211E" w14:paraId="228836F8" w14:textId="77777777" w:rsidTr="00982CE4">
        <w:trPr>
          <w:cantSplit/>
          <w:trHeight w:val="277"/>
        </w:trPr>
        <w:tc>
          <w:tcPr>
            <w:tcW w:w="1457" w:type="dxa"/>
            <w:gridSpan w:val="2"/>
            <w:vAlign w:val="bottom"/>
          </w:tcPr>
          <w:p w14:paraId="228836EA"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vAlign w:val="bottom"/>
          </w:tcPr>
          <w:p w14:paraId="228836EB"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vAlign w:val="bottom"/>
          </w:tcPr>
          <w:p w14:paraId="228836EC"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vAlign w:val="bottom"/>
          </w:tcPr>
          <w:p w14:paraId="228836ED"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vAlign w:val="bottom"/>
          </w:tcPr>
          <w:p w14:paraId="228836EE"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vAlign w:val="bottom"/>
          </w:tcPr>
          <w:p w14:paraId="228836EF"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vAlign w:val="bottom"/>
          </w:tcPr>
          <w:p w14:paraId="228836F0"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vAlign w:val="bottom"/>
          </w:tcPr>
          <w:p w14:paraId="228836F1"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vAlign w:val="bottom"/>
          </w:tcPr>
          <w:p w14:paraId="228836F2"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vAlign w:val="bottom"/>
          </w:tcPr>
          <w:p w14:paraId="228836F3"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vAlign w:val="bottom"/>
          </w:tcPr>
          <w:p w14:paraId="228836F4"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vAlign w:val="bottom"/>
          </w:tcPr>
          <w:p w14:paraId="228836F5"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2070" w:type="dxa"/>
            <w:vAlign w:val="bottom"/>
          </w:tcPr>
          <w:p w14:paraId="228836F6"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1980" w:type="dxa"/>
            <w:vAlign w:val="bottom"/>
          </w:tcPr>
          <w:p w14:paraId="228836F7"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6B46AF" w:rsidRPr="0082211E" w14:paraId="2288370C" w14:textId="77777777" w:rsidTr="00982CE4">
        <w:trPr>
          <w:cantSplit/>
          <w:trHeight w:val="492"/>
        </w:trPr>
        <w:tc>
          <w:tcPr>
            <w:tcW w:w="1457" w:type="dxa"/>
            <w:gridSpan w:val="2"/>
            <w:vAlign w:val="bottom"/>
          </w:tcPr>
          <w:p w14:paraId="228836F9"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vAlign w:val="bottom"/>
          </w:tcPr>
          <w:p w14:paraId="228836FA"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vAlign w:val="bottom"/>
          </w:tcPr>
          <w:p w14:paraId="228836FB"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vAlign w:val="bottom"/>
          </w:tcPr>
          <w:p w14:paraId="228836FC" w14:textId="33B0DFBF" w:rsidR="006B46AF" w:rsidRPr="0082211E" w:rsidRDefault="006B46AF" w:rsidP="00D45D9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D45D9E">
              <w:rPr>
                <w:rFonts w:eastAsia="Times New Roman"/>
                <w:sz w:val="16"/>
                <w:szCs w:val="18"/>
              </w:rPr>
              <w:t>S</w:t>
            </w:r>
            <w:r w:rsidRPr="0082211E">
              <w:rPr>
                <w:rFonts w:eastAsia="Times New Roman"/>
                <w:sz w:val="16"/>
                <w:szCs w:val="18"/>
              </w:rPr>
              <w:t>ystem</w:t>
            </w:r>
          </w:p>
        </w:tc>
        <w:tc>
          <w:tcPr>
            <w:tcW w:w="792" w:type="dxa"/>
            <w:vAlign w:val="bottom"/>
          </w:tcPr>
          <w:p w14:paraId="228836FD"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228836FE"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228836FF"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vAlign w:val="bottom"/>
          </w:tcPr>
          <w:p w14:paraId="22883700"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vAlign w:val="bottom"/>
          </w:tcPr>
          <w:p w14:paraId="22883701"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vAlign w:val="bottom"/>
          </w:tcPr>
          <w:p w14:paraId="22883702"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vAlign w:val="bottom"/>
          </w:tcPr>
          <w:p w14:paraId="22883703"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vAlign w:val="bottom"/>
          </w:tcPr>
          <w:p w14:paraId="22883704"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vAlign w:val="bottom"/>
          </w:tcPr>
          <w:p w14:paraId="458D9707" w14:textId="77777777" w:rsidR="00D45D9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22883705" w14:textId="63E7BC36"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vAlign w:val="bottom"/>
          </w:tcPr>
          <w:p w14:paraId="22883706"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 xml:space="preserve">. </w:t>
            </w:r>
          </w:p>
          <w:p w14:paraId="22883707"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2070" w:type="dxa"/>
            <w:vAlign w:val="bottom"/>
          </w:tcPr>
          <w:p w14:paraId="22883708"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22883709"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1980" w:type="dxa"/>
            <w:vAlign w:val="bottom"/>
          </w:tcPr>
          <w:p w14:paraId="2288370A"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2288370B"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6B46AF" w:rsidRPr="0082211E" w14:paraId="2288371B" w14:textId="77777777" w:rsidTr="00982CE4">
        <w:trPr>
          <w:cantSplit/>
          <w:trHeight w:val="246"/>
        </w:trPr>
        <w:tc>
          <w:tcPr>
            <w:tcW w:w="1457" w:type="dxa"/>
            <w:gridSpan w:val="2"/>
          </w:tcPr>
          <w:p w14:paraId="2288370D"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1080" w:type="dxa"/>
          </w:tcPr>
          <w:p w14:paraId="2288370E"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901" w:type="dxa"/>
          </w:tcPr>
          <w:p w14:paraId="2288370F"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Pr>
          <w:p w14:paraId="22883710"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Pr>
          <w:p w14:paraId="22883711"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Pr>
          <w:p w14:paraId="22883712"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Pr>
          <w:p w14:paraId="22883713"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Pr>
          <w:p w14:paraId="22883714"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0" w:type="dxa"/>
          </w:tcPr>
          <w:p w14:paraId="22883715"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Pr>
          <w:p w14:paraId="22883716"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Pr>
          <w:p w14:paraId="22883717"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775" w:type="dxa"/>
          </w:tcPr>
          <w:p w14:paraId="22883718"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rPr>
                <w:rFonts w:eastAsia="Times New Roman"/>
                <w:sz w:val="18"/>
                <w:szCs w:val="18"/>
              </w:rPr>
            </w:pPr>
          </w:p>
        </w:tc>
        <w:tc>
          <w:tcPr>
            <w:tcW w:w="2070" w:type="dxa"/>
          </w:tcPr>
          <w:p w14:paraId="22883719"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c>
          <w:tcPr>
            <w:tcW w:w="1980" w:type="dxa"/>
          </w:tcPr>
          <w:p w14:paraId="2288371A"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6B46AF" w:rsidRPr="0082211E" w14:paraId="2288372A" w14:textId="77777777" w:rsidTr="00982CE4">
        <w:trPr>
          <w:cantSplit/>
          <w:trHeight w:val="255"/>
        </w:trPr>
        <w:tc>
          <w:tcPr>
            <w:tcW w:w="1457" w:type="dxa"/>
            <w:gridSpan w:val="2"/>
            <w:vAlign w:val="center"/>
          </w:tcPr>
          <w:p w14:paraId="2288371C"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vAlign w:val="center"/>
          </w:tcPr>
          <w:p w14:paraId="2288371D"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vAlign w:val="center"/>
          </w:tcPr>
          <w:p w14:paraId="2288371E"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vAlign w:val="center"/>
          </w:tcPr>
          <w:p w14:paraId="2288371F"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22883720"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22883721"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vAlign w:val="center"/>
          </w:tcPr>
          <w:p w14:paraId="22883722"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vAlign w:val="center"/>
          </w:tcPr>
          <w:p w14:paraId="22883723"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vAlign w:val="center"/>
          </w:tcPr>
          <w:p w14:paraId="22883724"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vAlign w:val="center"/>
          </w:tcPr>
          <w:p w14:paraId="22883725"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22883726"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vAlign w:val="center"/>
          </w:tcPr>
          <w:p w14:paraId="22883727"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vAlign w:val="center"/>
          </w:tcPr>
          <w:p w14:paraId="22883728"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vAlign w:val="center"/>
          </w:tcPr>
          <w:p w14:paraId="22883729"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r w:rsidR="00066298" w:rsidRPr="0082211E" w14:paraId="2288372E" w14:textId="77777777" w:rsidTr="00982CE4">
        <w:trPr>
          <w:cantSplit/>
          <w:trHeight w:val="255"/>
        </w:trPr>
        <w:tc>
          <w:tcPr>
            <w:tcW w:w="648" w:type="dxa"/>
            <w:vAlign w:val="center"/>
          </w:tcPr>
          <w:p w14:paraId="2288372B" w14:textId="77777777" w:rsidR="00066298" w:rsidRPr="0082211E" w:rsidRDefault="00066298"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15</w:t>
            </w:r>
          </w:p>
        </w:tc>
        <w:tc>
          <w:tcPr>
            <w:tcW w:w="2790" w:type="dxa"/>
            <w:gridSpan w:val="3"/>
            <w:vAlign w:val="center"/>
          </w:tcPr>
          <w:p w14:paraId="2288372C" w14:textId="791B8B67" w:rsidR="00E25AF0" w:rsidRDefault="00066298" w:rsidP="0079750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eastAsia="Times New Roman"/>
                <w:sz w:val="18"/>
                <w:szCs w:val="18"/>
              </w:rPr>
              <w:t>Compliance Statement</w:t>
            </w:r>
            <w:r w:rsidR="006D0E65">
              <w:rPr>
                <w:rFonts w:eastAsia="Times New Roman"/>
                <w:sz w:val="18"/>
                <w:szCs w:val="18"/>
              </w:rPr>
              <w:t>:</w:t>
            </w:r>
          </w:p>
        </w:tc>
        <w:tc>
          <w:tcPr>
            <w:tcW w:w="11160" w:type="dxa"/>
            <w:gridSpan w:val="11"/>
            <w:vAlign w:val="center"/>
          </w:tcPr>
          <w:p w14:paraId="2288372D" w14:textId="77777777" w:rsidR="00066298" w:rsidRPr="0082211E" w:rsidRDefault="00066298"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2288372F" w14:textId="77777777" w:rsidR="006B46AF" w:rsidRDefault="006B46AF" w:rsidP="006B46AF">
      <w:pPr>
        <w:spacing w:after="0" w:line="240" w:lineRule="auto"/>
        <w:rPr>
          <w:rFonts w:asciiTheme="minorHAnsi" w:hAnsiTheme="minorHAnsi" w:cs="Arial"/>
          <w:sz w:val="20"/>
          <w:szCs w:val="20"/>
        </w:rPr>
      </w:pPr>
    </w:p>
    <w:tbl>
      <w:tblPr>
        <w:tblW w:w="265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8"/>
        <w:gridCol w:w="2340"/>
        <w:gridCol w:w="3780"/>
      </w:tblGrid>
      <w:tr w:rsidR="006B46AF" w:rsidRPr="00C711C6" w14:paraId="22883732" w14:textId="77777777" w:rsidTr="00982CE4">
        <w:trPr>
          <w:trHeight w:val="255"/>
        </w:trPr>
        <w:tc>
          <w:tcPr>
            <w:tcW w:w="7758" w:type="dxa"/>
            <w:gridSpan w:val="3"/>
            <w:vAlign w:val="center"/>
          </w:tcPr>
          <w:p w14:paraId="22883731" w14:textId="0F9E21A3" w:rsidR="006B46AF" w:rsidRPr="00C711C6"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asciiTheme="minorHAnsi" w:hAnsiTheme="minorHAnsi" w:cs="Arial"/>
                <w:b/>
                <w:sz w:val="20"/>
                <w:szCs w:val="20"/>
              </w:rPr>
              <w:t>D</w:t>
            </w:r>
            <w:r w:rsidRPr="00335E47">
              <w:rPr>
                <w:rFonts w:asciiTheme="minorHAnsi" w:hAnsiTheme="minorHAnsi" w:cs="Arial"/>
                <w:b/>
                <w:sz w:val="20"/>
                <w:szCs w:val="20"/>
              </w:rPr>
              <w:t xml:space="preserve">. </w:t>
            </w:r>
            <w:r>
              <w:rPr>
                <w:rFonts w:asciiTheme="minorHAnsi" w:hAnsiTheme="minorHAnsi" w:cs="Arial"/>
                <w:b/>
                <w:sz w:val="20"/>
                <w:szCs w:val="20"/>
              </w:rPr>
              <w:t>Installed Water Heater Manufacturer Information</w:t>
            </w:r>
          </w:p>
        </w:tc>
      </w:tr>
      <w:tr w:rsidR="006B46AF" w:rsidRPr="00C711C6" w14:paraId="22883736" w14:textId="77777777" w:rsidTr="00963C00">
        <w:trPr>
          <w:trHeight w:val="426"/>
        </w:trPr>
        <w:tc>
          <w:tcPr>
            <w:tcW w:w="1638" w:type="dxa"/>
            <w:vAlign w:val="bottom"/>
          </w:tcPr>
          <w:p w14:paraId="22883733"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01</w:t>
            </w:r>
          </w:p>
        </w:tc>
        <w:tc>
          <w:tcPr>
            <w:tcW w:w="2340" w:type="dxa"/>
            <w:vAlign w:val="bottom"/>
          </w:tcPr>
          <w:p w14:paraId="22883734"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02</w:t>
            </w:r>
          </w:p>
        </w:tc>
        <w:tc>
          <w:tcPr>
            <w:tcW w:w="3780" w:type="dxa"/>
            <w:vAlign w:val="bottom"/>
          </w:tcPr>
          <w:p w14:paraId="22883735"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03</w:t>
            </w:r>
          </w:p>
        </w:tc>
      </w:tr>
      <w:tr w:rsidR="006B46AF" w:rsidRPr="00C711C6" w14:paraId="2288373A" w14:textId="77777777" w:rsidTr="00963C00">
        <w:trPr>
          <w:trHeight w:val="282"/>
        </w:trPr>
        <w:tc>
          <w:tcPr>
            <w:tcW w:w="1638" w:type="dxa"/>
            <w:vAlign w:val="bottom"/>
          </w:tcPr>
          <w:p w14:paraId="22883737" w14:textId="77777777" w:rsidR="006B46AF" w:rsidRPr="00963C00"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963C00">
              <w:rPr>
                <w:rFonts w:eastAsia="Times New Roman"/>
                <w:sz w:val="18"/>
                <w:szCs w:val="18"/>
              </w:rPr>
              <w:t>Water Heating System ID or Name</w:t>
            </w:r>
          </w:p>
        </w:tc>
        <w:tc>
          <w:tcPr>
            <w:tcW w:w="2340" w:type="dxa"/>
            <w:vAlign w:val="bottom"/>
          </w:tcPr>
          <w:p w14:paraId="22883738"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Manufacturer</w:t>
            </w:r>
          </w:p>
        </w:tc>
        <w:tc>
          <w:tcPr>
            <w:tcW w:w="3780" w:type="dxa"/>
            <w:vAlign w:val="bottom"/>
          </w:tcPr>
          <w:p w14:paraId="22883739"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Model Number</w:t>
            </w:r>
          </w:p>
        </w:tc>
      </w:tr>
      <w:tr w:rsidR="006B46AF" w:rsidRPr="00C711C6" w14:paraId="2288373E" w14:textId="77777777" w:rsidTr="00963C00">
        <w:trPr>
          <w:trHeight w:val="246"/>
        </w:trPr>
        <w:tc>
          <w:tcPr>
            <w:tcW w:w="1638" w:type="dxa"/>
            <w:vAlign w:val="bottom"/>
          </w:tcPr>
          <w:p w14:paraId="2288373B"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340" w:type="dxa"/>
            <w:vAlign w:val="bottom"/>
          </w:tcPr>
          <w:p w14:paraId="2288373C"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3780" w:type="dxa"/>
            <w:shd w:val="clear" w:color="auto" w:fill="FFFFFF" w:themeFill="background1"/>
          </w:tcPr>
          <w:p w14:paraId="2288373D"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p>
        </w:tc>
      </w:tr>
      <w:tr w:rsidR="006B46AF" w:rsidRPr="00C711C6" w14:paraId="22883742" w14:textId="77777777" w:rsidTr="00963C00">
        <w:trPr>
          <w:trHeight w:val="255"/>
        </w:trPr>
        <w:tc>
          <w:tcPr>
            <w:tcW w:w="1638" w:type="dxa"/>
            <w:vAlign w:val="bottom"/>
          </w:tcPr>
          <w:p w14:paraId="2288373F"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340" w:type="dxa"/>
            <w:vAlign w:val="bottom"/>
          </w:tcPr>
          <w:p w14:paraId="22883740"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3780" w:type="dxa"/>
          </w:tcPr>
          <w:p w14:paraId="22883741"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22883743" w14:textId="77777777" w:rsidR="006B46AF" w:rsidRDefault="006B46AF" w:rsidP="006B46AF">
      <w:pPr>
        <w:spacing w:after="0" w:line="240" w:lineRule="auto"/>
        <w:rPr>
          <w:rFonts w:asciiTheme="minorHAnsi" w:hAnsiTheme="minorHAnsi" w:cs="Arial"/>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8"/>
        <w:gridCol w:w="3960"/>
        <w:gridCol w:w="9918"/>
      </w:tblGrid>
      <w:tr w:rsidR="006B46AF" w:rsidRPr="00260947" w14:paraId="22883746" w14:textId="77777777" w:rsidTr="006B46AF">
        <w:trPr>
          <w:trHeight w:hRule="exact" w:val="288"/>
        </w:trPr>
        <w:tc>
          <w:tcPr>
            <w:tcW w:w="14616" w:type="dxa"/>
            <w:gridSpan w:val="3"/>
            <w:tcBorders>
              <w:top w:val="single" w:sz="4" w:space="0" w:color="auto"/>
              <w:left w:val="single" w:sz="4" w:space="0" w:color="auto"/>
              <w:bottom w:val="single" w:sz="4" w:space="0" w:color="auto"/>
              <w:right w:val="single" w:sz="4" w:space="0" w:color="auto"/>
            </w:tcBorders>
          </w:tcPr>
          <w:p w14:paraId="22883744" w14:textId="74F79701" w:rsidR="00952754" w:rsidRDefault="006B46AF" w:rsidP="0079750F">
            <w:pPr>
              <w:keepNext/>
              <w:spacing w:after="0" w:line="240" w:lineRule="auto"/>
              <w:rPr>
                <w:rFonts w:asciiTheme="minorHAnsi" w:hAnsiTheme="minorHAnsi" w:cs="Arial"/>
                <w:b/>
                <w:sz w:val="20"/>
                <w:szCs w:val="20"/>
              </w:rPr>
            </w:pPr>
            <w:r>
              <w:rPr>
                <w:rFonts w:asciiTheme="minorHAnsi" w:hAnsiTheme="minorHAnsi" w:cs="Arial"/>
                <w:b/>
                <w:sz w:val="20"/>
                <w:szCs w:val="20"/>
              </w:rPr>
              <w:lastRenderedPageBreak/>
              <w:t xml:space="preserve">E. </w:t>
            </w:r>
            <w:r w:rsidR="006D0E65" w:rsidRPr="0079750F">
              <w:rPr>
                <w:b/>
                <w:sz w:val="20"/>
                <w:szCs w:val="18"/>
              </w:rPr>
              <w:t>Mandatory Measures for all Domestic Hot Water Distribution Systems</w:t>
            </w:r>
          </w:p>
          <w:p w14:paraId="22883745" w14:textId="77777777" w:rsidR="00952754" w:rsidRDefault="0095275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sz w:val="20"/>
                <w:szCs w:val="20"/>
              </w:rPr>
            </w:pPr>
          </w:p>
        </w:tc>
      </w:tr>
      <w:tr w:rsidR="006B46AF" w:rsidRPr="00C93879" w14:paraId="22883753" w14:textId="77777777" w:rsidTr="00F1080C">
        <w:trPr>
          <w:trHeight w:val="3932"/>
        </w:trPr>
        <w:tc>
          <w:tcPr>
            <w:tcW w:w="738" w:type="dxa"/>
            <w:vAlign w:val="center"/>
          </w:tcPr>
          <w:p w14:paraId="22883747" w14:textId="77777777" w:rsidR="00952754" w:rsidRDefault="003E40E4">
            <w:pPr>
              <w:keepNext/>
              <w:spacing w:after="0"/>
              <w:jc w:val="center"/>
              <w:rPr>
                <w:rFonts w:asciiTheme="minorHAnsi" w:hAnsiTheme="minorHAnsi" w:cs="Arial"/>
                <w:sz w:val="20"/>
                <w:szCs w:val="20"/>
              </w:rPr>
            </w:pPr>
            <w:r>
              <w:rPr>
                <w:rFonts w:asciiTheme="minorHAnsi" w:hAnsiTheme="minorHAnsi" w:cs="Arial"/>
                <w:sz w:val="20"/>
                <w:szCs w:val="20"/>
              </w:rPr>
              <w:t>01</w:t>
            </w:r>
          </w:p>
        </w:tc>
        <w:tc>
          <w:tcPr>
            <w:tcW w:w="13878" w:type="dxa"/>
            <w:gridSpan w:val="2"/>
            <w:vAlign w:val="center"/>
          </w:tcPr>
          <w:p w14:paraId="22883748" w14:textId="5968E94A" w:rsidR="00952754" w:rsidRDefault="006B46AF">
            <w:pPr>
              <w:keepNext/>
              <w:autoSpaceDE w:val="0"/>
              <w:autoSpaceDN w:val="0"/>
              <w:adjustRightInd w:val="0"/>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 xml:space="preserve">The following pipes are </w:t>
            </w:r>
            <w:r w:rsidRPr="00DB17F7">
              <w:rPr>
                <w:rFonts w:asciiTheme="minorHAnsi" w:hAnsiTheme="minorHAnsi" w:cs="TimesNewRomanPS-BoldMT"/>
                <w:bCs/>
                <w:sz w:val="20"/>
                <w:szCs w:val="20"/>
              </w:rPr>
              <w:t>insulated</w:t>
            </w:r>
            <w:r>
              <w:rPr>
                <w:rFonts w:asciiTheme="minorHAnsi" w:hAnsiTheme="minorHAnsi" w:cs="TimesNewRomanPS-BoldMT"/>
                <w:bCs/>
                <w:sz w:val="20"/>
                <w:szCs w:val="20"/>
              </w:rPr>
              <w:t>,</w:t>
            </w:r>
            <w:r w:rsidRPr="00DB17F7">
              <w:rPr>
                <w:rFonts w:asciiTheme="minorHAnsi" w:hAnsiTheme="minorHAnsi" w:cs="TimesNewRomanPS-BoldMT"/>
                <w:bCs/>
                <w:sz w:val="20"/>
                <w:szCs w:val="20"/>
              </w:rPr>
              <w:t xml:space="preserve"> </w:t>
            </w:r>
            <w:r>
              <w:rPr>
                <w:rFonts w:asciiTheme="minorHAnsi" w:hAnsiTheme="minorHAnsi" w:cs="TimesNewRomanPS-BoldMT"/>
                <w:bCs/>
                <w:sz w:val="20"/>
                <w:szCs w:val="20"/>
              </w:rPr>
              <w:t xml:space="preserve">to the thicknesses required by </w:t>
            </w:r>
            <w:r w:rsidRPr="00DB17F7">
              <w:rPr>
                <w:rFonts w:asciiTheme="minorHAnsi" w:hAnsiTheme="minorHAnsi" w:cs="TimesNewRomanPS-BoldMT"/>
                <w:bCs/>
                <w:sz w:val="20"/>
                <w:szCs w:val="20"/>
              </w:rPr>
              <w:t>Table 120.3A</w:t>
            </w:r>
            <w:r>
              <w:rPr>
                <w:rFonts w:asciiTheme="minorHAnsi" w:hAnsiTheme="minorHAnsi" w:cs="TimesNewRomanPS-BoldMT"/>
                <w:bCs/>
                <w:sz w:val="20"/>
                <w:szCs w:val="20"/>
              </w:rPr>
              <w:t xml:space="preserve">, except for those sections of pipe that are subject to one of the exceptions </w:t>
            </w:r>
            <w:r w:rsidR="0060082F">
              <w:rPr>
                <w:rFonts w:asciiTheme="minorHAnsi" w:hAnsiTheme="minorHAnsi" w:cs="TimesNewRomanPS-BoldMT"/>
                <w:bCs/>
                <w:sz w:val="20"/>
                <w:szCs w:val="20"/>
              </w:rPr>
              <w:t>below</w:t>
            </w:r>
            <w:r>
              <w:rPr>
                <w:rFonts w:asciiTheme="minorHAnsi" w:hAnsiTheme="minorHAnsi" w:cs="TimesNewRomanPS-BoldMT"/>
                <w:bCs/>
                <w:sz w:val="20"/>
                <w:szCs w:val="20"/>
              </w:rPr>
              <w:t>: (RA4.4.1)</w:t>
            </w:r>
          </w:p>
          <w:p w14:paraId="22883749" w14:textId="77777777" w:rsidR="00952754" w:rsidRDefault="006B46AF">
            <w:pPr>
              <w:pStyle w:val="ListParagraph"/>
              <w:keepNext/>
              <w:numPr>
                <w:ilvl w:val="0"/>
                <w:numId w:val="38"/>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The first 5 feet (1.5 meters) of hot and cold water pipes from the storage tank.</w:t>
            </w:r>
          </w:p>
          <w:p w14:paraId="2288374A" w14:textId="77777777" w:rsidR="00952754" w:rsidRDefault="006B46AF">
            <w:pPr>
              <w:pStyle w:val="ListParagraph"/>
              <w:keepNext/>
              <w:numPr>
                <w:ilvl w:val="0"/>
                <w:numId w:val="38"/>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All piping with a nominal diameter of 3/4 inch (19 millimeter) or larger.</w:t>
            </w:r>
          </w:p>
          <w:p w14:paraId="2288374B" w14:textId="77777777" w:rsidR="00952754" w:rsidRDefault="006B46AF">
            <w:pPr>
              <w:pStyle w:val="ListParagraph"/>
              <w:keepNext/>
              <w:numPr>
                <w:ilvl w:val="0"/>
                <w:numId w:val="38"/>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All piping associated with a domestic hot water recirculation system regardless of the pipe diameter</w:t>
            </w:r>
            <w:r>
              <w:rPr>
                <w:rFonts w:asciiTheme="minorHAnsi" w:hAnsiTheme="minorHAnsi" w:cs="TimesNewRomanPS-BoldMT"/>
                <w:bCs/>
                <w:sz w:val="20"/>
                <w:szCs w:val="20"/>
              </w:rPr>
              <w:t>, except when cold water return is used in a demand system.</w:t>
            </w:r>
          </w:p>
          <w:p w14:paraId="2288374C" w14:textId="77777777" w:rsidR="00952754" w:rsidRDefault="006B46AF">
            <w:pPr>
              <w:pStyle w:val="ListParagraph"/>
              <w:keepNext/>
              <w:numPr>
                <w:ilvl w:val="0"/>
                <w:numId w:val="38"/>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from the heating source to storage tank or between tanks.</w:t>
            </w:r>
          </w:p>
          <w:p w14:paraId="2288374D" w14:textId="77777777" w:rsidR="00952754" w:rsidRDefault="006B46AF">
            <w:pPr>
              <w:pStyle w:val="ListParagraph"/>
              <w:keepNext/>
              <w:numPr>
                <w:ilvl w:val="0"/>
                <w:numId w:val="38"/>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buried below grade.</w:t>
            </w:r>
          </w:p>
          <w:p w14:paraId="2288374E" w14:textId="77777777" w:rsidR="00952754" w:rsidRDefault="006B46AF">
            <w:pPr>
              <w:pStyle w:val="ListParagraph"/>
              <w:keepNext/>
              <w:numPr>
                <w:ilvl w:val="0"/>
                <w:numId w:val="38"/>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All hot water pipes from the heating source to the kitchen fixtures.</w:t>
            </w:r>
          </w:p>
          <w:p w14:paraId="2288374F" w14:textId="77777777" w:rsidR="00952754" w:rsidRDefault="006B46AF">
            <w:pPr>
              <w:keepNext/>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The following sections of pipe do not have to be insulated:</w:t>
            </w:r>
            <w:r>
              <w:rPr>
                <w:rFonts w:asciiTheme="minorHAnsi" w:hAnsiTheme="minorHAnsi" w:cs="TimesNewRomanPS-BoldMT"/>
                <w:bCs/>
                <w:sz w:val="20"/>
                <w:szCs w:val="20"/>
              </w:rPr>
              <w:t xml:space="preserve"> (RA4.4.1)</w:t>
            </w:r>
          </w:p>
          <w:p w14:paraId="22883750" w14:textId="77777777" w:rsidR="00952754" w:rsidRDefault="006B46AF">
            <w:pPr>
              <w:pStyle w:val="ListParagraph"/>
              <w:keepNext/>
              <w:numPr>
                <w:ilvl w:val="0"/>
                <w:numId w:val="38"/>
              </w:numPr>
              <w:autoSpaceDE w:val="0"/>
              <w:autoSpaceDN w:val="0"/>
              <w:adjustRightInd w:val="0"/>
              <w:spacing w:after="0" w:line="240" w:lineRule="auto"/>
              <w:rPr>
                <w:rFonts w:asciiTheme="minorHAnsi" w:eastAsia="Times New Roman" w:hAnsiTheme="minorHAnsi" w:cs="TimesNewRomanPS-BoldMT"/>
                <w:b/>
                <w:bCs/>
                <w:sz w:val="20"/>
                <w:szCs w:val="20"/>
              </w:rPr>
            </w:pPr>
            <w:r w:rsidRPr="00B36001">
              <w:rPr>
                <w:rFonts w:asciiTheme="minorHAnsi" w:hAnsiTheme="minorHAnsi" w:cs="TimesNewRomanPS-BoldMT"/>
                <w:bCs/>
                <w:sz w:val="20"/>
                <w:szCs w:val="20"/>
              </w:rPr>
              <w:t xml:space="preserve">Piping installed in interior or exterior walls </w:t>
            </w:r>
            <w:r>
              <w:rPr>
                <w:rFonts w:asciiTheme="minorHAnsi" w:hAnsiTheme="minorHAnsi" w:cs="TimesNewRomanPS-BoldMT"/>
                <w:bCs/>
                <w:sz w:val="20"/>
                <w:szCs w:val="20"/>
              </w:rPr>
              <w:t>that is surrounded on all sides by at least 1 inch of insulation.</w:t>
            </w:r>
          </w:p>
          <w:p w14:paraId="22883751" w14:textId="77777777" w:rsidR="00952754" w:rsidRDefault="006B46AF">
            <w:pPr>
              <w:pStyle w:val="ListParagraph"/>
              <w:keepNext/>
              <w:numPr>
                <w:ilvl w:val="0"/>
                <w:numId w:val="38"/>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installed in attics with a minimum of 4 inches (10 cm) of attic insulation on top</w:t>
            </w:r>
          </w:p>
          <w:p w14:paraId="22883752" w14:textId="77777777" w:rsidR="00952754" w:rsidRDefault="006B46AF">
            <w:pPr>
              <w:pStyle w:val="ListParagraph"/>
              <w:keepNext/>
              <w:numPr>
                <w:ilvl w:val="0"/>
                <w:numId w:val="38"/>
              </w:numPr>
              <w:autoSpaceDE w:val="0"/>
              <w:autoSpaceDN w:val="0"/>
              <w:adjustRightInd w:val="0"/>
              <w:spacing w:after="0" w:line="240" w:lineRule="auto"/>
              <w:rPr>
                <w:rFonts w:asciiTheme="minorHAnsi" w:eastAsia="Times New Roman" w:hAnsiTheme="minorHAnsi" w:cs="TimesNewRomanPS-BoldMT"/>
                <w:b/>
                <w:bCs/>
                <w:sz w:val="20"/>
                <w:szCs w:val="20"/>
              </w:rPr>
            </w:pPr>
            <w:r w:rsidRPr="006F2D63">
              <w:rPr>
                <w:rFonts w:asciiTheme="minorHAnsi" w:hAnsiTheme="minorHAnsi" w:cs="TimesNewRomanPS-BoldMT"/>
                <w:bCs/>
                <w:sz w:val="20"/>
                <w:szCs w:val="20"/>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tc>
      </w:tr>
      <w:tr w:rsidR="006B46AF" w:rsidRPr="00D24BC5" w14:paraId="22883756" w14:textId="77777777" w:rsidTr="00F1080C">
        <w:trPr>
          <w:trHeight w:hRule="exact" w:val="518"/>
          <w:tblHeader/>
        </w:trPr>
        <w:tc>
          <w:tcPr>
            <w:tcW w:w="738" w:type="dxa"/>
            <w:vAlign w:val="center"/>
          </w:tcPr>
          <w:p w14:paraId="22883754" w14:textId="77777777" w:rsidR="00952754" w:rsidRDefault="003E40E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02</w:t>
            </w:r>
          </w:p>
        </w:tc>
        <w:tc>
          <w:tcPr>
            <w:tcW w:w="13878" w:type="dxa"/>
            <w:gridSpan w:val="2"/>
            <w:vAlign w:val="center"/>
          </w:tcPr>
          <w:p w14:paraId="22883755" w14:textId="77777777" w:rsidR="00952754" w:rsidRDefault="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Piping buried below grade must be installed in a water proof and non-crushable casing or sleeve that allows for installation, removal, and replacement of the enclosed pipe and insulation. (Section 150.0(j))</w:t>
            </w:r>
          </w:p>
        </w:tc>
      </w:tr>
      <w:tr w:rsidR="006B46AF" w:rsidRPr="00D24BC5" w14:paraId="22883759" w14:textId="77777777" w:rsidTr="00963C00">
        <w:trPr>
          <w:trHeight w:hRule="exact" w:val="307"/>
          <w:tblHeader/>
        </w:trPr>
        <w:tc>
          <w:tcPr>
            <w:tcW w:w="738" w:type="dxa"/>
            <w:vAlign w:val="center"/>
          </w:tcPr>
          <w:p w14:paraId="22883757" w14:textId="77777777" w:rsidR="00952754" w:rsidRDefault="003E40E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03</w:t>
            </w:r>
          </w:p>
        </w:tc>
        <w:tc>
          <w:tcPr>
            <w:tcW w:w="13878" w:type="dxa"/>
            <w:gridSpan w:val="2"/>
            <w:vAlign w:val="center"/>
          </w:tcPr>
          <w:p w14:paraId="22883758" w14:textId="77777777" w:rsidR="00952754" w:rsidRDefault="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All elbows and tees shall be fully insulated. (RA4.4.1)</w:t>
            </w:r>
          </w:p>
        </w:tc>
      </w:tr>
      <w:tr w:rsidR="006B46AF" w:rsidRPr="00D24BC5" w14:paraId="2288375C" w14:textId="77777777" w:rsidTr="00F1080C">
        <w:trPr>
          <w:trHeight w:hRule="exact" w:val="352"/>
          <w:tblHeader/>
        </w:trPr>
        <w:tc>
          <w:tcPr>
            <w:tcW w:w="738" w:type="dxa"/>
            <w:vAlign w:val="center"/>
          </w:tcPr>
          <w:p w14:paraId="2288375A" w14:textId="77777777" w:rsidR="00952754" w:rsidRDefault="003E40E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04</w:t>
            </w:r>
          </w:p>
        </w:tc>
        <w:tc>
          <w:tcPr>
            <w:tcW w:w="13878" w:type="dxa"/>
            <w:gridSpan w:val="2"/>
            <w:vAlign w:val="center"/>
          </w:tcPr>
          <w:p w14:paraId="2288375B" w14:textId="77777777" w:rsidR="00952754" w:rsidRDefault="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Where insulation is required, no piping shall be visible due to insulation voids</w:t>
            </w:r>
            <w:r>
              <w:rPr>
                <w:rFonts w:asciiTheme="minorHAnsi" w:hAnsiTheme="minorHAnsi"/>
                <w:sz w:val="20"/>
                <w:szCs w:val="20"/>
              </w:rPr>
              <w:t>, and all insulation shall fit tightly to the pipe</w:t>
            </w:r>
            <w:r w:rsidRPr="00D24BC5">
              <w:rPr>
                <w:rFonts w:asciiTheme="minorHAnsi" w:hAnsiTheme="minorHAnsi"/>
                <w:sz w:val="20"/>
                <w:szCs w:val="20"/>
              </w:rPr>
              <w:t>. (RA4.4.1)</w:t>
            </w:r>
          </w:p>
        </w:tc>
      </w:tr>
      <w:tr w:rsidR="00F1080C" w:rsidRPr="00D24BC5" w14:paraId="22883760" w14:textId="77777777" w:rsidTr="001D3B36">
        <w:trPr>
          <w:trHeight w:hRule="exact" w:val="451"/>
          <w:tblHeader/>
        </w:trPr>
        <w:tc>
          <w:tcPr>
            <w:tcW w:w="738" w:type="dxa"/>
            <w:vAlign w:val="center"/>
          </w:tcPr>
          <w:p w14:paraId="2288375D" w14:textId="77777777" w:rsidR="00E25AF0" w:rsidRDefault="003E40E4" w:rsidP="0079750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05</w:t>
            </w:r>
          </w:p>
        </w:tc>
        <w:tc>
          <w:tcPr>
            <w:tcW w:w="3960" w:type="dxa"/>
            <w:vAlign w:val="center"/>
          </w:tcPr>
          <w:p w14:paraId="2288375E" w14:textId="77777777" w:rsidR="00E25AF0" w:rsidRDefault="00F1080C" w:rsidP="0079750F">
            <w:pPr>
              <w:keepNext/>
              <w:spacing w:after="0"/>
              <w:rPr>
                <w:sz w:val="20"/>
                <w:szCs w:val="20"/>
              </w:rPr>
            </w:pPr>
            <w:r w:rsidRPr="00CA5824">
              <w:rPr>
                <w:sz w:val="20"/>
                <w:szCs w:val="18"/>
              </w:rPr>
              <w:t>Verification Status:</w:t>
            </w:r>
          </w:p>
        </w:tc>
        <w:tc>
          <w:tcPr>
            <w:tcW w:w="9918" w:type="dxa"/>
            <w:vAlign w:val="center"/>
          </w:tcPr>
          <w:p w14:paraId="2288375F" w14:textId="5BF04648" w:rsidR="00952754" w:rsidRPr="00D45D9E" w:rsidRDefault="00952754" w:rsidP="001D3B36">
            <w:pPr>
              <w:pStyle w:val="ListParagraph"/>
              <w:keepNext/>
              <w:tabs>
                <w:tab w:val="left" w:pos="366"/>
              </w:tabs>
              <w:spacing w:after="0" w:line="240" w:lineRule="auto"/>
              <w:rPr>
                <w:sz w:val="20"/>
                <w:szCs w:val="18"/>
              </w:rPr>
            </w:pPr>
          </w:p>
        </w:tc>
      </w:tr>
      <w:tr w:rsidR="00D45D9E" w:rsidRPr="00D24BC5" w14:paraId="22883763" w14:textId="77777777" w:rsidTr="00D45D9E">
        <w:trPr>
          <w:trHeight w:hRule="exact" w:val="370"/>
          <w:tblHeader/>
        </w:trPr>
        <w:tc>
          <w:tcPr>
            <w:tcW w:w="738" w:type="dxa"/>
            <w:vAlign w:val="center"/>
          </w:tcPr>
          <w:p w14:paraId="22883761" w14:textId="77777777" w:rsidR="00D45D9E" w:rsidRDefault="00D45D9E" w:rsidP="0079750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06</w:t>
            </w:r>
          </w:p>
        </w:tc>
        <w:tc>
          <w:tcPr>
            <w:tcW w:w="13878" w:type="dxa"/>
            <w:gridSpan w:val="2"/>
            <w:vAlign w:val="center"/>
          </w:tcPr>
          <w:p w14:paraId="22883762" w14:textId="5755ACE7" w:rsidR="00D45D9E" w:rsidRDefault="00D45D9E" w:rsidP="0079750F">
            <w:pPr>
              <w:keepNext/>
              <w:spacing w:after="0"/>
              <w:rPr>
                <w:sz w:val="20"/>
                <w:szCs w:val="20"/>
              </w:rPr>
            </w:pPr>
            <w:r w:rsidRPr="00CA5824">
              <w:rPr>
                <w:sz w:val="20"/>
                <w:szCs w:val="18"/>
              </w:rPr>
              <w:t xml:space="preserve">Correction Notes: </w:t>
            </w:r>
          </w:p>
        </w:tc>
      </w:tr>
      <w:tr w:rsidR="00F1080C" w:rsidRPr="00260947" w14:paraId="22883765" w14:textId="77777777" w:rsidTr="00DD6E85">
        <w:trPr>
          <w:trHeight w:hRule="exact" w:val="487"/>
          <w:tblHeader/>
        </w:trPr>
        <w:tc>
          <w:tcPr>
            <w:tcW w:w="14616" w:type="dxa"/>
            <w:gridSpan w:val="3"/>
            <w:vAlign w:val="center"/>
          </w:tcPr>
          <w:p w14:paraId="22883764" w14:textId="77777777" w:rsidR="00952754" w:rsidRDefault="00DD6E8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22883766" w14:textId="77777777" w:rsidR="006B46AF" w:rsidRDefault="006B46AF" w:rsidP="006B46AF">
      <w:pPr>
        <w:spacing w:after="0" w:line="240" w:lineRule="auto"/>
        <w:rPr>
          <w:rFonts w:asciiTheme="minorHAnsi" w:hAnsiTheme="minorHAnsi" w:cs="Arial"/>
          <w:sz w:val="20"/>
          <w:szCs w:val="20"/>
        </w:rPr>
      </w:pPr>
    </w:p>
    <w:p w14:paraId="0F45D042" w14:textId="77777777" w:rsidR="006D0E65" w:rsidRDefault="006D0E65">
      <w:r>
        <w:br w:type="page"/>
      </w:r>
    </w:p>
    <w:tbl>
      <w:tblPr>
        <w:tblW w:w="500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7"/>
        <w:gridCol w:w="3871"/>
        <w:gridCol w:w="9933"/>
      </w:tblGrid>
      <w:tr w:rsidR="006B46AF" w:rsidRPr="006D2E42" w14:paraId="2288376B" w14:textId="77777777" w:rsidTr="00F1080C">
        <w:trPr>
          <w:trHeight w:hRule="exact" w:val="550"/>
          <w:tblHeader/>
        </w:trPr>
        <w:tc>
          <w:tcPr>
            <w:tcW w:w="14631" w:type="dxa"/>
            <w:gridSpan w:val="3"/>
            <w:tcBorders>
              <w:bottom w:val="single" w:sz="4" w:space="0" w:color="000000"/>
            </w:tcBorders>
            <w:vAlign w:val="center"/>
          </w:tcPr>
          <w:p w14:paraId="22883767" w14:textId="77777777" w:rsidR="006B46AF" w:rsidRDefault="006B46AF" w:rsidP="006B46AF">
            <w:pPr>
              <w:keepNext/>
              <w:spacing w:after="0" w:line="240" w:lineRule="auto"/>
              <w:rPr>
                <w:rFonts w:asciiTheme="minorHAnsi" w:hAnsiTheme="minorHAnsi"/>
                <w:b/>
                <w:sz w:val="20"/>
                <w:szCs w:val="20"/>
              </w:rPr>
            </w:pPr>
            <w:r>
              <w:rPr>
                <w:rFonts w:asciiTheme="minorHAnsi" w:hAnsiTheme="minorHAnsi"/>
                <w:b/>
                <w:sz w:val="20"/>
                <w:szCs w:val="20"/>
              </w:rPr>
              <w:lastRenderedPageBreak/>
              <w:t>F</w:t>
            </w:r>
            <w:r w:rsidRPr="006D2E42">
              <w:rPr>
                <w:rFonts w:asciiTheme="minorHAnsi" w:hAnsiTheme="minorHAnsi"/>
                <w:b/>
                <w:sz w:val="20"/>
                <w:szCs w:val="20"/>
              </w:rPr>
              <w:t xml:space="preserve">. HERS-Verified Pipe Insulation </w:t>
            </w:r>
            <w:r>
              <w:rPr>
                <w:rFonts w:asciiTheme="minorHAnsi" w:hAnsiTheme="minorHAnsi"/>
                <w:b/>
                <w:sz w:val="20"/>
                <w:szCs w:val="20"/>
              </w:rPr>
              <w:t xml:space="preserve">Credit </w:t>
            </w:r>
            <w:r>
              <w:rPr>
                <w:rFonts w:asciiTheme="minorHAnsi" w:hAnsiTheme="minorHAnsi" w:cs="Arial"/>
                <w:b/>
                <w:sz w:val="20"/>
                <w:szCs w:val="20"/>
              </w:rPr>
              <w:t>Requirements</w:t>
            </w:r>
          </w:p>
          <w:p w14:paraId="22883768" w14:textId="3F5FB1EC" w:rsidR="006B46AF" w:rsidRPr="00284D0A"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r w:rsidR="00963C00">
              <w:rPr>
                <w:rFonts w:asciiTheme="minorHAnsi" w:hAnsiTheme="minorHAnsi"/>
                <w:sz w:val="20"/>
                <w:szCs w:val="20"/>
              </w:rPr>
              <w:t>.</w:t>
            </w:r>
          </w:p>
          <w:p w14:paraId="22883769" w14:textId="77777777" w:rsidR="006B46AF" w:rsidRDefault="006B46AF" w:rsidP="006B46AF">
            <w:pPr>
              <w:keepNext/>
              <w:spacing w:after="0" w:line="240" w:lineRule="auto"/>
              <w:rPr>
                <w:rFonts w:asciiTheme="minorHAnsi" w:hAnsiTheme="minorHAnsi" w:cs="Arial"/>
                <w:sz w:val="20"/>
                <w:szCs w:val="20"/>
              </w:rPr>
            </w:pPr>
          </w:p>
          <w:p w14:paraId="2288376A"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tc>
      </w:tr>
      <w:tr w:rsidR="006B46AF" w:rsidRPr="006D2E42" w14:paraId="2288376E" w14:textId="77777777" w:rsidTr="00963C00">
        <w:trPr>
          <w:trHeight w:hRule="exact" w:val="361"/>
          <w:tblHeader/>
        </w:trPr>
        <w:tc>
          <w:tcPr>
            <w:tcW w:w="827" w:type="dxa"/>
            <w:vAlign w:val="center"/>
          </w:tcPr>
          <w:p w14:paraId="2288376C"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04" w:type="dxa"/>
            <w:gridSpan w:val="2"/>
            <w:vAlign w:val="center"/>
          </w:tcPr>
          <w:p w14:paraId="2288376D" w14:textId="77777777" w:rsidR="0001020B" w:rsidRDefault="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6D2E42">
              <w:rPr>
                <w:rFonts w:asciiTheme="minorHAnsi" w:hAnsiTheme="minorHAnsi"/>
                <w:sz w:val="20"/>
                <w:szCs w:val="20"/>
              </w:rPr>
              <w:t>All hot water piping shall comply with the insulation requirements in Table 120.3-A.</w:t>
            </w:r>
            <w:r>
              <w:rPr>
                <w:rFonts w:asciiTheme="minorHAnsi" w:hAnsiTheme="minorHAnsi"/>
                <w:sz w:val="20"/>
                <w:szCs w:val="20"/>
              </w:rPr>
              <w:t xml:space="preserve"> (RA 4.4.14)</w:t>
            </w:r>
          </w:p>
        </w:tc>
      </w:tr>
      <w:tr w:rsidR="00F1080C" w:rsidRPr="006D2E42" w14:paraId="22883772" w14:textId="77777777" w:rsidTr="001D3B36">
        <w:trPr>
          <w:trHeight w:hRule="exact" w:val="541"/>
          <w:tblHeader/>
        </w:trPr>
        <w:tc>
          <w:tcPr>
            <w:tcW w:w="827" w:type="dxa"/>
            <w:vAlign w:val="center"/>
          </w:tcPr>
          <w:p w14:paraId="2288376F" w14:textId="77777777" w:rsidR="00F1080C" w:rsidRPr="00CA5824" w:rsidRDefault="00F1080C" w:rsidP="00F1080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02</w:t>
            </w:r>
          </w:p>
        </w:tc>
        <w:tc>
          <w:tcPr>
            <w:tcW w:w="3871" w:type="dxa"/>
            <w:vAlign w:val="center"/>
          </w:tcPr>
          <w:p w14:paraId="22883770" w14:textId="77777777" w:rsidR="00F1080C" w:rsidRPr="00CA5824" w:rsidRDefault="00F1080C" w:rsidP="00F1080C">
            <w:pPr>
              <w:spacing w:after="0"/>
              <w:rPr>
                <w:sz w:val="20"/>
                <w:szCs w:val="20"/>
              </w:rPr>
            </w:pPr>
            <w:r w:rsidRPr="00CA5824">
              <w:rPr>
                <w:sz w:val="20"/>
                <w:szCs w:val="18"/>
              </w:rPr>
              <w:t>Verification Status:</w:t>
            </w:r>
          </w:p>
        </w:tc>
        <w:tc>
          <w:tcPr>
            <w:tcW w:w="9933" w:type="dxa"/>
            <w:vAlign w:val="center"/>
          </w:tcPr>
          <w:p w14:paraId="22883771" w14:textId="6EF9CDB9" w:rsidR="00F1080C" w:rsidRPr="00D45D9E" w:rsidRDefault="00F1080C" w:rsidP="001D3B36">
            <w:pPr>
              <w:pStyle w:val="ListParagraph"/>
              <w:keepNext/>
              <w:tabs>
                <w:tab w:val="left" w:pos="366"/>
              </w:tabs>
              <w:spacing w:after="0" w:line="240" w:lineRule="auto"/>
              <w:rPr>
                <w:sz w:val="20"/>
                <w:szCs w:val="18"/>
              </w:rPr>
            </w:pPr>
          </w:p>
        </w:tc>
      </w:tr>
      <w:tr w:rsidR="00D45D9E" w:rsidRPr="006D2E42" w14:paraId="22883775" w14:textId="77777777" w:rsidTr="00D45D9E">
        <w:trPr>
          <w:trHeight w:hRule="exact" w:val="460"/>
          <w:tblHeader/>
        </w:trPr>
        <w:tc>
          <w:tcPr>
            <w:tcW w:w="827" w:type="dxa"/>
            <w:vAlign w:val="center"/>
          </w:tcPr>
          <w:p w14:paraId="22883773" w14:textId="77777777" w:rsidR="00D45D9E" w:rsidRPr="00CA5824" w:rsidRDefault="00D45D9E" w:rsidP="00F1080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03</w:t>
            </w:r>
          </w:p>
        </w:tc>
        <w:tc>
          <w:tcPr>
            <w:tcW w:w="13804" w:type="dxa"/>
            <w:gridSpan w:val="2"/>
            <w:vAlign w:val="center"/>
          </w:tcPr>
          <w:p w14:paraId="22883774" w14:textId="5088E8D1" w:rsidR="00D45D9E" w:rsidRPr="00CA5824" w:rsidRDefault="00D45D9E" w:rsidP="00F1080C">
            <w:pPr>
              <w:spacing w:after="0"/>
              <w:rPr>
                <w:sz w:val="20"/>
                <w:szCs w:val="20"/>
              </w:rPr>
            </w:pPr>
            <w:r w:rsidRPr="00CA5824">
              <w:rPr>
                <w:sz w:val="20"/>
                <w:szCs w:val="18"/>
              </w:rPr>
              <w:t xml:space="preserve">Correction Notes: </w:t>
            </w:r>
          </w:p>
        </w:tc>
      </w:tr>
      <w:tr w:rsidR="00F1080C" w:rsidRPr="00260947" w14:paraId="22883777" w14:textId="77777777" w:rsidTr="00DD6E85">
        <w:trPr>
          <w:trHeight w:hRule="exact" w:val="532"/>
          <w:tblHeader/>
        </w:trPr>
        <w:tc>
          <w:tcPr>
            <w:tcW w:w="14631" w:type="dxa"/>
            <w:gridSpan w:val="3"/>
          </w:tcPr>
          <w:p w14:paraId="22883776" w14:textId="77777777" w:rsidR="00F1080C" w:rsidRDefault="00DD6E85" w:rsidP="006B46AF">
            <w:pPr>
              <w:keepNext/>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22883778" w14:textId="77777777" w:rsidR="006B46AF" w:rsidRPr="00C91513" w:rsidRDefault="006B46AF" w:rsidP="006B46AF">
      <w:pPr>
        <w:spacing w:after="0" w:line="240" w:lineRule="auto"/>
        <w:rPr>
          <w:rFonts w:asciiTheme="minorHAnsi" w:hAnsiTheme="minorHAnsi" w:cs="Arial"/>
          <w:b/>
          <w:sz w:val="20"/>
          <w:szCs w:val="20"/>
        </w:rPr>
      </w:pPr>
    </w:p>
    <w:tbl>
      <w:tblPr>
        <w:tblW w:w="500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9"/>
        <w:gridCol w:w="3869"/>
        <w:gridCol w:w="9933"/>
      </w:tblGrid>
      <w:tr w:rsidR="006B46AF" w:rsidRPr="006D2E42" w14:paraId="2288377C" w14:textId="77777777" w:rsidTr="00F1080C">
        <w:trPr>
          <w:trHeight w:hRule="exact" w:val="541"/>
          <w:tblHeader/>
        </w:trPr>
        <w:tc>
          <w:tcPr>
            <w:tcW w:w="14631" w:type="dxa"/>
            <w:gridSpan w:val="3"/>
            <w:tcBorders>
              <w:bottom w:val="single" w:sz="4" w:space="0" w:color="auto"/>
            </w:tcBorders>
          </w:tcPr>
          <w:p w14:paraId="22883779"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t xml:space="preserve">G. </w:t>
            </w:r>
            <w:r w:rsidRPr="006D2E42">
              <w:rPr>
                <w:rFonts w:asciiTheme="minorHAnsi" w:hAnsiTheme="minorHAnsi"/>
                <w:b/>
                <w:sz w:val="20"/>
                <w:szCs w:val="20"/>
              </w:rPr>
              <w:t xml:space="preserve">HERS-Verified Parallel Piping </w:t>
            </w:r>
            <w:r>
              <w:rPr>
                <w:rFonts w:asciiTheme="minorHAnsi" w:hAnsiTheme="minorHAnsi" w:cs="Arial"/>
                <w:b/>
                <w:sz w:val="20"/>
                <w:szCs w:val="20"/>
              </w:rPr>
              <w:t>Requirements</w:t>
            </w:r>
          </w:p>
          <w:p w14:paraId="2288377A" w14:textId="55398386" w:rsidR="006B46AF" w:rsidRPr="00284D0A"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r w:rsidR="00963C00">
              <w:rPr>
                <w:rFonts w:asciiTheme="minorHAnsi" w:hAnsiTheme="minorHAnsi"/>
                <w:sz w:val="20"/>
                <w:szCs w:val="20"/>
              </w:rPr>
              <w:t>.</w:t>
            </w:r>
          </w:p>
          <w:p w14:paraId="2288377B" w14:textId="77777777" w:rsidR="006B46AF" w:rsidRPr="006D2E42"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tc>
      </w:tr>
      <w:tr w:rsidR="006B46AF" w:rsidRPr="006D2E42" w14:paraId="2288377F" w14:textId="77777777" w:rsidTr="00F1080C">
        <w:trPr>
          <w:trHeight w:hRule="exact" w:val="288"/>
          <w:tblHeader/>
        </w:trPr>
        <w:tc>
          <w:tcPr>
            <w:tcW w:w="829" w:type="dxa"/>
            <w:vAlign w:val="center"/>
          </w:tcPr>
          <w:p w14:paraId="2288377D"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02" w:type="dxa"/>
            <w:gridSpan w:val="2"/>
            <w:vAlign w:val="center"/>
          </w:tcPr>
          <w:p w14:paraId="2288377E"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Each c</w:t>
            </w:r>
            <w:r w:rsidRPr="006D2E42">
              <w:rPr>
                <w:rFonts w:asciiTheme="minorHAnsi" w:hAnsiTheme="minorHAnsi"/>
                <w:sz w:val="20"/>
                <w:szCs w:val="20"/>
              </w:rPr>
              <w:t xml:space="preserve">entral manifold </w:t>
            </w:r>
            <w:r>
              <w:rPr>
                <w:rFonts w:asciiTheme="minorHAnsi" w:hAnsiTheme="minorHAnsi"/>
                <w:sz w:val="20"/>
                <w:szCs w:val="20"/>
              </w:rPr>
              <w:t>has</w:t>
            </w:r>
            <w:r w:rsidRPr="006D2E42">
              <w:rPr>
                <w:rFonts w:asciiTheme="minorHAnsi" w:hAnsiTheme="minorHAnsi"/>
                <w:sz w:val="20"/>
                <w:szCs w:val="20"/>
              </w:rPr>
              <w:t xml:space="preserve"> </w:t>
            </w:r>
            <w:r>
              <w:rPr>
                <w:rFonts w:asciiTheme="minorHAnsi" w:hAnsiTheme="minorHAnsi"/>
                <w:sz w:val="20"/>
                <w:szCs w:val="20"/>
              </w:rPr>
              <w:t>5</w:t>
            </w:r>
            <w:r w:rsidRPr="006D2E42">
              <w:rPr>
                <w:rFonts w:asciiTheme="minorHAnsi" w:hAnsiTheme="minorHAnsi"/>
                <w:sz w:val="20"/>
                <w:szCs w:val="20"/>
              </w:rPr>
              <w:t xml:space="preserve"> feet or less of pipe between manifold and water heater</w:t>
            </w:r>
            <w:r>
              <w:rPr>
                <w:rFonts w:asciiTheme="minorHAnsi" w:hAnsiTheme="minorHAnsi"/>
                <w:sz w:val="20"/>
                <w:szCs w:val="20"/>
              </w:rPr>
              <w:t>. (RA 4.4.15)</w:t>
            </w:r>
          </w:p>
        </w:tc>
      </w:tr>
      <w:tr w:rsidR="006B46AF" w:rsidRPr="006D2E42" w14:paraId="22883782" w14:textId="77777777" w:rsidTr="00963C00">
        <w:trPr>
          <w:trHeight w:hRule="exact" w:val="325"/>
          <w:tblHeader/>
        </w:trPr>
        <w:tc>
          <w:tcPr>
            <w:tcW w:w="829" w:type="dxa"/>
            <w:vAlign w:val="center"/>
          </w:tcPr>
          <w:p w14:paraId="22883780"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02" w:type="dxa"/>
            <w:gridSpan w:val="2"/>
            <w:vAlign w:val="center"/>
          </w:tcPr>
          <w:p w14:paraId="22883781"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For m</w:t>
            </w:r>
            <w:r w:rsidRPr="006D2E42">
              <w:rPr>
                <w:rFonts w:asciiTheme="minorHAnsi" w:hAnsiTheme="minorHAnsi"/>
                <w:sz w:val="20"/>
                <w:szCs w:val="20"/>
              </w:rPr>
              <w:t>anifolds that include valves</w:t>
            </w:r>
            <w:r>
              <w:rPr>
                <w:rFonts w:asciiTheme="minorHAnsi" w:hAnsiTheme="minorHAnsi"/>
                <w:sz w:val="20"/>
                <w:szCs w:val="20"/>
              </w:rPr>
              <w:t>,</w:t>
            </w:r>
            <w:r w:rsidRPr="006D2E42">
              <w:rPr>
                <w:rFonts w:asciiTheme="minorHAnsi" w:hAnsiTheme="minorHAnsi"/>
                <w:sz w:val="20"/>
                <w:szCs w:val="20"/>
              </w:rPr>
              <w:t xml:space="preserve"> the manifold must be readily accessible in accordance with the plumbing code.</w:t>
            </w:r>
            <w:r>
              <w:rPr>
                <w:rFonts w:asciiTheme="minorHAnsi" w:hAnsiTheme="minorHAnsi"/>
                <w:sz w:val="20"/>
                <w:szCs w:val="20"/>
              </w:rPr>
              <w:t xml:space="preserve"> (RA 4.4.4)</w:t>
            </w:r>
          </w:p>
        </w:tc>
      </w:tr>
      <w:tr w:rsidR="006B46AF" w:rsidRPr="006D2E42" w14:paraId="22883785" w14:textId="77777777" w:rsidTr="00F1080C">
        <w:trPr>
          <w:trHeight w:hRule="exact" w:val="576"/>
          <w:tblHeader/>
        </w:trPr>
        <w:tc>
          <w:tcPr>
            <w:tcW w:w="829" w:type="dxa"/>
            <w:vAlign w:val="center"/>
          </w:tcPr>
          <w:p w14:paraId="22883783"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802" w:type="dxa"/>
            <w:gridSpan w:val="2"/>
            <w:vAlign w:val="center"/>
          </w:tcPr>
          <w:p w14:paraId="22883784"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6D2E42">
              <w:rPr>
                <w:rFonts w:asciiTheme="minorHAnsi" w:hAnsiTheme="minorHAnsi"/>
                <w:sz w:val="20"/>
                <w:szCs w:val="20"/>
              </w:rPr>
              <w:t xml:space="preserve">Hot water distribution system piping from the manifold to the fixtures and appliances must take the most direct path.  </w:t>
            </w:r>
            <w:r>
              <w:rPr>
                <w:rFonts w:asciiTheme="minorHAnsi" w:hAnsiTheme="minorHAnsi"/>
                <w:sz w:val="20"/>
                <w:szCs w:val="20"/>
              </w:rPr>
              <w:t>For example, p</w:t>
            </w:r>
            <w:r w:rsidRPr="006D2E42">
              <w:rPr>
                <w:rFonts w:asciiTheme="minorHAnsi" w:hAnsiTheme="minorHAnsi"/>
                <w:sz w:val="20"/>
                <w:szCs w:val="20"/>
              </w:rPr>
              <w:t>iping from a second story manifold cannot supply the first floor</w:t>
            </w:r>
            <w:r>
              <w:rPr>
                <w:rFonts w:asciiTheme="minorHAnsi" w:hAnsiTheme="minorHAnsi"/>
                <w:sz w:val="20"/>
                <w:szCs w:val="20"/>
              </w:rPr>
              <w:t>.  (RA 4.4.4)</w:t>
            </w:r>
          </w:p>
        </w:tc>
      </w:tr>
      <w:tr w:rsidR="006B46AF" w:rsidRPr="006D2E42" w14:paraId="22883788" w14:textId="77777777" w:rsidTr="00F1080C">
        <w:trPr>
          <w:trHeight w:hRule="exact" w:val="775"/>
          <w:tblHeader/>
        </w:trPr>
        <w:tc>
          <w:tcPr>
            <w:tcW w:w="829" w:type="dxa"/>
            <w:vAlign w:val="center"/>
          </w:tcPr>
          <w:p w14:paraId="22883786"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802" w:type="dxa"/>
            <w:gridSpan w:val="2"/>
            <w:vAlign w:val="center"/>
          </w:tcPr>
          <w:p w14:paraId="22883787" w14:textId="2D48271D" w:rsidR="006B46AF" w:rsidRDefault="006B46AF" w:rsidP="00F312B5">
            <w:pPr>
              <w:keepNext/>
              <w:autoSpaceDE w:val="0"/>
              <w:autoSpaceDN w:val="0"/>
              <w:adjustRightInd w:val="0"/>
              <w:spacing w:after="0" w:line="240" w:lineRule="auto"/>
              <w:rPr>
                <w:rFonts w:asciiTheme="minorHAnsi" w:hAnsiTheme="minorHAnsi"/>
                <w:sz w:val="20"/>
                <w:szCs w:val="20"/>
              </w:rPr>
            </w:pPr>
            <w:r w:rsidRPr="006D2E42">
              <w:rPr>
                <w:rFonts w:asciiTheme="minorHAnsi" w:hAnsiTheme="minorHAnsi"/>
                <w:sz w:val="20"/>
                <w:szCs w:val="20"/>
              </w:rPr>
              <w:t xml:space="preserve">The hot water distribution piping must be separated by at least </w:t>
            </w:r>
            <w:r w:rsidR="00F312B5">
              <w:rPr>
                <w:rFonts w:asciiTheme="minorHAnsi" w:hAnsiTheme="minorHAnsi"/>
                <w:sz w:val="20"/>
                <w:szCs w:val="20"/>
              </w:rPr>
              <w:t>2</w:t>
            </w:r>
            <w:r w:rsidR="00F312B5" w:rsidRPr="006D2E42">
              <w:rPr>
                <w:rFonts w:asciiTheme="minorHAnsi" w:hAnsiTheme="minorHAnsi"/>
                <w:sz w:val="20"/>
                <w:szCs w:val="20"/>
              </w:rPr>
              <w:t xml:space="preserve"> </w:t>
            </w:r>
            <w:r w:rsidRPr="006D2E42">
              <w:rPr>
                <w:rFonts w:asciiTheme="minorHAnsi" w:hAnsiTheme="minorHAnsi"/>
                <w:sz w:val="20"/>
                <w:szCs w:val="20"/>
              </w:rPr>
              <w:t>inches from any other hot water supply piping</w:t>
            </w:r>
            <w:r>
              <w:rPr>
                <w:rFonts w:asciiTheme="minorHAnsi" w:hAnsiTheme="minorHAnsi"/>
                <w:sz w:val="20"/>
                <w:szCs w:val="20"/>
              </w:rPr>
              <w:t xml:space="preserve">, and </w:t>
            </w:r>
            <w:r w:rsidRPr="00CC3747">
              <w:rPr>
                <w:rFonts w:asciiTheme="minorHAnsi" w:hAnsiTheme="minorHAnsi"/>
                <w:sz w:val="20"/>
                <w:szCs w:val="20"/>
              </w:rPr>
              <w:t xml:space="preserve">at least </w:t>
            </w:r>
            <w:r w:rsidR="00F312B5">
              <w:rPr>
                <w:rFonts w:asciiTheme="minorHAnsi" w:hAnsiTheme="minorHAnsi"/>
                <w:sz w:val="20"/>
                <w:szCs w:val="20"/>
              </w:rPr>
              <w:t>6</w:t>
            </w:r>
            <w:r w:rsidR="00F312B5" w:rsidRPr="00CC3747">
              <w:rPr>
                <w:rFonts w:asciiTheme="minorHAnsi" w:hAnsiTheme="minorHAnsi"/>
                <w:sz w:val="20"/>
                <w:szCs w:val="20"/>
              </w:rPr>
              <w:t xml:space="preserve"> </w:t>
            </w:r>
            <w:r w:rsidRPr="00CC3747">
              <w:rPr>
                <w:rFonts w:asciiTheme="minorHAnsi" w:hAnsiTheme="minorHAnsi"/>
                <w:sz w:val="20"/>
                <w:szCs w:val="20"/>
              </w:rPr>
              <w:t>inches from any cold water supply piping</w:t>
            </w:r>
            <w:r>
              <w:rPr>
                <w:rFonts w:asciiTheme="minorHAnsi" w:hAnsiTheme="minorHAnsi"/>
                <w:sz w:val="20"/>
                <w:szCs w:val="20"/>
              </w:rPr>
              <w:t xml:space="preserve">.  Alternatively, </w:t>
            </w:r>
            <w:r w:rsidRPr="00CC3747">
              <w:rPr>
                <w:rFonts w:asciiTheme="minorHAnsi" w:hAnsiTheme="minorHAnsi"/>
                <w:sz w:val="20"/>
                <w:szCs w:val="20"/>
              </w:rPr>
              <w:t>the hot water supply piping must be</w:t>
            </w:r>
            <w:r>
              <w:rPr>
                <w:rFonts w:asciiTheme="minorHAnsi" w:hAnsiTheme="minorHAnsi"/>
                <w:sz w:val="20"/>
                <w:szCs w:val="20"/>
              </w:rPr>
              <w:t xml:space="preserve"> </w:t>
            </w:r>
            <w:r w:rsidRPr="00CC3747">
              <w:rPr>
                <w:rFonts w:asciiTheme="minorHAnsi" w:hAnsiTheme="minorHAnsi"/>
                <w:sz w:val="20"/>
                <w:szCs w:val="20"/>
              </w:rPr>
              <w:t xml:space="preserve">insulated </w:t>
            </w:r>
            <w:r>
              <w:rPr>
                <w:rFonts w:asciiTheme="minorHAnsi" w:hAnsiTheme="minorHAnsi"/>
                <w:sz w:val="20"/>
                <w:szCs w:val="20"/>
              </w:rPr>
              <w:t>to the thicknesses shown in TABLE 120.3-A</w:t>
            </w:r>
            <w:r w:rsidRPr="00CC3747">
              <w:rPr>
                <w:rFonts w:asciiTheme="minorHAnsi" w:hAnsiTheme="minorHAnsi"/>
                <w:sz w:val="20"/>
                <w:szCs w:val="20"/>
              </w:rPr>
              <w:t>.</w:t>
            </w:r>
            <w:r>
              <w:rPr>
                <w:rFonts w:asciiTheme="minorHAnsi" w:hAnsiTheme="minorHAnsi"/>
                <w:sz w:val="20"/>
                <w:szCs w:val="20"/>
              </w:rPr>
              <w:t xml:space="preserve"> (RA 4.4.4)</w:t>
            </w:r>
          </w:p>
        </w:tc>
      </w:tr>
      <w:tr w:rsidR="00F1080C" w:rsidRPr="006D2E42" w14:paraId="2288378C" w14:textId="77777777" w:rsidTr="001D3B36">
        <w:trPr>
          <w:trHeight w:hRule="exact" w:val="550"/>
          <w:tblHeader/>
        </w:trPr>
        <w:tc>
          <w:tcPr>
            <w:tcW w:w="829" w:type="dxa"/>
            <w:vAlign w:val="center"/>
          </w:tcPr>
          <w:p w14:paraId="22883789" w14:textId="77777777" w:rsidR="00F1080C" w:rsidRPr="00CA5824" w:rsidRDefault="00F1080C" w:rsidP="00F1080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05</w:t>
            </w:r>
          </w:p>
        </w:tc>
        <w:tc>
          <w:tcPr>
            <w:tcW w:w="3869" w:type="dxa"/>
            <w:vAlign w:val="center"/>
          </w:tcPr>
          <w:p w14:paraId="2288378A" w14:textId="77777777" w:rsidR="00F1080C" w:rsidRPr="00CA5824" w:rsidRDefault="00F1080C" w:rsidP="00F1080C">
            <w:pPr>
              <w:spacing w:after="0"/>
              <w:rPr>
                <w:sz w:val="20"/>
                <w:szCs w:val="20"/>
              </w:rPr>
            </w:pPr>
            <w:r w:rsidRPr="00CA5824">
              <w:rPr>
                <w:sz w:val="20"/>
                <w:szCs w:val="18"/>
              </w:rPr>
              <w:t>Verification Status:</w:t>
            </w:r>
          </w:p>
        </w:tc>
        <w:tc>
          <w:tcPr>
            <w:tcW w:w="9933" w:type="dxa"/>
            <w:vAlign w:val="center"/>
          </w:tcPr>
          <w:p w14:paraId="2288378B" w14:textId="4A4AD0C7" w:rsidR="00F1080C" w:rsidRPr="00D45D9E" w:rsidRDefault="00F1080C" w:rsidP="001D3B36">
            <w:pPr>
              <w:pStyle w:val="ListParagraph"/>
              <w:keepNext/>
              <w:tabs>
                <w:tab w:val="left" w:pos="366"/>
              </w:tabs>
              <w:spacing w:after="0" w:line="240" w:lineRule="auto"/>
              <w:rPr>
                <w:sz w:val="20"/>
                <w:szCs w:val="18"/>
              </w:rPr>
            </w:pPr>
          </w:p>
        </w:tc>
      </w:tr>
      <w:tr w:rsidR="00D45D9E" w:rsidRPr="006D2E42" w14:paraId="2288378F" w14:textId="77777777" w:rsidTr="00D45D9E">
        <w:trPr>
          <w:trHeight w:hRule="exact" w:val="541"/>
          <w:tblHeader/>
        </w:trPr>
        <w:tc>
          <w:tcPr>
            <w:tcW w:w="829" w:type="dxa"/>
            <w:vAlign w:val="center"/>
          </w:tcPr>
          <w:p w14:paraId="2288378D" w14:textId="77777777" w:rsidR="00D45D9E" w:rsidRPr="00CA5824" w:rsidRDefault="00D45D9E" w:rsidP="00F1080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06</w:t>
            </w:r>
          </w:p>
        </w:tc>
        <w:tc>
          <w:tcPr>
            <w:tcW w:w="13802" w:type="dxa"/>
            <w:gridSpan w:val="2"/>
            <w:vAlign w:val="center"/>
          </w:tcPr>
          <w:p w14:paraId="2288378E" w14:textId="0F34A2CF" w:rsidR="00D45D9E" w:rsidRPr="00CA5824" w:rsidRDefault="00D45D9E" w:rsidP="00F1080C">
            <w:pPr>
              <w:spacing w:after="0"/>
              <w:rPr>
                <w:sz w:val="20"/>
                <w:szCs w:val="20"/>
              </w:rPr>
            </w:pPr>
            <w:r w:rsidRPr="00CA5824">
              <w:rPr>
                <w:sz w:val="20"/>
                <w:szCs w:val="18"/>
              </w:rPr>
              <w:t xml:space="preserve">Correction Notes: </w:t>
            </w:r>
          </w:p>
        </w:tc>
      </w:tr>
      <w:tr w:rsidR="00F1080C" w:rsidRPr="00260947" w14:paraId="22883791" w14:textId="77777777" w:rsidTr="00DD6E85">
        <w:trPr>
          <w:trHeight w:hRule="exact" w:val="532"/>
          <w:tblHeader/>
        </w:trPr>
        <w:tc>
          <w:tcPr>
            <w:tcW w:w="14631" w:type="dxa"/>
            <w:gridSpan w:val="3"/>
          </w:tcPr>
          <w:p w14:paraId="22883790" w14:textId="77777777" w:rsidR="00F1080C" w:rsidRDefault="00DD6E85" w:rsidP="006B46AF">
            <w:pPr>
              <w:keepNext/>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22883792" w14:textId="77777777" w:rsidR="006B46AF" w:rsidRPr="006D2E42" w:rsidRDefault="006B46AF" w:rsidP="006B46AF">
      <w:pPr>
        <w:spacing w:after="0" w:line="240" w:lineRule="auto"/>
        <w:rPr>
          <w:rFonts w:asciiTheme="minorHAnsi" w:hAnsiTheme="minorHAnsi" w:cs="Arial"/>
          <w:b/>
          <w:sz w:val="20"/>
          <w:szCs w:val="20"/>
        </w:rPr>
      </w:pPr>
    </w:p>
    <w:tbl>
      <w:tblPr>
        <w:tblW w:w="500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1"/>
        <w:gridCol w:w="3867"/>
        <w:gridCol w:w="3360"/>
        <w:gridCol w:w="6573"/>
      </w:tblGrid>
      <w:tr w:rsidR="006B46AF" w:rsidRPr="006D2E42" w14:paraId="22883796" w14:textId="77777777" w:rsidTr="0079750F">
        <w:trPr>
          <w:trHeight w:hRule="exact" w:val="496"/>
          <w:tblHeader/>
        </w:trPr>
        <w:tc>
          <w:tcPr>
            <w:tcW w:w="14631" w:type="dxa"/>
            <w:gridSpan w:val="4"/>
            <w:tcBorders>
              <w:bottom w:val="single" w:sz="4" w:space="0" w:color="auto"/>
            </w:tcBorders>
          </w:tcPr>
          <w:p w14:paraId="22883793"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lastRenderedPageBreak/>
              <w:t xml:space="preserve">H. </w:t>
            </w:r>
            <w:r w:rsidRPr="006D2E42">
              <w:rPr>
                <w:rFonts w:asciiTheme="minorHAnsi" w:hAnsiTheme="minorHAnsi"/>
                <w:b/>
                <w:sz w:val="20"/>
                <w:szCs w:val="20"/>
              </w:rPr>
              <w:t>HERS-Verified Compact Hot Water Distribution System</w:t>
            </w:r>
            <w:r>
              <w:rPr>
                <w:rFonts w:asciiTheme="minorHAnsi" w:hAnsiTheme="minorHAnsi"/>
                <w:b/>
                <w:sz w:val="20"/>
                <w:szCs w:val="20"/>
              </w:rPr>
              <w:t xml:space="preserve"> </w:t>
            </w:r>
            <w:r>
              <w:rPr>
                <w:rFonts w:asciiTheme="minorHAnsi" w:hAnsiTheme="minorHAnsi" w:cs="Arial"/>
                <w:b/>
                <w:sz w:val="20"/>
                <w:szCs w:val="20"/>
              </w:rPr>
              <w:t>Requirements</w:t>
            </w:r>
          </w:p>
          <w:p w14:paraId="22883795" w14:textId="1A778EE3" w:rsidR="006B46AF" w:rsidRPr="006D2E42"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6D2E42">
              <w:rPr>
                <w:rFonts w:asciiTheme="minorHAnsi" w:hAnsiTheme="minorHAnsi"/>
                <w:b/>
                <w:sz w:val="20"/>
                <w:szCs w:val="20"/>
              </w:rPr>
              <w:t xml:space="preserve"> </w:t>
            </w:r>
            <w:r w:rsidRPr="00284D0A">
              <w:rPr>
                <w:rFonts w:asciiTheme="minorHAnsi" w:hAnsiTheme="minorHAnsi"/>
                <w:sz w:val="20"/>
                <w:szCs w:val="20"/>
              </w:rPr>
              <w:t>Systems that utilize this distribution type shall comply with these requirements</w:t>
            </w:r>
            <w:r w:rsidR="00963C00">
              <w:rPr>
                <w:rFonts w:asciiTheme="minorHAnsi" w:hAnsiTheme="minorHAnsi"/>
                <w:sz w:val="20"/>
                <w:szCs w:val="20"/>
              </w:rPr>
              <w:t>.</w:t>
            </w:r>
          </w:p>
        </w:tc>
      </w:tr>
      <w:tr w:rsidR="006B46AF" w:rsidRPr="006D2E42" w14:paraId="2288379A" w14:textId="77777777" w:rsidTr="006B46AF">
        <w:trPr>
          <w:trHeight w:hRule="exact" w:val="334"/>
          <w:tblHeader/>
        </w:trPr>
        <w:tc>
          <w:tcPr>
            <w:tcW w:w="831" w:type="dxa"/>
            <w:vAlign w:val="center"/>
          </w:tcPr>
          <w:p w14:paraId="22883797" w14:textId="77777777" w:rsidR="006B46AF" w:rsidRPr="006D2E42"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7227" w:type="dxa"/>
            <w:gridSpan w:val="2"/>
            <w:vAlign w:val="center"/>
          </w:tcPr>
          <w:p w14:paraId="22883798" w14:textId="673574B2" w:rsidR="006B46AF" w:rsidRDefault="006B46AF" w:rsidP="00EA5DE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 xml:space="preserve">Total </w:t>
            </w:r>
            <w:r w:rsidRPr="006D2E42">
              <w:rPr>
                <w:rFonts w:asciiTheme="minorHAnsi" w:hAnsiTheme="minorHAnsi"/>
                <w:sz w:val="20"/>
                <w:szCs w:val="20"/>
              </w:rPr>
              <w:t xml:space="preserve">Conditioned </w:t>
            </w:r>
            <w:r w:rsidR="00EA5DEE">
              <w:rPr>
                <w:rFonts w:asciiTheme="minorHAnsi" w:hAnsiTheme="minorHAnsi"/>
                <w:sz w:val="20"/>
                <w:szCs w:val="20"/>
              </w:rPr>
              <w:t>F</w:t>
            </w:r>
            <w:r w:rsidRPr="006D2E42">
              <w:rPr>
                <w:rFonts w:asciiTheme="minorHAnsi" w:hAnsiTheme="minorHAnsi"/>
                <w:sz w:val="20"/>
                <w:szCs w:val="20"/>
              </w:rPr>
              <w:t xml:space="preserve">loor </w:t>
            </w:r>
            <w:r w:rsidR="00EA5DEE">
              <w:rPr>
                <w:rFonts w:asciiTheme="minorHAnsi" w:hAnsiTheme="minorHAnsi"/>
                <w:sz w:val="20"/>
                <w:szCs w:val="20"/>
              </w:rPr>
              <w:t>A</w:t>
            </w:r>
            <w:r w:rsidRPr="006D2E42">
              <w:rPr>
                <w:rFonts w:asciiTheme="minorHAnsi" w:hAnsiTheme="minorHAnsi"/>
                <w:sz w:val="20"/>
                <w:szCs w:val="20"/>
              </w:rPr>
              <w:t>rea</w:t>
            </w:r>
            <w:r>
              <w:rPr>
                <w:rFonts w:asciiTheme="minorHAnsi" w:hAnsiTheme="minorHAnsi"/>
                <w:sz w:val="20"/>
                <w:szCs w:val="20"/>
              </w:rPr>
              <w:t xml:space="preserve"> (</w:t>
            </w:r>
            <w:r w:rsidR="00EA5DEE" w:rsidRPr="00EA5DEE">
              <w:rPr>
                <w:rFonts w:asciiTheme="minorHAnsi" w:hAnsiTheme="minorHAnsi"/>
                <w:sz w:val="20"/>
                <w:szCs w:val="20"/>
              </w:rPr>
              <w:t>ft</w:t>
            </w:r>
            <w:r w:rsidR="00EA5DEE">
              <w:rPr>
                <w:rFonts w:asciiTheme="minorHAnsi" w:hAnsiTheme="minorHAnsi"/>
                <w:sz w:val="20"/>
                <w:szCs w:val="20"/>
                <w:vertAlign w:val="superscript"/>
              </w:rPr>
              <w:t>2</w:t>
            </w:r>
            <w:r>
              <w:rPr>
                <w:rFonts w:asciiTheme="minorHAnsi" w:hAnsiTheme="minorHAnsi"/>
                <w:sz w:val="20"/>
                <w:szCs w:val="20"/>
              </w:rPr>
              <w:t>)</w:t>
            </w:r>
          </w:p>
        </w:tc>
        <w:tc>
          <w:tcPr>
            <w:tcW w:w="6573" w:type="dxa"/>
          </w:tcPr>
          <w:p w14:paraId="22883799" w14:textId="77777777" w:rsidR="006B46AF" w:rsidRPr="006D2E42"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p>
        </w:tc>
      </w:tr>
      <w:tr w:rsidR="006B46AF" w:rsidRPr="006D2E42" w14:paraId="2288379E" w14:textId="77777777" w:rsidTr="00EA5DEE">
        <w:trPr>
          <w:trHeight w:hRule="exact" w:val="604"/>
          <w:tblHeader/>
        </w:trPr>
        <w:tc>
          <w:tcPr>
            <w:tcW w:w="831" w:type="dxa"/>
            <w:vAlign w:val="center"/>
          </w:tcPr>
          <w:p w14:paraId="2288379B" w14:textId="77777777" w:rsidR="006B46AF" w:rsidRPr="006D2E42"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7227" w:type="dxa"/>
            <w:gridSpan w:val="2"/>
            <w:vAlign w:val="center"/>
          </w:tcPr>
          <w:p w14:paraId="2288379C" w14:textId="08CAB2D3"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 xml:space="preserve">Maximum allowed pipe run length from the water heater to the furthest point of use </w:t>
            </w:r>
            <w:r w:rsidR="00D45D9E">
              <w:rPr>
                <w:rFonts w:asciiTheme="minorHAnsi" w:hAnsiTheme="minorHAnsi"/>
                <w:sz w:val="20"/>
                <w:szCs w:val="20"/>
              </w:rPr>
              <w:t>f</w:t>
            </w:r>
            <w:r>
              <w:rPr>
                <w:rFonts w:asciiTheme="minorHAnsi" w:hAnsiTheme="minorHAnsi"/>
                <w:sz w:val="20"/>
                <w:szCs w:val="20"/>
              </w:rPr>
              <w:t>or the floor area served (feet)</w:t>
            </w:r>
          </w:p>
        </w:tc>
        <w:tc>
          <w:tcPr>
            <w:tcW w:w="6573" w:type="dxa"/>
          </w:tcPr>
          <w:p w14:paraId="2288379D" w14:textId="77777777" w:rsidR="006B46AF" w:rsidRPr="006D2E42"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p>
        </w:tc>
      </w:tr>
      <w:tr w:rsidR="006B46AF" w:rsidRPr="006D2E42" w14:paraId="228837A1" w14:textId="77777777" w:rsidTr="00963C00">
        <w:trPr>
          <w:trHeight w:hRule="exact" w:val="370"/>
          <w:tblHeader/>
        </w:trPr>
        <w:tc>
          <w:tcPr>
            <w:tcW w:w="831" w:type="dxa"/>
            <w:vAlign w:val="center"/>
          </w:tcPr>
          <w:p w14:paraId="2288379F"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800" w:type="dxa"/>
            <w:gridSpan w:val="3"/>
            <w:vAlign w:val="center"/>
          </w:tcPr>
          <w:p w14:paraId="228837A0" w14:textId="77777777" w:rsidR="006B46AF" w:rsidRPr="006D2E42"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The pipe run length from each water heater to the furthest fitting served by that water heater must be no greater than the maximum pipe run length above.</w:t>
            </w:r>
          </w:p>
        </w:tc>
      </w:tr>
      <w:tr w:rsidR="00F1080C" w:rsidRPr="006D2E42" w14:paraId="228837A5" w14:textId="77777777" w:rsidTr="001D3B36">
        <w:trPr>
          <w:trHeight w:hRule="exact" w:val="541"/>
          <w:tblHeader/>
        </w:trPr>
        <w:tc>
          <w:tcPr>
            <w:tcW w:w="831" w:type="dxa"/>
            <w:vAlign w:val="center"/>
          </w:tcPr>
          <w:p w14:paraId="228837A2" w14:textId="77777777" w:rsidR="00F1080C" w:rsidRPr="00CA5824" w:rsidRDefault="00F1080C" w:rsidP="00F1080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04</w:t>
            </w:r>
          </w:p>
        </w:tc>
        <w:tc>
          <w:tcPr>
            <w:tcW w:w="3867" w:type="dxa"/>
            <w:vAlign w:val="center"/>
          </w:tcPr>
          <w:p w14:paraId="228837A3" w14:textId="77777777" w:rsidR="00F1080C" w:rsidRPr="00CA5824" w:rsidRDefault="00F1080C" w:rsidP="00F1080C">
            <w:pPr>
              <w:spacing w:after="0"/>
              <w:rPr>
                <w:sz w:val="20"/>
                <w:szCs w:val="20"/>
              </w:rPr>
            </w:pPr>
            <w:r w:rsidRPr="00CA5824">
              <w:rPr>
                <w:sz w:val="20"/>
                <w:szCs w:val="18"/>
              </w:rPr>
              <w:t>Verification Status:</w:t>
            </w:r>
          </w:p>
        </w:tc>
        <w:tc>
          <w:tcPr>
            <w:tcW w:w="9933" w:type="dxa"/>
            <w:gridSpan w:val="2"/>
            <w:vAlign w:val="center"/>
          </w:tcPr>
          <w:p w14:paraId="228837A4" w14:textId="1A96B6BC" w:rsidR="00F1080C" w:rsidRPr="00D45D9E" w:rsidRDefault="00F1080C" w:rsidP="001D3B36">
            <w:pPr>
              <w:pStyle w:val="ListParagraph"/>
              <w:keepNext/>
              <w:tabs>
                <w:tab w:val="left" w:pos="366"/>
              </w:tabs>
              <w:spacing w:after="0" w:line="240" w:lineRule="auto"/>
              <w:rPr>
                <w:sz w:val="20"/>
                <w:szCs w:val="18"/>
              </w:rPr>
            </w:pPr>
          </w:p>
        </w:tc>
      </w:tr>
      <w:tr w:rsidR="00D45D9E" w:rsidRPr="006D2E42" w14:paraId="228837A8" w14:textId="77777777" w:rsidTr="00D45D9E">
        <w:trPr>
          <w:trHeight w:hRule="exact" w:val="442"/>
          <w:tblHeader/>
        </w:trPr>
        <w:tc>
          <w:tcPr>
            <w:tcW w:w="831" w:type="dxa"/>
            <w:vAlign w:val="center"/>
          </w:tcPr>
          <w:p w14:paraId="228837A6" w14:textId="77777777" w:rsidR="00D45D9E" w:rsidRPr="00CA5824" w:rsidRDefault="00D45D9E" w:rsidP="00F1080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05</w:t>
            </w:r>
          </w:p>
        </w:tc>
        <w:tc>
          <w:tcPr>
            <w:tcW w:w="13800" w:type="dxa"/>
            <w:gridSpan w:val="3"/>
            <w:vAlign w:val="center"/>
          </w:tcPr>
          <w:p w14:paraId="228837A7" w14:textId="6EBFDD19" w:rsidR="00D45D9E" w:rsidRPr="00CA5824" w:rsidRDefault="00D45D9E" w:rsidP="00F1080C">
            <w:pPr>
              <w:spacing w:after="0"/>
              <w:rPr>
                <w:sz w:val="20"/>
                <w:szCs w:val="20"/>
              </w:rPr>
            </w:pPr>
            <w:r w:rsidRPr="00CA5824">
              <w:rPr>
                <w:sz w:val="20"/>
                <w:szCs w:val="18"/>
              </w:rPr>
              <w:t xml:space="preserve">Correction Notes: </w:t>
            </w:r>
          </w:p>
        </w:tc>
      </w:tr>
      <w:tr w:rsidR="00F1080C" w14:paraId="228837AA" w14:textId="77777777" w:rsidTr="00DD6E85">
        <w:trPr>
          <w:trHeight w:hRule="exact" w:val="541"/>
          <w:tblHeader/>
        </w:trPr>
        <w:tc>
          <w:tcPr>
            <w:tcW w:w="14631" w:type="dxa"/>
            <w:gridSpan w:val="4"/>
          </w:tcPr>
          <w:p w14:paraId="228837A9" w14:textId="77777777" w:rsidR="00F1080C" w:rsidRDefault="00DD6E85" w:rsidP="006B46AF">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228837AB" w14:textId="77777777" w:rsidR="006B46AF" w:rsidRPr="006D2E42" w:rsidRDefault="006B46AF" w:rsidP="006B46AF">
      <w:pPr>
        <w:spacing w:after="0" w:line="240" w:lineRule="auto"/>
        <w:rPr>
          <w:rFonts w:asciiTheme="minorHAnsi" w:hAnsiTheme="minorHAnsi" w:cs="Arial"/>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1"/>
        <w:gridCol w:w="3867"/>
        <w:gridCol w:w="9895"/>
      </w:tblGrid>
      <w:tr w:rsidR="006B46AF" w:rsidRPr="006D2E42" w14:paraId="228837CA" w14:textId="77777777" w:rsidTr="006B46AF">
        <w:trPr>
          <w:trHeight w:hRule="exact" w:val="505"/>
          <w:tblHeader/>
        </w:trPr>
        <w:tc>
          <w:tcPr>
            <w:tcW w:w="14593" w:type="dxa"/>
            <w:gridSpan w:val="3"/>
            <w:tcBorders>
              <w:bottom w:val="single" w:sz="4" w:space="0" w:color="auto"/>
            </w:tcBorders>
          </w:tcPr>
          <w:p w14:paraId="228837C7" w14:textId="22ED15C0" w:rsidR="006B46AF" w:rsidRDefault="00BA3105"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t>I</w:t>
            </w:r>
            <w:r w:rsidR="006B46AF">
              <w:rPr>
                <w:rFonts w:asciiTheme="minorHAnsi" w:hAnsiTheme="minorHAnsi"/>
                <w:b/>
                <w:sz w:val="20"/>
                <w:szCs w:val="20"/>
              </w:rPr>
              <w:t xml:space="preserve">. </w:t>
            </w:r>
            <w:r w:rsidR="006B46AF" w:rsidRPr="006D2E42">
              <w:rPr>
                <w:rFonts w:asciiTheme="minorHAnsi" w:hAnsiTheme="minorHAnsi"/>
                <w:b/>
                <w:sz w:val="20"/>
                <w:szCs w:val="20"/>
              </w:rPr>
              <w:t>HERS-Verified Demand Recirculation Manual Control</w:t>
            </w:r>
            <w:r w:rsidR="006B46AF">
              <w:rPr>
                <w:rFonts w:asciiTheme="minorHAnsi" w:hAnsiTheme="minorHAnsi"/>
                <w:b/>
                <w:sz w:val="20"/>
                <w:szCs w:val="20"/>
              </w:rPr>
              <w:t xml:space="preserve"> </w:t>
            </w:r>
            <w:r w:rsidR="006B46AF">
              <w:rPr>
                <w:rFonts w:asciiTheme="minorHAnsi" w:hAnsiTheme="minorHAnsi" w:cs="Arial"/>
                <w:b/>
                <w:sz w:val="20"/>
                <w:szCs w:val="20"/>
              </w:rPr>
              <w:t>Requirements</w:t>
            </w:r>
          </w:p>
          <w:p w14:paraId="228837C8" w14:textId="77B160D2" w:rsidR="006B46AF" w:rsidRPr="00284D0A"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r w:rsidR="00963C00">
              <w:rPr>
                <w:rFonts w:asciiTheme="minorHAnsi" w:hAnsiTheme="minorHAnsi"/>
                <w:sz w:val="20"/>
                <w:szCs w:val="20"/>
              </w:rPr>
              <w:t>.</w:t>
            </w:r>
          </w:p>
          <w:p w14:paraId="228837C9" w14:textId="77777777" w:rsidR="006B46AF" w:rsidRPr="006D2E42"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tc>
      </w:tr>
      <w:tr w:rsidR="006B46AF" w:rsidRPr="002D344E" w14:paraId="228837CD" w14:textId="77777777" w:rsidTr="00963C00">
        <w:trPr>
          <w:trHeight w:hRule="exact" w:val="559"/>
          <w:tblHeader/>
        </w:trPr>
        <w:tc>
          <w:tcPr>
            <w:tcW w:w="831" w:type="dxa"/>
            <w:tcBorders>
              <w:top w:val="single" w:sz="4" w:space="0" w:color="auto"/>
            </w:tcBorders>
            <w:vAlign w:val="center"/>
          </w:tcPr>
          <w:p w14:paraId="228837CB" w14:textId="77777777" w:rsidR="006B46AF"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762" w:type="dxa"/>
            <w:gridSpan w:val="2"/>
            <w:tcBorders>
              <w:top w:val="single" w:sz="4" w:space="0" w:color="auto"/>
            </w:tcBorders>
            <w:vAlign w:val="center"/>
          </w:tcPr>
          <w:p w14:paraId="228837CC" w14:textId="77777777" w:rsidR="006B46AF"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6B46AF" w:rsidRPr="002D344E" w14:paraId="228837D3" w14:textId="77777777" w:rsidTr="006B46AF">
        <w:trPr>
          <w:trHeight w:hRule="exact" w:val="1162"/>
          <w:tblHeader/>
        </w:trPr>
        <w:tc>
          <w:tcPr>
            <w:tcW w:w="831" w:type="dxa"/>
            <w:vAlign w:val="center"/>
          </w:tcPr>
          <w:p w14:paraId="228837CE" w14:textId="77777777" w:rsidR="006B46AF"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762" w:type="dxa"/>
            <w:gridSpan w:val="2"/>
            <w:vAlign w:val="center"/>
          </w:tcPr>
          <w:p w14:paraId="228837CF" w14:textId="77777777" w:rsidR="006B46AF"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228837D0" w14:textId="6B7D7B2F" w:rsidR="006B46AF" w:rsidRPr="00B36001" w:rsidRDefault="006B46AF" w:rsidP="00A65060">
            <w:pPr>
              <w:pStyle w:val="ListParagraph"/>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w:t>
            </w:r>
            <w:r w:rsidR="00D45D9E">
              <w:rPr>
                <w:sz w:val="20"/>
                <w:szCs w:val="20"/>
              </w:rPr>
              <w:t>°</w:t>
            </w:r>
            <w:r>
              <w:rPr>
                <w:rFonts w:asciiTheme="minorHAnsi" w:hAnsiTheme="minorHAnsi"/>
                <w:sz w:val="20"/>
                <w:szCs w:val="20"/>
              </w:rPr>
              <w:t>F</w:t>
            </w:r>
            <w:r w:rsidRPr="00B36001" w:rsidDel="00C410D2">
              <w:rPr>
                <w:sz w:val="20"/>
                <w:szCs w:val="20"/>
              </w:rPr>
              <w:t xml:space="preserve"> </w:t>
            </w:r>
            <w:r w:rsidRPr="00B36001">
              <w:rPr>
                <w:sz w:val="20"/>
                <w:szCs w:val="20"/>
              </w:rPr>
              <w:t>( 5.6</w:t>
            </w:r>
            <w:r w:rsidR="00D45D9E">
              <w:rPr>
                <w:sz w:val="20"/>
                <w:szCs w:val="20"/>
              </w:rPr>
              <w:t>°</w:t>
            </w:r>
            <w:r>
              <w:rPr>
                <w:rFonts w:asciiTheme="minorHAnsi" w:hAnsiTheme="minorHAnsi"/>
                <w:sz w:val="20"/>
                <w:szCs w:val="20"/>
              </w:rPr>
              <w:t>C</w:t>
            </w:r>
            <w:r w:rsidRPr="00B36001">
              <w:rPr>
                <w:sz w:val="20"/>
                <w:szCs w:val="20"/>
              </w:rPr>
              <w:t>) above the initial temperature of the water in the pipe</w:t>
            </w:r>
          </w:p>
          <w:p w14:paraId="228837D2" w14:textId="3579B2B2" w:rsidR="006B46AF" w:rsidRDefault="006B46AF" w:rsidP="00D45D9E">
            <w:pPr>
              <w:pStyle w:val="ListParagraph"/>
              <w:numPr>
                <w:ilvl w:val="0"/>
                <w:numId w:val="39"/>
              </w:numPr>
              <w:spacing w:after="0"/>
              <w:rPr>
                <w:sz w:val="20"/>
              </w:rPr>
            </w:pPr>
            <w:r w:rsidRPr="00CC3747">
              <w:rPr>
                <w:sz w:val="20"/>
                <w:szCs w:val="20"/>
              </w:rPr>
              <w:t>Not more than 102</w:t>
            </w:r>
            <w:r w:rsidR="00D45D9E">
              <w:rPr>
                <w:sz w:val="20"/>
                <w:szCs w:val="20"/>
              </w:rPr>
              <w:t>°</w:t>
            </w:r>
            <w:r>
              <w:rPr>
                <w:rFonts w:asciiTheme="minorHAnsi" w:hAnsiTheme="minorHAnsi"/>
                <w:sz w:val="20"/>
                <w:szCs w:val="20"/>
              </w:rPr>
              <w:t>F</w:t>
            </w:r>
            <w:r w:rsidRPr="00CC3747">
              <w:rPr>
                <w:sz w:val="20"/>
                <w:szCs w:val="20"/>
              </w:rPr>
              <w:t xml:space="preserve"> (38.9</w:t>
            </w:r>
            <w:r w:rsidR="00D45D9E">
              <w:rPr>
                <w:sz w:val="20"/>
                <w:szCs w:val="20"/>
              </w:rPr>
              <w:t>°</w:t>
            </w:r>
            <w:r>
              <w:rPr>
                <w:rFonts w:asciiTheme="minorHAnsi" w:hAnsiTheme="minorHAnsi"/>
                <w:sz w:val="20"/>
                <w:szCs w:val="20"/>
              </w:rPr>
              <w:t>C</w:t>
            </w:r>
            <w:r w:rsidRPr="00CC3747">
              <w:rPr>
                <w:sz w:val="20"/>
                <w:szCs w:val="20"/>
              </w:rPr>
              <w:t>).</w:t>
            </w:r>
          </w:p>
        </w:tc>
      </w:tr>
      <w:tr w:rsidR="006B46AF" w:rsidRPr="002D344E" w14:paraId="228837D6" w14:textId="77777777" w:rsidTr="00963C00">
        <w:trPr>
          <w:trHeight w:hRule="exact" w:val="631"/>
          <w:tblHeader/>
        </w:trPr>
        <w:tc>
          <w:tcPr>
            <w:tcW w:w="831" w:type="dxa"/>
            <w:vAlign w:val="center"/>
          </w:tcPr>
          <w:p w14:paraId="228837D4" w14:textId="77777777" w:rsidR="006B46AF"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762" w:type="dxa"/>
            <w:gridSpan w:val="2"/>
            <w:vAlign w:val="center"/>
          </w:tcPr>
          <w:p w14:paraId="228837D5" w14:textId="77777777" w:rsidR="006B46AF" w:rsidRDefault="006B46AF" w:rsidP="00A65060">
            <w:pPr>
              <w:spacing w:after="0"/>
              <w:rPr>
                <w:sz w:val="20"/>
                <w:szCs w:val="20"/>
              </w:rPr>
            </w:pPr>
            <w:r w:rsidRPr="00B36001">
              <w:rPr>
                <w:sz w:val="20"/>
                <w:szCs w:val="20"/>
              </w:rPr>
              <w:t>The controls shall limit pump operation to a maximum of 10 minutes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6B46AF" w:rsidRPr="00B36001" w14:paraId="228837DC" w14:textId="77777777" w:rsidTr="006B46AF">
        <w:trPr>
          <w:trHeight w:hRule="exact" w:val="1864"/>
          <w:tblHeader/>
        </w:trPr>
        <w:tc>
          <w:tcPr>
            <w:tcW w:w="831" w:type="dxa"/>
            <w:vAlign w:val="center"/>
          </w:tcPr>
          <w:p w14:paraId="228837D7" w14:textId="77777777" w:rsidR="006B46AF"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762" w:type="dxa"/>
            <w:gridSpan w:val="2"/>
            <w:vAlign w:val="center"/>
          </w:tcPr>
          <w:p w14:paraId="228837D8" w14:textId="77777777" w:rsidR="006B46AF" w:rsidRPr="00B36001"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228837D9" w14:textId="77777777" w:rsidR="006B46AF" w:rsidRPr="00B36001" w:rsidRDefault="006B46AF" w:rsidP="00A65060">
            <w:pPr>
              <w:pStyle w:val="ListParagraph"/>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a dedicated return line has been installed the pump, controls and thermo-sensor are installed at the end of the supply portion of the recirculation loop; or</w:t>
            </w:r>
          </w:p>
          <w:p w14:paraId="228837DA" w14:textId="77777777" w:rsidR="006B46AF" w:rsidRPr="00B36001" w:rsidRDefault="006B46AF" w:rsidP="00A65060">
            <w:pPr>
              <w:pStyle w:val="ListParagraph"/>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recirculation loop as possible, or</w:t>
            </w:r>
          </w:p>
          <w:p w14:paraId="228837DB" w14:textId="77777777" w:rsidR="006B46AF" w:rsidRPr="00B36001" w:rsidRDefault="006B46AF" w:rsidP="00A65060">
            <w:pPr>
              <w:pStyle w:val="ListParagraph"/>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 xml:space="preserve">When the cold water line is used as the return, the pump, demand controls and </w:t>
            </w:r>
            <w:proofErr w:type="spellStart"/>
            <w:r w:rsidRPr="00B36001">
              <w:rPr>
                <w:sz w:val="20"/>
                <w:szCs w:val="20"/>
              </w:rPr>
              <w:t>thermosensor</w:t>
            </w:r>
            <w:proofErr w:type="spellEnd"/>
            <w:r w:rsidRPr="00B36001">
              <w:rPr>
                <w:sz w:val="20"/>
                <w:szCs w:val="20"/>
              </w:rPr>
              <w:t xml:space="preserve"> shall be installed in an accessible location at the end of supply portion of the hot water distribution line (typically under a sink).</w:t>
            </w:r>
          </w:p>
        </w:tc>
      </w:tr>
      <w:tr w:rsidR="006B46AF" w:rsidRPr="00B36001" w14:paraId="228837DF" w14:textId="77777777" w:rsidTr="006B46AF">
        <w:trPr>
          <w:trHeight w:hRule="exact" w:val="487"/>
          <w:tblHeader/>
        </w:trPr>
        <w:tc>
          <w:tcPr>
            <w:tcW w:w="831" w:type="dxa"/>
            <w:vAlign w:val="center"/>
          </w:tcPr>
          <w:p w14:paraId="228837DD" w14:textId="77777777" w:rsidR="006B46AF"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762" w:type="dxa"/>
            <w:gridSpan w:val="2"/>
            <w:vAlign w:val="center"/>
          </w:tcPr>
          <w:p w14:paraId="228837DE" w14:textId="77777777" w:rsidR="006B46AF" w:rsidRPr="00B36001"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6B46AF" w14:paraId="228837E2" w14:textId="77777777" w:rsidTr="006B46AF">
        <w:trPr>
          <w:trHeight w:hRule="exact" w:val="766"/>
          <w:tblHeader/>
        </w:trPr>
        <w:tc>
          <w:tcPr>
            <w:tcW w:w="831" w:type="dxa"/>
            <w:vAlign w:val="center"/>
          </w:tcPr>
          <w:p w14:paraId="228837E0" w14:textId="77777777" w:rsidR="006B46AF"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lastRenderedPageBreak/>
              <w:t>06</w:t>
            </w:r>
          </w:p>
        </w:tc>
        <w:tc>
          <w:tcPr>
            <w:tcW w:w="13762" w:type="dxa"/>
            <w:gridSpan w:val="2"/>
            <w:vAlign w:val="center"/>
          </w:tcPr>
          <w:p w14:paraId="228837E1" w14:textId="77777777" w:rsidR="006B46AF"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Pr>
                <w:sz w:val="20"/>
                <w:szCs w:val="20"/>
              </w:rPr>
              <w:t>Each c</w:t>
            </w:r>
            <w:r w:rsidRPr="00B36001">
              <w:rPr>
                <w:sz w:val="20"/>
                <w:szCs w:val="20"/>
              </w:rPr>
              <w:t xml:space="preserve">ontrol shall have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6B46AF" w:rsidRPr="006D2E42" w14:paraId="228837E5" w14:textId="77777777" w:rsidTr="006B46AF">
        <w:trPr>
          <w:trHeight w:hRule="exact" w:val="288"/>
          <w:tblHeader/>
        </w:trPr>
        <w:tc>
          <w:tcPr>
            <w:tcW w:w="831" w:type="dxa"/>
            <w:vAlign w:val="center"/>
          </w:tcPr>
          <w:p w14:paraId="228837E3" w14:textId="77777777" w:rsidR="006B46AF" w:rsidRPr="002D344E"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07</w:t>
            </w:r>
          </w:p>
        </w:tc>
        <w:tc>
          <w:tcPr>
            <w:tcW w:w="13762" w:type="dxa"/>
            <w:gridSpan w:val="2"/>
            <w:vAlign w:val="center"/>
          </w:tcPr>
          <w:p w14:paraId="228837E4" w14:textId="77777777" w:rsidR="006B46AF" w:rsidRPr="002D344E" w:rsidRDefault="006B46AF" w:rsidP="00A65060">
            <w:pPr>
              <w:spacing w:after="0"/>
              <w:rPr>
                <w:sz w:val="20"/>
                <w:szCs w:val="20"/>
              </w:rPr>
            </w:pPr>
            <w:r w:rsidRPr="002D344E">
              <w:rPr>
                <w:sz w:val="20"/>
                <w:szCs w:val="20"/>
              </w:rPr>
              <w:t>If more than one loop installed each loop shall have its own pump and controls</w:t>
            </w:r>
          </w:p>
        </w:tc>
      </w:tr>
      <w:tr w:rsidR="006B46AF" w:rsidRPr="006D2E42" w14:paraId="228837E8" w14:textId="77777777" w:rsidTr="006B46AF">
        <w:trPr>
          <w:trHeight w:hRule="exact" w:val="288"/>
          <w:tblHeader/>
        </w:trPr>
        <w:tc>
          <w:tcPr>
            <w:tcW w:w="831" w:type="dxa"/>
            <w:vAlign w:val="center"/>
          </w:tcPr>
          <w:p w14:paraId="228837E6" w14:textId="77777777" w:rsidR="006B46AF"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08</w:t>
            </w:r>
          </w:p>
        </w:tc>
        <w:tc>
          <w:tcPr>
            <w:tcW w:w="13762" w:type="dxa"/>
            <w:gridSpan w:val="2"/>
            <w:vAlign w:val="center"/>
          </w:tcPr>
          <w:p w14:paraId="228837E7" w14:textId="77777777" w:rsidR="006B46AF" w:rsidRPr="00D24BC5"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r w:rsidRPr="00D24BC5">
              <w:rPr>
                <w:rFonts w:asciiTheme="minorHAnsi" w:hAnsiTheme="minorHAnsi" w:cs="Arial"/>
                <w:sz w:val="20"/>
                <w:szCs w:val="20"/>
              </w:rPr>
              <w:t>Automatic Air release valve is installed on the inlet side of the recirculation pump per Section 110.3(c</w:t>
            </w:r>
            <w:proofErr w:type="gramStart"/>
            <w:r w:rsidRPr="00D24BC5">
              <w:rPr>
                <w:rFonts w:asciiTheme="minorHAnsi" w:hAnsiTheme="minorHAnsi" w:cs="Arial"/>
                <w:sz w:val="20"/>
                <w:szCs w:val="20"/>
              </w:rPr>
              <w:t>)5A</w:t>
            </w:r>
            <w:proofErr w:type="gramEnd"/>
            <w:r w:rsidRPr="00D24BC5">
              <w:rPr>
                <w:rFonts w:asciiTheme="minorHAnsi" w:hAnsiTheme="minorHAnsi" w:cs="Arial"/>
                <w:sz w:val="20"/>
                <w:szCs w:val="20"/>
              </w:rPr>
              <w:t>.</w:t>
            </w:r>
          </w:p>
        </w:tc>
      </w:tr>
      <w:tr w:rsidR="006B46AF" w:rsidRPr="006D2E42" w14:paraId="228837EB" w14:textId="77777777" w:rsidTr="006B46AF">
        <w:trPr>
          <w:trHeight w:hRule="exact" w:val="288"/>
          <w:tblHeader/>
        </w:trPr>
        <w:tc>
          <w:tcPr>
            <w:tcW w:w="831" w:type="dxa"/>
            <w:vAlign w:val="center"/>
          </w:tcPr>
          <w:p w14:paraId="228837E9" w14:textId="77777777" w:rsidR="006B46AF"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09</w:t>
            </w:r>
          </w:p>
        </w:tc>
        <w:tc>
          <w:tcPr>
            <w:tcW w:w="13762" w:type="dxa"/>
            <w:gridSpan w:val="2"/>
            <w:vAlign w:val="center"/>
          </w:tcPr>
          <w:p w14:paraId="228837EA" w14:textId="77777777" w:rsidR="006B46AF" w:rsidRPr="00D24BC5"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r w:rsidRPr="00D24BC5">
              <w:rPr>
                <w:rFonts w:asciiTheme="minorHAnsi" w:hAnsiTheme="minorHAnsi" w:cs="Arial"/>
                <w:sz w:val="20"/>
                <w:szCs w:val="20"/>
              </w:rPr>
              <w:t>A check valve is located between the recirculation pump and the water heater per Section 110.3(c</w:t>
            </w:r>
            <w:proofErr w:type="gramStart"/>
            <w:r w:rsidRPr="00D24BC5">
              <w:rPr>
                <w:rFonts w:asciiTheme="minorHAnsi" w:hAnsiTheme="minorHAnsi" w:cs="Arial"/>
                <w:sz w:val="20"/>
                <w:szCs w:val="20"/>
              </w:rPr>
              <w:t>)5B</w:t>
            </w:r>
            <w:proofErr w:type="gramEnd"/>
            <w:r w:rsidRPr="00D24BC5">
              <w:rPr>
                <w:rFonts w:asciiTheme="minorHAnsi" w:hAnsiTheme="minorHAnsi" w:cs="Arial"/>
                <w:sz w:val="20"/>
                <w:szCs w:val="20"/>
              </w:rPr>
              <w:t>.</w:t>
            </w:r>
          </w:p>
        </w:tc>
      </w:tr>
      <w:tr w:rsidR="006B46AF" w:rsidRPr="006D2E42" w14:paraId="228837EE" w14:textId="77777777" w:rsidTr="006B46AF">
        <w:trPr>
          <w:trHeight w:hRule="exact" w:val="631"/>
          <w:tblHeader/>
        </w:trPr>
        <w:tc>
          <w:tcPr>
            <w:tcW w:w="831" w:type="dxa"/>
            <w:vAlign w:val="center"/>
          </w:tcPr>
          <w:p w14:paraId="228837EC" w14:textId="77777777" w:rsidR="006B46AF"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10</w:t>
            </w:r>
          </w:p>
        </w:tc>
        <w:tc>
          <w:tcPr>
            <w:tcW w:w="13762" w:type="dxa"/>
            <w:gridSpan w:val="2"/>
            <w:vAlign w:val="center"/>
          </w:tcPr>
          <w:p w14:paraId="228837ED" w14:textId="77777777" w:rsidR="006B46AF" w:rsidRPr="00D24BC5" w:rsidRDefault="006B46AF" w:rsidP="00A65060">
            <w:pPr>
              <w:spacing w:after="0"/>
              <w:rPr>
                <w:rFonts w:asciiTheme="minorHAnsi" w:hAnsiTheme="minorHAnsi" w:cs="Arial"/>
                <w:sz w:val="20"/>
                <w:szCs w:val="20"/>
              </w:rPr>
            </w:pPr>
            <w:r w:rsidRPr="00D24BC5">
              <w:rPr>
                <w:rFonts w:asciiTheme="minorHAnsi" w:hAnsiTheme="minorHAnsi" w:cs="Arial"/>
                <w:sz w:val="20"/>
                <w:szCs w:val="20"/>
              </w:rPr>
              <w:t xml:space="preserve">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is installed between the pump and the water heating equipment with an isolation valve between the 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and the water heating equipment per Section 110.3(c</w:t>
            </w:r>
            <w:proofErr w:type="gramStart"/>
            <w:r w:rsidRPr="00D24BC5">
              <w:rPr>
                <w:rFonts w:asciiTheme="minorHAnsi" w:hAnsiTheme="minorHAnsi" w:cs="Arial"/>
                <w:sz w:val="20"/>
                <w:szCs w:val="20"/>
              </w:rPr>
              <w:t>)5C</w:t>
            </w:r>
            <w:proofErr w:type="gramEnd"/>
            <w:r w:rsidRPr="00D24BC5">
              <w:rPr>
                <w:rFonts w:asciiTheme="minorHAnsi" w:hAnsiTheme="minorHAnsi" w:cs="Arial"/>
                <w:sz w:val="20"/>
                <w:szCs w:val="20"/>
              </w:rPr>
              <w:t>.</w:t>
            </w:r>
          </w:p>
        </w:tc>
      </w:tr>
      <w:tr w:rsidR="006B46AF" w:rsidRPr="006D2E42" w14:paraId="228837F1" w14:textId="77777777" w:rsidTr="006B46AF">
        <w:trPr>
          <w:trHeight w:hRule="exact" w:val="343"/>
          <w:tblHeader/>
        </w:trPr>
        <w:tc>
          <w:tcPr>
            <w:tcW w:w="831" w:type="dxa"/>
            <w:vAlign w:val="center"/>
          </w:tcPr>
          <w:p w14:paraId="228837EF" w14:textId="77777777" w:rsidR="006B46AF"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11</w:t>
            </w:r>
          </w:p>
        </w:tc>
        <w:tc>
          <w:tcPr>
            <w:tcW w:w="13762" w:type="dxa"/>
            <w:gridSpan w:val="2"/>
            <w:vAlign w:val="center"/>
          </w:tcPr>
          <w:p w14:paraId="228837F0" w14:textId="7703914D" w:rsidR="006B46AF" w:rsidRPr="00D24BC5" w:rsidRDefault="006B46AF" w:rsidP="00C7676D">
            <w:pPr>
              <w:pStyle w:val="BulletCALetter"/>
              <w:spacing w:before="0"/>
              <w:ind w:left="0" w:firstLine="0"/>
              <w:rPr>
                <w:rFonts w:asciiTheme="minorHAnsi" w:eastAsia="Calibri" w:hAnsiTheme="minorHAnsi" w:cs="Arial"/>
              </w:rPr>
            </w:pPr>
            <w:r w:rsidRPr="00D24BC5">
              <w:rPr>
                <w:rFonts w:asciiTheme="minorHAnsi" w:eastAsia="Calibri" w:hAnsiTheme="minorHAnsi" w:cs="Arial"/>
              </w:rPr>
              <w:t xml:space="preserve">Isolation valves are installed on both sides of the pump. One of the isolation valves may be the same isolation valve as in item </w:t>
            </w:r>
            <w:r w:rsidR="00C7676D">
              <w:rPr>
                <w:rFonts w:asciiTheme="minorHAnsi" w:eastAsia="Calibri" w:hAnsiTheme="minorHAnsi" w:cs="Arial"/>
              </w:rPr>
              <w:t>09</w:t>
            </w:r>
            <w:r w:rsidR="00C7676D" w:rsidRPr="00D24BC5">
              <w:rPr>
                <w:rFonts w:asciiTheme="minorHAnsi" w:eastAsia="Calibri" w:hAnsiTheme="minorHAnsi" w:cs="Arial"/>
              </w:rPr>
              <w:t xml:space="preserve"> </w:t>
            </w:r>
            <w:r w:rsidRPr="00D24BC5">
              <w:rPr>
                <w:rFonts w:asciiTheme="minorHAnsi" w:eastAsia="Calibri" w:hAnsiTheme="minorHAnsi" w:cs="Arial"/>
              </w:rPr>
              <w:t>above per Section 110.3(c</w:t>
            </w:r>
            <w:proofErr w:type="gramStart"/>
            <w:r w:rsidRPr="00D24BC5">
              <w:rPr>
                <w:rFonts w:asciiTheme="minorHAnsi" w:eastAsia="Calibri" w:hAnsiTheme="minorHAnsi" w:cs="Arial"/>
              </w:rPr>
              <w:t>)5D</w:t>
            </w:r>
            <w:proofErr w:type="gramEnd"/>
            <w:r w:rsidRPr="00D24BC5">
              <w:rPr>
                <w:rFonts w:asciiTheme="minorHAnsi" w:eastAsia="Calibri" w:hAnsiTheme="minorHAnsi" w:cs="Arial"/>
              </w:rPr>
              <w:t>.</w:t>
            </w:r>
          </w:p>
        </w:tc>
      </w:tr>
      <w:tr w:rsidR="006B46AF" w:rsidRPr="006D2E42" w14:paraId="228837F4" w14:textId="77777777" w:rsidTr="00963C00">
        <w:trPr>
          <w:trHeight w:hRule="exact" w:val="433"/>
          <w:tblHeader/>
        </w:trPr>
        <w:tc>
          <w:tcPr>
            <w:tcW w:w="831" w:type="dxa"/>
            <w:vAlign w:val="center"/>
          </w:tcPr>
          <w:p w14:paraId="228837F2" w14:textId="77777777" w:rsidR="006B46AF"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12</w:t>
            </w:r>
          </w:p>
        </w:tc>
        <w:tc>
          <w:tcPr>
            <w:tcW w:w="13762" w:type="dxa"/>
            <w:gridSpan w:val="2"/>
            <w:vAlign w:val="center"/>
          </w:tcPr>
          <w:p w14:paraId="228837F3" w14:textId="77777777" w:rsidR="006B46AF" w:rsidRPr="00D24BC5" w:rsidRDefault="006B46AF" w:rsidP="00A65060">
            <w:pPr>
              <w:pStyle w:val="BulletCALetter"/>
              <w:spacing w:before="0"/>
              <w:ind w:left="0" w:firstLine="0"/>
              <w:rPr>
                <w:rFonts w:asciiTheme="minorHAnsi" w:eastAsia="Calibri" w:hAnsiTheme="minorHAnsi" w:cs="Arial"/>
              </w:rPr>
            </w:pPr>
            <w:r w:rsidRPr="00D24BC5">
              <w:rPr>
                <w:rFonts w:asciiTheme="minorHAnsi" w:eastAsia="Calibri" w:hAnsiTheme="minorHAnsi" w:cs="Arial"/>
              </w:rPr>
              <w:t>The cold water supply piping and the recirculation loop piping is not connected to the hot water storage tank drain port per Section 110.3(c</w:t>
            </w:r>
            <w:proofErr w:type="gramStart"/>
            <w:r w:rsidRPr="00D24BC5">
              <w:rPr>
                <w:rFonts w:asciiTheme="minorHAnsi" w:eastAsia="Calibri" w:hAnsiTheme="minorHAnsi" w:cs="Arial"/>
              </w:rPr>
              <w:t>)5E</w:t>
            </w:r>
            <w:proofErr w:type="gramEnd"/>
            <w:r w:rsidRPr="00D24BC5">
              <w:rPr>
                <w:rFonts w:asciiTheme="minorHAnsi" w:eastAsia="Calibri" w:hAnsiTheme="minorHAnsi" w:cs="Arial"/>
              </w:rPr>
              <w:t>.</w:t>
            </w:r>
          </w:p>
        </w:tc>
      </w:tr>
      <w:tr w:rsidR="006B46AF" w:rsidRPr="006D2E42" w14:paraId="228837F7" w14:textId="77777777" w:rsidTr="00963C00">
        <w:trPr>
          <w:trHeight w:hRule="exact" w:val="442"/>
          <w:tblHeader/>
        </w:trPr>
        <w:tc>
          <w:tcPr>
            <w:tcW w:w="831" w:type="dxa"/>
            <w:vAlign w:val="center"/>
          </w:tcPr>
          <w:p w14:paraId="228837F5" w14:textId="77777777" w:rsidR="006B46AF"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13</w:t>
            </w:r>
          </w:p>
        </w:tc>
        <w:tc>
          <w:tcPr>
            <w:tcW w:w="13762" w:type="dxa"/>
            <w:gridSpan w:val="2"/>
            <w:vAlign w:val="center"/>
          </w:tcPr>
          <w:p w14:paraId="228837F6" w14:textId="77777777" w:rsidR="006B46AF" w:rsidRPr="00D24BC5" w:rsidRDefault="006B46AF" w:rsidP="00A65060">
            <w:pPr>
              <w:pStyle w:val="BulletCALetter"/>
              <w:spacing w:before="0"/>
              <w:ind w:left="0" w:firstLine="0"/>
              <w:rPr>
                <w:rFonts w:asciiTheme="minorHAnsi" w:eastAsia="Calibri" w:hAnsiTheme="minorHAnsi" w:cs="Arial"/>
              </w:rPr>
            </w:pPr>
            <w:r w:rsidRPr="00D24BC5">
              <w:rPr>
                <w:rFonts w:asciiTheme="minorHAnsi" w:eastAsia="Calibri" w:hAnsiTheme="minorHAnsi" w:cs="Arial"/>
              </w:rPr>
              <w:t>A check valve is installed on the cold water supply line between the hot water system and the next closest tee on the cold water supply per Section 110.3(c</w:t>
            </w:r>
            <w:proofErr w:type="gramStart"/>
            <w:r w:rsidRPr="00D24BC5">
              <w:rPr>
                <w:rFonts w:asciiTheme="minorHAnsi" w:eastAsia="Calibri" w:hAnsiTheme="minorHAnsi" w:cs="Arial"/>
              </w:rPr>
              <w:t>)5F</w:t>
            </w:r>
            <w:proofErr w:type="gramEnd"/>
            <w:r w:rsidRPr="00D24BC5">
              <w:rPr>
                <w:rFonts w:asciiTheme="minorHAnsi" w:eastAsia="Calibri" w:hAnsiTheme="minorHAnsi" w:cs="Arial"/>
              </w:rPr>
              <w:t>.</w:t>
            </w:r>
          </w:p>
        </w:tc>
      </w:tr>
      <w:tr w:rsidR="00F1080C" w:rsidRPr="006D2E42" w14:paraId="228837FB" w14:textId="77777777" w:rsidTr="001D3B36">
        <w:trPr>
          <w:trHeight w:hRule="exact" w:val="478"/>
          <w:tblHeader/>
        </w:trPr>
        <w:tc>
          <w:tcPr>
            <w:tcW w:w="831" w:type="dxa"/>
            <w:vAlign w:val="center"/>
          </w:tcPr>
          <w:p w14:paraId="228837F8" w14:textId="77777777" w:rsidR="00F1080C" w:rsidRPr="00CA5824" w:rsidRDefault="00F1080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14</w:t>
            </w:r>
          </w:p>
        </w:tc>
        <w:tc>
          <w:tcPr>
            <w:tcW w:w="3867" w:type="dxa"/>
            <w:vAlign w:val="center"/>
          </w:tcPr>
          <w:p w14:paraId="228837F9" w14:textId="77777777" w:rsidR="00F1080C" w:rsidRPr="00CA5824" w:rsidRDefault="00F1080C">
            <w:pPr>
              <w:spacing w:after="0"/>
              <w:rPr>
                <w:sz w:val="20"/>
                <w:szCs w:val="20"/>
              </w:rPr>
            </w:pPr>
            <w:r w:rsidRPr="00CA5824">
              <w:rPr>
                <w:sz w:val="20"/>
                <w:szCs w:val="18"/>
              </w:rPr>
              <w:t>Verification Status:</w:t>
            </w:r>
          </w:p>
        </w:tc>
        <w:tc>
          <w:tcPr>
            <w:tcW w:w="9895" w:type="dxa"/>
            <w:vAlign w:val="center"/>
          </w:tcPr>
          <w:p w14:paraId="228837FA" w14:textId="31766982" w:rsidR="00F1080C" w:rsidRPr="00D45D9E" w:rsidRDefault="00F1080C" w:rsidP="001D3B36">
            <w:pPr>
              <w:pStyle w:val="ListParagraph"/>
              <w:tabs>
                <w:tab w:val="left" w:pos="366"/>
              </w:tabs>
              <w:spacing w:after="0" w:line="240" w:lineRule="auto"/>
              <w:rPr>
                <w:sz w:val="20"/>
                <w:szCs w:val="18"/>
              </w:rPr>
            </w:pPr>
          </w:p>
        </w:tc>
      </w:tr>
      <w:tr w:rsidR="00D45D9E" w:rsidRPr="006D2E42" w14:paraId="228837FE" w14:textId="77777777" w:rsidTr="00D45D9E">
        <w:trPr>
          <w:trHeight w:hRule="exact" w:val="550"/>
          <w:tblHeader/>
        </w:trPr>
        <w:tc>
          <w:tcPr>
            <w:tcW w:w="831" w:type="dxa"/>
            <w:vAlign w:val="center"/>
          </w:tcPr>
          <w:p w14:paraId="228837FC" w14:textId="77777777" w:rsidR="00D45D9E" w:rsidRPr="00CA5824" w:rsidRDefault="00D45D9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15</w:t>
            </w:r>
          </w:p>
        </w:tc>
        <w:tc>
          <w:tcPr>
            <w:tcW w:w="13762" w:type="dxa"/>
            <w:gridSpan w:val="2"/>
            <w:vAlign w:val="center"/>
          </w:tcPr>
          <w:p w14:paraId="228837FD" w14:textId="4FB24401" w:rsidR="00D45D9E" w:rsidRPr="00CA5824" w:rsidRDefault="00D45D9E">
            <w:pPr>
              <w:spacing w:after="0"/>
              <w:rPr>
                <w:sz w:val="20"/>
                <w:szCs w:val="20"/>
              </w:rPr>
            </w:pPr>
            <w:r w:rsidRPr="00CA5824">
              <w:rPr>
                <w:sz w:val="20"/>
                <w:szCs w:val="18"/>
              </w:rPr>
              <w:t xml:space="preserve">Correction Notes: </w:t>
            </w:r>
          </w:p>
        </w:tc>
      </w:tr>
      <w:tr w:rsidR="00F1080C" w:rsidRPr="006D2E42" w14:paraId="22883800" w14:textId="77777777" w:rsidTr="006B46AF">
        <w:trPr>
          <w:trHeight w:hRule="exact" w:val="613"/>
          <w:tblHeader/>
        </w:trPr>
        <w:tc>
          <w:tcPr>
            <w:tcW w:w="14593" w:type="dxa"/>
            <w:gridSpan w:val="3"/>
            <w:vAlign w:val="center"/>
          </w:tcPr>
          <w:p w14:paraId="228837FF" w14:textId="77777777" w:rsidR="00F1080C" w:rsidRDefault="00DD6E85"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22883801" w14:textId="77777777" w:rsidR="006B46AF" w:rsidRDefault="006B46AF" w:rsidP="006B46AF">
      <w:pPr>
        <w:spacing w:after="0" w:line="240" w:lineRule="auto"/>
        <w:rPr>
          <w:b/>
          <w:sz w:val="18"/>
          <w:szCs w:val="18"/>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1"/>
        <w:gridCol w:w="3867"/>
        <w:gridCol w:w="9895"/>
      </w:tblGrid>
      <w:tr w:rsidR="006B46AF" w:rsidRPr="006D2E42" w14:paraId="22883805" w14:textId="77777777" w:rsidTr="006B46AF">
        <w:trPr>
          <w:trHeight w:hRule="exact" w:val="505"/>
          <w:tblHeader/>
        </w:trPr>
        <w:tc>
          <w:tcPr>
            <w:tcW w:w="14593" w:type="dxa"/>
            <w:gridSpan w:val="3"/>
            <w:tcBorders>
              <w:bottom w:val="single" w:sz="4" w:space="0" w:color="auto"/>
            </w:tcBorders>
          </w:tcPr>
          <w:p w14:paraId="22883802" w14:textId="5EEA3FCA" w:rsidR="006B46AF" w:rsidRDefault="00BA3105"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t>J</w:t>
            </w:r>
            <w:r w:rsidR="006B46AF">
              <w:rPr>
                <w:rFonts w:asciiTheme="minorHAnsi" w:hAnsiTheme="minorHAnsi"/>
                <w:b/>
                <w:sz w:val="20"/>
                <w:szCs w:val="20"/>
              </w:rPr>
              <w:t>.</w:t>
            </w:r>
            <w:r w:rsidR="006B46AF" w:rsidRPr="00180B11">
              <w:rPr>
                <w:rFonts w:asciiTheme="minorHAnsi" w:hAnsiTheme="minorHAnsi"/>
                <w:b/>
                <w:sz w:val="20"/>
                <w:szCs w:val="20"/>
              </w:rPr>
              <w:t xml:space="preserve"> HERS-Verified Demand Recirculation Sensor Control</w:t>
            </w:r>
            <w:r w:rsidR="006B46AF">
              <w:rPr>
                <w:rFonts w:asciiTheme="minorHAnsi" w:hAnsiTheme="minorHAnsi"/>
                <w:b/>
                <w:sz w:val="20"/>
                <w:szCs w:val="20"/>
              </w:rPr>
              <w:t xml:space="preserve"> </w:t>
            </w:r>
            <w:r w:rsidR="006B46AF">
              <w:rPr>
                <w:rFonts w:asciiTheme="minorHAnsi" w:hAnsiTheme="minorHAnsi" w:cs="Arial"/>
                <w:b/>
                <w:sz w:val="20"/>
                <w:szCs w:val="20"/>
              </w:rPr>
              <w:t>Requirements</w:t>
            </w:r>
          </w:p>
          <w:p w14:paraId="22883803" w14:textId="77777777" w:rsidR="006B46AF" w:rsidRPr="00284D0A"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p>
          <w:p w14:paraId="22883804" w14:textId="77777777" w:rsidR="006B46AF" w:rsidRPr="00180B11"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tc>
      </w:tr>
      <w:tr w:rsidR="006B46AF" w:rsidRPr="002D344E" w14:paraId="22883808" w14:textId="77777777" w:rsidTr="006B46AF">
        <w:trPr>
          <w:trHeight w:hRule="exact" w:val="577"/>
          <w:tblHeader/>
        </w:trPr>
        <w:tc>
          <w:tcPr>
            <w:tcW w:w="831" w:type="dxa"/>
            <w:tcBorders>
              <w:top w:val="single" w:sz="4" w:space="0" w:color="auto"/>
            </w:tcBorders>
            <w:vAlign w:val="center"/>
          </w:tcPr>
          <w:p w14:paraId="22883806" w14:textId="77777777" w:rsidR="006B46AF"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762" w:type="dxa"/>
            <w:gridSpan w:val="2"/>
            <w:tcBorders>
              <w:top w:val="single" w:sz="4" w:space="0" w:color="auto"/>
            </w:tcBorders>
            <w:vAlign w:val="center"/>
          </w:tcPr>
          <w:p w14:paraId="22883807" w14:textId="77777777" w:rsidR="006B46AF"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6B46AF" w:rsidRPr="002D344E" w14:paraId="2288380E" w14:textId="77777777" w:rsidTr="006B46AF">
        <w:trPr>
          <w:trHeight w:hRule="exact" w:val="1180"/>
          <w:tblHeader/>
        </w:trPr>
        <w:tc>
          <w:tcPr>
            <w:tcW w:w="831" w:type="dxa"/>
            <w:vAlign w:val="center"/>
          </w:tcPr>
          <w:p w14:paraId="22883809" w14:textId="77777777" w:rsidR="006B46AF"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762" w:type="dxa"/>
            <w:gridSpan w:val="2"/>
            <w:vAlign w:val="center"/>
          </w:tcPr>
          <w:p w14:paraId="2288380A" w14:textId="77777777" w:rsidR="006B46AF"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2288380B" w14:textId="6DB84540" w:rsidR="006B46AF" w:rsidRPr="00B36001" w:rsidRDefault="006B46AF" w:rsidP="001D3B36">
            <w:pPr>
              <w:pStyle w:val="ListParagraph"/>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w:t>
            </w:r>
            <w:r w:rsidR="00963C00">
              <w:rPr>
                <w:sz w:val="20"/>
                <w:szCs w:val="20"/>
              </w:rPr>
              <w:t>°</w:t>
            </w:r>
            <w:r>
              <w:rPr>
                <w:rFonts w:asciiTheme="minorHAnsi" w:hAnsiTheme="minorHAnsi"/>
                <w:sz w:val="20"/>
                <w:szCs w:val="20"/>
              </w:rPr>
              <w:t>F</w:t>
            </w:r>
            <w:r w:rsidRPr="00B36001">
              <w:rPr>
                <w:sz w:val="20"/>
                <w:szCs w:val="20"/>
              </w:rPr>
              <w:t xml:space="preserve"> ( 5.6</w:t>
            </w:r>
            <w:r w:rsidR="00963C00">
              <w:rPr>
                <w:sz w:val="20"/>
                <w:szCs w:val="20"/>
              </w:rPr>
              <w:t>°</w:t>
            </w:r>
            <w:r>
              <w:rPr>
                <w:rFonts w:asciiTheme="minorHAnsi" w:hAnsiTheme="minorHAnsi"/>
                <w:sz w:val="20"/>
                <w:szCs w:val="20"/>
              </w:rPr>
              <w:t>C</w:t>
            </w:r>
            <w:r w:rsidRPr="00B36001">
              <w:rPr>
                <w:sz w:val="20"/>
                <w:szCs w:val="20"/>
              </w:rPr>
              <w:t>) above the initial temperature of the water in the pipe</w:t>
            </w:r>
          </w:p>
          <w:p w14:paraId="2288380C" w14:textId="23F2FFBF" w:rsidR="006B46AF" w:rsidRDefault="006B46AF" w:rsidP="001D3B36">
            <w:pPr>
              <w:pStyle w:val="ListParagraph"/>
              <w:numPr>
                <w:ilvl w:val="0"/>
                <w:numId w:val="39"/>
              </w:numPr>
              <w:rPr>
                <w:sz w:val="20"/>
                <w:szCs w:val="20"/>
              </w:rPr>
            </w:pPr>
            <w:r w:rsidRPr="00CC3747">
              <w:rPr>
                <w:sz w:val="20"/>
                <w:szCs w:val="20"/>
              </w:rPr>
              <w:t>Not more than 102</w:t>
            </w:r>
            <w:r w:rsidR="00963C00">
              <w:rPr>
                <w:sz w:val="20"/>
                <w:szCs w:val="20"/>
              </w:rPr>
              <w:t>°</w:t>
            </w:r>
            <w:r>
              <w:rPr>
                <w:rFonts w:asciiTheme="minorHAnsi" w:hAnsiTheme="minorHAnsi"/>
                <w:sz w:val="20"/>
                <w:szCs w:val="20"/>
              </w:rPr>
              <w:t>F</w:t>
            </w:r>
            <w:r w:rsidRPr="00CC3747">
              <w:rPr>
                <w:sz w:val="20"/>
                <w:szCs w:val="20"/>
              </w:rPr>
              <w:t xml:space="preserve"> (38.9</w:t>
            </w:r>
            <w:r w:rsidR="00963C00">
              <w:rPr>
                <w:sz w:val="20"/>
                <w:szCs w:val="20"/>
              </w:rPr>
              <w:t>°</w:t>
            </w:r>
            <w:r>
              <w:rPr>
                <w:rFonts w:asciiTheme="minorHAnsi" w:hAnsiTheme="minorHAnsi"/>
                <w:sz w:val="20"/>
                <w:szCs w:val="20"/>
              </w:rPr>
              <w:t>C</w:t>
            </w:r>
            <w:r w:rsidRPr="00CC3747">
              <w:rPr>
                <w:sz w:val="20"/>
                <w:szCs w:val="20"/>
              </w:rPr>
              <w:t>).</w:t>
            </w:r>
          </w:p>
          <w:p w14:paraId="2288380D" w14:textId="77777777" w:rsidR="006B46AF" w:rsidRDefault="006B46AF" w:rsidP="001D3B36">
            <w:pPr>
              <w:rPr>
                <w:sz w:val="20"/>
                <w:szCs w:val="20"/>
              </w:rPr>
            </w:pPr>
          </w:p>
        </w:tc>
      </w:tr>
      <w:tr w:rsidR="006B46AF" w:rsidRPr="002D344E" w14:paraId="22883811" w14:textId="77777777" w:rsidTr="00963C00">
        <w:trPr>
          <w:trHeight w:hRule="exact" w:val="550"/>
          <w:tblHeader/>
        </w:trPr>
        <w:tc>
          <w:tcPr>
            <w:tcW w:w="831" w:type="dxa"/>
            <w:vAlign w:val="center"/>
          </w:tcPr>
          <w:p w14:paraId="2288380F" w14:textId="77777777" w:rsidR="006B46AF"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762" w:type="dxa"/>
            <w:gridSpan w:val="2"/>
            <w:vAlign w:val="center"/>
          </w:tcPr>
          <w:p w14:paraId="22883810" w14:textId="77777777" w:rsidR="006B46AF" w:rsidRDefault="006B46AF" w:rsidP="001D3B36">
            <w:pPr>
              <w:rPr>
                <w:sz w:val="20"/>
                <w:szCs w:val="20"/>
              </w:rPr>
            </w:pPr>
            <w:r w:rsidRPr="00B36001">
              <w:rPr>
                <w:sz w:val="20"/>
                <w:szCs w:val="20"/>
              </w:rPr>
              <w:t>The controls shall limit pump operation to a maximum of 10 minutes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6B46AF" w:rsidRPr="00B36001" w14:paraId="22883817" w14:textId="77777777" w:rsidTr="006B46AF">
        <w:trPr>
          <w:trHeight w:hRule="exact" w:val="1882"/>
          <w:tblHeader/>
        </w:trPr>
        <w:tc>
          <w:tcPr>
            <w:tcW w:w="831" w:type="dxa"/>
            <w:vAlign w:val="center"/>
          </w:tcPr>
          <w:p w14:paraId="22883812" w14:textId="77777777" w:rsidR="006B46AF"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lastRenderedPageBreak/>
              <w:t>04</w:t>
            </w:r>
          </w:p>
        </w:tc>
        <w:tc>
          <w:tcPr>
            <w:tcW w:w="13762" w:type="dxa"/>
            <w:gridSpan w:val="2"/>
            <w:vAlign w:val="center"/>
          </w:tcPr>
          <w:p w14:paraId="22883813" w14:textId="77777777" w:rsidR="006B46AF" w:rsidRPr="00B36001"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22883814" w14:textId="77777777" w:rsidR="006B46AF" w:rsidRPr="00B36001" w:rsidRDefault="006B46AF" w:rsidP="001D3B36">
            <w:pPr>
              <w:pStyle w:val="ListParagraph"/>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a dedicated return line has been installed the pump, controls and thermo-sensor are installed at the end of the supply portion of the recirculation loop; or</w:t>
            </w:r>
          </w:p>
          <w:p w14:paraId="22883815" w14:textId="77777777" w:rsidR="006B46AF" w:rsidRPr="00B36001" w:rsidRDefault="006B46AF" w:rsidP="001D3B36">
            <w:pPr>
              <w:pStyle w:val="ListParagraph"/>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recirculation loop as possible, or</w:t>
            </w:r>
          </w:p>
          <w:p w14:paraId="22883816" w14:textId="77777777" w:rsidR="006B46AF" w:rsidRPr="00B36001" w:rsidRDefault="006B46AF" w:rsidP="001D3B36">
            <w:pPr>
              <w:pStyle w:val="ListParagraph"/>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 xml:space="preserve">When the cold water line is used as the return, the pump, demand controls and </w:t>
            </w:r>
            <w:proofErr w:type="spellStart"/>
            <w:r w:rsidRPr="00B36001">
              <w:rPr>
                <w:sz w:val="20"/>
                <w:szCs w:val="20"/>
              </w:rPr>
              <w:t>thermosensor</w:t>
            </w:r>
            <w:proofErr w:type="spellEnd"/>
            <w:r w:rsidRPr="00B36001">
              <w:rPr>
                <w:sz w:val="20"/>
                <w:szCs w:val="20"/>
              </w:rPr>
              <w:t xml:space="preserve"> shall be installed in an accessible location at the end of supply portion of the hot water distribution line (typically under a sink).</w:t>
            </w:r>
          </w:p>
        </w:tc>
      </w:tr>
      <w:tr w:rsidR="006B46AF" w:rsidRPr="00B36001" w14:paraId="2288381A" w14:textId="77777777" w:rsidTr="00963C00">
        <w:trPr>
          <w:trHeight w:hRule="exact" w:val="361"/>
          <w:tblHeader/>
        </w:trPr>
        <w:tc>
          <w:tcPr>
            <w:tcW w:w="831" w:type="dxa"/>
            <w:vAlign w:val="center"/>
          </w:tcPr>
          <w:p w14:paraId="22883818" w14:textId="77777777" w:rsidR="006B46AF"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762" w:type="dxa"/>
            <w:gridSpan w:val="2"/>
            <w:vAlign w:val="center"/>
          </w:tcPr>
          <w:p w14:paraId="22883819" w14:textId="77777777" w:rsidR="006B46AF" w:rsidRPr="00B36001"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6B46AF" w14:paraId="2288381D" w14:textId="77777777" w:rsidTr="00963C00">
        <w:trPr>
          <w:trHeight w:hRule="exact" w:val="604"/>
          <w:tblHeader/>
        </w:trPr>
        <w:tc>
          <w:tcPr>
            <w:tcW w:w="831" w:type="dxa"/>
            <w:vAlign w:val="center"/>
          </w:tcPr>
          <w:p w14:paraId="2288381B" w14:textId="77777777" w:rsidR="006B46AF"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762" w:type="dxa"/>
            <w:gridSpan w:val="2"/>
            <w:vAlign w:val="center"/>
          </w:tcPr>
          <w:p w14:paraId="2288381C" w14:textId="77777777" w:rsidR="006B46AF"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Pr>
                <w:sz w:val="20"/>
                <w:szCs w:val="20"/>
              </w:rPr>
              <w:t>Each c</w:t>
            </w:r>
            <w:r w:rsidRPr="00B36001">
              <w:rPr>
                <w:sz w:val="20"/>
                <w:szCs w:val="20"/>
              </w:rPr>
              <w:t xml:space="preserve">ontrol shall have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6B46AF" w:rsidRPr="006D2E42" w14:paraId="22883820" w14:textId="77777777" w:rsidTr="006B46AF">
        <w:trPr>
          <w:trHeight w:hRule="exact" w:val="288"/>
          <w:tblHeader/>
        </w:trPr>
        <w:tc>
          <w:tcPr>
            <w:tcW w:w="831" w:type="dxa"/>
            <w:vAlign w:val="center"/>
          </w:tcPr>
          <w:p w14:paraId="2288381E" w14:textId="77777777" w:rsidR="006B46AF" w:rsidRPr="002D344E"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07</w:t>
            </w:r>
          </w:p>
        </w:tc>
        <w:tc>
          <w:tcPr>
            <w:tcW w:w="13762" w:type="dxa"/>
            <w:gridSpan w:val="2"/>
            <w:vAlign w:val="center"/>
          </w:tcPr>
          <w:p w14:paraId="2288381F" w14:textId="77777777" w:rsidR="006B46AF" w:rsidRPr="002D344E"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sz w:val="20"/>
                <w:szCs w:val="20"/>
              </w:rPr>
            </w:pPr>
            <w:r w:rsidRPr="002D344E">
              <w:rPr>
                <w:sz w:val="20"/>
                <w:szCs w:val="20"/>
              </w:rPr>
              <w:t>If more than one loop installed each loop shall have its own pump and controls</w:t>
            </w:r>
          </w:p>
        </w:tc>
      </w:tr>
      <w:tr w:rsidR="006B46AF" w:rsidRPr="006D2E42" w14:paraId="22883823" w14:textId="77777777" w:rsidTr="006B46AF">
        <w:trPr>
          <w:trHeight w:hRule="exact" w:val="316"/>
          <w:tblHeader/>
        </w:trPr>
        <w:tc>
          <w:tcPr>
            <w:tcW w:w="831" w:type="dxa"/>
            <w:vAlign w:val="center"/>
          </w:tcPr>
          <w:p w14:paraId="22883821" w14:textId="77777777" w:rsidR="006B46AF"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08</w:t>
            </w:r>
          </w:p>
        </w:tc>
        <w:tc>
          <w:tcPr>
            <w:tcW w:w="13762" w:type="dxa"/>
            <w:gridSpan w:val="2"/>
            <w:vAlign w:val="center"/>
          </w:tcPr>
          <w:p w14:paraId="22883822" w14:textId="77777777" w:rsidR="006B46AF" w:rsidRPr="00D24BC5"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r w:rsidRPr="00D24BC5">
              <w:rPr>
                <w:rFonts w:asciiTheme="minorHAnsi" w:hAnsiTheme="minorHAnsi" w:cs="Arial"/>
                <w:sz w:val="20"/>
                <w:szCs w:val="20"/>
              </w:rPr>
              <w:t>Automatic Air release valve is installed on the inlet side of the recirculation pump per Section 110.3(c</w:t>
            </w:r>
            <w:proofErr w:type="gramStart"/>
            <w:r w:rsidRPr="00D24BC5">
              <w:rPr>
                <w:rFonts w:asciiTheme="minorHAnsi" w:hAnsiTheme="minorHAnsi" w:cs="Arial"/>
                <w:sz w:val="20"/>
                <w:szCs w:val="20"/>
              </w:rPr>
              <w:t>)5A</w:t>
            </w:r>
            <w:proofErr w:type="gramEnd"/>
            <w:r w:rsidRPr="00D24BC5">
              <w:rPr>
                <w:rFonts w:asciiTheme="minorHAnsi" w:hAnsiTheme="minorHAnsi" w:cs="Arial"/>
                <w:sz w:val="20"/>
                <w:szCs w:val="20"/>
              </w:rPr>
              <w:t>.</w:t>
            </w:r>
          </w:p>
        </w:tc>
      </w:tr>
      <w:tr w:rsidR="006B46AF" w:rsidRPr="006D2E42" w14:paraId="22883826" w14:textId="77777777" w:rsidTr="006B46AF">
        <w:trPr>
          <w:trHeight w:hRule="exact" w:val="352"/>
          <w:tblHeader/>
        </w:trPr>
        <w:tc>
          <w:tcPr>
            <w:tcW w:w="831" w:type="dxa"/>
            <w:vAlign w:val="center"/>
          </w:tcPr>
          <w:p w14:paraId="22883824" w14:textId="77777777" w:rsidR="006B46AF"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09</w:t>
            </w:r>
          </w:p>
        </w:tc>
        <w:tc>
          <w:tcPr>
            <w:tcW w:w="13762" w:type="dxa"/>
            <w:gridSpan w:val="2"/>
            <w:vAlign w:val="center"/>
          </w:tcPr>
          <w:p w14:paraId="22883825" w14:textId="77777777" w:rsidR="006B46AF" w:rsidRPr="00D24BC5"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r w:rsidRPr="00D24BC5">
              <w:rPr>
                <w:rFonts w:asciiTheme="minorHAnsi" w:hAnsiTheme="minorHAnsi" w:cs="Arial"/>
                <w:sz w:val="20"/>
                <w:szCs w:val="20"/>
              </w:rPr>
              <w:t>A check valve is located between the recirculation pump and the water heater per Section 110.3(c</w:t>
            </w:r>
            <w:proofErr w:type="gramStart"/>
            <w:r w:rsidRPr="00D24BC5">
              <w:rPr>
                <w:rFonts w:asciiTheme="minorHAnsi" w:hAnsiTheme="minorHAnsi" w:cs="Arial"/>
                <w:sz w:val="20"/>
                <w:szCs w:val="20"/>
              </w:rPr>
              <w:t>)5B</w:t>
            </w:r>
            <w:proofErr w:type="gramEnd"/>
            <w:r w:rsidRPr="00D24BC5">
              <w:rPr>
                <w:rFonts w:asciiTheme="minorHAnsi" w:hAnsiTheme="minorHAnsi" w:cs="Arial"/>
                <w:sz w:val="20"/>
                <w:szCs w:val="20"/>
              </w:rPr>
              <w:t>.</w:t>
            </w:r>
          </w:p>
        </w:tc>
      </w:tr>
      <w:tr w:rsidR="006B46AF" w:rsidRPr="006D2E42" w14:paraId="22883829" w14:textId="77777777" w:rsidTr="006B46AF">
        <w:trPr>
          <w:trHeight w:hRule="exact" w:val="631"/>
          <w:tblHeader/>
        </w:trPr>
        <w:tc>
          <w:tcPr>
            <w:tcW w:w="831" w:type="dxa"/>
            <w:vAlign w:val="center"/>
          </w:tcPr>
          <w:p w14:paraId="22883827" w14:textId="77777777" w:rsidR="006B46AF"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10</w:t>
            </w:r>
          </w:p>
        </w:tc>
        <w:tc>
          <w:tcPr>
            <w:tcW w:w="13762" w:type="dxa"/>
            <w:gridSpan w:val="2"/>
            <w:vAlign w:val="center"/>
          </w:tcPr>
          <w:p w14:paraId="22883828" w14:textId="77777777" w:rsidR="006B46AF" w:rsidRPr="00D24BC5" w:rsidRDefault="006B46AF" w:rsidP="001D3B36">
            <w:pPr>
              <w:spacing w:after="0"/>
              <w:rPr>
                <w:rFonts w:asciiTheme="minorHAnsi" w:hAnsiTheme="minorHAnsi" w:cs="Arial"/>
                <w:sz w:val="20"/>
                <w:szCs w:val="20"/>
              </w:rPr>
            </w:pPr>
            <w:r w:rsidRPr="00D24BC5">
              <w:rPr>
                <w:rFonts w:asciiTheme="minorHAnsi" w:hAnsiTheme="minorHAnsi" w:cs="Arial"/>
                <w:sz w:val="20"/>
                <w:szCs w:val="20"/>
              </w:rPr>
              <w:t xml:space="preserve">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is installed between the pump and the water heating equipment with an isolation valve between the 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and the water heating equipment per Section 110.3(c</w:t>
            </w:r>
            <w:proofErr w:type="gramStart"/>
            <w:r w:rsidRPr="00D24BC5">
              <w:rPr>
                <w:rFonts w:asciiTheme="minorHAnsi" w:hAnsiTheme="minorHAnsi" w:cs="Arial"/>
                <w:sz w:val="20"/>
                <w:szCs w:val="20"/>
              </w:rPr>
              <w:t>)5C</w:t>
            </w:r>
            <w:proofErr w:type="gramEnd"/>
            <w:r w:rsidRPr="00D24BC5">
              <w:rPr>
                <w:rFonts w:asciiTheme="minorHAnsi" w:hAnsiTheme="minorHAnsi" w:cs="Arial"/>
                <w:sz w:val="20"/>
                <w:szCs w:val="20"/>
              </w:rPr>
              <w:t>.</w:t>
            </w:r>
          </w:p>
        </w:tc>
      </w:tr>
      <w:tr w:rsidR="006B46AF" w:rsidRPr="006D2E42" w14:paraId="2288382C" w14:textId="77777777" w:rsidTr="00963C00">
        <w:trPr>
          <w:trHeight w:hRule="exact" w:val="325"/>
          <w:tblHeader/>
        </w:trPr>
        <w:tc>
          <w:tcPr>
            <w:tcW w:w="831" w:type="dxa"/>
            <w:vAlign w:val="center"/>
          </w:tcPr>
          <w:p w14:paraId="2288382A" w14:textId="77777777" w:rsidR="006B46AF"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11</w:t>
            </w:r>
          </w:p>
        </w:tc>
        <w:tc>
          <w:tcPr>
            <w:tcW w:w="13762" w:type="dxa"/>
            <w:gridSpan w:val="2"/>
            <w:vAlign w:val="center"/>
          </w:tcPr>
          <w:p w14:paraId="2288382B" w14:textId="7F1BD1EA" w:rsidR="006B46AF" w:rsidRPr="00D24BC5" w:rsidRDefault="006B46AF" w:rsidP="001D3B36">
            <w:pPr>
              <w:pStyle w:val="BulletCALetter"/>
              <w:spacing w:before="0"/>
              <w:ind w:left="0" w:firstLine="0"/>
              <w:rPr>
                <w:rFonts w:asciiTheme="minorHAnsi" w:eastAsia="Calibri" w:hAnsiTheme="minorHAnsi" w:cs="Arial"/>
              </w:rPr>
            </w:pPr>
            <w:r w:rsidRPr="00D24BC5">
              <w:rPr>
                <w:rFonts w:asciiTheme="minorHAnsi" w:eastAsia="Calibri" w:hAnsiTheme="minorHAnsi" w:cs="Arial"/>
              </w:rPr>
              <w:t>Isolation valves are installed on both sides of the pump. One of the isolation valves may be the s</w:t>
            </w:r>
            <w:r>
              <w:rPr>
                <w:rFonts w:asciiTheme="minorHAnsi" w:eastAsia="Calibri" w:hAnsiTheme="minorHAnsi" w:cs="Arial"/>
              </w:rPr>
              <w:t xml:space="preserve">ame isolation valve as in item </w:t>
            </w:r>
            <w:r w:rsidR="00C7676D">
              <w:rPr>
                <w:rFonts w:asciiTheme="minorHAnsi" w:eastAsia="Calibri" w:hAnsiTheme="minorHAnsi" w:cs="Arial"/>
              </w:rPr>
              <w:t>09</w:t>
            </w:r>
            <w:r w:rsidR="00C7676D" w:rsidRPr="00D24BC5">
              <w:rPr>
                <w:rFonts w:asciiTheme="minorHAnsi" w:eastAsia="Calibri" w:hAnsiTheme="minorHAnsi" w:cs="Arial"/>
              </w:rPr>
              <w:t xml:space="preserve"> </w:t>
            </w:r>
            <w:r w:rsidRPr="00D24BC5">
              <w:rPr>
                <w:rFonts w:asciiTheme="minorHAnsi" w:eastAsia="Calibri" w:hAnsiTheme="minorHAnsi" w:cs="Arial"/>
              </w:rPr>
              <w:t>above per Section 110.3(c</w:t>
            </w:r>
            <w:proofErr w:type="gramStart"/>
            <w:r w:rsidRPr="00D24BC5">
              <w:rPr>
                <w:rFonts w:asciiTheme="minorHAnsi" w:eastAsia="Calibri" w:hAnsiTheme="minorHAnsi" w:cs="Arial"/>
              </w:rPr>
              <w:t>)5D</w:t>
            </w:r>
            <w:proofErr w:type="gramEnd"/>
            <w:r w:rsidRPr="00D24BC5">
              <w:rPr>
                <w:rFonts w:asciiTheme="minorHAnsi" w:eastAsia="Calibri" w:hAnsiTheme="minorHAnsi" w:cs="Arial"/>
              </w:rPr>
              <w:t>.</w:t>
            </w:r>
          </w:p>
        </w:tc>
      </w:tr>
      <w:tr w:rsidR="006B46AF" w:rsidRPr="006D2E42" w14:paraId="2288382F" w14:textId="77777777" w:rsidTr="00963C00">
        <w:trPr>
          <w:trHeight w:hRule="exact" w:val="361"/>
          <w:tblHeader/>
        </w:trPr>
        <w:tc>
          <w:tcPr>
            <w:tcW w:w="831" w:type="dxa"/>
            <w:vAlign w:val="center"/>
          </w:tcPr>
          <w:p w14:paraId="2288382D" w14:textId="77777777" w:rsidR="006B46AF"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12</w:t>
            </w:r>
          </w:p>
        </w:tc>
        <w:tc>
          <w:tcPr>
            <w:tcW w:w="13762" w:type="dxa"/>
            <w:gridSpan w:val="2"/>
            <w:vAlign w:val="center"/>
          </w:tcPr>
          <w:p w14:paraId="2288382E" w14:textId="77777777" w:rsidR="006B46AF" w:rsidRPr="00D24BC5" w:rsidRDefault="006B46AF" w:rsidP="001D3B36">
            <w:pPr>
              <w:pStyle w:val="BulletCALetter"/>
              <w:spacing w:before="0"/>
              <w:ind w:left="0" w:firstLine="0"/>
              <w:rPr>
                <w:rFonts w:asciiTheme="minorHAnsi" w:eastAsia="Calibri" w:hAnsiTheme="minorHAnsi" w:cs="Arial"/>
              </w:rPr>
            </w:pPr>
            <w:r w:rsidRPr="00D24BC5">
              <w:rPr>
                <w:rFonts w:asciiTheme="minorHAnsi" w:eastAsia="Calibri" w:hAnsiTheme="minorHAnsi" w:cs="Arial"/>
              </w:rPr>
              <w:t>The cold water supply piping and the recirculation loop piping is not connected to the hot water storage tank drain port per Section 110.3(c</w:t>
            </w:r>
            <w:proofErr w:type="gramStart"/>
            <w:r w:rsidRPr="00D24BC5">
              <w:rPr>
                <w:rFonts w:asciiTheme="minorHAnsi" w:eastAsia="Calibri" w:hAnsiTheme="minorHAnsi" w:cs="Arial"/>
              </w:rPr>
              <w:t>)5E</w:t>
            </w:r>
            <w:proofErr w:type="gramEnd"/>
            <w:r w:rsidRPr="00D24BC5">
              <w:rPr>
                <w:rFonts w:asciiTheme="minorHAnsi" w:eastAsia="Calibri" w:hAnsiTheme="minorHAnsi" w:cs="Arial"/>
              </w:rPr>
              <w:t>.</w:t>
            </w:r>
          </w:p>
        </w:tc>
      </w:tr>
      <w:tr w:rsidR="006B46AF" w:rsidRPr="006D2E42" w14:paraId="22883832" w14:textId="77777777" w:rsidTr="00963C00">
        <w:trPr>
          <w:trHeight w:hRule="exact" w:val="352"/>
          <w:tblHeader/>
        </w:trPr>
        <w:tc>
          <w:tcPr>
            <w:tcW w:w="831" w:type="dxa"/>
            <w:vAlign w:val="center"/>
          </w:tcPr>
          <w:p w14:paraId="22883830" w14:textId="77777777" w:rsidR="006B46AF"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13</w:t>
            </w:r>
          </w:p>
        </w:tc>
        <w:tc>
          <w:tcPr>
            <w:tcW w:w="13762" w:type="dxa"/>
            <w:gridSpan w:val="2"/>
            <w:vAlign w:val="center"/>
          </w:tcPr>
          <w:p w14:paraId="22883831" w14:textId="77777777" w:rsidR="006B46AF" w:rsidRPr="00D24BC5" w:rsidRDefault="006B46AF" w:rsidP="001D3B36">
            <w:pPr>
              <w:pStyle w:val="BulletCALetter"/>
              <w:spacing w:before="0"/>
              <w:ind w:left="0" w:firstLine="0"/>
              <w:rPr>
                <w:rFonts w:asciiTheme="minorHAnsi" w:eastAsia="Calibri" w:hAnsiTheme="minorHAnsi" w:cs="Arial"/>
              </w:rPr>
            </w:pPr>
            <w:r w:rsidRPr="00D24BC5">
              <w:rPr>
                <w:rFonts w:asciiTheme="minorHAnsi" w:eastAsia="Calibri" w:hAnsiTheme="minorHAnsi" w:cs="Arial"/>
              </w:rPr>
              <w:t>A check valve is installed on the cold water supply line between the hot water system and the next closest tee on the cold water supply per Section 110.3(c</w:t>
            </w:r>
            <w:proofErr w:type="gramStart"/>
            <w:r w:rsidRPr="00D24BC5">
              <w:rPr>
                <w:rFonts w:asciiTheme="minorHAnsi" w:eastAsia="Calibri" w:hAnsiTheme="minorHAnsi" w:cs="Arial"/>
              </w:rPr>
              <w:t>)5F</w:t>
            </w:r>
            <w:proofErr w:type="gramEnd"/>
            <w:r w:rsidRPr="00D24BC5">
              <w:rPr>
                <w:rFonts w:asciiTheme="minorHAnsi" w:eastAsia="Calibri" w:hAnsiTheme="minorHAnsi" w:cs="Arial"/>
              </w:rPr>
              <w:t>.</w:t>
            </w:r>
          </w:p>
        </w:tc>
      </w:tr>
      <w:tr w:rsidR="00F1080C" w:rsidRPr="006D2E42" w14:paraId="22883836" w14:textId="77777777" w:rsidTr="001D3B36">
        <w:trPr>
          <w:trHeight w:hRule="exact" w:val="550"/>
          <w:tblHeader/>
        </w:trPr>
        <w:tc>
          <w:tcPr>
            <w:tcW w:w="831" w:type="dxa"/>
            <w:vAlign w:val="center"/>
          </w:tcPr>
          <w:p w14:paraId="22883833" w14:textId="77777777" w:rsidR="00F1080C" w:rsidRPr="00CA5824" w:rsidRDefault="00F1080C"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14</w:t>
            </w:r>
          </w:p>
        </w:tc>
        <w:tc>
          <w:tcPr>
            <w:tcW w:w="3867" w:type="dxa"/>
            <w:vAlign w:val="center"/>
          </w:tcPr>
          <w:p w14:paraId="22883834" w14:textId="77777777" w:rsidR="00F1080C" w:rsidRPr="00CA5824" w:rsidRDefault="00F1080C" w:rsidP="001D3B36">
            <w:pPr>
              <w:spacing w:after="0"/>
              <w:rPr>
                <w:sz w:val="20"/>
                <w:szCs w:val="20"/>
              </w:rPr>
            </w:pPr>
            <w:r w:rsidRPr="00CA5824">
              <w:rPr>
                <w:sz w:val="20"/>
                <w:szCs w:val="18"/>
              </w:rPr>
              <w:t>Verification Status:</w:t>
            </w:r>
          </w:p>
        </w:tc>
        <w:tc>
          <w:tcPr>
            <w:tcW w:w="9895" w:type="dxa"/>
            <w:vAlign w:val="center"/>
          </w:tcPr>
          <w:p w14:paraId="22883835" w14:textId="23BDFA33" w:rsidR="00F1080C" w:rsidRPr="00D45D9E" w:rsidRDefault="00F1080C" w:rsidP="001D3B36">
            <w:pPr>
              <w:pStyle w:val="ListParagraph"/>
              <w:tabs>
                <w:tab w:val="left" w:pos="366"/>
              </w:tabs>
              <w:spacing w:after="0" w:line="240" w:lineRule="auto"/>
              <w:rPr>
                <w:sz w:val="20"/>
                <w:szCs w:val="18"/>
              </w:rPr>
            </w:pPr>
          </w:p>
        </w:tc>
      </w:tr>
      <w:tr w:rsidR="00D45D9E" w:rsidRPr="006D2E42" w14:paraId="22883839" w14:textId="77777777" w:rsidTr="00D45D9E">
        <w:trPr>
          <w:trHeight w:hRule="exact" w:val="451"/>
          <w:tblHeader/>
        </w:trPr>
        <w:tc>
          <w:tcPr>
            <w:tcW w:w="831" w:type="dxa"/>
            <w:vAlign w:val="center"/>
          </w:tcPr>
          <w:p w14:paraId="22883837" w14:textId="77777777" w:rsidR="00D45D9E" w:rsidRPr="00CA5824" w:rsidRDefault="00D45D9E"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15</w:t>
            </w:r>
          </w:p>
        </w:tc>
        <w:tc>
          <w:tcPr>
            <w:tcW w:w="13762" w:type="dxa"/>
            <w:gridSpan w:val="2"/>
            <w:vAlign w:val="center"/>
          </w:tcPr>
          <w:p w14:paraId="22883838" w14:textId="214C50AB" w:rsidR="00D45D9E" w:rsidRPr="00CA5824" w:rsidRDefault="00D45D9E" w:rsidP="001D3B36">
            <w:pPr>
              <w:spacing w:after="0"/>
              <w:rPr>
                <w:sz w:val="20"/>
                <w:szCs w:val="20"/>
              </w:rPr>
            </w:pPr>
            <w:r w:rsidRPr="00CA5824">
              <w:rPr>
                <w:sz w:val="20"/>
                <w:szCs w:val="18"/>
              </w:rPr>
              <w:t xml:space="preserve">Correction Notes: </w:t>
            </w:r>
          </w:p>
        </w:tc>
      </w:tr>
      <w:tr w:rsidR="00F1080C" w:rsidRPr="006D2E42" w14:paraId="2288383B" w14:textId="77777777" w:rsidTr="006B46AF">
        <w:trPr>
          <w:trHeight w:hRule="exact" w:val="631"/>
          <w:tblHeader/>
        </w:trPr>
        <w:tc>
          <w:tcPr>
            <w:tcW w:w="14593" w:type="dxa"/>
            <w:gridSpan w:val="3"/>
            <w:vAlign w:val="center"/>
          </w:tcPr>
          <w:p w14:paraId="2288383A" w14:textId="77777777" w:rsidR="00F1080C" w:rsidRDefault="00DD6E85"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2288383C" w14:textId="77777777" w:rsidR="003E4E04" w:rsidRDefault="003E4E04" w:rsidP="006B46AF">
      <w:pPr>
        <w:spacing w:after="0" w:line="240" w:lineRule="auto"/>
        <w:rPr>
          <w:rFonts w:asciiTheme="minorHAnsi" w:hAnsi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0"/>
        <w:gridCol w:w="13876"/>
      </w:tblGrid>
      <w:tr w:rsidR="003E4E04" w:rsidRPr="008A45F8" w14:paraId="2288383F" w14:textId="77777777" w:rsidTr="00C661C8">
        <w:trPr>
          <w:cantSplit/>
          <w:trHeight w:val="432"/>
        </w:trPr>
        <w:tc>
          <w:tcPr>
            <w:tcW w:w="5000" w:type="pct"/>
            <w:gridSpan w:val="2"/>
            <w:vAlign w:val="center"/>
          </w:tcPr>
          <w:p w14:paraId="2288383D" w14:textId="69510626" w:rsidR="003E4E04" w:rsidRPr="00A1777C" w:rsidRDefault="00BA3105" w:rsidP="00C661C8">
            <w:pPr>
              <w:keepNext/>
              <w:spacing w:after="60" w:line="240" w:lineRule="auto"/>
              <w:outlineLvl w:val="0"/>
              <w:rPr>
                <w:rFonts w:asciiTheme="minorHAnsi" w:hAnsiTheme="minorHAnsi"/>
                <w:b/>
                <w:sz w:val="20"/>
                <w:szCs w:val="20"/>
              </w:rPr>
            </w:pPr>
            <w:r>
              <w:rPr>
                <w:rFonts w:asciiTheme="minorHAnsi" w:hAnsiTheme="minorHAnsi"/>
                <w:b/>
                <w:sz w:val="20"/>
                <w:szCs w:val="20"/>
              </w:rPr>
              <w:t>K</w:t>
            </w:r>
            <w:r w:rsidR="003E4E04" w:rsidRPr="00A1777C">
              <w:rPr>
                <w:rFonts w:asciiTheme="minorHAnsi" w:hAnsiTheme="minorHAnsi"/>
                <w:b/>
                <w:sz w:val="20"/>
                <w:szCs w:val="20"/>
              </w:rPr>
              <w:t>. Determination of HERS Verification Compliance</w:t>
            </w:r>
          </w:p>
          <w:p w14:paraId="2288383E" w14:textId="77777777" w:rsidR="003E4E04" w:rsidRPr="008A45F8" w:rsidRDefault="003E4E04" w:rsidP="00C661C8">
            <w:pPr>
              <w:keepNext/>
              <w:spacing w:after="60" w:line="240" w:lineRule="auto"/>
              <w:rPr>
                <w:rFonts w:asciiTheme="minorHAnsi" w:eastAsia="Times New Roman" w:hAnsiTheme="minorHAnsi"/>
                <w:sz w:val="18"/>
                <w:szCs w:val="18"/>
              </w:rPr>
            </w:pPr>
            <w:r w:rsidRPr="008A45F8">
              <w:rPr>
                <w:rFonts w:asciiTheme="minorHAnsi" w:eastAsia="Times New Roman"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3E4E04" w:rsidRPr="008A45F8" w14:paraId="22883842" w14:textId="77777777" w:rsidTr="003E4E04">
        <w:trPr>
          <w:cantSplit/>
          <w:trHeight w:val="432"/>
        </w:trPr>
        <w:tc>
          <w:tcPr>
            <w:tcW w:w="253" w:type="pct"/>
            <w:vAlign w:val="center"/>
          </w:tcPr>
          <w:p w14:paraId="22883840" w14:textId="77777777" w:rsidR="003E4E04" w:rsidRPr="008A45F8" w:rsidDel="00C76C40" w:rsidRDefault="003E4E04" w:rsidP="003E4E04">
            <w:pPr>
              <w:keepNext/>
              <w:spacing w:after="0" w:line="240" w:lineRule="auto"/>
              <w:jc w:val="center"/>
              <w:rPr>
                <w:rFonts w:asciiTheme="minorHAnsi" w:eastAsia="Times New Roman" w:hAnsiTheme="minorHAnsi"/>
                <w:sz w:val="18"/>
                <w:szCs w:val="18"/>
              </w:rPr>
            </w:pPr>
            <w:r w:rsidRPr="008A45F8">
              <w:rPr>
                <w:rFonts w:asciiTheme="minorHAnsi" w:eastAsia="Times New Roman" w:hAnsiTheme="minorHAnsi"/>
                <w:sz w:val="18"/>
                <w:szCs w:val="18"/>
              </w:rPr>
              <w:t>01</w:t>
            </w:r>
          </w:p>
        </w:tc>
        <w:tc>
          <w:tcPr>
            <w:tcW w:w="4747" w:type="pct"/>
            <w:vAlign w:val="center"/>
          </w:tcPr>
          <w:p w14:paraId="22883841" w14:textId="77777777" w:rsidR="003E4E04" w:rsidRDefault="003E4E04" w:rsidP="00C661C8">
            <w:pPr>
              <w:keepNext/>
              <w:spacing w:after="60" w:line="240" w:lineRule="auto"/>
              <w:rPr>
                <w:rFonts w:asciiTheme="minorHAnsi" w:eastAsia="Times New Roman" w:hAnsiTheme="minorHAnsi"/>
                <w:sz w:val="18"/>
                <w:szCs w:val="18"/>
              </w:rPr>
            </w:pPr>
          </w:p>
        </w:tc>
      </w:tr>
    </w:tbl>
    <w:p w14:paraId="22883843" w14:textId="77777777" w:rsidR="003E4E04" w:rsidRDefault="003E4E04" w:rsidP="006B46AF">
      <w:pPr>
        <w:spacing w:after="0" w:line="240" w:lineRule="auto"/>
        <w:rPr>
          <w:rFonts w:asciiTheme="minorHAnsi" w:hAnsiTheme="minorHAnsi"/>
          <w:sz w:val="20"/>
          <w:szCs w:val="20"/>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222"/>
        <w:gridCol w:w="67"/>
        <w:gridCol w:w="7254"/>
      </w:tblGrid>
      <w:tr w:rsidR="003E40E4" w:rsidRPr="003E40E4" w14:paraId="22883845" w14:textId="77777777" w:rsidTr="00C661C8">
        <w:trPr>
          <w:trHeight w:val="206"/>
        </w:trPr>
        <w:tc>
          <w:tcPr>
            <w:tcW w:w="10375" w:type="dxa"/>
            <w:gridSpan w:val="3"/>
            <w:vAlign w:val="center"/>
          </w:tcPr>
          <w:p w14:paraId="22883844" w14:textId="77777777" w:rsidR="00396E93" w:rsidRDefault="003E40E4" w:rsidP="00396E9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4"/>
                <w:szCs w:val="24"/>
              </w:rPr>
            </w:pPr>
            <w:r w:rsidRPr="003E40E4">
              <w:rPr>
                <w:rFonts w:asciiTheme="minorHAnsi" w:eastAsia="Times New Roman" w:hAnsiTheme="minorHAnsi" w:cs="Arial"/>
                <w:b/>
                <w:caps/>
                <w:sz w:val="18"/>
                <w:szCs w:val="18"/>
              </w:rPr>
              <w:lastRenderedPageBreak/>
              <w:t>Documentation Author's Declaration Statement</w:t>
            </w:r>
          </w:p>
        </w:tc>
      </w:tr>
      <w:tr w:rsidR="003E40E4" w:rsidRPr="003E40E4" w14:paraId="22883847" w14:textId="77777777" w:rsidTr="00C661C8">
        <w:trPr>
          <w:trHeight w:val="206"/>
        </w:trPr>
        <w:tc>
          <w:tcPr>
            <w:tcW w:w="10375" w:type="dxa"/>
            <w:gridSpan w:val="3"/>
            <w:vAlign w:val="center"/>
          </w:tcPr>
          <w:p w14:paraId="22883846" w14:textId="77777777" w:rsidR="00396E93" w:rsidRDefault="003E40E4" w:rsidP="0079750F">
            <w:pPr>
              <w:keepNext/>
              <w:numPr>
                <w:ilvl w:val="0"/>
                <w:numId w:val="29"/>
              </w:numPr>
              <w:spacing w:after="0" w:line="240" w:lineRule="auto"/>
              <w:ind w:left="271" w:hanging="270"/>
              <w:rPr>
                <w:rFonts w:asciiTheme="minorHAnsi" w:eastAsia="Times New Roman" w:hAnsiTheme="minorHAnsi"/>
                <w:sz w:val="18"/>
                <w:szCs w:val="18"/>
              </w:rPr>
            </w:pPr>
            <w:r w:rsidRPr="003E40E4">
              <w:rPr>
                <w:rFonts w:asciiTheme="minorHAnsi" w:eastAsia="Times New Roman" w:hAnsiTheme="minorHAnsi"/>
                <w:sz w:val="18"/>
                <w:szCs w:val="18"/>
              </w:rPr>
              <w:t>I certify that this Certificate of Verification documentation is accurate and complete.</w:t>
            </w:r>
          </w:p>
        </w:tc>
      </w:tr>
      <w:tr w:rsidR="003E40E4" w:rsidRPr="003E40E4" w14:paraId="2288384A" w14:textId="77777777" w:rsidTr="00C661C8">
        <w:trPr>
          <w:trHeight w:val="360"/>
        </w:trPr>
        <w:tc>
          <w:tcPr>
            <w:tcW w:w="5152" w:type="dxa"/>
          </w:tcPr>
          <w:p w14:paraId="22883848" w14:textId="77777777" w:rsidR="00396E93" w:rsidRDefault="003E40E4" w:rsidP="00396E93">
            <w:pPr>
              <w:keepNext/>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Name:</w:t>
            </w:r>
          </w:p>
        </w:tc>
        <w:tc>
          <w:tcPr>
            <w:tcW w:w="5223" w:type="dxa"/>
            <w:gridSpan w:val="2"/>
          </w:tcPr>
          <w:p w14:paraId="22883849" w14:textId="77777777" w:rsidR="00396E93" w:rsidRDefault="003E40E4" w:rsidP="00396E93">
            <w:pPr>
              <w:keepNext/>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Signature:</w:t>
            </w:r>
          </w:p>
        </w:tc>
      </w:tr>
      <w:tr w:rsidR="003E40E4" w:rsidRPr="003E40E4" w14:paraId="2288384D" w14:textId="77777777" w:rsidTr="00C661C8">
        <w:trPr>
          <w:trHeight w:val="360"/>
        </w:trPr>
        <w:tc>
          <w:tcPr>
            <w:tcW w:w="5152" w:type="dxa"/>
          </w:tcPr>
          <w:p w14:paraId="2288384B" w14:textId="77777777" w:rsidR="00396E93" w:rsidRDefault="003E40E4" w:rsidP="00396E93">
            <w:pPr>
              <w:keepNext/>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Company:</w:t>
            </w:r>
          </w:p>
        </w:tc>
        <w:tc>
          <w:tcPr>
            <w:tcW w:w="5223" w:type="dxa"/>
            <w:gridSpan w:val="2"/>
          </w:tcPr>
          <w:p w14:paraId="2288384C" w14:textId="77777777" w:rsidR="00396E93" w:rsidRDefault="003E40E4" w:rsidP="00396E93">
            <w:pPr>
              <w:keepNext/>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Date:</w:t>
            </w:r>
          </w:p>
        </w:tc>
      </w:tr>
      <w:tr w:rsidR="003E40E4" w:rsidRPr="003E40E4" w14:paraId="22883850" w14:textId="77777777" w:rsidTr="00C661C8">
        <w:trPr>
          <w:trHeight w:val="360"/>
        </w:trPr>
        <w:tc>
          <w:tcPr>
            <w:tcW w:w="5152" w:type="dxa"/>
          </w:tcPr>
          <w:p w14:paraId="2288384E" w14:textId="77777777" w:rsidR="00396E93" w:rsidRDefault="003E40E4" w:rsidP="00396E93">
            <w:pPr>
              <w:keepNext/>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Address:</w:t>
            </w:r>
          </w:p>
        </w:tc>
        <w:tc>
          <w:tcPr>
            <w:tcW w:w="5223" w:type="dxa"/>
            <w:gridSpan w:val="2"/>
          </w:tcPr>
          <w:p w14:paraId="2288384F" w14:textId="77777777" w:rsidR="00396E93" w:rsidRDefault="003E40E4" w:rsidP="00396E93">
            <w:pPr>
              <w:keepNext/>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CEA / HERS Certification Identification (If applicable):</w:t>
            </w:r>
          </w:p>
        </w:tc>
      </w:tr>
      <w:tr w:rsidR="003E40E4" w:rsidRPr="003E40E4" w14:paraId="22883853" w14:textId="77777777" w:rsidTr="00C661C8">
        <w:trPr>
          <w:trHeight w:val="360"/>
        </w:trPr>
        <w:tc>
          <w:tcPr>
            <w:tcW w:w="5152" w:type="dxa"/>
          </w:tcPr>
          <w:p w14:paraId="22883851" w14:textId="77777777" w:rsidR="00396E93" w:rsidRDefault="003E40E4" w:rsidP="00396E93">
            <w:pPr>
              <w:keepNext/>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City/State/Zip:</w:t>
            </w:r>
          </w:p>
        </w:tc>
        <w:tc>
          <w:tcPr>
            <w:tcW w:w="5223" w:type="dxa"/>
            <w:gridSpan w:val="2"/>
          </w:tcPr>
          <w:p w14:paraId="22883852" w14:textId="77777777" w:rsidR="00396E93" w:rsidRDefault="003E40E4" w:rsidP="00396E93">
            <w:pPr>
              <w:keepNext/>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Phone:</w:t>
            </w:r>
          </w:p>
        </w:tc>
      </w:tr>
      <w:tr w:rsidR="003E40E4" w:rsidRPr="003E40E4" w14:paraId="22883855" w14:textId="77777777" w:rsidTr="00C661C8">
        <w:tblPrEx>
          <w:tblCellMar>
            <w:left w:w="115" w:type="dxa"/>
            <w:right w:w="115" w:type="dxa"/>
          </w:tblCellMar>
        </w:tblPrEx>
        <w:trPr>
          <w:trHeight w:val="296"/>
        </w:trPr>
        <w:tc>
          <w:tcPr>
            <w:tcW w:w="10375" w:type="dxa"/>
            <w:gridSpan w:val="3"/>
            <w:vAlign w:val="center"/>
          </w:tcPr>
          <w:p w14:paraId="22883854" w14:textId="77777777" w:rsidR="00396E93" w:rsidRDefault="003E40E4" w:rsidP="00396E9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8"/>
                <w:szCs w:val="18"/>
              </w:rPr>
            </w:pPr>
            <w:r w:rsidRPr="003E40E4">
              <w:rPr>
                <w:rFonts w:asciiTheme="minorHAnsi" w:eastAsia="Times New Roman" w:hAnsiTheme="minorHAnsi" w:cs="Arial"/>
                <w:b/>
                <w:caps/>
                <w:sz w:val="18"/>
                <w:szCs w:val="18"/>
              </w:rPr>
              <w:t xml:space="preserve">Responsible Person's Declaration statement </w:t>
            </w:r>
          </w:p>
        </w:tc>
      </w:tr>
      <w:tr w:rsidR="003E40E4" w:rsidRPr="003E40E4" w14:paraId="2288385C" w14:textId="77777777" w:rsidTr="00C661C8">
        <w:tblPrEx>
          <w:tblCellMar>
            <w:left w:w="115" w:type="dxa"/>
            <w:right w:w="115" w:type="dxa"/>
          </w:tblCellMar>
        </w:tblPrEx>
        <w:trPr>
          <w:trHeight w:val="504"/>
        </w:trPr>
        <w:tc>
          <w:tcPr>
            <w:tcW w:w="10375" w:type="dxa"/>
            <w:gridSpan w:val="3"/>
          </w:tcPr>
          <w:p w14:paraId="22883856" w14:textId="77777777" w:rsidR="00A31C55" w:rsidRDefault="003E40E4" w:rsidP="0079750F">
            <w:pPr>
              <w:keepNext/>
              <w:tabs>
                <w:tab w:val="left" w:pos="-2600"/>
              </w:tabs>
              <w:spacing w:after="0" w:line="240" w:lineRule="auto"/>
              <w:ind w:right="90"/>
              <w:outlineLvl w:val="2"/>
              <w:rPr>
                <w:rFonts w:asciiTheme="minorHAnsi" w:eastAsia="Times New Roman" w:hAnsiTheme="minorHAnsi"/>
                <w:bCs/>
                <w:caps/>
                <w:sz w:val="18"/>
                <w:szCs w:val="18"/>
              </w:rPr>
            </w:pPr>
            <w:r w:rsidRPr="003E40E4">
              <w:rPr>
                <w:rFonts w:asciiTheme="minorHAnsi" w:eastAsia="Times New Roman" w:hAnsiTheme="minorHAnsi"/>
                <w:bCs/>
                <w:sz w:val="18"/>
                <w:szCs w:val="18"/>
              </w:rPr>
              <w:t>I certify the following under penalty of perjury, under the laws of the State of California:</w:t>
            </w:r>
          </w:p>
          <w:p w14:paraId="22883857" w14:textId="77777777" w:rsidR="00C661C8" w:rsidRDefault="003E40E4" w:rsidP="0079750F">
            <w:pPr>
              <w:keepNext/>
              <w:numPr>
                <w:ilvl w:val="0"/>
                <w:numId w:val="28"/>
              </w:numPr>
              <w:tabs>
                <w:tab w:val="left" w:pos="-2600"/>
              </w:tabs>
              <w:spacing w:after="0" w:line="240" w:lineRule="auto"/>
              <w:ind w:right="90"/>
              <w:outlineLvl w:val="2"/>
              <w:rPr>
                <w:rFonts w:asciiTheme="minorHAnsi" w:eastAsia="Times New Roman" w:hAnsiTheme="minorHAnsi"/>
                <w:bCs/>
                <w:caps/>
                <w:sz w:val="18"/>
                <w:szCs w:val="18"/>
              </w:rPr>
            </w:pPr>
            <w:r w:rsidRPr="003E40E4">
              <w:rPr>
                <w:rFonts w:asciiTheme="minorHAnsi" w:eastAsia="Times New Roman" w:hAnsiTheme="minorHAnsi"/>
                <w:bCs/>
                <w:sz w:val="18"/>
                <w:szCs w:val="18"/>
              </w:rPr>
              <w:t xml:space="preserve">The information provided on this Certificate of Verification is true and correct. </w:t>
            </w:r>
          </w:p>
          <w:p w14:paraId="22883858" w14:textId="77777777" w:rsidR="00C661C8" w:rsidRDefault="003E40E4" w:rsidP="0079750F">
            <w:pPr>
              <w:keepNext/>
              <w:numPr>
                <w:ilvl w:val="0"/>
                <w:numId w:val="28"/>
              </w:numPr>
              <w:tabs>
                <w:tab w:val="left" w:pos="-2600"/>
              </w:tabs>
              <w:spacing w:after="0" w:line="240" w:lineRule="auto"/>
              <w:outlineLvl w:val="2"/>
              <w:rPr>
                <w:rFonts w:asciiTheme="minorHAnsi" w:eastAsia="Times New Roman" w:hAnsiTheme="minorHAnsi"/>
                <w:sz w:val="18"/>
                <w:szCs w:val="18"/>
              </w:rPr>
            </w:pPr>
            <w:r w:rsidRPr="003E40E4">
              <w:rPr>
                <w:rFonts w:asciiTheme="minorHAnsi" w:eastAsia="Times New Roman" w:hAnsiTheme="minorHAnsi"/>
                <w:sz w:val="18"/>
                <w:szCs w:val="18"/>
              </w:rPr>
              <w:t>I am the certified HERS Rater who performed the verification identified and reported on this Certificate of Verification (responsible rater).</w:t>
            </w:r>
          </w:p>
          <w:p w14:paraId="22883859" w14:textId="77777777" w:rsidR="00C661C8" w:rsidRDefault="003E40E4" w:rsidP="0079750F">
            <w:pPr>
              <w:keepNext/>
              <w:numPr>
                <w:ilvl w:val="0"/>
                <w:numId w:val="28"/>
              </w:numPr>
              <w:tabs>
                <w:tab w:val="left" w:pos="-2600"/>
              </w:tabs>
              <w:spacing w:after="0" w:line="240" w:lineRule="auto"/>
              <w:outlineLvl w:val="2"/>
              <w:rPr>
                <w:rFonts w:asciiTheme="minorHAnsi" w:eastAsia="Times New Roman" w:hAnsiTheme="minorHAnsi"/>
                <w:sz w:val="18"/>
                <w:szCs w:val="18"/>
              </w:rPr>
            </w:pPr>
            <w:r w:rsidRPr="003E40E4">
              <w:rPr>
                <w:rFonts w:asciiTheme="minorHAnsi" w:eastAsia="Times New Roman"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Nonresidential Appendices NA1 and NA2, and the requirements specified on the Certificate of Compliance for the building approved by the enforcement agency.</w:t>
            </w:r>
          </w:p>
          <w:p w14:paraId="2288385A" w14:textId="77777777" w:rsidR="00C661C8" w:rsidRDefault="003E40E4" w:rsidP="0079750F">
            <w:pPr>
              <w:keepNext/>
              <w:numPr>
                <w:ilvl w:val="0"/>
                <w:numId w:val="28"/>
              </w:numPr>
              <w:tabs>
                <w:tab w:val="left" w:pos="-2600"/>
              </w:tabs>
              <w:spacing w:after="0" w:line="240" w:lineRule="auto"/>
              <w:outlineLvl w:val="2"/>
              <w:rPr>
                <w:rFonts w:asciiTheme="minorHAnsi" w:eastAsia="Times New Roman" w:hAnsiTheme="minorHAnsi"/>
                <w:sz w:val="18"/>
                <w:szCs w:val="18"/>
              </w:rPr>
            </w:pPr>
            <w:r w:rsidRPr="003E40E4">
              <w:rPr>
                <w:rFonts w:asciiTheme="minorHAnsi" w:eastAsia="Times New Roman" w:hAnsiTheme="minorHAnsi"/>
                <w:sz w:val="18"/>
                <w:szCs w:val="18"/>
              </w:rPr>
              <w:t xml:space="preserve">The information reported on applicable sections of the Certificate(s) of Installation (NRCI), signed and submitted by the person(s) responsible for the construction or installation conforms to the requirements specified on the Certificate(s) of Compliance (NRCC) approved by the enforcement agency. </w:t>
            </w:r>
          </w:p>
          <w:p w14:paraId="2288385B" w14:textId="77777777" w:rsidR="00C661C8" w:rsidRDefault="003E40E4" w:rsidP="0079750F">
            <w:pPr>
              <w:keepNext/>
              <w:numPr>
                <w:ilvl w:val="0"/>
                <w:numId w:val="28"/>
              </w:numPr>
              <w:tabs>
                <w:tab w:val="left" w:pos="-2600"/>
              </w:tabs>
              <w:spacing w:after="0" w:line="240" w:lineRule="auto"/>
              <w:outlineLvl w:val="2"/>
              <w:rPr>
                <w:rFonts w:asciiTheme="minorHAnsi" w:eastAsia="Times New Roman" w:hAnsiTheme="minorHAnsi"/>
                <w:sz w:val="18"/>
                <w:szCs w:val="18"/>
              </w:rPr>
            </w:pPr>
            <w:r w:rsidRPr="003E40E4">
              <w:rPr>
                <w:rFonts w:asciiTheme="minorHAnsi" w:eastAsia="Times New Roman"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3E40E4" w:rsidRPr="003E40E4" w14:paraId="2288385E" w14:textId="77777777" w:rsidTr="00C661C8">
        <w:tblPrEx>
          <w:tblCellMar>
            <w:left w:w="115" w:type="dxa"/>
            <w:right w:w="115" w:type="dxa"/>
          </w:tblCellMar>
        </w:tblPrEx>
        <w:trPr>
          <w:trHeight w:hRule="exact" w:val="288"/>
        </w:trPr>
        <w:tc>
          <w:tcPr>
            <w:tcW w:w="10375" w:type="dxa"/>
            <w:gridSpan w:val="3"/>
            <w:vAlign w:val="center"/>
          </w:tcPr>
          <w:p w14:paraId="2288385D" w14:textId="77777777" w:rsidR="00396E93" w:rsidRDefault="003E40E4" w:rsidP="00396E9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Arial"/>
                <w:b/>
                <w:caps/>
                <w:sz w:val="18"/>
                <w:szCs w:val="18"/>
              </w:rPr>
            </w:pPr>
            <w:r w:rsidRPr="003E40E4">
              <w:rPr>
                <w:rFonts w:asciiTheme="minorHAnsi" w:eastAsia="Times New Roman" w:hAnsiTheme="minorHAnsi" w:cs="Arial"/>
                <w:b/>
                <w:caps/>
                <w:sz w:val="18"/>
                <w:szCs w:val="18"/>
              </w:rPr>
              <w:t>BUILDER OR INSTALLER INFORMATION AS SHOWN ON THE CERTIFICATE of Installation</w:t>
            </w:r>
          </w:p>
        </w:tc>
      </w:tr>
      <w:tr w:rsidR="003E40E4" w:rsidRPr="003E40E4" w14:paraId="22883860" w14:textId="77777777" w:rsidTr="00C661C8">
        <w:tblPrEx>
          <w:tblCellMar>
            <w:left w:w="115" w:type="dxa"/>
            <w:right w:w="115" w:type="dxa"/>
          </w:tblCellMar>
        </w:tblPrEx>
        <w:trPr>
          <w:trHeight w:hRule="exact" w:val="360"/>
        </w:trPr>
        <w:tc>
          <w:tcPr>
            <w:tcW w:w="10375" w:type="dxa"/>
            <w:gridSpan w:val="3"/>
            <w:vAlign w:val="center"/>
          </w:tcPr>
          <w:p w14:paraId="2288385F" w14:textId="77777777" w:rsidR="00396E93" w:rsidRDefault="003E40E4" w:rsidP="00396E9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asciiTheme="minorHAnsi" w:eastAsia="Times New Roman" w:hAnsiTheme="minorHAnsi"/>
                <w:sz w:val="14"/>
                <w:szCs w:val="14"/>
              </w:rPr>
            </w:pPr>
            <w:r w:rsidRPr="003E40E4">
              <w:rPr>
                <w:rFonts w:asciiTheme="minorHAnsi" w:eastAsia="Times New Roman" w:hAnsiTheme="minorHAnsi"/>
                <w:sz w:val="14"/>
                <w:szCs w:val="14"/>
              </w:rPr>
              <w:t>Company Name (Installing Subcontractor or General Contractor or Builder/Owner):</w:t>
            </w:r>
          </w:p>
        </w:tc>
      </w:tr>
      <w:tr w:rsidR="003E40E4" w:rsidRPr="003E40E4" w14:paraId="22883863" w14:textId="77777777" w:rsidTr="00C661C8">
        <w:tblPrEx>
          <w:tblCellMar>
            <w:left w:w="115" w:type="dxa"/>
            <w:right w:w="115" w:type="dxa"/>
          </w:tblCellMar>
        </w:tblPrEx>
        <w:trPr>
          <w:trHeight w:hRule="exact" w:val="360"/>
        </w:trPr>
        <w:tc>
          <w:tcPr>
            <w:tcW w:w="5152" w:type="dxa"/>
          </w:tcPr>
          <w:p w14:paraId="22883861" w14:textId="77777777" w:rsidR="00396E93" w:rsidRDefault="003E40E4" w:rsidP="00396E93">
            <w:pPr>
              <w:keepNext/>
              <w:tabs>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asciiTheme="minorHAnsi" w:eastAsia="Times New Roman" w:hAnsiTheme="minorHAnsi"/>
                <w:sz w:val="14"/>
                <w:szCs w:val="14"/>
              </w:rPr>
            </w:pPr>
            <w:r w:rsidRPr="003E40E4">
              <w:rPr>
                <w:rFonts w:asciiTheme="minorHAnsi" w:eastAsia="Times New Roman" w:hAnsiTheme="minorHAnsi"/>
                <w:sz w:val="14"/>
                <w:szCs w:val="14"/>
              </w:rPr>
              <w:t>Responsible Builder/Installer Name:</w:t>
            </w:r>
          </w:p>
        </w:tc>
        <w:tc>
          <w:tcPr>
            <w:tcW w:w="5223" w:type="dxa"/>
            <w:gridSpan w:val="2"/>
          </w:tcPr>
          <w:p w14:paraId="22883862" w14:textId="77777777" w:rsidR="00396E93" w:rsidRDefault="003E40E4" w:rsidP="00396E93">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CSLB License:</w:t>
            </w:r>
          </w:p>
        </w:tc>
      </w:tr>
      <w:tr w:rsidR="003E40E4" w:rsidRPr="003E40E4" w14:paraId="22883865" w14:textId="77777777" w:rsidTr="00C661C8">
        <w:tblPrEx>
          <w:tblCellMar>
            <w:left w:w="108" w:type="dxa"/>
            <w:right w:w="108" w:type="dxa"/>
          </w:tblCellMar>
        </w:tblPrEx>
        <w:trPr>
          <w:trHeight w:hRule="exact" w:val="288"/>
        </w:trPr>
        <w:tc>
          <w:tcPr>
            <w:tcW w:w="10375" w:type="dxa"/>
            <w:gridSpan w:val="3"/>
            <w:vAlign w:val="center"/>
          </w:tcPr>
          <w:p w14:paraId="22883864" w14:textId="77777777" w:rsidR="00396E93" w:rsidRDefault="003E40E4" w:rsidP="0079750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asciiTheme="minorHAnsi" w:eastAsia="Times New Roman" w:hAnsiTheme="minorHAnsi"/>
                <w:sz w:val="14"/>
                <w:szCs w:val="14"/>
              </w:rPr>
            </w:pPr>
            <w:r w:rsidRPr="003E40E4">
              <w:rPr>
                <w:rFonts w:asciiTheme="minorHAnsi" w:eastAsia="Times New Roman" w:hAnsiTheme="minorHAnsi" w:cs="Arial"/>
                <w:b/>
                <w:caps/>
                <w:sz w:val="18"/>
                <w:szCs w:val="18"/>
              </w:rPr>
              <w:t>HERS PROVIDER DATA REGISTRY INFORMATION</w:t>
            </w:r>
          </w:p>
        </w:tc>
      </w:tr>
      <w:tr w:rsidR="003E40E4" w:rsidRPr="003E40E4" w14:paraId="22883868" w14:textId="77777777" w:rsidTr="00C661C8">
        <w:tblPrEx>
          <w:tblCellMar>
            <w:left w:w="108" w:type="dxa"/>
            <w:right w:w="108" w:type="dxa"/>
          </w:tblCellMar>
        </w:tblPrEx>
        <w:trPr>
          <w:trHeight w:hRule="exact" w:val="360"/>
        </w:trPr>
        <w:tc>
          <w:tcPr>
            <w:tcW w:w="5152" w:type="dxa"/>
          </w:tcPr>
          <w:p w14:paraId="22883866" w14:textId="77777777" w:rsidR="00396E93" w:rsidRDefault="003E40E4" w:rsidP="00396E9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Sample Group Number (if applicable):</w:t>
            </w:r>
          </w:p>
        </w:tc>
        <w:tc>
          <w:tcPr>
            <w:tcW w:w="5223" w:type="dxa"/>
            <w:gridSpan w:val="2"/>
          </w:tcPr>
          <w:p w14:paraId="22883867" w14:textId="77777777" w:rsidR="00396E93" w:rsidRDefault="003E40E4" w:rsidP="00396E9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Dwelling Test Status in Sample Group (if applicable)</w:t>
            </w:r>
          </w:p>
        </w:tc>
      </w:tr>
      <w:tr w:rsidR="003E40E4" w:rsidRPr="003E40E4" w14:paraId="2288386A" w14:textId="77777777" w:rsidTr="00C661C8">
        <w:tblPrEx>
          <w:tblCellMar>
            <w:left w:w="108" w:type="dxa"/>
            <w:right w:w="108" w:type="dxa"/>
          </w:tblCellMar>
        </w:tblPrEx>
        <w:trPr>
          <w:trHeight w:hRule="exact" w:val="288"/>
        </w:trPr>
        <w:tc>
          <w:tcPr>
            <w:tcW w:w="10375" w:type="dxa"/>
            <w:gridSpan w:val="3"/>
            <w:vAlign w:val="center"/>
          </w:tcPr>
          <w:p w14:paraId="22883869" w14:textId="77777777" w:rsidR="00396E93" w:rsidRDefault="003E40E4" w:rsidP="0079750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asciiTheme="minorHAnsi" w:eastAsia="Times New Roman" w:hAnsiTheme="minorHAnsi"/>
                <w:sz w:val="14"/>
                <w:szCs w:val="14"/>
              </w:rPr>
            </w:pPr>
            <w:r w:rsidRPr="003E40E4">
              <w:rPr>
                <w:rFonts w:asciiTheme="minorHAnsi" w:eastAsia="Times New Roman" w:hAnsiTheme="minorHAnsi" w:cs="Arial"/>
                <w:b/>
                <w:caps/>
                <w:sz w:val="18"/>
                <w:szCs w:val="18"/>
              </w:rPr>
              <w:t>HERS RATER INFORMATION</w:t>
            </w:r>
          </w:p>
        </w:tc>
      </w:tr>
      <w:tr w:rsidR="003E40E4" w:rsidRPr="003E40E4" w14:paraId="2288386C" w14:textId="77777777" w:rsidTr="00C661C8">
        <w:tblPrEx>
          <w:tblCellMar>
            <w:left w:w="108" w:type="dxa"/>
            <w:right w:w="108" w:type="dxa"/>
          </w:tblCellMar>
        </w:tblPrEx>
        <w:trPr>
          <w:trHeight w:hRule="exact" w:val="360"/>
        </w:trPr>
        <w:tc>
          <w:tcPr>
            <w:tcW w:w="10375" w:type="dxa"/>
            <w:gridSpan w:val="3"/>
          </w:tcPr>
          <w:p w14:paraId="2288386B" w14:textId="77777777" w:rsidR="00396E93" w:rsidRDefault="003E40E4" w:rsidP="00396E9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E40E4">
              <w:rPr>
                <w:rFonts w:asciiTheme="minorHAnsi" w:eastAsia="Times New Roman" w:hAnsiTheme="minorHAnsi"/>
                <w:sz w:val="14"/>
                <w:szCs w:val="14"/>
              </w:rPr>
              <w:t>HERS Rater Company Name:</w:t>
            </w:r>
          </w:p>
        </w:tc>
      </w:tr>
      <w:tr w:rsidR="003E40E4" w:rsidRPr="003E40E4" w14:paraId="2288386F" w14:textId="77777777" w:rsidTr="00C661C8">
        <w:tblPrEx>
          <w:tblCellMar>
            <w:left w:w="108" w:type="dxa"/>
            <w:right w:w="108" w:type="dxa"/>
          </w:tblCellMar>
        </w:tblPrEx>
        <w:trPr>
          <w:trHeight w:hRule="exact" w:val="360"/>
        </w:trPr>
        <w:tc>
          <w:tcPr>
            <w:tcW w:w="5200" w:type="dxa"/>
            <w:gridSpan w:val="2"/>
            <w:tcBorders>
              <w:top w:val="single" w:sz="4" w:space="0" w:color="auto"/>
              <w:left w:val="single" w:sz="4" w:space="0" w:color="auto"/>
              <w:bottom w:val="single" w:sz="4" w:space="0" w:color="auto"/>
              <w:right w:val="single" w:sz="4" w:space="0" w:color="auto"/>
            </w:tcBorders>
          </w:tcPr>
          <w:p w14:paraId="2288386D" w14:textId="77777777" w:rsidR="00396E93" w:rsidRDefault="003E40E4" w:rsidP="00396E9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E40E4">
              <w:rPr>
                <w:rFonts w:asciiTheme="minorHAnsi" w:eastAsia="Times New Roman" w:hAnsiTheme="minorHAnsi"/>
                <w:sz w:val="14"/>
                <w:szCs w:val="14"/>
              </w:rPr>
              <w:t>Responsible Rater's Name:</w:t>
            </w:r>
          </w:p>
        </w:tc>
        <w:tc>
          <w:tcPr>
            <w:tcW w:w="5175" w:type="dxa"/>
            <w:tcBorders>
              <w:top w:val="single" w:sz="4" w:space="0" w:color="auto"/>
              <w:left w:val="single" w:sz="4" w:space="0" w:color="auto"/>
              <w:bottom w:val="single" w:sz="4" w:space="0" w:color="auto"/>
              <w:right w:val="single" w:sz="4" w:space="0" w:color="auto"/>
            </w:tcBorders>
          </w:tcPr>
          <w:p w14:paraId="2288386E" w14:textId="77777777" w:rsidR="00396E93" w:rsidRDefault="003E40E4" w:rsidP="00396E9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E40E4">
              <w:rPr>
                <w:rFonts w:asciiTheme="minorHAnsi" w:eastAsia="Times New Roman" w:hAnsiTheme="minorHAnsi"/>
                <w:sz w:val="14"/>
                <w:szCs w:val="14"/>
              </w:rPr>
              <w:t>Responsible Rater's Signature:</w:t>
            </w:r>
          </w:p>
        </w:tc>
      </w:tr>
      <w:tr w:rsidR="003E40E4" w:rsidRPr="003E40E4" w14:paraId="22883872" w14:textId="77777777" w:rsidTr="00C661C8">
        <w:tblPrEx>
          <w:tblCellMar>
            <w:left w:w="108" w:type="dxa"/>
            <w:right w:w="108" w:type="dxa"/>
          </w:tblCellMar>
        </w:tblPrEx>
        <w:trPr>
          <w:trHeight w:hRule="exact" w:val="360"/>
        </w:trPr>
        <w:tc>
          <w:tcPr>
            <w:tcW w:w="5200" w:type="dxa"/>
            <w:gridSpan w:val="2"/>
            <w:tcBorders>
              <w:top w:val="single" w:sz="4" w:space="0" w:color="auto"/>
              <w:left w:val="single" w:sz="4" w:space="0" w:color="auto"/>
              <w:bottom w:val="single" w:sz="4" w:space="0" w:color="auto"/>
              <w:right w:val="single" w:sz="4" w:space="0" w:color="auto"/>
            </w:tcBorders>
          </w:tcPr>
          <w:p w14:paraId="22883870" w14:textId="77777777" w:rsidR="00396E93" w:rsidRDefault="003E40E4" w:rsidP="00396E9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E40E4">
              <w:rPr>
                <w:rFonts w:asciiTheme="minorHAnsi" w:eastAsia="Times New Roman" w:hAnsiTheme="minorHAnsi"/>
                <w:sz w:val="14"/>
                <w:szCs w:val="14"/>
              </w:rPr>
              <w:t>Responsible Rater's Certification Number w/ this HERS Provider</w:t>
            </w:r>
          </w:p>
        </w:tc>
        <w:tc>
          <w:tcPr>
            <w:tcW w:w="5175" w:type="dxa"/>
            <w:tcBorders>
              <w:top w:val="single" w:sz="4" w:space="0" w:color="auto"/>
              <w:left w:val="single" w:sz="4" w:space="0" w:color="auto"/>
              <w:bottom w:val="single" w:sz="4" w:space="0" w:color="auto"/>
              <w:right w:val="single" w:sz="4" w:space="0" w:color="auto"/>
            </w:tcBorders>
          </w:tcPr>
          <w:p w14:paraId="22883871" w14:textId="77777777" w:rsidR="00396E93" w:rsidRDefault="003E40E4" w:rsidP="00396E9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E40E4">
              <w:rPr>
                <w:rFonts w:asciiTheme="minorHAnsi" w:eastAsia="Times New Roman" w:hAnsiTheme="minorHAnsi"/>
                <w:sz w:val="14"/>
                <w:szCs w:val="14"/>
              </w:rPr>
              <w:t>Date Signed:</w:t>
            </w:r>
          </w:p>
        </w:tc>
      </w:tr>
    </w:tbl>
    <w:p w14:paraId="22883873" w14:textId="77777777" w:rsidR="003E40E4" w:rsidRPr="006D2E42" w:rsidRDefault="003E40E4" w:rsidP="006B46AF">
      <w:pPr>
        <w:spacing w:after="0" w:line="240" w:lineRule="auto"/>
        <w:rPr>
          <w:rFonts w:asciiTheme="minorHAnsi" w:hAnsiTheme="minorHAnsi"/>
          <w:sz w:val="20"/>
          <w:szCs w:val="20"/>
        </w:rPr>
      </w:pPr>
    </w:p>
    <w:p w14:paraId="22883874" w14:textId="77777777" w:rsidR="006B46AF" w:rsidRPr="006D2E42" w:rsidRDefault="006B46AF" w:rsidP="006B46AF">
      <w:pPr>
        <w:spacing w:after="0" w:line="240" w:lineRule="auto"/>
        <w:rPr>
          <w:rFonts w:asciiTheme="minorHAnsi" w:hAnsiTheme="minorHAnsi" w:cs="Arial"/>
          <w:b/>
          <w:sz w:val="20"/>
          <w:szCs w:val="20"/>
        </w:rPr>
      </w:pPr>
    </w:p>
    <w:p w14:paraId="22883875" w14:textId="77777777" w:rsidR="006B46AF" w:rsidRDefault="006B46AF" w:rsidP="006B46AF">
      <w:pPr>
        <w:spacing w:after="0" w:line="240" w:lineRule="auto"/>
        <w:rPr>
          <w:rFonts w:asciiTheme="minorHAnsi" w:hAnsiTheme="minorHAnsi" w:cs="Arial"/>
          <w:b/>
          <w:sz w:val="20"/>
          <w:szCs w:val="20"/>
        </w:rPr>
      </w:pPr>
    </w:p>
    <w:p w14:paraId="22883876" w14:textId="77777777" w:rsidR="006B46AF" w:rsidRPr="006D2E42" w:rsidRDefault="006B46AF" w:rsidP="006B46AF">
      <w:pPr>
        <w:spacing w:after="0" w:line="240" w:lineRule="auto"/>
        <w:rPr>
          <w:rFonts w:asciiTheme="minorHAnsi" w:hAnsiTheme="minorHAnsi" w:cs="Arial"/>
          <w:b/>
          <w:sz w:val="20"/>
          <w:szCs w:val="20"/>
        </w:rPr>
        <w:sectPr w:rsidR="006B46AF" w:rsidRPr="006D2E42" w:rsidSect="0079750F">
          <w:headerReference w:type="even" r:id="rId10"/>
          <w:headerReference w:type="default" r:id="rId11"/>
          <w:footerReference w:type="default" r:id="rId12"/>
          <w:headerReference w:type="first" r:id="rId13"/>
          <w:pgSz w:w="15840" w:h="12240" w:orient="landscape" w:code="1"/>
          <w:pgMar w:top="720" w:right="720" w:bottom="720" w:left="720" w:header="432" w:footer="288" w:gutter="0"/>
          <w:cols w:space="720"/>
          <w:docGrid w:linePitch="360"/>
        </w:sectPr>
      </w:pPr>
    </w:p>
    <w:p w14:paraId="22883877" w14:textId="0C1CE92A" w:rsidR="006B46AF" w:rsidRPr="00846A1E" w:rsidRDefault="006B46AF" w:rsidP="00846A1E">
      <w:pPr>
        <w:spacing w:after="0" w:line="240" w:lineRule="auto"/>
        <w:jc w:val="center"/>
        <w:rPr>
          <w:b/>
          <w:sz w:val="20"/>
        </w:rPr>
      </w:pPr>
      <w:r w:rsidRPr="00846A1E">
        <w:rPr>
          <w:b/>
          <w:sz w:val="20"/>
        </w:rPr>
        <w:lastRenderedPageBreak/>
        <w:t>NRC</w:t>
      </w:r>
      <w:r w:rsidR="00F1080C" w:rsidRPr="00846A1E">
        <w:rPr>
          <w:b/>
          <w:sz w:val="20"/>
        </w:rPr>
        <w:t>V</w:t>
      </w:r>
      <w:r w:rsidRPr="00846A1E">
        <w:rPr>
          <w:b/>
          <w:sz w:val="20"/>
        </w:rPr>
        <w:t>-PLB-22-H</w:t>
      </w:r>
      <w:r w:rsidR="00846A1E" w:rsidRPr="00846A1E">
        <w:rPr>
          <w:b/>
          <w:sz w:val="20"/>
        </w:rPr>
        <w:t xml:space="preserve"> User Instructions</w:t>
      </w:r>
    </w:p>
    <w:p w14:paraId="22883878" w14:textId="77777777" w:rsidR="006B46AF" w:rsidRPr="006D2E42" w:rsidRDefault="006B46AF" w:rsidP="006B46A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jc w:val="center"/>
        <w:rPr>
          <w:rFonts w:asciiTheme="minorHAnsi" w:hAnsiTheme="minorHAnsi"/>
          <w:b/>
          <w:sz w:val="20"/>
          <w:szCs w:val="20"/>
        </w:rPr>
      </w:pPr>
    </w:p>
    <w:p w14:paraId="22883879" w14:textId="77777777" w:rsidR="006B46AF" w:rsidRPr="00CC6AD2" w:rsidRDefault="006B46AF" w:rsidP="006B46A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20"/>
          <w:szCs w:val="20"/>
        </w:rPr>
      </w:pPr>
      <w:r w:rsidRPr="00CC6AD2">
        <w:rPr>
          <w:rFonts w:asciiTheme="minorHAnsi" w:hAnsiTheme="minorHAnsi" w:cs="Arial"/>
          <w:b/>
          <w:sz w:val="20"/>
          <w:szCs w:val="20"/>
        </w:rPr>
        <w:t>A. Dwelling Unit Name</w:t>
      </w:r>
    </w:p>
    <w:p w14:paraId="2288387A" w14:textId="77777777" w:rsidR="006B46AF" w:rsidRDefault="006B46AF" w:rsidP="006B46A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540" w:hanging="270"/>
        <w:rPr>
          <w:rFonts w:asciiTheme="minorHAnsi" w:hAnsiTheme="minorHAnsi" w:cs="Arial"/>
          <w:sz w:val="20"/>
          <w:szCs w:val="20"/>
        </w:rPr>
      </w:pPr>
      <w:r>
        <w:rPr>
          <w:rFonts w:asciiTheme="minorHAnsi" w:hAnsiTheme="minorHAnsi" w:cs="Arial"/>
          <w:sz w:val="20"/>
          <w:szCs w:val="20"/>
        </w:rPr>
        <w:t>01 This identifies the dwelling unit on this form and is reference from the NRCC-PRF-01.  One form is required for each dwelling unit in the building.</w:t>
      </w:r>
    </w:p>
    <w:p w14:paraId="2288387B" w14:textId="77777777" w:rsidR="006B46AF" w:rsidRDefault="006B46AF" w:rsidP="006B46A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20"/>
          <w:szCs w:val="20"/>
        </w:rPr>
      </w:pPr>
    </w:p>
    <w:p w14:paraId="2288387C" w14:textId="77777777" w:rsidR="00396E93" w:rsidRDefault="006B46A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b/>
          <w:sz w:val="20"/>
          <w:szCs w:val="20"/>
        </w:rPr>
      </w:pPr>
      <w:r>
        <w:rPr>
          <w:rFonts w:asciiTheme="minorHAnsi" w:hAnsiTheme="minorHAnsi" w:cs="Arial"/>
          <w:b/>
          <w:sz w:val="20"/>
          <w:szCs w:val="20"/>
        </w:rPr>
        <w:t>B</w:t>
      </w:r>
      <w:r w:rsidRPr="009304DE">
        <w:rPr>
          <w:rFonts w:asciiTheme="minorHAnsi" w:hAnsiTheme="minorHAnsi" w:cs="Arial"/>
          <w:b/>
          <w:sz w:val="20"/>
          <w:szCs w:val="20"/>
        </w:rPr>
        <w:t xml:space="preserve">. </w:t>
      </w:r>
      <w:r>
        <w:rPr>
          <w:rFonts w:asciiTheme="minorHAnsi" w:hAnsiTheme="minorHAnsi" w:cs="Arial"/>
          <w:b/>
          <w:sz w:val="20"/>
          <w:szCs w:val="20"/>
        </w:rPr>
        <w:t>Design Central Water Heating Systems Information</w:t>
      </w:r>
    </w:p>
    <w:p w14:paraId="2288387D" w14:textId="77777777" w:rsidR="00396E93" w:rsidRDefault="006B46A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20"/>
          <w:szCs w:val="20"/>
        </w:rPr>
      </w:pPr>
      <w:r w:rsidRPr="00473781">
        <w:rPr>
          <w:rFonts w:asciiTheme="minorHAnsi" w:hAnsiTheme="minorHAnsi"/>
          <w:sz w:val="20"/>
          <w:szCs w:val="20"/>
        </w:rPr>
        <w:t xml:space="preserve">This table reports the water heating system features that were specified on the registered </w:t>
      </w:r>
      <w:r>
        <w:rPr>
          <w:rFonts w:asciiTheme="minorHAnsi" w:hAnsiTheme="minorHAnsi"/>
          <w:sz w:val="20"/>
          <w:szCs w:val="20"/>
        </w:rPr>
        <w:t>NRCC-PRF-01</w:t>
      </w:r>
      <w:r w:rsidRPr="00473781">
        <w:rPr>
          <w:rFonts w:asciiTheme="minorHAnsi" w:hAnsiTheme="minorHAnsi"/>
          <w:sz w:val="20"/>
          <w:szCs w:val="20"/>
        </w:rPr>
        <w:t xml:space="preserve"> compliance document for this project.</w:t>
      </w:r>
      <w:r>
        <w:rPr>
          <w:rFonts w:asciiTheme="minorHAnsi" w:hAnsiTheme="minorHAnsi"/>
          <w:sz w:val="20"/>
          <w:szCs w:val="20"/>
        </w:rPr>
        <w:t xml:space="preserve">    </w:t>
      </w:r>
    </w:p>
    <w:p w14:paraId="2288387E" w14:textId="3B8188E5" w:rsidR="00396E93" w:rsidRDefault="00C661C8" w:rsidP="00396E93">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80"/>
        <w:rPr>
          <w:rFonts w:eastAsia="Times New Roman"/>
          <w:sz w:val="18"/>
          <w:szCs w:val="18"/>
        </w:rPr>
      </w:pPr>
      <w:proofErr w:type="gramStart"/>
      <w:r w:rsidRPr="000D6187">
        <w:rPr>
          <w:rFonts w:asciiTheme="minorHAnsi" w:hAnsiTheme="minorHAnsi"/>
          <w:sz w:val="20"/>
          <w:szCs w:val="20"/>
        </w:rPr>
        <w:t>01 Water</w:t>
      </w:r>
      <w:proofErr w:type="gramEnd"/>
      <w:r w:rsidRPr="000D6187">
        <w:rPr>
          <w:rFonts w:asciiTheme="minorHAnsi" w:hAnsiTheme="minorHAnsi"/>
          <w:sz w:val="20"/>
          <w:szCs w:val="20"/>
        </w:rPr>
        <w:t xml:space="preserve"> Heating System ID or Name – </w:t>
      </w:r>
      <w:r>
        <w:rPr>
          <w:rFonts w:asciiTheme="minorHAnsi" w:hAnsiTheme="minorHAnsi"/>
          <w:sz w:val="20"/>
          <w:szCs w:val="20"/>
        </w:rPr>
        <w:t>User input</w:t>
      </w:r>
      <w:r w:rsidR="00F312B5">
        <w:rPr>
          <w:rFonts w:asciiTheme="minorHAnsi" w:hAnsiTheme="minorHAnsi"/>
          <w:sz w:val="20"/>
          <w:szCs w:val="20"/>
        </w:rPr>
        <w:t>.</w:t>
      </w:r>
    </w:p>
    <w:p w14:paraId="2288387F" w14:textId="736D7D73" w:rsidR="00396E93" w:rsidRDefault="00C661C8" w:rsidP="00396E93">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80"/>
        <w:rPr>
          <w:rFonts w:asciiTheme="minorHAnsi" w:hAnsiTheme="minorHAnsi"/>
          <w:sz w:val="20"/>
          <w:szCs w:val="20"/>
        </w:rPr>
      </w:pPr>
      <w:r w:rsidRPr="000D6187">
        <w:rPr>
          <w:rFonts w:asciiTheme="minorHAnsi" w:hAnsiTheme="minorHAnsi"/>
          <w:sz w:val="20"/>
          <w:szCs w:val="20"/>
        </w:rPr>
        <w:t xml:space="preserve">02 Water Heating System Type – </w:t>
      </w:r>
      <w:r>
        <w:rPr>
          <w:rFonts w:asciiTheme="minorHAnsi" w:hAnsiTheme="minorHAnsi"/>
          <w:sz w:val="20"/>
          <w:szCs w:val="20"/>
        </w:rPr>
        <w:t>User input.</w:t>
      </w:r>
      <w:r w:rsidRPr="000D6187">
        <w:rPr>
          <w:rFonts w:asciiTheme="minorHAnsi" w:hAnsiTheme="minorHAnsi"/>
          <w:sz w:val="20"/>
          <w:szCs w:val="20"/>
        </w:rPr>
        <w:t xml:space="preserve">  The different kinds of water heating system type are DHW or Combined Hydronic</w:t>
      </w:r>
      <w:r w:rsidR="00F312B5">
        <w:rPr>
          <w:rFonts w:asciiTheme="minorHAnsi" w:hAnsiTheme="minorHAnsi"/>
          <w:sz w:val="20"/>
          <w:szCs w:val="20"/>
        </w:rPr>
        <w:t>.</w:t>
      </w:r>
    </w:p>
    <w:p w14:paraId="22883880" w14:textId="4A7290D3" w:rsidR="00396E93" w:rsidRDefault="00C661C8" w:rsidP="00396E93">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80"/>
        <w:rPr>
          <w:rFonts w:asciiTheme="minorHAnsi" w:hAnsiTheme="minorHAnsi"/>
          <w:sz w:val="20"/>
          <w:szCs w:val="20"/>
        </w:rPr>
      </w:pPr>
      <w:r w:rsidRPr="000D6187">
        <w:rPr>
          <w:rFonts w:asciiTheme="minorHAnsi" w:hAnsiTheme="minorHAnsi"/>
          <w:sz w:val="20"/>
          <w:szCs w:val="20"/>
        </w:rPr>
        <w:t xml:space="preserve">03 Water Heater Type – </w:t>
      </w:r>
      <w:r>
        <w:rPr>
          <w:rFonts w:asciiTheme="minorHAnsi" w:hAnsiTheme="minorHAnsi"/>
          <w:sz w:val="20"/>
          <w:szCs w:val="20"/>
        </w:rPr>
        <w:t>User input.</w:t>
      </w:r>
      <w:r w:rsidRPr="000D6187">
        <w:rPr>
          <w:rFonts w:asciiTheme="minorHAnsi" w:hAnsiTheme="minorHAnsi"/>
          <w:sz w:val="20"/>
          <w:szCs w:val="20"/>
        </w:rPr>
        <w:t xml:space="preserve">  The different kinds of water heaters are Large Storage, Small Storage, Heat Pump, Boiler, Large Instantaneous, Small Instantaneous or Indirect</w:t>
      </w:r>
      <w:r w:rsidR="00F312B5">
        <w:rPr>
          <w:rFonts w:asciiTheme="minorHAnsi" w:hAnsiTheme="minorHAnsi"/>
          <w:sz w:val="20"/>
          <w:szCs w:val="20"/>
        </w:rPr>
        <w:t>.</w:t>
      </w:r>
    </w:p>
    <w:p w14:paraId="22883881" w14:textId="77777777" w:rsidR="00396E93" w:rsidRDefault="00C661C8" w:rsidP="00396E93">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80"/>
        <w:rPr>
          <w:rFonts w:asciiTheme="minorHAnsi" w:hAnsiTheme="minorHAnsi"/>
          <w:sz w:val="20"/>
          <w:szCs w:val="20"/>
        </w:rPr>
      </w:pPr>
      <w:r w:rsidRPr="000D6187">
        <w:rPr>
          <w:rFonts w:asciiTheme="minorHAnsi" w:hAnsiTheme="minorHAnsi"/>
          <w:sz w:val="20"/>
          <w:szCs w:val="20"/>
        </w:rPr>
        <w:t xml:space="preserve">04 # of Water Heaters in system – </w:t>
      </w:r>
      <w:r>
        <w:rPr>
          <w:rFonts w:asciiTheme="minorHAnsi" w:hAnsiTheme="minorHAnsi"/>
          <w:sz w:val="20"/>
          <w:szCs w:val="20"/>
        </w:rPr>
        <w:t>User input.</w:t>
      </w:r>
      <w:r w:rsidRPr="000D6187">
        <w:rPr>
          <w:rFonts w:asciiTheme="minorHAnsi" w:hAnsiTheme="minorHAnsi"/>
          <w:sz w:val="20"/>
          <w:szCs w:val="20"/>
        </w:rPr>
        <w:t xml:space="preserve"> </w:t>
      </w:r>
    </w:p>
    <w:p w14:paraId="22883882" w14:textId="77777777" w:rsidR="00396E93" w:rsidRDefault="00C661C8" w:rsidP="00396E93">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80"/>
        <w:rPr>
          <w:rFonts w:asciiTheme="minorHAnsi" w:hAnsiTheme="minorHAnsi"/>
          <w:sz w:val="20"/>
          <w:szCs w:val="20"/>
        </w:rPr>
      </w:pPr>
      <w:proofErr w:type="gramStart"/>
      <w:r w:rsidRPr="000D6187">
        <w:rPr>
          <w:rFonts w:asciiTheme="minorHAnsi" w:hAnsiTheme="minorHAnsi"/>
          <w:sz w:val="20"/>
          <w:szCs w:val="20"/>
        </w:rPr>
        <w:t>05 Water Heater Storage Volume (gal) – User input.</w:t>
      </w:r>
      <w:proofErr w:type="gramEnd"/>
      <w:r w:rsidRPr="000D6187">
        <w:rPr>
          <w:rFonts w:asciiTheme="minorHAnsi" w:hAnsiTheme="minorHAnsi"/>
          <w:sz w:val="20"/>
          <w:szCs w:val="20"/>
        </w:rPr>
        <w:t xml:space="preserve">  Value may be N/A if </w:t>
      </w:r>
      <w:r>
        <w:rPr>
          <w:rFonts w:asciiTheme="minorHAnsi" w:hAnsiTheme="minorHAnsi"/>
          <w:sz w:val="20"/>
          <w:szCs w:val="20"/>
        </w:rPr>
        <w:t>water heater type is instantaneous with zero storage.</w:t>
      </w:r>
    </w:p>
    <w:p w14:paraId="22883883" w14:textId="77777777" w:rsidR="00396E93" w:rsidRDefault="00C661C8" w:rsidP="00396E93">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80"/>
        <w:rPr>
          <w:rFonts w:asciiTheme="minorHAnsi" w:hAnsiTheme="minorHAnsi"/>
          <w:sz w:val="20"/>
          <w:szCs w:val="20"/>
        </w:rPr>
      </w:pPr>
      <w:r w:rsidRPr="000D6187">
        <w:rPr>
          <w:rFonts w:asciiTheme="minorHAnsi" w:hAnsiTheme="minorHAnsi"/>
          <w:sz w:val="20"/>
          <w:szCs w:val="20"/>
        </w:rPr>
        <w:t xml:space="preserve">06 Fuel Type – </w:t>
      </w:r>
      <w:r>
        <w:rPr>
          <w:rFonts w:asciiTheme="minorHAnsi" w:hAnsiTheme="minorHAnsi"/>
          <w:sz w:val="20"/>
          <w:szCs w:val="20"/>
        </w:rPr>
        <w:t>User input.</w:t>
      </w:r>
      <w:r w:rsidRPr="000D6187">
        <w:rPr>
          <w:rFonts w:asciiTheme="minorHAnsi" w:hAnsiTheme="minorHAnsi"/>
          <w:sz w:val="20"/>
          <w:szCs w:val="20"/>
        </w:rPr>
        <w:t xml:space="preserve"> The different kinds of fuel types are natural gas, propane, oil, or electricity.</w:t>
      </w:r>
    </w:p>
    <w:p w14:paraId="22883884" w14:textId="282AC5A5" w:rsidR="00396E93" w:rsidRDefault="00C661C8" w:rsidP="00396E93">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80"/>
        <w:rPr>
          <w:rFonts w:asciiTheme="minorHAnsi" w:hAnsiTheme="minorHAnsi"/>
          <w:sz w:val="20"/>
          <w:szCs w:val="20"/>
        </w:rPr>
      </w:pPr>
      <w:r w:rsidRPr="000D6187">
        <w:rPr>
          <w:rFonts w:asciiTheme="minorHAnsi" w:hAnsiTheme="minorHAnsi"/>
          <w:sz w:val="20"/>
          <w:szCs w:val="20"/>
        </w:rPr>
        <w:t xml:space="preserve">07 Rated Input Type – </w:t>
      </w:r>
      <w:r>
        <w:rPr>
          <w:rFonts w:asciiTheme="minorHAnsi" w:hAnsiTheme="minorHAnsi"/>
          <w:sz w:val="20"/>
          <w:szCs w:val="20"/>
        </w:rPr>
        <w:t>User input.</w:t>
      </w:r>
      <w:r w:rsidRPr="000D6187">
        <w:rPr>
          <w:rFonts w:asciiTheme="minorHAnsi" w:hAnsiTheme="minorHAnsi"/>
          <w:sz w:val="20"/>
          <w:szCs w:val="20"/>
        </w:rPr>
        <w:t xml:space="preserve"> For natural gas, propane and oil fuel type the input type is Btu/Hr.  For electric the input type is kW</w:t>
      </w:r>
      <w:r w:rsidR="00F312B5">
        <w:rPr>
          <w:rFonts w:asciiTheme="minorHAnsi" w:hAnsiTheme="minorHAnsi"/>
          <w:sz w:val="20"/>
          <w:szCs w:val="20"/>
        </w:rPr>
        <w:t>.</w:t>
      </w:r>
    </w:p>
    <w:p w14:paraId="22883885" w14:textId="05BE020B" w:rsidR="00396E93" w:rsidRDefault="00C661C8" w:rsidP="00396E93">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80"/>
        <w:rPr>
          <w:rFonts w:asciiTheme="minorHAnsi" w:hAnsiTheme="minorHAnsi"/>
          <w:sz w:val="20"/>
          <w:szCs w:val="20"/>
        </w:rPr>
      </w:pPr>
      <w:r w:rsidRPr="000D6187">
        <w:rPr>
          <w:rFonts w:asciiTheme="minorHAnsi" w:hAnsiTheme="minorHAnsi"/>
          <w:sz w:val="20"/>
          <w:szCs w:val="20"/>
        </w:rPr>
        <w:t xml:space="preserve">08 Rated Input Value – User input. </w:t>
      </w:r>
      <w:proofErr w:type="gramStart"/>
      <w:r w:rsidRPr="000D6187">
        <w:rPr>
          <w:rFonts w:asciiTheme="minorHAnsi" w:hAnsiTheme="minorHAnsi"/>
          <w:sz w:val="20"/>
          <w:szCs w:val="20"/>
        </w:rPr>
        <w:t>Numerical value of the rated input.</w:t>
      </w:r>
      <w:proofErr w:type="gramEnd"/>
      <w:r w:rsidRPr="000D6187">
        <w:rPr>
          <w:rFonts w:asciiTheme="minorHAnsi" w:hAnsiTheme="minorHAnsi"/>
          <w:sz w:val="20"/>
          <w:szCs w:val="20"/>
        </w:rPr>
        <w:t xml:space="preserve"> </w:t>
      </w:r>
      <w:proofErr w:type="gramStart"/>
      <w:r w:rsidRPr="000D6187">
        <w:rPr>
          <w:rFonts w:asciiTheme="minorHAnsi" w:hAnsiTheme="minorHAnsi"/>
          <w:sz w:val="20"/>
          <w:szCs w:val="20"/>
        </w:rPr>
        <w:t>Must be equal to or less than value indicated on the NRCC-PRF-01</w:t>
      </w:r>
      <w:r w:rsidR="00F312B5">
        <w:rPr>
          <w:rFonts w:asciiTheme="minorHAnsi" w:hAnsiTheme="minorHAnsi"/>
          <w:sz w:val="20"/>
          <w:szCs w:val="20"/>
        </w:rPr>
        <w:t>.</w:t>
      </w:r>
      <w:proofErr w:type="gramEnd"/>
    </w:p>
    <w:p w14:paraId="22883886" w14:textId="65611019" w:rsidR="00396E93" w:rsidRDefault="00C661C8" w:rsidP="00396E93">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80"/>
        <w:rPr>
          <w:rFonts w:asciiTheme="minorHAnsi" w:hAnsiTheme="minorHAnsi"/>
          <w:sz w:val="20"/>
          <w:szCs w:val="20"/>
        </w:rPr>
      </w:pPr>
      <w:r w:rsidRPr="000D6187">
        <w:rPr>
          <w:rFonts w:asciiTheme="minorHAnsi" w:hAnsiTheme="minorHAnsi"/>
          <w:sz w:val="20"/>
          <w:szCs w:val="20"/>
        </w:rPr>
        <w:t xml:space="preserve">09 Heating Efficiency Type – </w:t>
      </w:r>
      <w:r>
        <w:rPr>
          <w:rFonts w:asciiTheme="minorHAnsi" w:hAnsiTheme="minorHAnsi"/>
          <w:sz w:val="20"/>
          <w:szCs w:val="20"/>
        </w:rPr>
        <w:t>User input.</w:t>
      </w:r>
      <w:r w:rsidRPr="000D6187">
        <w:rPr>
          <w:rFonts w:asciiTheme="minorHAnsi" w:hAnsiTheme="minorHAnsi"/>
          <w:sz w:val="20"/>
          <w:szCs w:val="20"/>
        </w:rPr>
        <w:t xml:space="preserve"> Different efficiency types are Energy Factor, AFUE, and Thermal Efficiency</w:t>
      </w:r>
      <w:r w:rsidR="00F312B5">
        <w:rPr>
          <w:rFonts w:asciiTheme="minorHAnsi" w:hAnsiTheme="minorHAnsi"/>
          <w:sz w:val="20"/>
          <w:szCs w:val="20"/>
        </w:rPr>
        <w:t>.</w:t>
      </w:r>
    </w:p>
    <w:p w14:paraId="22883887" w14:textId="1C538ECD" w:rsidR="00396E93" w:rsidRDefault="00C661C8" w:rsidP="00396E93">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80"/>
        <w:rPr>
          <w:rFonts w:asciiTheme="minorHAnsi" w:hAnsiTheme="minorHAnsi"/>
          <w:sz w:val="20"/>
          <w:szCs w:val="20"/>
        </w:rPr>
      </w:pPr>
      <w:r w:rsidRPr="000D6187">
        <w:rPr>
          <w:rFonts w:asciiTheme="minorHAnsi" w:hAnsiTheme="minorHAnsi"/>
          <w:sz w:val="20"/>
          <w:szCs w:val="20"/>
        </w:rPr>
        <w:t xml:space="preserve">10 Heating Efficiency Value – User input. </w:t>
      </w:r>
      <w:proofErr w:type="gramStart"/>
      <w:r w:rsidRPr="000D6187">
        <w:rPr>
          <w:rFonts w:asciiTheme="minorHAnsi" w:hAnsiTheme="minorHAnsi"/>
          <w:sz w:val="20"/>
          <w:szCs w:val="20"/>
        </w:rPr>
        <w:t>Numerical value of the Heating Efficiency.</w:t>
      </w:r>
      <w:proofErr w:type="gramEnd"/>
      <w:r w:rsidRPr="000D6187">
        <w:rPr>
          <w:rFonts w:asciiTheme="minorHAnsi" w:hAnsiTheme="minorHAnsi"/>
          <w:sz w:val="20"/>
          <w:szCs w:val="20"/>
        </w:rPr>
        <w:t xml:space="preserve"> </w:t>
      </w:r>
      <w:proofErr w:type="gramStart"/>
      <w:r w:rsidRPr="000D6187">
        <w:rPr>
          <w:rFonts w:asciiTheme="minorHAnsi" w:hAnsiTheme="minorHAnsi"/>
          <w:sz w:val="20"/>
          <w:szCs w:val="20"/>
        </w:rPr>
        <w:t>Must be equal to or higher efficiency than value indicated on the NRCC-PRF-01</w:t>
      </w:r>
      <w:r w:rsidR="00F312B5">
        <w:rPr>
          <w:rFonts w:asciiTheme="minorHAnsi" w:hAnsiTheme="minorHAnsi"/>
          <w:sz w:val="20"/>
          <w:szCs w:val="20"/>
        </w:rPr>
        <w:t>.</w:t>
      </w:r>
      <w:proofErr w:type="gramEnd"/>
    </w:p>
    <w:p w14:paraId="22883888" w14:textId="77777777" w:rsidR="00396E93" w:rsidRDefault="00C661C8" w:rsidP="00396E93">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80"/>
        <w:rPr>
          <w:rFonts w:asciiTheme="minorHAnsi" w:hAnsiTheme="minorHAnsi"/>
          <w:sz w:val="20"/>
          <w:szCs w:val="20"/>
        </w:rPr>
      </w:pPr>
      <w:r w:rsidRPr="000D6187">
        <w:rPr>
          <w:rFonts w:asciiTheme="minorHAnsi" w:hAnsiTheme="minorHAnsi"/>
          <w:sz w:val="20"/>
          <w:szCs w:val="20"/>
        </w:rPr>
        <w:t xml:space="preserve">11 Standby Loss – User input.  Value may be N/A if NRCC-PRF-01 value is N/A.  </w:t>
      </w:r>
    </w:p>
    <w:p w14:paraId="22883889" w14:textId="4C9A0BD7" w:rsidR="00396E93" w:rsidRDefault="00C661C8" w:rsidP="00396E93">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80"/>
        <w:rPr>
          <w:rFonts w:asciiTheme="minorHAnsi" w:hAnsiTheme="minorHAnsi"/>
          <w:sz w:val="20"/>
          <w:szCs w:val="20"/>
        </w:rPr>
      </w:pPr>
      <w:proofErr w:type="gramStart"/>
      <w:r w:rsidRPr="000D6187">
        <w:rPr>
          <w:rFonts w:asciiTheme="minorHAnsi" w:hAnsiTheme="minorHAnsi"/>
          <w:sz w:val="20"/>
          <w:szCs w:val="20"/>
        </w:rPr>
        <w:t xml:space="preserve">12 Exterior </w:t>
      </w:r>
      <w:proofErr w:type="spellStart"/>
      <w:r w:rsidRPr="000D6187">
        <w:rPr>
          <w:rFonts w:asciiTheme="minorHAnsi" w:hAnsiTheme="minorHAnsi"/>
          <w:sz w:val="20"/>
          <w:szCs w:val="20"/>
        </w:rPr>
        <w:t>Insul</w:t>
      </w:r>
      <w:proofErr w:type="spellEnd"/>
      <w:r w:rsidRPr="000D6187">
        <w:rPr>
          <w:rFonts w:asciiTheme="minorHAnsi" w:hAnsiTheme="minorHAnsi"/>
          <w:sz w:val="20"/>
          <w:szCs w:val="20"/>
        </w:rPr>
        <w:t>.</w:t>
      </w:r>
      <w:proofErr w:type="gramEnd"/>
      <w:r w:rsidRPr="000D6187">
        <w:rPr>
          <w:rFonts w:asciiTheme="minorHAnsi" w:hAnsiTheme="minorHAnsi"/>
          <w:sz w:val="20"/>
          <w:szCs w:val="20"/>
        </w:rPr>
        <w:t xml:space="preserve"> R-Value – User input. Value may be N/A if NRCC-PRF-01 value is N/A.  </w:t>
      </w:r>
    </w:p>
    <w:p w14:paraId="2288388A" w14:textId="44CCB78B" w:rsidR="00396E93" w:rsidRDefault="00C661C8" w:rsidP="00396E93">
      <w:pPr>
        <w:tabs>
          <w:tab w:val="left" w:pos="2160"/>
          <w:tab w:val="left" w:pos="2700"/>
          <w:tab w:val="left" w:pos="3420"/>
          <w:tab w:val="left" w:pos="3780"/>
          <w:tab w:val="left" w:pos="5760"/>
          <w:tab w:val="left" w:pos="7212"/>
        </w:tabs>
        <w:spacing w:after="0" w:line="240" w:lineRule="auto"/>
        <w:ind w:left="450" w:hanging="180"/>
        <w:contextualSpacing/>
        <w:rPr>
          <w:rFonts w:asciiTheme="minorHAnsi" w:hAnsiTheme="minorHAnsi"/>
          <w:sz w:val="20"/>
          <w:szCs w:val="20"/>
        </w:rPr>
      </w:pPr>
      <w:r w:rsidRPr="000D6187">
        <w:rPr>
          <w:rFonts w:asciiTheme="minorHAnsi" w:hAnsiTheme="minorHAnsi"/>
          <w:sz w:val="20"/>
          <w:szCs w:val="20"/>
        </w:rPr>
        <w:t xml:space="preserve">13 Central DHW System Distribution Type - </w:t>
      </w:r>
      <w:r>
        <w:rPr>
          <w:rFonts w:asciiTheme="minorHAnsi" w:hAnsiTheme="minorHAnsi"/>
          <w:sz w:val="20"/>
          <w:szCs w:val="20"/>
        </w:rPr>
        <w:t>User input from list</w:t>
      </w:r>
      <w:r w:rsidR="00F312B5">
        <w:rPr>
          <w:rFonts w:asciiTheme="minorHAnsi" w:hAnsiTheme="minorHAnsi"/>
          <w:sz w:val="20"/>
          <w:szCs w:val="20"/>
        </w:rPr>
        <w:t>.</w:t>
      </w:r>
    </w:p>
    <w:p w14:paraId="2288388B" w14:textId="77777777" w:rsidR="00396E93" w:rsidRPr="00396E93" w:rsidRDefault="00396E93" w:rsidP="00396E93">
      <w:pPr>
        <w:tabs>
          <w:tab w:val="left" w:pos="2160"/>
          <w:tab w:val="left" w:pos="2700"/>
          <w:tab w:val="left" w:pos="3420"/>
          <w:tab w:val="left" w:pos="3780"/>
          <w:tab w:val="left" w:pos="5760"/>
          <w:tab w:val="left" w:pos="7212"/>
        </w:tabs>
        <w:spacing w:after="0" w:line="240" w:lineRule="auto"/>
        <w:ind w:left="450" w:firstLine="360"/>
        <w:contextualSpacing/>
        <w:rPr>
          <w:rFonts w:asciiTheme="minorHAnsi" w:hAnsiTheme="minorHAnsi"/>
          <w:sz w:val="20"/>
          <w:szCs w:val="20"/>
        </w:rPr>
      </w:pPr>
      <w:r w:rsidRPr="00396E93">
        <w:rPr>
          <w:rFonts w:asciiTheme="minorHAnsi" w:hAnsiTheme="minorHAnsi"/>
          <w:sz w:val="20"/>
          <w:szCs w:val="20"/>
        </w:rPr>
        <w:t xml:space="preserve">*N/A </w:t>
      </w:r>
    </w:p>
    <w:p w14:paraId="2288388C" w14:textId="77777777" w:rsidR="00396E93" w:rsidRPr="00396E93" w:rsidRDefault="00396E93" w:rsidP="00396E93">
      <w:pPr>
        <w:tabs>
          <w:tab w:val="left" w:pos="2160"/>
          <w:tab w:val="left" w:pos="2700"/>
          <w:tab w:val="left" w:pos="3420"/>
          <w:tab w:val="left" w:pos="3780"/>
          <w:tab w:val="left" w:pos="5760"/>
          <w:tab w:val="left" w:pos="7212"/>
        </w:tabs>
        <w:spacing w:after="0" w:line="240" w:lineRule="auto"/>
        <w:ind w:left="450" w:firstLine="360"/>
        <w:contextualSpacing/>
        <w:rPr>
          <w:rFonts w:asciiTheme="minorHAnsi" w:hAnsiTheme="minorHAnsi"/>
          <w:sz w:val="20"/>
          <w:szCs w:val="20"/>
        </w:rPr>
      </w:pPr>
      <w:r w:rsidRPr="00396E93">
        <w:rPr>
          <w:rFonts w:asciiTheme="minorHAnsi" w:hAnsiTheme="minorHAnsi"/>
          <w:sz w:val="20"/>
          <w:szCs w:val="20"/>
        </w:rPr>
        <w:t>* Recirculation Temperature Modulation Control</w:t>
      </w:r>
    </w:p>
    <w:p w14:paraId="2288388D" w14:textId="77777777" w:rsidR="00396E93" w:rsidRPr="00396E93" w:rsidRDefault="00396E93" w:rsidP="00396E93">
      <w:pPr>
        <w:tabs>
          <w:tab w:val="left" w:pos="2160"/>
          <w:tab w:val="left" w:pos="2700"/>
          <w:tab w:val="left" w:pos="3420"/>
          <w:tab w:val="left" w:pos="3780"/>
          <w:tab w:val="left" w:pos="5760"/>
          <w:tab w:val="left" w:pos="7212"/>
        </w:tabs>
        <w:spacing w:after="0" w:line="240" w:lineRule="auto"/>
        <w:ind w:left="450" w:firstLine="360"/>
        <w:contextualSpacing/>
        <w:rPr>
          <w:rFonts w:asciiTheme="minorHAnsi" w:hAnsiTheme="minorHAnsi"/>
          <w:sz w:val="20"/>
          <w:szCs w:val="20"/>
        </w:rPr>
      </w:pPr>
      <w:r w:rsidRPr="00396E93">
        <w:rPr>
          <w:rFonts w:asciiTheme="minorHAnsi" w:hAnsiTheme="minorHAnsi"/>
          <w:sz w:val="20"/>
          <w:szCs w:val="20"/>
        </w:rPr>
        <w:t>* Recirculation Continuous Monitoring Systems</w:t>
      </w:r>
    </w:p>
    <w:p w14:paraId="2288388E" w14:textId="77777777" w:rsidR="00396E93" w:rsidRPr="00396E93" w:rsidRDefault="00396E93" w:rsidP="00396E93">
      <w:pPr>
        <w:tabs>
          <w:tab w:val="left" w:pos="2160"/>
          <w:tab w:val="left" w:pos="2700"/>
          <w:tab w:val="left" w:pos="3420"/>
          <w:tab w:val="left" w:pos="3780"/>
          <w:tab w:val="left" w:pos="5760"/>
          <w:tab w:val="left" w:pos="7212"/>
        </w:tabs>
        <w:spacing w:after="0" w:line="240" w:lineRule="auto"/>
        <w:ind w:left="450" w:firstLine="360"/>
        <w:contextualSpacing/>
        <w:rPr>
          <w:rFonts w:asciiTheme="minorHAnsi" w:hAnsiTheme="minorHAnsi"/>
          <w:sz w:val="20"/>
          <w:szCs w:val="20"/>
        </w:rPr>
      </w:pPr>
      <w:r w:rsidRPr="00396E93">
        <w:rPr>
          <w:rFonts w:asciiTheme="minorHAnsi" w:hAnsiTheme="minorHAnsi"/>
          <w:sz w:val="20"/>
          <w:szCs w:val="20"/>
        </w:rPr>
        <w:t>* Demand Recirculation</w:t>
      </w:r>
    </w:p>
    <w:p w14:paraId="2288388F" w14:textId="77777777" w:rsidR="00396E93" w:rsidRPr="00396E93" w:rsidRDefault="00396E93" w:rsidP="00396E93">
      <w:pPr>
        <w:tabs>
          <w:tab w:val="left" w:pos="2160"/>
          <w:tab w:val="left" w:pos="2700"/>
          <w:tab w:val="left" w:pos="3420"/>
          <w:tab w:val="left" w:pos="3780"/>
          <w:tab w:val="left" w:pos="5760"/>
          <w:tab w:val="left" w:pos="7212"/>
        </w:tabs>
        <w:spacing w:after="0" w:line="240" w:lineRule="auto"/>
        <w:ind w:left="450" w:firstLine="360"/>
        <w:contextualSpacing/>
        <w:rPr>
          <w:rFonts w:asciiTheme="minorHAnsi" w:hAnsiTheme="minorHAnsi"/>
          <w:sz w:val="20"/>
          <w:szCs w:val="20"/>
        </w:rPr>
      </w:pPr>
      <w:r w:rsidRPr="00396E93">
        <w:rPr>
          <w:rFonts w:asciiTheme="minorHAnsi" w:hAnsiTheme="minorHAnsi"/>
          <w:sz w:val="20"/>
          <w:szCs w:val="20"/>
        </w:rPr>
        <w:t xml:space="preserve">* Non-demand control Recirculation Systems </w:t>
      </w:r>
    </w:p>
    <w:p w14:paraId="22883890" w14:textId="77777777" w:rsidR="00396E93" w:rsidRPr="00396E93" w:rsidRDefault="00396E93" w:rsidP="00396E93">
      <w:pPr>
        <w:tabs>
          <w:tab w:val="left" w:pos="2160"/>
          <w:tab w:val="left" w:pos="2700"/>
          <w:tab w:val="left" w:pos="3420"/>
          <w:tab w:val="left" w:pos="3780"/>
          <w:tab w:val="left" w:pos="5760"/>
          <w:tab w:val="left" w:pos="7212"/>
        </w:tabs>
        <w:spacing w:after="0" w:line="240" w:lineRule="auto"/>
        <w:ind w:left="450" w:firstLine="360"/>
        <w:contextualSpacing/>
        <w:rPr>
          <w:rFonts w:asciiTheme="minorHAnsi" w:hAnsiTheme="minorHAnsi"/>
          <w:sz w:val="20"/>
          <w:szCs w:val="20"/>
        </w:rPr>
      </w:pPr>
      <w:r w:rsidRPr="00396E93">
        <w:rPr>
          <w:rFonts w:asciiTheme="minorHAnsi" w:hAnsiTheme="minorHAnsi"/>
          <w:sz w:val="20"/>
          <w:szCs w:val="20"/>
        </w:rPr>
        <w:t>* Recirculation Temperature Modulation Control with HERS-Verified Multiple Loops</w:t>
      </w:r>
    </w:p>
    <w:p w14:paraId="22883891" w14:textId="77777777" w:rsidR="00396E93" w:rsidRPr="00396E93" w:rsidRDefault="00396E93" w:rsidP="00396E93">
      <w:pPr>
        <w:tabs>
          <w:tab w:val="left" w:pos="2160"/>
          <w:tab w:val="left" w:pos="2700"/>
          <w:tab w:val="left" w:pos="3420"/>
          <w:tab w:val="left" w:pos="3780"/>
          <w:tab w:val="left" w:pos="5760"/>
          <w:tab w:val="left" w:pos="7212"/>
        </w:tabs>
        <w:spacing w:after="0" w:line="240" w:lineRule="auto"/>
        <w:ind w:left="450" w:firstLine="360"/>
        <w:contextualSpacing/>
        <w:rPr>
          <w:rFonts w:asciiTheme="minorHAnsi" w:hAnsiTheme="minorHAnsi"/>
          <w:sz w:val="20"/>
          <w:szCs w:val="20"/>
        </w:rPr>
      </w:pPr>
      <w:r w:rsidRPr="00396E93">
        <w:rPr>
          <w:rFonts w:asciiTheme="minorHAnsi" w:hAnsiTheme="minorHAnsi"/>
          <w:sz w:val="20"/>
          <w:szCs w:val="20"/>
        </w:rPr>
        <w:t>* Recirculation Continuous Monitoring Systems with HERS-Verified Multiple Loops</w:t>
      </w:r>
    </w:p>
    <w:p w14:paraId="22883892" w14:textId="77777777" w:rsidR="00396E93" w:rsidRPr="00396E93" w:rsidRDefault="00396E93" w:rsidP="00396E93">
      <w:pPr>
        <w:tabs>
          <w:tab w:val="left" w:pos="2160"/>
          <w:tab w:val="left" w:pos="2700"/>
          <w:tab w:val="left" w:pos="3420"/>
          <w:tab w:val="left" w:pos="3780"/>
          <w:tab w:val="left" w:pos="5760"/>
          <w:tab w:val="left" w:pos="7212"/>
        </w:tabs>
        <w:spacing w:after="0" w:line="240" w:lineRule="auto"/>
        <w:ind w:left="450" w:firstLine="360"/>
        <w:contextualSpacing/>
        <w:rPr>
          <w:rFonts w:asciiTheme="minorHAnsi" w:hAnsiTheme="minorHAnsi"/>
          <w:sz w:val="20"/>
          <w:szCs w:val="20"/>
        </w:rPr>
      </w:pPr>
      <w:r w:rsidRPr="00396E93">
        <w:rPr>
          <w:rFonts w:asciiTheme="minorHAnsi" w:hAnsiTheme="minorHAnsi"/>
          <w:sz w:val="20"/>
          <w:szCs w:val="20"/>
        </w:rPr>
        <w:t>* Demand Recirculation with HERS-Verified Multiple Loops</w:t>
      </w:r>
    </w:p>
    <w:p w14:paraId="22883893" w14:textId="77777777" w:rsidR="00396E93" w:rsidRDefault="00396E93" w:rsidP="00396E93">
      <w:pPr>
        <w:tabs>
          <w:tab w:val="left" w:pos="2160"/>
          <w:tab w:val="left" w:pos="2700"/>
          <w:tab w:val="left" w:pos="3420"/>
          <w:tab w:val="left" w:pos="3780"/>
          <w:tab w:val="left" w:pos="5760"/>
          <w:tab w:val="left" w:pos="7212"/>
        </w:tabs>
        <w:spacing w:after="0" w:line="240" w:lineRule="auto"/>
        <w:ind w:left="450" w:firstLine="360"/>
        <w:contextualSpacing/>
        <w:rPr>
          <w:rFonts w:asciiTheme="minorHAnsi" w:hAnsiTheme="minorHAnsi"/>
          <w:sz w:val="20"/>
          <w:szCs w:val="20"/>
        </w:rPr>
      </w:pPr>
      <w:r w:rsidRPr="00396E93">
        <w:rPr>
          <w:rFonts w:asciiTheme="minorHAnsi" w:hAnsiTheme="minorHAnsi"/>
          <w:sz w:val="20"/>
          <w:szCs w:val="20"/>
        </w:rPr>
        <w:t>* Non-demand control Recirculation Systems with HERS-Verified Multiple Loops</w:t>
      </w:r>
      <w:r w:rsidR="00C661C8" w:rsidRPr="000D6187">
        <w:rPr>
          <w:rFonts w:asciiTheme="minorHAnsi" w:hAnsiTheme="minorHAnsi"/>
          <w:sz w:val="20"/>
          <w:szCs w:val="20"/>
        </w:rPr>
        <w:t xml:space="preserve"> </w:t>
      </w:r>
    </w:p>
    <w:p w14:paraId="22883894" w14:textId="4CC507E1" w:rsidR="00396E93" w:rsidRDefault="00C661C8" w:rsidP="00396E93">
      <w:pPr>
        <w:tabs>
          <w:tab w:val="left" w:pos="2160"/>
          <w:tab w:val="left" w:pos="2700"/>
          <w:tab w:val="left" w:pos="3420"/>
          <w:tab w:val="left" w:pos="3780"/>
          <w:tab w:val="left" w:pos="5760"/>
          <w:tab w:val="left" w:pos="7212"/>
        </w:tabs>
        <w:spacing w:after="0" w:line="240" w:lineRule="auto"/>
        <w:ind w:left="450" w:hanging="180"/>
        <w:contextualSpacing/>
        <w:rPr>
          <w:rFonts w:asciiTheme="minorHAnsi" w:hAnsiTheme="minorHAnsi"/>
          <w:sz w:val="20"/>
          <w:szCs w:val="20"/>
        </w:rPr>
      </w:pPr>
      <w:r w:rsidRPr="000D6187">
        <w:rPr>
          <w:rFonts w:asciiTheme="minorHAnsi" w:hAnsiTheme="minorHAnsi"/>
          <w:sz w:val="20"/>
          <w:szCs w:val="20"/>
        </w:rPr>
        <w:t xml:space="preserve">14 Dwelling Unit </w:t>
      </w:r>
      <w:r>
        <w:rPr>
          <w:rFonts w:asciiTheme="minorHAnsi" w:hAnsiTheme="minorHAnsi"/>
          <w:sz w:val="20"/>
          <w:szCs w:val="20"/>
        </w:rPr>
        <w:t>DHW System Distribution Type - User input from list</w:t>
      </w:r>
      <w:r w:rsidR="00F312B5">
        <w:rPr>
          <w:rFonts w:asciiTheme="minorHAnsi" w:hAnsiTheme="minorHAnsi"/>
          <w:sz w:val="20"/>
          <w:szCs w:val="20"/>
        </w:rPr>
        <w:t>:</w:t>
      </w:r>
      <w:r>
        <w:rPr>
          <w:rFonts w:asciiTheme="minorHAnsi" w:hAnsiTheme="minorHAnsi"/>
          <w:sz w:val="20"/>
          <w:szCs w:val="20"/>
        </w:rPr>
        <w:t xml:space="preserve"> </w:t>
      </w:r>
    </w:p>
    <w:p w14:paraId="22883895" w14:textId="77777777" w:rsidR="00396E93" w:rsidRPr="00396E93" w:rsidRDefault="00396E93" w:rsidP="00396E93">
      <w:pPr>
        <w:tabs>
          <w:tab w:val="left" w:pos="2160"/>
          <w:tab w:val="left" w:pos="2700"/>
          <w:tab w:val="left" w:pos="3420"/>
          <w:tab w:val="left" w:pos="3780"/>
          <w:tab w:val="left" w:pos="5760"/>
          <w:tab w:val="left" w:pos="7212"/>
        </w:tabs>
        <w:spacing w:after="0" w:line="240" w:lineRule="auto"/>
        <w:ind w:left="450" w:firstLine="360"/>
        <w:contextualSpacing/>
        <w:rPr>
          <w:rFonts w:asciiTheme="minorHAnsi" w:hAnsiTheme="minorHAnsi"/>
          <w:sz w:val="20"/>
          <w:szCs w:val="20"/>
        </w:rPr>
      </w:pPr>
      <w:r w:rsidRPr="00396E93">
        <w:rPr>
          <w:rFonts w:asciiTheme="minorHAnsi" w:hAnsiTheme="minorHAnsi"/>
          <w:sz w:val="20"/>
          <w:szCs w:val="20"/>
        </w:rPr>
        <w:t>* HERS-Verified Pipe Insulation Credit</w:t>
      </w:r>
    </w:p>
    <w:p w14:paraId="22883896" w14:textId="77777777" w:rsidR="00396E93" w:rsidRPr="00396E93" w:rsidRDefault="00396E93" w:rsidP="00396E93">
      <w:pPr>
        <w:tabs>
          <w:tab w:val="left" w:pos="2160"/>
          <w:tab w:val="left" w:pos="2700"/>
          <w:tab w:val="left" w:pos="3420"/>
          <w:tab w:val="left" w:pos="3780"/>
          <w:tab w:val="left" w:pos="5760"/>
          <w:tab w:val="left" w:pos="7212"/>
        </w:tabs>
        <w:spacing w:after="0" w:line="240" w:lineRule="auto"/>
        <w:ind w:left="450" w:firstLine="360"/>
        <w:contextualSpacing/>
        <w:rPr>
          <w:rFonts w:asciiTheme="minorHAnsi" w:hAnsiTheme="minorHAnsi"/>
          <w:sz w:val="20"/>
          <w:szCs w:val="20"/>
        </w:rPr>
      </w:pPr>
      <w:r w:rsidRPr="00396E93">
        <w:rPr>
          <w:rFonts w:asciiTheme="minorHAnsi" w:hAnsiTheme="minorHAnsi"/>
          <w:sz w:val="20"/>
          <w:szCs w:val="20"/>
        </w:rPr>
        <w:t xml:space="preserve">* HERS-Verified Parallel Piping </w:t>
      </w:r>
    </w:p>
    <w:p w14:paraId="22883897" w14:textId="77777777" w:rsidR="00396E93" w:rsidRPr="00396E93" w:rsidRDefault="00396E93" w:rsidP="00396E93">
      <w:pPr>
        <w:tabs>
          <w:tab w:val="left" w:pos="2160"/>
          <w:tab w:val="left" w:pos="2700"/>
          <w:tab w:val="left" w:pos="3420"/>
          <w:tab w:val="left" w:pos="3780"/>
          <w:tab w:val="left" w:pos="5760"/>
          <w:tab w:val="left" w:pos="7212"/>
        </w:tabs>
        <w:spacing w:after="0" w:line="240" w:lineRule="auto"/>
        <w:ind w:left="450" w:firstLine="360"/>
        <w:contextualSpacing/>
        <w:rPr>
          <w:rFonts w:asciiTheme="minorHAnsi" w:hAnsiTheme="minorHAnsi"/>
          <w:sz w:val="20"/>
          <w:szCs w:val="20"/>
        </w:rPr>
      </w:pPr>
      <w:r w:rsidRPr="00396E93">
        <w:rPr>
          <w:rFonts w:asciiTheme="minorHAnsi" w:hAnsiTheme="minorHAnsi"/>
          <w:sz w:val="20"/>
          <w:szCs w:val="20"/>
        </w:rPr>
        <w:t xml:space="preserve">* HERS-Verified Compact Hot Water Distribution System </w:t>
      </w:r>
    </w:p>
    <w:p w14:paraId="22883899" w14:textId="77777777" w:rsidR="00396E93" w:rsidRPr="00396E93" w:rsidRDefault="00396E93" w:rsidP="00396E93">
      <w:pPr>
        <w:tabs>
          <w:tab w:val="left" w:pos="2160"/>
          <w:tab w:val="left" w:pos="2700"/>
          <w:tab w:val="left" w:pos="3420"/>
          <w:tab w:val="left" w:pos="3780"/>
          <w:tab w:val="left" w:pos="5760"/>
          <w:tab w:val="left" w:pos="7212"/>
        </w:tabs>
        <w:spacing w:after="0" w:line="240" w:lineRule="auto"/>
        <w:ind w:left="450" w:firstLine="360"/>
        <w:contextualSpacing/>
        <w:rPr>
          <w:rFonts w:asciiTheme="minorHAnsi" w:hAnsiTheme="minorHAnsi"/>
          <w:sz w:val="20"/>
          <w:szCs w:val="20"/>
        </w:rPr>
      </w:pPr>
      <w:r w:rsidRPr="00396E93">
        <w:rPr>
          <w:rFonts w:asciiTheme="minorHAnsi" w:hAnsiTheme="minorHAnsi"/>
          <w:sz w:val="20"/>
          <w:szCs w:val="20"/>
        </w:rPr>
        <w:t xml:space="preserve">* HERS-Verified Demand Recirculation Manual Control </w:t>
      </w:r>
    </w:p>
    <w:p w14:paraId="2288389B" w14:textId="2BF8FEAE" w:rsidR="00396E93" w:rsidRDefault="00396E93" w:rsidP="00595C39">
      <w:pPr>
        <w:tabs>
          <w:tab w:val="left" w:pos="2160"/>
          <w:tab w:val="left" w:pos="2700"/>
          <w:tab w:val="left" w:pos="3420"/>
          <w:tab w:val="left" w:pos="3780"/>
          <w:tab w:val="left" w:pos="5760"/>
          <w:tab w:val="left" w:pos="7212"/>
        </w:tabs>
        <w:spacing w:after="0" w:line="240" w:lineRule="auto"/>
        <w:ind w:left="1080" w:hanging="270"/>
        <w:contextualSpacing/>
        <w:rPr>
          <w:rFonts w:asciiTheme="minorHAnsi" w:hAnsiTheme="minorHAnsi"/>
          <w:sz w:val="20"/>
          <w:szCs w:val="20"/>
        </w:rPr>
      </w:pPr>
      <w:r w:rsidRPr="00396E93">
        <w:rPr>
          <w:rFonts w:asciiTheme="minorHAnsi" w:hAnsiTheme="minorHAnsi"/>
          <w:sz w:val="20"/>
          <w:szCs w:val="20"/>
        </w:rPr>
        <w:t xml:space="preserve">* HERS-Verified Demand Recirculation Sensor Control </w:t>
      </w:r>
      <w:r w:rsidR="003226E7">
        <w:rPr>
          <w:rFonts w:asciiTheme="minorHAnsi" w:hAnsiTheme="minorHAnsi"/>
          <w:sz w:val="20"/>
          <w:szCs w:val="20"/>
        </w:rPr>
        <w:t>fo</w:t>
      </w:r>
      <w:r w:rsidR="00C661C8">
        <w:rPr>
          <w:rFonts w:asciiTheme="minorHAnsi" w:hAnsiTheme="minorHAnsi"/>
          <w:sz w:val="20"/>
          <w:szCs w:val="20"/>
        </w:rPr>
        <w:t>r Central Systems,</w:t>
      </w:r>
    </w:p>
    <w:p w14:paraId="2288389C" w14:textId="77777777" w:rsidR="00396E93" w:rsidRDefault="00C661C8" w:rsidP="00396E93">
      <w:pPr>
        <w:tabs>
          <w:tab w:val="left" w:pos="2160"/>
          <w:tab w:val="left" w:pos="2700"/>
          <w:tab w:val="left" w:pos="3420"/>
          <w:tab w:val="left" w:pos="3780"/>
          <w:tab w:val="left" w:pos="5760"/>
          <w:tab w:val="left" w:pos="7212"/>
        </w:tabs>
        <w:spacing w:after="0" w:line="240" w:lineRule="auto"/>
        <w:ind w:left="450" w:firstLine="360"/>
        <w:contextualSpacing/>
        <w:rPr>
          <w:rFonts w:asciiTheme="minorHAnsi" w:hAnsiTheme="minorHAnsi"/>
          <w:sz w:val="20"/>
          <w:szCs w:val="20"/>
        </w:rPr>
      </w:pPr>
      <w:r w:rsidRPr="00EF6A8F">
        <w:rPr>
          <w:rFonts w:asciiTheme="minorHAnsi" w:hAnsiTheme="minorHAnsi"/>
          <w:sz w:val="20"/>
          <w:szCs w:val="20"/>
        </w:rPr>
        <w:t>*HERS-Verified Pipe Insulation</w:t>
      </w:r>
    </w:p>
    <w:p w14:paraId="2288389D" w14:textId="77777777" w:rsidR="00C661C8" w:rsidRDefault="00C661C8" w:rsidP="006B46A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p>
    <w:p w14:paraId="612B5E39" w14:textId="77777777" w:rsidR="0095175B" w:rsidRDefault="0095175B" w:rsidP="006B46A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p>
    <w:p w14:paraId="2288389E" w14:textId="77777777" w:rsidR="00396E93" w:rsidRDefault="006B46AF" w:rsidP="00396E93">
      <w:pPr>
        <w:spacing w:after="0" w:line="240" w:lineRule="auto"/>
        <w:rPr>
          <w:rFonts w:asciiTheme="minorHAnsi" w:hAnsiTheme="minorHAnsi"/>
          <w:sz w:val="20"/>
          <w:szCs w:val="20"/>
        </w:rPr>
      </w:pPr>
      <w:r>
        <w:rPr>
          <w:rFonts w:asciiTheme="minorHAnsi" w:hAnsiTheme="minorHAnsi" w:cs="Arial"/>
          <w:b/>
          <w:sz w:val="20"/>
          <w:szCs w:val="20"/>
        </w:rPr>
        <w:lastRenderedPageBreak/>
        <w:t>C</w:t>
      </w:r>
      <w:r w:rsidRPr="007D0483">
        <w:rPr>
          <w:rFonts w:asciiTheme="minorHAnsi" w:hAnsiTheme="minorHAnsi" w:cs="Arial"/>
          <w:b/>
          <w:sz w:val="20"/>
          <w:szCs w:val="20"/>
        </w:rPr>
        <w:t>. Installed Central Water Heating Systems Information</w:t>
      </w:r>
    </w:p>
    <w:p w14:paraId="2288389F" w14:textId="77777777" w:rsidR="00396E93" w:rsidRDefault="006B46AF" w:rsidP="00396E93">
      <w:pPr>
        <w:spacing w:after="0" w:line="240" w:lineRule="auto"/>
        <w:rPr>
          <w:rFonts w:asciiTheme="minorHAnsi" w:hAnsiTheme="minorHAnsi"/>
          <w:sz w:val="20"/>
          <w:szCs w:val="20"/>
        </w:rPr>
      </w:pPr>
      <w:r>
        <w:rPr>
          <w:rFonts w:asciiTheme="minorHAnsi" w:hAnsiTheme="minorHAnsi"/>
          <w:sz w:val="20"/>
          <w:szCs w:val="20"/>
        </w:rPr>
        <w:t>This table reports the water heating system information that is being installed.  Require one line for each system.</w:t>
      </w:r>
    </w:p>
    <w:p w14:paraId="228838A1" w14:textId="7CAA2B34" w:rsidR="00396E93" w:rsidRDefault="006B46AF" w:rsidP="00396E93">
      <w:pPr>
        <w:spacing w:after="0" w:line="240" w:lineRule="auto"/>
        <w:ind w:left="720" w:hanging="450"/>
        <w:rPr>
          <w:rFonts w:asciiTheme="minorHAnsi" w:hAnsiTheme="minorHAnsi"/>
          <w:sz w:val="20"/>
          <w:szCs w:val="20"/>
        </w:rPr>
      </w:pPr>
      <w:proofErr w:type="gramStart"/>
      <w:r>
        <w:rPr>
          <w:rFonts w:asciiTheme="minorHAnsi" w:hAnsiTheme="minorHAnsi"/>
          <w:sz w:val="20"/>
          <w:szCs w:val="20"/>
        </w:rPr>
        <w:t>01 Water</w:t>
      </w:r>
      <w:proofErr w:type="gramEnd"/>
      <w:r>
        <w:rPr>
          <w:rFonts w:asciiTheme="minorHAnsi" w:hAnsiTheme="minorHAnsi"/>
          <w:sz w:val="20"/>
          <w:szCs w:val="20"/>
        </w:rPr>
        <w:t xml:space="preserve"> Heating System ID or Name – Reference information from </w:t>
      </w:r>
      <w:r w:rsidR="0077383A" w:rsidRPr="00EF6A8F">
        <w:rPr>
          <w:rFonts w:asciiTheme="minorHAnsi" w:hAnsiTheme="minorHAnsi"/>
          <w:sz w:val="20"/>
          <w:szCs w:val="20"/>
        </w:rPr>
        <w:t>Table A</w:t>
      </w:r>
      <w:r w:rsidR="00F312B5">
        <w:rPr>
          <w:rFonts w:asciiTheme="minorHAnsi" w:hAnsiTheme="minorHAnsi"/>
          <w:sz w:val="20"/>
          <w:szCs w:val="20"/>
        </w:rPr>
        <w:t>.</w:t>
      </w:r>
    </w:p>
    <w:p w14:paraId="228838A2" w14:textId="274876AF" w:rsidR="00396E93" w:rsidRDefault="006B46AF" w:rsidP="00396E93">
      <w:pPr>
        <w:spacing w:after="0" w:line="240" w:lineRule="auto"/>
        <w:ind w:left="720" w:hanging="450"/>
        <w:rPr>
          <w:rFonts w:asciiTheme="minorHAnsi" w:hAnsiTheme="minorHAnsi"/>
          <w:sz w:val="20"/>
          <w:szCs w:val="20"/>
        </w:rPr>
      </w:pPr>
      <w:r w:rsidRPr="00473781">
        <w:rPr>
          <w:rFonts w:asciiTheme="minorHAnsi" w:hAnsiTheme="minorHAnsi"/>
          <w:sz w:val="20"/>
          <w:szCs w:val="20"/>
        </w:rPr>
        <w:t>02</w:t>
      </w:r>
      <w:r>
        <w:rPr>
          <w:rFonts w:asciiTheme="minorHAnsi" w:hAnsiTheme="minorHAnsi"/>
          <w:sz w:val="20"/>
          <w:szCs w:val="20"/>
        </w:rPr>
        <w:t xml:space="preserve"> Water Heating System Type – Reference information from </w:t>
      </w:r>
      <w:r w:rsidR="0077383A" w:rsidRPr="00EF6A8F">
        <w:rPr>
          <w:rFonts w:asciiTheme="minorHAnsi" w:hAnsiTheme="minorHAnsi"/>
          <w:sz w:val="20"/>
          <w:szCs w:val="20"/>
        </w:rPr>
        <w:t>Table A</w:t>
      </w:r>
      <w:r w:rsidR="00F312B5">
        <w:rPr>
          <w:rFonts w:asciiTheme="minorHAnsi" w:hAnsiTheme="minorHAnsi"/>
          <w:sz w:val="20"/>
          <w:szCs w:val="20"/>
        </w:rPr>
        <w:t>.</w:t>
      </w:r>
    </w:p>
    <w:p w14:paraId="228838A3" w14:textId="21FDD6BE" w:rsidR="00396E93" w:rsidRDefault="006B46AF" w:rsidP="00396E93">
      <w:pPr>
        <w:spacing w:after="0" w:line="240" w:lineRule="auto"/>
        <w:ind w:left="540" w:hanging="270"/>
        <w:rPr>
          <w:rFonts w:asciiTheme="minorHAnsi" w:hAnsiTheme="minorHAnsi"/>
          <w:sz w:val="20"/>
          <w:szCs w:val="20"/>
        </w:rPr>
      </w:pPr>
      <w:r w:rsidRPr="00473781">
        <w:rPr>
          <w:rFonts w:asciiTheme="minorHAnsi" w:hAnsiTheme="minorHAnsi"/>
          <w:sz w:val="20"/>
          <w:szCs w:val="20"/>
        </w:rPr>
        <w:t>03</w:t>
      </w:r>
      <w:r>
        <w:rPr>
          <w:rFonts w:asciiTheme="minorHAnsi" w:hAnsiTheme="minorHAnsi"/>
          <w:sz w:val="20"/>
          <w:szCs w:val="20"/>
        </w:rPr>
        <w:t xml:space="preserve"> Water Heater Type – Information from </w:t>
      </w:r>
      <w:r w:rsidR="0077383A" w:rsidRPr="00EF6A8F">
        <w:rPr>
          <w:rFonts w:asciiTheme="minorHAnsi" w:hAnsiTheme="minorHAnsi"/>
          <w:sz w:val="20"/>
          <w:szCs w:val="20"/>
        </w:rPr>
        <w:t xml:space="preserve">Table </w:t>
      </w:r>
      <w:proofErr w:type="gramStart"/>
      <w:r w:rsidR="0077383A" w:rsidRPr="00EF6A8F">
        <w:rPr>
          <w:rFonts w:asciiTheme="minorHAnsi" w:hAnsiTheme="minorHAnsi"/>
          <w:sz w:val="20"/>
          <w:szCs w:val="20"/>
        </w:rPr>
        <w:t>A</w:t>
      </w:r>
      <w:proofErr w:type="gramEnd"/>
      <w:r w:rsidR="0077383A" w:rsidDel="0077383A">
        <w:rPr>
          <w:rFonts w:asciiTheme="minorHAnsi" w:hAnsiTheme="minorHAnsi"/>
          <w:sz w:val="20"/>
          <w:szCs w:val="20"/>
        </w:rPr>
        <w:t xml:space="preserve"> </w:t>
      </w:r>
      <w:r w:rsidRPr="00473781">
        <w:rPr>
          <w:rFonts w:asciiTheme="minorHAnsi" w:hAnsiTheme="minorHAnsi"/>
          <w:sz w:val="20"/>
          <w:szCs w:val="20"/>
        </w:rPr>
        <w:t>04</w:t>
      </w:r>
      <w:r>
        <w:rPr>
          <w:rFonts w:asciiTheme="minorHAnsi" w:hAnsiTheme="minorHAnsi"/>
          <w:sz w:val="20"/>
          <w:szCs w:val="20"/>
        </w:rPr>
        <w:t xml:space="preserve"> # of Water Heaters in system – Reference information from </w:t>
      </w:r>
      <w:r w:rsidR="0077383A" w:rsidRPr="00EF6A8F">
        <w:rPr>
          <w:rFonts w:asciiTheme="minorHAnsi" w:hAnsiTheme="minorHAnsi"/>
          <w:sz w:val="20"/>
          <w:szCs w:val="20"/>
        </w:rPr>
        <w:t>Table A</w:t>
      </w:r>
      <w:r w:rsidR="00F312B5">
        <w:rPr>
          <w:rFonts w:asciiTheme="minorHAnsi" w:hAnsiTheme="minorHAnsi"/>
          <w:sz w:val="20"/>
          <w:szCs w:val="20"/>
        </w:rPr>
        <w:t>.</w:t>
      </w:r>
    </w:p>
    <w:p w14:paraId="228838A4" w14:textId="5957781C" w:rsidR="00396E93" w:rsidRDefault="006B46AF" w:rsidP="00396E93">
      <w:pPr>
        <w:spacing w:after="0" w:line="240" w:lineRule="auto"/>
        <w:ind w:left="720" w:hanging="450"/>
        <w:rPr>
          <w:rFonts w:asciiTheme="minorHAnsi" w:hAnsiTheme="minorHAnsi"/>
          <w:sz w:val="20"/>
          <w:szCs w:val="20"/>
        </w:rPr>
      </w:pPr>
      <w:proofErr w:type="gramStart"/>
      <w:r w:rsidRPr="00473781">
        <w:rPr>
          <w:rFonts w:asciiTheme="minorHAnsi" w:hAnsiTheme="minorHAnsi"/>
          <w:sz w:val="20"/>
          <w:szCs w:val="20"/>
        </w:rPr>
        <w:t>05</w:t>
      </w:r>
      <w:r>
        <w:rPr>
          <w:rFonts w:asciiTheme="minorHAnsi" w:hAnsiTheme="minorHAnsi"/>
          <w:sz w:val="20"/>
          <w:szCs w:val="20"/>
        </w:rPr>
        <w:t xml:space="preserve"> Water Heater Storage Volume (gal) – User input.</w:t>
      </w:r>
      <w:proofErr w:type="gramEnd"/>
      <w:r>
        <w:rPr>
          <w:rFonts w:asciiTheme="minorHAnsi" w:hAnsiTheme="minorHAnsi"/>
          <w:sz w:val="20"/>
          <w:szCs w:val="20"/>
        </w:rPr>
        <w:t xml:space="preserve">  Value may be N/A if </w:t>
      </w:r>
      <w:r w:rsidR="0077383A">
        <w:rPr>
          <w:rFonts w:asciiTheme="minorHAnsi" w:hAnsiTheme="minorHAnsi"/>
          <w:sz w:val="20"/>
          <w:szCs w:val="20"/>
        </w:rPr>
        <w:t>water heater type is instantaneous with zero storage.</w:t>
      </w:r>
    </w:p>
    <w:p w14:paraId="228838A5" w14:textId="2223EF39" w:rsidR="00396E93" w:rsidRDefault="006B46AF" w:rsidP="00396E93">
      <w:pPr>
        <w:spacing w:after="0" w:line="240" w:lineRule="auto"/>
        <w:ind w:left="720" w:hanging="450"/>
        <w:rPr>
          <w:rFonts w:asciiTheme="minorHAnsi" w:hAnsiTheme="minorHAnsi"/>
          <w:sz w:val="20"/>
          <w:szCs w:val="20"/>
        </w:rPr>
      </w:pPr>
      <w:r w:rsidRPr="00473781">
        <w:rPr>
          <w:rFonts w:asciiTheme="minorHAnsi" w:hAnsiTheme="minorHAnsi"/>
          <w:sz w:val="20"/>
          <w:szCs w:val="20"/>
        </w:rPr>
        <w:t>06</w:t>
      </w:r>
      <w:r>
        <w:rPr>
          <w:rFonts w:asciiTheme="minorHAnsi" w:hAnsiTheme="minorHAnsi"/>
          <w:sz w:val="20"/>
          <w:szCs w:val="20"/>
        </w:rPr>
        <w:t xml:space="preserve"> Fuel Type – Reference information from </w:t>
      </w:r>
      <w:r w:rsidR="0077383A" w:rsidRPr="00EF6A8F">
        <w:rPr>
          <w:rFonts w:asciiTheme="minorHAnsi" w:hAnsiTheme="minorHAnsi"/>
          <w:sz w:val="20"/>
          <w:szCs w:val="20"/>
        </w:rPr>
        <w:t>Table A</w:t>
      </w:r>
      <w:r w:rsidR="00F312B5">
        <w:rPr>
          <w:rFonts w:asciiTheme="minorHAnsi" w:hAnsiTheme="minorHAnsi"/>
          <w:sz w:val="20"/>
          <w:szCs w:val="20"/>
        </w:rPr>
        <w:t>.</w:t>
      </w:r>
    </w:p>
    <w:p w14:paraId="228838A6" w14:textId="579D1A06" w:rsidR="00396E93" w:rsidRDefault="006B46AF" w:rsidP="00396E93">
      <w:pPr>
        <w:spacing w:after="0" w:line="240" w:lineRule="auto"/>
        <w:ind w:left="720" w:hanging="450"/>
        <w:rPr>
          <w:rFonts w:asciiTheme="minorHAnsi" w:hAnsiTheme="minorHAnsi"/>
          <w:sz w:val="20"/>
          <w:szCs w:val="20"/>
        </w:rPr>
      </w:pPr>
      <w:r w:rsidRPr="00473781">
        <w:rPr>
          <w:rFonts w:asciiTheme="minorHAnsi" w:hAnsiTheme="minorHAnsi"/>
          <w:sz w:val="20"/>
          <w:szCs w:val="20"/>
        </w:rPr>
        <w:t>07</w:t>
      </w:r>
      <w:r>
        <w:rPr>
          <w:rFonts w:asciiTheme="minorHAnsi" w:hAnsiTheme="minorHAnsi"/>
          <w:sz w:val="20"/>
          <w:szCs w:val="20"/>
        </w:rPr>
        <w:t xml:space="preserve"> Rated Input Type – Reference information from </w:t>
      </w:r>
      <w:r w:rsidR="0077383A" w:rsidRPr="00EF6A8F">
        <w:rPr>
          <w:rFonts w:asciiTheme="minorHAnsi" w:hAnsiTheme="minorHAnsi"/>
          <w:sz w:val="20"/>
          <w:szCs w:val="20"/>
        </w:rPr>
        <w:t>Table A</w:t>
      </w:r>
      <w:r w:rsidR="00F312B5">
        <w:rPr>
          <w:rFonts w:asciiTheme="minorHAnsi" w:hAnsiTheme="minorHAnsi"/>
          <w:sz w:val="20"/>
          <w:szCs w:val="20"/>
        </w:rPr>
        <w:t>.</w:t>
      </w:r>
    </w:p>
    <w:p w14:paraId="228838A7" w14:textId="40FC3A7C" w:rsidR="00396E93" w:rsidRDefault="006B46AF" w:rsidP="00396E93">
      <w:pPr>
        <w:spacing w:after="0" w:line="240" w:lineRule="auto"/>
        <w:ind w:left="720" w:hanging="450"/>
        <w:rPr>
          <w:rFonts w:asciiTheme="minorHAnsi" w:hAnsiTheme="minorHAnsi"/>
          <w:sz w:val="20"/>
          <w:szCs w:val="20"/>
        </w:rPr>
      </w:pPr>
      <w:r w:rsidRPr="00473781">
        <w:rPr>
          <w:rFonts w:asciiTheme="minorHAnsi" w:hAnsiTheme="minorHAnsi"/>
          <w:sz w:val="20"/>
          <w:szCs w:val="20"/>
        </w:rPr>
        <w:t>08</w:t>
      </w:r>
      <w:r>
        <w:rPr>
          <w:rFonts w:asciiTheme="minorHAnsi" w:hAnsiTheme="minorHAnsi"/>
          <w:sz w:val="20"/>
          <w:szCs w:val="20"/>
        </w:rPr>
        <w:t xml:space="preserve"> Rated Input Value – User input.   </w:t>
      </w:r>
      <w:proofErr w:type="gramStart"/>
      <w:r>
        <w:rPr>
          <w:rFonts w:asciiTheme="minorHAnsi" w:hAnsiTheme="minorHAnsi"/>
          <w:sz w:val="20"/>
          <w:szCs w:val="20"/>
        </w:rPr>
        <w:t>Numerical value of the rated input.</w:t>
      </w:r>
      <w:proofErr w:type="gramEnd"/>
      <w:r>
        <w:rPr>
          <w:rFonts w:asciiTheme="minorHAnsi" w:hAnsiTheme="minorHAnsi"/>
          <w:sz w:val="20"/>
          <w:szCs w:val="20"/>
        </w:rPr>
        <w:t xml:space="preserve">  </w:t>
      </w:r>
      <w:proofErr w:type="gramStart"/>
      <w:r>
        <w:rPr>
          <w:rFonts w:asciiTheme="minorHAnsi" w:hAnsiTheme="minorHAnsi"/>
          <w:sz w:val="20"/>
          <w:szCs w:val="20"/>
        </w:rPr>
        <w:t>Must be equal to or less than value indicated on the NRCC-PRF-01</w:t>
      </w:r>
      <w:r w:rsidR="00F312B5">
        <w:rPr>
          <w:rFonts w:asciiTheme="minorHAnsi" w:hAnsiTheme="minorHAnsi"/>
          <w:sz w:val="20"/>
          <w:szCs w:val="20"/>
        </w:rPr>
        <w:t>.</w:t>
      </w:r>
      <w:proofErr w:type="gramEnd"/>
    </w:p>
    <w:p w14:paraId="228838A8" w14:textId="275C8CE0" w:rsidR="00396E93" w:rsidRDefault="006B46AF" w:rsidP="00396E93">
      <w:pPr>
        <w:spacing w:after="0" w:line="240" w:lineRule="auto"/>
        <w:ind w:left="720" w:hanging="450"/>
        <w:rPr>
          <w:rFonts w:asciiTheme="minorHAnsi" w:hAnsiTheme="minorHAnsi"/>
          <w:sz w:val="20"/>
          <w:szCs w:val="20"/>
        </w:rPr>
      </w:pPr>
      <w:r w:rsidRPr="00473781">
        <w:rPr>
          <w:rFonts w:asciiTheme="minorHAnsi" w:hAnsiTheme="minorHAnsi"/>
          <w:sz w:val="20"/>
          <w:szCs w:val="20"/>
        </w:rPr>
        <w:t>09</w:t>
      </w:r>
      <w:r>
        <w:rPr>
          <w:rFonts w:asciiTheme="minorHAnsi" w:hAnsiTheme="minorHAnsi"/>
          <w:sz w:val="20"/>
          <w:szCs w:val="20"/>
        </w:rPr>
        <w:t xml:space="preserve"> Heating Efficiency Type – Reference information from </w:t>
      </w:r>
      <w:r w:rsidR="0077383A" w:rsidRPr="00EF6A8F">
        <w:rPr>
          <w:rFonts w:asciiTheme="minorHAnsi" w:hAnsiTheme="minorHAnsi"/>
          <w:sz w:val="20"/>
          <w:szCs w:val="20"/>
        </w:rPr>
        <w:t>Table A</w:t>
      </w:r>
      <w:r w:rsidR="00F312B5">
        <w:rPr>
          <w:rFonts w:asciiTheme="minorHAnsi" w:hAnsiTheme="minorHAnsi"/>
          <w:sz w:val="20"/>
          <w:szCs w:val="20"/>
        </w:rPr>
        <w:t>.</w:t>
      </w:r>
    </w:p>
    <w:p w14:paraId="228838A9" w14:textId="24954172" w:rsidR="00396E93" w:rsidRDefault="006B46AF" w:rsidP="00396E93">
      <w:pPr>
        <w:spacing w:after="0" w:line="240" w:lineRule="auto"/>
        <w:ind w:left="720" w:hanging="450"/>
        <w:rPr>
          <w:rFonts w:asciiTheme="minorHAnsi" w:hAnsiTheme="minorHAnsi"/>
          <w:sz w:val="20"/>
          <w:szCs w:val="20"/>
        </w:rPr>
      </w:pPr>
      <w:r w:rsidRPr="00473781">
        <w:rPr>
          <w:rFonts w:asciiTheme="minorHAnsi" w:hAnsiTheme="minorHAnsi"/>
          <w:sz w:val="20"/>
          <w:szCs w:val="20"/>
        </w:rPr>
        <w:t>10</w:t>
      </w:r>
      <w:r>
        <w:rPr>
          <w:rFonts w:asciiTheme="minorHAnsi" w:hAnsiTheme="minorHAnsi"/>
          <w:sz w:val="20"/>
          <w:szCs w:val="20"/>
        </w:rPr>
        <w:t xml:space="preserve"> Heating Efficiency Value – User input.  </w:t>
      </w:r>
      <w:proofErr w:type="gramStart"/>
      <w:r>
        <w:rPr>
          <w:rFonts w:asciiTheme="minorHAnsi" w:hAnsiTheme="minorHAnsi"/>
          <w:sz w:val="20"/>
          <w:szCs w:val="20"/>
        </w:rPr>
        <w:t>Numerical value of the Heating Efficiency.</w:t>
      </w:r>
      <w:proofErr w:type="gramEnd"/>
      <w:r>
        <w:rPr>
          <w:rFonts w:asciiTheme="minorHAnsi" w:hAnsiTheme="minorHAnsi"/>
          <w:sz w:val="20"/>
          <w:szCs w:val="20"/>
        </w:rPr>
        <w:t xml:space="preserve">  </w:t>
      </w:r>
      <w:proofErr w:type="gramStart"/>
      <w:r>
        <w:rPr>
          <w:rFonts w:asciiTheme="minorHAnsi" w:hAnsiTheme="minorHAnsi"/>
          <w:sz w:val="20"/>
          <w:szCs w:val="20"/>
        </w:rPr>
        <w:t>Must be equal to or higher efficiency than value indicated on the NRCC-PRF-01</w:t>
      </w:r>
      <w:r w:rsidR="00F312B5">
        <w:rPr>
          <w:rFonts w:asciiTheme="minorHAnsi" w:hAnsiTheme="minorHAnsi"/>
          <w:sz w:val="20"/>
          <w:szCs w:val="20"/>
        </w:rPr>
        <w:t>.</w:t>
      </w:r>
      <w:proofErr w:type="gramEnd"/>
    </w:p>
    <w:p w14:paraId="228838AA" w14:textId="2B341F4F" w:rsidR="00396E93" w:rsidRDefault="006B46AF" w:rsidP="00396E93">
      <w:pPr>
        <w:spacing w:after="0" w:line="240" w:lineRule="auto"/>
        <w:ind w:left="720" w:hanging="450"/>
        <w:rPr>
          <w:rFonts w:asciiTheme="minorHAnsi" w:hAnsiTheme="minorHAnsi"/>
          <w:sz w:val="20"/>
          <w:szCs w:val="20"/>
        </w:rPr>
      </w:pPr>
      <w:r w:rsidRPr="00473781">
        <w:rPr>
          <w:rFonts w:asciiTheme="minorHAnsi" w:hAnsiTheme="minorHAnsi"/>
          <w:sz w:val="20"/>
          <w:szCs w:val="20"/>
        </w:rPr>
        <w:t>11</w:t>
      </w:r>
      <w:r>
        <w:rPr>
          <w:rFonts w:asciiTheme="minorHAnsi" w:hAnsiTheme="minorHAnsi"/>
          <w:sz w:val="20"/>
          <w:szCs w:val="20"/>
        </w:rPr>
        <w:t xml:space="preserve"> Standby Loss – User input.  </w:t>
      </w:r>
      <w:proofErr w:type="gramStart"/>
      <w:r>
        <w:rPr>
          <w:rFonts w:asciiTheme="minorHAnsi" w:hAnsiTheme="minorHAnsi"/>
          <w:sz w:val="20"/>
          <w:szCs w:val="20"/>
        </w:rPr>
        <w:t>Must be equal to or less than value indicated on the NRCC-PRF-01.</w:t>
      </w:r>
      <w:proofErr w:type="gramEnd"/>
      <w:r>
        <w:rPr>
          <w:rFonts w:asciiTheme="minorHAnsi" w:hAnsiTheme="minorHAnsi"/>
          <w:sz w:val="20"/>
          <w:szCs w:val="20"/>
        </w:rPr>
        <w:t xml:space="preserve"> Value may be N/A if NRCC-PRF-01 value is N/A.  </w:t>
      </w:r>
    </w:p>
    <w:p w14:paraId="228838AB" w14:textId="77777777" w:rsidR="00396E93" w:rsidRDefault="006B46AF" w:rsidP="00396E93">
      <w:pPr>
        <w:spacing w:after="0" w:line="240" w:lineRule="auto"/>
        <w:ind w:left="720" w:hanging="450"/>
        <w:rPr>
          <w:rFonts w:asciiTheme="minorHAnsi" w:hAnsiTheme="minorHAnsi"/>
          <w:sz w:val="20"/>
          <w:szCs w:val="20"/>
        </w:rPr>
      </w:pPr>
      <w:proofErr w:type="gramStart"/>
      <w:r w:rsidRPr="00473781">
        <w:rPr>
          <w:rFonts w:asciiTheme="minorHAnsi" w:hAnsiTheme="minorHAnsi"/>
          <w:sz w:val="20"/>
          <w:szCs w:val="20"/>
        </w:rPr>
        <w:t>12</w:t>
      </w:r>
      <w:r>
        <w:rPr>
          <w:rFonts w:asciiTheme="minorHAnsi" w:hAnsiTheme="minorHAnsi"/>
          <w:sz w:val="20"/>
          <w:szCs w:val="20"/>
        </w:rPr>
        <w:t xml:space="preserve"> Exterior </w:t>
      </w:r>
      <w:proofErr w:type="spellStart"/>
      <w:r>
        <w:rPr>
          <w:rFonts w:asciiTheme="minorHAnsi" w:hAnsiTheme="minorHAnsi"/>
          <w:sz w:val="20"/>
          <w:szCs w:val="20"/>
        </w:rPr>
        <w:t>Insul</w:t>
      </w:r>
      <w:proofErr w:type="spellEnd"/>
      <w:r>
        <w:rPr>
          <w:rFonts w:asciiTheme="minorHAnsi" w:hAnsiTheme="minorHAnsi"/>
          <w:sz w:val="20"/>
          <w:szCs w:val="20"/>
        </w:rPr>
        <w:t>.</w:t>
      </w:r>
      <w:proofErr w:type="gramEnd"/>
      <w:r>
        <w:rPr>
          <w:rFonts w:asciiTheme="minorHAnsi" w:hAnsiTheme="minorHAnsi"/>
          <w:sz w:val="20"/>
          <w:szCs w:val="20"/>
        </w:rPr>
        <w:t xml:space="preserve"> R-Value – User input.  </w:t>
      </w:r>
      <w:proofErr w:type="gramStart"/>
      <w:r>
        <w:rPr>
          <w:rFonts w:asciiTheme="minorHAnsi" w:hAnsiTheme="minorHAnsi"/>
          <w:sz w:val="20"/>
          <w:szCs w:val="20"/>
        </w:rPr>
        <w:t>Must be equal to or higher than value indicated on the NRCC-PRF-01.</w:t>
      </w:r>
      <w:proofErr w:type="gramEnd"/>
      <w:r>
        <w:rPr>
          <w:rFonts w:asciiTheme="minorHAnsi" w:hAnsiTheme="minorHAnsi"/>
          <w:sz w:val="20"/>
          <w:szCs w:val="20"/>
        </w:rPr>
        <w:t xml:space="preserve">  Value may be N/A if NRCC-PRF-01 value is N/A.  </w:t>
      </w:r>
    </w:p>
    <w:p w14:paraId="228838AC" w14:textId="0CFC849D" w:rsidR="00396E93" w:rsidRDefault="006B46AF" w:rsidP="00396E93">
      <w:pPr>
        <w:spacing w:after="0" w:line="240" w:lineRule="auto"/>
        <w:ind w:left="720" w:hanging="450"/>
        <w:rPr>
          <w:rFonts w:asciiTheme="minorHAnsi" w:hAnsiTheme="minorHAnsi"/>
          <w:sz w:val="20"/>
          <w:szCs w:val="20"/>
        </w:rPr>
      </w:pPr>
      <w:r w:rsidRPr="00473781">
        <w:rPr>
          <w:rFonts w:asciiTheme="minorHAnsi" w:hAnsiTheme="minorHAnsi"/>
          <w:sz w:val="20"/>
          <w:szCs w:val="20"/>
        </w:rPr>
        <w:t>13</w:t>
      </w:r>
      <w:r>
        <w:rPr>
          <w:rFonts w:asciiTheme="minorHAnsi" w:hAnsiTheme="minorHAnsi"/>
          <w:sz w:val="20"/>
          <w:szCs w:val="20"/>
        </w:rPr>
        <w:t xml:space="preserve"> Central DHW System Distribution Type - Reference information from </w:t>
      </w:r>
      <w:r w:rsidR="0077383A" w:rsidRPr="00EF6A8F">
        <w:rPr>
          <w:rFonts w:asciiTheme="minorHAnsi" w:hAnsiTheme="minorHAnsi"/>
          <w:sz w:val="20"/>
          <w:szCs w:val="20"/>
        </w:rPr>
        <w:t>Table A</w:t>
      </w:r>
      <w:r w:rsidR="00F312B5">
        <w:rPr>
          <w:rFonts w:asciiTheme="minorHAnsi" w:hAnsiTheme="minorHAnsi"/>
          <w:sz w:val="20"/>
          <w:szCs w:val="20"/>
        </w:rPr>
        <w:t>.</w:t>
      </w:r>
    </w:p>
    <w:p w14:paraId="228838AD" w14:textId="4E78387A" w:rsidR="00396E93" w:rsidRDefault="006B46AF" w:rsidP="00396E93">
      <w:pPr>
        <w:spacing w:after="0" w:line="240" w:lineRule="auto"/>
        <w:ind w:left="720" w:hanging="450"/>
        <w:rPr>
          <w:rFonts w:asciiTheme="minorHAnsi" w:hAnsiTheme="minorHAnsi"/>
          <w:sz w:val="20"/>
          <w:szCs w:val="20"/>
        </w:rPr>
      </w:pPr>
      <w:r w:rsidRPr="00473781">
        <w:rPr>
          <w:rFonts w:asciiTheme="minorHAnsi" w:hAnsiTheme="minorHAnsi"/>
          <w:sz w:val="20"/>
          <w:szCs w:val="20"/>
        </w:rPr>
        <w:t>14</w:t>
      </w:r>
      <w:r>
        <w:rPr>
          <w:rFonts w:asciiTheme="minorHAnsi" w:hAnsiTheme="minorHAnsi"/>
          <w:sz w:val="20"/>
          <w:szCs w:val="20"/>
        </w:rPr>
        <w:t xml:space="preserve"> Dwelling Unit DHW System Distribution Type - Reference information from </w:t>
      </w:r>
      <w:r w:rsidR="0077383A" w:rsidRPr="00EF6A8F">
        <w:rPr>
          <w:rFonts w:asciiTheme="minorHAnsi" w:hAnsiTheme="minorHAnsi"/>
          <w:sz w:val="20"/>
          <w:szCs w:val="20"/>
        </w:rPr>
        <w:t>Table A</w:t>
      </w:r>
      <w:r w:rsidR="00F312B5">
        <w:rPr>
          <w:rFonts w:asciiTheme="minorHAnsi" w:hAnsiTheme="minorHAnsi"/>
          <w:sz w:val="20"/>
          <w:szCs w:val="20"/>
        </w:rPr>
        <w:t>.</w:t>
      </w:r>
    </w:p>
    <w:p w14:paraId="228838AE" w14:textId="77777777" w:rsidR="00396E93" w:rsidRDefault="00396E9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p w14:paraId="228838AF" w14:textId="77777777" w:rsidR="006B46AF" w:rsidRDefault="006B46AF" w:rsidP="006B46A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Pr>
          <w:rFonts w:asciiTheme="minorHAnsi" w:hAnsiTheme="minorHAnsi"/>
          <w:b/>
          <w:sz w:val="20"/>
          <w:szCs w:val="20"/>
        </w:rPr>
        <w:t xml:space="preserve">D. </w:t>
      </w:r>
      <w:r>
        <w:rPr>
          <w:rFonts w:asciiTheme="minorHAnsi" w:hAnsiTheme="minorHAnsi" w:cs="Arial"/>
          <w:b/>
          <w:sz w:val="20"/>
          <w:szCs w:val="20"/>
        </w:rPr>
        <w:t>Installed Water Heater Manufacturer Information</w:t>
      </w:r>
    </w:p>
    <w:p w14:paraId="228838B0" w14:textId="751B780F" w:rsidR="006B46AF" w:rsidRPr="001E74F2" w:rsidRDefault="006B46AF" w:rsidP="006B46A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1E74F2">
        <w:rPr>
          <w:rFonts w:asciiTheme="minorHAnsi" w:hAnsiTheme="minorHAnsi" w:cs="Arial"/>
          <w:sz w:val="20"/>
          <w:szCs w:val="20"/>
        </w:rPr>
        <w:t>This table reports the manufacturer information of the installed water heater(s)</w:t>
      </w:r>
      <w:r>
        <w:rPr>
          <w:rFonts w:asciiTheme="minorHAnsi" w:hAnsiTheme="minorHAnsi" w:cs="Arial"/>
          <w:sz w:val="20"/>
          <w:szCs w:val="20"/>
        </w:rPr>
        <w:t>.   Require one line for each installed water heater</w:t>
      </w:r>
      <w:r w:rsidR="00F312B5">
        <w:rPr>
          <w:rFonts w:asciiTheme="minorHAnsi" w:hAnsiTheme="minorHAnsi" w:cs="Arial"/>
          <w:sz w:val="20"/>
          <w:szCs w:val="20"/>
        </w:rPr>
        <w:t>.</w:t>
      </w:r>
    </w:p>
    <w:p w14:paraId="228838B2" w14:textId="77777777" w:rsidR="006B46AF" w:rsidRPr="001E74F2" w:rsidRDefault="006B46AF" w:rsidP="006B46A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proofErr w:type="gramStart"/>
      <w:r w:rsidRPr="001E74F2">
        <w:rPr>
          <w:rFonts w:asciiTheme="minorHAnsi" w:hAnsiTheme="minorHAnsi"/>
          <w:sz w:val="20"/>
          <w:szCs w:val="20"/>
        </w:rPr>
        <w:t>01</w:t>
      </w:r>
      <w:r>
        <w:rPr>
          <w:rFonts w:asciiTheme="minorHAnsi" w:hAnsiTheme="minorHAnsi"/>
          <w:sz w:val="20"/>
          <w:szCs w:val="20"/>
        </w:rPr>
        <w:t xml:space="preserve"> Water</w:t>
      </w:r>
      <w:proofErr w:type="gramEnd"/>
      <w:r>
        <w:rPr>
          <w:rFonts w:asciiTheme="minorHAnsi" w:hAnsiTheme="minorHAnsi"/>
          <w:sz w:val="20"/>
          <w:szCs w:val="20"/>
        </w:rPr>
        <w:t xml:space="preserve"> Heating System ID or Name – Reference information from NRCC-PRF-01.</w:t>
      </w:r>
    </w:p>
    <w:p w14:paraId="228838B3" w14:textId="77777777" w:rsidR="006B46AF" w:rsidRPr="001E74F2" w:rsidRDefault="006B46AF" w:rsidP="006B46A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r w:rsidRPr="001E74F2">
        <w:rPr>
          <w:rFonts w:asciiTheme="minorHAnsi" w:hAnsiTheme="minorHAnsi"/>
          <w:sz w:val="20"/>
          <w:szCs w:val="20"/>
        </w:rPr>
        <w:t>02</w:t>
      </w:r>
      <w:r>
        <w:rPr>
          <w:rFonts w:asciiTheme="minorHAnsi" w:hAnsiTheme="minorHAnsi"/>
          <w:sz w:val="20"/>
          <w:szCs w:val="20"/>
        </w:rPr>
        <w:t xml:space="preserve"> Manufacturer – User input.  Enter the name of the water heater manufacturer.</w:t>
      </w:r>
    </w:p>
    <w:p w14:paraId="228838B4" w14:textId="77777777" w:rsidR="006B46AF" w:rsidRPr="001E74F2" w:rsidRDefault="006B46AF" w:rsidP="006B46A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r w:rsidRPr="001E74F2">
        <w:rPr>
          <w:rFonts w:asciiTheme="minorHAnsi" w:hAnsiTheme="minorHAnsi"/>
          <w:sz w:val="20"/>
          <w:szCs w:val="20"/>
        </w:rPr>
        <w:t>03</w:t>
      </w:r>
      <w:r>
        <w:rPr>
          <w:rFonts w:asciiTheme="minorHAnsi" w:hAnsiTheme="minorHAnsi"/>
          <w:sz w:val="20"/>
          <w:szCs w:val="20"/>
        </w:rPr>
        <w:t xml:space="preserve"> Model Number – User input.  Enter the model number of the water heater.</w:t>
      </w:r>
    </w:p>
    <w:p w14:paraId="4066BA75" w14:textId="77777777" w:rsidR="00595C39" w:rsidRDefault="00595C39" w:rsidP="00595C3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20"/>
          <w:szCs w:val="20"/>
        </w:rPr>
      </w:pPr>
    </w:p>
    <w:p w14:paraId="228838B6" w14:textId="45B40AC8" w:rsidR="006B46AF" w:rsidRPr="00260947" w:rsidRDefault="006B46AF" w:rsidP="00595C3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20"/>
          <w:szCs w:val="20"/>
        </w:rPr>
      </w:pPr>
      <w:r>
        <w:rPr>
          <w:rFonts w:asciiTheme="minorHAnsi" w:hAnsiTheme="minorHAnsi" w:cs="Arial"/>
          <w:b/>
          <w:sz w:val="20"/>
          <w:szCs w:val="20"/>
        </w:rPr>
        <w:t xml:space="preserve">E. </w:t>
      </w:r>
      <w:r w:rsidR="00595C39" w:rsidRPr="00A05876">
        <w:rPr>
          <w:rFonts w:asciiTheme="minorHAnsi" w:hAnsiTheme="minorHAnsi" w:cs="Arial"/>
          <w:b/>
          <w:sz w:val="20"/>
          <w:szCs w:val="20"/>
        </w:rPr>
        <w:t>Ma</w:t>
      </w:r>
      <w:r w:rsidR="00545791">
        <w:rPr>
          <w:rFonts w:asciiTheme="minorHAnsi" w:hAnsiTheme="minorHAnsi" w:cs="Arial"/>
          <w:b/>
          <w:sz w:val="20"/>
          <w:szCs w:val="20"/>
        </w:rPr>
        <w:t>n</w:t>
      </w:r>
      <w:r w:rsidR="00595C39" w:rsidRPr="00A05876">
        <w:rPr>
          <w:rFonts w:asciiTheme="minorHAnsi" w:hAnsiTheme="minorHAnsi" w:cs="Arial"/>
          <w:b/>
          <w:sz w:val="20"/>
          <w:szCs w:val="20"/>
        </w:rPr>
        <w:t>datory Measures for All Domestic Hot Water Distribution Systems</w:t>
      </w:r>
    </w:p>
    <w:p w14:paraId="228838B7" w14:textId="77777777" w:rsidR="006B46AF" w:rsidRDefault="006B46AF" w:rsidP="006B46A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lists the requirements for all central recirculation systems.  HERS rater must ensure all the requirements on this table are met. </w:t>
      </w:r>
    </w:p>
    <w:p w14:paraId="228838B8" w14:textId="77777777" w:rsidR="006B46AF" w:rsidRDefault="006B46AF" w:rsidP="006B46A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20"/>
          <w:szCs w:val="20"/>
        </w:rPr>
      </w:pPr>
    </w:p>
    <w:p w14:paraId="228838B9" w14:textId="77777777" w:rsidR="006B46AF" w:rsidRDefault="006B46AF" w:rsidP="006B46A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20"/>
          <w:szCs w:val="20"/>
        </w:rPr>
      </w:pPr>
      <w:r>
        <w:rPr>
          <w:rFonts w:asciiTheme="minorHAnsi" w:hAnsiTheme="minorHAnsi" w:cs="Arial"/>
          <w:b/>
          <w:sz w:val="20"/>
          <w:szCs w:val="20"/>
        </w:rPr>
        <w:t xml:space="preserve">F. </w:t>
      </w:r>
      <w:r w:rsidRPr="006D2E42">
        <w:rPr>
          <w:rFonts w:asciiTheme="minorHAnsi" w:hAnsiTheme="minorHAnsi"/>
          <w:b/>
          <w:sz w:val="20"/>
          <w:szCs w:val="20"/>
        </w:rPr>
        <w:t xml:space="preserve">HERS-Verified Pipe Insulation </w:t>
      </w:r>
      <w:r>
        <w:rPr>
          <w:rFonts w:asciiTheme="minorHAnsi" w:hAnsiTheme="minorHAnsi"/>
          <w:b/>
          <w:sz w:val="20"/>
          <w:szCs w:val="20"/>
        </w:rPr>
        <w:t xml:space="preserve">Credit </w:t>
      </w:r>
      <w:r>
        <w:rPr>
          <w:rFonts w:asciiTheme="minorHAnsi" w:hAnsiTheme="minorHAnsi" w:cs="Arial"/>
          <w:b/>
          <w:sz w:val="20"/>
          <w:szCs w:val="20"/>
        </w:rPr>
        <w:t>Requirements</w:t>
      </w:r>
    </w:p>
    <w:p w14:paraId="228838BA" w14:textId="3C42B69F" w:rsidR="006B46AF" w:rsidRPr="009E63DF" w:rsidRDefault="006B46AF" w:rsidP="006B46A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6D2E42">
        <w:rPr>
          <w:rFonts w:asciiTheme="minorHAnsi" w:hAnsiTheme="minorHAnsi"/>
          <w:b/>
          <w:sz w:val="20"/>
          <w:szCs w:val="20"/>
        </w:rPr>
        <w:t xml:space="preserve">HERS-Verified Pipe Insulation </w:t>
      </w:r>
      <w:r>
        <w:rPr>
          <w:rFonts w:asciiTheme="minorHAnsi" w:hAnsiTheme="minorHAnsi"/>
          <w:b/>
          <w:sz w:val="20"/>
          <w:szCs w:val="20"/>
        </w:rPr>
        <w:t>Credit</w:t>
      </w:r>
      <w:r>
        <w:rPr>
          <w:rFonts w:asciiTheme="minorHAnsi" w:hAnsiTheme="minorHAnsi" w:cs="Arial"/>
          <w:b/>
          <w:sz w:val="20"/>
          <w:szCs w:val="20"/>
        </w:rPr>
        <w:t xml:space="preserve">. </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F312B5">
        <w:rPr>
          <w:rFonts w:asciiTheme="minorHAnsi" w:hAnsiTheme="minorHAnsi" w:cs="Arial"/>
          <w:sz w:val="20"/>
          <w:szCs w:val="20"/>
        </w:rPr>
        <w:t xml:space="preserve"> to</w:t>
      </w:r>
      <w:r>
        <w:rPr>
          <w:rFonts w:asciiTheme="minorHAnsi" w:hAnsiTheme="minorHAnsi" w:cs="Arial"/>
          <w:sz w:val="20"/>
          <w:szCs w:val="20"/>
        </w:rPr>
        <w:t xml:space="preserve"> the mandatory requirements in Table </w:t>
      </w:r>
      <w:r w:rsidR="003E2E08">
        <w:rPr>
          <w:rFonts w:asciiTheme="minorHAnsi" w:hAnsiTheme="minorHAnsi" w:cs="Arial"/>
          <w:sz w:val="20"/>
          <w:szCs w:val="20"/>
        </w:rPr>
        <w:t>F</w:t>
      </w:r>
      <w:r>
        <w:rPr>
          <w:rFonts w:asciiTheme="minorHAnsi" w:hAnsiTheme="minorHAnsi" w:cs="Arial"/>
          <w:sz w:val="20"/>
          <w:szCs w:val="20"/>
        </w:rPr>
        <w:t xml:space="preserve">, the HERS rater must ensure the requirements </w:t>
      </w:r>
      <w:r w:rsidR="00F312B5">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  </w:t>
      </w:r>
    </w:p>
    <w:p w14:paraId="228838BB" w14:textId="77777777" w:rsidR="006B46AF" w:rsidRDefault="006B46AF" w:rsidP="006B46A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20"/>
          <w:szCs w:val="20"/>
        </w:rPr>
      </w:pPr>
    </w:p>
    <w:p w14:paraId="228838BC" w14:textId="77777777" w:rsidR="006B46AF" w:rsidRPr="00EC7885" w:rsidRDefault="006B46AF" w:rsidP="006B46A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20"/>
          <w:szCs w:val="20"/>
        </w:rPr>
      </w:pPr>
      <w:r>
        <w:rPr>
          <w:rFonts w:asciiTheme="minorHAnsi" w:hAnsiTheme="minorHAnsi" w:cs="Arial"/>
          <w:b/>
          <w:sz w:val="20"/>
          <w:szCs w:val="20"/>
        </w:rPr>
        <w:t xml:space="preserve">G. </w:t>
      </w:r>
      <w:r w:rsidRPr="006D2E42">
        <w:rPr>
          <w:rFonts w:asciiTheme="minorHAnsi" w:hAnsiTheme="minorHAnsi"/>
          <w:b/>
          <w:sz w:val="20"/>
          <w:szCs w:val="20"/>
        </w:rPr>
        <w:t xml:space="preserve">HERS-Verified Parallel Piping </w:t>
      </w:r>
      <w:r>
        <w:rPr>
          <w:rFonts w:asciiTheme="minorHAnsi" w:hAnsiTheme="minorHAnsi" w:cs="Arial"/>
          <w:b/>
          <w:sz w:val="20"/>
          <w:szCs w:val="20"/>
        </w:rPr>
        <w:t>Requirements</w:t>
      </w:r>
    </w:p>
    <w:p w14:paraId="228838BD" w14:textId="41C17D30" w:rsidR="006B46AF" w:rsidRPr="009E63DF" w:rsidRDefault="006B46AF" w:rsidP="006B46A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6D2E42">
        <w:rPr>
          <w:rFonts w:asciiTheme="minorHAnsi" w:hAnsiTheme="minorHAnsi"/>
          <w:b/>
          <w:sz w:val="20"/>
          <w:szCs w:val="20"/>
        </w:rPr>
        <w:t>HERS-Verified Parallel Piping</w:t>
      </w:r>
      <w:r>
        <w:rPr>
          <w:rFonts w:asciiTheme="minorHAnsi" w:hAnsiTheme="minorHAnsi" w:cs="Arial"/>
          <w:b/>
          <w:sz w:val="20"/>
          <w:szCs w:val="20"/>
        </w:rPr>
        <w:t xml:space="preserve">. </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F312B5">
        <w:rPr>
          <w:rFonts w:asciiTheme="minorHAnsi" w:hAnsiTheme="minorHAnsi" w:cs="Arial"/>
          <w:sz w:val="20"/>
          <w:szCs w:val="20"/>
        </w:rPr>
        <w:t xml:space="preserve"> to</w:t>
      </w:r>
      <w:r>
        <w:rPr>
          <w:rFonts w:asciiTheme="minorHAnsi" w:hAnsiTheme="minorHAnsi" w:cs="Arial"/>
          <w:sz w:val="20"/>
          <w:szCs w:val="20"/>
        </w:rPr>
        <w:t xml:space="preserve"> the mandatory requirements in Table </w:t>
      </w:r>
      <w:r w:rsidR="003E2E08">
        <w:rPr>
          <w:rFonts w:asciiTheme="minorHAnsi" w:hAnsiTheme="minorHAnsi" w:cs="Arial"/>
          <w:sz w:val="20"/>
          <w:szCs w:val="20"/>
        </w:rPr>
        <w:t>G</w:t>
      </w:r>
      <w:r>
        <w:rPr>
          <w:rFonts w:asciiTheme="minorHAnsi" w:hAnsiTheme="minorHAnsi" w:cs="Arial"/>
          <w:sz w:val="20"/>
          <w:szCs w:val="20"/>
        </w:rPr>
        <w:t xml:space="preserve">, the HERS rater must ensure the requirements </w:t>
      </w:r>
      <w:r w:rsidR="00F312B5">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  </w:t>
      </w:r>
    </w:p>
    <w:p w14:paraId="228838BE" w14:textId="77777777" w:rsidR="006B46AF" w:rsidRDefault="006B46AF" w:rsidP="006B46A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20"/>
          <w:szCs w:val="20"/>
        </w:rPr>
      </w:pPr>
    </w:p>
    <w:p w14:paraId="228838BF" w14:textId="77777777" w:rsidR="006B46AF" w:rsidRDefault="006B46AF" w:rsidP="006B46A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b/>
          <w:sz w:val="20"/>
          <w:szCs w:val="20"/>
        </w:rPr>
      </w:pPr>
      <w:r>
        <w:rPr>
          <w:rFonts w:asciiTheme="minorHAnsi" w:hAnsiTheme="minorHAnsi" w:cs="Arial"/>
          <w:b/>
          <w:sz w:val="20"/>
          <w:szCs w:val="20"/>
        </w:rPr>
        <w:t xml:space="preserve">H. </w:t>
      </w:r>
      <w:r w:rsidRPr="006D2E42">
        <w:rPr>
          <w:rFonts w:asciiTheme="minorHAnsi" w:hAnsiTheme="minorHAnsi"/>
          <w:b/>
          <w:sz w:val="20"/>
          <w:szCs w:val="20"/>
        </w:rPr>
        <w:t>HERS-Verified Compact Hot Water Distribution System</w:t>
      </w:r>
      <w:r>
        <w:rPr>
          <w:rFonts w:asciiTheme="minorHAnsi" w:hAnsiTheme="minorHAnsi"/>
          <w:b/>
          <w:sz w:val="20"/>
          <w:szCs w:val="20"/>
        </w:rPr>
        <w:t xml:space="preserve"> </w:t>
      </w:r>
      <w:r>
        <w:rPr>
          <w:rFonts w:asciiTheme="minorHAnsi" w:hAnsiTheme="minorHAnsi" w:cs="Arial"/>
          <w:b/>
          <w:sz w:val="20"/>
          <w:szCs w:val="20"/>
        </w:rPr>
        <w:t>Requirements</w:t>
      </w:r>
    </w:p>
    <w:p w14:paraId="228838C0" w14:textId="1F1EC5C4" w:rsidR="006B46AF" w:rsidRPr="009E63DF" w:rsidRDefault="006B46AF" w:rsidP="006B46A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6D2E42">
        <w:rPr>
          <w:rFonts w:asciiTheme="minorHAnsi" w:hAnsiTheme="minorHAnsi"/>
          <w:b/>
          <w:sz w:val="20"/>
          <w:szCs w:val="20"/>
        </w:rPr>
        <w:t>HERS-Verified Compact Hot Water Distribution System</w:t>
      </w:r>
      <w:r>
        <w:rPr>
          <w:rFonts w:asciiTheme="minorHAnsi" w:hAnsiTheme="minorHAnsi" w:cs="Arial"/>
          <w:b/>
          <w:sz w:val="20"/>
          <w:szCs w:val="20"/>
        </w:rPr>
        <w:t xml:space="preserve">. </w:t>
      </w:r>
      <w:r w:rsidRPr="009E63DF">
        <w:rPr>
          <w:rFonts w:asciiTheme="minorHAnsi" w:hAnsiTheme="minorHAnsi" w:cs="Arial"/>
          <w:sz w:val="20"/>
          <w:szCs w:val="20"/>
        </w:rPr>
        <w:t xml:space="preserve"> In</w:t>
      </w:r>
      <w:r>
        <w:rPr>
          <w:rFonts w:asciiTheme="minorHAnsi" w:hAnsiTheme="minorHAnsi" w:cs="Arial"/>
          <w:sz w:val="20"/>
          <w:szCs w:val="20"/>
        </w:rPr>
        <w:t xml:space="preserve"> additional the mandatory requirements in Table </w:t>
      </w:r>
      <w:r w:rsidR="003E2E08">
        <w:rPr>
          <w:rFonts w:asciiTheme="minorHAnsi" w:hAnsiTheme="minorHAnsi" w:cs="Arial"/>
          <w:sz w:val="20"/>
          <w:szCs w:val="20"/>
        </w:rPr>
        <w:t>H</w:t>
      </w:r>
      <w:r>
        <w:rPr>
          <w:rFonts w:asciiTheme="minorHAnsi" w:hAnsiTheme="minorHAnsi" w:cs="Arial"/>
          <w:sz w:val="20"/>
          <w:szCs w:val="20"/>
        </w:rPr>
        <w:t>, the HERS rater must ensure the distance between the water heater to furthest point of water use does not exceed the maximum indicated in Table H1 below.  Calculated the Floor Area Served by dividing the conditioned floor area by the number of installed water heaters (Floor Area Served= CFA/# of WH).  In addition all hot water lines shall be insulated.</w:t>
      </w:r>
    </w:p>
    <w:p w14:paraId="228838C1" w14:textId="77777777" w:rsidR="006B46AF" w:rsidRDefault="006B46AF" w:rsidP="006B46AF">
      <w:pPr>
        <w:autoSpaceDE w:val="0"/>
        <w:autoSpaceDN w:val="0"/>
        <w:adjustRightInd w:val="0"/>
        <w:spacing w:after="0" w:line="240" w:lineRule="auto"/>
        <w:rPr>
          <w:rFonts w:asciiTheme="minorHAnsi" w:hAnsiTheme="minorHAnsi" w:cs="Arial"/>
          <w:sz w:val="20"/>
          <w:szCs w:val="20"/>
        </w:rPr>
      </w:pPr>
    </w:p>
    <w:tbl>
      <w:tblPr>
        <w:tblW w:w="0" w:type="auto"/>
        <w:jc w:val="center"/>
        <w:tblLook w:val="04A0" w:firstRow="1" w:lastRow="0" w:firstColumn="1" w:lastColumn="0" w:noHBand="0" w:noVBand="1"/>
      </w:tblPr>
      <w:tblGrid>
        <w:gridCol w:w="2007"/>
        <w:gridCol w:w="3227"/>
      </w:tblGrid>
      <w:tr w:rsidR="006B46AF" w:rsidRPr="006D2E42" w14:paraId="228838C4" w14:textId="77777777" w:rsidTr="006B46AF">
        <w:trPr>
          <w:trHeight w:val="386"/>
          <w:jc w:val="center"/>
        </w:trPr>
        <w:tc>
          <w:tcPr>
            <w:tcW w:w="5234" w:type="dxa"/>
            <w:gridSpan w:val="2"/>
            <w:tcBorders>
              <w:top w:val="single" w:sz="4" w:space="0" w:color="auto"/>
              <w:left w:val="single" w:sz="4" w:space="0" w:color="auto"/>
              <w:right w:val="single" w:sz="4" w:space="0" w:color="auto"/>
            </w:tcBorders>
          </w:tcPr>
          <w:p w14:paraId="228838C2" w14:textId="77777777" w:rsidR="006B46AF" w:rsidRPr="00604247" w:rsidRDefault="006B46AF" w:rsidP="006B46AF">
            <w:pPr>
              <w:spacing w:after="0" w:line="240" w:lineRule="auto"/>
              <w:jc w:val="center"/>
              <w:rPr>
                <w:rFonts w:asciiTheme="minorHAnsi" w:hAnsiTheme="minorHAnsi"/>
                <w:b/>
                <w:sz w:val="20"/>
                <w:szCs w:val="20"/>
              </w:rPr>
            </w:pPr>
            <w:r w:rsidRPr="00604247">
              <w:rPr>
                <w:rFonts w:asciiTheme="minorHAnsi" w:hAnsiTheme="minorHAnsi"/>
                <w:b/>
                <w:sz w:val="20"/>
                <w:szCs w:val="20"/>
              </w:rPr>
              <w:lastRenderedPageBreak/>
              <w:t xml:space="preserve">TABLE </w:t>
            </w:r>
            <w:r>
              <w:rPr>
                <w:rFonts w:asciiTheme="minorHAnsi" w:hAnsiTheme="minorHAnsi"/>
                <w:b/>
                <w:sz w:val="20"/>
                <w:szCs w:val="20"/>
              </w:rPr>
              <w:t>H</w:t>
            </w:r>
            <w:r w:rsidRPr="00604247">
              <w:rPr>
                <w:rFonts w:asciiTheme="minorHAnsi" w:hAnsiTheme="minorHAnsi"/>
                <w:b/>
                <w:sz w:val="20"/>
                <w:szCs w:val="20"/>
              </w:rPr>
              <w:t>1</w:t>
            </w:r>
          </w:p>
          <w:p w14:paraId="228838C3" w14:textId="77777777" w:rsidR="006B46AF" w:rsidRPr="006D2E42" w:rsidRDefault="006B46AF" w:rsidP="006B46AF">
            <w:pPr>
              <w:spacing w:after="0" w:line="240" w:lineRule="auto"/>
              <w:jc w:val="center"/>
              <w:rPr>
                <w:rFonts w:asciiTheme="minorHAnsi" w:hAnsiTheme="minorHAnsi"/>
                <w:sz w:val="20"/>
                <w:szCs w:val="20"/>
              </w:rPr>
            </w:pPr>
            <w:r w:rsidRPr="00604247">
              <w:rPr>
                <w:rFonts w:asciiTheme="minorHAnsi" w:hAnsiTheme="minorHAnsi"/>
                <w:b/>
                <w:sz w:val="20"/>
                <w:szCs w:val="20"/>
              </w:rPr>
              <w:t>Compact Hot Water Distribution System-(CHWDS</w:t>
            </w:r>
            <w:r w:rsidRPr="005D2389">
              <w:rPr>
                <w:rFonts w:asciiTheme="minorHAnsi" w:hAnsiTheme="minorHAnsi"/>
                <w:sz w:val="20"/>
                <w:szCs w:val="20"/>
              </w:rPr>
              <w:t>)</w:t>
            </w:r>
          </w:p>
        </w:tc>
      </w:tr>
      <w:tr w:rsidR="006B46AF" w:rsidRPr="006D2E42" w14:paraId="228838C7" w14:textId="77777777" w:rsidTr="006B46AF">
        <w:trPr>
          <w:trHeight w:val="386"/>
          <w:jc w:val="center"/>
        </w:trPr>
        <w:tc>
          <w:tcPr>
            <w:tcW w:w="2007" w:type="dxa"/>
            <w:tcBorders>
              <w:top w:val="single" w:sz="4" w:space="0" w:color="auto"/>
              <w:left w:val="single" w:sz="4" w:space="0" w:color="auto"/>
              <w:right w:val="single" w:sz="4" w:space="0" w:color="auto"/>
            </w:tcBorders>
          </w:tcPr>
          <w:p w14:paraId="228838C5" w14:textId="77777777" w:rsidR="006B46AF" w:rsidRPr="006D2E42" w:rsidRDefault="006B46AF" w:rsidP="006B46AF">
            <w:pPr>
              <w:spacing w:after="0" w:line="240" w:lineRule="auto"/>
              <w:rPr>
                <w:rFonts w:asciiTheme="minorHAnsi" w:hAnsiTheme="minorHAnsi"/>
                <w:sz w:val="20"/>
                <w:szCs w:val="20"/>
                <w:u w:val="double"/>
              </w:rPr>
            </w:pPr>
            <w:r w:rsidRPr="006D2E42">
              <w:rPr>
                <w:rFonts w:asciiTheme="minorHAnsi" w:hAnsiTheme="minorHAnsi"/>
                <w:sz w:val="20"/>
                <w:szCs w:val="20"/>
              </w:rPr>
              <w:t>Floor Area Served (ft2)</w:t>
            </w:r>
          </w:p>
        </w:tc>
        <w:tc>
          <w:tcPr>
            <w:tcW w:w="3227" w:type="dxa"/>
            <w:tcBorders>
              <w:top w:val="single" w:sz="4" w:space="0" w:color="auto"/>
              <w:left w:val="single" w:sz="4" w:space="0" w:color="auto"/>
              <w:right w:val="single" w:sz="4" w:space="0" w:color="auto"/>
            </w:tcBorders>
          </w:tcPr>
          <w:p w14:paraId="228838C6" w14:textId="77777777" w:rsidR="006B46AF" w:rsidRPr="006D2E42" w:rsidRDefault="006B46AF" w:rsidP="006B46AF">
            <w:pPr>
              <w:spacing w:after="0" w:line="240" w:lineRule="auto"/>
              <w:rPr>
                <w:rFonts w:asciiTheme="minorHAnsi" w:hAnsiTheme="minorHAnsi"/>
                <w:sz w:val="20"/>
                <w:szCs w:val="20"/>
                <w:u w:val="double"/>
              </w:rPr>
            </w:pPr>
            <w:r w:rsidRPr="006D2E42">
              <w:rPr>
                <w:rFonts w:asciiTheme="minorHAnsi" w:hAnsiTheme="minorHAnsi"/>
                <w:sz w:val="20"/>
                <w:szCs w:val="20"/>
              </w:rPr>
              <w:t>Maximum Measured Water Heater To Use Point Distance (</w:t>
            </w:r>
            <w:proofErr w:type="spellStart"/>
            <w:r w:rsidRPr="006D2E42">
              <w:rPr>
                <w:rFonts w:asciiTheme="minorHAnsi" w:hAnsiTheme="minorHAnsi"/>
                <w:sz w:val="20"/>
                <w:szCs w:val="20"/>
              </w:rPr>
              <w:t>ft</w:t>
            </w:r>
            <w:proofErr w:type="spellEnd"/>
            <w:r w:rsidRPr="006D2E42">
              <w:rPr>
                <w:rFonts w:asciiTheme="minorHAnsi" w:hAnsiTheme="minorHAnsi"/>
                <w:sz w:val="20"/>
                <w:szCs w:val="20"/>
              </w:rPr>
              <w:t>)</w:t>
            </w:r>
          </w:p>
        </w:tc>
      </w:tr>
      <w:tr w:rsidR="006B46AF" w:rsidRPr="006D2E42" w14:paraId="228838CA" w14:textId="77777777" w:rsidTr="006B46AF">
        <w:trPr>
          <w:trHeight w:val="206"/>
          <w:jc w:val="center"/>
        </w:trPr>
        <w:tc>
          <w:tcPr>
            <w:tcW w:w="2007" w:type="dxa"/>
            <w:tcBorders>
              <w:top w:val="single" w:sz="4" w:space="0" w:color="auto"/>
              <w:left w:val="single" w:sz="4" w:space="0" w:color="auto"/>
              <w:right w:val="single" w:sz="4" w:space="0" w:color="auto"/>
            </w:tcBorders>
          </w:tcPr>
          <w:p w14:paraId="228838C8" w14:textId="77777777" w:rsidR="006B46AF" w:rsidRPr="006D2E42" w:rsidRDefault="006B46AF" w:rsidP="006B46AF">
            <w:pPr>
              <w:spacing w:after="0" w:line="240" w:lineRule="auto"/>
              <w:jc w:val="center"/>
              <w:rPr>
                <w:rFonts w:asciiTheme="minorHAnsi" w:hAnsiTheme="minorHAnsi"/>
                <w:sz w:val="20"/>
                <w:szCs w:val="20"/>
                <w:u w:val="double"/>
              </w:rPr>
            </w:pPr>
            <w:r w:rsidRPr="006D2E42">
              <w:rPr>
                <w:rFonts w:asciiTheme="minorHAnsi" w:hAnsiTheme="minorHAnsi"/>
                <w:sz w:val="20"/>
                <w:szCs w:val="20"/>
              </w:rPr>
              <w:t>&lt; 1000</w:t>
            </w:r>
          </w:p>
        </w:tc>
        <w:tc>
          <w:tcPr>
            <w:tcW w:w="3227" w:type="dxa"/>
            <w:tcBorders>
              <w:top w:val="single" w:sz="4" w:space="0" w:color="auto"/>
              <w:left w:val="single" w:sz="4" w:space="0" w:color="auto"/>
              <w:right w:val="single" w:sz="4" w:space="0" w:color="auto"/>
            </w:tcBorders>
          </w:tcPr>
          <w:p w14:paraId="228838C9" w14:textId="77777777" w:rsidR="006B46AF" w:rsidRPr="006D2E42" w:rsidRDefault="006B46AF" w:rsidP="006B46AF">
            <w:pPr>
              <w:spacing w:after="0" w:line="240" w:lineRule="auto"/>
              <w:jc w:val="center"/>
              <w:rPr>
                <w:rFonts w:asciiTheme="minorHAnsi" w:hAnsiTheme="minorHAnsi"/>
                <w:sz w:val="20"/>
                <w:szCs w:val="20"/>
                <w:u w:val="double"/>
              </w:rPr>
            </w:pPr>
            <w:r>
              <w:rPr>
                <w:rFonts w:asciiTheme="minorHAnsi" w:hAnsiTheme="minorHAnsi"/>
                <w:sz w:val="20"/>
                <w:szCs w:val="20"/>
              </w:rPr>
              <w:t>28</w:t>
            </w:r>
          </w:p>
        </w:tc>
      </w:tr>
      <w:tr w:rsidR="006B46AF" w:rsidRPr="006D2E42" w14:paraId="228838CD" w14:textId="77777777" w:rsidTr="006B46AF">
        <w:trPr>
          <w:trHeight w:hRule="exact" w:val="240"/>
          <w:jc w:val="center"/>
        </w:trPr>
        <w:tc>
          <w:tcPr>
            <w:tcW w:w="2007" w:type="dxa"/>
            <w:tcBorders>
              <w:left w:val="single" w:sz="4" w:space="0" w:color="auto"/>
              <w:right w:val="single" w:sz="4" w:space="0" w:color="auto"/>
            </w:tcBorders>
          </w:tcPr>
          <w:p w14:paraId="228838CB" w14:textId="77777777" w:rsidR="006B46AF" w:rsidRPr="006D2E42" w:rsidRDefault="006B46AF" w:rsidP="006B46AF">
            <w:pPr>
              <w:spacing w:after="0" w:line="240" w:lineRule="auto"/>
              <w:jc w:val="center"/>
              <w:rPr>
                <w:rFonts w:asciiTheme="minorHAnsi" w:hAnsiTheme="minorHAnsi"/>
                <w:sz w:val="20"/>
                <w:szCs w:val="20"/>
                <w:u w:val="double"/>
              </w:rPr>
            </w:pPr>
            <w:r w:rsidRPr="006D2E42">
              <w:rPr>
                <w:rFonts w:asciiTheme="minorHAnsi" w:hAnsiTheme="minorHAnsi"/>
                <w:sz w:val="20"/>
                <w:szCs w:val="20"/>
              </w:rPr>
              <w:t>1001 – 1600</w:t>
            </w:r>
          </w:p>
        </w:tc>
        <w:tc>
          <w:tcPr>
            <w:tcW w:w="3227" w:type="dxa"/>
            <w:tcBorders>
              <w:left w:val="single" w:sz="4" w:space="0" w:color="auto"/>
              <w:right w:val="single" w:sz="4" w:space="0" w:color="auto"/>
            </w:tcBorders>
          </w:tcPr>
          <w:p w14:paraId="228838CC" w14:textId="77777777" w:rsidR="006B46AF" w:rsidRPr="006D2E42" w:rsidRDefault="006B46AF" w:rsidP="006B46AF">
            <w:pPr>
              <w:spacing w:after="0" w:line="240" w:lineRule="auto"/>
              <w:jc w:val="center"/>
              <w:rPr>
                <w:rFonts w:asciiTheme="minorHAnsi" w:hAnsiTheme="minorHAnsi"/>
                <w:sz w:val="20"/>
                <w:szCs w:val="20"/>
                <w:u w:val="double"/>
              </w:rPr>
            </w:pPr>
            <w:r>
              <w:rPr>
                <w:rFonts w:asciiTheme="minorHAnsi" w:hAnsiTheme="minorHAnsi"/>
                <w:sz w:val="20"/>
                <w:szCs w:val="20"/>
              </w:rPr>
              <w:t>43</w:t>
            </w:r>
          </w:p>
        </w:tc>
      </w:tr>
      <w:tr w:rsidR="006B46AF" w:rsidRPr="006D2E42" w14:paraId="228838D0" w14:textId="77777777" w:rsidTr="006B46AF">
        <w:trPr>
          <w:trHeight w:hRule="exact" w:val="240"/>
          <w:jc w:val="center"/>
        </w:trPr>
        <w:tc>
          <w:tcPr>
            <w:tcW w:w="2007" w:type="dxa"/>
            <w:tcBorders>
              <w:left w:val="single" w:sz="4" w:space="0" w:color="auto"/>
              <w:right w:val="single" w:sz="4" w:space="0" w:color="auto"/>
            </w:tcBorders>
          </w:tcPr>
          <w:p w14:paraId="228838CE" w14:textId="77777777" w:rsidR="006B46AF" w:rsidRPr="006D2E42" w:rsidRDefault="006B46AF" w:rsidP="006B46AF">
            <w:pPr>
              <w:spacing w:after="0" w:line="240" w:lineRule="auto"/>
              <w:jc w:val="center"/>
              <w:rPr>
                <w:rFonts w:asciiTheme="minorHAnsi" w:hAnsiTheme="minorHAnsi"/>
                <w:sz w:val="20"/>
                <w:szCs w:val="20"/>
                <w:u w:val="double"/>
              </w:rPr>
            </w:pPr>
            <w:r w:rsidRPr="006D2E42">
              <w:rPr>
                <w:rFonts w:asciiTheme="minorHAnsi" w:hAnsiTheme="minorHAnsi"/>
                <w:sz w:val="20"/>
                <w:szCs w:val="20"/>
              </w:rPr>
              <w:t>1601 – 2200</w:t>
            </w:r>
          </w:p>
        </w:tc>
        <w:tc>
          <w:tcPr>
            <w:tcW w:w="3227" w:type="dxa"/>
            <w:tcBorders>
              <w:left w:val="single" w:sz="4" w:space="0" w:color="auto"/>
              <w:right w:val="single" w:sz="4" w:space="0" w:color="auto"/>
            </w:tcBorders>
          </w:tcPr>
          <w:p w14:paraId="228838CF" w14:textId="77777777" w:rsidR="006B46AF" w:rsidRPr="006D2E42" w:rsidRDefault="006B46AF" w:rsidP="006B46AF">
            <w:pPr>
              <w:spacing w:after="0" w:line="240" w:lineRule="auto"/>
              <w:jc w:val="center"/>
              <w:rPr>
                <w:rFonts w:asciiTheme="minorHAnsi" w:hAnsiTheme="minorHAnsi"/>
                <w:sz w:val="20"/>
                <w:szCs w:val="20"/>
                <w:u w:val="double"/>
              </w:rPr>
            </w:pPr>
            <w:r>
              <w:rPr>
                <w:rFonts w:asciiTheme="minorHAnsi" w:hAnsiTheme="minorHAnsi"/>
                <w:sz w:val="20"/>
                <w:szCs w:val="20"/>
              </w:rPr>
              <w:t>53</w:t>
            </w:r>
          </w:p>
        </w:tc>
      </w:tr>
      <w:tr w:rsidR="006B46AF" w:rsidRPr="006D2E42" w14:paraId="228838D3" w14:textId="77777777" w:rsidTr="006B46AF">
        <w:trPr>
          <w:trHeight w:hRule="exact" w:val="240"/>
          <w:jc w:val="center"/>
        </w:trPr>
        <w:tc>
          <w:tcPr>
            <w:tcW w:w="2007" w:type="dxa"/>
            <w:tcBorders>
              <w:left w:val="single" w:sz="4" w:space="0" w:color="auto"/>
              <w:right w:val="single" w:sz="4" w:space="0" w:color="auto"/>
            </w:tcBorders>
          </w:tcPr>
          <w:p w14:paraId="228838D1" w14:textId="77777777" w:rsidR="006B46AF" w:rsidRPr="006D2E42" w:rsidRDefault="006B46AF" w:rsidP="006B46AF">
            <w:pPr>
              <w:spacing w:after="0" w:line="240" w:lineRule="auto"/>
              <w:jc w:val="center"/>
              <w:rPr>
                <w:rFonts w:asciiTheme="minorHAnsi" w:hAnsiTheme="minorHAnsi"/>
                <w:sz w:val="20"/>
                <w:szCs w:val="20"/>
                <w:u w:val="double"/>
              </w:rPr>
            </w:pPr>
            <w:r w:rsidRPr="006D2E42">
              <w:rPr>
                <w:rFonts w:asciiTheme="minorHAnsi" w:hAnsiTheme="minorHAnsi"/>
                <w:sz w:val="20"/>
                <w:szCs w:val="20"/>
              </w:rPr>
              <w:t>2201 – 2800</w:t>
            </w:r>
          </w:p>
        </w:tc>
        <w:tc>
          <w:tcPr>
            <w:tcW w:w="3227" w:type="dxa"/>
            <w:tcBorders>
              <w:left w:val="single" w:sz="4" w:space="0" w:color="auto"/>
              <w:right w:val="single" w:sz="4" w:space="0" w:color="auto"/>
            </w:tcBorders>
          </w:tcPr>
          <w:p w14:paraId="228838D2" w14:textId="77777777" w:rsidR="006B46AF" w:rsidRPr="006D2E42" w:rsidRDefault="006B46AF" w:rsidP="006B46AF">
            <w:pPr>
              <w:spacing w:after="0" w:line="240" w:lineRule="auto"/>
              <w:jc w:val="center"/>
              <w:rPr>
                <w:rFonts w:asciiTheme="minorHAnsi" w:hAnsiTheme="minorHAnsi"/>
                <w:sz w:val="20"/>
                <w:szCs w:val="20"/>
                <w:u w:val="double"/>
              </w:rPr>
            </w:pPr>
            <w:r>
              <w:rPr>
                <w:rFonts w:asciiTheme="minorHAnsi" w:hAnsiTheme="minorHAnsi"/>
                <w:sz w:val="20"/>
                <w:szCs w:val="20"/>
              </w:rPr>
              <w:t>62</w:t>
            </w:r>
          </w:p>
        </w:tc>
      </w:tr>
      <w:tr w:rsidR="006B46AF" w:rsidRPr="006D2E42" w14:paraId="228838D6" w14:textId="77777777" w:rsidTr="006B46AF">
        <w:trPr>
          <w:trHeight w:hRule="exact" w:val="240"/>
          <w:jc w:val="center"/>
        </w:trPr>
        <w:tc>
          <w:tcPr>
            <w:tcW w:w="2007" w:type="dxa"/>
            <w:tcBorders>
              <w:left w:val="single" w:sz="4" w:space="0" w:color="auto"/>
              <w:right w:val="single" w:sz="4" w:space="0" w:color="auto"/>
            </w:tcBorders>
          </w:tcPr>
          <w:p w14:paraId="228838D4" w14:textId="77777777" w:rsidR="006B46AF" w:rsidRPr="006D2E42" w:rsidRDefault="006B46AF" w:rsidP="006B46AF">
            <w:pPr>
              <w:spacing w:after="0" w:line="240" w:lineRule="auto"/>
              <w:jc w:val="center"/>
              <w:rPr>
                <w:rFonts w:asciiTheme="minorHAnsi" w:hAnsiTheme="minorHAnsi"/>
                <w:sz w:val="20"/>
                <w:szCs w:val="20"/>
                <w:u w:val="double"/>
              </w:rPr>
            </w:pPr>
            <w:r w:rsidRPr="006D2E42">
              <w:rPr>
                <w:rFonts w:asciiTheme="minorHAnsi" w:hAnsiTheme="minorHAnsi"/>
                <w:sz w:val="20"/>
                <w:szCs w:val="20"/>
              </w:rPr>
              <w:t>&gt;2800</w:t>
            </w:r>
          </w:p>
        </w:tc>
        <w:tc>
          <w:tcPr>
            <w:tcW w:w="3227" w:type="dxa"/>
            <w:tcBorders>
              <w:left w:val="single" w:sz="4" w:space="0" w:color="auto"/>
              <w:right w:val="single" w:sz="4" w:space="0" w:color="auto"/>
            </w:tcBorders>
          </w:tcPr>
          <w:p w14:paraId="228838D5" w14:textId="77777777" w:rsidR="006B46AF" w:rsidRPr="006D2E42" w:rsidRDefault="006B46AF" w:rsidP="006B46AF">
            <w:pPr>
              <w:spacing w:after="0" w:line="240" w:lineRule="auto"/>
              <w:jc w:val="center"/>
              <w:rPr>
                <w:rFonts w:asciiTheme="minorHAnsi" w:hAnsiTheme="minorHAnsi"/>
                <w:sz w:val="20"/>
                <w:szCs w:val="20"/>
              </w:rPr>
            </w:pPr>
            <w:r>
              <w:rPr>
                <w:rFonts w:asciiTheme="minorHAnsi" w:hAnsiTheme="minorHAnsi"/>
                <w:sz w:val="20"/>
                <w:szCs w:val="20"/>
              </w:rPr>
              <w:t>68</w:t>
            </w:r>
          </w:p>
        </w:tc>
      </w:tr>
      <w:tr w:rsidR="006B46AF" w:rsidRPr="006D2E42" w14:paraId="228838D9" w14:textId="77777777" w:rsidTr="006B46AF">
        <w:trPr>
          <w:trHeight w:hRule="exact" w:val="240"/>
          <w:jc w:val="center"/>
        </w:trPr>
        <w:tc>
          <w:tcPr>
            <w:tcW w:w="2007" w:type="dxa"/>
            <w:tcBorders>
              <w:left w:val="single" w:sz="4" w:space="0" w:color="auto"/>
              <w:bottom w:val="single" w:sz="4" w:space="0" w:color="auto"/>
              <w:right w:val="single" w:sz="4" w:space="0" w:color="auto"/>
            </w:tcBorders>
          </w:tcPr>
          <w:p w14:paraId="228838D7" w14:textId="77777777" w:rsidR="006B46AF" w:rsidRPr="006D2E42" w:rsidRDefault="006B46AF" w:rsidP="006B46AF">
            <w:pPr>
              <w:spacing w:after="0" w:line="240" w:lineRule="auto"/>
              <w:jc w:val="center"/>
              <w:rPr>
                <w:rFonts w:asciiTheme="minorHAnsi" w:hAnsiTheme="minorHAnsi"/>
                <w:sz w:val="20"/>
                <w:szCs w:val="20"/>
              </w:rPr>
            </w:pPr>
          </w:p>
        </w:tc>
        <w:tc>
          <w:tcPr>
            <w:tcW w:w="3227" w:type="dxa"/>
            <w:tcBorders>
              <w:left w:val="single" w:sz="4" w:space="0" w:color="auto"/>
              <w:bottom w:val="single" w:sz="4" w:space="0" w:color="auto"/>
              <w:right w:val="single" w:sz="4" w:space="0" w:color="auto"/>
            </w:tcBorders>
          </w:tcPr>
          <w:p w14:paraId="228838D8" w14:textId="77777777" w:rsidR="006B46AF" w:rsidRPr="006D2E42" w:rsidRDefault="006B46AF" w:rsidP="006B46AF">
            <w:pPr>
              <w:spacing w:after="0" w:line="240" w:lineRule="auto"/>
              <w:jc w:val="center"/>
              <w:rPr>
                <w:rFonts w:asciiTheme="minorHAnsi" w:hAnsiTheme="minorHAnsi"/>
                <w:sz w:val="20"/>
                <w:szCs w:val="20"/>
              </w:rPr>
            </w:pPr>
          </w:p>
        </w:tc>
      </w:tr>
    </w:tbl>
    <w:p w14:paraId="228838DA" w14:textId="77777777" w:rsidR="006B46AF" w:rsidRDefault="006B46AF" w:rsidP="006B46AF">
      <w:pPr>
        <w:autoSpaceDE w:val="0"/>
        <w:autoSpaceDN w:val="0"/>
        <w:adjustRightInd w:val="0"/>
        <w:spacing w:after="0" w:line="240" w:lineRule="auto"/>
        <w:rPr>
          <w:rFonts w:asciiTheme="minorHAnsi" w:hAnsiTheme="minorHAnsi" w:cs="Arial"/>
          <w:sz w:val="20"/>
          <w:szCs w:val="20"/>
        </w:rPr>
      </w:pPr>
    </w:p>
    <w:p w14:paraId="228838EF" w14:textId="77777777" w:rsidR="006B46AF" w:rsidRDefault="006B46AF" w:rsidP="006B46AF">
      <w:pPr>
        <w:tabs>
          <w:tab w:val="left" w:pos="0"/>
        </w:tabs>
        <w:autoSpaceDE w:val="0"/>
        <w:autoSpaceDN w:val="0"/>
        <w:adjustRightInd w:val="0"/>
        <w:spacing w:after="0" w:line="240" w:lineRule="auto"/>
        <w:ind w:left="180" w:hanging="180"/>
        <w:rPr>
          <w:rFonts w:ascii="ArialMT" w:hAnsi="ArialMT" w:cs="ArialMT"/>
          <w:sz w:val="20"/>
          <w:szCs w:val="20"/>
        </w:rPr>
      </w:pPr>
    </w:p>
    <w:p w14:paraId="228838F0" w14:textId="1215F70D" w:rsidR="006B46AF" w:rsidRDefault="00BA3105" w:rsidP="006B46AF">
      <w:pPr>
        <w:tabs>
          <w:tab w:val="left" w:pos="0"/>
        </w:tabs>
        <w:autoSpaceDE w:val="0"/>
        <w:autoSpaceDN w:val="0"/>
        <w:adjustRightInd w:val="0"/>
        <w:spacing w:after="0" w:line="240" w:lineRule="auto"/>
        <w:ind w:left="180" w:hanging="180"/>
        <w:rPr>
          <w:rFonts w:asciiTheme="minorHAnsi" w:hAnsiTheme="minorHAnsi" w:cs="Arial"/>
          <w:b/>
          <w:sz w:val="20"/>
          <w:szCs w:val="20"/>
        </w:rPr>
      </w:pPr>
      <w:r>
        <w:rPr>
          <w:rFonts w:asciiTheme="minorHAnsi" w:hAnsiTheme="minorHAnsi" w:cs="Arial"/>
          <w:b/>
          <w:sz w:val="20"/>
          <w:szCs w:val="20"/>
        </w:rPr>
        <w:t>I</w:t>
      </w:r>
      <w:r w:rsidR="006B46AF">
        <w:rPr>
          <w:rFonts w:asciiTheme="minorHAnsi" w:hAnsiTheme="minorHAnsi" w:cs="Arial"/>
          <w:b/>
          <w:sz w:val="20"/>
          <w:szCs w:val="20"/>
        </w:rPr>
        <w:t xml:space="preserve">. </w:t>
      </w:r>
      <w:r w:rsidR="006B46AF" w:rsidRPr="006D2E42">
        <w:rPr>
          <w:rFonts w:asciiTheme="minorHAnsi" w:hAnsiTheme="minorHAnsi"/>
          <w:b/>
          <w:sz w:val="20"/>
          <w:szCs w:val="20"/>
        </w:rPr>
        <w:t>HERS-Verified Demand Recirculation Manual Control</w:t>
      </w:r>
      <w:r w:rsidR="006B46AF">
        <w:rPr>
          <w:rFonts w:asciiTheme="minorHAnsi" w:hAnsiTheme="minorHAnsi"/>
          <w:b/>
          <w:sz w:val="20"/>
          <w:szCs w:val="20"/>
        </w:rPr>
        <w:t xml:space="preserve"> </w:t>
      </w:r>
      <w:r w:rsidR="006B46AF">
        <w:rPr>
          <w:rFonts w:asciiTheme="minorHAnsi" w:hAnsiTheme="minorHAnsi" w:cs="Arial"/>
          <w:b/>
          <w:sz w:val="20"/>
          <w:szCs w:val="20"/>
        </w:rPr>
        <w:t>Requirements</w:t>
      </w:r>
    </w:p>
    <w:p w14:paraId="228838F1" w14:textId="51903D15" w:rsidR="006B46AF" w:rsidRDefault="006B46AF" w:rsidP="006B46AF">
      <w:pPr>
        <w:tabs>
          <w:tab w:val="left" w:pos="0"/>
        </w:tabs>
        <w:autoSpaceDE w:val="0"/>
        <w:autoSpaceDN w:val="0"/>
        <w:adjustRightInd w:val="0"/>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6D2E42">
        <w:rPr>
          <w:rFonts w:asciiTheme="minorHAnsi" w:hAnsiTheme="minorHAnsi"/>
          <w:b/>
          <w:sz w:val="20"/>
          <w:szCs w:val="20"/>
        </w:rPr>
        <w:t>HERS-Verified Demand Recirculation Manual Control</w:t>
      </w:r>
      <w:r>
        <w:rPr>
          <w:rFonts w:asciiTheme="minorHAnsi" w:hAnsiTheme="minorHAnsi" w:cs="Arial"/>
          <w:b/>
          <w:sz w:val="20"/>
          <w:szCs w:val="20"/>
        </w:rPr>
        <w:t xml:space="preserve">. </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F312B5">
        <w:rPr>
          <w:rFonts w:asciiTheme="minorHAnsi" w:hAnsiTheme="minorHAnsi" w:cs="Arial"/>
          <w:sz w:val="20"/>
          <w:szCs w:val="20"/>
        </w:rPr>
        <w:t xml:space="preserve"> to</w:t>
      </w:r>
      <w:r>
        <w:rPr>
          <w:rFonts w:asciiTheme="minorHAnsi" w:hAnsiTheme="minorHAnsi" w:cs="Arial"/>
          <w:sz w:val="20"/>
          <w:szCs w:val="20"/>
        </w:rPr>
        <w:t xml:space="preserve"> the mandatory requirements in Table </w:t>
      </w:r>
      <w:r w:rsidR="003E2E08">
        <w:rPr>
          <w:rFonts w:asciiTheme="minorHAnsi" w:hAnsiTheme="minorHAnsi" w:cs="Arial"/>
          <w:sz w:val="20"/>
          <w:szCs w:val="20"/>
        </w:rPr>
        <w:t>I</w:t>
      </w:r>
      <w:r>
        <w:rPr>
          <w:rFonts w:asciiTheme="minorHAnsi" w:hAnsiTheme="minorHAnsi" w:cs="Arial"/>
          <w:sz w:val="20"/>
          <w:szCs w:val="20"/>
        </w:rPr>
        <w:t xml:space="preserve">, the HERS rater must ensure the requirements </w:t>
      </w:r>
      <w:r w:rsidR="00F312B5">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w:t>
      </w:r>
    </w:p>
    <w:p w14:paraId="228838F2" w14:textId="77777777" w:rsidR="006B46AF" w:rsidRDefault="006B46AF" w:rsidP="006B46AF">
      <w:pPr>
        <w:tabs>
          <w:tab w:val="left" w:pos="0"/>
        </w:tabs>
        <w:autoSpaceDE w:val="0"/>
        <w:autoSpaceDN w:val="0"/>
        <w:adjustRightInd w:val="0"/>
        <w:spacing w:after="0" w:line="240" w:lineRule="auto"/>
        <w:rPr>
          <w:rFonts w:ascii="ArialMT" w:hAnsi="ArialMT" w:cs="ArialMT"/>
          <w:sz w:val="20"/>
          <w:szCs w:val="20"/>
        </w:rPr>
      </w:pPr>
    </w:p>
    <w:p w14:paraId="228838F3" w14:textId="2584404C" w:rsidR="006B46AF" w:rsidRDefault="00BA3105" w:rsidP="006B46AF">
      <w:pPr>
        <w:tabs>
          <w:tab w:val="left" w:pos="0"/>
        </w:tabs>
        <w:autoSpaceDE w:val="0"/>
        <w:autoSpaceDN w:val="0"/>
        <w:adjustRightInd w:val="0"/>
        <w:spacing w:after="0" w:line="240" w:lineRule="auto"/>
        <w:rPr>
          <w:rFonts w:asciiTheme="minorHAnsi" w:hAnsiTheme="minorHAnsi" w:cs="Arial"/>
          <w:b/>
          <w:sz w:val="20"/>
          <w:szCs w:val="20"/>
        </w:rPr>
      </w:pPr>
      <w:r>
        <w:rPr>
          <w:rFonts w:asciiTheme="minorHAnsi" w:hAnsiTheme="minorHAnsi" w:cs="Arial"/>
          <w:b/>
          <w:sz w:val="20"/>
          <w:szCs w:val="20"/>
        </w:rPr>
        <w:t>J</w:t>
      </w:r>
      <w:r w:rsidR="006B46AF">
        <w:rPr>
          <w:rFonts w:asciiTheme="minorHAnsi" w:hAnsiTheme="minorHAnsi" w:cs="Arial"/>
          <w:b/>
          <w:sz w:val="20"/>
          <w:szCs w:val="20"/>
        </w:rPr>
        <w:t xml:space="preserve">. </w:t>
      </w:r>
      <w:r w:rsidR="006B46AF" w:rsidRPr="00180B11">
        <w:rPr>
          <w:rFonts w:asciiTheme="minorHAnsi" w:hAnsiTheme="minorHAnsi"/>
          <w:b/>
          <w:sz w:val="20"/>
          <w:szCs w:val="20"/>
        </w:rPr>
        <w:t>HERS-Verified Demand Recirculation Sensor Control</w:t>
      </w:r>
      <w:r w:rsidR="006B46AF">
        <w:rPr>
          <w:rFonts w:asciiTheme="minorHAnsi" w:hAnsiTheme="minorHAnsi"/>
          <w:b/>
          <w:sz w:val="20"/>
          <w:szCs w:val="20"/>
        </w:rPr>
        <w:t xml:space="preserve"> </w:t>
      </w:r>
      <w:r w:rsidR="006B46AF">
        <w:rPr>
          <w:rFonts w:asciiTheme="minorHAnsi" w:hAnsiTheme="minorHAnsi" w:cs="Arial"/>
          <w:b/>
          <w:sz w:val="20"/>
          <w:szCs w:val="20"/>
        </w:rPr>
        <w:t>Requirements</w:t>
      </w:r>
    </w:p>
    <w:p w14:paraId="228838F4" w14:textId="61787452" w:rsidR="006B46AF" w:rsidRDefault="006B46AF" w:rsidP="006B46AF">
      <w:pPr>
        <w:tabs>
          <w:tab w:val="left" w:pos="0"/>
        </w:tabs>
        <w:autoSpaceDE w:val="0"/>
        <w:autoSpaceDN w:val="0"/>
        <w:adjustRightInd w:val="0"/>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180B11">
        <w:rPr>
          <w:rFonts w:asciiTheme="minorHAnsi" w:hAnsiTheme="minorHAnsi"/>
          <w:b/>
          <w:sz w:val="20"/>
          <w:szCs w:val="20"/>
        </w:rPr>
        <w:t>HERS-Verified Demand Recirculation Sensor Control</w:t>
      </w:r>
      <w:r>
        <w:rPr>
          <w:rFonts w:asciiTheme="minorHAnsi" w:hAnsiTheme="minorHAnsi" w:cs="Arial"/>
          <w:b/>
          <w:sz w:val="20"/>
          <w:szCs w:val="20"/>
        </w:rPr>
        <w:t xml:space="preserve">. </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F312B5">
        <w:rPr>
          <w:rFonts w:asciiTheme="minorHAnsi" w:hAnsiTheme="minorHAnsi" w:cs="Arial"/>
          <w:sz w:val="20"/>
          <w:szCs w:val="20"/>
        </w:rPr>
        <w:t xml:space="preserve"> to</w:t>
      </w:r>
      <w:r>
        <w:rPr>
          <w:rFonts w:asciiTheme="minorHAnsi" w:hAnsiTheme="minorHAnsi" w:cs="Arial"/>
          <w:sz w:val="20"/>
          <w:szCs w:val="20"/>
        </w:rPr>
        <w:t xml:space="preserve"> the mandatory requirements in Table </w:t>
      </w:r>
      <w:r w:rsidR="003E2E08">
        <w:rPr>
          <w:rFonts w:asciiTheme="minorHAnsi" w:hAnsiTheme="minorHAnsi" w:cs="Arial"/>
          <w:sz w:val="20"/>
          <w:szCs w:val="20"/>
        </w:rPr>
        <w:t>J</w:t>
      </w:r>
      <w:r>
        <w:rPr>
          <w:rFonts w:asciiTheme="minorHAnsi" w:hAnsiTheme="minorHAnsi" w:cs="Arial"/>
          <w:sz w:val="20"/>
          <w:szCs w:val="20"/>
        </w:rPr>
        <w:t xml:space="preserve">, the HERS rater must ensure the requirements </w:t>
      </w:r>
      <w:r w:rsidR="00F312B5">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w:t>
      </w:r>
    </w:p>
    <w:p w14:paraId="228838F7" w14:textId="77777777" w:rsidR="006B46AF" w:rsidRPr="006D2E42" w:rsidRDefault="006B46AF" w:rsidP="006B46AF">
      <w:pPr>
        <w:spacing w:after="0" w:line="240" w:lineRule="auto"/>
        <w:rPr>
          <w:rFonts w:asciiTheme="minorHAnsi" w:hAnsiTheme="minorHAnsi" w:cs="Arial"/>
          <w:sz w:val="20"/>
          <w:szCs w:val="20"/>
        </w:rPr>
      </w:pPr>
    </w:p>
    <w:p w14:paraId="228838F8" w14:textId="77777777" w:rsidR="006B46AF" w:rsidRDefault="006B46AF" w:rsidP="006B46AF">
      <w:pPr>
        <w:spacing w:after="0" w:line="240" w:lineRule="auto"/>
        <w:rPr>
          <w:rFonts w:asciiTheme="minorHAnsi" w:hAnsiTheme="minorHAnsi" w:cs="Arial"/>
          <w:sz w:val="20"/>
          <w:szCs w:val="20"/>
        </w:rPr>
        <w:sectPr w:rsidR="006B46AF" w:rsidSect="00DE7A20">
          <w:headerReference w:type="even" r:id="rId14"/>
          <w:headerReference w:type="default" r:id="rId15"/>
          <w:footerReference w:type="default" r:id="rId16"/>
          <w:headerReference w:type="first" r:id="rId17"/>
          <w:pgSz w:w="15840" w:h="12240" w:orient="landscape" w:code="1"/>
          <w:pgMar w:top="720" w:right="720" w:bottom="720" w:left="720" w:header="720" w:footer="576" w:gutter="0"/>
          <w:pgNumType w:start="1"/>
          <w:cols w:space="720"/>
          <w:docGrid w:linePitch="360"/>
        </w:sectPr>
      </w:pPr>
    </w:p>
    <w:tbl>
      <w:tblPr>
        <w:tblW w:w="2777"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18"/>
        <w:gridCol w:w="3240"/>
        <w:gridCol w:w="3960"/>
      </w:tblGrid>
      <w:tr w:rsidR="006B46AF" w:rsidRPr="00C711C6" w14:paraId="228838FB" w14:textId="77777777" w:rsidTr="006B46AF">
        <w:trPr>
          <w:trHeight w:val="750"/>
        </w:trPr>
        <w:tc>
          <w:tcPr>
            <w:tcW w:w="8118" w:type="dxa"/>
            <w:gridSpan w:val="3"/>
            <w:vAlign w:val="center"/>
          </w:tcPr>
          <w:p w14:paraId="228838F9" w14:textId="77777777" w:rsidR="006B46AF" w:rsidRDefault="006B46AF" w:rsidP="006B46AF">
            <w:pPr>
              <w:keepNext/>
              <w:tabs>
                <w:tab w:val="left" w:pos="2160"/>
                <w:tab w:val="left" w:pos="2700"/>
                <w:tab w:val="left" w:pos="3420"/>
                <w:tab w:val="left" w:pos="3780"/>
                <w:tab w:val="left" w:pos="5760"/>
                <w:tab w:val="left" w:pos="7212"/>
              </w:tabs>
              <w:spacing w:after="0" w:line="240" w:lineRule="auto"/>
              <w:rPr>
                <w:rFonts w:asciiTheme="minorHAnsi" w:hAnsiTheme="minorHAnsi" w:cs="Arial"/>
                <w:b/>
                <w:sz w:val="20"/>
                <w:szCs w:val="20"/>
              </w:rPr>
            </w:pPr>
            <w:r>
              <w:rPr>
                <w:rFonts w:asciiTheme="minorHAnsi" w:hAnsiTheme="minorHAnsi" w:cs="Arial"/>
                <w:b/>
                <w:sz w:val="20"/>
                <w:szCs w:val="20"/>
              </w:rPr>
              <w:lastRenderedPageBreak/>
              <w:t>A</w:t>
            </w:r>
            <w:r w:rsidRPr="00335E47">
              <w:rPr>
                <w:rFonts w:asciiTheme="minorHAnsi" w:hAnsiTheme="minorHAnsi" w:cs="Arial"/>
                <w:b/>
                <w:sz w:val="20"/>
                <w:szCs w:val="20"/>
              </w:rPr>
              <w:t>.</w:t>
            </w:r>
            <w:r>
              <w:rPr>
                <w:rFonts w:asciiTheme="minorHAnsi" w:hAnsiTheme="minorHAnsi" w:cs="Arial"/>
                <w:b/>
                <w:sz w:val="20"/>
                <w:szCs w:val="20"/>
              </w:rPr>
              <w:t xml:space="preserve"> General Information</w:t>
            </w:r>
          </w:p>
          <w:p w14:paraId="228838FA" w14:textId="77777777" w:rsidR="006B46AF" w:rsidRPr="00C711C6" w:rsidRDefault="006B46AF" w:rsidP="006B46AF">
            <w:pPr>
              <w:keepNext/>
              <w:spacing w:after="0" w:line="240" w:lineRule="auto"/>
              <w:rPr>
                <w:rFonts w:eastAsia="Times New Roman"/>
                <w:sz w:val="18"/>
                <w:szCs w:val="18"/>
              </w:rPr>
            </w:pPr>
            <w:r w:rsidRPr="0002006B">
              <w:rPr>
                <w:rFonts w:eastAsia="Times New Roman"/>
                <w:sz w:val="18"/>
                <w:szCs w:val="18"/>
              </w:rPr>
              <w:t xml:space="preserve">This table reports the </w:t>
            </w:r>
            <w:r>
              <w:rPr>
                <w:rFonts w:eastAsia="Times New Roman"/>
                <w:sz w:val="18"/>
                <w:szCs w:val="18"/>
              </w:rPr>
              <w:t>dwelling unit name</w:t>
            </w:r>
            <w:r w:rsidRPr="0002006B">
              <w:rPr>
                <w:rFonts w:eastAsia="Times New Roman"/>
                <w:sz w:val="18"/>
                <w:szCs w:val="18"/>
              </w:rPr>
              <w:t xml:space="preserve"> that were specified on the </w:t>
            </w:r>
            <w:r>
              <w:rPr>
                <w:rFonts w:eastAsia="Times New Roman"/>
                <w:sz w:val="18"/>
                <w:szCs w:val="18"/>
              </w:rPr>
              <w:t>NRCC-PRF-01</w:t>
            </w:r>
            <w:r w:rsidRPr="0002006B">
              <w:rPr>
                <w:rFonts w:eastAsia="Times New Roman"/>
                <w:sz w:val="18"/>
                <w:szCs w:val="18"/>
              </w:rPr>
              <w:t xml:space="preserve"> compliance document for this project.</w:t>
            </w:r>
          </w:p>
        </w:tc>
      </w:tr>
      <w:tr w:rsidR="006B46AF" w:rsidRPr="00C711C6" w14:paraId="228838FF" w14:textId="77777777" w:rsidTr="00F312B5">
        <w:trPr>
          <w:trHeight w:val="426"/>
        </w:trPr>
        <w:tc>
          <w:tcPr>
            <w:tcW w:w="918" w:type="dxa"/>
            <w:vAlign w:val="center"/>
          </w:tcPr>
          <w:p w14:paraId="228838FC" w14:textId="77777777" w:rsidR="006B46AF" w:rsidRPr="00C711C6" w:rsidRDefault="006B46AF" w:rsidP="00F312B5">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01</w:t>
            </w:r>
          </w:p>
        </w:tc>
        <w:tc>
          <w:tcPr>
            <w:tcW w:w="3240" w:type="dxa"/>
            <w:vAlign w:val="center"/>
          </w:tcPr>
          <w:p w14:paraId="228838FD" w14:textId="77777777" w:rsidR="006B46AF" w:rsidRPr="00C711C6" w:rsidRDefault="006B46AF" w:rsidP="00F312B5">
            <w:pPr>
              <w:keepNext/>
              <w:tabs>
                <w:tab w:val="left" w:pos="2160"/>
                <w:tab w:val="left" w:pos="2700"/>
                <w:tab w:val="left" w:pos="3420"/>
                <w:tab w:val="left" w:pos="3780"/>
                <w:tab w:val="left" w:pos="5760"/>
                <w:tab w:val="left" w:pos="7212"/>
              </w:tabs>
              <w:spacing w:after="0" w:line="240" w:lineRule="exact"/>
              <w:rPr>
                <w:rFonts w:eastAsia="Times New Roman"/>
                <w:sz w:val="18"/>
                <w:szCs w:val="18"/>
              </w:rPr>
            </w:pPr>
            <w:r>
              <w:rPr>
                <w:rFonts w:eastAsia="Times New Roman"/>
                <w:sz w:val="18"/>
                <w:szCs w:val="18"/>
              </w:rPr>
              <w:t>Dwelling Unit Name</w:t>
            </w:r>
          </w:p>
        </w:tc>
        <w:tc>
          <w:tcPr>
            <w:tcW w:w="3960" w:type="dxa"/>
            <w:vAlign w:val="bottom"/>
          </w:tcPr>
          <w:p w14:paraId="228838FE"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&lt;&lt;user input&gt;&gt;</w:t>
            </w:r>
          </w:p>
        </w:tc>
      </w:tr>
    </w:tbl>
    <w:p w14:paraId="22883900" w14:textId="77777777" w:rsidR="006B46AF" w:rsidRDefault="006B46AF" w:rsidP="00595C39">
      <w:pPr>
        <w:spacing w:after="0"/>
      </w:pPr>
    </w:p>
    <w:tbl>
      <w:tblPr>
        <w:tblW w:w="4994" w:type="pct"/>
        <w:tblBorders>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2070"/>
        <w:gridCol w:w="1980"/>
      </w:tblGrid>
      <w:tr w:rsidR="006B46AF" w:rsidRPr="0082211E" w14:paraId="22883904" w14:textId="77777777" w:rsidTr="006B46AF">
        <w:trPr>
          <w:cantSplit/>
          <w:trHeight w:val="627"/>
        </w:trPr>
        <w:tc>
          <w:tcPr>
            <w:tcW w:w="14598" w:type="dxa"/>
            <w:gridSpan w:val="14"/>
            <w:tcBorders>
              <w:top w:val="single" w:sz="6" w:space="0" w:color="auto"/>
              <w:bottom w:val="single" w:sz="6" w:space="0" w:color="auto"/>
            </w:tcBorders>
          </w:tcPr>
          <w:p w14:paraId="22883901" w14:textId="77777777" w:rsidR="006B46AF" w:rsidRDefault="006B46AF" w:rsidP="006B46AF">
            <w:pPr>
              <w:keepNext/>
              <w:spacing w:after="0" w:line="240" w:lineRule="auto"/>
              <w:rPr>
                <w:b/>
              </w:rPr>
            </w:pPr>
            <w:r>
              <w:rPr>
                <w:b/>
              </w:rPr>
              <w:lastRenderedPageBreak/>
              <w:t>B</w:t>
            </w:r>
            <w:r w:rsidRPr="0082211E">
              <w:rPr>
                <w:b/>
              </w:rPr>
              <w:t xml:space="preserve">. </w:t>
            </w:r>
            <w:r>
              <w:rPr>
                <w:b/>
              </w:rPr>
              <w:t xml:space="preserve">Design HERS Verified Dwelling Unit </w:t>
            </w:r>
            <w:r w:rsidRPr="0082211E">
              <w:rPr>
                <w:b/>
              </w:rPr>
              <w:t>W</w:t>
            </w:r>
            <w:r>
              <w:rPr>
                <w:b/>
              </w:rPr>
              <w:t xml:space="preserve">ater </w:t>
            </w:r>
            <w:r w:rsidRPr="0082211E">
              <w:rPr>
                <w:b/>
              </w:rPr>
              <w:t>H</w:t>
            </w:r>
            <w:r>
              <w:rPr>
                <w:b/>
              </w:rPr>
              <w:t>eating</w:t>
            </w:r>
            <w:r w:rsidRPr="0082211E">
              <w:rPr>
                <w:b/>
              </w:rPr>
              <w:t xml:space="preserve"> S</w:t>
            </w:r>
            <w:r>
              <w:rPr>
                <w:b/>
              </w:rPr>
              <w:t xml:space="preserve">ystems Information </w:t>
            </w:r>
          </w:p>
          <w:p w14:paraId="22883902" w14:textId="77777777" w:rsidR="006B46AF" w:rsidRPr="0002006B" w:rsidRDefault="006B46AF" w:rsidP="006B46AF">
            <w:pPr>
              <w:keepNext/>
              <w:spacing w:after="0" w:line="240" w:lineRule="auto"/>
              <w:rPr>
                <w:rFonts w:eastAsia="Times New Roman"/>
                <w:sz w:val="18"/>
                <w:szCs w:val="18"/>
              </w:rPr>
            </w:pPr>
            <w:r w:rsidRPr="0002006B">
              <w:rPr>
                <w:rFonts w:eastAsia="Times New Roman"/>
                <w:sz w:val="18"/>
                <w:szCs w:val="18"/>
              </w:rPr>
              <w:t xml:space="preserve">This table reports the </w:t>
            </w:r>
            <w:r>
              <w:rPr>
                <w:rFonts w:eastAsia="Times New Roman"/>
                <w:sz w:val="18"/>
                <w:szCs w:val="18"/>
              </w:rPr>
              <w:t xml:space="preserve">water heating </w:t>
            </w:r>
            <w:r w:rsidRPr="0002006B">
              <w:rPr>
                <w:rFonts w:eastAsia="Times New Roman"/>
                <w:sz w:val="18"/>
                <w:szCs w:val="18"/>
              </w:rPr>
              <w:t xml:space="preserve">system features that were specified on the </w:t>
            </w:r>
            <w:r>
              <w:rPr>
                <w:rFonts w:eastAsia="Times New Roman"/>
                <w:sz w:val="18"/>
                <w:szCs w:val="18"/>
              </w:rPr>
              <w:t>NRCC-PRF-01</w:t>
            </w:r>
            <w:r w:rsidRPr="0002006B">
              <w:rPr>
                <w:rFonts w:eastAsia="Times New Roman"/>
                <w:sz w:val="18"/>
                <w:szCs w:val="18"/>
              </w:rPr>
              <w:t xml:space="preserve"> compliance document for this project.</w:t>
            </w:r>
          </w:p>
          <w:p w14:paraId="22883903"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b/>
              </w:rPr>
            </w:pPr>
            <w:r w:rsidRPr="00FB4BFD">
              <w:rPr>
                <w:sz w:val="18"/>
                <w:szCs w:val="18"/>
              </w:rPr>
              <w:t>&lt;&lt;require one row of data for each</w:t>
            </w:r>
            <w:r>
              <w:rPr>
                <w:sz w:val="18"/>
                <w:szCs w:val="18"/>
              </w:rPr>
              <w:t xml:space="preserve"> Dwelling Unit Water Heating</w:t>
            </w:r>
            <w:r w:rsidRPr="00FB4BFD">
              <w:rPr>
                <w:sz w:val="18"/>
                <w:szCs w:val="18"/>
              </w:rPr>
              <w:t xml:space="preserve"> System </w:t>
            </w:r>
            <w:r>
              <w:rPr>
                <w:sz w:val="18"/>
                <w:szCs w:val="18"/>
              </w:rPr>
              <w:t>name &gt;&gt;</w:t>
            </w:r>
          </w:p>
        </w:tc>
      </w:tr>
      <w:tr w:rsidR="006B46AF" w:rsidRPr="0082211E" w14:paraId="22883913" w14:textId="77777777" w:rsidTr="006B46AF">
        <w:trPr>
          <w:cantSplit/>
          <w:trHeight w:val="277"/>
        </w:trPr>
        <w:tc>
          <w:tcPr>
            <w:tcW w:w="1457" w:type="dxa"/>
            <w:tcBorders>
              <w:top w:val="single" w:sz="6" w:space="0" w:color="auto"/>
            </w:tcBorders>
            <w:vAlign w:val="bottom"/>
          </w:tcPr>
          <w:p w14:paraId="22883905"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tcBorders>
              <w:top w:val="single" w:sz="6" w:space="0" w:color="auto"/>
            </w:tcBorders>
            <w:vAlign w:val="bottom"/>
          </w:tcPr>
          <w:p w14:paraId="22883906"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tcBorders>
              <w:top w:val="single" w:sz="6" w:space="0" w:color="auto"/>
            </w:tcBorders>
            <w:vAlign w:val="bottom"/>
          </w:tcPr>
          <w:p w14:paraId="22883907"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tcBorders>
              <w:top w:val="single" w:sz="6" w:space="0" w:color="auto"/>
            </w:tcBorders>
            <w:vAlign w:val="bottom"/>
          </w:tcPr>
          <w:p w14:paraId="22883908"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6" w:space="0" w:color="auto"/>
            </w:tcBorders>
            <w:vAlign w:val="bottom"/>
          </w:tcPr>
          <w:p w14:paraId="22883909"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6" w:space="0" w:color="auto"/>
            </w:tcBorders>
            <w:vAlign w:val="bottom"/>
          </w:tcPr>
          <w:p w14:paraId="2288390A"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6" w:space="0" w:color="auto"/>
            </w:tcBorders>
            <w:vAlign w:val="bottom"/>
          </w:tcPr>
          <w:p w14:paraId="2288390B"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6" w:space="0" w:color="auto"/>
            </w:tcBorders>
            <w:vAlign w:val="bottom"/>
          </w:tcPr>
          <w:p w14:paraId="2288390C"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6" w:space="0" w:color="auto"/>
            </w:tcBorders>
            <w:vAlign w:val="bottom"/>
          </w:tcPr>
          <w:p w14:paraId="2288390D"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6" w:space="0" w:color="auto"/>
            </w:tcBorders>
            <w:vAlign w:val="bottom"/>
          </w:tcPr>
          <w:p w14:paraId="2288390E"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6" w:space="0" w:color="auto"/>
            </w:tcBorders>
            <w:vAlign w:val="bottom"/>
          </w:tcPr>
          <w:p w14:paraId="2288390F"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6" w:space="0" w:color="auto"/>
            </w:tcBorders>
            <w:vAlign w:val="bottom"/>
          </w:tcPr>
          <w:p w14:paraId="22883910"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2070" w:type="dxa"/>
            <w:tcBorders>
              <w:top w:val="single" w:sz="6" w:space="0" w:color="auto"/>
            </w:tcBorders>
            <w:vAlign w:val="bottom"/>
          </w:tcPr>
          <w:p w14:paraId="22883911"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1980" w:type="dxa"/>
            <w:tcBorders>
              <w:top w:val="single" w:sz="6" w:space="0" w:color="auto"/>
            </w:tcBorders>
            <w:vAlign w:val="bottom"/>
          </w:tcPr>
          <w:p w14:paraId="22883912"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6B46AF" w:rsidRPr="0082211E" w14:paraId="22883927" w14:textId="77777777" w:rsidTr="006B46AF">
        <w:trPr>
          <w:cantSplit/>
          <w:trHeight w:val="492"/>
        </w:trPr>
        <w:tc>
          <w:tcPr>
            <w:tcW w:w="1457" w:type="dxa"/>
            <w:vAlign w:val="bottom"/>
          </w:tcPr>
          <w:p w14:paraId="22883914"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vAlign w:val="bottom"/>
          </w:tcPr>
          <w:p w14:paraId="22883915"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vAlign w:val="bottom"/>
          </w:tcPr>
          <w:p w14:paraId="22883916"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vAlign w:val="bottom"/>
          </w:tcPr>
          <w:p w14:paraId="22883917" w14:textId="6513666C" w:rsidR="006B46AF" w:rsidRPr="0082211E" w:rsidRDefault="006B46AF" w:rsidP="00D45D9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D45D9E">
              <w:rPr>
                <w:rFonts w:eastAsia="Times New Roman"/>
                <w:sz w:val="16"/>
                <w:szCs w:val="18"/>
              </w:rPr>
              <w:t>S</w:t>
            </w:r>
            <w:r w:rsidRPr="0082211E">
              <w:rPr>
                <w:rFonts w:eastAsia="Times New Roman"/>
                <w:sz w:val="16"/>
                <w:szCs w:val="18"/>
              </w:rPr>
              <w:t>ystem</w:t>
            </w:r>
          </w:p>
        </w:tc>
        <w:tc>
          <w:tcPr>
            <w:tcW w:w="792" w:type="dxa"/>
            <w:vAlign w:val="bottom"/>
          </w:tcPr>
          <w:p w14:paraId="22883918"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22883919"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2288391A"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vAlign w:val="bottom"/>
          </w:tcPr>
          <w:p w14:paraId="2288391B"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vAlign w:val="bottom"/>
          </w:tcPr>
          <w:p w14:paraId="2288391C"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vAlign w:val="bottom"/>
          </w:tcPr>
          <w:p w14:paraId="2288391D"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vAlign w:val="bottom"/>
          </w:tcPr>
          <w:p w14:paraId="2288391E"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vAlign w:val="bottom"/>
          </w:tcPr>
          <w:p w14:paraId="2288391F"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vAlign w:val="bottom"/>
          </w:tcPr>
          <w:p w14:paraId="24D888BB" w14:textId="77777777" w:rsidR="00D45D9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22883920" w14:textId="2202429B"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vAlign w:val="bottom"/>
          </w:tcPr>
          <w:p w14:paraId="22883921"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 xml:space="preserve">. </w:t>
            </w:r>
          </w:p>
          <w:p w14:paraId="22883922"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2070" w:type="dxa"/>
            <w:vAlign w:val="bottom"/>
          </w:tcPr>
          <w:p w14:paraId="22883923"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22883924"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1980" w:type="dxa"/>
            <w:vAlign w:val="bottom"/>
          </w:tcPr>
          <w:p w14:paraId="22883925"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22883926"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6B46AF" w:rsidRPr="0082211E" w14:paraId="22883965" w14:textId="77777777" w:rsidTr="006B46AF">
        <w:trPr>
          <w:cantSplit/>
          <w:trHeight w:val="246"/>
        </w:trPr>
        <w:tc>
          <w:tcPr>
            <w:tcW w:w="1457" w:type="dxa"/>
          </w:tcPr>
          <w:p w14:paraId="22883928" w14:textId="77777777" w:rsidR="006B46AF" w:rsidRPr="00794E12"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794E12">
              <w:rPr>
                <w:rFonts w:eastAsia="Times New Roman"/>
                <w:sz w:val="14"/>
                <w:szCs w:val="14"/>
              </w:rPr>
              <w:t>&lt;&lt;</w:t>
            </w:r>
            <w:r>
              <w:rPr>
                <w:rFonts w:eastAsia="Times New Roman"/>
                <w:sz w:val="14"/>
                <w:szCs w:val="14"/>
              </w:rPr>
              <w:t xml:space="preserve"> User input</w:t>
            </w:r>
            <w:r w:rsidRPr="00794E12">
              <w:rPr>
                <w:rFonts w:eastAsia="Times New Roman"/>
                <w:sz w:val="14"/>
                <w:szCs w:val="14"/>
              </w:rPr>
              <w:t xml:space="preserve"> &gt;&gt;</w:t>
            </w:r>
          </w:p>
        </w:tc>
        <w:tc>
          <w:tcPr>
            <w:tcW w:w="1080" w:type="dxa"/>
          </w:tcPr>
          <w:p w14:paraId="22883929" w14:textId="77777777" w:rsidR="006B46AF" w:rsidRDefault="006B46AF" w:rsidP="006B46AF">
            <w:pPr>
              <w:keepNext/>
              <w:tabs>
                <w:tab w:val="left" w:pos="2160"/>
                <w:tab w:val="left" w:pos="2700"/>
                <w:tab w:val="left" w:pos="3420"/>
                <w:tab w:val="left" w:pos="3780"/>
                <w:tab w:val="left" w:pos="5760"/>
                <w:tab w:val="left" w:pos="7212"/>
              </w:tabs>
              <w:spacing w:after="0"/>
              <w:rPr>
                <w:rFonts w:eastAsia="Times New Roman"/>
                <w:sz w:val="14"/>
                <w:szCs w:val="14"/>
              </w:rPr>
            </w:pPr>
            <w:r w:rsidRPr="00794E12">
              <w:rPr>
                <w:rFonts w:eastAsia="Times New Roman"/>
                <w:sz w:val="14"/>
                <w:szCs w:val="14"/>
              </w:rPr>
              <w:t>&lt;&lt;</w:t>
            </w:r>
            <w:r>
              <w:rPr>
                <w:rFonts w:eastAsia="Times New Roman"/>
                <w:sz w:val="14"/>
                <w:szCs w:val="14"/>
              </w:rPr>
              <w:t xml:space="preserve"> User input from list</w:t>
            </w:r>
            <w:r w:rsidRPr="00794E12">
              <w:rPr>
                <w:rFonts w:eastAsia="Times New Roman"/>
                <w:sz w:val="14"/>
                <w:szCs w:val="14"/>
              </w:rPr>
              <w:t xml:space="preserve"> </w:t>
            </w:r>
          </w:p>
          <w:p w14:paraId="2288392A" w14:textId="77777777" w:rsidR="006B46AF" w:rsidRPr="00794E12" w:rsidRDefault="006B46AF" w:rsidP="006B46AF">
            <w:pPr>
              <w:keepNext/>
              <w:tabs>
                <w:tab w:val="left" w:pos="2160"/>
                <w:tab w:val="left" w:pos="2700"/>
                <w:tab w:val="left" w:pos="3420"/>
                <w:tab w:val="left" w:pos="3780"/>
                <w:tab w:val="left" w:pos="5760"/>
                <w:tab w:val="left" w:pos="7212"/>
              </w:tabs>
              <w:spacing w:after="0"/>
              <w:rPr>
                <w:rFonts w:eastAsia="Times New Roman"/>
                <w:sz w:val="14"/>
                <w:szCs w:val="14"/>
              </w:rPr>
            </w:pPr>
            <w:r>
              <w:rPr>
                <w:rFonts w:eastAsia="Times New Roman"/>
                <w:sz w:val="14"/>
                <w:szCs w:val="14"/>
              </w:rPr>
              <w:t>*</w:t>
            </w:r>
            <w:r w:rsidRPr="00794E12">
              <w:rPr>
                <w:rFonts w:eastAsia="Times New Roman"/>
                <w:sz w:val="14"/>
                <w:szCs w:val="14"/>
              </w:rPr>
              <w:t xml:space="preserve">DHW, </w:t>
            </w:r>
          </w:p>
          <w:p w14:paraId="2288392B" w14:textId="77777777" w:rsidR="006B46AF" w:rsidRPr="00794E12"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w:t>
            </w:r>
            <w:r w:rsidRPr="00794E12">
              <w:rPr>
                <w:rFonts w:eastAsia="Times New Roman"/>
                <w:sz w:val="14"/>
                <w:szCs w:val="14"/>
              </w:rPr>
              <w:t>Combined Hydronic,</w:t>
            </w:r>
          </w:p>
          <w:p w14:paraId="2288392C" w14:textId="77777777" w:rsidR="006B46AF" w:rsidRPr="00794E12"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794E12">
              <w:rPr>
                <w:rFonts w:eastAsia="Times New Roman"/>
                <w:sz w:val="14"/>
                <w:szCs w:val="14"/>
              </w:rPr>
              <w:t>&gt;&gt;</w:t>
            </w:r>
          </w:p>
        </w:tc>
        <w:tc>
          <w:tcPr>
            <w:tcW w:w="901" w:type="dxa"/>
          </w:tcPr>
          <w:p w14:paraId="2288392D" w14:textId="77777777" w:rsidR="006B46AF"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794E12">
              <w:rPr>
                <w:rFonts w:eastAsia="Times New Roman"/>
                <w:sz w:val="14"/>
                <w:szCs w:val="14"/>
              </w:rPr>
              <w:t>&lt;&lt;</w:t>
            </w:r>
            <w:r>
              <w:rPr>
                <w:rFonts w:eastAsia="Times New Roman"/>
                <w:sz w:val="14"/>
                <w:szCs w:val="14"/>
              </w:rPr>
              <w:t xml:space="preserve"> User input from list</w:t>
            </w:r>
            <w:r w:rsidRPr="00794E12">
              <w:rPr>
                <w:rFonts w:eastAsia="Times New Roman"/>
                <w:sz w:val="14"/>
                <w:szCs w:val="14"/>
              </w:rPr>
              <w:t xml:space="preserve"> </w:t>
            </w:r>
          </w:p>
          <w:p w14:paraId="2288392E" w14:textId="77777777" w:rsidR="006B46AF"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w:t>
            </w:r>
            <w:r w:rsidRPr="00794E12">
              <w:rPr>
                <w:rFonts w:eastAsia="Times New Roman"/>
                <w:sz w:val="14"/>
                <w:szCs w:val="14"/>
              </w:rPr>
              <w:t xml:space="preserve">Large Storage, </w:t>
            </w:r>
            <w:r>
              <w:rPr>
                <w:rFonts w:eastAsia="Times New Roman"/>
                <w:sz w:val="14"/>
                <w:szCs w:val="14"/>
              </w:rPr>
              <w:t>*</w:t>
            </w:r>
            <w:r w:rsidRPr="00794E12">
              <w:rPr>
                <w:rFonts w:eastAsia="Times New Roman"/>
                <w:sz w:val="14"/>
                <w:szCs w:val="14"/>
              </w:rPr>
              <w:t xml:space="preserve">Small Storage, </w:t>
            </w:r>
            <w:r>
              <w:rPr>
                <w:rFonts w:eastAsia="Times New Roman"/>
                <w:sz w:val="14"/>
                <w:szCs w:val="14"/>
              </w:rPr>
              <w:t>*</w:t>
            </w:r>
            <w:r w:rsidRPr="00794E12">
              <w:rPr>
                <w:rFonts w:eastAsia="Times New Roman"/>
                <w:sz w:val="14"/>
                <w:szCs w:val="14"/>
              </w:rPr>
              <w:t xml:space="preserve">Heat Pump, </w:t>
            </w:r>
            <w:r>
              <w:rPr>
                <w:rFonts w:eastAsia="Times New Roman"/>
                <w:sz w:val="14"/>
                <w:szCs w:val="14"/>
              </w:rPr>
              <w:t>*</w:t>
            </w:r>
            <w:r w:rsidRPr="00794E12">
              <w:rPr>
                <w:rFonts w:eastAsia="Times New Roman"/>
                <w:sz w:val="14"/>
                <w:szCs w:val="14"/>
              </w:rPr>
              <w:t xml:space="preserve">Boiler, </w:t>
            </w:r>
            <w:r>
              <w:rPr>
                <w:rFonts w:eastAsia="Times New Roman"/>
                <w:sz w:val="14"/>
                <w:szCs w:val="14"/>
              </w:rPr>
              <w:t>*</w:t>
            </w:r>
            <w:r w:rsidRPr="00794E12">
              <w:rPr>
                <w:rFonts w:eastAsia="Times New Roman"/>
                <w:sz w:val="14"/>
                <w:szCs w:val="14"/>
              </w:rPr>
              <w:t xml:space="preserve">Large Instantaneous, </w:t>
            </w:r>
          </w:p>
          <w:p w14:paraId="2288392F" w14:textId="77777777" w:rsidR="006B46AF" w:rsidRPr="00794E12"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w:t>
            </w:r>
            <w:r w:rsidRPr="00794E12">
              <w:rPr>
                <w:rFonts w:eastAsia="Times New Roman"/>
                <w:sz w:val="14"/>
                <w:szCs w:val="14"/>
              </w:rPr>
              <w:t xml:space="preserve">Small Instantaneous or </w:t>
            </w:r>
            <w:r>
              <w:rPr>
                <w:rFonts w:eastAsia="Times New Roman"/>
                <w:sz w:val="14"/>
                <w:szCs w:val="14"/>
              </w:rPr>
              <w:t>*</w:t>
            </w:r>
            <w:r w:rsidRPr="00794E12">
              <w:rPr>
                <w:rFonts w:eastAsia="Times New Roman"/>
                <w:sz w:val="14"/>
                <w:szCs w:val="14"/>
              </w:rPr>
              <w:t>Indirect &gt;&gt;</w:t>
            </w:r>
          </w:p>
        </w:tc>
        <w:tc>
          <w:tcPr>
            <w:tcW w:w="791" w:type="dxa"/>
          </w:tcPr>
          <w:p w14:paraId="22883930" w14:textId="77777777" w:rsidR="006B46AF" w:rsidRPr="00794E12"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794E12">
              <w:rPr>
                <w:rFonts w:eastAsia="Times New Roman"/>
                <w:sz w:val="14"/>
                <w:szCs w:val="14"/>
              </w:rPr>
              <w:t>&lt;&lt;</w:t>
            </w:r>
            <w:r>
              <w:rPr>
                <w:rFonts w:eastAsia="Times New Roman"/>
                <w:sz w:val="14"/>
                <w:szCs w:val="14"/>
              </w:rPr>
              <w:t xml:space="preserve"> User input</w:t>
            </w:r>
            <w:r w:rsidRPr="00794E12">
              <w:rPr>
                <w:rFonts w:eastAsia="Times New Roman"/>
                <w:sz w:val="14"/>
                <w:szCs w:val="14"/>
              </w:rPr>
              <w:t xml:space="preserve"> &gt;&gt;</w:t>
            </w:r>
          </w:p>
        </w:tc>
        <w:tc>
          <w:tcPr>
            <w:tcW w:w="792" w:type="dxa"/>
          </w:tcPr>
          <w:p w14:paraId="22883931" w14:textId="77777777" w:rsidR="006B46AF" w:rsidRPr="00794E12"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794E12">
              <w:rPr>
                <w:rFonts w:eastAsia="Times New Roman"/>
                <w:sz w:val="14"/>
                <w:szCs w:val="14"/>
              </w:rPr>
              <w:t>&lt;&lt;</w:t>
            </w:r>
            <w:r>
              <w:rPr>
                <w:rFonts w:eastAsia="Times New Roman"/>
                <w:sz w:val="14"/>
                <w:szCs w:val="14"/>
              </w:rPr>
              <w:t xml:space="preserve"> User input</w:t>
            </w:r>
            <w:r w:rsidRPr="00794E12">
              <w:rPr>
                <w:rFonts w:eastAsia="Times New Roman"/>
                <w:sz w:val="14"/>
                <w:szCs w:val="14"/>
              </w:rPr>
              <w:t xml:space="preserve"> </w:t>
            </w:r>
            <w:r w:rsidR="00C661C8">
              <w:rPr>
                <w:rFonts w:eastAsia="Times New Roman"/>
                <w:sz w:val="14"/>
                <w:szCs w:val="14"/>
              </w:rPr>
              <w:t>N/A is allowed only if Water Heater Type = Small Instantaneous or Large Instantaneous</w:t>
            </w:r>
            <w:r w:rsidR="00C661C8" w:rsidRPr="000D6187">
              <w:rPr>
                <w:rFonts w:eastAsia="Times New Roman"/>
                <w:sz w:val="14"/>
                <w:szCs w:val="14"/>
              </w:rPr>
              <w:t xml:space="preserve"> </w:t>
            </w:r>
            <w:r w:rsidRPr="00794E12">
              <w:rPr>
                <w:rFonts w:eastAsia="Times New Roman"/>
                <w:sz w:val="14"/>
                <w:szCs w:val="14"/>
              </w:rPr>
              <w:t>&gt;&gt;</w:t>
            </w:r>
          </w:p>
        </w:tc>
        <w:tc>
          <w:tcPr>
            <w:tcW w:w="792" w:type="dxa"/>
          </w:tcPr>
          <w:p w14:paraId="22883932" w14:textId="77777777" w:rsidR="006B46AF"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794E12">
              <w:rPr>
                <w:rFonts w:eastAsia="Times New Roman"/>
                <w:sz w:val="14"/>
                <w:szCs w:val="14"/>
              </w:rPr>
              <w:t>&lt;&lt;</w:t>
            </w:r>
            <w:r>
              <w:rPr>
                <w:rFonts w:eastAsia="Times New Roman"/>
                <w:sz w:val="14"/>
                <w:szCs w:val="14"/>
              </w:rPr>
              <w:t xml:space="preserve"> User input from list</w:t>
            </w:r>
            <w:r w:rsidRPr="00794E12">
              <w:rPr>
                <w:rFonts w:eastAsia="Times New Roman"/>
                <w:sz w:val="14"/>
                <w:szCs w:val="14"/>
              </w:rPr>
              <w:t xml:space="preserve"> </w:t>
            </w:r>
            <w:r>
              <w:rPr>
                <w:rFonts w:eastAsia="Times New Roman"/>
                <w:sz w:val="14"/>
                <w:szCs w:val="14"/>
              </w:rPr>
              <w:t>*</w:t>
            </w:r>
            <w:r w:rsidRPr="00794E12">
              <w:rPr>
                <w:rFonts w:eastAsia="Times New Roman"/>
                <w:sz w:val="14"/>
                <w:szCs w:val="14"/>
              </w:rPr>
              <w:t xml:space="preserve">Natural Gas, </w:t>
            </w:r>
            <w:r>
              <w:rPr>
                <w:rFonts w:eastAsia="Times New Roman"/>
                <w:sz w:val="14"/>
                <w:szCs w:val="14"/>
              </w:rPr>
              <w:t>*Propane*</w:t>
            </w:r>
            <w:r w:rsidRPr="00794E12">
              <w:rPr>
                <w:rFonts w:eastAsia="Times New Roman"/>
                <w:sz w:val="14"/>
                <w:szCs w:val="14"/>
              </w:rPr>
              <w:t>Oil,</w:t>
            </w:r>
          </w:p>
          <w:p w14:paraId="22883933" w14:textId="77777777" w:rsidR="006B46AF" w:rsidRPr="00794E12"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794E12">
              <w:rPr>
                <w:rFonts w:eastAsia="Times New Roman"/>
                <w:sz w:val="14"/>
                <w:szCs w:val="14"/>
              </w:rPr>
              <w:t xml:space="preserve"> or </w:t>
            </w:r>
            <w:r>
              <w:rPr>
                <w:rFonts w:eastAsia="Times New Roman"/>
                <w:sz w:val="14"/>
                <w:szCs w:val="14"/>
              </w:rPr>
              <w:t>*</w:t>
            </w:r>
            <w:r w:rsidRPr="00794E12">
              <w:rPr>
                <w:rFonts w:eastAsia="Times New Roman"/>
                <w:sz w:val="14"/>
                <w:szCs w:val="14"/>
              </w:rPr>
              <w:t>Electricity</w:t>
            </w:r>
            <w:r w:rsidRPr="00794E12">
              <w:rPr>
                <w:sz w:val="18"/>
                <w:szCs w:val="18"/>
              </w:rPr>
              <w:t>&gt;&gt;</w:t>
            </w:r>
          </w:p>
        </w:tc>
        <w:tc>
          <w:tcPr>
            <w:tcW w:w="685" w:type="dxa"/>
          </w:tcPr>
          <w:p w14:paraId="22883934" w14:textId="77777777" w:rsidR="006B46AF" w:rsidRPr="00794E12"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794E12">
              <w:rPr>
                <w:rFonts w:eastAsia="Times New Roman"/>
                <w:sz w:val="14"/>
                <w:szCs w:val="14"/>
              </w:rPr>
              <w:t>&lt;&lt;</w:t>
            </w:r>
            <w:r>
              <w:rPr>
                <w:rFonts w:eastAsia="Times New Roman"/>
                <w:sz w:val="14"/>
                <w:szCs w:val="14"/>
              </w:rPr>
              <w:t xml:space="preserve"> </w:t>
            </w:r>
          </w:p>
          <w:p w14:paraId="22883935" w14:textId="77777777" w:rsidR="006B46AF" w:rsidRPr="00794E12" w:rsidRDefault="006B46AF" w:rsidP="003E4E04">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794E12">
              <w:rPr>
                <w:rFonts w:eastAsia="Times New Roman"/>
                <w:sz w:val="14"/>
                <w:szCs w:val="14"/>
              </w:rPr>
              <w:t xml:space="preserve">If Fuel Type </w:t>
            </w:r>
            <w:r w:rsidR="003E4E04">
              <w:rPr>
                <w:rFonts w:eastAsia="Times New Roman"/>
                <w:sz w:val="14"/>
                <w:szCs w:val="14"/>
              </w:rPr>
              <w:t xml:space="preserve">value in </w:t>
            </w:r>
            <w:r w:rsidRPr="00794E12">
              <w:rPr>
                <w:rFonts w:eastAsia="Times New Roman"/>
                <w:sz w:val="14"/>
                <w:szCs w:val="14"/>
              </w:rPr>
              <w:t xml:space="preserve">B06 = Electricity then Rated Input </w:t>
            </w:r>
            <w:r w:rsidR="003E4E04">
              <w:rPr>
                <w:rFonts w:eastAsia="Times New Roman"/>
                <w:sz w:val="14"/>
                <w:szCs w:val="14"/>
              </w:rPr>
              <w:t>Type value</w:t>
            </w:r>
            <w:r w:rsidRPr="00794E12">
              <w:rPr>
                <w:rFonts w:eastAsia="Times New Roman"/>
                <w:sz w:val="14"/>
                <w:szCs w:val="14"/>
              </w:rPr>
              <w:t>= kW</w:t>
            </w:r>
            <w:r w:rsidR="003E4E04">
              <w:rPr>
                <w:rFonts w:eastAsia="Times New Roman"/>
                <w:sz w:val="14"/>
                <w:szCs w:val="14"/>
              </w:rPr>
              <w:t>,</w:t>
            </w:r>
            <w:r w:rsidRPr="00794E12">
              <w:rPr>
                <w:rFonts w:eastAsia="Times New Roman"/>
                <w:sz w:val="14"/>
                <w:szCs w:val="14"/>
              </w:rPr>
              <w:t xml:space="preserve"> </w:t>
            </w:r>
            <w:r w:rsidR="003E4E04">
              <w:rPr>
                <w:rFonts w:eastAsia="Times New Roman"/>
                <w:sz w:val="14"/>
                <w:szCs w:val="14"/>
              </w:rPr>
              <w:t>else</w:t>
            </w:r>
            <w:r w:rsidR="003E4E04" w:rsidRPr="000D6187">
              <w:rPr>
                <w:rFonts w:eastAsia="Times New Roman"/>
                <w:sz w:val="14"/>
                <w:szCs w:val="14"/>
              </w:rPr>
              <w:t xml:space="preserve"> </w:t>
            </w:r>
            <w:r w:rsidR="003E4E04">
              <w:rPr>
                <w:rFonts w:eastAsia="Times New Roman"/>
                <w:sz w:val="14"/>
                <w:szCs w:val="14"/>
              </w:rPr>
              <w:t>value= Btu/</w:t>
            </w:r>
            <w:proofErr w:type="spellStart"/>
            <w:r w:rsidR="003E4E04">
              <w:rPr>
                <w:rFonts w:eastAsia="Times New Roman"/>
                <w:sz w:val="14"/>
                <w:szCs w:val="14"/>
              </w:rPr>
              <w:t>hr</w:t>
            </w:r>
            <w:proofErr w:type="spellEnd"/>
            <w:r w:rsidR="003E4E04" w:rsidRPr="00794E12">
              <w:rPr>
                <w:rFonts w:eastAsia="Times New Roman"/>
                <w:sz w:val="14"/>
                <w:szCs w:val="14"/>
              </w:rPr>
              <w:t xml:space="preserve"> </w:t>
            </w:r>
            <w:r w:rsidRPr="00794E12">
              <w:rPr>
                <w:rFonts w:eastAsia="Times New Roman"/>
                <w:sz w:val="14"/>
                <w:szCs w:val="14"/>
              </w:rPr>
              <w:t>&gt;&gt;</w:t>
            </w:r>
          </w:p>
        </w:tc>
        <w:tc>
          <w:tcPr>
            <w:tcW w:w="720" w:type="dxa"/>
          </w:tcPr>
          <w:p w14:paraId="22883936" w14:textId="77777777" w:rsidR="006B46AF" w:rsidRPr="00794E12"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794E12">
              <w:rPr>
                <w:rFonts w:eastAsia="Times New Roman"/>
                <w:sz w:val="14"/>
                <w:szCs w:val="14"/>
              </w:rPr>
              <w:t>&lt;&lt;</w:t>
            </w:r>
            <w:r>
              <w:rPr>
                <w:rFonts w:eastAsia="Times New Roman"/>
                <w:sz w:val="14"/>
                <w:szCs w:val="14"/>
              </w:rPr>
              <w:t xml:space="preserve"> User input</w:t>
            </w:r>
            <w:r w:rsidRPr="00794E12">
              <w:rPr>
                <w:rFonts w:eastAsia="Times New Roman"/>
                <w:sz w:val="14"/>
                <w:szCs w:val="14"/>
              </w:rPr>
              <w:t xml:space="preserve"> &gt;</w:t>
            </w:r>
          </w:p>
        </w:tc>
        <w:tc>
          <w:tcPr>
            <w:tcW w:w="900" w:type="dxa"/>
          </w:tcPr>
          <w:p w14:paraId="22883937" w14:textId="77777777" w:rsidR="006B46AF"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794E12">
              <w:rPr>
                <w:rFonts w:eastAsia="Times New Roman"/>
                <w:sz w:val="14"/>
                <w:szCs w:val="14"/>
              </w:rPr>
              <w:t>&lt;&lt;</w:t>
            </w:r>
            <w:r>
              <w:rPr>
                <w:rFonts w:eastAsia="Times New Roman"/>
                <w:sz w:val="14"/>
                <w:szCs w:val="14"/>
              </w:rPr>
              <w:t xml:space="preserve"> User input from list</w:t>
            </w:r>
            <w:r w:rsidRPr="00794E12">
              <w:rPr>
                <w:rFonts w:eastAsia="Times New Roman"/>
                <w:sz w:val="14"/>
                <w:szCs w:val="14"/>
              </w:rPr>
              <w:t xml:space="preserve"> </w:t>
            </w:r>
          </w:p>
          <w:p w14:paraId="22883938" w14:textId="77777777" w:rsidR="006B46AF" w:rsidRPr="00794E12"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794E12">
              <w:rPr>
                <w:rFonts w:eastAsia="Times New Roman"/>
                <w:sz w:val="14"/>
                <w:szCs w:val="14"/>
              </w:rPr>
              <w:t xml:space="preserve">*Energy Factor, *AFUE </w:t>
            </w:r>
          </w:p>
          <w:p w14:paraId="05CF0C72" w14:textId="77777777" w:rsidR="00F761A5" w:rsidRDefault="006B46AF" w:rsidP="006B46AF">
            <w:pPr>
              <w:keepNext/>
              <w:tabs>
                <w:tab w:val="left" w:pos="2160"/>
                <w:tab w:val="left" w:pos="2700"/>
                <w:tab w:val="left" w:pos="3420"/>
                <w:tab w:val="left" w:pos="3780"/>
                <w:tab w:val="left" w:pos="5760"/>
                <w:tab w:val="left" w:pos="7212"/>
              </w:tabs>
              <w:spacing w:after="0" w:line="240" w:lineRule="auto"/>
              <w:rPr>
                <w:ins w:id="6" w:author="Shewmaker, Michael@Energy" w:date="2017-04-17T16:03:00Z"/>
                <w:rFonts w:eastAsia="Times New Roman"/>
                <w:sz w:val="14"/>
                <w:szCs w:val="14"/>
              </w:rPr>
            </w:pPr>
            <w:r w:rsidRPr="00794E12">
              <w:rPr>
                <w:rFonts w:eastAsia="Times New Roman"/>
                <w:sz w:val="14"/>
                <w:szCs w:val="14"/>
              </w:rPr>
              <w:t>*Thermal Efficiency</w:t>
            </w:r>
          </w:p>
          <w:p w14:paraId="22883939" w14:textId="4216F9BD" w:rsidR="006B46AF" w:rsidRPr="00794E12" w:rsidRDefault="00F761A5"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ins w:id="7" w:author="Shewmaker, Michael@Energy" w:date="2017-04-17T16:03:00Z">
              <w:r>
                <w:rPr>
                  <w:rFonts w:eastAsia="Times New Roman"/>
                  <w:sz w:val="14"/>
                  <w:szCs w:val="14"/>
                </w:rPr>
                <w:t>*Uniform Energy Factor</w:t>
              </w:r>
            </w:ins>
            <w:bookmarkStart w:id="8" w:name="_GoBack"/>
            <w:bookmarkEnd w:id="8"/>
            <w:r w:rsidR="006B46AF" w:rsidRPr="00794E12">
              <w:rPr>
                <w:sz w:val="18"/>
                <w:szCs w:val="18"/>
              </w:rPr>
              <w:t>&gt;&gt;</w:t>
            </w:r>
          </w:p>
        </w:tc>
        <w:tc>
          <w:tcPr>
            <w:tcW w:w="863" w:type="dxa"/>
          </w:tcPr>
          <w:p w14:paraId="2288393A" w14:textId="77777777" w:rsidR="006B46AF" w:rsidRPr="00794E12"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794E12">
              <w:rPr>
                <w:rFonts w:eastAsia="Times New Roman"/>
                <w:sz w:val="14"/>
                <w:szCs w:val="14"/>
              </w:rPr>
              <w:t>&lt;&lt;</w:t>
            </w:r>
            <w:r>
              <w:rPr>
                <w:rFonts w:eastAsia="Times New Roman"/>
                <w:sz w:val="14"/>
                <w:szCs w:val="14"/>
              </w:rPr>
              <w:t xml:space="preserve"> User input</w:t>
            </w:r>
            <w:r w:rsidRPr="00794E12">
              <w:rPr>
                <w:rFonts w:eastAsia="Times New Roman"/>
                <w:sz w:val="14"/>
                <w:szCs w:val="14"/>
              </w:rPr>
              <w:t xml:space="preserve"> &gt;&gt;</w:t>
            </w:r>
          </w:p>
        </w:tc>
        <w:tc>
          <w:tcPr>
            <w:tcW w:w="792" w:type="dxa"/>
          </w:tcPr>
          <w:p w14:paraId="2288393B" w14:textId="77777777" w:rsidR="006B46AF" w:rsidRPr="00794E12"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794E12">
              <w:rPr>
                <w:rFonts w:eastAsia="Times New Roman"/>
                <w:sz w:val="14"/>
                <w:szCs w:val="14"/>
              </w:rPr>
              <w:t>&lt;&lt;</w:t>
            </w:r>
            <w:r>
              <w:rPr>
                <w:rFonts w:eastAsia="Times New Roman"/>
                <w:sz w:val="14"/>
                <w:szCs w:val="14"/>
              </w:rPr>
              <w:t xml:space="preserve"> User input</w:t>
            </w:r>
            <w:r w:rsidRPr="00794E12">
              <w:rPr>
                <w:rFonts w:eastAsia="Times New Roman"/>
                <w:sz w:val="14"/>
                <w:szCs w:val="14"/>
              </w:rPr>
              <w:t xml:space="preserve"> </w:t>
            </w:r>
            <w:r w:rsidR="003E40E4">
              <w:rPr>
                <w:rFonts w:eastAsia="Times New Roman"/>
                <w:sz w:val="14"/>
                <w:szCs w:val="14"/>
              </w:rPr>
              <w:t xml:space="preserve">Values = N/A if water heater type = Small Storage, Heat Pump, Boiler, Large </w:t>
            </w:r>
            <w:r w:rsidR="003E40E4" w:rsidRPr="00ED0648">
              <w:rPr>
                <w:rFonts w:eastAsia="Times New Roman"/>
                <w:sz w:val="14"/>
                <w:szCs w:val="14"/>
              </w:rPr>
              <w:t>Instantaneous,</w:t>
            </w:r>
            <w:r w:rsidR="003E40E4">
              <w:rPr>
                <w:rFonts w:eastAsia="Times New Roman"/>
                <w:sz w:val="14"/>
                <w:szCs w:val="14"/>
              </w:rPr>
              <w:t xml:space="preserve"> </w:t>
            </w:r>
            <w:r w:rsidR="003E40E4" w:rsidRPr="00ED0648">
              <w:rPr>
                <w:rFonts w:eastAsia="Times New Roman"/>
                <w:sz w:val="14"/>
                <w:szCs w:val="14"/>
              </w:rPr>
              <w:t>Small Instantaneous</w:t>
            </w:r>
            <w:r w:rsidR="003E40E4">
              <w:rPr>
                <w:rFonts w:eastAsia="Times New Roman"/>
                <w:sz w:val="14"/>
                <w:szCs w:val="14"/>
              </w:rPr>
              <w:t xml:space="preserve"> or indirect</w:t>
            </w:r>
            <w:r w:rsidR="003E40E4" w:rsidRPr="006D348F">
              <w:rPr>
                <w:rFonts w:eastAsia="Times New Roman"/>
                <w:sz w:val="14"/>
                <w:szCs w:val="14"/>
              </w:rPr>
              <w:t xml:space="preserve"> </w:t>
            </w:r>
            <w:r w:rsidRPr="00794E12">
              <w:rPr>
                <w:rFonts w:eastAsia="Times New Roman"/>
                <w:sz w:val="14"/>
                <w:szCs w:val="14"/>
              </w:rPr>
              <w:t>&gt;&gt;</w:t>
            </w:r>
          </w:p>
        </w:tc>
        <w:tc>
          <w:tcPr>
            <w:tcW w:w="775" w:type="dxa"/>
          </w:tcPr>
          <w:p w14:paraId="2288393C" w14:textId="77777777" w:rsidR="00396E93" w:rsidRDefault="006B46AF" w:rsidP="00396E93">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794E12">
              <w:rPr>
                <w:rFonts w:eastAsia="Times New Roman"/>
                <w:sz w:val="14"/>
                <w:szCs w:val="14"/>
              </w:rPr>
              <w:t>&lt;&lt;</w:t>
            </w:r>
            <w:r>
              <w:rPr>
                <w:rFonts w:eastAsia="Times New Roman"/>
                <w:sz w:val="14"/>
                <w:szCs w:val="14"/>
              </w:rPr>
              <w:t xml:space="preserve"> User input</w:t>
            </w:r>
            <w:r w:rsidRPr="00794E12">
              <w:rPr>
                <w:rFonts w:eastAsia="Times New Roman"/>
                <w:sz w:val="14"/>
                <w:szCs w:val="14"/>
              </w:rPr>
              <w:t xml:space="preserve"> </w:t>
            </w:r>
            <w:r w:rsidR="003E40E4">
              <w:rPr>
                <w:rFonts w:eastAsia="Times New Roman"/>
                <w:sz w:val="14"/>
                <w:szCs w:val="14"/>
              </w:rPr>
              <w:t xml:space="preserve">Values = N/A if water heater type = Large Storage, Small Storage, Heat Pump, Boiler, Large </w:t>
            </w:r>
            <w:r w:rsidR="003E40E4" w:rsidRPr="00ED0648">
              <w:rPr>
                <w:rFonts w:eastAsia="Times New Roman"/>
                <w:sz w:val="14"/>
                <w:szCs w:val="14"/>
              </w:rPr>
              <w:t xml:space="preserve">Instantaneous, </w:t>
            </w:r>
            <w:r w:rsidR="003E40E4">
              <w:rPr>
                <w:rFonts w:eastAsia="Times New Roman"/>
                <w:sz w:val="14"/>
                <w:szCs w:val="14"/>
              </w:rPr>
              <w:t xml:space="preserve">or </w:t>
            </w:r>
            <w:r w:rsidR="003E40E4" w:rsidRPr="00ED0648">
              <w:rPr>
                <w:rFonts w:eastAsia="Times New Roman"/>
                <w:sz w:val="14"/>
                <w:szCs w:val="14"/>
              </w:rPr>
              <w:t>Small Instantaneous</w:t>
            </w:r>
            <w:r w:rsidR="003E40E4" w:rsidRPr="006D348F">
              <w:rPr>
                <w:rFonts w:eastAsia="Times New Roman"/>
                <w:sz w:val="14"/>
                <w:szCs w:val="14"/>
              </w:rPr>
              <w:t xml:space="preserve"> </w:t>
            </w:r>
            <w:r w:rsidRPr="00794E12">
              <w:rPr>
                <w:rFonts w:eastAsia="Times New Roman"/>
                <w:sz w:val="14"/>
                <w:szCs w:val="14"/>
              </w:rPr>
              <w:t>&gt;&gt;</w:t>
            </w:r>
          </w:p>
        </w:tc>
        <w:tc>
          <w:tcPr>
            <w:tcW w:w="2070" w:type="dxa"/>
          </w:tcPr>
          <w:p w14:paraId="2288393D"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6D348F">
              <w:rPr>
                <w:rFonts w:eastAsia="Times New Roman"/>
                <w:sz w:val="14"/>
                <w:szCs w:val="14"/>
              </w:rPr>
              <w:t>&lt;&lt;</w:t>
            </w:r>
            <w:r>
              <w:rPr>
                <w:rFonts w:eastAsia="Times New Roman"/>
                <w:sz w:val="14"/>
                <w:szCs w:val="14"/>
              </w:rPr>
              <w:t xml:space="preserve"> User input from list</w:t>
            </w:r>
          </w:p>
          <w:p w14:paraId="2288393E"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6D348F">
              <w:rPr>
                <w:rFonts w:eastAsia="Times New Roman"/>
                <w:sz w:val="14"/>
                <w:szCs w:val="14"/>
              </w:rPr>
              <w:t xml:space="preserve"> </w:t>
            </w:r>
            <w:r>
              <w:rPr>
                <w:rFonts w:eastAsia="Times New Roman"/>
                <w:sz w:val="14"/>
                <w:szCs w:val="14"/>
              </w:rPr>
              <w:t xml:space="preserve">*N/A </w:t>
            </w:r>
          </w:p>
          <w:p w14:paraId="2288393F" w14:textId="77777777" w:rsidR="006B46AF" w:rsidDel="008F3BA7" w:rsidRDefault="006B46AF" w:rsidP="006B46AF">
            <w:pPr>
              <w:keepNext/>
              <w:tabs>
                <w:tab w:val="left" w:pos="2160"/>
                <w:tab w:val="left" w:pos="2700"/>
                <w:tab w:val="left" w:pos="3420"/>
                <w:tab w:val="left" w:pos="3780"/>
                <w:tab w:val="left" w:pos="5760"/>
                <w:tab w:val="left" w:pos="7212"/>
              </w:tabs>
              <w:spacing w:after="0" w:line="240" w:lineRule="auto"/>
              <w:contextualSpacing/>
              <w:rPr>
                <w:del w:id="9" w:author="Shewmaker, Michael@Energy" w:date="2016-10-31T12:01:00Z"/>
                <w:rFonts w:eastAsia="Times New Roman"/>
                <w:sz w:val="14"/>
                <w:szCs w:val="14"/>
              </w:rPr>
            </w:pPr>
          </w:p>
          <w:p w14:paraId="22883940" w14:textId="77777777" w:rsidR="006B46AF" w:rsidDel="008F3BA7" w:rsidRDefault="006B46AF" w:rsidP="006B46AF">
            <w:pPr>
              <w:keepNext/>
              <w:tabs>
                <w:tab w:val="left" w:pos="2160"/>
                <w:tab w:val="left" w:pos="2700"/>
                <w:tab w:val="left" w:pos="3420"/>
                <w:tab w:val="left" w:pos="3780"/>
                <w:tab w:val="left" w:pos="5760"/>
                <w:tab w:val="left" w:pos="7212"/>
              </w:tabs>
              <w:spacing w:after="0" w:line="240" w:lineRule="auto"/>
              <w:contextualSpacing/>
              <w:rPr>
                <w:del w:id="10" w:author="Shewmaker, Michael@Energy" w:date="2016-10-31T12:01:00Z"/>
                <w:rFonts w:eastAsia="Times New Roman"/>
                <w:sz w:val="14"/>
                <w:szCs w:val="14"/>
              </w:rPr>
            </w:pPr>
            <w:del w:id="11" w:author="Shewmaker, Michael@Energy" w:date="2016-10-31T12:01:00Z">
              <w:r w:rsidDel="008F3BA7">
                <w:rPr>
                  <w:rFonts w:eastAsia="Times New Roman"/>
                  <w:sz w:val="14"/>
                  <w:szCs w:val="14"/>
                </w:rPr>
                <w:delText xml:space="preserve">* </w:delText>
              </w:r>
              <w:r w:rsidRPr="001B0A17" w:rsidDel="008F3BA7">
                <w:rPr>
                  <w:rFonts w:eastAsia="Times New Roman"/>
                  <w:sz w:val="14"/>
                  <w:szCs w:val="14"/>
                </w:rPr>
                <w:delText>Recirculation Temperature Modulation Contro</w:delText>
              </w:r>
              <w:r w:rsidDel="008F3BA7">
                <w:rPr>
                  <w:rFonts w:eastAsia="Times New Roman"/>
                  <w:sz w:val="14"/>
                  <w:szCs w:val="14"/>
                </w:rPr>
                <w:delText>l</w:delText>
              </w:r>
            </w:del>
          </w:p>
          <w:p w14:paraId="22883941" w14:textId="77777777" w:rsidR="006B46AF" w:rsidDel="008F3BA7" w:rsidRDefault="006B46AF" w:rsidP="006B46AF">
            <w:pPr>
              <w:keepNext/>
              <w:tabs>
                <w:tab w:val="left" w:pos="2160"/>
                <w:tab w:val="left" w:pos="2700"/>
                <w:tab w:val="left" w:pos="3420"/>
                <w:tab w:val="left" w:pos="3780"/>
                <w:tab w:val="left" w:pos="5760"/>
                <w:tab w:val="left" w:pos="7212"/>
              </w:tabs>
              <w:spacing w:after="0" w:line="240" w:lineRule="auto"/>
              <w:contextualSpacing/>
              <w:rPr>
                <w:del w:id="12" w:author="Shewmaker, Michael@Energy" w:date="2016-10-31T12:01:00Z"/>
                <w:rFonts w:eastAsia="Times New Roman"/>
                <w:sz w:val="14"/>
                <w:szCs w:val="14"/>
              </w:rPr>
            </w:pPr>
          </w:p>
          <w:p w14:paraId="22883942" w14:textId="77777777" w:rsidR="006B46AF" w:rsidDel="008F3BA7" w:rsidRDefault="006B46AF" w:rsidP="006B46AF">
            <w:pPr>
              <w:keepNext/>
              <w:tabs>
                <w:tab w:val="left" w:pos="2160"/>
                <w:tab w:val="left" w:pos="2700"/>
                <w:tab w:val="left" w:pos="3420"/>
                <w:tab w:val="left" w:pos="3780"/>
                <w:tab w:val="left" w:pos="5760"/>
                <w:tab w:val="left" w:pos="7212"/>
              </w:tabs>
              <w:spacing w:after="0" w:line="240" w:lineRule="auto"/>
              <w:contextualSpacing/>
              <w:rPr>
                <w:del w:id="13" w:author="Shewmaker, Michael@Energy" w:date="2016-10-31T12:01:00Z"/>
                <w:rFonts w:eastAsia="Times New Roman"/>
                <w:sz w:val="14"/>
                <w:szCs w:val="14"/>
              </w:rPr>
            </w:pPr>
            <w:del w:id="14" w:author="Shewmaker, Michael@Energy" w:date="2016-10-31T12:01:00Z">
              <w:r w:rsidDel="008F3BA7">
                <w:rPr>
                  <w:rFonts w:eastAsia="Times New Roman"/>
                  <w:sz w:val="14"/>
                  <w:szCs w:val="14"/>
                </w:rPr>
                <w:delText>*</w:delText>
              </w:r>
              <w:r w:rsidRPr="001B0A17" w:rsidDel="008F3BA7">
                <w:rPr>
                  <w:rFonts w:eastAsia="Times New Roman"/>
                  <w:sz w:val="14"/>
                  <w:szCs w:val="14"/>
                </w:rPr>
                <w:delText xml:space="preserve"> Recirculation Continuous Monitoring Systems</w:delText>
              </w:r>
            </w:del>
          </w:p>
          <w:p w14:paraId="22883943" w14:textId="77777777" w:rsidR="006B46AF" w:rsidDel="008F3BA7" w:rsidRDefault="006B46AF" w:rsidP="006B46AF">
            <w:pPr>
              <w:keepNext/>
              <w:tabs>
                <w:tab w:val="left" w:pos="2160"/>
                <w:tab w:val="left" w:pos="2700"/>
                <w:tab w:val="left" w:pos="3420"/>
                <w:tab w:val="left" w:pos="3780"/>
                <w:tab w:val="left" w:pos="5760"/>
                <w:tab w:val="left" w:pos="7212"/>
              </w:tabs>
              <w:spacing w:after="0" w:line="240" w:lineRule="auto"/>
              <w:contextualSpacing/>
              <w:rPr>
                <w:del w:id="15" w:author="Shewmaker, Michael@Energy" w:date="2016-10-31T12:01:00Z"/>
                <w:rFonts w:eastAsia="Times New Roman"/>
                <w:sz w:val="14"/>
                <w:szCs w:val="14"/>
              </w:rPr>
            </w:pPr>
          </w:p>
          <w:p w14:paraId="22883944" w14:textId="77777777" w:rsidR="006B46AF" w:rsidDel="008F3BA7" w:rsidRDefault="006B46AF" w:rsidP="006B46AF">
            <w:pPr>
              <w:keepNext/>
              <w:tabs>
                <w:tab w:val="left" w:pos="2160"/>
                <w:tab w:val="left" w:pos="2700"/>
                <w:tab w:val="left" w:pos="3420"/>
                <w:tab w:val="left" w:pos="3780"/>
                <w:tab w:val="left" w:pos="5760"/>
                <w:tab w:val="left" w:pos="7212"/>
              </w:tabs>
              <w:spacing w:after="0" w:line="240" w:lineRule="auto"/>
              <w:contextualSpacing/>
              <w:rPr>
                <w:del w:id="16" w:author="Shewmaker, Michael@Energy" w:date="2016-10-31T12:01:00Z"/>
                <w:rFonts w:eastAsia="Times New Roman"/>
                <w:sz w:val="14"/>
                <w:szCs w:val="14"/>
              </w:rPr>
            </w:pPr>
            <w:del w:id="17" w:author="Shewmaker, Michael@Energy" w:date="2016-10-31T12:01:00Z">
              <w:r w:rsidDel="008F3BA7">
                <w:rPr>
                  <w:rFonts w:eastAsia="Times New Roman"/>
                  <w:sz w:val="14"/>
                  <w:szCs w:val="14"/>
                </w:rPr>
                <w:delText>*</w:delText>
              </w:r>
              <w:r w:rsidRPr="001B0A17" w:rsidDel="008F3BA7">
                <w:rPr>
                  <w:rFonts w:eastAsia="Times New Roman"/>
                  <w:sz w:val="14"/>
                  <w:szCs w:val="14"/>
                </w:rPr>
                <w:delText xml:space="preserve"> Demand Recirculation</w:delText>
              </w:r>
            </w:del>
          </w:p>
          <w:p w14:paraId="22883945" w14:textId="77777777" w:rsidR="006B46AF" w:rsidDel="008F3BA7" w:rsidRDefault="006B46AF" w:rsidP="006B46AF">
            <w:pPr>
              <w:keepNext/>
              <w:tabs>
                <w:tab w:val="left" w:pos="2160"/>
                <w:tab w:val="left" w:pos="2700"/>
                <w:tab w:val="left" w:pos="3420"/>
                <w:tab w:val="left" w:pos="3780"/>
                <w:tab w:val="left" w:pos="5760"/>
                <w:tab w:val="left" w:pos="7212"/>
              </w:tabs>
              <w:spacing w:after="0" w:line="240" w:lineRule="auto"/>
              <w:contextualSpacing/>
              <w:rPr>
                <w:del w:id="18" w:author="Shewmaker, Michael@Energy" w:date="2016-10-31T12:01:00Z"/>
                <w:rFonts w:eastAsia="Times New Roman"/>
                <w:sz w:val="14"/>
                <w:szCs w:val="14"/>
              </w:rPr>
            </w:pPr>
          </w:p>
          <w:p w14:paraId="22883946" w14:textId="77777777" w:rsidR="006B46AF" w:rsidDel="008F3BA7" w:rsidRDefault="006B46AF" w:rsidP="006B46AF">
            <w:pPr>
              <w:keepNext/>
              <w:tabs>
                <w:tab w:val="left" w:pos="2160"/>
                <w:tab w:val="left" w:pos="2700"/>
                <w:tab w:val="left" w:pos="3420"/>
                <w:tab w:val="left" w:pos="3780"/>
                <w:tab w:val="left" w:pos="5760"/>
                <w:tab w:val="left" w:pos="7212"/>
              </w:tabs>
              <w:spacing w:after="0" w:line="240" w:lineRule="auto"/>
              <w:contextualSpacing/>
              <w:rPr>
                <w:del w:id="19" w:author="Shewmaker, Michael@Energy" w:date="2016-10-31T12:01:00Z"/>
                <w:rFonts w:eastAsia="Times New Roman"/>
                <w:sz w:val="14"/>
                <w:szCs w:val="14"/>
              </w:rPr>
            </w:pPr>
            <w:del w:id="20" w:author="Shewmaker, Michael@Energy" w:date="2016-10-31T12:01:00Z">
              <w:r w:rsidDel="008F3BA7">
                <w:rPr>
                  <w:rFonts w:eastAsia="Times New Roman"/>
                  <w:sz w:val="14"/>
                  <w:szCs w:val="14"/>
                </w:rPr>
                <w:delText>*</w:delText>
              </w:r>
              <w:r w:rsidRPr="006D348F" w:rsidDel="008F3BA7">
                <w:rPr>
                  <w:rFonts w:eastAsia="Times New Roman"/>
                  <w:sz w:val="14"/>
                  <w:szCs w:val="14"/>
                </w:rPr>
                <w:delText xml:space="preserve"> </w:delText>
              </w:r>
              <w:r w:rsidRPr="00656A37" w:rsidDel="008F3BA7">
                <w:rPr>
                  <w:rFonts w:eastAsia="Times New Roman"/>
                  <w:sz w:val="14"/>
                  <w:szCs w:val="14"/>
                </w:rPr>
                <w:delText>Non-demand control</w:delText>
              </w:r>
              <w:r w:rsidRPr="001B0A17" w:rsidDel="008F3BA7">
                <w:rPr>
                  <w:rFonts w:eastAsia="Times New Roman"/>
                  <w:sz w:val="14"/>
                  <w:szCs w:val="14"/>
                </w:rPr>
                <w:delText xml:space="preserve"> Recirculation Systems </w:delText>
              </w:r>
            </w:del>
          </w:p>
          <w:p w14:paraId="22883947" w14:textId="77777777" w:rsidR="006B46AF" w:rsidDel="008F3BA7" w:rsidRDefault="006B46AF" w:rsidP="006B46AF">
            <w:pPr>
              <w:keepNext/>
              <w:tabs>
                <w:tab w:val="left" w:pos="2160"/>
                <w:tab w:val="left" w:pos="2700"/>
                <w:tab w:val="left" w:pos="3420"/>
                <w:tab w:val="left" w:pos="3780"/>
                <w:tab w:val="left" w:pos="5760"/>
                <w:tab w:val="left" w:pos="7212"/>
              </w:tabs>
              <w:spacing w:after="0" w:line="240" w:lineRule="auto"/>
              <w:contextualSpacing/>
              <w:rPr>
                <w:del w:id="21" w:author="Shewmaker, Michael@Energy" w:date="2016-10-31T12:01:00Z"/>
                <w:rFonts w:eastAsia="Times New Roman"/>
                <w:sz w:val="14"/>
                <w:szCs w:val="14"/>
              </w:rPr>
            </w:pPr>
          </w:p>
          <w:p w14:paraId="22883948" w14:textId="77777777" w:rsidR="006B46AF" w:rsidDel="008F3BA7" w:rsidRDefault="006B46AF" w:rsidP="006B46AF">
            <w:pPr>
              <w:keepNext/>
              <w:tabs>
                <w:tab w:val="left" w:pos="2160"/>
                <w:tab w:val="left" w:pos="2700"/>
                <w:tab w:val="left" w:pos="3420"/>
                <w:tab w:val="left" w:pos="3780"/>
                <w:tab w:val="left" w:pos="5760"/>
                <w:tab w:val="left" w:pos="7212"/>
              </w:tabs>
              <w:spacing w:after="0" w:line="240" w:lineRule="auto"/>
              <w:contextualSpacing/>
              <w:rPr>
                <w:del w:id="22" w:author="Shewmaker, Michael@Energy" w:date="2016-10-31T12:01:00Z"/>
                <w:rFonts w:eastAsia="Times New Roman"/>
                <w:sz w:val="14"/>
                <w:szCs w:val="14"/>
              </w:rPr>
            </w:pPr>
            <w:del w:id="23" w:author="Shewmaker, Michael@Energy" w:date="2016-10-31T12:01:00Z">
              <w:r w:rsidDel="008F3BA7">
                <w:rPr>
                  <w:rFonts w:eastAsia="Times New Roman"/>
                  <w:sz w:val="14"/>
                  <w:szCs w:val="14"/>
                </w:rPr>
                <w:delText>*</w:delText>
              </w:r>
              <w:r w:rsidRPr="001B0A17" w:rsidDel="008F3BA7">
                <w:rPr>
                  <w:rFonts w:eastAsia="Times New Roman"/>
                  <w:sz w:val="14"/>
                  <w:szCs w:val="14"/>
                </w:rPr>
                <w:delText xml:space="preserve"> Recirculation Temperature Modulation Contro</w:delText>
              </w:r>
              <w:r w:rsidDel="008F3BA7">
                <w:rPr>
                  <w:rFonts w:eastAsia="Times New Roman"/>
                  <w:sz w:val="14"/>
                  <w:szCs w:val="14"/>
                </w:rPr>
                <w:delText xml:space="preserve">l </w:delText>
              </w:r>
              <w:r w:rsidRPr="00656A37" w:rsidDel="008F3BA7">
                <w:rPr>
                  <w:rFonts w:eastAsia="Times New Roman"/>
                  <w:sz w:val="14"/>
                  <w:szCs w:val="14"/>
                </w:rPr>
                <w:delText>with HERS-Verified Multiple Loops</w:delText>
              </w:r>
            </w:del>
          </w:p>
          <w:p w14:paraId="22883949" w14:textId="77777777" w:rsidR="006B46AF" w:rsidDel="008F3BA7" w:rsidRDefault="006B46AF" w:rsidP="006B46AF">
            <w:pPr>
              <w:keepNext/>
              <w:tabs>
                <w:tab w:val="left" w:pos="2160"/>
                <w:tab w:val="left" w:pos="2700"/>
                <w:tab w:val="left" w:pos="3420"/>
                <w:tab w:val="left" w:pos="3780"/>
                <w:tab w:val="left" w:pos="5760"/>
                <w:tab w:val="left" w:pos="7212"/>
              </w:tabs>
              <w:spacing w:after="0" w:line="240" w:lineRule="auto"/>
              <w:contextualSpacing/>
              <w:rPr>
                <w:del w:id="24" w:author="Shewmaker, Michael@Energy" w:date="2016-10-31T12:01:00Z"/>
                <w:rFonts w:eastAsia="Times New Roman"/>
                <w:sz w:val="14"/>
                <w:szCs w:val="14"/>
              </w:rPr>
            </w:pPr>
          </w:p>
          <w:p w14:paraId="2288394A" w14:textId="77777777" w:rsidR="006B46AF" w:rsidDel="008F3BA7" w:rsidRDefault="006B46AF" w:rsidP="006B46AF">
            <w:pPr>
              <w:keepNext/>
              <w:tabs>
                <w:tab w:val="left" w:pos="2160"/>
                <w:tab w:val="left" w:pos="2700"/>
                <w:tab w:val="left" w:pos="3420"/>
                <w:tab w:val="left" w:pos="3780"/>
                <w:tab w:val="left" w:pos="5760"/>
                <w:tab w:val="left" w:pos="7212"/>
              </w:tabs>
              <w:spacing w:after="0" w:line="240" w:lineRule="auto"/>
              <w:contextualSpacing/>
              <w:rPr>
                <w:del w:id="25" w:author="Shewmaker, Michael@Energy" w:date="2016-10-31T12:01:00Z"/>
                <w:rFonts w:eastAsia="Times New Roman"/>
                <w:sz w:val="14"/>
                <w:szCs w:val="14"/>
              </w:rPr>
            </w:pPr>
            <w:del w:id="26" w:author="Shewmaker, Michael@Energy" w:date="2016-10-31T12:01:00Z">
              <w:r w:rsidDel="008F3BA7">
                <w:rPr>
                  <w:rFonts w:eastAsia="Times New Roman"/>
                  <w:sz w:val="14"/>
                  <w:szCs w:val="14"/>
                </w:rPr>
                <w:delText>*</w:delText>
              </w:r>
              <w:r w:rsidRPr="001B0A17" w:rsidDel="008F3BA7">
                <w:rPr>
                  <w:rFonts w:eastAsia="Times New Roman"/>
                  <w:sz w:val="14"/>
                  <w:szCs w:val="14"/>
                </w:rPr>
                <w:delText xml:space="preserve"> Recirculation Continuous Monitoring Systems</w:delText>
              </w:r>
              <w:r w:rsidDel="008F3BA7">
                <w:rPr>
                  <w:rFonts w:eastAsia="Times New Roman"/>
                  <w:sz w:val="14"/>
                  <w:szCs w:val="14"/>
                </w:rPr>
                <w:delText xml:space="preserve"> </w:delText>
              </w:r>
              <w:r w:rsidRPr="00656A37" w:rsidDel="008F3BA7">
                <w:rPr>
                  <w:rFonts w:eastAsia="Times New Roman"/>
                  <w:sz w:val="14"/>
                  <w:szCs w:val="14"/>
                </w:rPr>
                <w:delText>with HERS-Verified Multiple Loops</w:delText>
              </w:r>
            </w:del>
          </w:p>
          <w:p w14:paraId="2288394B" w14:textId="77777777" w:rsidR="006B46AF" w:rsidDel="008F3BA7" w:rsidRDefault="006B46AF" w:rsidP="006B46AF">
            <w:pPr>
              <w:keepNext/>
              <w:tabs>
                <w:tab w:val="left" w:pos="2160"/>
                <w:tab w:val="left" w:pos="2700"/>
                <w:tab w:val="left" w:pos="3420"/>
                <w:tab w:val="left" w:pos="3780"/>
                <w:tab w:val="left" w:pos="5760"/>
                <w:tab w:val="left" w:pos="7212"/>
              </w:tabs>
              <w:spacing w:after="0" w:line="240" w:lineRule="auto"/>
              <w:contextualSpacing/>
              <w:rPr>
                <w:del w:id="27" w:author="Shewmaker, Michael@Energy" w:date="2016-10-31T12:01:00Z"/>
                <w:rFonts w:eastAsia="Times New Roman"/>
                <w:sz w:val="14"/>
                <w:szCs w:val="14"/>
              </w:rPr>
            </w:pPr>
          </w:p>
          <w:p w14:paraId="2288394C" w14:textId="77777777" w:rsidR="006B46AF" w:rsidDel="008F3BA7" w:rsidRDefault="006B46AF" w:rsidP="006B46AF">
            <w:pPr>
              <w:keepNext/>
              <w:tabs>
                <w:tab w:val="left" w:pos="2160"/>
                <w:tab w:val="left" w:pos="2700"/>
                <w:tab w:val="left" w:pos="3420"/>
                <w:tab w:val="left" w:pos="3780"/>
                <w:tab w:val="left" w:pos="5760"/>
                <w:tab w:val="left" w:pos="7212"/>
              </w:tabs>
              <w:spacing w:after="0" w:line="240" w:lineRule="auto"/>
              <w:contextualSpacing/>
              <w:rPr>
                <w:del w:id="28" w:author="Shewmaker, Michael@Energy" w:date="2016-10-31T12:01:00Z"/>
                <w:rFonts w:eastAsia="Times New Roman"/>
                <w:sz w:val="14"/>
                <w:szCs w:val="14"/>
              </w:rPr>
            </w:pPr>
            <w:del w:id="29" w:author="Shewmaker, Michael@Energy" w:date="2016-10-31T12:01:00Z">
              <w:r w:rsidDel="008F3BA7">
                <w:rPr>
                  <w:rFonts w:eastAsia="Times New Roman"/>
                  <w:sz w:val="14"/>
                  <w:szCs w:val="14"/>
                </w:rPr>
                <w:delText>*</w:delText>
              </w:r>
              <w:r w:rsidRPr="001B0A17" w:rsidDel="008F3BA7">
                <w:rPr>
                  <w:rFonts w:eastAsia="Times New Roman"/>
                  <w:sz w:val="14"/>
                  <w:szCs w:val="14"/>
                </w:rPr>
                <w:delText xml:space="preserve"> Demand Recirculation</w:delText>
              </w:r>
              <w:r w:rsidDel="008F3BA7">
                <w:rPr>
                  <w:rFonts w:eastAsia="Times New Roman"/>
                  <w:sz w:val="14"/>
                  <w:szCs w:val="14"/>
                </w:rPr>
                <w:delText xml:space="preserve"> </w:delText>
              </w:r>
              <w:r w:rsidRPr="00656A37" w:rsidDel="008F3BA7">
                <w:rPr>
                  <w:rFonts w:eastAsia="Times New Roman"/>
                  <w:sz w:val="14"/>
                  <w:szCs w:val="14"/>
                </w:rPr>
                <w:delText>with HERS-Verified Multiple Loops</w:delText>
              </w:r>
            </w:del>
          </w:p>
          <w:p w14:paraId="2288394D" w14:textId="77777777" w:rsidR="006B46AF" w:rsidDel="008F3BA7" w:rsidRDefault="006B46AF" w:rsidP="006B46AF">
            <w:pPr>
              <w:keepNext/>
              <w:tabs>
                <w:tab w:val="left" w:pos="2160"/>
                <w:tab w:val="left" w:pos="2700"/>
                <w:tab w:val="left" w:pos="3420"/>
                <w:tab w:val="left" w:pos="3780"/>
                <w:tab w:val="left" w:pos="5760"/>
                <w:tab w:val="left" w:pos="7212"/>
              </w:tabs>
              <w:spacing w:after="0" w:line="240" w:lineRule="auto"/>
              <w:contextualSpacing/>
              <w:rPr>
                <w:del w:id="30" w:author="Shewmaker, Michael@Energy" w:date="2016-10-31T12:01:00Z"/>
                <w:rFonts w:eastAsia="Times New Roman"/>
                <w:sz w:val="14"/>
                <w:szCs w:val="14"/>
              </w:rPr>
            </w:pPr>
          </w:p>
          <w:p w14:paraId="3466D1BF" w14:textId="77777777" w:rsidR="008F3BA7" w:rsidRDefault="006B46AF" w:rsidP="006B46AF">
            <w:pPr>
              <w:keepNext/>
              <w:tabs>
                <w:tab w:val="left" w:pos="2160"/>
                <w:tab w:val="left" w:pos="2700"/>
                <w:tab w:val="left" w:pos="3420"/>
                <w:tab w:val="left" w:pos="3780"/>
                <w:tab w:val="left" w:pos="5760"/>
                <w:tab w:val="left" w:pos="7212"/>
              </w:tabs>
              <w:spacing w:after="0" w:line="240" w:lineRule="auto"/>
              <w:contextualSpacing/>
              <w:rPr>
                <w:ins w:id="31" w:author="Shewmaker, Michael@Energy" w:date="2016-10-31T12:01:00Z"/>
                <w:rFonts w:eastAsia="Times New Roman"/>
                <w:sz w:val="14"/>
                <w:szCs w:val="14"/>
              </w:rPr>
            </w:pPr>
            <w:del w:id="32" w:author="Shewmaker, Michael@Energy" w:date="2016-10-31T12:01:00Z">
              <w:r w:rsidDel="008F3BA7">
                <w:rPr>
                  <w:rFonts w:eastAsia="Times New Roman"/>
                  <w:sz w:val="14"/>
                  <w:szCs w:val="14"/>
                </w:rPr>
                <w:delText>*</w:delText>
              </w:r>
              <w:r w:rsidRPr="006D348F" w:rsidDel="008F3BA7">
                <w:rPr>
                  <w:rFonts w:eastAsia="Times New Roman"/>
                  <w:sz w:val="14"/>
                  <w:szCs w:val="14"/>
                </w:rPr>
                <w:delText xml:space="preserve"> </w:delText>
              </w:r>
              <w:r w:rsidRPr="00656A37" w:rsidDel="008F3BA7">
                <w:rPr>
                  <w:rFonts w:eastAsia="Times New Roman"/>
                  <w:sz w:val="14"/>
                  <w:szCs w:val="14"/>
                </w:rPr>
                <w:delText>Non-demand control</w:delText>
              </w:r>
              <w:r w:rsidRPr="001B0A17" w:rsidDel="008F3BA7">
                <w:rPr>
                  <w:rFonts w:eastAsia="Times New Roman"/>
                  <w:sz w:val="14"/>
                  <w:szCs w:val="14"/>
                </w:rPr>
                <w:delText xml:space="preserve"> Recirculation Systems</w:delText>
              </w:r>
              <w:r w:rsidDel="008F3BA7">
                <w:rPr>
                  <w:rFonts w:eastAsia="Times New Roman"/>
                  <w:sz w:val="14"/>
                  <w:szCs w:val="14"/>
                </w:rPr>
                <w:delText xml:space="preserve"> </w:delText>
              </w:r>
              <w:r w:rsidRPr="00656A37" w:rsidDel="008F3BA7">
                <w:rPr>
                  <w:rFonts w:eastAsia="Times New Roman"/>
                  <w:sz w:val="14"/>
                  <w:szCs w:val="14"/>
                </w:rPr>
                <w:delText>with HERS-Verified Multiple Loops</w:delText>
              </w:r>
              <w:r w:rsidRPr="006D348F" w:rsidDel="008F3BA7">
                <w:rPr>
                  <w:rFonts w:eastAsia="Times New Roman"/>
                  <w:sz w:val="14"/>
                  <w:szCs w:val="14"/>
                </w:rPr>
                <w:delText xml:space="preserve"> </w:delText>
              </w:r>
            </w:del>
            <w:ins w:id="33" w:author="Shewmaker, Michael@Energy" w:date="2016-10-31T12:01:00Z">
              <w:r w:rsidR="008F3BA7">
                <w:rPr>
                  <w:rFonts w:eastAsia="Times New Roman"/>
                  <w:sz w:val="14"/>
                  <w:szCs w:val="14"/>
                </w:rPr>
                <w:t xml:space="preserve">*No loops or recirc pump; </w:t>
              </w:r>
            </w:ins>
          </w:p>
          <w:p w14:paraId="1904A035" w14:textId="77777777" w:rsidR="008F3BA7" w:rsidRDefault="008F3BA7" w:rsidP="006B46AF">
            <w:pPr>
              <w:keepNext/>
              <w:tabs>
                <w:tab w:val="left" w:pos="2160"/>
                <w:tab w:val="left" w:pos="2700"/>
                <w:tab w:val="left" w:pos="3420"/>
                <w:tab w:val="left" w:pos="3780"/>
                <w:tab w:val="left" w:pos="5760"/>
                <w:tab w:val="left" w:pos="7212"/>
              </w:tabs>
              <w:spacing w:after="0" w:line="240" w:lineRule="auto"/>
              <w:contextualSpacing/>
              <w:rPr>
                <w:ins w:id="34" w:author="Shewmaker, Michael@Energy" w:date="2016-10-31T12:02:00Z"/>
                <w:rFonts w:eastAsia="Times New Roman"/>
                <w:sz w:val="14"/>
                <w:szCs w:val="14"/>
              </w:rPr>
            </w:pPr>
            <w:ins w:id="35" w:author="Shewmaker, Michael@Energy" w:date="2016-10-31T12:02:00Z">
              <w:r>
                <w:rPr>
                  <w:rFonts w:eastAsia="Times New Roman"/>
                  <w:sz w:val="14"/>
                  <w:szCs w:val="14"/>
                </w:rPr>
                <w:t>*No Control (continuous pumping);</w:t>
              </w:r>
            </w:ins>
          </w:p>
          <w:p w14:paraId="73209051" w14:textId="77777777" w:rsidR="008F3BA7" w:rsidRDefault="008F3BA7" w:rsidP="006B46AF">
            <w:pPr>
              <w:keepNext/>
              <w:tabs>
                <w:tab w:val="left" w:pos="2160"/>
                <w:tab w:val="left" w:pos="2700"/>
                <w:tab w:val="left" w:pos="3420"/>
                <w:tab w:val="left" w:pos="3780"/>
                <w:tab w:val="left" w:pos="5760"/>
                <w:tab w:val="left" w:pos="7212"/>
              </w:tabs>
              <w:spacing w:after="0" w:line="240" w:lineRule="auto"/>
              <w:contextualSpacing/>
              <w:rPr>
                <w:ins w:id="36" w:author="Shewmaker, Michael@Energy" w:date="2016-10-31T12:02:00Z"/>
                <w:rFonts w:eastAsia="Times New Roman"/>
                <w:sz w:val="14"/>
                <w:szCs w:val="14"/>
              </w:rPr>
            </w:pPr>
            <w:ins w:id="37" w:author="Shewmaker, Michael@Energy" w:date="2016-10-31T12:02:00Z">
              <w:r>
                <w:rPr>
                  <w:rFonts w:eastAsia="Times New Roman"/>
                  <w:sz w:val="14"/>
                  <w:szCs w:val="14"/>
                </w:rPr>
                <w:t>*Demand Control (Standard Design for new construction);</w:t>
              </w:r>
            </w:ins>
          </w:p>
          <w:p w14:paraId="0974460A" w14:textId="77777777" w:rsidR="008F3BA7" w:rsidRDefault="008F3BA7" w:rsidP="006B46AF">
            <w:pPr>
              <w:keepNext/>
              <w:tabs>
                <w:tab w:val="left" w:pos="2160"/>
                <w:tab w:val="left" w:pos="2700"/>
                <w:tab w:val="left" w:pos="3420"/>
                <w:tab w:val="left" w:pos="3780"/>
                <w:tab w:val="left" w:pos="5760"/>
                <w:tab w:val="left" w:pos="7212"/>
              </w:tabs>
              <w:spacing w:after="0" w:line="240" w:lineRule="auto"/>
              <w:contextualSpacing/>
              <w:rPr>
                <w:ins w:id="38" w:author="Shewmaker, Michael@Energy" w:date="2016-10-31T12:02:00Z"/>
                <w:rFonts w:eastAsia="Times New Roman"/>
                <w:sz w:val="14"/>
                <w:szCs w:val="14"/>
              </w:rPr>
            </w:pPr>
            <w:ins w:id="39" w:author="Shewmaker, Michael@Energy" w:date="2016-10-31T12:02:00Z">
              <w:r>
                <w:rPr>
                  <w:rFonts w:eastAsia="Times New Roman"/>
                  <w:sz w:val="14"/>
                  <w:szCs w:val="14"/>
                </w:rPr>
                <w:t>*Temperature modulation;</w:t>
              </w:r>
            </w:ins>
          </w:p>
          <w:p w14:paraId="2288394E" w14:textId="0A488F63" w:rsidR="006B46AF" w:rsidRPr="0082211E" w:rsidRDefault="008F3BA7"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ins w:id="40" w:author="Shewmaker, Michael@Energy" w:date="2016-10-31T12:02:00Z">
              <w:r>
                <w:rPr>
                  <w:rFonts w:eastAsia="Times New Roman"/>
                  <w:sz w:val="14"/>
                  <w:szCs w:val="14"/>
                </w:rPr>
                <w:t>*Temperature modulation and monitoring</w:t>
              </w:r>
            </w:ins>
            <w:r w:rsidR="006B46AF" w:rsidRPr="006D348F">
              <w:rPr>
                <w:rFonts w:eastAsia="Times New Roman"/>
                <w:sz w:val="14"/>
                <w:szCs w:val="14"/>
              </w:rPr>
              <w:t>&gt;&gt;</w:t>
            </w:r>
          </w:p>
        </w:tc>
        <w:tc>
          <w:tcPr>
            <w:tcW w:w="1980" w:type="dxa"/>
          </w:tcPr>
          <w:p w14:paraId="2288394F"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6D348F">
              <w:rPr>
                <w:rFonts w:eastAsia="Times New Roman"/>
                <w:sz w:val="14"/>
                <w:szCs w:val="14"/>
              </w:rPr>
              <w:t>&lt;&lt;</w:t>
            </w:r>
            <w:r>
              <w:rPr>
                <w:rFonts w:eastAsia="Times New Roman"/>
                <w:sz w:val="14"/>
                <w:szCs w:val="14"/>
              </w:rPr>
              <w:t xml:space="preserve"> User input from list</w:t>
            </w:r>
          </w:p>
          <w:p w14:paraId="22883950"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22883951"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If B13 = N/A then allowed values are</w:t>
            </w:r>
          </w:p>
          <w:p w14:paraId="22883952"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22883953"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82211E">
              <w:rPr>
                <w:rFonts w:eastAsia="Times New Roman"/>
                <w:sz w:val="14"/>
                <w:szCs w:val="14"/>
              </w:rPr>
              <w:t xml:space="preserve"> </w:t>
            </w:r>
            <w:r w:rsidRPr="00651B5B">
              <w:rPr>
                <w:rFonts w:eastAsia="Times New Roman"/>
                <w:sz w:val="14"/>
                <w:szCs w:val="14"/>
              </w:rPr>
              <w:t xml:space="preserve">HERS-Verified Pipe Insulation </w:t>
            </w:r>
            <w:r>
              <w:rPr>
                <w:rFonts w:eastAsia="Times New Roman"/>
                <w:sz w:val="14"/>
                <w:szCs w:val="14"/>
              </w:rPr>
              <w:t>Credit</w:t>
            </w:r>
          </w:p>
          <w:p w14:paraId="22883954"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22883955"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HERS-Verified Parallel Piping </w:t>
            </w:r>
          </w:p>
          <w:p w14:paraId="22883956"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22883957"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HERS-Verified Compact Hot Water Distribution System </w:t>
            </w:r>
          </w:p>
          <w:p w14:paraId="2288395A"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2288395B"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HERS-Verified Demand Recirculation Manual Control </w:t>
            </w:r>
          </w:p>
          <w:p w14:paraId="2288395C"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2288395D"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HERS-Verified Demand Recirculation Sensor Control </w:t>
            </w:r>
          </w:p>
          <w:p w14:paraId="2288395E"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2288395F"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If B13 ≠ N/A then allowed values are</w:t>
            </w:r>
          </w:p>
          <w:p w14:paraId="22883960"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22883961"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82211E">
              <w:rPr>
                <w:rFonts w:eastAsia="Times New Roman"/>
                <w:sz w:val="14"/>
                <w:szCs w:val="14"/>
              </w:rPr>
              <w:t xml:space="preserve"> </w:t>
            </w:r>
            <w:r w:rsidRPr="00651B5B">
              <w:rPr>
                <w:rFonts w:eastAsia="Times New Roman"/>
                <w:sz w:val="14"/>
                <w:szCs w:val="14"/>
              </w:rPr>
              <w:t>HERS-Verified Pipe Insulation</w:t>
            </w:r>
          </w:p>
          <w:p w14:paraId="22883962"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Credit</w:t>
            </w:r>
          </w:p>
          <w:p w14:paraId="22883963"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22883964"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6D348F">
              <w:rPr>
                <w:rFonts w:eastAsia="Times New Roman"/>
                <w:sz w:val="14"/>
                <w:szCs w:val="14"/>
              </w:rPr>
              <w:t xml:space="preserve"> &gt;&gt;</w:t>
            </w:r>
          </w:p>
        </w:tc>
      </w:tr>
      <w:tr w:rsidR="006B46AF" w:rsidRPr="0082211E" w14:paraId="22883974" w14:textId="77777777" w:rsidTr="006B46AF">
        <w:trPr>
          <w:cantSplit/>
          <w:trHeight w:val="255"/>
        </w:trPr>
        <w:tc>
          <w:tcPr>
            <w:tcW w:w="1457" w:type="dxa"/>
            <w:vAlign w:val="center"/>
          </w:tcPr>
          <w:p w14:paraId="22883966"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vAlign w:val="center"/>
          </w:tcPr>
          <w:p w14:paraId="22883967"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vAlign w:val="center"/>
          </w:tcPr>
          <w:p w14:paraId="22883968"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vAlign w:val="center"/>
          </w:tcPr>
          <w:p w14:paraId="22883969"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2288396A"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2288396B"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vAlign w:val="center"/>
          </w:tcPr>
          <w:p w14:paraId="2288396C"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vAlign w:val="center"/>
          </w:tcPr>
          <w:p w14:paraId="2288396D"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vAlign w:val="center"/>
          </w:tcPr>
          <w:p w14:paraId="2288396E"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vAlign w:val="center"/>
          </w:tcPr>
          <w:p w14:paraId="2288396F"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22883970"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vAlign w:val="center"/>
          </w:tcPr>
          <w:p w14:paraId="22883971"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vAlign w:val="center"/>
          </w:tcPr>
          <w:p w14:paraId="22883972"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vAlign w:val="center"/>
          </w:tcPr>
          <w:p w14:paraId="22883973"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22883975" w14:textId="77777777" w:rsidR="006B46AF" w:rsidRDefault="006B46AF" w:rsidP="006B46AF">
      <w:pPr>
        <w:spacing w:after="0" w:line="240" w:lineRule="auto"/>
        <w:rPr>
          <w:rFonts w:asciiTheme="minorHAnsi" w:hAnsiTheme="minorHAnsi" w:cs="Arial"/>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648"/>
        <w:gridCol w:w="809"/>
        <w:gridCol w:w="1080"/>
        <w:gridCol w:w="901"/>
        <w:gridCol w:w="791"/>
        <w:gridCol w:w="379"/>
        <w:gridCol w:w="413"/>
        <w:gridCol w:w="792"/>
        <w:gridCol w:w="685"/>
        <w:gridCol w:w="720"/>
        <w:gridCol w:w="900"/>
        <w:gridCol w:w="863"/>
        <w:gridCol w:w="792"/>
        <w:gridCol w:w="775"/>
        <w:gridCol w:w="1980"/>
        <w:gridCol w:w="2070"/>
      </w:tblGrid>
      <w:tr w:rsidR="006B46AF" w:rsidRPr="0082211E" w14:paraId="22883978" w14:textId="77777777" w:rsidTr="006B46AF">
        <w:trPr>
          <w:cantSplit/>
          <w:trHeight w:val="627"/>
        </w:trPr>
        <w:tc>
          <w:tcPr>
            <w:tcW w:w="14598" w:type="dxa"/>
            <w:gridSpan w:val="16"/>
            <w:tcBorders>
              <w:top w:val="single" w:sz="6" w:space="0" w:color="auto"/>
              <w:bottom w:val="single" w:sz="6" w:space="0" w:color="auto"/>
            </w:tcBorders>
          </w:tcPr>
          <w:p w14:paraId="22883976" w14:textId="77777777" w:rsidR="006B46AF" w:rsidRPr="0082211E" w:rsidRDefault="006B46AF" w:rsidP="006B46AF">
            <w:pPr>
              <w:keepNext/>
              <w:spacing w:after="0" w:line="240" w:lineRule="auto"/>
              <w:rPr>
                <w:b/>
              </w:rPr>
            </w:pPr>
            <w:r>
              <w:rPr>
                <w:b/>
              </w:rPr>
              <w:lastRenderedPageBreak/>
              <w:t>C</w:t>
            </w:r>
            <w:r w:rsidRPr="0082211E">
              <w:rPr>
                <w:b/>
              </w:rPr>
              <w:t xml:space="preserve">. </w:t>
            </w:r>
            <w:r>
              <w:rPr>
                <w:b/>
              </w:rPr>
              <w:t xml:space="preserve">Installed HERS Verified Dwelling Unit </w:t>
            </w:r>
            <w:r w:rsidRPr="0082211E">
              <w:rPr>
                <w:b/>
              </w:rPr>
              <w:t>W</w:t>
            </w:r>
            <w:r>
              <w:rPr>
                <w:b/>
              </w:rPr>
              <w:t xml:space="preserve">ater </w:t>
            </w:r>
            <w:r w:rsidRPr="0082211E">
              <w:rPr>
                <w:b/>
              </w:rPr>
              <w:t>H</w:t>
            </w:r>
            <w:r>
              <w:rPr>
                <w:b/>
              </w:rPr>
              <w:t>eating</w:t>
            </w:r>
            <w:r w:rsidRPr="0082211E">
              <w:rPr>
                <w:b/>
              </w:rPr>
              <w:t xml:space="preserve"> S</w:t>
            </w:r>
            <w:r>
              <w:rPr>
                <w:b/>
              </w:rPr>
              <w:t xml:space="preserve">ystems Information </w:t>
            </w:r>
          </w:p>
          <w:p w14:paraId="22883977" w14:textId="77777777" w:rsidR="006B46AF" w:rsidRPr="0082211E" w:rsidRDefault="006B46AF" w:rsidP="006B46AF">
            <w:pPr>
              <w:keepNext/>
              <w:spacing w:after="0" w:line="240" w:lineRule="auto"/>
              <w:rPr>
                <w:b/>
              </w:rPr>
            </w:pPr>
            <w:r w:rsidRPr="00FB4BFD">
              <w:rPr>
                <w:sz w:val="18"/>
                <w:szCs w:val="18"/>
              </w:rPr>
              <w:t xml:space="preserve">&lt;&lt;require one row of data for each </w:t>
            </w:r>
            <w:r>
              <w:rPr>
                <w:sz w:val="18"/>
                <w:szCs w:val="18"/>
              </w:rPr>
              <w:t>Water Heating</w:t>
            </w:r>
            <w:r w:rsidRPr="00FB4BFD">
              <w:rPr>
                <w:sz w:val="18"/>
                <w:szCs w:val="18"/>
              </w:rPr>
              <w:t xml:space="preserve"> System in Section </w:t>
            </w:r>
            <w:r>
              <w:rPr>
                <w:sz w:val="18"/>
                <w:szCs w:val="18"/>
              </w:rPr>
              <w:t>B</w:t>
            </w:r>
            <w:r w:rsidRPr="00FB4BFD">
              <w:rPr>
                <w:sz w:val="18"/>
                <w:szCs w:val="18"/>
              </w:rPr>
              <w:t>&gt;&gt;</w:t>
            </w:r>
          </w:p>
        </w:tc>
      </w:tr>
      <w:tr w:rsidR="006B46AF" w:rsidRPr="0082211E" w14:paraId="22883987" w14:textId="77777777" w:rsidTr="006B46AF">
        <w:trPr>
          <w:cantSplit/>
          <w:trHeight w:val="277"/>
        </w:trPr>
        <w:tc>
          <w:tcPr>
            <w:tcW w:w="1457" w:type="dxa"/>
            <w:gridSpan w:val="2"/>
            <w:tcBorders>
              <w:top w:val="single" w:sz="6" w:space="0" w:color="auto"/>
            </w:tcBorders>
            <w:vAlign w:val="bottom"/>
          </w:tcPr>
          <w:p w14:paraId="22883979"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tcBorders>
              <w:top w:val="single" w:sz="6" w:space="0" w:color="auto"/>
            </w:tcBorders>
            <w:vAlign w:val="bottom"/>
          </w:tcPr>
          <w:p w14:paraId="2288397A"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tcBorders>
              <w:top w:val="single" w:sz="6" w:space="0" w:color="auto"/>
            </w:tcBorders>
            <w:vAlign w:val="bottom"/>
          </w:tcPr>
          <w:p w14:paraId="2288397B"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tcBorders>
              <w:top w:val="single" w:sz="6" w:space="0" w:color="auto"/>
            </w:tcBorders>
            <w:vAlign w:val="bottom"/>
          </w:tcPr>
          <w:p w14:paraId="2288397C"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gridSpan w:val="2"/>
            <w:tcBorders>
              <w:top w:val="single" w:sz="6" w:space="0" w:color="auto"/>
            </w:tcBorders>
            <w:vAlign w:val="bottom"/>
          </w:tcPr>
          <w:p w14:paraId="2288397D"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6" w:space="0" w:color="auto"/>
            </w:tcBorders>
            <w:vAlign w:val="bottom"/>
          </w:tcPr>
          <w:p w14:paraId="2288397E"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6" w:space="0" w:color="auto"/>
            </w:tcBorders>
            <w:vAlign w:val="bottom"/>
          </w:tcPr>
          <w:p w14:paraId="2288397F"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6" w:space="0" w:color="auto"/>
            </w:tcBorders>
            <w:vAlign w:val="bottom"/>
          </w:tcPr>
          <w:p w14:paraId="22883980"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6" w:space="0" w:color="auto"/>
            </w:tcBorders>
            <w:vAlign w:val="bottom"/>
          </w:tcPr>
          <w:p w14:paraId="22883981"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6" w:space="0" w:color="auto"/>
            </w:tcBorders>
            <w:vAlign w:val="bottom"/>
          </w:tcPr>
          <w:p w14:paraId="22883982"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6" w:space="0" w:color="auto"/>
            </w:tcBorders>
            <w:vAlign w:val="bottom"/>
          </w:tcPr>
          <w:p w14:paraId="22883983"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6" w:space="0" w:color="auto"/>
            </w:tcBorders>
            <w:vAlign w:val="bottom"/>
          </w:tcPr>
          <w:p w14:paraId="22883984"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1980" w:type="dxa"/>
            <w:tcBorders>
              <w:top w:val="single" w:sz="6" w:space="0" w:color="auto"/>
            </w:tcBorders>
            <w:vAlign w:val="bottom"/>
          </w:tcPr>
          <w:p w14:paraId="22883985"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2070" w:type="dxa"/>
            <w:tcBorders>
              <w:top w:val="single" w:sz="6" w:space="0" w:color="auto"/>
            </w:tcBorders>
            <w:vAlign w:val="bottom"/>
          </w:tcPr>
          <w:p w14:paraId="22883986"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6B46AF" w:rsidRPr="0082211E" w14:paraId="2288399B" w14:textId="77777777" w:rsidTr="006B46AF">
        <w:trPr>
          <w:cantSplit/>
          <w:trHeight w:val="492"/>
        </w:trPr>
        <w:tc>
          <w:tcPr>
            <w:tcW w:w="1457" w:type="dxa"/>
            <w:gridSpan w:val="2"/>
            <w:vAlign w:val="bottom"/>
          </w:tcPr>
          <w:p w14:paraId="22883988"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vAlign w:val="bottom"/>
          </w:tcPr>
          <w:p w14:paraId="22883989"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vAlign w:val="bottom"/>
          </w:tcPr>
          <w:p w14:paraId="2288398A"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vAlign w:val="bottom"/>
          </w:tcPr>
          <w:p w14:paraId="2288398B" w14:textId="40BB2D15" w:rsidR="006B46AF" w:rsidRPr="0082211E" w:rsidRDefault="006B46AF" w:rsidP="00D45D9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D45D9E">
              <w:rPr>
                <w:rFonts w:eastAsia="Times New Roman"/>
                <w:sz w:val="16"/>
                <w:szCs w:val="18"/>
              </w:rPr>
              <w:t>S</w:t>
            </w:r>
            <w:r w:rsidRPr="0082211E">
              <w:rPr>
                <w:rFonts w:eastAsia="Times New Roman"/>
                <w:sz w:val="16"/>
                <w:szCs w:val="18"/>
              </w:rPr>
              <w:t>ystem</w:t>
            </w:r>
          </w:p>
        </w:tc>
        <w:tc>
          <w:tcPr>
            <w:tcW w:w="792" w:type="dxa"/>
            <w:gridSpan w:val="2"/>
            <w:vAlign w:val="bottom"/>
          </w:tcPr>
          <w:p w14:paraId="2288398C"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2288398D"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2288398E"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vAlign w:val="bottom"/>
          </w:tcPr>
          <w:p w14:paraId="2288398F"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vAlign w:val="bottom"/>
          </w:tcPr>
          <w:p w14:paraId="22883990"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vAlign w:val="bottom"/>
          </w:tcPr>
          <w:p w14:paraId="22883991"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vAlign w:val="bottom"/>
          </w:tcPr>
          <w:p w14:paraId="22883992"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vAlign w:val="bottom"/>
          </w:tcPr>
          <w:p w14:paraId="22883993"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vAlign w:val="bottom"/>
          </w:tcPr>
          <w:p w14:paraId="54EBB47A" w14:textId="77777777" w:rsidR="00D45D9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22883994" w14:textId="717784E2"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vAlign w:val="bottom"/>
          </w:tcPr>
          <w:p w14:paraId="22883995"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 xml:space="preserve">. </w:t>
            </w:r>
          </w:p>
          <w:p w14:paraId="22883996"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1980" w:type="dxa"/>
            <w:vAlign w:val="bottom"/>
          </w:tcPr>
          <w:p w14:paraId="22883997"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22883998"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2070" w:type="dxa"/>
            <w:vAlign w:val="bottom"/>
          </w:tcPr>
          <w:p w14:paraId="22883999"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2288399A"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6B46AF" w:rsidRPr="0082211E" w14:paraId="228839B3" w14:textId="77777777" w:rsidTr="006B46AF">
        <w:trPr>
          <w:cantSplit/>
          <w:trHeight w:val="246"/>
        </w:trPr>
        <w:tc>
          <w:tcPr>
            <w:tcW w:w="1457" w:type="dxa"/>
            <w:gridSpan w:val="2"/>
          </w:tcPr>
          <w:p w14:paraId="2288399C" w14:textId="77777777" w:rsidR="006B46AF" w:rsidRPr="00CD2C84"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1B0A17">
              <w:rPr>
                <w:rFonts w:eastAsia="Times New Roman"/>
                <w:sz w:val="14"/>
                <w:szCs w:val="14"/>
              </w:rPr>
              <w:t xml:space="preserve">&lt;&lt;reference value from </w:t>
            </w:r>
            <w:r>
              <w:rPr>
                <w:rFonts w:eastAsia="Times New Roman"/>
                <w:sz w:val="14"/>
                <w:szCs w:val="14"/>
              </w:rPr>
              <w:t>B</w:t>
            </w:r>
            <w:r w:rsidRPr="001B0A17">
              <w:rPr>
                <w:rFonts w:eastAsia="Times New Roman"/>
                <w:sz w:val="14"/>
                <w:szCs w:val="14"/>
              </w:rPr>
              <w:t>01&gt;&gt;</w:t>
            </w:r>
          </w:p>
        </w:tc>
        <w:tc>
          <w:tcPr>
            <w:tcW w:w="1080" w:type="dxa"/>
          </w:tcPr>
          <w:p w14:paraId="2288399D" w14:textId="77777777" w:rsidR="006B46AF"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B02&gt;&gt;</w:t>
            </w:r>
          </w:p>
          <w:p w14:paraId="2288399E" w14:textId="77777777" w:rsidR="006B46AF"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p w14:paraId="2288399F" w14:textId="77777777" w:rsidR="006B46AF"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p w14:paraId="228839A0" w14:textId="77777777" w:rsidR="006B46AF" w:rsidRPr="00CD2C84"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1" w:type="dxa"/>
          </w:tcPr>
          <w:p w14:paraId="228839A1" w14:textId="77777777" w:rsidR="006B46AF"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B03&gt;&gt;</w:t>
            </w:r>
          </w:p>
          <w:p w14:paraId="228839A2"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Pr>
          <w:p w14:paraId="228839A3" w14:textId="77777777" w:rsidR="006B46AF"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B04&gt;&gt;</w:t>
            </w:r>
          </w:p>
          <w:p w14:paraId="228839A4"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gridSpan w:val="2"/>
          </w:tcPr>
          <w:p w14:paraId="228839A5"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w:t>
            </w:r>
            <w:r w:rsidRPr="0082211E">
              <w:rPr>
                <w:rFonts w:eastAsia="Times New Roman"/>
                <w:sz w:val="14"/>
                <w:szCs w:val="14"/>
              </w:rPr>
              <w:t xml:space="preserve">user </w:t>
            </w:r>
            <w:r w:rsidR="00C661C8">
              <w:rPr>
                <w:rFonts w:eastAsia="Times New Roman"/>
                <w:sz w:val="14"/>
                <w:szCs w:val="14"/>
              </w:rPr>
              <w:t>input N/A is allowed only if Water Heater Type = Small Instantaneous or Large Instantaneous</w:t>
            </w:r>
            <w:r w:rsidR="00C661C8" w:rsidRPr="0075546A">
              <w:rPr>
                <w:rFonts w:eastAsia="Times New Roman"/>
                <w:sz w:val="14"/>
                <w:szCs w:val="14"/>
              </w:rPr>
              <w:t xml:space="preserve"> &gt;</w:t>
            </w:r>
            <w:r w:rsidRPr="0082211E">
              <w:rPr>
                <w:rFonts w:eastAsia="Times New Roman"/>
                <w:sz w:val="14"/>
                <w:szCs w:val="14"/>
              </w:rPr>
              <w:t>&gt;&gt;</w:t>
            </w:r>
          </w:p>
        </w:tc>
        <w:tc>
          <w:tcPr>
            <w:tcW w:w="792" w:type="dxa"/>
          </w:tcPr>
          <w:p w14:paraId="228839A6" w14:textId="77777777" w:rsidR="006B46AF"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B06&gt;&gt;</w:t>
            </w:r>
          </w:p>
          <w:p w14:paraId="228839A7"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Pr>
          <w:p w14:paraId="228839A8" w14:textId="77777777" w:rsidR="006B46AF"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B07&gt;&gt;</w:t>
            </w:r>
          </w:p>
          <w:p w14:paraId="228839A9"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Pr>
          <w:p w14:paraId="228839AA" w14:textId="3B412AC8" w:rsidR="00952754" w:rsidRDefault="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1B0A17">
              <w:rPr>
                <w:rFonts w:eastAsia="Times New Roman"/>
                <w:sz w:val="14"/>
                <w:szCs w:val="14"/>
              </w:rPr>
              <w:t xml:space="preserve">&lt;&lt;User input </w:t>
            </w:r>
            <w:r>
              <w:rPr>
                <w:rFonts w:eastAsia="Times New Roman"/>
                <w:sz w:val="14"/>
                <w:szCs w:val="14"/>
              </w:rPr>
              <w:t xml:space="preserve">value </w:t>
            </w:r>
            <w:r w:rsidRPr="001B0A17">
              <w:rPr>
                <w:rFonts w:eastAsia="Times New Roman"/>
                <w:sz w:val="14"/>
                <w:szCs w:val="14"/>
              </w:rPr>
              <w:t>&gt;&gt;</w:t>
            </w:r>
          </w:p>
        </w:tc>
        <w:tc>
          <w:tcPr>
            <w:tcW w:w="900" w:type="dxa"/>
          </w:tcPr>
          <w:p w14:paraId="228839AB" w14:textId="77777777" w:rsidR="006B46AF"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B09&gt;&gt;</w:t>
            </w:r>
          </w:p>
          <w:p w14:paraId="228839AC"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Pr>
          <w:p w14:paraId="228839AD" w14:textId="12C0CBA9" w:rsidR="00952754" w:rsidRDefault="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D2C84">
              <w:rPr>
                <w:rFonts w:eastAsia="Times New Roman"/>
                <w:sz w:val="14"/>
                <w:szCs w:val="14"/>
              </w:rPr>
              <w:t xml:space="preserve">&lt;&lt;User input </w:t>
            </w:r>
            <w:r>
              <w:rPr>
                <w:rFonts w:eastAsia="Times New Roman"/>
                <w:sz w:val="14"/>
                <w:szCs w:val="14"/>
              </w:rPr>
              <w:t>value</w:t>
            </w:r>
            <w:r w:rsidRPr="00CD2C84">
              <w:rPr>
                <w:rFonts w:eastAsia="Times New Roman"/>
                <w:sz w:val="14"/>
                <w:szCs w:val="14"/>
              </w:rPr>
              <w:t>&gt;&gt;</w:t>
            </w:r>
          </w:p>
        </w:tc>
        <w:tc>
          <w:tcPr>
            <w:tcW w:w="792" w:type="dxa"/>
          </w:tcPr>
          <w:p w14:paraId="228839AE" w14:textId="742FF63A" w:rsidR="00952754" w:rsidRDefault="006B46A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D2C84">
              <w:rPr>
                <w:rFonts w:eastAsia="Times New Roman"/>
                <w:sz w:val="14"/>
                <w:szCs w:val="14"/>
              </w:rPr>
              <w:t xml:space="preserve">&lt;&lt;User input </w:t>
            </w:r>
            <w:r w:rsidR="001B480E">
              <w:rPr>
                <w:rFonts w:eastAsia="Times New Roman"/>
                <w:sz w:val="14"/>
                <w:szCs w:val="14"/>
              </w:rPr>
              <w:t xml:space="preserve">Values = N/A if water heater type = Small Storage, Heat Pump, Boiler, Large </w:t>
            </w:r>
            <w:r w:rsidR="001B480E" w:rsidRPr="00ED0648">
              <w:rPr>
                <w:rFonts w:eastAsia="Times New Roman"/>
                <w:sz w:val="14"/>
                <w:szCs w:val="14"/>
              </w:rPr>
              <w:t>Instantaneous,</w:t>
            </w:r>
            <w:r w:rsidR="001B480E">
              <w:rPr>
                <w:rFonts w:eastAsia="Times New Roman"/>
                <w:sz w:val="14"/>
                <w:szCs w:val="14"/>
              </w:rPr>
              <w:t xml:space="preserve"> </w:t>
            </w:r>
            <w:r w:rsidR="001B480E" w:rsidRPr="00ED0648">
              <w:rPr>
                <w:rFonts w:eastAsia="Times New Roman"/>
                <w:sz w:val="14"/>
                <w:szCs w:val="14"/>
              </w:rPr>
              <w:t>Small Instantaneous</w:t>
            </w:r>
            <w:r w:rsidR="001B480E">
              <w:rPr>
                <w:rFonts w:eastAsia="Times New Roman"/>
                <w:sz w:val="14"/>
                <w:szCs w:val="14"/>
              </w:rPr>
              <w:t xml:space="preserve"> or indirect</w:t>
            </w:r>
            <w:r>
              <w:rPr>
                <w:rFonts w:eastAsia="Times New Roman"/>
                <w:sz w:val="14"/>
                <w:szCs w:val="14"/>
              </w:rPr>
              <w:t xml:space="preserve"> </w:t>
            </w:r>
            <w:r w:rsidRPr="00CD2C84">
              <w:rPr>
                <w:rFonts w:eastAsia="Times New Roman"/>
                <w:sz w:val="14"/>
                <w:szCs w:val="14"/>
              </w:rPr>
              <w:t>&gt;&gt;</w:t>
            </w:r>
          </w:p>
        </w:tc>
        <w:tc>
          <w:tcPr>
            <w:tcW w:w="775" w:type="dxa"/>
          </w:tcPr>
          <w:p w14:paraId="228839AF" w14:textId="310CB6FB" w:rsidR="00952754" w:rsidRDefault="006B46A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D2C84">
              <w:rPr>
                <w:rFonts w:eastAsia="Times New Roman"/>
                <w:sz w:val="14"/>
                <w:szCs w:val="14"/>
              </w:rPr>
              <w:t>&lt;&lt;User input</w:t>
            </w:r>
            <w:r>
              <w:rPr>
                <w:rFonts w:eastAsia="Times New Roman"/>
                <w:sz w:val="14"/>
                <w:szCs w:val="14"/>
              </w:rPr>
              <w:t xml:space="preserve"> </w:t>
            </w:r>
            <w:r w:rsidR="001B480E">
              <w:rPr>
                <w:rFonts w:eastAsia="Times New Roman"/>
                <w:sz w:val="14"/>
                <w:szCs w:val="14"/>
              </w:rPr>
              <w:t xml:space="preserve">Values = N/A if water heater type = Large Storage, Small Storage, Heat Pump, Boiler, Large </w:t>
            </w:r>
            <w:r w:rsidR="001B480E" w:rsidRPr="00ED0648">
              <w:rPr>
                <w:rFonts w:eastAsia="Times New Roman"/>
                <w:sz w:val="14"/>
                <w:szCs w:val="14"/>
              </w:rPr>
              <w:t xml:space="preserve">Instantaneous, </w:t>
            </w:r>
            <w:r w:rsidR="001B480E">
              <w:rPr>
                <w:rFonts w:eastAsia="Times New Roman"/>
                <w:sz w:val="14"/>
                <w:szCs w:val="14"/>
              </w:rPr>
              <w:t xml:space="preserve">or </w:t>
            </w:r>
            <w:r w:rsidR="001B480E" w:rsidRPr="00ED0648">
              <w:rPr>
                <w:rFonts w:eastAsia="Times New Roman"/>
                <w:sz w:val="14"/>
                <w:szCs w:val="14"/>
              </w:rPr>
              <w:t>Small Instantaneous</w:t>
            </w:r>
            <w:r w:rsidRPr="00CD2C84">
              <w:rPr>
                <w:rFonts w:eastAsia="Times New Roman"/>
                <w:sz w:val="14"/>
                <w:szCs w:val="14"/>
              </w:rPr>
              <w:t xml:space="preserve"> &gt;&gt;</w:t>
            </w:r>
          </w:p>
        </w:tc>
        <w:tc>
          <w:tcPr>
            <w:tcW w:w="1980" w:type="dxa"/>
          </w:tcPr>
          <w:p w14:paraId="228839B0"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Pr>
                <w:rFonts w:eastAsia="Times New Roman"/>
                <w:sz w:val="14"/>
                <w:szCs w:val="14"/>
              </w:rPr>
              <w:t>&lt;&lt;referenced from B13&gt;&gt;</w:t>
            </w:r>
          </w:p>
        </w:tc>
        <w:tc>
          <w:tcPr>
            <w:tcW w:w="2070" w:type="dxa"/>
          </w:tcPr>
          <w:p w14:paraId="228839B1"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&lt;&lt;referenced from B14&gt;&gt;</w:t>
            </w:r>
          </w:p>
          <w:p w14:paraId="228839B2"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6B46AF" w:rsidRPr="0082211E" w14:paraId="228839C2" w14:textId="77777777" w:rsidTr="006B46AF">
        <w:trPr>
          <w:cantSplit/>
          <w:trHeight w:val="255"/>
        </w:trPr>
        <w:tc>
          <w:tcPr>
            <w:tcW w:w="1457" w:type="dxa"/>
            <w:gridSpan w:val="2"/>
            <w:vAlign w:val="center"/>
          </w:tcPr>
          <w:p w14:paraId="228839B4"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vAlign w:val="center"/>
          </w:tcPr>
          <w:p w14:paraId="228839B5"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vAlign w:val="center"/>
          </w:tcPr>
          <w:p w14:paraId="228839B6"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vAlign w:val="center"/>
          </w:tcPr>
          <w:p w14:paraId="228839B7"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gridSpan w:val="2"/>
            <w:vAlign w:val="center"/>
          </w:tcPr>
          <w:p w14:paraId="228839B8"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228839B9"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vAlign w:val="center"/>
          </w:tcPr>
          <w:p w14:paraId="228839BA"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vAlign w:val="center"/>
          </w:tcPr>
          <w:p w14:paraId="228839BB"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vAlign w:val="center"/>
          </w:tcPr>
          <w:p w14:paraId="228839BC"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vAlign w:val="center"/>
          </w:tcPr>
          <w:p w14:paraId="228839BD"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228839BE"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vAlign w:val="center"/>
          </w:tcPr>
          <w:p w14:paraId="228839BF"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vAlign w:val="center"/>
          </w:tcPr>
          <w:p w14:paraId="228839C0"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vAlign w:val="center"/>
          </w:tcPr>
          <w:p w14:paraId="228839C1"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r w:rsidR="00066298" w:rsidRPr="0082211E" w14:paraId="228839C6" w14:textId="77777777" w:rsidTr="00595C39">
        <w:trPr>
          <w:cantSplit/>
          <w:trHeight w:val="255"/>
        </w:trPr>
        <w:tc>
          <w:tcPr>
            <w:tcW w:w="648" w:type="dxa"/>
            <w:vAlign w:val="center"/>
          </w:tcPr>
          <w:p w14:paraId="228839C3" w14:textId="77777777" w:rsidR="00066298" w:rsidRPr="0082211E" w:rsidRDefault="00066298"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15</w:t>
            </w:r>
          </w:p>
        </w:tc>
        <w:tc>
          <w:tcPr>
            <w:tcW w:w="3960" w:type="dxa"/>
            <w:gridSpan w:val="5"/>
            <w:vAlign w:val="center"/>
          </w:tcPr>
          <w:p w14:paraId="228839C4" w14:textId="77777777" w:rsidR="00E25AF0" w:rsidRDefault="00066298" w:rsidP="00595C3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eastAsia="Times New Roman"/>
                <w:sz w:val="18"/>
                <w:szCs w:val="18"/>
              </w:rPr>
              <w:t>Compliance Statement</w:t>
            </w:r>
          </w:p>
        </w:tc>
        <w:tc>
          <w:tcPr>
            <w:tcW w:w="9990" w:type="dxa"/>
            <w:gridSpan w:val="10"/>
            <w:vAlign w:val="center"/>
          </w:tcPr>
          <w:p w14:paraId="228839C5" w14:textId="77777777" w:rsidR="00E25AF0" w:rsidRDefault="00066298" w:rsidP="00595C3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eastAsia="Times New Roman"/>
                <w:sz w:val="18"/>
                <w:szCs w:val="18"/>
              </w:rPr>
              <w:t xml:space="preserve">&lt;&lt;calculated field: If C08 ≤B08, and C10 </w:t>
            </w:r>
            <w:r w:rsidRPr="005460CB">
              <w:rPr>
                <w:rFonts w:eastAsia="Times New Roman"/>
                <w:sz w:val="18"/>
                <w:szCs w:val="18"/>
              </w:rPr>
              <w:t xml:space="preserve">≥ value in </w:t>
            </w:r>
            <w:r>
              <w:rPr>
                <w:rFonts w:eastAsia="Times New Roman"/>
                <w:sz w:val="18"/>
                <w:szCs w:val="18"/>
              </w:rPr>
              <w:t>B</w:t>
            </w:r>
            <w:r w:rsidRPr="005460CB">
              <w:rPr>
                <w:rFonts w:eastAsia="Times New Roman"/>
                <w:sz w:val="18"/>
                <w:szCs w:val="18"/>
              </w:rPr>
              <w:t>10</w:t>
            </w:r>
            <w:r>
              <w:rPr>
                <w:rFonts w:eastAsia="Times New Roman"/>
                <w:sz w:val="18"/>
                <w:szCs w:val="18"/>
              </w:rPr>
              <w:t xml:space="preserve">, and C11 </w:t>
            </w:r>
            <w:r w:rsidRPr="005460CB">
              <w:rPr>
                <w:rFonts w:eastAsia="Times New Roman"/>
                <w:sz w:val="18"/>
                <w:szCs w:val="18"/>
              </w:rPr>
              <w:t>≤ value in</w:t>
            </w:r>
            <w:r>
              <w:rPr>
                <w:rFonts w:eastAsia="Times New Roman"/>
                <w:sz w:val="18"/>
                <w:szCs w:val="18"/>
              </w:rPr>
              <w:t xml:space="preserve"> B</w:t>
            </w:r>
            <w:r w:rsidRPr="005460CB">
              <w:rPr>
                <w:rFonts w:eastAsia="Times New Roman"/>
                <w:sz w:val="18"/>
                <w:szCs w:val="18"/>
              </w:rPr>
              <w:t>11</w:t>
            </w:r>
            <w:r>
              <w:rPr>
                <w:rFonts w:eastAsia="Times New Roman"/>
                <w:sz w:val="18"/>
                <w:szCs w:val="18"/>
              </w:rPr>
              <w:t xml:space="preserve">, </w:t>
            </w:r>
            <w:r w:rsidRPr="005460CB">
              <w:rPr>
                <w:rFonts w:eastAsia="Times New Roman"/>
                <w:sz w:val="18"/>
                <w:szCs w:val="18"/>
              </w:rPr>
              <w:t xml:space="preserve">and </w:t>
            </w:r>
            <w:r>
              <w:rPr>
                <w:rFonts w:eastAsia="Times New Roman"/>
                <w:sz w:val="18"/>
                <w:szCs w:val="18"/>
              </w:rPr>
              <w:t>C</w:t>
            </w:r>
            <w:r w:rsidRPr="005460CB">
              <w:rPr>
                <w:rFonts w:eastAsia="Times New Roman"/>
                <w:sz w:val="18"/>
                <w:szCs w:val="18"/>
              </w:rPr>
              <w:t xml:space="preserve">12 ≥ value in </w:t>
            </w:r>
            <w:r>
              <w:rPr>
                <w:rFonts w:eastAsia="Times New Roman"/>
                <w:sz w:val="18"/>
                <w:szCs w:val="18"/>
              </w:rPr>
              <w:t>B</w:t>
            </w:r>
            <w:r w:rsidRPr="005460CB">
              <w:rPr>
                <w:rFonts w:eastAsia="Times New Roman"/>
                <w:sz w:val="18"/>
                <w:szCs w:val="18"/>
              </w:rPr>
              <w:t>12</w:t>
            </w:r>
            <w:r>
              <w:rPr>
                <w:rFonts w:eastAsia="Times New Roman"/>
                <w:sz w:val="18"/>
                <w:szCs w:val="18"/>
              </w:rPr>
              <w:t>, then display result = System complies; else display result = system does not comply&gt;&gt;</w:t>
            </w:r>
          </w:p>
        </w:tc>
      </w:tr>
    </w:tbl>
    <w:p w14:paraId="228839C7" w14:textId="77777777" w:rsidR="006B46AF" w:rsidRDefault="006B46AF" w:rsidP="006B46AF">
      <w:pPr>
        <w:spacing w:after="0" w:line="240" w:lineRule="auto"/>
        <w:rPr>
          <w:rFonts w:asciiTheme="minorHAnsi" w:hAnsiTheme="minorHAnsi" w:cs="Arial"/>
          <w:sz w:val="20"/>
          <w:szCs w:val="20"/>
        </w:rPr>
      </w:pPr>
    </w:p>
    <w:tbl>
      <w:tblPr>
        <w:tblW w:w="2777"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638"/>
        <w:gridCol w:w="1620"/>
        <w:gridCol w:w="4860"/>
      </w:tblGrid>
      <w:tr w:rsidR="006B46AF" w:rsidRPr="00C711C6" w14:paraId="228839CA" w14:textId="77777777" w:rsidTr="006B46AF">
        <w:trPr>
          <w:trHeight w:val="327"/>
        </w:trPr>
        <w:tc>
          <w:tcPr>
            <w:tcW w:w="8118" w:type="dxa"/>
            <w:gridSpan w:val="3"/>
            <w:vAlign w:val="center"/>
          </w:tcPr>
          <w:p w14:paraId="228839C8" w14:textId="77777777" w:rsidR="006B46AF" w:rsidRDefault="006B46AF" w:rsidP="006B46AF">
            <w:pPr>
              <w:keepNext/>
              <w:tabs>
                <w:tab w:val="left" w:pos="2160"/>
                <w:tab w:val="left" w:pos="2700"/>
                <w:tab w:val="left" w:pos="3420"/>
                <w:tab w:val="left" w:pos="3780"/>
                <w:tab w:val="left" w:pos="5760"/>
                <w:tab w:val="left" w:pos="7212"/>
              </w:tabs>
              <w:spacing w:after="0" w:line="240" w:lineRule="auto"/>
              <w:rPr>
                <w:rFonts w:asciiTheme="minorHAnsi" w:hAnsiTheme="minorHAnsi" w:cs="Arial"/>
                <w:b/>
                <w:sz w:val="20"/>
                <w:szCs w:val="20"/>
              </w:rPr>
            </w:pPr>
            <w:r>
              <w:rPr>
                <w:rFonts w:asciiTheme="minorHAnsi" w:hAnsiTheme="minorHAnsi" w:cs="Arial"/>
                <w:b/>
                <w:sz w:val="20"/>
                <w:szCs w:val="20"/>
              </w:rPr>
              <w:t>D</w:t>
            </w:r>
            <w:r w:rsidRPr="00335E47">
              <w:rPr>
                <w:rFonts w:asciiTheme="minorHAnsi" w:hAnsiTheme="minorHAnsi" w:cs="Arial"/>
                <w:b/>
                <w:sz w:val="20"/>
                <w:szCs w:val="20"/>
              </w:rPr>
              <w:t xml:space="preserve">. </w:t>
            </w:r>
            <w:r>
              <w:rPr>
                <w:rFonts w:asciiTheme="minorHAnsi" w:hAnsiTheme="minorHAnsi" w:cs="Arial"/>
                <w:b/>
                <w:sz w:val="20"/>
                <w:szCs w:val="20"/>
              </w:rPr>
              <w:t>Installed Water Heater Manufacturer Information</w:t>
            </w:r>
          </w:p>
          <w:p w14:paraId="228839C9"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392860">
              <w:rPr>
                <w:sz w:val="18"/>
                <w:szCs w:val="18"/>
              </w:rPr>
              <w:t xml:space="preserve">&lt;&lt; require one row of data in this table </w:t>
            </w:r>
            <w:r>
              <w:rPr>
                <w:sz w:val="18"/>
                <w:szCs w:val="18"/>
              </w:rPr>
              <w:t>for each of the Water Heaters listed in Section A04</w:t>
            </w:r>
            <w:r w:rsidRPr="00392860">
              <w:rPr>
                <w:sz w:val="18"/>
                <w:szCs w:val="18"/>
              </w:rPr>
              <w:t>&gt;&gt;</w:t>
            </w:r>
          </w:p>
        </w:tc>
      </w:tr>
      <w:tr w:rsidR="006B46AF" w:rsidRPr="00C711C6" w14:paraId="228839CE" w14:textId="77777777" w:rsidTr="00F312B5">
        <w:trPr>
          <w:trHeight w:val="426"/>
        </w:trPr>
        <w:tc>
          <w:tcPr>
            <w:tcW w:w="1638" w:type="dxa"/>
            <w:vAlign w:val="bottom"/>
          </w:tcPr>
          <w:p w14:paraId="228839CB"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01</w:t>
            </w:r>
          </w:p>
        </w:tc>
        <w:tc>
          <w:tcPr>
            <w:tcW w:w="1620" w:type="dxa"/>
            <w:vAlign w:val="bottom"/>
          </w:tcPr>
          <w:p w14:paraId="228839CC"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02</w:t>
            </w:r>
          </w:p>
        </w:tc>
        <w:tc>
          <w:tcPr>
            <w:tcW w:w="4860" w:type="dxa"/>
            <w:vAlign w:val="bottom"/>
          </w:tcPr>
          <w:p w14:paraId="228839CD"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03</w:t>
            </w:r>
          </w:p>
        </w:tc>
      </w:tr>
      <w:tr w:rsidR="006B46AF" w:rsidRPr="00C711C6" w14:paraId="228839D2" w14:textId="77777777" w:rsidTr="00F312B5">
        <w:trPr>
          <w:trHeight w:val="282"/>
        </w:trPr>
        <w:tc>
          <w:tcPr>
            <w:tcW w:w="1638" w:type="dxa"/>
            <w:vAlign w:val="bottom"/>
          </w:tcPr>
          <w:p w14:paraId="228839CF" w14:textId="77777777" w:rsidR="006B46AF" w:rsidRPr="00F312B5"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F312B5">
              <w:rPr>
                <w:rFonts w:eastAsia="Times New Roman"/>
                <w:sz w:val="18"/>
                <w:szCs w:val="18"/>
              </w:rPr>
              <w:t>Water Heating System ID or Name</w:t>
            </w:r>
          </w:p>
        </w:tc>
        <w:tc>
          <w:tcPr>
            <w:tcW w:w="1620" w:type="dxa"/>
            <w:vAlign w:val="bottom"/>
          </w:tcPr>
          <w:p w14:paraId="228839D0"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Manufacturer</w:t>
            </w:r>
          </w:p>
        </w:tc>
        <w:tc>
          <w:tcPr>
            <w:tcW w:w="4860" w:type="dxa"/>
            <w:vAlign w:val="bottom"/>
          </w:tcPr>
          <w:p w14:paraId="228839D1"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Model Number</w:t>
            </w:r>
          </w:p>
        </w:tc>
      </w:tr>
      <w:tr w:rsidR="006B46AF" w:rsidRPr="00C711C6" w14:paraId="228839D6" w14:textId="77777777" w:rsidTr="00F312B5">
        <w:trPr>
          <w:trHeight w:val="246"/>
        </w:trPr>
        <w:tc>
          <w:tcPr>
            <w:tcW w:w="1638" w:type="dxa"/>
            <w:vAlign w:val="bottom"/>
          </w:tcPr>
          <w:p w14:paraId="228839D3"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CD2C84">
              <w:rPr>
                <w:rFonts w:eastAsia="Times New Roman"/>
                <w:sz w:val="14"/>
                <w:szCs w:val="14"/>
              </w:rPr>
              <w:t xml:space="preserve">&lt;&lt;reference value from </w:t>
            </w:r>
            <w:r>
              <w:rPr>
                <w:rFonts w:eastAsia="Times New Roman"/>
                <w:sz w:val="14"/>
                <w:szCs w:val="14"/>
              </w:rPr>
              <w:t>B</w:t>
            </w:r>
            <w:r w:rsidRPr="00CD2C84">
              <w:rPr>
                <w:rFonts w:eastAsia="Times New Roman"/>
                <w:sz w:val="14"/>
                <w:szCs w:val="14"/>
              </w:rPr>
              <w:t>01&gt;&gt;</w:t>
            </w:r>
          </w:p>
        </w:tc>
        <w:tc>
          <w:tcPr>
            <w:tcW w:w="1620" w:type="dxa"/>
            <w:vAlign w:val="bottom"/>
          </w:tcPr>
          <w:p w14:paraId="228839D4"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&lt;&lt;User input&gt;&gt;</w:t>
            </w:r>
          </w:p>
        </w:tc>
        <w:tc>
          <w:tcPr>
            <w:tcW w:w="4860" w:type="dxa"/>
            <w:shd w:val="clear" w:color="auto" w:fill="FFFFFF" w:themeFill="background1"/>
          </w:tcPr>
          <w:p w14:paraId="228839D5"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&lt;&lt;User input&gt;&gt;</w:t>
            </w:r>
          </w:p>
        </w:tc>
      </w:tr>
      <w:tr w:rsidR="006B46AF" w:rsidRPr="00C711C6" w14:paraId="228839DA" w14:textId="77777777" w:rsidTr="00F312B5">
        <w:trPr>
          <w:trHeight w:val="255"/>
        </w:trPr>
        <w:tc>
          <w:tcPr>
            <w:tcW w:w="1638" w:type="dxa"/>
            <w:vAlign w:val="bottom"/>
          </w:tcPr>
          <w:p w14:paraId="228839D7"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620" w:type="dxa"/>
            <w:vAlign w:val="bottom"/>
          </w:tcPr>
          <w:p w14:paraId="228839D8"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4860" w:type="dxa"/>
          </w:tcPr>
          <w:p w14:paraId="228839D9"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228839DB" w14:textId="77777777" w:rsidR="006B46AF" w:rsidRDefault="006B46AF" w:rsidP="006B46AF">
      <w:pPr>
        <w:spacing w:after="0" w:line="240" w:lineRule="auto"/>
        <w:rPr>
          <w:rFonts w:asciiTheme="minorHAnsi" w:hAnsiTheme="minorHAnsi" w:cs="Arial"/>
          <w:sz w:val="20"/>
          <w:szCs w:val="20"/>
        </w:rPr>
      </w:pPr>
    </w:p>
    <w:p w14:paraId="27B16432" w14:textId="77777777" w:rsidR="00F74FCD" w:rsidRDefault="00F74FCD">
      <w: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2"/>
        <w:gridCol w:w="3136"/>
        <w:gridCol w:w="9918"/>
      </w:tblGrid>
      <w:tr w:rsidR="006B46AF" w:rsidRPr="00260947" w14:paraId="228839DE" w14:textId="77777777" w:rsidTr="00595C39">
        <w:trPr>
          <w:trHeight w:hRule="exact" w:val="343"/>
        </w:trPr>
        <w:tc>
          <w:tcPr>
            <w:tcW w:w="14616" w:type="dxa"/>
            <w:gridSpan w:val="3"/>
            <w:tcBorders>
              <w:top w:val="single" w:sz="4" w:space="0" w:color="auto"/>
              <w:left w:val="single" w:sz="4" w:space="0" w:color="auto"/>
              <w:bottom w:val="single" w:sz="4" w:space="0" w:color="auto"/>
              <w:right w:val="single" w:sz="4" w:space="0" w:color="auto"/>
            </w:tcBorders>
            <w:vAlign w:val="center"/>
          </w:tcPr>
          <w:p w14:paraId="0E6E6BE5" w14:textId="3D2DF8DF" w:rsidR="00F74FCD" w:rsidRPr="00595C39" w:rsidRDefault="006B46AF" w:rsidP="00F74FCD">
            <w:pPr>
              <w:spacing w:after="0" w:line="240" w:lineRule="auto"/>
              <w:rPr>
                <w:rFonts w:asciiTheme="minorHAnsi" w:hAnsiTheme="minorHAnsi" w:cs="Arial"/>
                <w:b/>
                <w:sz w:val="20"/>
                <w:szCs w:val="20"/>
              </w:rPr>
            </w:pPr>
            <w:r w:rsidRPr="00F74FCD">
              <w:rPr>
                <w:rFonts w:asciiTheme="minorHAnsi" w:hAnsiTheme="minorHAnsi" w:cs="Arial"/>
                <w:b/>
                <w:sz w:val="20"/>
                <w:szCs w:val="20"/>
              </w:rPr>
              <w:lastRenderedPageBreak/>
              <w:t xml:space="preserve">E. </w:t>
            </w:r>
            <w:r w:rsidR="00F74FCD" w:rsidRPr="00595C39">
              <w:rPr>
                <w:rFonts w:asciiTheme="minorHAnsi" w:hAnsiTheme="minorHAnsi" w:cs="Arial"/>
                <w:b/>
                <w:sz w:val="20"/>
                <w:szCs w:val="20"/>
              </w:rPr>
              <w:t>Mandatory Measures for All Domestic Hot Water Distribution Systems</w:t>
            </w:r>
          </w:p>
          <w:p w14:paraId="228839DD" w14:textId="77777777" w:rsidR="006B46AF" w:rsidRDefault="006B46AF" w:rsidP="00595C39">
            <w:pPr>
              <w:keepNext/>
              <w:spacing w:after="0" w:line="240" w:lineRule="auto"/>
              <w:rPr>
                <w:rFonts w:asciiTheme="minorHAnsi" w:hAnsiTheme="minorHAnsi" w:cs="Arial"/>
                <w:sz w:val="20"/>
                <w:szCs w:val="20"/>
              </w:rPr>
            </w:pPr>
          </w:p>
        </w:tc>
      </w:tr>
      <w:tr w:rsidR="006B46AF" w:rsidRPr="00C93879" w14:paraId="228839EB" w14:textId="77777777" w:rsidTr="006B46AF">
        <w:trPr>
          <w:trHeight w:val="3932"/>
        </w:trPr>
        <w:tc>
          <w:tcPr>
            <w:tcW w:w="1562" w:type="dxa"/>
            <w:vAlign w:val="center"/>
          </w:tcPr>
          <w:p w14:paraId="228839DF" w14:textId="77777777" w:rsidR="006B46AF" w:rsidRDefault="003E40E4" w:rsidP="006B46AF">
            <w:pPr>
              <w:keepNext/>
              <w:spacing w:after="0"/>
              <w:jc w:val="center"/>
              <w:rPr>
                <w:rFonts w:asciiTheme="minorHAnsi" w:hAnsiTheme="minorHAnsi" w:cs="Arial"/>
                <w:sz w:val="20"/>
                <w:szCs w:val="20"/>
              </w:rPr>
            </w:pPr>
            <w:r>
              <w:rPr>
                <w:rFonts w:asciiTheme="minorHAnsi" w:hAnsiTheme="minorHAnsi" w:cs="Arial"/>
                <w:sz w:val="20"/>
                <w:szCs w:val="20"/>
              </w:rPr>
              <w:t>01</w:t>
            </w:r>
          </w:p>
        </w:tc>
        <w:tc>
          <w:tcPr>
            <w:tcW w:w="13054" w:type="dxa"/>
            <w:gridSpan w:val="2"/>
            <w:vAlign w:val="center"/>
          </w:tcPr>
          <w:p w14:paraId="228839E0" w14:textId="279CCD6B" w:rsidR="006B46AF" w:rsidRDefault="006B46AF" w:rsidP="006B46AF">
            <w:pPr>
              <w:keepNext/>
              <w:autoSpaceDE w:val="0"/>
              <w:autoSpaceDN w:val="0"/>
              <w:adjustRightInd w:val="0"/>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 xml:space="preserve">The following pipes are </w:t>
            </w:r>
            <w:r w:rsidRPr="00DB17F7">
              <w:rPr>
                <w:rFonts w:asciiTheme="minorHAnsi" w:hAnsiTheme="minorHAnsi" w:cs="TimesNewRomanPS-BoldMT"/>
                <w:bCs/>
                <w:sz w:val="20"/>
                <w:szCs w:val="20"/>
              </w:rPr>
              <w:t>insulated</w:t>
            </w:r>
            <w:r>
              <w:rPr>
                <w:rFonts w:asciiTheme="minorHAnsi" w:hAnsiTheme="minorHAnsi" w:cs="TimesNewRomanPS-BoldMT"/>
                <w:bCs/>
                <w:sz w:val="20"/>
                <w:szCs w:val="20"/>
              </w:rPr>
              <w:t>,</w:t>
            </w:r>
            <w:r w:rsidRPr="00DB17F7">
              <w:rPr>
                <w:rFonts w:asciiTheme="minorHAnsi" w:hAnsiTheme="minorHAnsi" w:cs="TimesNewRomanPS-BoldMT"/>
                <w:bCs/>
                <w:sz w:val="20"/>
                <w:szCs w:val="20"/>
              </w:rPr>
              <w:t xml:space="preserve"> </w:t>
            </w:r>
            <w:r>
              <w:rPr>
                <w:rFonts w:asciiTheme="minorHAnsi" w:hAnsiTheme="minorHAnsi" w:cs="TimesNewRomanPS-BoldMT"/>
                <w:bCs/>
                <w:sz w:val="20"/>
                <w:szCs w:val="20"/>
              </w:rPr>
              <w:t xml:space="preserve">to the thicknesses required by </w:t>
            </w:r>
            <w:r w:rsidRPr="00DB17F7">
              <w:rPr>
                <w:rFonts w:asciiTheme="minorHAnsi" w:hAnsiTheme="minorHAnsi" w:cs="TimesNewRomanPS-BoldMT"/>
                <w:bCs/>
                <w:sz w:val="20"/>
                <w:szCs w:val="20"/>
              </w:rPr>
              <w:t>Table 120.3A</w:t>
            </w:r>
            <w:r>
              <w:rPr>
                <w:rFonts w:asciiTheme="minorHAnsi" w:hAnsiTheme="minorHAnsi" w:cs="TimesNewRomanPS-BoldMT"/>
                <w:bCs/>
                <w:sz w:val="20"/>
                <w:szCs w:val="20"/>
              </w:rPr>
              <w:t xml:space="preserve">, except for those sections of pipe that are subject to one of the exceptions </w:t>
            </w:r>
            <w:r w:rsidR="0060082F">
              <w:rPr>
                <w:rFonts w:asciiTheme="minorHAnsi" w:hAnsiTheme="minorHAnsi" w:cs="TimesNewRomanPS-BoldMT"/>
                <w:bCs/>
                <w:sz w:val="20"/>
                <w:szCs w:val="20"/>
              </w:rPr>
              <w:t>below</w:t>
            </w:r>
            <w:r>
              <w:rPr>
                <w:rFonts w:asciiTheme="minorHAnsi" w:hAnsiTheme="minorHAnsi" w:cs="TimesNewRomanPS-BoldMT"/>
                <w:bCs/>
                <w:sz w:val="20"/>
                <w:szCs w:val="20"/>
              </w:rPr>
              <w:t>: (RA4.4.1)</w:t>
            </w:r>
          </w:p>
          <w:p w14:paraId="228839E1" w14:textId="77777777" w:rsidR="006B46AF" w:rsidRDefault="006B46AF" w:rsidP="006B46AF">
            <w:pPr>
              <w:pStyle w:val="ListParagraph"/>
              <w:keepNext/>
              <w:numPr>
                <w:ilvl w:val="0"/>
                <w:numId w:val="38"/>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The first 5 feet (1.5 meters) of hot and cold water pipes from the storage tank.</w:t>
            </w:r>
          </w:p>
          <w:p w14:paraId="228839E2" w14:textId="77777777" w:rsidR="006B46AF" w:rsidRDefault="006B46AF" w:rsidP="006B46AF">
            <w:pPr>
              <w:pStyle w:val="ListParagraph"/>
              <w:keepNext/>
              <w:numPr>
                <w:ilvl w:val="0"/>
                <w:numId w:val="38"/>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All piping with a nominal diameter of 3/4 inch (19 millimeter) or larger.</w:t>
            </w:r>
          </w:p>
          <w:p w14:paraId="228839E3" w14:textId="77777777" w:rsidR="006B46AF" w:rsidRPr="00253A36" w:rsidRDefault="006B46AF" w:rsidP="006B46AF">
            <w:pPr>
              <w:pStyle w:val="ListParagraph"/>
              <w:keepNext/>
              <w:numPr>
                <w:ilvl w:val="0"/>
                <w:numId w:val="38"/>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All piping associated with a domestic hot water recirculation system regardless of the pipe diameter</w:t>
            </w:r>
            <w:r>
              <w:rPr>
                <w:rFonts w:asciiTheme="minorHAnsi" w:hAnsiTheme="minorHAnsi" w:cs="TimesNewRomanPS-BoldMT"/>
                <w:bCs/>
                <w:sz w:val="20"/>
                <w:szCs w:val="20"/>
              </w:rPr>
              <w:t>, except when cold water return is used in a demand system.</w:t>
            </w:r>
          </w:p>
          <w:p w14:paraId="228839E4" w14:textId="77777777" w:rsidR="006B46AF" w:rsidRDefault="006B46AF" w:rsidP="006B46AF">
            <w:pPr>
              <w:pStyle w:val="ListParagraph"/>
              <w:keepNext/>
              <w:numPr>
                <w:ilvl w:val="0"/>
                <w:numId w:val="38"/>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from the heating source to storage tank or between tanks.</w:t>
            </w:r>
          </w:p>
          <w:p w14:paraId="228839E5" w14:textId="77777777" w:rsidR="006B46AF" w:rsidRDefault="006B46AF" w:rsidP="006B46AF">
            <w:pPr>
              <w:pStyle w:val="ListParagraph"/>
              <w:keepNext/>
              <w:numPr>
                <w:ilvl w:val="0"/>
                <w:numId w:val="38"/>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buried below grade.</w:t>
            </w:r>
          </w:p>
          <w:p w14:paraId="228839E6" w14:textId="77777777" w:rsidR="006B46AF" w:rsidRPr="006F2D63" w:rsidRDefault="006B46AF" w:rsidP="006B46AF">
            <w:pPr>
              <w:pStyle w:val="ListParagraph"/>
              <w:keepNext/>
              <w:numPr>
                <w:ilvl w:val="0"/>
                <w:numId w:val="38"/>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All hot water pipes from the heating source to the kitchen fixtures.</w:t>
            </w:r>
          </w:p>
          <w:p w14:paraId="228839E7" w14:textId="77777777" w:rsidR="006B46AF" w:rsidRDefault="006B46AF" w:rsidP="006B46AF">
            <w:pPr>
              <w:keepNext/>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The following sections of pipe do not have to be insulated:</w:t>
            </w:r>
            <w:r>
              <w:rPr>
                <w:rFonts w:asciiTheme="minorHAnsi" w:hAnsiTheme="minorHAnsi" w:cs="TimesNewRomanPS-BoldMT"/>
                <w:bCs/>
                <w:sz w:val="20"/>
                <w:szCs w:val="20"/>
              </w:rPr>
              <w:t xml:space="preserve"> (RA4.4.1)</w:t>
            </w:r>
          </w:p>
          <w:p w14:paraId="228839E8" w14:textId="77777777" w:rsidR="006B46AF" w:rsidRDefault="006B46AF" w:rsidP="006B46AF">
            <w:pPr>
              <w:pStyle w:val="ListParagraph"/>
              <w:keepNext/>
              <w:numPr>
                <w:ilvl w:val="0"/>
                <w:numId w:val="38"/>
              </w:numPr>
              <w:autoSpaceDE w:val="0"/>
              <w:autoSpaceDN w:val="0"/>
              <w:adjustRightInd w:val="0"/>
              <w:spacing w:after="0" w:line="240" w:lineRule="auto"/>
              <w:rPr>
                <w:rFonts w:asciiTheme="minorHAnsi" w:eastAsia="Times New Roman" w:hAnsiTheme="minorHAnsi" w:cs="TimesNewRomanPS-BoldMT"/>
                <w:b/>
                <w:bCs/>
                <w:sz w:val="20"/>
                <w:szCs w:val="20"/>
              </w:rPr>
            </w:pPr>
            <w:r w:rsidRPr="00B36001">
              <w:rPr>
                <w:rFonts w:asciiTheme="minorHAnsi" w:hAnsiTheme="minorHAnsi" w:cs="TimesNewRomanPS-BoldMT"/>
                <w:bCs/>
                <w:sz w:val="20"/>
                <w:szCs w:val="20"/>
              </w:rPr>
              <w:t xml:space="preserve">Piping installed in interior or exterior walls </w:t>
            </w:r>
            <w:r>
              <w:rPr>
                <w:rFonts w:asciiTheme="minorHAnsi" w:hAnsiTheme="minorHAnsi" w:cs="TimesNewRomanPS-BoldMT"/>
                <w:bCs/>
                <w:sz w:val="20"/>
                <w:szCs w:val="20"/>
              </w:rPr>
              <w:t>that is surrounded on all sides by at least 1 inch of insulation.</w:t>
            </w:r>
          </w:p>
          <w:p w14:paraId="228839E9" w14:textId="77777777" w:rsidR="006B46AF" w:rsidRDefault="006B46AF" w:rsidP="006B46AF">
            <w:pPr>
              <w:pStyle w:val="ListParagraph"/>
              <w:keepNext/>
              <w:numPr>
                <w:ilvl w:val="0"/>
                <w:numId w:val="38"/>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installed in attics with a minimum of 4 inches (10 cm) of attic insulation on top</w:t>
            </w:r>
          </w:p>
          <w:p w14:paraId="228839EA" w14:textId="77777777" w:rsidR="006B46AF" w:rsidRPr="006F2D63" w:rsidRDefault="006B46AF" w:rsidP="006B46AF">
            <w:pPr>
              <w:pStyle w:val="ListParagraph"/>
              <w:keepNext/>
              <w:numPr>
                <w:ilvl w:val="0"/>
                <w:numId w:val="38"/>
              </w:numPr>
              <w:autoSpaceDE w:val="0"/>
              <w:autoSpaceDN w:val="0"/>
              <w:adjustRightInd w:val="0"/>
              <w:spacing w:after="0" w:line="240" w:lineRule="auto"/>
              <w:rPr>
                <w:rFonts w:asciiTheme="minorHAnsi" w:eastAsia="Times New Roman" w:hAnsiTheme="minorHAnsi" w:cs="TimesNewRomanPS-BoldMT"/>
                <w:b/>
                <w:bCs/>
                <w:sz w:val="20"/>
                <w:szCs w:val="20"/>
              </w:rPr>
            </w:pPr>
            <w:r w:rsidRPr="006F2D63">
              <w:rPr>
                <w:rFonts w:asciiTheme="minorHAnsi" w:hAnsiTheme="minorHAnsi" w:cs="TimesNewRomanPS-BoldMT"/>
                <w:bCs/>
                <w:sz w:val="20"/>
                <w:szCs w:val="20"/>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tc>
      </w:tr>
      <w:tr w:rsidR="006B46AF" w:rsidRPr="00D24BC5" w14:paraId="228839EE" w14:textId="77777777" w:rsidTr="006B46AF">
        <w:trPr>
          <w:trHeight w:hRule="exact" w:val="518"/>
          <w:tblHeader/>
        </w:trPr>
        <w:tc>
          <w:tcPr>
            <w:tcW w:w="1562" w:type="dxa"/>
            <w:vAlign w:val="center"/>
          </w:tcPr>
          <w:p w14:paraId="228839EC" w14:textId="77777777" w:rsidR="006B46AF" w:rsidRDefault="003E40E4"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02</w:t>
            </w:r>
          </w:p>
        </w:tc>
        <w:tc>
          <w:tcPr>
            <w:tcW w:w="13054" w:type="dxa"/>
            <w:gridSpan w:val="2"/>
            <w:vAlign w:val="center"/>
          </w:tcPr>
          <w:p w14:paraId="228839ED"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Piping buried below grade must be installed in a water proof and non-crushable casing or sleeve that allows for installation, removal, and replacement of the enclosed pipe and insulation. (Section 150.0(j))</w:t>
            </w:r>
          </w:p>
        </w:tc>
      </w:tr>
      <w:tr w:rsidR="006B46AF" w:rsidRPr="00D24BC5" w14:paraId="228839F1" w14:textId="77777777" w:rsidTr="006B46AF">
        <w:trPr>
          <w:trHeight w:hRule="exact" w:val="388"/>
          <w:tblHeader/>
        </w:trPr>
        <w:tc>
          <w:tcPr>
            <w:tcW w:w="1562" w:type="dxa"/>
            <w:vAlign w:val="center"/>
          </w:tcPr>
          <w:p w14:paraId="228839EF" w14:textId="77777777" w:rsidR="006B46AF" w:rsidRDefault="003E40E4"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03</w:t>
            </w:r>
          </w:p>
        </w:tc>
        <w:tc>
          <w:tcPr>
            <w:tcW w:w="13054" w:type="dxa"/>
            <w:gridSpan w:val="2"/>
            <w:vAlign w:val="center"/>
          </w:tcPr>
          <w:p w14:paraId="228839F0"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All elbows and tees shall be fully insulated. (RA4.4.1)</w:t>
            </w:r>
          </w:p>
        </w:tc>
      </w:tr>
      <w:tr w:rsidR="006B46AF" w:rsidRPr="00D24BC5" w14:paraId="228839F4" w14:textId="77777777" w:rsidTr="006B46AF">
        <w:trPr>
          <w:trHeight w:hRule="exact" w:val="352"/>
          <w:tblHeader/>
        </w:trPr>
        <w:tc>
          <w:tcPr>
            <w:tcW w:w="1562" w:type="dxa"/>
            <w:vAlign w:val="center"/>
          </w:tcPr>
          <w:p w14:paraId="228839F2" w14:textId="77777777" w:rsidR="006B46AF" w:rsidRDefault="003E40E4"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04</w:t>
            </w:r>
          </w:p>
        </w:tc>
        <w:tc>
          <w:tcPr>
            <w:tcW w:w="13054" w:type="dxa"/>
            <w:gridSpan w:val="2"/>
            <w:vAlign w:val="center"/>
          </w:tcPr>
          <w:p w14:paraId="228839F3"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Where insulation is required, no piping shall be visible due to insulation voids</w:t>
            </w:r>
            <w:r>
              <w:rPr>
                <w:rFonts w:asciiTheme="minorHAnsi" w:hAnsiTheme="minorHAnsi"/>
                <w:sz w:val="20"/>
                <w:szCs w:val="20"/>
              </w:rPr>
              <w:t>, and all insulation shall fit tightly to the pipe</w:t>
            </w:r>
            <w:r w:rsidRPr="00D24BC5">
              <w:rPr>
                <w:rFonts w:asciiTheme="minorHAnsi" w:hAnsiTheme="minorHAnsi"/>
                <w:sz w:val="20"/>
                <w:szCs w:val="20"/>
              </w:rPr>
              <w:t>. (RA4.4.1)</w:t>
            </w:r>
          </w:p>
        </w:tc>
      </w:tr>
      <w:tr w:rsidR="00F1080C" w:rsidRPr="00D24BC5" w14:paraId="228839FB" w14:textId="77777777" w:rsidTr="00313DA2">
        <w:trPr>
          <w:trHeight w:hRule="exact" w:val="1360"/>
          <w:tblHeader/>
        </w:trPr>
        <w:tc>
          <w:tcPr>
            <w:tcW w:w="1562" w:type="dxa"/>
            <w:vAlign w:val="center"/>
          </w:tcPr>
          <w:p w14:paraId="228839F5" w14:textId="77777777" w:rsidR="00F1080C" w:rsidRPr="00CA5824" w:rsidRDefault="003E40E4" w:rsidP="00F1080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05</w:t>
            </w:r>
          </w:p>
        </w:tc>
        <w:tc>
          <w:tcPr>
            <w:tcW w:w="3136" w:type="dxa"/>
            <w:vAlign w:val="center"/>
          </w:tcPr>
          <w:p w14:paraId="228839F6" w14:textId="77777777" w:rsidR="00F1080C" w:rsidRPr="00CA5824" w:rsidRDefault="00F1080C" w:rsidP="00F1080C">
            <w:pPr>
              <w:spacing w:after="0"/>
              <w:rPr>
                <w:sz w:val="20"/>
                <w:szCs w:val="20"/>
              </w:rPr>
            </w:pPr>
            <w:r w:rsidRPr="00CA5824">
              <w:rPr>
                <w:sz w:val="20"/>
                <w:szCs w:val="18"/>
              </w:rPr>
              <w:t>Verification Status:</w:t>
            </w:r>
          </w:p>
        </w:tc>
        <w:tc>
          <w:tcPr>
            <w:tcW w:w="9918" w:type="dxa"/>
            <w:vAlign w:val="center"/>
          </w:tcPr>
          <w:p w14:paraId="228839F7" w14:textId="77777777" w:rsidR="00F1080C" w:rsidRPr="00CA5824" w:rsidRDefault="00F1080C" w:rsidP="00F1080C">
            <w:pPr>
              <w:keepNext/>
              <w:spacing w:after="0" w:line="240" w:lineRule="auto"/>
              <w:rPr>
                <w:sz w:val="20"/>
                <w:szCs w:val="18"/>
              </w:rPr>
            </w:pPr>
            <w:r w:rsidRPr="00CA5824">
              <w:rPr>
                <w:sz w:val="20"/>
                <w:szCs w:val="18"/>
              </w:rPr>
              <w:t>&lt;&lt;user pick from list:</w:t>
            </w:r>
          </w:p>
          <w:p w14:paraId="228839F8" w14:textId="77777777" w:rsidR="00F1080C" w:rsidRPr="00CA5824" w:rsidRDefault="00F1080C" w:rsidP="00F1080C">
            <w:pPr>
              <w:keepNext/>
              <w:tabs>
                <w:tab w:val="left" w:pos="356"/>
              </w:tabs>
              <w:spacing w:after="0" w:line="240" w:lineRule="auto"/>
              <w:rPr>
                <w:sz w:val="20"/>
                <w:szCs w:val="18"/>
              </w:rPr>
            </w:pPr>
            <w:r w:rsidRPr="00CA5824">
              <w:rPr>
                <w:sz w:val="20"/>
                <w:szCs w:val="18"/>
              </w:rPr>
              <w:t xml:space="preserve">*** </w:t>
            </w:r>
            <w:r w:rsidRPr="00CA5824">
              <w:rPr>
                <w:sz w:val="20"/>
                <w:szCs w:val="18"/>
                <w:u w:val="single"/>
              </w:rPr>
              <w:t>Pass</w:t>
            </w:r>
            <w:r w:rsidRPr="00CA5824">
              <w:rPr>
                <w:sz w:val="20"/>
                <w:szCs w:val="18"/>
              </w:rPr>
              <w:t xml:space="preserve"> - all applicable requirements are met; or</w:t>
            </w:r>
          </w:p>
          <w:p w14:paraId="228839F9" w14:textId="77777777" w:rsidR="00F1080C" w:rsidRPr="00CA5824" w:rsidRDefault="00F1080C" w:rsidP="00F1080C">
            <w:pPr>
              <w:keepNext/>
              <w:tabs>
                <w:tab w:val="left" w:pos="356"/>
              </w:tabs>
              <w:spacing w:after="0" w:line="240" w:lineRule="auto"/>
              <w:ind w:left="356" w:hanging="356"/>
              <w:rPr>
                <w:sz w:val="20"/>
                <w:szCs w:val="18"/>
              </w:rPr>
            </w:pPr>
            <w:r w:rsidRPr="00CA5824">
              <w:rPr>
                <w:sz w:val="20"/>
                <w:szCs w:val="18"/>
              </w:rPr>
              <w:t xml:space="preserve">*** </w:t>
            </w:r>
            <w:r w:rsidRPr="00CA5824">
              <w:rPr>
                <w:sz w:val="20"/>
                <w:szCs w:val="18"/>
                <w:u w:val="single"/>
              </w:rPr>
              <w:t>Fail</w:t>
            </w:r>
            <w:r w:rsidRPr="00CA5824">
              <w:rPr>
                <w:sz w:val="20"/>
                <w:szCs w:val="18"/>
              </w:rPr>
              <w:t xml:space="preserve"> - one or more applicable requirements are not met. Enter reason for failure in corrections notes field below; or</w:t>
            </w:r>
          </w:p>
          <w:p w14:paraId="228839FA" w14:textId="77777777" w:rsidR="00F1080C" w:rsidRPr="00CA5824" w:rsidRDefault="00F1080C" w:rsidP="00F1080C">
            <w:pPr>
              <w:keepNext/>
              <w:tabs>
                <w:tab w:val="left" w:pos="366"/>
              </w:tabs>
              <w:spacing w:after="0" w:line="240" w:lineRule="auto"/>
              <w:rPr>
                <w:sz w:val="20"/>
                <w:szCs w:val="18"/>
              </w:rPr>
            </w:pPr>
            <w:r w:rsidRPr="00CA5824">
              <w:rPr>
                <w:sz w:val="20"/>
                <w:szCs w:val="18"/>
              </w:rPr>
              <w:t xml:space="preserve">*** </w:t>
            </w:r>
            <w:r w:rsidRPr="00CA5824">
              <w:rPr>
                <w:sz w:val="20"/>
                <w:szCs w:val="18"/>
                <w:u w:val="single"/>
              </w:rPr>
              <w:t>All n/a</w:t>
            </w:r>
            <w:r w:rsidRPr="00CA5824">
              <w:rPr>
                <w:sz w:val="20"/>
                <w:szCs w:val="18"/>
              </w:rPr>
              <w:t xml:space="preserve"> - This entire table is not applicable</w:t>
            </w:r>
          </w:p>
        </w:tc>
      </w:tr>
      <w:tr w:rsidR="00F1080C" w:rsidRPr="00D24BC5" w14:paraId="228839FE" w14:textId="77777777" w:rsidTr="00F1080C">
        <w:trPr>
          <w:trHeight w:hRule="exact" w:val="595"/>
          <w:tblHeader/>
        </w:trPr>
        <w:tc>
          <w:tcPr>
            <w:tcW w:w="1562" w:type="dxa"/>
            <w:vAlign w:val="center"/>
          </w:tcPr>
          <w:p w14:paraId="228839FC" w14:textId="77777777" w:rsidR="00F1080C" w:rsidRPr="00CA5824" w:rsidRDefault="003E40E4" w:rsidP="00F1080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06</w:t>
            </w:r>
          </w:p>
        </w:tc>
        <w:tc>
          <w:tcPr>
            <w:tcW w:w="13054" w:type="dxa"/>
            <w:gridSpan w:val="2"/>
            <w:vAlign w:val="center"/>
          </w:tcPr>
          <w:p w14:paraId="228839FD" w14:textId="77777777" w:rsidR="00F1080C" w:rsidRPr="00CA5824" w:rsidRDefault="00F1080C" w:rsidP="00F1080C">
            <w:pPr>
              <w:spacing w:after="0"/>
              <w:rPr>
                <w:sz w:val="20"/>
                <w:szCs w:val="20"/>
              </w:rPr>
            </w:pPr>
            <w:r w:rsidRPr="00CA5824">
              <w:rPr>
                <w:sz w:val="20"/>
                <w:szCs w:val="18"/>
              </w:rPr>
              <w:t xml:space="preserve">Correction Notes: &lt;&lt;if </w:t>
            </w:r>
            <w:r w:rsidRPr="00CA5824">
              <w:rPr>
                <w:sz w:val="20"/>
                <w:szCs w:val="18"/>
                <w:u w:val="single"/>
              </w:rPr>
              <w:t>Verification Status</w:t>
            </w:r>
            <w:r w:rsidRPr="00CA5824">
              <w:rPr>
                <w:sz w:val="20"/>
                <w:szCs w:val="18"/>
              </w:rPr>
              <w:t xml:space="preserve">= </w:t>
            </w:r>
            <w:r w:rsidRPr="00CA5824">
              <w:rPr>
                <w:sz w:val="20"/>
                <w:szCs w:val="18"/>
                <w:u w:val="single"/>
              </w:rPr>
              <w:t>Fail</w:t>
            </w:r>
            <w:r w:rsidRPr="00CA5824">
              <w:rPr>
                <w:sz w:val="20"/>
                <w:szCs w:val="18"/>
              </w:rPr>
              <w:t>, then text entry in this Corrections Notes field is required;  user input text&gt;&gt;</w:t>
            </w:r>
          </w:p>
        </w:tc>
      </w:tr>
      <w:tr w:rsidR="00F1080C" w:rsidRPr="00260947" w14:paraId="22883A00" w14:textId="77777777" w:rsidTr="006B46AF">
        <w:trPr>
          <w:trHeight w:hRule="exact" w:val="505"/>
          <w:tblHeader/>
        </w:trPr>
        <w:tc>
          <w:tcPr>
            <w:tcW w:w="14616" w:type="dxa"/>
            <w:gridSpan w:val="3"/>
            <w:vAlign w:val="center"/>
          </w:tcPr>
          <w:p w14:paraId="228839FF" w14:textId="77777777" w:rsidR="00F1080C" w:rsidRDefault="00DD6E85"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22883A01" w14:textId="77777777" w:rsidR="006B46AF" w:rsidRDefault="006B46AF" w:rsidP="006B46AF">
      <w:pPr>
        <w:spacing w:after="0" w:line="240" w:lineRule="auto"/>
        <w:rPr>
          <w:rFonts w:asciiTheme="minorHAnsi" w:hAnsiTheme="minorHAnsi" w:cs="Arial"/>
          <w:sz w:val="20"/>
          <w:szCs w:val="20"/>
        </w:rPr>
      </w:pPr>
    </w:p>
    <w:p w14:paraId="22883A03" w14:textId="77777777" w:rsidR="006B46AF" w:rsidRPr="006D2E42" w:rsidRDefault="006B46AF" w:rsidP="006B46AF">
      <w:pPr>
        <w:spacing w:after="0" w:line="240" w:lineRule="auto"/>
        <w:rPr>
          <w:rFonts w:asciiTheme="minorHAnsi" w:hAnsiTheme="minorHAnsi" w:cs="Arial"/>
          <w:b/>
          <w:color w:val="FF0000"/>
          <w:sz w:val="20"/>
          <w:szCs w:val="20"/>
        </w:rPr>
      </w:pPr>
    </w:p>
    <w:p w14:paraId="313DEF53" w14:textId="77777777" w:rsidR="00F74FCD" w:rsidRDefault="00F74FCD">
      <w: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6"/>
        <w:gridCol w:w="3872"/>
        <w:gridCol w:w="9918"/>
      </w:tblGrid>
      <w:tr w:rsidR="006B46AF" w:rsidRPr="006D2E42" w14:paraId="22883A08" w14:textId="77777777" w:rsidTr="006B46AF">
        <w:trPr>
          <w:trHeight w:hRule="exact" w:val="982"/>
          <w:tblHeader/>
        </w:trPr>
        <w:tc>
          <w:tcPr>
            <w:tcW w:w="14616" w:type="dxa"/>
            <w:gridSpan w:val="3"/>
            <w:tcBorders>
              <w:bottom w:val="single" w:sz="4" w:space="0" w:color="auto"/>
            </w:tcBorders>
          </w:tcPr>
          <w:p w14:paraId="22883A04" w14:textId="5B5D9C31" w:rsidR="006B46AF" w:rsidRDefault="006B46AF" w:rsidP="006B46AF">
            <w:pPr>
              <w:spacing w:after="0" w:line="240" w:lineRule="auto"/>
              <w:rPr>
                <w:rFonts w:asciiTheme="minorHAnsi" w:hAnsiTheme="minorHAnsi" w:cs="Arial"/>
                <w:b/>
                <w:sz w:val="20"/>
                <w:szCs w:val="20"/>
              </w:rPr>
            </w:pPr>
            <w:r>
              <w:rPr>
                <w:rFonts w:asciiTheme="minorHAnsi" w:hAnsiTheme="minorHAnsi"/>
                <w:b/>
                <w:sz w:val="20"/>
                <w:szCs w:val="20"/>
              </w:rPr>
              <w:lastRenderedPageBreak/>
              <w:t>F</w:t>
            </w:r>
            <w:r w:rsidRPr="006D2E42">
              <w:rPr>
                <w:rFonts w:asciiTheme="minorHAnsi" w:hAnsiTheme="minorHAnsi"/>
                <w:b/>
                <w:sz w:val="20"/>
                <w:szCs w:val="20"/>
              </w:rPr>
              <w:t xml:space="preserve">. HERS-Verified Pipe Insulation </w:t>
            </w:r>
            <w:r>
              <w:rPr>
                <w:rFonts w:asciiTheme="minorHAnsi" w:hAnsiTheme="minorHAnsi"/>
                <w:b/>
                <w:sz w:val="20"/>
                <w:szCs w:val="20"/>
              </w:rPr>
              <w:t xml:space="preserve">Credit </w:t>
            </w:r>
            <w:r>
              <w:rPr>
                <w:rFonts w:asciiTheme="minorHAnsi" w:hAnsiTheme="minorHAnsi" w:cs="Arial"/>
                <w:b/>
                <w:sz w:val="20"/>
                <w:szCs w:val="20"/>
              </w:rPr>
              <w:t>Requirements</w:t>
            </w:r>
          </w:p>
          <w:p w14:paraId="22883A05" w14:textId="77777777" w:rsidR="006B46AF" w:rsidRPr="000B7CBA"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p>
          <w:p w14:paraId="22883A06" w14:textId="77777777" w:rsidR="006B46AF" w:rsidRPr="006D2E42" w:rsidRDefault="006B46AF" w:rsidP="006B46AF">
            <w:pPr>
              <w:spacing w:after="0" w:line="240" w:lineRule="auto"/>
              <w:rPr>
                <w:rFonts w:asciiTheme="minorHAnsi" w:hAnsiTheme="minorHAnsi" w:cs="Arial"/>
                <w:sz w:val="20"/>
                <w:szCs w:val="20"/>
              </w:rPr>
            </w:pPr>
            <w:r>
              <w:rPr>
                <w:rFonts w:asciiTheme="minorHAnsi" w:hAnsiTheme="minorHAnsi" w:cs="Arial"/>
                <w:sz w:val="20"/>
                <w:szCs w:val="20"/>
              </w:rPr>
              <w:t>&lt;&lt;If  there are no systems in column B14 that have a value = “</w:t>
            </w:r>
            <w:r w:rsidRPr="000B7CBA">
              <w:rPr>
                <w:rFonts w:asciiTheme="minorHAnsi" w:hAnsiTheme="minorHAnsi" w:cs="Arial"/>
                <w:sz w:val="20"/>
                <w:szCs w:val="20"/>
              </w:rPr>
              <w:t xml:space="preserve">HERS-Verified Pipe Insulation </w:t>
            </w:r>
            <w:r>
              <w:rPr>
                <w:rFonts w:asciiTheme="minorHAnsi" w:hAnsiTheme="minorHAnsi" w:cs="Arial"/>
                <w:sz w:val="20"/>
                <w:szCs w:val="20"/>
              </w:rPr>
              <w:t>Credit”</w:t>
            </w:r>
            <w:r w:rsidRPr="00C24D1F">
              <w:rPr>
                <w:rFonts w:asciiTheme="minorHAnsi" w:hAnsiTheme="minorHAnsi" w:cs="Arial"/>
                <w:sz w:val="20"/>
                <w:szCs w:val="20"/>
              </w:rPr>
              <w:t xml:space="preserve">, </w:t>
            </w:r>
            <w:r w:rsidRPr="00C24D1F">
              <w:rPr>
                <w:sz w:val="20"/>
                <w:szCs w:val="20"/>
              </w:rPr>
              <w:t>then display the "section does not apply" message</w:t>
            </w:r>
            <w:r>
              <w:rPr>
                <w:sz w:val="20"/>
                <w:szCs w:val="20"/>
              </w:rPr>
              <w:t>; else display this entire table</w:t>
            </w:r>
            <w:r w:rsidRPr="00C24D1F">
              <w:rPr>
                <w:sz w:val="20"/>
                <w:szCs w:val="20"/>
              </w:rPr>
              <w:t xml:space="preserve"> &gt;&gt;</w:t>
            </w:r>
          </w:p>
          <w:p w14:paraId="22883A07"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tc>
      </w:tr>
      <w:tr w:rsidR="006B46AF" w:rsidRPr="006D2E42" w14:paraId="22883A0B" w14:textId="77777777" w:rsidTr="006B46AF">
        <w:trPr>
          <w:trHeight w:hRule="exact" w:val="576"/>
          <w:tblHeader/>
        </w:trPr>
        <w:tc>
          <w:tcPr>
            <w:tcW w:w="826" w:type="dxa"/>
            <w:vAlign w:val="center"/>
          </w:tcPr>
          <w:p w14:paraId="22883A09" w14:textId="77777777" w:rsidR="006B46AF" w:rsidRPr="006D2E42"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790" w:type="dxa"/>
            <w:gridSpan w:val="2"/>
            <w:vAlign w:val="center"/>
          </w:tcPr>
          <w:p w14:paraId="22883A0A" w14:textId="77777777" w:rsidR="0001020B" w:rsidRDefault="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6D2E42">
              <w:rPr>
                <w:rFonts w:asciiTheme="minorHAnsi" w:hAnsiTheme="minorHAnsi"/>
                <w:sz w:val="20"/>
                <w:szCs w:val="20"/>
              </w:rPr>
              <w:t>All hot water piping shall comply with the insulation requirements in Table 120.3-A.</w:t>
            </w:r>
            <w:r>
              <w:rPr>
                <w:rFonts w:asciiTheme="minorHAnsi" w:hAnsiTheme="minorHAnsi"/>
                <w:sz w:val="20"/>
                <w:szCs w:val="20"/>
              </w:rPr>
              <w:t xml:space="preserve"> (RA 4.4.14)</w:t>
            </w:r>
          </w:p>
        </w:tc>
      </w:tr>
      <w:tr w:rsidR="00384A1C" w:rsidRPr="006D2E42" w14:paraId="22883A12" w14:textId="77777777" w:rsidTr="00313DA2">
        <w:trPr>
          <w:trHeight w:hRule="exact" w:val="1522"/>
          <w:tblHeader/>
        </w:trPr>
        <w:tc>
          <w:tcPr>
            <w:tcW w:w="826" w:type="dxa"/>
            <w:vAlign w:val="center"/>
          </w:tcPr>
          <w:p w14:paraId="22883A0C" w14:textId="77777777" w:rsidR="00384A1C" w:rsidRPr="00CA5824" w:rsidRDefault="00384A1C" w:rsidP="00C661C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02</w:t>
            </w:r>
          </w:p>
        </w:tc>
        <w:tc>
          <w:tcPr>
            <w:tcW w:w="3872" w:type="dxa"/>
            <w:vAlign w:val="center"/>
          </w:tcPr>
          <w:p w14:paraId="22883A0D" w14:textId="77777777" w:rsidR="00384A1C" w:rsidRPr="00CA5824" w:rsidRDefault="00384A1C" w:rsidP="00C661C8">
            <w:pPr>
              <w:spacing w:after="0"/>
              <w:rPr>
                <w:sz w:val="20"/>
                <w:szCs w:val="20"/>
              </w:rPr>
            </w:pPr>
            <w:r w:rsidRPr="00CA5824">
              <w:rPr>
                <w:sz w:val="20"/>
                <w:szCs w:val="18"/>
              </w:rPr>
              <w:t>Verification Status:</w:t>
            </w:r>
          </w:p>
        </w:tc>
        <w:tc>
          <w:tcPr>
            <w:tcW w:w="9918" w:type="dxa"/>
            <w:vAlign w:val="center"/>
          </w:tcPr>
          <w:p w14:paraId="22883A0E" w14:textId="77777777" w:rsidR="00384A1C" w:rsidRPr="00CA5824" w:rsidRDefault="00384A1C" w:rsidP="00C661C8">
            <w:pPr>
              <w:keepNext/>
              <w:spacing w:after="0" w:line="240" w:lineRule="auto"/>
              <w:rPr>
                <w:sz w:val="20"/>
                <w:szCs w:val="18"/>
              </w:rPr>
            </w:pPr>
            <w:r w:rsidRPr="00CA5824">
              <w:rPr>
                <w:sz w:val="20"/>
                <w:szCs w:val="18"/>
              </w:rPr>
              <w:t>&lt;&lt;user pick from list:</w:t>
            </w:r>
          </w:p>
          <w:p w14:paraId="22883A0F" w14:textId="77777777" w:rsidR="00384A1C" w:rsidRPr="00CA5824" w:rsidRDefault="00384A1C" w:rsidP="00C661C8">
            <w:pPr>
              <w:keepNext/>
              <w:tabs>
                <w:tab w:val="left" w:pos="356"/>
              </w:tabs>
              <w:spacing w:after="0" w:line="240" w:lineRule="auto"/>
              <w:rPr>
                <w:sz w:val="20"/>
                <w:szCs w:val="18"/>
              </w:rPr>
            </w:pPr>
            <w:r w:rsidRPr="00CA5824">
              <w:rPr>
                <w:sz w:val="20"/>
                <w:szCs w:val="18"/>
              </w:rPr>
              <w:t xml:space="preserve">*** </w:t>
            </w:r>
            <w:r w:rsidRPr="00CA5824">
              <w:rPr>
                <w:sz w:val="20"/>
                <w:szCs w:val="18"/>
                <w:u w:val="single"/>
              </w:rPr>
              <w:t>Pass</w:t>
            </w:r>
            <w:r w:rsidRPr="00CA5824">
              <w:rPr>
                <w:sz w:val="20"/>
                <w:szCs w:val="18"/>
              </w:rPr>
              <w:t xml:space="preserve"> - all applicable requirements are met; or</w:t>
            </w:r>
          </w:p>
          <w:p w14:paraId="22883A10" w14:textId="77777777" w:rsidR="00384A1C" w:rsidRPr="00CA5824" w:rsidRDefault="00384A1C" w:rsidP="00C661C8">
            <w:pPr>
              <w:keepNext/>
              <w:tabs>
                <w:tab w:val="left" w:pos="356"/>
              </w:tabs>
              <w:spacing w:after="0" w:line="240" w:lineRule="auto"/>
              <w:ind w:left="356" w:hanging="356"/>
              <w:rPr>
                <w:sz w:val="20"/>
                <w:szCs w:val="18"/>
              </w:rPr>
            </w:pPr>
            <w:r w:rsidRPr="00CA5824">
              <w:rPr>
                <w:sz w:val="20"/>
                <w:szCs w:val="18"/>
              </w:rPr>
              <w:t xml:space="preserve">*** </w:t>
            </w:r>
            <w:r w:rsidRPr="00CA5824">
              <w:rPr>
                <w:sz w:val="20"/>
                <w:szCs w:val="18"/>
                <w:u w:val="single"/>
              </w:rPr>
              <w:t>Fail</w:t>
            </w:r>
            <w:r w:rsidRPr="00CA5824">
              <w:rPr>
                <w:sz w:val="20"/>
                <w:szCs w:val="18"/>
              </w:rPr>
              <w:t xml:space="preserve"> - one or more applicable requirements are not met. Enter reason for failure in corrections notes field below; or</w:t>
            </w:r>
          </w:p>
          <w:p w14:paraId="22883A11" w14:textId="77777777" w:rsidR="00384A1C" w:rsidRPr="00CA5824" w:rsidRDefault="00384A1C" w:rsidP="00C661C8">
            <w:pPr>
              <w:keepNext/>
              <w:tabs>
                <w:tab w:val="left" w:pos="366"/>
              </w:tabs>
              <w:spacing w:after="0" w:line="240" w:lineRule="auto"/>
              <w:rPr>
                <w:sz w:val="20"/>
                <w:szCs w:val="18"/>
              </w:rPr>
            </w:pPr>
            <w:r w:rsidRPr="00CA5824">
              <w:rPr>
                <w:sz w:val="20"/>
                <w:szCs w:val="18"/>
              </w:rPr>
              <w:t xml:space="preserve">*** </w:t>
            </w:r>
            <w:r w:rsidRPr="00CA5824">
              <w:rPr>
                <w:sz w:val="20"/>
                <w:szCs w:val="18"/>
                <w:u w:val="single"/>
              </w:rPr>
              <w:t>All n/a</w:t>
            </w:r>
            <w:r w:rsidRPr="00CA5824">
              <w:rPr>
                <w:sz w:val="20"/>
                <w:szCs w:val="18"/>
              </w:rPr>
              <w:t xml:space="preserve"> - This entire table is not applicable</w:t>
            </w:r>
          </w:p>
        </w:tc>
      </w:tr>
      <w:tr w:rsidR="00384A1C" w:rsidRPr="006D2E42" w14:paraId="22883A15" w14:textId="77777777" w:rsidTr="006B46AF">
        <w:trPr>
          <w:trHeight w:hRule="exact" w:val="576"/>
          <w:tblHeader/>
        </w:trPr>
        <w:tc>
          <w:tcPr>
            <w:tcW w:w="826" w:type="dxa"/>
            <w:vAlign w:val="center"/>
          </w:tcPr>
          <w:p w14:paraId="22883A13" w14:textId="77777777" w:rsidR="00384A1C" w:rsidRPr="00CA5824" w:rsidRDefault="00384A1C" w:rsidP="00C661C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03</w:t>
            </w:r>
          </w:p>
        </w:tc>
        <w:tc>
          <w:tcPr>
            <w:tcW w:w="13790" w:type="dxa"/>
            <w:gridSpan w:val="2"/>
            <w:vAlign w:val="center"/>
          </w:tcPr>
          <w:p w14:paraId="22883A14" w14:textId="77777777" w:rsidR="00384A1C" w:rsidRPr="00CA5824" w:rsidRDefault="00384A1C" w:rsidP="00C661C8">
            <w:pPr>
              <w:spacing w:after="0"/>
              <w:rPr>
                <w:sz w:val="20"/>
                <w:szCs w:val="20"/>
              </w:rPr>
            </w:pPr>
            <w:r w:rsidRPr="00CA5824">
              <w:rPr>
                <w:sz w:val="20"/>
                <w:szCs w:val="18"/>
              </w:rPr>
              <w:t xml:space="preserve">Correction Notes: &lt;&lt;if </w:t>
            </w:r>
            <w:r w:rsidRPr="00CA5824">
              <w:rPr>
                <w:sz w:val="20"/>
                <w:szCs w:val="18"/>
                <w:u w:val="single"/>
              </w:rPr>
              <w:t>Verification Status</w:t>
            </w:r>
            <w:r w:rsidRPr="00CA5824">
              <w:rPr>
                <w:sz w:val="20"/>
                <w:szCs w:val="18"/>
              </w:rPr>
              <w:t xml:space="preserve">= </w:t>
            </w:r>
            <w:r w:rsidRPr="00CA5824">
              <w:rPr>
                <w:sz w:val="20"/>
                <w:szCs w:val="18"/>
                <w:u w:val="single"/>
              </w:rPr>
              <w:t>Fail</w:t>
            </w:r>
            <w:r w:rsidRPr="00CA5824">
              <w:rPr>
                <w:sz w:val="20"/>
                <w:szCs w:val="18"/>
              </w:rPr>
              <w:t>, then text entry in this Corrections Notes field is required;  user input text&gt;&gt;</w:t>
            </w:r>
          </w:p>
        </w:tc>
      </w:tr>
      <w:tr w:rsidR="00384A1C" w:rsidRPr="000E1685" w14:paraId="22883A17" w14:textId="77777777" w:rsidTr="00DD6E85">
        <w:trPr>
          <w:trHeight w:hRule="exact" w:val="496"/>
          <w:tblHeader/>
        </w:trPr>
        <w:tc>
          <w:tcPr>
            <w:tcW w:w="14616" w:type="dxa"/>
            <w:gridSpan w:val="3"/>
            <w:tcBorders>
              <w:top w:val="single" w:sz="4" w:space="0" w:color="000000"/>
              <w:left w:val="single" w:sz="4" w:space="0" w:color="000000"/>
              <w:bottom w:val="single" w:sz="4" w:space="0" w:color="auto"/>
              <w:right w:val="single" w:sz="4" w:space="0" w:color="000000"/>
            </w:tcBorders>
          </w:tcPr>
          <w:p w14:paraId="22883A16" w14:textId="77777777" w:rsidR="00384A1C" w:rsidRPr="000E1685" w:rsidRDefault="00DD6E85" w:rsidP="006B46AF">
            <w:pPr>
              <w:spacing w:after="0" w:line="240" w:lineRule="auto"/>
              <w:rPr>
                <w:rFonts w:asciiTheme="minorHAnsi" w:hAnsiTheme="minorHAnsi"/>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22883A18" w14:textId="77777777" w:rsidR="006B46AF" w:rsidRDefault="006B46AF" w:rsidP="006B46AF">
      <w:pPr>
        <w:spacing w:after="0"/>
      </w:pPr>
    </w:p>
    <w:tbl>
      <w:tblPr>
        <w:tblW w:w="500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9"/>
        <w:gridCol w:w="3869"/>
        <w:gridCol w:w="9918"/>
        <w:gridCol w:w="15"/>
      </w:tblGrid>
      <w:tr w:rsidR="006B46AF" w:rsidRPr="006D2E42" w14:paraId="22883A1C" w14:textId="77777777" w:rsidTr="00384A1C">
        <w:trPr>
          <w:gridAfter w:val="1"/>
          <w:wAfter w:w="15" w:type="dxa"/>
          <w:trHeight w:hRule="exact" w:val="802"/>
          <w:tblHeader/>
        </w:trPr>
        <w:tc>
          <w:tcPr>
            <w:tcW w:w="14616" w:type="dxa"/>
            <w:gridSpan w:val="3"/>
            <w:tcBorders>
              <w:bottom w:val="single" w:sz="4" w:space="0" w:color="auto"/>
            </w:tcBorders>
          </w:tcPr>
          <w:p w14:paraId="22883A19"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Pr>
                <w:rFonts w:asciiTheme="minorHAnsi" w:hAnsiTheme="minorHAnsi"/>
                <w:b/>
                <w:sz w:val="20"/>
                <w:szCs w:val="20"/>
              </w:rPr>
              <w:t xml:space="preserve">G. </w:t>
            </w:r>
            <w:r w:rsidRPr="006D2E42">
              <w:rPr>
                <w:rFonts w:asciiTheme="minorHAnsi" w:hAnsiTheme="minorHAnsi"/>
                <w:b/>
                <w:sz w:val="20"/>
                <w:szCs w:val="20"/>
              </w:rPr>
              <w:t xml:space="preserve">HERS-Verified Parallel Piping </w:t>
            </w:r>
            <w:r>
              <w:rPr>
                <w:rFonts w:asciiTheme="minorHAnsi" w:hAnsiTheme="minorHAnsi" w:cs="Arial"/>
                <w:b/>
                <w:sz w:val="20"/>
                <w:szCs w:val="20"/>
              </w:rPr>
              <w:t>Requirements</w:t>
            </w:r>
          </w:p>
          <w:p w14:paraId="22883A1A"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284D0A">
              <w:rPr>
                <w:rFonts w:asciiTheme="minorHAnsi" w:hAnsiTheme="minorHAnsi"/>
                <w:sz w:val="20"/>
                <w:szCs w:val="20"/>
              </w:rPr>
              <w:t>Systems that utilize this distribution type shall comply with these requirements</w:t>
            </w:r>
          </w:p>
          <w:p w14:paraId="22883A1B"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cs="Arial"/>
                <w:sz w:val="20"/>
                <w:szCs w:val="20"/>
              </w:rPr>
              <w:t>&lt;&lt;If there are no systems in column B14 that have a value = “</w:t>
            </w:r>
            <w:r w:rsidRPr="000B7CBA">
              <w:rPr>
                <w:rFonts w:asciiTheme="minorHAnsi" w:hAnsiTheme="minorHAnsi" w:cs="Arial"/>
                <w:sz w:val="20"/>
                <w:szCs w:val="20"/>
              </w:rPr>
              <w:t>HERS-Verified Parallel Piping</w:t>
            </w:r>
            <w:r>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Pr>
                <w:sz w:val="20"/>
                <w:szCs w:val="20"/>
              </w:rPr>
              <w:t>; else display this entire table</w:t>
            </w:r>
            <w:r w:rsidRPr="00C24D1F">
              <w:rPr>
                <w:sz w:val="20"/>
                <w:szCs w:val="20"/>
              </w:rPr>
              <w:t xml:space="preserve"> &gt;&gt;</w:t>
            </w:r>
          </w:p>
        </w:tc>
      </w:tr>
      <w:tr w:rsidR="006B46AF" w:rsidRPr="006D2E42" w14:paraId="22883A1F" w14:textId="77777777" w:rsidTr="00384A1C">
        <w:trPr>
          <w:trHeight w:hRule="exact" w:val="288"/>
          <w:tblHeader/>
        </w:trPr>
        <w:tc>
          <w:tcPr>
            <w:tcW w:w="829" w:type="dxa"/>
            <w:vAlign w:val="center"/>
          </w:tcPr>
          <w:p w14:paraId="22883A1D" w14:textId="77777777" w:rsidR="006B46AF" w:rsidRPr="006D2E42"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02" w:type="dxa"/>
            <w:gridSpan w:val="3"/>
            <w:vAlign w:val="center"/>
          </w:tcPr>
          <w:p w14:paraId="22883A1E" w14:textId="77777777" w:rsidR="006B46AF" w:rsidRPr="006D2E42"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Each c</w:t>
            </w:r>
            <w:r w:rsidRPr="006D2E42">
              <w:rPr>
                <w:rFonts w:asciiTheme="minorHAnsi" w:hAnsiTheme="minorHAnsi"/>
                <w:sz w:val="20"/>
                <w:szCs w:val="20"/>
              </w:rPr>
              <w:t xml:space="preserve">entral manifold </w:t>
            </w:r>
            <w:r>
              <w:rPr>
                <w:rFonts w:asciiTheme="minorHAnsi" w:hAnsiTheme="minorHAnsi"/>
                <w:sz w:val="20"/>
                <w:szCs w:val="20"/>
              </w:rPr>
              <w:t>has</w:t>
            </w:r>
            <w:r w:rsidRPr="006D2E42">
              <w:rPr>
                <w:rFonts w:asciiTheme="minorHAnsi" w:hAnsiTheme="minorHAnsi"/>
                <w:sz w:val="20"/>
                <w:szCs w:val="20"/>
              </w:rPr>
              <w:t xml:space="preserve"> </w:t>
            </w:r>
            <w:r>
              <w:rPr>
                <w:rFonts w:asciiTheme="minorHAnsi" w:hAnsiTheme="minorHAnsi"/>
                <w:sz w:val="20"/>
                <w:szCs w:val="20"/>
              </w:rPr>
              <w:t>5</w:t>
            </w:r>
            <w:r w:rsidRPr="006D2E42">
              <w:rPr>
                <w:rFonts w:asciiTheme="minorHAnsi" w:hAnsiTheme="minorHAnsi"/>
                <w:sz w:val="20"/>
                <w:szCs w:val="20"/>
              </w:rPr>
              <w:t xml:space="preserve"> feet or less of pipe between manifold and water heater</w:t>
            </w:r>
            <w:r>
              <w:rPr>
                <w:rFonts w:asciiTheme="minorHAnsi" w:hAnsiTheme="minorHAnsi"/>
                <w:sz w:val="20"/>
                <w:szCs w:val="20"/>
              </w:rPr>
              <w:t>. (RA 4.4.15)</w:t>
            </w:r>
          </w:p>
        </w:tc>
      </w:tr>
      <w:tr w:rsidR="006B46AF" w:rsidRPr="006D2E42" w14:paraId="22883A22" w14:textId="77777777" w:rsidTr="00384A1C">
        <w:trPr>
          <w:trHeight w:hRule="exact" w:val="288"/>
          <w:tblHeader/>
        </w:trPr>
        <w:tc>
          <w:tcPr>
            <w:tcW w:w="829" w:type="dxa"/>
            <w:vAlign w:val="center"/>
          </w:tcPr>
          <w:p w14:paraId="22883A20" w14:textId="77777777" w:rsidR="006B46AF" w:rsidRPr="006D2E42"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02" w:type="dxa"/>
            <w:gridSpan w:val="3"/>
            <w:vAlign w:val="center"/>
          </w:tcPr>
          <w:p w14:paraId="22883A21" w14:textId="77777777" w:rsidR="006B46AF" w:rsidRPr="006D2E42"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For m</w:t>
            </w:r>
            <w:r w:rsidRPr="006D2E42">
              <w:rPr>
                <w:rFonts w:asciiTheme="minorHAnsi" w:hAnsiTheme="minorHAnsi"/>
                <w:sz w:val="20"/>
                <w:szCs w:val="20"/>
              </w:rPr>
              <w:t>anifolds that include valves</w:t>
            </w:r>
            <w:r>
              <w:rPr>
                <w:rFonts w:asciiTheme="minorHAnsi" w:hAnsiTheme="minorHAnsi"/>
                <w:sz w:val="20"/>
                <w:szCs w:val="20"/>
              </w:rPr>
              <w:t>,</w:t>
            </w:r>
            <w:r w:rsidRPr="006D2E42">
              <w:rPr>
                <w:rFonts w:asciiTheme="minorHAnsi" w:hAnsiTheme="minorHAnsi"/>
                <w:sz w:val="20"/>
                <w:szCs w:val="20"/>
              </w:rPr>
              <w:t xml:space="preserve"> the manifold must be readily accessible in accordance with the plumbing code.</w:t>
            </w:r>
            <w:r>
              <w:rPr>
                <w:rFonts w:asciiTheme="minorHAnsi" w:hAnsiTheme="minorHAnsi"/>
                <w:sz w:val="20"/>
                <w:szCs w:val="20"/>
              </w:rPr>
              <w:t xml:space="preserve"> (RA 4.4.4)</w:t>
            </w:r>
          </w:p>
        </w:tc>
      </w:tr>
      <w:tr w:rsidR="006B46AF" w:rsidRPr="006D2E42" w14:paraId="22883A25" w14:textId="77777777" w:rsidTr="00384A1C">
        <w:trPr>
          <w:trHeight w:hRule="exact" w:val="576"/>
          <w:tblHeader/>
        </w:trPr>
        <w:tc>
          <w:tcPr>
            <w:tcW w:w="829" w:type="dxa"/>
            <w:vAlign w:val="center"/>
          </w:tcPr>
          <w:p w14:paraId="22883A23" w14:textId="77777777" w:rsidR="006B46AF" w:rsidRPr="006D2E42"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802" w:type="dxa"/>
            <w:gridSpan w:val="3"/>
            <w:vAlign w:val="center"/>
          </w:tcPr>
          <w:p w14:paraId="22883A24" w14:textId="77777777" w:rsidR="006B46AF" w:rsidRPr="006D2E42"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6D2E42">
              <w:rPr>
                <w:rFonts w:asciiTheme="minorHAnsi" w:hAnsiTheme="minorHAnsi"/>
                <w:sz w:val="20"/>
                <w:szCs w:val="20"/>
              </w:rPr>
              <w:t xml:space="preserve">Hot water distribution system piping from the manifold to the fixtures and appliances must take the most direct path.  </w:t>
            </w:r>
            <w:r>
              <w:rPr>
                <w:rFonts w:asciiTheme="minorHAnsi" w:hAnsiTheme="minorHAnsi"/>
                <w:sz w:val="20"/>
                <w:szCs w:val="20"/>
              </w:rPr>
              <w:t>For example, p</w:t>
            </w:r>
            <w:r w:rsidRPr="006D2E42">
              <w:rPr>
                <w:rFonts w:asciiTheme="minorHAnsi" w:hAnsiTheme="minorHAnsi"/>
                <w:sz w:val="20"/>
                <w:szCs w:val="20"/>
              </w:rPr>
              <w:t>iping from a second story manifold cannot supply the first floor</w:t>
            </w:r>
            <w:r>
              <w:rPr>
                <w:rFonts w:asciiTheme="minorHAnsi" w:hAnsiTheme="minorHAnsi"/>
                <w:sz w:val="20"/>
                <w:szCs w:val="20"/>
              </w:rPr>
              <w:t>.  (RA 4.4.4)</w:t>
            </w:r>
          </w:p>
        </w:tc>
      </w:tr>
      <w:tr w:rsidR="006B46AF" w:rsidRPr="006D2E42" w14:paraId="22883A28" w14:textId="77777777" w:rsidTr="00384A1C">
        <w:trPr>
          <w:trHeight w:hRule="exact" w:val="667"/>
          <w:tblHeader/>
        </w:trPr>
        <w:tc>
          <w:tcPr>
            <w:tcW w:w="829" w:type="dxa"/>
            <w:vAlign w:val="center"/>
          </w:tcPr>
          <w:p w14:paraId="22883A26" w14:textId="77777777" w:rsidR="006B46AF" w:rsidRPr="006D2E42"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802" w:type="dxa"/>
            <w:gridSpan w:val="3"/>
            <w:vAlign w:val="center"/>
          </w:tcPr>
          <w:p w14:paraId="22883A27" w14:textId="656AEB9A" w:rsidR="006B46AF" w:rsidRPr="006D2E42" w:rsidRDefault="006B46AF" w:rsidP="00F312B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6D2E42">
              <w:rPr>
                <w:rFonts w:asciiTheme="minorHAnsi" w:hAnsiTheme="minorHAnsi"/>
                <w:sz w:val="20"/>
                <w:szCs w:val="20"/>
              </w:rPr>
              <w:t xml:space="preserve">The hot water distribution piping must be separated by at least </w:t>
            </w:r>
            <w:r w:rsidR="00F312B5">
              <w:rPr>
                <w:rFonts w:asciiTheme="minorHAnsi" w:hAnsiTheme="minorHAnsi"/>
                <w:sz w:val="20"/>
                <w:szCs w:val="20"/>
              </w:rPr>
              <w:t>2</w:t>
            </w:r>
            <w:r w:rsidR="00F312B5" w:rsidRPr="006D2E42">
              <w:rPr>
                <w:rFonts w:asciiTheme="minorHAnsi" w:hAnsiTheme="minorHAnsi"/>
                <w:sz w:val="20"/>
                <w:szCs w:val="20"/>
              </w:rPr>
              <w:t xml:space="preserve"> </w:t>
            </w:r>
            <w:r w:rsidRPr="006D2E42">
              <w:rPr>
                <w:rFonts w:asciiTheme="minorHAnsi" w:hAnsiTheme="minorHAnsi"/>
                <w:sz w:val="20"/>
                <w:szCs w:val="20"/>
              </w:rPr>
              <w:t>inches from any other hot water supply piping</w:t>
            </w:r>
            <w:r>
              <w:rPr>
                <w:rFonts w:asciiTheme="minorHAnsi" w:hAnsiTheme="minorHAnsi"/>
                <w:sz w:val="20"/>
                <w:szCs w:val="20"/>
              </w:rPr>
              <w:t xml:space="preserve">, and </w:t>
            </w:r>
            <w:r w:rsidRPr="00CC3747">
              <w:rPr>
                <w:rFonts w:asciiTheme="minorHAnsi" w:hAnsiTheme="minorHAnsi"/>
                <w:sz w:val="20"/>
                <w:szCs w:val="20"/>
              </w:rPr>
              <w:t xml:space="preserve">at least </w:t>
            </w:r>
            <w:r w:rsidR="00F312B5">
              <w:rPr>
                <w:rFonts w:asciiTheme="minorHAnsi" w:hAnsiTheme="minorHAnsi"/>
                <w:sz w:val="20"/>
                <w:szCs w:val="20"/>
              </w:rPr>
              <w:t>6</w:t>
            </w:r>
            <w:r w:rsidR="00F312B5" w:rsidRPr="00CC3747">
              <w:rPr>
                <w:rFonts w:asciiTheme="minorHAnsi" w:hAnsiTheme="minorHAnsi"/>
                <w:sz w:val="20"/>
                <w:szCs w:val="20"/>
              </w:rPr>
              <w:t xml:space="preserve"> </w:t>
            </w:r>
            <w:r w:rsidRPr="00CC3747">
              <w:rPr>
                <w:rFonts w:asciiTheme="minorHAnsi" w:hAnsiTheme="minorHAnsi"/>
                <w:sz w:val="20"/>
                <w:szCs w:val="20"/>
              </w:rPr>
              <w:t>inches from any cold water supply piping</w:t>
            </w:r>
            <w:r>
              <w:rPr>
                <w:rFonts w:asciiTheme="minorHAnsi" w:hAnsiTheme="minorHAnsi"/>
                <w:sz w:val="20"/>
                <w:szCs w:val="20"/>
              </w:rPr>
              <w:t xml:space="preserve">.  Alternatively, </w:t>
            </w:r>
            <w:r w:rsidRPr="00CC3747">
              <w:rPr>
                <w:rFonts w:asciiTheme="minorHAnsi" w:hAnsiTheme="minorHAnsi"/>
                <w:sz w:val="20"/>
                <w:szCs w:val="20"/>
              </w:rPr>
              <w:t>the hot water supply piping must be</w:t>
            </w:r>
            <w:r>
              <w:rPr>
                <w:rFonts w:asciiTheme="minorHAnsi" w:hAnsiTheme="minorHAnsi"/>
                <w:sz w:val="20"/>
                <w:szCs w:val="20"/>
              </w:rPr>
              <w:t xml:space="preserve"> </w:t>
            </w:r>
            <w:r w:rsidRPr="00CC3747">
              <w:rPr>
                <w:rFonts w:asciiTheme="minorHAnsi" w:hAnsiTheme="minorHAnsi"/>
                <w:sz w:val="20"/>
                <w:szCs w:val="20"/>
              </w:rPr>
              <w:t xml:space="preserve">insulated </w:t>
            </w:r>
            <w:r>
              <w:rPr>
                <w:rFonts w:asciiTheme="minorHAnsi" w:hAnsiTheme="minorHAnsi"/>
                <w:sz w:val="20"/>
                <w:szCs w:val="20"/>
              </w:rPr>
              <w:t>to the thicknesses shown in TABLE 120.3-A</w:t>
            </w:r>
            <w:r w:rsidRPr="00CC3747">
              <w:rPr>
                <w:rFonts w:asciiTheme="minorHAnsi" w:hAnsiTheme="minorHAnsi"/>
                <w:sz w:val="20"/>
                <w:szCs w:val="20"/>
              </w:rPr>
              <w:t>.</w:t>
            </w:r>
            <w:r>
              <w:rPr>
                <w:rFonts w:asciiTheme="minorHAnsi" w:hAnsiTheme="minorHAnsi"/>
                <w:sz w:val="20"/>
                <w:szCs w:val="20"/>
              </w:rPr>
              <w:t xml:space="preserve"> (RA 4.4.4)</w:t>
            </w:r>
          </w:p>
        </w:tc>
      </w:tr>
      <w:tr w:rsidR="00384A1C" w:rsidRPr="006D2E42" w14:paraId="22883A2F" w14:textId="77777777" w:rsidTr="00313DA2">
        <w:trPr>
          <w:trHeight w:hRule="exact" w:val="1234"/>
          <w:tblHeader/>
        </w:trPr>
        <w:tc>
          <w:tcPr>
            <w:tcW w:w="829" w:type="dxa"/>
            <w:vAlign w:val="center"/>
          </w:tcPr>
          <w:p w14:paraId="22883A29" w14:textId="77777777" w:rsidR="00384A1C" w:rsidRPr="00CA5824" w:rsidRDefault="00384A1C" w:rsidP="00C661C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05</w:t>
            </w:r>
          </w:p>
        </w:tc>
        <w:tc>
          <w:tcPr>
            <w:tcW w:w="3869" w:type="dxa"/>
            <w:vAlign w:val="center"/>
          </w:tcPr>
          <w:p w14:paraId="22883A2A" w14:textId="77777777" w:rsidR="00384A1C" w:rsidRPr="00CA5824" w:rsidRDefault="00384A1C" w:rsidP="00C661C8">
            <w:pPr>
              <w:spacing w:after="0"/>
              <w:rPr>
                <w:sz w:val="20"/>
                <w:szCs w:val="20"/>
              </w:rPr>
            </w:pPr>
            <w:r w:rsidRPr="00CA5824">
              <w:rPr>
                <w:sz w:val="20"/>
                <w:szCs w:val="18"/>
              </w:rPr>
              <w:t>Verification Status:</w:t>
            </w:r>
          </w:p>
        </w:tc>
        <w:tc>
          <w:tcPr>
            <w:tcW w:w="9933" w:type="dxa"/>
            <w:gridSpan w:val="2"/>
            <w:vAlign w:val="center"/>
          </w:tcPr>
          <w:p w14:paraId="22883A2B" w14:textId="77777777" w:rsidR="00384A1C" w:rsidRPr="00CA5824" w:rsidRDefault="00384A1C" w:rsidP="00C661C8">
            <w:pPr>
              <w:keepNext/>
              <w:spacing w:after="0" w:line="240" w:lineRule="auto"/>
              <w:rPr>
                <w:sz w:val="20"/>
                <w:szCs w:val="18"/>
              </w:rPr>
            </w:pPr>
            <w:r w:rsidRPr="00CA5824">
              <w:rPr>
                <w:sz w:val="20"/>
                <w:szCs w:val="18"/>
              </w:rPr>
              <w:t>&lt;&lt;user pick from list:</w:t>
            </w:r>
          </w:p>
          <w:p w14:paraId="22883A2C" w14:textId="77777777" w:rsidR="00384A1C" w:rsidRPr="00CA5824" w:rsidRDefault="00384A1C" w:rsidP="00C661C8">
            <w:pPr>
              <w:keepNext/>
              <w:tabs>
                <w:tab w:val="left" w:pos="356"/>
              </w:tabs>
              <w:spacing w:after="0" w:line="240" w:lineRule="auto"/>
              <w:rPr>
                <w:sz w:val="20"/>
                <w:szCs w:val="18"/>
              </w:rPr>
            </w:pPr>
            <w:r w:rsidRPr="00CA5824">
              <w:rPr>
                <w:sz w:val="20"/>
                <w:szCs w:val="18"/>
              </w:rPr>
              <w:t xml:space="preserve">*** </w:t>
            </w:r>
            <w:r w:rsidRPr="00CA5824">
              <w:rPr>
                <w:sz w:val="20"/>
                <w:szCs w:val="18"/>
                <w:u w:val="single"/>
              </w:rPr>
              <w:t>Pass</w:t>
            </w:r>
            <w:r w:rsidRPr="00CA5824">
              <w:rPr>
                <w:sz w:val="20"/>
                <w:szCs w:val="18"/>
              </w:rPr>
              <w:t xml:space="preserve"> - all applicable requirements are met; or</w:t>
            </w:r>
          </w:p>
          <w:p w14:paraId="22883A2D" w14:textId="77777777" w:rsidR="00384A1C" w:rsidRPr="00CA5824" w:rsidRDefault="00384A1C" w:rsidP="00C661C8">
            <w:pPr>
              <w:keepNext/>
              <w:tabs>
                <w:tab w:val="left" w:pos="356"/>
              </w:tabs>
              <w:spacing w:after="0" w:line="240" w:lineRule="auto"/>
              <w:ind w:left="356" w:hanging="356"/>
              <w:rPr>
                <w:sz w:val="20"/>
                <w:szCs w:val="18"/>
              </w:rPr>
            </w:pPr>
            <w:r w:rsidRPr="00CA5824">
              <w:rPr>
                <w:sz w:val="20"/>
                <w:szCs w:val="18"/>
              </w:rPr>
              <w:t xml:space="preserve">*** </w:t>
            </w:r>
            <w:r w:rsidRPr="00CA5824">
              <w:rPr>
                <w:sz w:val="20"/>
                <w:szCs w:val="18"/>
                <w:u w:val="single"/>
              </w:rPr>
              <w:t>Fail</w:t>
            </w:r>
            <w:r w:rsidRPr="00CA5824">
              <w:rPr>
                <w:sz w:val="20"/>
                <w:szCs w:val="18"/>
              </w:rPr>
              <w:t xml:space="preserve"> - one or more applicable requirements are not met. Enter reason for failure in corrections notes field below; or</w:t>
            </w:r>
          </w:p>
          <w:p w14:paraId="22883A2E" w14:textId="77777777" w:rsidR="00384A1C" w:rsidRPr="00CA5824" w:rsidRDefault="00384A1C" w:rsidP="00C661C8">
            <w:pPr>
              <w:keepNext/>
              <w:tabs>
                <w:tab w:val="left" w:pos="366"/>
              </w:tabs>
              <w:spacing w:after="0" w:line="240" w:lineRule="auto"/>
              <w:rPr>
                <w:sz w:val="20"/>
                <w:szCs w:val="18"/>
              </w:rPr>
            </w:pPr>
            <w:r w:rsidRPr="00CA5824">
              <w:rPr>
                <w:sz w:val="20"/>
                <w:szCs w:val="18"/>
              </w:rPr>
              <w:t xml:space="preserve">*** </w:t>
            </w:r>
            <w:r w:rsidRPr="00CA5824">
              <w:rPr>
                <w:sz w:val="20"/>
                <w:szCs w:val="18"/>
                <w:u w:val="single"/>
              </w:rPr>
              <w:t>All n/a</w:t>
            </w:r>
            <w:r w:rsidRPr="00CA5824">
              <w:rPr>
                <w:sz w:val="20"/>
                <w:szCs w:val="18"/>
              </w:rPr>
              <w:t xml:space="preserve"> - This entire table is not applicable</w:t>
            </w:r>
          </w:p>
        </w:tc>
      </w:tr>
      <w:tr w:rsidR="00384A1C" w:rsidRPr="006D2E42" w14:paraId="22883A32" w14:textId="77777777" w:rsidTr="00384A1C">
        <w:trPr>
          <w:trHeight w:hRule="exact" w:val="667"/>
          <w:tblHeader/>
        </w:trPr>
        <w:tc>
          <w:tcPr>
            <w:tcW w:w="829" w:type="dxa"/>
            <w:vAlign w:val="center"/>
          </w:tcPr>
          <w:p w14:paraId="22883A30" w14:textId="77777777" w:rsidR="00384A1C" w:rsidRPr="00CA5824" w:rsidRDefault="00384A1C" w:rsidP="00C661C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06</w:t>
            </w:r>
          </w:p>
        </w:tc>
        <w:tc>
          <w:tcPr>
            <w:tcW w:w="13802" w:type="dxa"/>
            <w:gridSpan w:val="3"/>
            <w:vAlign w:val="center"/>
          </w:tcPr>
          <w:p w14:paraId="22883A31" w14:textId="77777777" w:rsidR="00384A1C" w:rsidRPr="00CA5824" w:rsidRDefault="00384A1C" w:rsidP="00C661C8">
            <w:pPr>
              <w:spacing w:after="0"/>
              <w:rPr>
                <w:sz w:val="20"/>
                <w:szCs w:val="20"/>
              </w:rPr>
            </w:pPr>
            <w:r w:rsidRPr="00CA5824">
              <w:rPr>
                <w:sz w:val="20"/>
                <w:szCs w:val="18"/>
              </w:rPr>
              <w:t xml:space="preserve">Correction Notes: &lt;&lt;if </w:t>
            </w:r>
            <w:r w:rsidRPr="00CA5824">
              <w:rPr>
                <w:sz w:val="20"/>
                <w:szCs w:val="18"/>
                <w:u w:val="single"/>
              </w:rPr>
              <w:t>Verification Status</w:t>
            </w:r>
            <w:r w:rsidRPr="00CA5824">
              <w:rPr>
                <w:sz w:val="20"/>
                <w:szCs w:val="18"/>
              </w:rPr>
              <w:t xml:space="preserve">= </w:t>
            </w:r>
            <w:r w:rsidRPr="00CA5824">
              <w:rPr>
                <w:sz w:val="20"/>
                <w:szCs w:val="18"/>
                <w:u w:val="single"/>
              </w:rPr>
              <w:t>Fail</w:t>
            </w:r>
            <w:r w:rsidRPr="00CA5824">
              <w:rPr>
                <w:sz w:val="20"/>
                <w:szCs w:val="18"/>
              </w:rPr>
              <w:t>, then text entry in this Corrections Notes field is required;  user input text&gt;&gt;</w:t>
            </w:r>
          </w:p>
        </w:tc>
      </w:tr>
      <w:tr w:rsidR="00384A1C" w:rsidRPr="000E1685" w14:paraId="22883A34" w14:textId="77777777" w:rsidTr="00DD6E85">
        <w:trPr>
          <w:gridAfter w:val="1"/>
          <w:wAfter w:w="15" w:type="dxa"/>
          <w:trHeight w:hRule="exact" w:val="487"/>
          <w:tblHeader/>
        </w:trPr>
        <w:tc>
          <w:tcPr>
            <w:tcW w:w="14616" w:type="dxa"/>
            <w:gridSpan w:val="3"/>
            <w:tcBorders>
              <w:top w:val="single" w:sz="4" w:space="0" w:color="000000"/>
              <w:left w:val="single" w:sz="4" w:space="0" w:color="000000"/>
              <w:bottom w:val="single" w:sz="4" w:space="0" w:color="auto"/>
              <w:right w:val="single" w:sz="4" w:space="0" w:color="000000"/>
            </w:tcBorders>
          </w:tcPr>
          <w:p w14:paraId="22883A33" w14:textId="77777777" w:rsidR="00384A1C" w:rsidRPr="000E1685" w:rsidRDefault="00DD6E85"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22883A35" w14:textId="77777777" w:rsidR="006B46AF" w:rsidRPr="006D2E42" w:rsidRDefault="006B46AF" w:rsidP="006B46AF">
      <w:pPr>
        <w:spacing w:after="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1"/>
        <w:gridCol w:w="3867"/>
        <w:gridCol w:w="3360"/>
        <w:gridCol w:w="6558"/>
      </w:tblGrid>
      <w:tr w:rsidR="006B46AF" w:rsidRPr="006D2E42" w14:paraId="22883A39" w14:textId="77777777" w:rsidTr="006B46AF">
        <w:trPr>
          <w:trHeight w:hRule="exact" w:val="784"/>
          <w:tblHeader/>
        </w:trPr>
        <w:tc>
          <w:tcPr>
            <w:tcW w:w="14616" w:type="dxa"/>
            <w:gridSpan w:val="4"/>
            <w:tcBorders>
              <w:bottom w:val="single" w:sz="4" w:space="0" w:color="auto"/>
            </w:tcBorders>
          </w:tcPr>
          <w:p w14:paraId="22883A36"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Pr>
                <w:rFonts w:asciiTheme="minorHAnsi" w:hAnsiTheme="minorHAnsi"/>
                <w:b/>
                <w:sz w:val="20"/>
                <w:szCs w:val="20"/>
              </w:rPr>
              <w:lastRenderedPageBreak/>
              <w:t xml:space="preserve">H. </w:t>
            </w:r>
            <w:r w:rsidRPr="006D2E42">
              <w:rPr>
                <w:rFonts w:asciiTheme="minorHAnsi" w:hAnsiTheme="minorHAnsi"/>
                <w:b/>
                <w:sz w:val="20"/>
                <w:szCs w:val="20"/>
              </w:rPr>
              <w:t xml:space="preserve">HERS-Verified Compact Hot Water Distribution System </w:t>
            </w:r>
            <w:r>
              <w:rPr>
                <w:rFonts w:asciiTheme="minorHAnsi" w:hAnsiTheme="minorHAnsi" w:cs="Arial"/>
                <w:b/>
                <w:sz w:val="20"/>
                <w:szCs w:val="20"/>
              </w:rPr>
              <w:t>Requirements</w:t>
            </w:r>
          </w:p>
          <w:p w14:paraId="22883A37" w14:textId="77777777" w:rsidR="006B46AF" w:rsidRPr="001938BC"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p>
          <w:p w14:paraId="22883A38"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cs="Arial"/>
                <w:sz w:val="20"/>
                <w:szCs w:val="20"/>
              </w:rPr>
              <w:t>&lt;&lt;If there are no systems in column B14 that have a value = “</w:t>
            </w:r>
            <w:r w:rsidRPr="000B7CBA">
              <w:rPr>
                <w:rFonts w:asciiTheme="minorHAnsi" w:hAnsiTheme="minorHAnsi" w:cs="Arial"/>
                <w:sz w:val="20"/>
                <w:szCs w:val="20"/>
              </w:rPr>
              <w:t>HERS-Verified Compact Hot Water Distribution System</w:t>
            </w:r>
            <w:r>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Pr>
                <w:sz w:val="20"/>
                <w:szCs w:val="20"/>
              </w:rPr>
              <w:t>; else display this entire table</w:t>
            </w:r>
            <w:r w:rsidRPr="00C24D1F">
              <w:rPr>
                <w:sz w:val="20"/>
                <w:szCs w:val="20"/>
              </w:rPr>
              <w:t xml:space="preserve"> &gt;&gt;</w:t>
            </w:r>
          </w:p>
        </w:tc>
      </w:tr>
      <w:tr w:rsidR="006B46AF" w:rsidRPr="006D2E42" w14:paraId="22883A3D" w14:textId="77777777" w:rsidTr="006B46AF">
        <w:trPr>
          <w:trHeight w:hRule="exact" w:val="253"/>
          <w:tblHeader/>
        </w:trPr>
        <w:tc>
          <w:tcPr>
            <w:tcW w:w="831" w:type="dxa"/>
            <w:vAlign w:val="center"/>
          </w:tcPr>
          <w:p w14:paraId="22883A3A"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7227" w:type="dxa"/>
            <w:gridSpan w:val="2"/>
            <w:vAlign w:val="center"/>
          </w:tcPr>
          <w:p w14:paraId="22883A3B"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 xml:space="preserve">Total </w:t>
            </w:r>
            <w:r w:rsidRPr="006D2E42">
              <w:rPr>
                <w:rFonts w:asciiTheme="minorHAnsi" w:hAnsiTheme="minorHAnsi"/>
                <w:sz w:val="20"/>
                <w:szCs w:val="20"/>
              </w:rPr>
              <w:t>Conditioned floor area</w:t>
            </w:r>
            <w:r>
              <w:rPr>
                <w:rFonts w:asciiTheme="minorHAnsi" w:hAnsiTheme="minorHAnsi"/>
                <w:sz w:val="20"/>
                <w:szCs w:val="20"/>
              </w:rPr>
              <w:t xml:space="preserve"> (square feet)</w:t>
            </w:r>
          </w:p>
        </w:tc>
        <w:tc>
          <w:tcPr>
            <w:tcW w:w="6558" w:type="dxa"/>
          </w:tcPr>
          <w:p w14:paraId="22883A3C" w14:textId="77777777" w:rsidR="006B46AF" w:rsidRPr="006D2E42"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&lt;&lt;numeric (data from NRCC-PRF-01)&gt;&gt;</w:t>
            </w:r>
          </w:p>
        </w:tc>
      </w:tr>
      <w:tr w:rsidR="006B46AF" w:rsidRPr="006D2E42" w14:paraId="22883A5B" w14:textId="77777777" w:rsidTr="006B46AF">
        <w:trPr>
          <w:trHeight w:hRule="exact" w:val="3880"/>
          <w:tblHeader/>
        </w:trPr>
        <w:tc>
          <w:tcPr>
            <w:tcW w:w="831" w:type="dxa"/>
            <w:vAlign w:val="center"/>
          </w:tcPr>
          <w:p w14:paraId="22883A3E"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7227" w:type="dxa"/>
            <w:gridSpan w:val="2"/>
            <w:vAlign w:val="center"/>
          </w:tcPr>
          <w:p w14:paraId="22883A3F" w14:textId="51DD5673" w:rsidR="006B46AF" w:rsidRPr="006D2E42" w:rsidRDefault="006B46AF" w:rsidP="00F312B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 xml:space="preserve">Maximum allowed pipe run length from the water heater to the furthest point of use </w:t>
            </w:r>
            <w:r w:rsidR="00F312B5">
              <w:rPr>
                <w:rFonts w:asciiTheme="minorHAnsi" w:hAnsiTheme="minorHAnsi"/>
                <w:sz w:val="20"/>
                <w:szCs w:val="20"/>
              </w:rPr>
              <w:t>f</w:t>
            </w:r>
            <w:r>
              <w:rPr>
                <w:rFonts w:asciiTheme="minorHAnsi" w:hAnsiTheme="minorHAnsi"/>
                <w:sz w:val="20"/>
                <w:szCs w:val="20"/>
              </w:rPr>
              <w:t xml:space="preserve">or the floor area served (feet). </w:t>
            </w:r>
          </w:p>
        </w:tc>
        <w:tc>
          <w:tcPr>
            <w:tcW w:w="6558" w:type="dxa"/>
          </w:tcPr>
          <w:p w14:paraId="22883A40"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 xml:space="preserve">&lt;&lt; Floor Area Served = Total Conditioned Floor Area/Number of Water Heating </w:t>
            </w:r>
            <w:proofErr w:type="gramStart"/>
            <w:r>
              <w:rPr>
                <w:rFonts w:asciiTheme="minorHAnsi" w:hAnsiTheme="minorHAnsi"/>
                <w:sz w:val="20"/>
                <w:szCs w:val="20"/>
              </w:rPr>
              <w:t>Systems  (</w:t>
            </w:r>
            <w:proofErr w:type="gramEnd"/>
            <w:r>
              <w:rPr>
                <w:rFonts w:asciiTheme="minorHAnsi" w:hAnsiTheme="minorHAnsi"/>
                <w:sz w:val="20"/>
                <w:szCs w:val="20"/>
              </w:rPr>
              <w:t xml:space="preserve">H01/B04).  Then display </w:t>
            </w:r>
            <w:r w:rsidRPr="006D2E42">
              <w:rPr>
                <w:rFonts w:asciiTheme="minorHAnsi" w:hAnsiTheme="minorHAnsi"/>
                <w:sz w:val="20"/>
                <w:szCs w:val="20"/>
              </w:rPr>
              <w:t>Maximum Measured Water Heater To Use Point Distance</w:t>
            </w:r>
            <w:r>
              <w:rPr>
                <w:rFonts w:asciiTheme="minorHAnsi" w:hAnsiTheme="minorHAnsi"/>
                <w:sz w:val="20"/>
                <w:szCs w:val="20"/>
              </w:rPr>
              <w:t xml:space="preserve"> based on Floor Area Served using the following table H1.  Table H1 should be invisible to users.</w:t>
            </w:r>
          </w:p>
          <w:p w14:paraId="22883A41"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p>
          <w:tbl>
            <w:tblPr>
              <w:tblW w:w="0" w:type="auto"/>
              <w:jc w:val="center"/>
              <w:tblLook w:val="04A0" w:firstRow="1" w:lastRow="0" w:firstColumn="1" w:lastColumn="0" w:noHBand="0" w:noVBand="1"/>
            </w:tblPr>
            <w:tblGrid>
              <w:gridCol w:w="2007"/>
              <w:gridCol w:w="3227"/>
            </w:tblGrid>
            <w:tr w:rsidR="006B46AF" w:rsidRPr="006D2E42" w14:paraId="22883A44" w14:textId="77777777" w:rsidTr="006B46AF">
              <w:trPr>
                <w:trHeight w:val="386"/>
                <w:jc w:val="center"/>
              </w:trPr>
              <w:tc>
                <w:tcPr>
                  <w:tcW w:w="5234" w:type="dxa"/>
                  <w:gridSpan w:val="2"/>
                  <w:tcBorders>
                    <w:top w:val="single" w:sz="4" w:space="0" w:color="auto"/>
                    <w:left w:val="single" w:sz="4" w:space="0" w:color="auto"/>
                    <w:right w:val="single" w:sz="4" w:space="0" w:color="auto"/>
                  </w:tcBorders>
                </w:tcPr>
                <w:p w14:paraId="22883A42" w14:textId="77777777" w:rsidR="006B46AF" w:rsidRPr="00604247" w:rsidRDefault="006B46AF" w:rsidP="006B46AF">
                  <w:pPr>
                    <w:keepNext/>
                    <w:spacing w:after="0" w:line="240" w:lineRule="auto"/>
                    <w:jc w:val="center"/>
                    <w:rPr>
                      <w:rFonts w:asciiTheme="minorHAnsi" w:hAnsiTheme="minorHAnsi"/>
                      <w:b/>
                      <w:sz w:val="20"/>
                      <w:szCs w:val="20"/>
                    </w:rPr>
                  </w:pPr>
                  <w:r w:rsidRPr="00604247">
                    <w:rPr>
                      <w:rFonts w:asciiTheme="minorHAnsi" w:hAnsiTheme="minorHAnsi"/>
                      <w:b/>
                      <w:sz w:val="20"/>
                      <w:szCs w:val="20"/>
                    </w:rPr>
                    <w:t xml:space="preserve">TABLE </w:t>
                  </w:r>
                  <w:r>
                    <w:rPr>
                      <w:rFonts w:asciiTheme="minorHAnsi" w:hAnsiTheme="minorHAnsi"/>
                      <w:b/>
                      <w:sz w:val="20"/>
                      <w:szCs w:val="20"/>
                    </w:rPr>
                    <w:t>H</w:t>
                  </w:r>
                  <w:r w:rsidRPr="00604247">
                    <w:rPr>
                      <w:rFonts w:asciiTheme="minorHAnsi" w:hAnsiTheme="minorHAnsi"/>
                      <w:b/>
                      <w:sz w:val="20"/>
                      <w:szCs w:val="20"/>
                    </w:rPr>
                    <w:t>1</w:t>
                  </w:r>
                </w:p>
                <w:p w14:paraId="22883A43" w14:textId="77777777" w:rsidR="006B46AF" w:rsidRPr="006D2E42" w:rsidRDefault="006B46AF" w:rsidP="006B46AF">
                  <w:pPr>
                    <w:keepNext/>
                    <w:spacing w:after="0" w:line="240" w:lineRule="auto"/>
                    <w:jc w:val="center"/>
                    <w:rPr>
                      <w:rFonts w:asciiTheme="minorHAnsi" w:hAnsiTheme="minorHAnsi"/>
                      <w:sz w:val="20"/>
                      <w:szCs w:val="20"/>
                    </w:rPr>
                  </w:pPr>
                  <w:r w:rsidRPr="00604247">
                    <w:rPr>
                      <w:rFonts w:asciiTheme="minorHAnsi" w:hAnsiTheme="minorHAnsi"/>
                      <w:b/>
                      <w:sz w:val="20"/>
                      <w:szCs w:val="20"/>
                    </w:rPr>
                    <w:t>Compact Hot Water Distribution System</w:t>
                  </w:r>
                  <w:r>
                    <w:rPr>
                      <w:rFonts w:asciiTheme="minorHAnsi" w:hAnsiTheme="minorHAnsi"/>
                      <w:b/>
                      <w:sz w:val="20"/>
                      <w:szCs w:val="20"/>
                    </w:rPr>
                    <w:t xml:space="preserve"> </w:t>
                  </w:r>
                </w:p>
              </w:tc>
            </w:tr>
            <w:tr w:rsidR="006B46AF" w:rsidRPr="006D2E42" w14:paraId="22883A47" w14:textId="77777777" w:rsidTr="006B46AF">
              <w:trPr>
                <w:trHeight w:val="386"/>
                <w:jc w:val="center"/>
              </w:trPr>
              <w:tc>
                <w:tcPr>
                  <w:tcW w:w="2007" w:type="dxa"/>
                  <w:tcBorders>
                    <w:top w:val="single" w:sz="4" w:space="0" w:color="auto"/>
                    <w:left w:val="single" w:sz="4" w:space="0" w:color="auto"/>
                    <w:right w:val="single" w:sz="4" w:space="0" w:color="auto"/>
                  </w:tcBorders>
                </w:tcPr>
                <w:p w14:paraId="22883A45" w14:textId="77777777" w:rsidR="006B46AF" w:rsidRDefault="006B46AF" w:rsidP="006B46AF">
                  <w:pPr>
                    <w:keepNext/>
                    <w:spacing w:after="0" w:line="240" w:lineRule="auto"/>
                    <w:rPr>
                      <w:rFonts w:asciiTheme="minorHAnsi" w:hAnsiTheme="minorHAnsi"/>
                      <w:sz w:val="20"/>
                      <w:szCs w:val="20"/>
                      <w:u w:val="double"/>
                    </w:rPr>
                  </w:pPr>
                  <w:r w:rsidRPr="006D2E42">
                    <w:rPr>
                      <w:rFonts w:asciiTheme="minorHAnsi" w:hAnsiTheme="minorHAnsi"/>
                      <w:sz w:val="20"/>
                      <w:szCs w:val="20"/>
                    </w:rPr>
                    <w:t>Floor Area Served (</w:t>
                  </w:r>
                  <w:r>
                    <w:rPr>
                      <w:rFonts w:asciiTheme="minorHAnsi" w:hAnsiTheme="minorHAnsi"/>
                      <w:sz w:val="20"/>
                      <w:szCs w:val="20"/>
                    </w:rPr>
                    <w:t>square feet</w:t>
                  </w:r>
                  <w:r w:rsidRPr="006D2E42">
                    <w:rPr>
                      <w:rFonts w:asciiTheme="minorHAnsi" w:hAnsiTheme="minorHAnsi"/>
                      <w:sz w:val="20"/>
                      <w:szCs w:val="20"/>
                    </w:rPr>
                    <w:t>)</w:t>
                  </w:r>
                </w:p>
              </w:tc>
              <w:tc>
                <w:tcPr>
                  <w:tcW w:w="3227" w:type="dxa"/>
                  <w:tcBorders>
                    <w:top w:val="single" w:sz="4" w:space="0" w:color="auto"/>
                    <w:left w:val="single" w:sz="4" w:space="0" w:color="auto"/>
                    <w:right w:val="single" w:sz="4" w:space="0" w:color="auto"/>
                  </w:tcBorders>
                </w:tcPr>
                <w:p w14:paraId="22883A46" w14:textId="77777777" w:rsidR="006B46AF" w:rsidRDefault="006B46AF" w:rsidP="006B46AF">
                  <w:pPr>
                    <w:keepNext/>
                    <w:spacing w:after="0" w:line="240" w:lineRule="auto"/>
                    <w:rPr>
                      <w:rFonts w:asciiTheme="minorHAnsi" w:hAnsiTheme="minorHAnsi"/>
                      <w:sz w:val="20"/>
                      <w:szCs w:val="20"/>
                      <w:u w:val="double"/>
                    </w:rPr>
                  </w:pPr>
                  <w:r w:rsidRPr="006D2E42">
                    <w:rPr>
                      <w:rFonts w:asciiTheme="minorHAnsi" w:hAnsiTheme="minorHAnsi"/>
                      <w:sz w:val="20"/>
                      <w:szCs w:val="20"/>
                    </w:rPr>
                    <w:t>Maximum Measured Water Heater To Use Point Distance (</w:t>
                  </w:r>
                  <w:r>
                    <w:rPr>
                      <w:rFonts w:asciiTheme="minorHAnsi" w:hAnsiTheme="minorHAnsi"/>
                      <w:sz w:val="20"/>
                      <w:szCs w:val="20"/>
                    </w:rPr>
                    <w:t>feet</w:t>
                  </w:r>
                  <w:r w:rsidRPr="006D2E42">
                    <w:rPr>
                      <w:rFonts w:asciiTheme="minorHAnsi" w:hAnsiTheme="minorHAnsi"/>
                      <w:sz w:val="20"/>
                      <w:szCs w:val="20"/>
                    </w:rPr>
                    <w:t>)</w:t>
                  </w:r>
                </w:p>
              </w:tc>
            </w:tr>
            <w:tr w:rsidR="006B46AF" w:rsidRPr="006D2E42" w14:paraId="22883A4A" w14:textId="77777777" w:rsidTr="006B46AF">
              <w:trPr>
                <w:trHeight w:val="206"/>
                <w:jc w:val="center"/>
              </w:trPr>
              <w:tc>
                <w:tcPr>
                  <w:tcW w:w="2007" w:type="dxa"/>
                  <w:tcBorders>
                    <w:top w:val="single" w:sz="4" w:space="0" w:color="auto"/>
                    <w:left w:val="single" w:sz="4" w:space="0" w:color="auto"/>
                    <w:right w:val="single" w:sz="4" w:space="0" w:color="auto"/>
                  </w:tcBorders>
                </w:tcPr>
                <w:p w14:paraId="22883A48" w14:textId="77777777" w:rsidR="006B46AF" w:rsidRPr="006D2E42" w:rsidRDefault="006B46AF" w:rsidP="006B46AF">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&lt; 1000</w:t>
                  </w:r>
                </w:p>
              </w:tc>
              <w:tc>
                <w:tcPr>
                  <w:tcW w:w="3227" w:type="dxa"/>
                  <w:tcBorders>
                    <w:top w:val="single" w:sz="4" w:space="0" w:color="auto"/>
                    <w:left w:val="single" w:sz="4" w:space="0" w:color="auto"/>
                    <w:right w:val="single" w:sz="4" w:space="0" w:color="auto"/>
                  </w:tcBorders>
                </w:tcPr>
                <w:p w14:paraId="22883A49" w14:textId="77777777" w:rsidR="006B46AF" w:rsidRPr="006D2E42" w:rsidRDefault="006B46AF" w:rsidP="006B46AF">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28</w:t>
                  </w:r>
                </w:p>
              </w:tc>
            </w:tr>
            <w:tr w:rsidR="006B46AF" w:rsidRPr="006D2E42" w14:paraId="22883A4D" w14:textId="77777777" w:rsidTr="006B46AF">
              <w:trPr>
                <w:trHeight w:hRule="exact" w:val="240"/>
                <w:jc w:val="center"/>
              </w:trPr>
              <w:tc>
                <w:tcPr>
                  <w:tcW w:w="2007" w:type="dxa"/>
                  <w:tcBorders>
                    <w:left w:val="single" w:sz="4" w:space="0" w:color="auto"/>
                    <w:right w:val="single" w:sz="4" w:space="0" w:color="auto"/>
                  </w:tcBorders>
                </w:tcPr>
                <w:p w14:paraId="22883A4B" w14:textId="77777777" w:rsidR="006B46AF" w:rsidRPr="006D2E42" w:rsidRDefault="006B46AF" w:rsidP="006B46AF">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1001 – 1600</w:t>
                  </w:r>
                </w:p>
              </w:tc>
              <w:tc>
                <w:tcPr>
                  <w:tcW w:w="3227" w:type="dxa"/>
                  <w:tcBorders>
                    <w:left w:val="single" w:sz="4" w:space="0" w:color="auto"/>
                    <w:right w:val="single" w:sz="4" w:space="0" w:color="auto"/>
                  </w:tcBorders>
                </w:tcPr>
                <w:p w14:paraId="22883A4C" w14:textId="77777777" w:rsidR="006B46AF" w:rsidRPr="006D2E42" w:rsidRDefault="006B46AF" w:rsidP="006B46AF">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43</w:t>
                  </w:r>
                </w:p>
              </w:tc>
            </w:tr>
            <w:tr w:rsidR="006B46AF" w:rsidRPr="006D2E42" w14:paraId="22883A50" w14:textId="77777777" w:rsidTr="006B46AF">
              <w:trPr>
                <w:trHeight w:hRule="exact" w:val="240"/>
                <w:jc w:val="center"/>
              </w:trPr>
              <w:tc>
                <w:tcPr>
                  <w:tcW w:w="2007" w:type="dxa"/>
                  <w:tcBorders>
                    <w:left w:val="single" w:sz="4" w:space="0" w:color="auto"/>
                    <w:right w:val="single" w:sz="4" w:space="0" w:color="auto"/>
                  </w:tcBorders>
                </w:tcPr>
                <w:p w14:paraId="22883A4E" w14:textId="77777777" w:rsidR="006B46AF" w:rsidRPr="006D2E42" w:rsidRDefault="006B46AF" w:rsidP="006B46AF">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1601 – 2200</w:t>
                  </w:r>
                </w:p>
              </w:tc>
              <w:tc>
                <w:tcPr>
                  <w:tcW w:w="3227" w:type="dxa"/>
                  <w:tcBorders>
                    <w:left w:val="single" w:sz="4" w:space="0" w:color="auto"/>
                    <w:right w:val="single" w:sz="4" w:space="0" w:color="auto"/>
                  </w:tcBorders>
                </w:tcPr>
                <w:p w14:paraId="22883A4F" w14:textId="77777777" w:rsidR="006B46AF" w:rsidRPr="006D2E42" w:rsidRDefault="006B46AF" w:rsidP="006B46AF">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53</w:t>
                  </w:r>
                </w:p>
              </w:tc>
            </w:tr>
            <w:tr w:rsidR="006B46AF" w:rsidRPr="006D2E42" w14:paraId="22883A53" w14:textId="77777777" w:rsidTr="006B46AF">
              <w:trPr>
                <w:trHeight w:hRule="exact" w:val="240"/>
                <w:jc w:val="center"/>
              </w:trPr>
              <w:tc>
                <w:tcPr>
                  <w:tcW w:w="2007" w:type="dxa"/>
                  <w:tcBorders>
                    <w:left w:val="single" w:sz="4" w:space="0" w:color="auto"/>
                    <w:right w:val="single" w:sz="4" w:space="0" w:color="auto"/>
                  </w:tcBorders>
                </w:tcPr>
                <w:p w14:paraId="22883A51" w14:textId="77777777" w:rsidR="006B46AF" w:rsidRPr="006D2E42" w:rsidRDefault="006B46AF" w:rsidP="006B46AF">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2201 – 2800</w:t>
                  </w:r>
                </w:p>
              </w:tc>
              <w:tc>
                <w:tcPr>
                  <w:tcW w:w="3227" w:type="dxa"/>
                  <w:tcBorders>
                    <w:left w:val="single" w:sz="4" w:space="0" w:color="auto"/>
                    <w:right w:val="single" w:sz="4" w:space="0" w:color="auto"/>
                  </w:tcBorders>
                </w:tcPr>
                <w:p w14:paraId="22883A52" w14:textId="77777777" w:rsidR="006B46AF" w:rsidRPr="006D2E42" w:rsidRDefault="006B46AF" w:rsidP="006B46AF">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62</w:t>
                  </w:r>
                </w:p>
              </w:tc>
            </w:tr>
            <w:tr w:rsidR="006B46AF" w:rsidRPr="006D2E42" w14:paraId="22883A56" w14:textId="77777777" w:rsidTr="006B46AF">
              <w:trPr>
                <w:trHeight w:hRule="exact" w:val="240"/>
                <w:jc w:val="center"/>
              </w:trPr>
              <w:tc>
                <w:tcPr>
                  <w:tcW w:w="2007" w:type="dxa"/>
                  <w:tcBorders>
                    <w:left w:val="single" w:sz="4" w:space="0" w:color="auto"/>
                    <w:right w:val="single" w:sz="4" w:space="0" w:color="auto"/>
                  </w:tcBorders>
                </w:tcPr>
                <w:p w14:paraId="22883A54" w14:textId="77777777" w:rsidR="006B46AF" w:rsidRPr="006D2E42" w:rsidRDefault="006B46AF" w:rsidP="006B46AF">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&gt;2800</w:t>
                  </w:r>
                </w:p>
              </w:tc>
              <w:tc>
                <w:tcPr>
                  <w:tcW w:w="3227" w:type="dxa"/>
                  <w:tcBorders>
                    <w:left w:val="single" w:sz="4" w:space="0" w:color="auto"/>
                    <w:right w:val="single" w:sz="4" w:space="0" w:color="auto"/>
                  </w:tcBorders>
                </w:tcPr>
                <w:p w14:paraId="22883A55" w14:textId="77777777" w:rsidR="006B46AF" w:rsidRPr="006D2E42" w:rsidRDefault="006B46AF" w:rsidP="006B46AF">
                  <w:pPr>
                    <w:keepNext/>
                    <w:spacing w:after="0" w:line="240" w:lineRule="auto"/>
                    <w:jc w:val="center"/>
                    <w:rPr>
                      <w:rFonts w:asciiTheme="minorHAnsi" w:hAnsiTheme="minorHAnsi"/>
                      <w:sz w:val="20"/>
                      <w:szCs w:val="20"/>
                    </w:rPr>
                  </w:pPr>
                  <w:r w:rsidRPr="006D2E42">
                    <w:rPr>
                      <w:rFonts w:asciiTheme="minorHAnsi" w:hAnsiTheme="minorHAnsi"/>
                      <w:sz w:val="20"/>
                      <w:szCs w:val="20"/>
                    </w:rPr>
                    <w:t>68</w:t>
                  </w:r>
                </w:p>
              </w:tc>
            </w:tr>
            <w:tr w:rsidR="006B46AF" w:rsidRPr="006D2E42" w14:paraId="22883A59" w14:textId="77777777" w:rsidTr="006B46AF">
              <w:trPr>
                <w:trHeight w:hRule="exact" w:val="74"/>
                <w:jc w:val="center"/>
              </w:trPr>
              <w:tc>
                <w:tcPr>
                  <w:tcW w:w="2007" w:type="dxa"/>
                  <w:tcBorders>
                    <w:left w:val="single" w:sz="4" w:space="0" w:color="auto"/>
                    <w:bottom w:val="single" w:sz="4" w:space="0" w:color="auto"/>
                    <w:right w:val="single" w:sz="4" w:space="0" w:color="auto"/>
                  </w:tcBorders>
                </w:tcPr>
                <w:p w14:paraId="22883A57" w14:textId="77777777" w:rsidR="006B46AF" w:rsidRPr="006D2E42" w:rsidRDefault="006B46AF" w:rsidP="006B46AF">
                  <w:pPr>
                    <w:keepNext/>
                    <w:spacing w:after="0" w:line="240" w:lineRule="auto"/>
                    <w:jc w:val="center"/>
                    <w:rPr>
                      <w:rFonts w:asciiTheme="minorHAnsi" w:hAnsiTheme="minorHAnsi"/>
                      <w:sz w:val="20"/>
                      <w:szCs w:val="20"/>
                    </w:rPr>
                  </w:pPr>
                </w:p>
              </w:tc>
              <w:tc>
                <w:tcPr>
                  <w:tcW w:w="3227" w:type="dxa"/>
                  <w:tcBorders>
                    <w:left w:val="single" w:sz="4" w:space="0" w:color="auto"/>
                    <w:bottom w:val="single" w:sz="4" w:space="0" w:color="auto"/>
                    <w:right w:val="single" w:sz="4" w:space="0" w:color="auto"/>
                  </w:tcBorders>
                </w:tcPr>
                <w:p w14:paraId="22883A58" w14:textId="77777777" w:rsidR="006B46AF" w:rsidRPr="006D2E42" w:rsidRDefault="006B46AF" w:rsidP="006B46AF">
                  <w:pPr>
                    <w:keepNext/>
                    <w:spacing w:after="0" w:line="240" w:lineRule="auto"/>
                    <w:jc w:val="center"/>
                    <w:rPr>
                      <w:rFonts w:asciiTheme="minorHAnsi" w:hAnsiTheme="minorHAnsi"/>
                      <w:sz w:val="20"/>
                      <w:szCs w:val="20"/>
                    </w:rPr>
                  </w:pPr>
                </w:p>
              </w:tc>
            </w:tr>
          </w:tbl>
          <w:p w14:paraId="22883A5A"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&gt;&gt;</w:t>
            </w:r>
          </w:p>
        </w:tc>
      </w:tr>
      <w:tr w:rsidR="006B46AF" w:rsidRPr="006D2E42" w14:paraId="22883A5E" w14:textId="77777777" w:rsidTr="00384A1C">
        <w:trPr>
          <w:trHeight w:hRule="exact" w:val="703"/>
          <w:tblHeader/>
        </w:trPr>
        <w:tc>
          <w:tcPr>
            <w:tcW w:w="831" w:type="dxa"/>
            <w:vAlign w:val="center"/>
          </w:tcPr>
          <w:p w14:paraId="22883A5C"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785" w:type="dxa"/>
            <w:gridSpan w:val="3"/>
            <w:vAlign w:val="center"/>
          </w:tcPr>
          <w:p w14:paraId="22883A5D" w14:textId="77777777" w:rsidR="006B46AF" w:rsidRPr="006D2E42"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The pipe run length from each water heater to the furthest fitting served by that water heater must be no greater than the maximum pipe run length above.</w:t>
            </w:r>
          </w:p>
        </w:tc>
      </w:tr>
      <w:tr w:rsidR="00384A1C" w:rsidRPr="006D2E42" w14:paraId="22883A65" w14:textId="77777777" w:rsidTr="00313DA2">
        <w:trPr>
          <w:trHeight w:hRule="exact" w:val="1351"/>
          <w:tblHeader/>
        </w:trPr>
        <w:tc>
          <w:tcPr>
            <w:tcW w:w="831" w:type="dxa"/>
            <w:vAlign w:val="center"/>
          </w:tcPr>
          <w:p w14:paraId="22883A5F" w14:textId="77777777" w:rsidR="00384A1C" w:rsidRPr="00CA5824" w:rsidRDefault="00384A1C" w:rsidP="00C661C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04</w:t>
            </w:r>
          </w:p>
        </w:tc>
        <w:tc>
          <w:tcPr>
            <w:tcW w:w="3867" w:type="dxa"/>
            <w:vAlign w:val="center"/>
          </w:tcPr>
          <w:p w14:paraId="22883A60" w14:textId="77777777" w:rsidR="00384A1C" w:rsidRPr="00CA5824" w:rsidRDefault="00384A1C" w:rsidP="00C661C8">
            <w:pPr>
              <w:spacing w:after="0"/>
              <w:rPr>
                <w:sz w:val="20"/>
                <w:szCs w:val="20"/>
              </w:rPr>
            </w:pPr>
            <w:r w:rsidRPr="00CA5824">
              <w:rPr>
                <w:sz w:val="20"/>
                <w:szCs w:val="18"/>
              </w:rPr>
              <w:t>Verification Status:</w:t>
            </w:r>
          </w:p>
        </w:tc>
        <w:tc>
          <w:tcPr>
            <w:tcW w:w="9918" w:type="dxa"/>
            <w:gridSpan w:val="2"/>
            <w:vAlign w:val="center"/>
          </w:tcPr>
          <w:p w14:paraId="22883A61" w14:textId="77777777" w:rsidR="00384A1C" w:rsidRPr="00CA5824" w:rsidRDefault="00384A1C" w:rsidP="00C661C8">
            <w:pPr>
              <w:keepNext/>
              <w:spacing w:after="0" w:line="240" w:lineRule="auto"/>
              <w:rPr>
                <w:sz w:val="20"/>
                <w:szCs w:val="18"/>
              </w:rPr>
            </w:pPr>
            <w:r w:rsidRPr="00CA5824">
              <w:rPr>
                <w:sz w:val="20"/>
                <w:szCs w:val="18"/>
              </w:rPr>
              <w:t>&lt;&lt;user pick from list:</w:t>
            </w:r>
          </w:p>
          <w:p w14:paraId="22883A62" w14:textId="77777777" w:rsidR="00384A1C" w:rsidRPr="00CA5824" w:rsidRDefault="00384A1C" w:rsidP="00C661C8">
            <w:pPr>
              <w:keepNext/>
              <w:tabs>
                <w:tab w:val="left" w:pos="356"/>
              </w:tabs>
              <w:spacing w:after="0" w:line="240" w:lineRule="auto"/>
              <w:rPr>
                <w:sz w:val="20"/>
                <w:szCs w:val="18"/>
              </w:rPr>
            </w:pPr>
            <w:r w:rsidRPr="00CA5824">
              <w:rPr>
                <w:sz w:val="20"/>
                <w:szCs w:val="18"/>
              </w:rPr>
              <w:t xml:space="preserve">*** </w:t>
            </w:r>
            <w:r w:rsidRPr="00CA5824">
              <w:rPr>
                <w:sz w:val="20"/>
                <w:szCs w:val="18"/>
                <w:u w:val="single"/>
              </w:rPr>
              <w:t>Pass</w:t>
            </w:r>
            <w:r w:rsidRPr="00CA5824">
              <w:rPr>
                <w:sz w:val="20"/>
                <w:szCs w:val="18"/>
              </w:rPr>
              <w:t xml:space="preserve"> - all applicable requirements are met; or</w:t>
            </w:r>
          </w:p>
          <w:p w14:paraId="22883A63" w14:textId="77777777" w:rsidR="00384A1C" w:rsidRPr="00CA5824" w:rsidRDefault="00384A1C" w:rsidP="00C661C8">
            <w:pPr>
              <w:keepNext/>
              <w:tabs>
                <w:tab w:val="left" w:pos="356"/>
              </w:tabs>
              <w:spacing w:after="0" w:line="240" w:lineRule="auto"/>
              <w:ind w:left="356" w:hanging="356"/>
              <w:rPr>
                <w:sz w:val="20"/>
                <w:szCs w:val="18"/>
              </w:rPr>
            </w:pPr>
            <w:r w:rsidRPr="00CA5824">
              <w:rPr>
                <w:sz w:val="20"/>
                <w:szCs w:val="18"/>
              </w:rPr>
              <w:t xml:space="preserve">*** </w:t>
            </w:r>
            <w:r w:rsidRPr="00CA5824">
              <w:rPr>
                <w:sz w:val="20"/>
                <w:szCs w:val="18"/>
                <w:u w:val="single"/>
              </w:rPr>
              <w:t>Fail</w:t>
            </w:r>
            <w:r w:rsidRPr="00CA5824">
              <w:rPr>
                <w:sz w:val="20"/>
                <w:szCs w:val="18"/>
              </w:rPr>
              <w:t xml:space="preserve"> - one or more applicable requirements are not met. Enter reason for failure in corrections notes field below; or</w:t>
            </w:r>
          </w:p>
          <w:p w14:paraId="22883A64" w14:textId="77777777" w:rsidR="00384A1C" w:rsidRPr="00CA5824" w:rsidRDefault="00384A1C" w:rsidP="00C661C8">
            <w:pPr>
              <w:keepNext/>
              <w:tabs>
                <w:tab w:val="left" w:pos="366"/>
              </w:tabs>
              <w:spacing w:after="0" w:line="240" w:lineRule="auto"/>
              <w:rPr>
                <w:sz w:val="20"/>
                <w:szCs w:val="18"/>
              </w:rPr>
            </w:pPr>
            <w:r w:rsidRPr="00CA5824">
              <w:rPr>
                <w:sz w:val="20"/>
                <w:szCs w:val="18"/>
              </w:rPr>
              <w:t xml:space="preserve">*** </w:t>
            </w:r>
            <w:r w:rsidRPr="00CA5824">
              <w:rPr>
                <w:sz w:val="20"/>
                <w:szCs w:val="18"/>
                <w:u w:val="single"/>
              </w:rPr>
              <w:t>All n/a</w:t>
            </w:r>
            <w:r w:rsidRPr="00CA5824">
              <w:rPr>
                <w:sz w:val="20"/>
                <w:szCs w:val="18"/>
              </w:rPr>
              <w:t xml:space="preserve"> - This entire table is not applicable</w:t>
            </w:r>
          </w:p>
        </w:tc>
      </w:tr>
      <w:tr w:rsidR="00384A1C" w:rsidRPr="006D2E42" w14:paraId="22883A68" w14:textId="77777777" w:rsidTr="00384A1C">
        <w:trPr>
          <w:trHeight w:hRule="exact" w:val="541"/>
          <w:tblHeader/>
        </w:trPr>
        <w:tc>
          <w:tcPr>
            <w:tcW w:w="831" w:type="dxa"/>
            <w:vAlign w:val="center"/>
          </w:tcPr>
          <w:p w14:paraId="22883A66" w14:textId="77777777" w:rsidR="00384A1C" w:rsidRPr="00CA5824" w:rsidRDefault="00384A1C" w:rsidP="00C661C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05</w:t>
            </w:r>
          </w:p>
        </w:tc>
        <w:tc>
          <w:tcPr>
            <w:tcW w:w="13785" w:type="dxa"/>
            <w:gridSpan w:val="3"/>
            <w:vAlign w:val="center"/>
          </w:tcPr>
          <w:p w14:paraId="22883A67" w14:textId="77777777" w:rsidR="00384A1C" w:rsidRPr="00CA5824" w:rsidRDefault="00384A1C" w:rsidP="00C661C8">
            <w:pPr>
              <w:spacing w:after="0"/>
              <w:rPr>
                <w:sz w:val="20"/>
                <w:szCs w:val="20"/>
              </w:rPr>
            </w:pPr>
            <w:r w:rsidRPr="00CA5824">
              <w:rPr>
                <w:sz w:val="20"/>
                <w:szCs w:val="18"/>
              </w:rPr>
              <w:t xml:space="preserve">Correction Notes: &lt;&lt;if </w:t>
            </w:r>
            <w:r w:rsidRPr="00CA5824">
              <w:rPr>
                <w:sz w:val="20"/>
                <w:szCs w:val="18"/>
                <w:u w:val="single"/>
              </w:rPr>
              <w:t>Verification Status</w:t>
            </w:r>
            <w:r w:rsidRPr="00CA5824">
              <w:rPr>
                <w:sz w:val="20"/>
                <w:szCs w:val="18"/>
              </w:rPr>
              <w:t xml:space="preserve">= </w:t>
            </w:r>
            <w:r w:rsidRPr="00CA5824">
              <w:rPr>
                <w:sz w:val="20"/>
                <w:szCs w:val="18"/>
                <w:u w:val="single"/>
              </w:rPr>
              <w:t>Fail</w:t>
            </w:r>
            <w:r w:rsidRPr="00CA5824">
              <w:rPr>
                <w:sz w:val="20"/>
                <w:szCs w:val="18"/>
              </w:rPr>
              <w:t>, then text entry in this Corrections Notes field is required;  user input text&gt;&gt;</w:t>
            </w:r>
          </w:p>
        </w:tc>
      </w:tr>
      <w:tr w:rsidR="00384A1C" w:rsidRPr="000E1685" w14:paraId="22883A6A" w14:textId="77777777" w:rsidTr="00DD6E85">
        <w:trPr>
          <w:trHeight w:hRule="exact" w:val="451"/>
          <w:tblHeader/>
        </w:trPr>
        <w:tc>
          <w:tcPr>
            <w:tcW w:w="14616" w:type="dxa"/>
            <w:gridSpan w:val="4"/>
            <w:tcBorders>
              <w:top w:val="single" w:sz="4" w:space="0" w:color="000000"/>
              <w:left w:val="single" w:sz="4" w:space="0" w:color="000000"/>
              <w:bottom w:val="single" w:sz="4" w:space="0" w:color="auto"/>
              <w:right w:val="single" w:sz="4" w:space="0" w:color="000000"/>
            </w:tcBorders>
          </w:tcPr>
          <w:p w14:paraId="22883A69" w14:textId="77777777" w:rsidR="00384A1C" w:rsidRPr="000E1685" w:rsidRDefault="00DD6E85"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22883A6B" w14:textId="77777777" w:rsidR="006B46AF" w:rsidRDefault="006B46AF" w:rsidP="006B46AF">
      <w:pPr>
        <w:spacing w:after="0" w:line="240" w:lineRule="auto"/>
        <w:rPr>
          <w:rFonts w:asciiTheme="minorHAnsi" w:hAnsiTheme="minorHAnsi" w:cs="Arial"/>
          <w:b/>
          <w:sz w:val="20"/>
          <w:szCs w:val="20"/>
        </w:rPr>
      </w:pPr>
    </w:p>
    <w:p w14:paraId="22883A8E" w14:textId="77777777" w:rsidR="006B46AF" w:rsidRDefault="006B46AF" w:rsidP="006B46AF">
      <w:pPr>
        <w:spacing w:after="0" w:line="240" w:lineRule="auto"/>
        <w:rPr>
          <w:rFonts w:asciiTheme="minorHAnsi" w:hAnsiTheme="minorHAnsi" w:cs="Arial"/>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1"/>
        <w:gridCol w:w="3867"/>
        <w:gridCol w:w="9895"/>
      </w:tblGrid>
      <w:tr w:rsidR="006B46AF" w:rsidRPr="006D2E42" w14:paraId="22883A91" w14:textId="77777777" w:rsidTr="006B46AF">
        <w:trPr>
          <w:cantSplit/>
          <w:trHeight w:hRule="exact" w:val="982"/>
        </w:trPr>
        <w:tc>
          <w:tcPr>
            <w:tcW w:w="14593" w:type="dxa"/>
            <w:gridSpan w:val="3"/>
            <w:tcBorders>
              <w:bottom w:val="single" w:sz="4" w:space="0" w:color="auto"/>
            </w:tcBorders>
          </w:tcPr>
          <w:p w14:paraId="22883A8F" w14:textId="334A5C02" w:rsidR="006B46AF" w:rsidRDefault="00BA3105"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Pr>
                <w:rFonts w:asciiTheme="minorHAnsi" w:hAnsiTheme="minorHAnsi"/>
                <w:b/>
                <w:sz w:val="20"/>
                <w:szCs w:val="20"/>
              </w:rPr>
              <w:lastRenderedPageBreak/>
              <w:t>I</w:t>
            </w:r>
            <w:r w:rsidR="006B46AF">
              <w:rPr>
                <w:rFonts w:asciiTheme="minorHAnsi" w:hAnsiTheme="minorHAnsi"/>
                <w:b/>
                <w:sz w:val="20"/>
                <w:szCs w:val="20"/>
              </w:rPr>
              <w:t xml:space="preserve">. </w:t>
            </w:r>
            <w:r w:rsidR="006B46AF" w:rsidRPr="006D2E42">
              <w:rPr>
                <w:rFonts w:asciiTheme="minorHAnsi" w:hAnsiTheme="minorHAnsi"/>
                <w:b/>
                <w:sz w:val="20"/>
                <w:szCs w:val="20"/>
              </w:rPr>
              <w:t>HERS-Verified Demand Recirculation Manual Control</w:t>
            </w:r>
            <w:r w:rsidR="006B46AF">
              <w:rPr>
                <w:rFonts w:asciiTheme="minorHAnsi" w:hAnsiTheme="minorHAnsi"/>
                <w:b/>
                <w:sz w:val="20"/>
                <w:szCs w:val="20"/>
              </w:rPr>
              <w:t xml:space="preserve"> </w:t>
            </w:r>
            <w:r w:rsidR="006B46AF">
              <w:rPr>
                <w:rFonts w:asciiTheme="minorHAnsi" w:hAnsiTheme="minorHAnsi" w:cs="Arial"/>
                <w:b/>
                <w:sz w:val="20"/>
                <w:szCs w:val="20"/>
              </w:rPr>
              <w:t>Requirements</w:t>
            </w:r>
          </w:p>
          <w:p w14:paraId="22883A90" w14:textId="3594FDF1"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r w:rsidR="00F312B5">
              <w:rPr>
                <w:rFonts w:asciiTheme="minorHAnsi" w:hAnsiTheme="minorHAnsi"/>
                <w:sz w:val="20"/>
                <w:szCs w:val="20"/>
              </w:rPr>
              <w:t>.</w:t>
            </w:r>
            <w:r>
              <w:rPr>
                <w:rFonts w:asciiTheme="minorHAnsi" w:hAnsiTheme="minorHAnsi"/>
                <w:b/>
                <w:sz w:val="20"/>
                <w:szCs w:val="20"/>
              </w:rPr>
              <w:br/>
              <w:t xml:space="preserve"> </w:t>
            </w:r>
            <w:r>
              <w:rPr>
                <w:rFonts w:asciiTheme="minorHAnsi" w:hAnsiTheme="minorHAnsi" w:cs="Arial"/>
                <w:sz w:val="20"/>
                <w:szCs w:val="20"/>
              </w:rPr>
              <w:t>&lt;&lt; If there are no systems in column B14 that have a value = “</w:t>
            </w:r>
            <w:r w:rsidRPr="00744965">
              <w:rPr>
                <w:rFonts w:asciiTheme="minorHAnsi" w:hAnsiTheme="minorHAnsi" w:cs="Arial"/>
                <w:sz w:val="20"/>
                <w:szCs w:val="20"/>
              </w:rPr>
              <w:t>HERS-Verified Demand Recirculation Manual Control</w:t>
            </w:r>
            <w:r>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Pr>
                <w:sz w:val="20"/>
                <w:szCs w:val="20"/>
              </w:rPr>
              <w:t>; else display this entire table</w:t>
            </w:r>
            <w:r w:rsidRPr="00C24D1F">
              <w:rPr>
                <w:sz w:val="20"/>
                <w:szCs w:val="20"/>
              </w:rPr>
              <w:t xml:space="preserve"> &gt;&gt;</w:t>
            </w:r>
          </w:p>
        </w:tc>
      </w:tr>
      <w:tr w:rsidR="006B46AF" w:rsidRPr="002D344E" w14:paraId="22883A94" w14:textId="77777777" w:rsidTr="006B46AF">
        <w:trPr>
          <w:cantSplit/>
          <w:trHeight w:hRule="exact" w:val="811"/>
        </w:trPr>
        <w:tc>
          <w:tcPr>
            <w:tcW w:w="831" w:type="dxa"/>
            <w:tcBorders>
              <w:top w:val="single" w:sz="4" w:space="0" w:color="auto"/>
            </w:tcBorders>
            <w:vAlign w:val="center"/>
          </w:tcPr>
          <w:p w14:paraId="22883A92"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762" w:type="dxa"/>
            <w:gridSpan w:val="2"/>
            <w:tcBorders>
              <w:top w:val="single" w:sz="4" w:space="0" w:color="auto"/>
            </w:tcBorders>
            <w:vAlign w:val="center"/>
          </w:tcPr>
          <w:p w14:paraId="22883A93"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6B46AF" w:rsidRPr="002D344E" w14:paraId="22883A9A" w14:textId="77777777" w:rsidTr="006B46AF">
        <w:trPr>
          <w:cantSplit/>
          <w:trHeight w:hRule="exact" w:val="1162"/>
        </w:trPr>
        <w:tc>
          <w:tcPr>
            <w:tcW w:w="831" w:type="dxa"/>
            <w:vAlign w:val="center"/>
          </w:tcPr>
          <w:p w14:paraId="22883A95"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762" w:type="dxa"/>
            <w:gridSpan w:val="2"/>
            <w:vAlign w:val="center"/>
          </w:tcPr>
          <w:p w14:paraId="22883A96"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22883A97" w14:textId="72B272C0" w:rsidR="006B46AF" w:rsidRPr="00B36001" w:rsidRDefault="006B46AF" w:rsidP="006B46AF">
            <w:pPr>
              <w:pStyle w:val="ListParagraph"/>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w:t>
            </w:r>
            <w:r w:rsidR="00313DA2">
              <w:rPr>
                <w:sz w:val="20"/>
                <w:szCs w:val="20"/>
              </w:rPr>
              <w:t>°</w:t>
            </w:r>
            <w:r>
              <w:rPr>
                <w:rFonts w:asciiTheme="minorHAnsi" w:hAnsiTheme="minorHAnsi"/>
                <w:sz w:val="20"/>
                <w:szCs w:val="20"/>
              </w:rPr>
              <w:t>F</w:t>
            </w:r>
            <w:r w:rsidRPr="00B36001" w:rsidDel="00C410D2">
              <w:rPr>
                <w:sz w:val="20"/>
                <w:szCs w:val="20"/>
              </w:rPr>
              <w:t xml:space="preserve"> </w:t>
            </w:r>
            <w:r w:rsidRPr="00B36001">
              <w:rPr>
                <w:sz w:val="20"/>
                <w:szCs w:val="20"/>
              </w:rPr>
              <w:t>( 5.6</w:t>
            </w:r>
            <w:r w:rsidR="00313DA2">
              <w:rPr>
                <w:sz w:val="20"/>
                <w:szCs w:val="20"/>
              </w:rPr>
              <w:t>°</w:t>
            </w:r>
            <w:r>
              <w:rPr>
                <w:rFonts w:asciiTheme="minorHAnsi" w:hAnsiTheme="minorHAnsi"/>
                <w:sz w:val="20"/>
                <w:szCs w:val="20"/>
              </w:rPr>
              <w:t>C</w:t>
            </w:r>
            <w:r w:rsidRPr="00B36001">
              <w:rPr>
                <w:sz w:val="20"/>
                <w:szCs w:val="20"/>
              </w:rPr>
              <w:t>) above the initial temperature of the water in the pipe</w:t>
            </w:r>
          </w:p>
          <w:p w14:paraId="22883A98" w14:textId="774C0406" w:rsidR="006B46AF" w:rsidRDefault="006B46AF" w:rsidP="006B46AF">
            <w:pPr>
              <w:pStyle w:val="ListParagraph"/>
              <w:keepNext/>
              <w:numPr>
                <w:ilvl w:val="0"/>
                <w:numId w:val="39"/>
              </w:numPr>
              <w:rPr>
                <w:sz w:val="20"/>
                <w:szCs w:val="20"/>
              </w:rPr>
            </w:pPr>
            <w:r w:rsidRPr="00CC3747">
              <w:rPr>
                <w:sz w:val="20"/>
                <w:szCs w:val="20"/>
              </w:rPr>
              <w:t>Not more than 102</w:t>
            </w:r>
            <w:r w:rsidR="00313DA2">
              <w:rPr>
                <w:sz w:val="20"/>
                <w:szCs w:val="20"/>
              </w:rPr>
              <w:t>°</w:t>
            </w:r>
            <w:r>
              <w:rPr>
                <w:rFonts w:asciiTheme="minorHAnsi" w:hAnsiTheme="minorHAnsi"/>
                <w:sz w:val="20"/>
                <w:szCs w:val="20"/>
              </w:rPr>
              <w:t>F</w:t>
            </w:r>
            <w:r w:rsidRPr="00CC3747">
              <w:rPr>
                <w:sz w:val="20"/>
                <w:szCs w:val="20"/>
              </w:rPr>
              <w:t xml:space="preserve"> (38.9</w:t>
            </w:r>
            <w:r w:rsidR="00313DA2">
              <w:rPr>
                <w:sz w:val="20"/>
                <w:szCs w:val="20"/>
              </w:rPr>
              <w:t>°</w:t>
            </w:r>
            <w:r>
              <w:rPr>
                <w:rFonts w:asciiTheme="minorHAnsi" w:hAnsiTheme="minorHAnsi"/>
                <w:sz w:val="20"/>
                <w:szCs w:val="20"/>
              </w:rPr>
              <w:t>C</w:t>
            </w:r>
            <w:r w:rsidRPr="00CC3747">
              <w:rPr>
                <w:sz w:val="20"/>
                <w:szCs w:val="20"/>
              </w:rPr>
              <w:t>).</w:t>
            </w:r>
          </w:p>
          <w:p w14:paraId="22883A99" w14:textId="77777777" w:rsidR="006B46AF" w:rsidRDefault="006B46AF" w:rsidP="006B46AF">
            <w:pPr>
              <w:keepNext/>
              <w:rPr>
                <w:sz w:val="20"/>
                <w:szCs w:val="20"/>
              </w:rPr>
            </w:pPr>
          </w:p>
        </w:tc>
      </w:tr>
      <w:tr w:rsidR="006B46AF" w:rsidRPr="002D344E" w14:paraId="22883A9D" w14:textId="77777777" w:rsidTr="006B46AF">
        <w:trPr>
          <w:cantSplit/>
          <w:trHeight w:hRule="exact" w:val="613"/>
        </w:trPr>
        <w:tc>
          <w:tcPr>
            <w:tcW w:w="831" w:type="dxa"/>
            <w:vAlign w:val="center"/>
          </w:tcPr>
          <w:p w14:paraId="22883A9B"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762" w:type="dxa"/>
            <w:gridSpan w:val="2"/>
            <w:vAlign w:val="center"/>
          </w:tcPr>
          <w:p w14:paraId="22883A9C" w14:textId="77777777" w:rsidR="006B46AF" w:rsidRDefault="006B46AF" w:rsidP="006B46AF">
            <w:pPr>
              <w:keepNext/>
              <w:rPr>
                <w:sz w:val="20"/>
                <w:szCs w:val="20"/>
              </w:rPr>
            </w:pPr>
            <w:r w:rsidRPr="00B36001">
              <w:rPr>
                <w:sz w:val="20"/>
                <w:szCs w:val="20"/>
              </w:rPr>
              <w:t>The controls shall limit pump operation to a maximum of 10 minutes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6B46AF" w:rsidRPr="00B36001" w14:paraId="22883AA3" w14:textId="77777777" w:rsidTr="006B46AF">
        <w:trPr>
          <w:cantSplit/>
          <w:trHeight w:hRule="exact" w:val="1864"/>
        </w:trPr>
        <w:tc>
          <w:tcPr>
            <w:tcW w:w="831" w:type="dxa"/>
            <w:vAlign w:val="center"/>
          </w:tcPr>
          <w:p w14:paraId="22883A9E"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762" w:type="dxa"/>
            <w:gridSpan w:val="2"/>
            <w:vAlign w:val="center"/>
          </w:tcPr>
          <w:p w14:paraId="22883A9F" w14:textId="77777777" w:rsidR="006B46AF" w:rsidRPr="00B36001"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22883AA0" w14:textId="77777777" w:rsidR="006B46AF" w:rsidRPr="00B36001" w:rsidRDefault="006B46AF" w:rsidP="006B46AF">
            <w:pPr>
              <w:pStyle w:val="ListParagraph"/>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a dedicated return line has been installed the pump, controls and thermo-sensor are installed at the end of the supply portion of the recirculation loop; or</w:t>
            </w:r>
          </w:p>
          <w:p w14:paraId="22883AA1" w14:textId="77777777" w:rsidR="006B46AF" w:rsidRPr="00B36001" w:rsidRDefault="006B46AF" w:rsidP="006B46AF">
            <w:pPr>
              <w:pStyle w:val="ListParagraph"/>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recirculation loop as possible, or</w:t>
            </w:r>
          </w:p>
          <w:p w14:paraId="22883AA2" w14:textId="77777777" w:rsidR="006B46AF" w:rsidRPr="00B36001" w:rsidRDefault="006B46AF" w:rsidP="006B46AF">
            <w:pPr>
              <w:pStyle w:val="ListParagraph"/>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 xml:space="preserve">When the cold water line is used as the return, the pump, demand controls and </w:t>
            </w:r>
            <w:proofErr w:type="spellStart"/>
            <w:r w:rsidRPr="00B36001">
              <w:rPr>
                <w:sz w:val="20"/>
                <w:szCs w:val="20"/>
              </w:rPr>
              <w:t>thermosensor</w:t>
            </w:r>
            <w:proofErr w:type="spellEnd"/>
            <w:r w:rsidRPr="00B36001">
              <w:rPr>
                <w:sz w:val="20"/>
                <w:szCs w:val="20"/>
              </w:rPr>
              <w:t xml:space="preserve"> shall be installed in an accessible location at the end of supply portion of the hot water distribution line (typically under a sink).</w:t>
            </w:r>
          </w:p>
        </w:tc>
      </w:tr>
      <w:tr w:rsidR="006B46AF" w:rsidRPr="00B36001" w14:paraId="22883AA6" w14:textId="77777777" w:rsidTr="006B46AF">
        <w:trPr>
          <w:cantSplit/>
          <w:trHeight w:hRule="exact" w:val="478"/>
        </w:trPr>
        <w:tc>
          <w:tcPr>
            <w:tcW w:w="831" w:type="dxa"/>
            <w:vAlign w:val="center"/>
          </w:tcPr>
          <w:p w14:paraId="22883AA4"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762" w:type="dxa"/>
            <w:gridSpan w:val="2"/>
            <w:vAlign w:val="center"/>
          </w:tcPr>
          <w:p w14:paraId="22883AA5" w14:textId="77777777" w:rsidR="006B46AF" w:rsidRPr="00B36001"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6B46AF" w14:paraId="22883AA9" w14:textId="77777777" w:rsidTr="006B46AF">
        <w:trPr>
          <w:cantSplit/>
          <w:trHeight w:hRule="exact" w:val="766"/>
        </w:trPr>
        <w:tc>
          <w:tcPr>
            <w:tcW w:w="831" w:type="dxa"/>
            <w:vAlign w:val="center"/>
          </w:tcPr>
          <w:p w14:paraId="22883AA7"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762" w:type="dxa"/>
            <w:gridSpan w:val="2"/>
            <w:vAlign w:val="center"/>
          </w:tcPr>
          <w:p w14:paraId="22883AA8"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Pr>
                <w:sz w:val="20"/>
                <w:szCs w:val="20"/>
              </w:rPr>
              <w:t>Each c</w:t>
            </w:r>
            <w:r w:rsidRPr="00B36001">
              <w:rPr>
                <w:sz w:val="20"/>
                <w:szCs w:val="20"/>
              </w:rPr>
              <w:t xml:space="preserve">ontrol shall have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6B46AF" w:rsidRPr="006D2E42" w14:paraId="22883AAC" w14:textId="77777777" w:rsidTr="006B46AF">
        <w:trPr>
          <w:cantSplit/>
          <w:trHeight w:hRule="exact" w:val="288"/>
        </w:trPr>
        <w:tc>
          <w:tcPr>
            <w:tcW w:w="831" w:type="dxa"/>
            <w:vAlign w:val="center"/>
          </w:tcPr>
          <w:p w14:paraId="22883AAA" w14:textId="77777777" w:rsidR="006B46AF" w:rsidRPr="002D344E"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07</w:t>
            </w:r>
          </w:p>
        </w:tc>
        <w:tc>
          <w:tcPr>
            <w:tcW w:w="13762" w:type="dxa"/>
            <w:gridSpan w:val="2"/>
            <w:vAlign w:val="center"/>
          </w:tcPr>
          <w:p w14:paraId="22883AAB" w14:textId="77777777" w:rsidR="006B46AF" w:rsidRPr="002D344E" w:rsidRDefault="006B46AF" w:rsidP="006B46AF">
            <w:pPr>
              <w:keepNext/>
              <w:rPr>
                <w:sz w:val="20"/>
                <w:szCs w:val="20"/>
              </w:rPr>
            </w:pPr>
            <w:r w:rsidRPr="002D344E">
              <w:rPr>
                <w:sz w:val="20"/>
                <w:szCs w:val="20"/>
              </w:rPr>
              <w:t>If more than one loop installed each loop shall have its own pump and controls</w:t>
            </w:r>
          </w:p>
        </w:tc>
      </w:tr>
      <w:tr w:rsidR="006B46AF" w:rsidRPr="006D2E42" w14:paraId="22883AAF" w14:textId="77777777" w:rsidTr="006B46AF">
        <w:trPr>
          <w:cantSplit/>
          <w:trHeight w:hRule="exact" w:val="288"/>
        </w:trPr>
        <w:tc>
          <w:tcPr>
            <w:tcW w:w="831" w:type="dxa"/>
            <w:vAlign w:val="center"/>
          </w:tcPr>
          <w:p w14:paraId="22883AAD"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08</w:t>
            </w:r>
          </w:p>
        </w:tc>
        <w:tc>
          <w:tcPr>
            <w:tcW w:w="13762" w:type="dxa"/>
            <w:gridSpan w:val="2"/>
            <w:vAlign w:val="center"/>
          </w:tcPr>
          <w:p w14:paraId="22883AAE" w14:textId="77777777" w:rsidR="006B46AF" w:rsidRPr="00D24BC5"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sz w:val="20"/>
                <w:szCs w:val="20"/>
              </w:rPr>
            </w:pPr>
            <w:r w:rsidRPr="00D24BC5">
              <w:rPr>
                <w:rFonts w:asciiTheme="minorHAnsi" w:hAnsiTheme="minorHAnsi" w:cs="Arial"/>
                <w:sz w:val="20"/>
                <w:szCs w:val="20"/>
              </w:rPr>
              <w:t>Automatic Air release valve is installed on the inlet side of the recirculation pump per Section 110.3(c</w:t>
            </w:r>
            <w:proofErr w:type="gramStart"/>
            <w:r w:rsidRPr="00D24BC5">
              <w:rPr>
                <w:rFonts w:asciiTheme="minorHAnsi" w:hAnsiTheme="minorHAnsi" w:cs="Arial"/>
                <w:sz w:val="20"/>
                <w:szCs w:val="20"/>
              </w:rPr>
              <w:t>)5A</w:t>
            </w:r>
            <w:proofErr w:type="gramEnd"/>
            <w:r w:rsidRPr="00D24BC5">
              <w:rPr>
                <w:rFonts w:asciiTheme="minorHAnsi" w:hAnsiTheme="minorHAnsi" w:cs="Arial"/>
                <w:sz w:val="20"/>
                <w:szCs w:val="20"/>
              </w:rPr>
              <w:t>.</w:t>
            </w:r>
          </w:p>
        </w:tc>
      </w:tr>
      <w:tr w:rsidR="006B46AF" w:rsidRPr="006D2E42" w14:paraId="22883AB2" w14:textId="77777777" w:rsidTr="006B46AF">
        <w:trPr>
          <w:cantSplit/>
          <w:trHeight w:hRule="exact" w:val="288"/>
        </w:trPr>
        <w:tc>
          <w:tcPr>
            <w:tcW w:w="831" w:type="dxa"/>
            <w:vAlign w:val="center"/>
          </w:tcPr>
          <w:p w14:paraId="22883AB0"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09</w:t>
            </w:r>
          </w:p>
        </w:tc>
        <w:tc>
          <w:tcPr>
            <w:tcW w:w="13762" w:type="dxa"/>
            <w:gridSpan w:val="2"/>
            <w:vAlign w:val="center"/>
          </w:tcPr>
          <w:p w14:paraId="22883AB1" w14:textId="77777777" w:rsidR="006B46AF" w:rsidRPr="00D24BC5"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sz w:val="20"/>
                <w:szCs w:val="20"/>
              </w:rPr>
            </w:pPr>
            <w:r w:rsidRPr="00D24BC5">
              <w:rPr>
                <w:rFonts w:asciiTheme="minorHAnsi" w:hAnsiTheme="minorHAnsi" w:cs="Arial"/>
                <w:sz w:val="20"/>
                <w:szCs w:val="20"/>
              </w:rPr>
              <w:t>A check valve is located between the recirculation pump and the water heater per Section 110.3(c</w:t>
            </w:r>
            <w:proofErr w:type="gramStart"/>
            <w:r w:rsidRPr="00D24BC5">
              <w:rPr>
                <w:rFonts w:asciiTheme="minorHAnsi" w:hAnsiTheme="minorHAnsi" w:cs="Arial"/>
                <w:sz w:val="20"/>
                <w:szCs w:val="20"/>
              </w:rPr>
              <w:t>)5B</w:t>
            </w:r>
            <w:proofErr w:type="gramEnd"/>
            <w:r w:rsidRPr="00D24BC5">
              <w:rPr>
                <w:rFonts w:asciiTheme="minorHAnsi" w:hAnsiTheme="minorHAnsi" w:cs="Arial"/>
                <w:sz w:val="20"/>
                <w:szCs w:val="20"/>
              </w:rPr>
              <w:t>.</w:t>
            </w:r>
          </w:p>
        </w:tc>
      </w:tr>
      <w:tr w:rsidR="006B46AF" w:rsidRPr="006D2E42" w14:paraId="22883AB5" w14:textId="77777777" w:rsidTr="006B46AF">
        <w:trPr>
          <w:cantSplit/>
          <w:trHeight w:hRule="exact" w:val="631"/>
        </w:trPr>
        <w:tc>
          <w:tcPr>
            <w:tcW w:w="831" w:type="dxa"/>
            <w:vAlign w:val="center"/>
          </w:tcPr>
          <w:p w14:paraId="22883AB3"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10</w:t>
            </w:r>
          </w:p>
        </w:tc>
        <w:tc>
          <w:tcPr>
            <w:tcW w:w="13762" w:type="dxa"/>
            <w:gridSpan w:val="2"/>
            <w:vAlign w:val="center"/>
          </w:tcPr>
          <w:p w14:paraId="22883AB4" w14:textId="77777777" w:rsidR="006B46AF" w:rsidRPr="00D24BC5" w:rsidRDefault="006B46AF" w:rsidP="006B46AF">
            <w:pPr>
              <w:keepNext/>
              <w:spacing w:after="0"/>
              <w:rPr>
                <w:rFonts w:asciiTheme="minorHAnsi" w:hAnsiTheme="minorHAnsi" w:cs="Arial"/>
                <w:sz w:val="20"/>
                <w:szCs w:val="20"/>
              </w:rPr>
            </w:pPr>
            <w:r w:rsidRPr="00D24BC5">
              <w:rPr>
                <w:rFonts w:asciiTheme="minorHAnsi" w:hAnsiTheme="minorHAnsi" w:cs="Arial"/>
                <w:sz w:val="20"/>
                <w:szCs w:val="20"/>
              </w:rPr>
              <w:t xml:space="preserve">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is installed between the pump and the water heating equipment with an isolation valve between the 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and the water heating equipment per Section 110.3(c</w:t>
            </w:r>
            <w:proofErr w:type="gramStart"/>
            <w:r w:rsidRPr="00D24BC5">
              <w:rPr>
                <w:rFonts w:asciiTheme="minorHAnsi" w:hAnsiTheme="minorHAnsi" w:cs="Arial"/>
                <w:sz w:val="20"/>
                <w:szCs w:val="20"/>
              </w:rPr>
              <w:t>)5C</w:t>
            </w:r>
            <w:proofErr w:type="gramEnd"/>
            <w:r w:rsidRPr="00D24BC5">
              <w:rPr>
                <w:rFonts w:asciiTheme="minorHAnsi" w:hAnsiTheme="minorHAnsi" w:cs="Arial"/>
                <w:sz w:val="20"/>
                <w:szCs w:val="20"/>
              </w:rPr>
              <w:t>.</w:t>
            </w:r>
          </w:p>
        </w:tc>
      </w:tr>
      <w:tr w:rsidR="006B46AF" w:rsidRPr="006D2E42" w14:paraId="22883AB8" w14:textId="77777777" w:rsidTr="006B46AF">
        <w:trPr>
          <w:cantSplit/>
          <w:trHeight w:hRule="exact" w:val="343"/>
        </w:trPr>
        <w:tc>
          <w:tcPr>
            <w:tcW w:w="831" w:type="dxa"/>
            <w:vAlign w:val="center"/>
          </w:tcPr>
          <w:p w14:paraId="22883AB6"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11</w:t>
            </w:r>
          </w:p>
        </w:tc>
        <w:tc>
          <w:tcPr>
            <w:tcW w:w="13762" w:type="dxa"/>
            <w:gridSpan w:val="2"/>
            <w:vAlign w:val="center"/>
          </w:tcPr>
          <w:p w14:paraId="22883AB7" w14:textId="415FFC45" w:rsidR="006B46AF" w:rsidRPr="00D24BC5" w:rsidRDefault="006B46AF" w:rsidP="00F312B5">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 xml:space="preserve">Isolation valves are installed on both sides of the pump. One of the isolation valves may be the same isolation valve as in item </w:t>
            </w:r>
            <w:r w:rsidR="00F312B5">
              <w:rPr>
                <w:rFonts w:asciiTheme="minorHAnsi" w:eastAsia="Calibri" w:hAnsiTheme="minorHAnsi" w:cs="Arial"/>
              </w:rPr>
              <w:t>09</w:t>
            </w:r>
            <w:r w:rsidR="00F312B5" w:rsidRPr="00D24BC5">
              <w:rPr>
                <w:rFonts w:asciiTheme="minorHAnsi" w:eastAsia="Calibri" w:hAnsiTheme="minorHAnsi" w:cs="Arial"/>
              </w:rPr>
              <w:t xml:space="preserve"> </w:t>
            </w:r>
            <w:r w:rsidRPr="00D24BC5">
              <w:rPr>
                <w:rFonts w:asciiTheme="minorHAnsi" w:eastAsia="Calibri" w:hAnsiTheme="minorHAnsi" w:cs="Arial"/>
              </w:rPr>
              <w:t>above per Section 110.3(c</w:t>
            </w:r>
            <w:proofErr w:type="gramStart"/>
            <w:r w:rsidRPr="00D24BC5">
              <w:rPr>
                <w:rFonts w:asciiTheme="minorHAnsi" w:eastAsia="Calibri" w:hAnsiTheme="minorHAnsi" w:cs="Arial"/>
              </w:rPr>
              <w:t>)5D</w:t>
            </w:r>
            <w:proofErr w:type="gramEnd"/>
            <w:r w:rsidRPr="00D24BC5">
              <w:rPr>
                <w:rFonts w:asciiTheme="minorHAnsi" w:eastAsia="Calibri" w:hAnsiTheme="minorHAnsi" w:cs="Arial"/>
              </w:rPr>
              <w:t>.</w:t>
            </w:r>
          </w:p>
        </w:tc>
      </w:tr>
      <w:tr w:rsidR="006B46AF" w:rsidRPr="006D2E42" w14:paraId="22883ABB" w14:textId="77777777" w:rsidTr="006B46AF">
        <w:trPr>
          <w:cantSplit/>
          <w:trHeight w:hRule="exact" w:val="541"/>
        </w:trPr>
        <w:tc>
          <w:tcPr>
            <w:tcW w:w="831" w:type="dxa"/>
            <w:vAlign w:val="center"/>
          </w:tcPr>
          <w:p w14:paraId="22883AB9"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12</w:t>
            </w:r>
          </w:p>
        </w:tc>
        <w:tc>
          <w:tcPr>
            <w:tcW w:w="13762" w:type="dxa"/>
            <w:gridSpan w:val="2"/>
            <w:vAlign w:val="center"/>
          </w:tcPr>
          <w:p w14:paraId="22883ABA" w14:textId="77777777" w:rsidR="006B46AF" w:rsidRPr="00D24BC5" w:rsidRDefault="006B46AF" w:rsidP="006B46AF">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The cold water supply piping and the recirculation loop piping is not connected to the hot water storage tank drain port per Section 110.3(c</w:t>
            </w:r>
            <w:proofErr w:type="gramStart"/>
            <w:r w:rsidRPr="00D24BC5">
              <w:rPr>
                <w:rFonts w:asciiTheme="minorHAnsi" w:eastAsia="Calibri" w:hAnsiTheme="minorHAnsi" w:cs="Arial"/>
              </w:rPr>
              <w:t>)5E</w:t>
            </w:r>
            <w:proofErr w:type="gramEnd"/>
            <w:r w:rsidRPr="00D24BC5">
              <w:rPr>
                <w:rFonts w:asciiTheme="minorHAnsi" w:eastAsia="Calibri" w:hAnsiTheme="minorHAnsi" w:cs="Arial"/>
              </w:rPr>
              <w:t>.</w:t>
            </w:r>
          </w:p>
        </w:tc>
      </w:tr>
      <w:tr w:rsidR="006B46AF" w:rsidRPr="006D2E42" w14:paraId="22883ABE" w14:textId="77777777" w:rsidTr="006B46AF">
        <w:trPr>
          <w:cantSplit/>
          <w:trHeight w:hRule="exact" w:val="550"/>
        </w:trPr>
        <w:tc>
          <w:tcPr>
            <w:tcW w:w="831" w:type="dxa"/>
            <w:vAlign w:val="center"/>
          </w:tcPr>
          <w:p w14:paraId="22883ABC"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13</w:t>
            </w:r>
          </w:p>
        </w:tc>
        <w:tc>
          <w:tcPr>
            <w:tcW w:w="13762" w:type="dxa"/>
            <w:gridSpan w:val="2"/>
            <w:vAlign w:val="center"/>
          </w:tcPr>
          <w:p w14:paraId="22883ABD" w14:textId="77777777" w:rsidR="006B46AF" w:rsidRPr="00D24BC5" w:rsidRDefault="006B46AF" w:rsidP="006B46AF">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A check valve is installed on the cold water supply line between the hot water system and the next closest tee on the cold water supply per Section 110.3(c</w:t>
            </w:r>
            <w:proofErr w:type="gramStart"/>
            <w:r w:rsidRPr="00D24BC5">
              <w:rPr>
                <w:rFonts w:asciiTheme="minorHAnsi" w:eastAsia="Calibri" w:hAnsiTheme="minorHAnsi" w:cs="Arial"/>
              </w:rPr>
              <w:t>)5F</w:t>
            </w:r>
            <w:proofErr w:type="gramEnd"/>
            <w:r w:rsidRPr="00D24BC5">
              <w:rPr>
                <w:rFonts w:asciiTheme="minorHAnsi" w:eastAsia="Calibri" w:hAnsiTheme="minorHAnsi" w:cs="Arial"/>
              </w:rPr>
              <w:t>.</w:t>
            </w:r>
          </w:p>
        </w:tc>
      </w:tr>
      <w:tr w:rsidR="00384A1C" w:rsidRPr="006D2E42" w14:paraId="22883AC5" w14:textId="77777777" w:rsidTr="00313DA2">
        <w:trPr>
          <w:cantSplit/>
          <w:trHeight w:hRule="exact" w:val="1495"/>
        </w:trPr>
        <w:tc>
          <w:tcPr>
            <w:tcW w:w="831" w:type="dxa"/>
            <w:vAlign w:val="center"/>
          </w:tcPr>
          <w:p w14:paraId="22883ABF" w14:textId="77777777" w:rsidR="00384A1C" w:rsidRPr="00CA5824" w:rsidRDefault="00384A1C" w:rsidP="00C661C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lastRenderedPageBreak/>
              <w:t>14</w:t>
            </w:r>
          </w:p>
        </w:tc>
        <w:tc>
          <w:tcPr>
            <w:tcW w:w="3867" w:type="dxa"/>
            <w:vAlign w:val="center"/>
          </w:tcPr>
          <w:p w14:paraId="22883AC0" w14:textId="77777777" w:rsidR="00384A1C" w:rsidRPr="00CA5824" w:rsidRDefault="00384A1C" w:rsidP="00C661C8">
            <w:pPr>
              <w:spacing w:after="0"/>
              <w:rPr>
                <w:sz w:val="20"/>
                <w:szCs w:val="20"/>
              </w:rPr>
            </w:pPr>
            <w:r w:rsidRPr="00CA5824">
              <w:rPr>
                <w:sz w:val="20"/>
                <w:szCs w:val="18"/>
              </w:rPr>
              <w:t>Verification Status:</w:t>
            </w:r>
          </w:p>
        </w:tc>
        <w:tc>
          <w:tcPr>
            <w:tcW w:w="9895" w:type="dxa"/>
            <w:vAlign w:val="center"/>
          </w:tcPr>
          <w:p w14:paraId="22883AC1" w14:textId="77777777" w:rsidR="00384A1C" w:rsidRPr="00CA5824" w:rsidRDefault="00384A1C" w:rsidP="00C661C8">
            <w:pPr>
              <w:keepNext/>
              <w:spacing w:after="0" w:line="240" w:lineRule="auto"/>
              <w:rPr>
                <w:sz w:val="20"/>
                <w:szCs w:val="18"/>
              </w:rPr>
            </w:pPr>
            <w:r w:rsidRPr="00CA5824">
              <w:rPr>
                <w:sz w:val="20"/>
                <w:szCs w:val="18"/>
              </w:rPr>
              <w:t>&lt;&lt;user pick from list:</w:t>
            </w:r>
          </w:p>
          <w:p w14:paraId="22883AC2" w14:textId="77777777" w:rsidR="00384A1C" w:rsidRPr="00CA5824" w:rsidRDefault="00384A1C" w:rsidP="00C661C8">
            <w:pPr>
              <w:keepNext/>
              <w:tabs>
                <w:tab w:val="left" w:pos="356"/>
              </w:tabs>
              <w:spacing w:after="0" w:line="240" w:lineRule="auto"/>
              <w:rPr>
                <w:sz w:val="20"/>
                <w:szCs w:val="18"/>
              </w:rPr>
            </w:pPr>
            <w:r w:rsidRPr="00CA5824">
              <w:rPr>
                <w:sz w:val="20"/>
                <w:szCs w:val="18"/>
              </w:rPr>
              <w:t xml:space="preserve">*** </w:t>
            </w:r>
            <w:r w:rsidRPr="00CA5824">
              <w:rPr>
                <w:sz w:val="20"/>
                <w:szCs w:val="18"/>
                <w:u w:val="single"/>
              </w:rPr>
              <w:t>Pass</w:t>
            </w:r>
            <w:r w:rsidRPr="00CA5824">
              <w:rPr>
                <w:sz w:val="20"/>
                <w:szCs w:val="18"/>
              </w:rPr>
              <w:t xml:space="preserve"> - all applicable requirements are met; or</w:t>
            </w:r>
          </w:p>
          <w:p w14:paraId="22883AC3" w14:textId="77777777" w:rsidR="00384A1C" w:rsidRPr="00CA5824" w:rsidRDefault="00384A1C" w:rsidP="00C661C8">
            <w:pPr>
              <w:keepNext/>
              <w:tabs>
                <w:tab w:val="left" w:pos="356"/>
              </w:tabs>
              <w:spacing w:after="0" w:line="240" w:lineRule="auto"/>
              <w:ind w:left="356" w:hanging="356"/>
              <w:rPr>
                <w:sz w:val="20"/>
                <w:szCs w:val="18"/>
              </w:rPr>
            </w:pPr>
            <w:r w:rsidRPr="00CA5824">
              <w:rPr>
                <w:sz w:val="20"/>
                <w:szCs w:val="18"/>
              </w:rPr>
              <w:t xml:space="preserve">*** </w:t>
            </w:r>
            <w:r w:rsidRPr="00CA5824">
              <w:rPr>
                <w:sz w:val="20"/>
                <w:szCs w:val="18"/>
                <w:u w:val="single"/>
              </w:rPr>
              <w:t>Fail</w:t>
            </w:r>
            <w:r w:rsidRPr="00CA5824">
              <w:rPr>
                <w:sz w:val="20"/>
                <w:szCs w:val="18"/>
              </w:rPr>
              <w:t xml:space="preserve"> - one or more applicable requirements are not met. Enter reason for failure in corrections notes field below; or</w:t>
            </w:r>
          </w:p>
          <w:p w14:paraId="22883AC4" w14:textId="77777777" w:rsidR="00384A1C" w:rsidRPr="00CA5824" w:rsidRDefault="00384A1C" w:rsidP="00C661C8">
            <w:pPr>
              <w:keepNext/>
              <w:tabs>
                <w:tab w:val="left" w:pos="366"/>
              </w:tabs>
              <w:spacing w:after="0" w:line="240" w:lineRule="auto"/>
              <w:rPr>
                <w:sz w:val="20"/>
                <w:szCs w:val="18"/>
              </w:rPr>
            </w:pPr>
            <w:r w:rsidRPr="00CA5824">
              <w:rPr>
                <w:sz w:val="20"/>
                <w:szCs w:val="18"/>
              </w:rPr>
              <w:t xml:space="preserve">*** </w:t>
            </w:r>
            <w:r w:rsidRPr="00CA5824">
              <w:rPr>
                <w:sz w:val="20"/>
                <w:szCs w:val="18"/>
                <w:u w:val="single"/>
              </w:rPr>
              <w:t>All n/a</w:t>
            </w:r>
            <w:r w:rsidRPr="00CA5824">
              <w:rPr>
                <w:sz w:val="20"/>
                <w:szCs w:val="18"/>
              </w:rPr>
              <w:t xml:space="preserve"> - This entire table is not applicable</w:t>
            </w:r>
          </w:p>
        </w:tc>
      </w:tr>
      <w:tr w:rsidR="00384A1C" w:rsidRPr="006D2E42" w14:paraId="22883AC8" w14:textId="77777777" w:rsidTr="006B46AF">
        <w:trPr>
          <w:cantSplit/>
          <w:trHeight w:hRule="exact" w:val="550"/>
        </w:trPr>
        <w:tc>
          <w:tcPr>
            <w:tcW w:w="831" w:type="dxa"/>
            <w:vAlign w:val="center"/>
          </w:tcPr>
          <w:p w14:paraId="22883AC6" w14:textId="77777777" w:rsidR="00384A1C" w:rsidRPr="00CA5824" w:rsidRDefault="00384A1C" w:rsidP="00C661C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15</w:t>
            </w:r>
          </w:p>
        </w:tc>
        <w:tc>
          <w:tcPr>
            <w:tcW w:w="13762" w:type="dxa"/>
            <w:gridSpan w:val="2"/>
            <w:vAlign w:val="center"/>
          </w:tcPr>
          <w:p w14:paraId="22883AC7" w14:textId="77777777" w:rsidR="00384A1C" w:rsidRPr="00CA5824" w:rsidRDefault="00384A1C" w:rsidP="00C661C8">
            <w:pPr>
              <w:spacing w:after="0"/>
              <w:rPr>
                <w:sz w:val="20"/>
                <w:szCs w:val="20"/>
              </w:rPr>
            </w:pPr>
            <w:r w:rsidRPr="00CA5824">
              <w:rPr>
                <w:sz w:val="20"/>
                <w:szCs w:val="18"/>
              </w:rPr>
              <w:t xml:space="preserve">Correction Notes: &lt;&lt;if </w:t>
            </w:r>
            <w:r w:rsidRPr="00CA5824">
              <w:rPr>
                <w:sz w:val="20"/>
                <w:szCs w:val="18"/>
                <w:u w:val="single"/>
              </w:rPr>
              <w:t>Verification Status</w:t>
            </w:r>
            <w:r w:rsidRPr="00CA5824">
              <w:rPr>
                <w:sz w:val="20"/>
                <w:szCs w:val="18"/>
              </w:rPr>
              <w:t xml:space="preserve">= </w:t>
            </w:r>
            <w:r w:rsidRPr="00CA5824">
              <w:rPr>
                <w:sz w:val="20"/>
                <w:szCs w:val="18"/>
                <w:u w:val="single"/>
              </w:rPr>
              <w:t>Fail</w:t>
            </w:r>
            <w:r w:rsidRPr="00CA5824">
              <w:rPr>
                <w:sz w:val="20"/>
                <w:szCs w:val="18"/>
              </w:rPr>
              <w:t>, then text entry in this Corrections Notes field is required;  user input text&gt;&gt;</w:t>
            </w:r>
          </w:p>
        </w:tc>
      </w:tr>
      <w:tr w:rsidR="00384A1C" w:rsidRPr="006D2E42" w14:paraId="22883ACA" w14:textId="77777777" w:rsidTr="006B46AF">
        <w:trPr>
          <w:cantSplit/>
          <w:trHeight w:hRule="exact" w:val="487"/>
        </w:trPr>
        <w:tc>
          <w:tcPr>
            <w:tcW w:w="14593" w:type="dxa"/>
            <w:gridSpan w:val="3"/>
            <w:vAlign w:val="center"/>
          </w:tcPr>
          <w:p w14:paraId="22883AC9" w14:textId="77777777" w:rsidR="00384A1C" w:rsidRDefault="00DD6E85"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22883ACB" w14:textId="77777777" w:rsidR="006B46AF" w:rsidRPr="006D2E42" w:rsidRDefault="006B46AF" w:rsidP="006B46AF">
      <w:pPr>
        <w:spacing w:after="0" w:line="240" w:lineRule="auto"/>
        <w:rPr>
          <w:rFonts w:asciiTheme="minorHAnsi" w:hAnsiTheme="minorHAnsi" w:cs="Arial"/>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1"/>
        <w:gridCol w:w="3867"/>
        <w:gridCol w:w="9895"/>
      </w:tblGrid>
      <w:tr w:rsidR="006B46AF" w:rsidRPr="006D2E42" w14:paraId="22883ACE" w14:textId="77777777" w:rsidTr="006B46AF">
        <w:trPr>
          <w:cantSplit/>
          <w:trHeight w:hRule="exact" w:val="982"/>
        </w:trPr>
        <w:tc>
          <w:tcPr>
            <w:tcW w:w="14593" w:type="dxa"/>
            <w:gridSpan w:val="3"/>
            <w:tcBorders>
              <w:bottom w:val="single" w:sz="4" w:space="0" w:color="auto"/>
            </w:tcBorders>
          </w:tcPr>
          <w:p w14:paraId="22883ACC" w14:textId="1A5DBE7B" w:rsidR="006B46AF" w:rsidRDefault="00BA3105"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Pr>
                <w:rFonts w:asciiTheme="minorHAnsi" w:hAnsiTheme="minorHAnsi"/>
                <w:b/>
                <w:sz w:val="20"/>
                <w:szCs w:val="20"/>
              </w:rPr>
              <w:lastRenderedPageBreak/>
              <w:t>J</w:t>
            </w:r>
            <w:r w:rsidR="006B46AF">
              <w:rPr>
                <w:rFonts w:asciiTheme="minorHAnsi" w:hAnsiTheme="minorHAnsi"/>
                <w:b/>
                <w:sz w:val="20"/>
                <w:szCs w:val="20"/>
              </w:rPr>
              <w:t>.</w:t>
            </w:r>
            <w:r w:rsidR="006B46AF" w:rsidRPr="00180B11">
              <w:rPr>
                <w:rFonts w:asciiTheme="minorHAnsi" w:hAnsiTheme="minorHAnsi"/>
                <w:b/>
                <w:sz w:val="20"/>
                <w:szCs w:val="20"/>
              </w:rPr>
              <w:t xml:space="preserve"> HERS-Verified Demand Recirculation Sensor Control</w:t>
            </w:r>
            <w:r w:rsidR="006B46AF">
              <w:rPr>
                <w:rFonts w:asciiTheme="minorHAnsi" w:hAnsiTheme="minorHAnsi"/>
                <w:b/>
                <w:sz w:val="20"/>
                <w:szCs w:val="20"/>
              </w:rPr>
              <w:t xml:space="preserve"> </w:t>
            </w:r>
            <w:r w:rsidR="006B46AF">
              <w:rPr>
                <w:rFonts w:asciiTheme="minorHAnsi" w:hAnsiTheme="minorHAnsi" w:cs="Arial"/>
                <w:b/>
                <w:sz w:val="20"/>
                <w:szCs w:val="20"/>
              </w:rPr>
              <w:t>Requirements</w:t>
            </w:r>
          </w:p>
          <w:p w14:paraId="22883ACD"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r>
              <w:rPr>
                <w:rFonts w:asciiTheme="minorHAnsi" w:hAnsiTheme="minorHAnsi"/>
                <w:b/>
                <w:sz w:val="20"/>
                <w:szCs w:val="20"/>
              </w:rPr>
              <w:br/>
              <w:t xml:space="preserve"> </w:t>
            </w:r>
            <w:r>
              <w:rPr>
                <w:rFonts w:asciiTheme="minorHAnsi" w:hAnsiTheme="minorHAnsi" w:cs="Arial"/>
                <w:sz w:val="20"/>
                <w:szCs w:val="20"/>
              </w:rPr>
              <w:t>&lt;&lt; If there are no systems in column B14 that have a value = “</w:t>
            </w:r>
            <w:r w:rsidRPr="00744965">
              <w:rPr>
                <w:sz w:val="20"/>
                <w:szCs w:val="20"/>
              </w:rPr>
              <w:t>HERS-Verified Demand Recirculation Sensor Control</w:t>
            </w:r>
            <w:r>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Pr>
                <w:sz w:val="20"/>
                <w:szCs w:val="20"/>
              </w:rPr>
              <w:t>; else display this entire table</w:t>
            </w:r>
            <w:r w:rsidRPr="00C24D1F">
              <w:rPr>
                <w:sz w:val="20"/>
                <w:szCs w:val="20"/>
              </w:rPr>
              <w:t xml:space="preserve"> &gt;&gt;</w:t>
            </w:r>
          </w:p>
        </w:tc>
      </w:tr>
      <w:tr w:rsidR="006B46AF" w:rsidRPr="002D344E" w14:paraId="22883AD1" w14:textId="77777777" w:rsidTr="006B46AF">
        <w:trPr>
          <w:cantSplit/>
          <w:trHeight w:hRule="exact" w:val="577"/>
        </w:trPr>
        <w:tc>
          <w:tcPr>
            <w:tcW w:w="831" w:type="dxa"/>
            <w:tcBorders>
              <w:top w:val="single" w:sz="4" w:space="0" w:color="auto"/>
            </w:tcBorders>
            <w:vAlign w:val="center"/>
          </w:tcPr>
          <w:p w14:paraId="22883ACF"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762" w:type="dxa"/>
            <w:gridSpan w:val="2"/>
            <w:tcBorders>
              <w:top w:val="single" w:sz="4" w:space="0" w:color="auto"/>
            </w:tcBorders>
            <w:vAlign w:val="center"/>
          </w:tcPr>
          <w:p w14:paraId="22883AD0"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6B46AF" w:rsidRPr="002D344E" w14:paraId="22883AD7" w14:textId="77777777" w:rsidTr="006B46AF">
        <w:trPr>
          <w:cantSplit/>
          <w:trHeight w:hRule="exact" w:val="1108"/>
        </w:trPr>
        <w:tc>
          <w:tcPr>
            <w:tcW w:w="831" w:type="dxa"/>
            <w:vAlign w:val="center"/>
          </w:tcPr>
          <w:p w14:paraId="22883AD2"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762" w:type="dxa"/>
            <w:gridSpan w:val="2"/>
            <w:vAlign w:val="center"/>
          </w:tcPr>
          <w:p w14:paraId="22883AD3"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22883AD4" w14:textId="353573D3" w:rsidR="006B46AF" w:rsidRPr="00B36001" w:rsidRDefault="006B46AF" w:rsidP="006B46AF">
            <w:pPr>
              <w:pStyle w:val="ListParagraph"/>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w:t>
            </w:r>
            <w:r w:rsidR="00313DA2">
              <w:rPr>
                <w:sz w:val="20"/>
                <w:szCs w:val="20"/>
              </w:rPr>
              <w:t>°</w:t>
            </w:r>
            <w:r>
              <w:rPr>
                <w:rFonts w:asciiTheme="minorHAnsi" w:hAnsiTheme="minorHAnsi"/>
                <w:sz w:val="20"/>
                <w:szCs w:val="20"/>
              </w:rPr>
              <w:t>F</w:t>
            </w:r>
            <w:r w:rsidRPr="00B36001">
              <w:rPr>
                <w:sz w:val="20"/>
                <w:szCs w:val="20"/>
              </w:rPr>
              <w:t xml:space="preserve"> ( 5.6</w:t>
            </w:r>
            <w:r w:rsidR="00313DA2">
              <w:rPr>
                <w:sz w:val="20"/>
                <w:szCs w:val="20"/>
              </w:rPr>
              <w:t>°</w:t>
            </w:r>
            <w:r>
              <w:rPr>
                <w:rFonts w:asciiTheme="minorHAnsi" w:hAnsiTheme="minorHAnsi"/>
                <w:sz w:val="20"/>
                <w:szCs w:val="20"/>
              </w:rPr>
              <w:t>C</w:t>
            </w:r>
            <w:r w:rsidRPr="00B36001">
              <w:rPr>
                <w:sz w:val="20"/>
                <w:szCs w:val="20"/>
              </w:rPr>
              <w:t>) above the initial temperature of the water in the pipe</w:t>
            </w:r>
          </w:p>
          <w:p w14:paraId="22883AD5" w14:textId="4C68338C" w:rsidR="006B46AF" w:rsidRDefault="006B46AF" w:rsidP="006B46AF">
            <w:pPr>
              <w:pStyle w:val="ListParagraph"/>
              <w:keepNext/>
              <w:numPr>
                <w:ilvl w:val="0"/>
                <w:numId w:val="39"/>
              </w:numPr>
              <w:rPr>
                <w:sz w:val="20"/>
                <w:szCs w:val="20"/>
              </w:rPr>
            </w:pPr>
            <w:r w:rsidRPr="00CC3747">
              <w:rPr>
                <w:sz w:val="20"/>
                <w:szCs w:val="20"/>
              </w:rPr>
              <w:t>Not more than 102</w:t>
            </w:r>
            <w:r w:rsidR="00313DA2">
              <w:rPr>
                <w:sz w:val="20"/>
                <w:szCs w:val="20"/>
              </w:rPr>
              <w:t>°</w:t>
            </w:r>
            <w:r>
              <w:rPr>
                <w:rFonts w:asciiTheme="minorHAnsi" w:hAnsiTheme="minorHAnsi"/>
                <w:sz w:val="20"/>
                <w:szCs w:val="20"/>
              </w:rPr>
              <w:t>F</w:t>
            </w:r>
            <w:r w:rsidRPr="00CC3747">
              <w:rPr>
                <w:sz w:val="20"/>
                <w:szCs w:val="20"/>
              </w:rPr>
              <w:t xml:space="preserve"> (38.9</w:t>
            </w:r>
            <w:r w:rsidR="00313DA2">
              <w:rPr>
                <w:sz w:val="20"/>
                <w:szCs w:val="20"/>
              </w:rPr>
              <w:t>°</w:t>
            </w:r>
            <w:r>
              <w:rPr>
                <w:rFonts w:asciiTheme="minorHAnsi" w:hAnsiTheme="minorHAnsi"/>
                <w:sz w:val="20"/>
                <w:szCs w:val="20"/>
              </w:rPr>
              <w:t>C</w:t>
            </w:r>
            <w:r w:rsidRPr="00CC3747">
              <w:rPr>
                <w:sz w:val="20"/>
                <w:szCs w:val="20"/>
              </w:rPr>
              <w:t>).</w:t>
            </w:r>
          </w:p>
          <w:p w14:paraId="22883AD6" w14:textId="77777777" w:rsidR="006B46AF" w:rsidRDefault="006B46AF" w:rsidP="006B46AF">
            <w:pPr>
              <w:keepNext/>
              <w:rPr>
                <w:sz w:val="20"/>
                <w:szCs w:val="20"/>
              </w:rPr>
            </w:pPr>
          </w:p>
        </w:tc>
      </w:tr>
      <w:tr w:rsidR="006B46AF" w:rsidRPr="002D344E" w14:paraId="22883ADA" w14:textId="77777777" w:rsidTr="006B46AF">
        <w:trPr>
          <w:cantSplit/>
          <w:trHeight w:hRule="exact" w:val="550"/>
        </w:trPr>
        <w:tc>
          <w:tcPr>
            <w:tcW w:w="831" w:type="dxa"/>
            <w:vAlign w:val="center"/>
          </w:tcPr>
          <w:p w14:paraId="22883AD8"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762" w:type="dxa"/>
            <w:gridSpan w:val="2"/>
            <w:vAlign w:val="center"/>
          </w:tcPr>
          <w:p w14:paraId="22883AD9" w14:textId="77777777" w:rsidR="006B46AF" w:rsidRDefault="006B46AF" w:rsidP="006B46AF">
            <w:pPr>
              <w:keepNext/>
              <w:rPr>
                <w:sz w:val="20"/>
                <w:szCs w:val="20"/>
              </w:rPr>
            </w:pPr>
            <w:r w:rsidRPr="00B36001">
              <w:rPr>
                <w:sz w:val="20"/>
                <w:szCs w:val="20"/>
              </w:rPr>
              <w:t>The controls shall limit pump operation to a maximum of 10 minutes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6B46AF" w:rsidRPr="00B36001" w14:paraId="22883AE0" w14:textId="77777777" w:rsidTr="006B46AF">
        <w:trPr>
          <w:cantSplit/>
          <w:trHeight w:hRule="exact" w:val="1882"/>
        </w:trPr>
        <w:tc>
          <w:tcPr>
            <w:tcW w:w="831" w:type="dxa"/>
            <w:vAlign w:val="center"/>
          </w:tcPr>
          <w:p w14:paraId="22883ADB"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762" w:type="dxa"/>
            <w:gridSpan w:val="2"/>
            <w:vAlign w:val="center"/>
          </w:tcPr>
          <w:p w14:paraId="22883ADC" w14:textId="77777777" w:rsidR="006B46AF" w:rsidRPr="00B36001"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22883ADD" w14:textId="77777777" w:rsidR="006B46AF" w:rsidRPr="00B36001" w:rsidRDefault="006B46AF" w:rsidP="006B46AF">
            <w:pPr>
              <w:pStyle w:val="ListParagraph"/>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a dedicated return line has been installed the pump, controls and thermo-sensor are installed at the end of the supply portion of the recirculation loop; or</w:t>
            </w:r>
          </w:p>
          <w:p w14:paraId="22883ADE" w14:textId="77777777" w:rsidR="006B46AF" w:rsidRPr="00B36001" w:rsidRDefault="006B46AF" w:rsidP="006B46AF">
            <w:pPr>
              <w:pStyle w:val="ListParagraph"/>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recirculation loop as possible, or</w:t>
            </w:r>
          </w:p>
          <w:p w14:paraId="22883ADF" w14:textId="77777777" w:rsidR="006B46AF" w:rsidRPr="00B36001" w:rsidRDefault="006B46AF" w:rsidP="006B46AF">
            <w:pPr>
              <w:pStyle w:val="ListParagraph"/>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 xml:space="preserve">When the cold water line is used as the return, the pump, demand controls and </w:t>
            </w:r>
            <w:proofErr w:type="spellStart"/>
            <w:r w:rsidRPr="00B36001">
              <w:rPr>
                <w:sz w:val="20"/>
                <w:szCs w:val="20"/>
              </w:rPr>
              <w:t>thermosensor</w:t>
            </w:r>
            <w:proofErr w:type="spellEnd"/>
            <w:r w:rsidRPr="00B36001">
              <w:rPr>
                <w:sz w:val="20"/>
                <w:szCs w:val="20"/>
              </w:rPr>
              <w:t xml:space="preserve"> shall be installed in an accessible location at the end of supply portion of the hot water distribution line (typically under a sink).</w:t>
            </w:r>
          </w:p>
        </w:tc>
      </w:tr>
      <w:tr w:rsidR="006B46AF" w:rsidRPr="00B36001" w14:paraId="22883AE3" w14:textId="77777777" w:rsidTr="006B46AF">
        <w:trPr>
          <w:cantSplit/>
          <w:trHeight w:hRule="exact" w:val="478"/>
        </w:trPr>
        <w:tc>
          <w:tcPr>
            <w:tcW w:w="831" w:type="dxa"/>
            <w:vAlign w:val="center"/>
          </w:tcPr>
          <w:p w14:paraId="22883AE1"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762" w:type="dxa"/>
            <w:gridSpan w:val="2"/>
            <w:vAlign w:val="center"/>
          </w:tcPr>
          <w:p w14:paraId="22883AE2" w14:textId="77777777" w:rsidR="006B46AF" w:rsidRPr="00B36001"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6B46AF" w14:paraId="22883AE6" w14:textId="77777777" w:rsidTr="006B46AF">
        <w:trPr>
          <w:cantSplit/>
          <w:trHeight w:hRule="exact" w:val="766"/>
        </w:trPr>
        <w:tc>
          <w:tcPr>
            <w:tcW w:w="831" w:type="dxa"/>
            <w:vAlign w:val="center"/>
          </w:tcPr>
          <w:p w14:paraId="22883AE4"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762" w:type="dxa"/>
            <w:gridSpan w:val="2"/>
            <w:vAlign w:val="center"/>
          </w:tcPr>
          <w:p w14:paraId="22883AE5"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Pr>
                <w:sz w:val="20"/>
                <w:szCs w:val="20"/>
              </w:rPr>
              <w:t>Each c</w:t>
            </w:r>
            <w:r w:rsidRPr="00B36001">
              <w:rPr>
                <w:sz w:val="20"/>
                <w:szCs w:val="20"/>
              </w:rPr>
              <w:t xml:space="preserve">ontrol shall have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6B46AF" w:rsidRPr="006D2E42" w14:paraId="22883AE9" w14:textId="77777777" w:rsidTr="006B46AF">
        <w:trPr>
          <w:cantSplit/>
          <w:trHeight w:hRule="exact" w:val="288"/>
        </w:trPr>
        <w:tc>
          <w:tcPr>
            <w:tcW w:w="831" w:type="dxa"/>
            <w:vAlign w:val="center"/>
          </w:tcPr>
          <w:p w14:paraId="22883AE7" w14:textId="77777777" w:rsidR="006B46AF" w:rsidRPr="002D344E"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07</w:t>
            </w:r>
          </w:p>
        </w:tc>
        <w:tc>
          <w:tcPr>
            <w:tcW w:w="13762" w:type="dxa"/>
            <w:gridSpan w:val="2"/>
            <w:vAlign w:val="center"/>
          </w:tcPr>
          <w:p w14:paraId="22883AE8" w14:textId="77777777" w:rsidR="006B46AF" w:rsidRPr="002D344E"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sz w:val="20"/>
                <w:szCs w:val="20"/>
              </w:rPr>
            </w:pPr>
            <w:r w:rsidRPr="002D344E">
              <w:rPr>
                <w:sz w:val="20"/>
                <w:szCs w:val="20"/>
              </w:rPr>
              <w:t>If more than one loop installed each loop shall have its own pump and controls</w:t>
            </w:r>
          </w:p>
        </w:tc>
      </w:tr>
      <w:tr w:rsidR="006B46AF" w:rsidRPr="006D2E42" w14:paraId="22883AEC" w14:textId="77777777" w:rsidTr="006B46AF">
        <w:trPr>
          <w:cantSplit/>
          <w:trHeight w:hRule="exact" w:val="370"/>
        </w:trPr>
        <w:tc>
          <w:tcPr>
            <w:tcW w:w="831" w:type="dxa"/>
            <w:vAlign w:val="center"/>
          </w:tcPr>
          <w:p w14:paraId="22883AEA"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08</w:t>
            </w:r>
          </w:p>
        </w:tc>
        <w:tc>
          <w:tcPr>
            <w:tcW w:w="13762" w:type="dxa"/>
            <w:gridSpan w:val="2"/>
            <w:vAlign w:val="center"/>
          </w:tcPr>
          <w:p w14:paraId="22883AEB" w14:textId="77777777" w:rsidR="006B46AF" w:rsidRPr="00D24BC5"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r w:rsidRPr="00D24BC5">
              <w:rPr>
                <w:rFonts w:asciiTheme="minorHAnsi" w:hAnsiTheme="minorHAnsi" w:cs="Arial"/>
                <w:sz w:val="20"/>
                <w:szCs w:val="20"/>
              </w:rPr>
              <w:t>Automatic Air release valve is installed on the inlet side of the recirculation pump per Section 110.3(c</w:t>
            </w:r>
            <w:proofErr w:type="gramStart"/>
            <w:r w:rsidRPr="00D24BC5">
              <w:rPr>
                <w:rFonts w:asciiTheme="minorHAnsi" w:hAnsiTheme="minorHAnsi" w:cs="Arial"/>
                <w:sz w:val="20"/>
                <w:szCs w:val="20"/>
              </w:rPr>
              <w:t>)5A</w:t>
            </w:r>
            <w:proofErr w:type="gramEnd"/>
            <w:r w:rsidRPr="00D24BC5">
              <w:rPr>
                <w:rFonts w:asciiTheme="minorHAnsi" w:hAnsiTheme="minorHAnsi" w:cs="Arial"/>
                <w:sz w:val="20"/>
                <w:szCs w:val="20"/>
              </w:rPr>
              <w:t>.</w:t>
            </w:r>
          </w:p>
        </w:tc>
      </w:tr>
      <w:tr w:rsidR="006B46AF" w:rsidRPr="006D2E42" w14:paraId="22883AEF" w14:textId="77777777" w:rsidTr="006B46AF">
        <w:trPr>
          <w:cantSplit/>
          <w:trHeight w:hRule="exact" w:val="361"/>
        </w:trPr>
        <w:tc>
          <w:tcPr>
            <w:tcW w:w="831" w:type="dxa"/>
            <w:vAlign w:val="center"/>
          </w:tcPr>
          <w:p w14:paraId="22883AED"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09</w:t>
            </w:r>
          </w:p>
        </w:tc>
        <w:tc>
          <w:tcPr>
            <w:tcW w:w="13762" w:type="dxa"/>
            <w:gridSpan w:val="2"/>
            <w:vAlign w:val="center"/>
          </w:tcPr>
          <w:p w14:paraId="22883AEE" w14:textId="77777777" w:rsidR="006B46AF" w:rsidRPr="00D24BC5"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sz w:val="20"/>
                <w:szCs w:val="20"/>
              </w:rPr>
            </w:pPr>
            <w:r w:rsidRPr="00D24BC5">
              <w:rPr>
                <w:rFonts w:asciiTheme="minorHAnsi" w:hAnsiTheme="minorHAnsi" w:cs="Arial"/>
                <w:sz w:val="20"/>
                <w:szCs w:val="20"/>
              </w:rPr>
              <w:t>A check valve is located between the recirculation pump and the water heater per Section 110.3(c</w:t>
            </w:r>
            <w:proofErr w:type="gramStart"/>
            <w:r w:rsidRPr="00D24BC5">
              <w:rPr>
                <w:rFonts w:asciiTheme="minorHAnsi" w:hAnsiTheme="minorHAnsi" w:cs="Arial"/>
                <w:sz w:val="20"/>
                <w:szCs w:val="20"/>
              </w:rPr>
              <w:t>)5B</w:t>
            </w:r>
            <w:proofErr w:type="gramEnd"/>
            <w:r w:rsidRPr="00D24BC5">
              <w:rPr>
                <w:rFonts w:asciiTheme="minorHAnsi" w:hAnsiTheme="minorHAnsi" w:cs="Arial"/>
                <w:sz w:val="20"/>
                <w:szCs w:val="20"/>
              </w:rPr>
              <w:t>.</w:t>
            </w:r>
          </w:p>
        </w:tc>
      </w:tr>
      <w:tr w:rsidR="006B46AF" w:rsidRPr="006D2E42" w14:paraId="22883AF2" w14:textId="77777777" w:rsidTr="006B46AF">
        <w:trPr>
          <w:cantSplit/>
          <w:trHeight w:hRule="exact" w:val="631"/>
        </w:trPr>
        <w:tc>
          <w:tcPr>
            <w:tcW w:w="831" w:type="dxa"/>
            <w:vAlign w:val="center"/>
          </w:tcPr>
          <w:p w14:paraId="22883AF0"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10</w:t>
            </w:r>
          </w:p>
        </w:tc>
        <w:tc>
          <w:tcPr>
            <w:tcW w:w="13762" w:type="dxa"/>
            <w:gridSpan w:val="2"/>
            <w:vAlign w:val="center"/>
          </w:tcPr>
          <w:p w14:paraId="22883AF1" w14:textId="77777777" w:rsidR="006B46AF" w:rsidRPr="00D24BC5" w:rsidRDefault="006B46AF" w:rsidP="006B46AF">
            <w:pPr>
              <w:keepNext/>
              <w:spacing w:after="0"/>
              <w:rPr>
                <w:rFonts w:asciiTheme="minorHAnsi" w:hAnsiTheme="minorHAnsi" w:cs="Arial"/>
                <w:sz w:val="20"/>
                <w:szCs w:val="20"/>
              </w:rPr>
            </w:pPr>
            <w:r w:rsidRPr="00D24BC5">
              <w:rPr>
                <w:rFonts w:asciiTheme="minorHAnsi" w:hAnsiTheme="minorHAnsi" w:cs="Arial"/>
                <w:sz w:val="20"/>
                <w:szCs w:val="20"/>
              </w:rPr>
              <w:t xml:space="preserve">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is installed between the pump and the water heating equipment with an isolation valve between the 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and the water heating equipment per Section 110.3(c</w:t>
            </w:r>
            <w:proofErr w:type="gramStart"/>
            <w:r w:rsidRPr="00D24BC5">
              <w:rPr>
                <w:rFonts w:asciiTheme="minorHAnsi" w:hAnsiTheme="minorHAnsi" w:cs="Arial"/>
                <w:sz w:val="20"/>
                <w:szCs w:val="20"/>
              </w:rPr>
              <w:t>)5C</w:t>
            </w:r>
            <w:proofErr w:type="gramEnd"/>
            <w:r w:rsidRPr="00D24BC5">
              <w:rPr>
                <w:rFonts w:asciiTheme="minorHAnsi" w:hAnsiTheme="minorHAnsi" w:cs="Arial"/>
                <w:sz w:val="20"/>
                <w:szCs w:val="20"/>
              </w:rPr>
              <w:t>.</w:t>
            </w:r>
          </w:p>
        </w:tc>
      </w:tr>
      <w:tr w:rsidR="006B46AF" w:rsidRPr="006D2E42" w14:paraId="22883AF5" w14:textId="77777777" w:rsidTr="006B46AF">
        <w:trPr>
          <w:cantSplit/>
          <w:trHeight w:hRule="exact" w:val="505"/>
        </w:trPr>
        <w:tc>
          <w:tcPr>
            <w:tcW w:w="831" w:type="dxa"/>
            <w:vAlign w:val="center"/>
          </w:tcPr>
          <w:p w14:paraId="22883AF3"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11</w:t>
            </w:r>
          </w:p>
        </w:tc>
        <w:tc>
          <w:tcPr>
            <w:tcW w:w="13762" w:type="dxa"/>
            <w:gridSpan w:val="2"/>
            <w:vAlign w:val="center"/>
          </w:tcPr>
          <w:p w14:paraId="22883AF4" w14:textId="72DF8507" w:rsidR="006B46AF" w:rsidRPr="00D24BC5" w:rsidRDefault="006B46AF" w:rsidP="00F312B5">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Isolation valves are installed on both sides of the pump. One of the isolation valves may be the s</w:t>
            </w:r>
            <w:r>
              <w:rPr>
                <w:rFonts w:asciiTheme="minorHAnsi" w:eastAsia="Calibri" w:hAnsiTheme="minorHAnsi" w:cs="Arial"/>
              </w:rPr>
              <w:t xml:space="preserve">ame isolation valve as in item </w:t>
            </w:r>
            <w:r w:rsidR="00F312B5">
              <w:rPr>
                <w:rFonts w:asciiTheme="minorHAnsi" w:eastAsia="Calibri" w:hAnsiTheme="minorHAnsi" w:cs="Arial"/>
              </w:rPr>
              <w:t>09</w:t>
            </w:r>
            <w:r w:rsidR="00F312B5" w:rsidRPr="00D24BC5">
              <w:rPr>
                <w:rFonts w:asciiTheme="minorHAnsi" w:eastAsia="Calibri" w:hAnsiTheme="minorHAnsi" w:cs="Arial"/>
              </w:rPr>
              <w:t xml:space="preserve"> </w:t>
            </w:r>
            <w:r w:rsidRPr="00D24BC5">
              <w:rPr>
                <w:rFonts w:asciiTheme="minorHAnsi" w:eastAsia="Calibri" w:hAnsiTheme="minorHAnsi" w:cs="Arial"/>
              </w:rPr>
              <w:t>above per Section 110.3(c</w:t>
            </w:r>
            <w:proofErr w:type="gramStart"/>
            <w:r w:rsidRPr="00D24BC5">
              <w:rPr>
                <w:rFonts w:asciiTheme="minorHAnsi" w:eastAsia="Calibri" w:hAnsiTheme="minorHAnsi" w:cs="Arial"/>
              </w:rPr>
              <w:t>)5D</w:t>
            </w:r>
            <w:proofErr w:type="gramEnd"/>
            <w:r w:rsidRPr="00D24BC5">
              <w:rPr>
                <w:rFonts w:asciiTheme="minorHAnsi" w:eastAsia="Calibri" w:hAnsiTheme="minorHAnsi" w:cs="Arial"/>
              </w:rPr>
              <w:t>.</w:t>
            </w:r>
          </w:p>
        </w:tc>
      </w:tr>
      <w:tr w:rsidR="006B46AF" w:rsidRPr="006D2E42" w14:paraId="22883AF8" w14:textId="77777777" w:rsidTr="006B46AF">
        <w:trPr>
          <w:cantSplit/>
          <w:trHeight w:hRule="exact" w:val="451"/>
        </w:trPr>
        <w:tc>
          <w:tcPr>
            <w:tcW w:w="831" w:type="dxa"/>
            <w:vAlign w:val="center"/>
          </w:tcPr>
          <w:p w14:paraId="22883AF6"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12</w:t>
            </w:r>
          </w:p>
        </w:tc>
        <w:tc>
          <w:tcPr>
            <w:tcW w:w="13762" w:type="dxa"/>
            <w:gridSpan w:val="2"/>
            <w:vAlign w:val="center"/>
          </w:tcPr>
          <w:p w14:paraId="22883AF7" w14:textId="77777777" w:rsidR="006B46AF" w:rsidRPr="00D24BC5" w:rsidRDefault="006B46AF" w:rsidP="006B46AF">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The cold water supply piping and the recirculation loop piping is not connected to the hot water storage tank drain port per Section 110.3(c</w:t>
            </w:r>
            <w:proofErr w:type="gramStart"/>
            <w:r w:rsidRPr="00D24BC5">
              <w:rPr>
                <w:rFonts w:asciiTheme="minorHAnsi" w:eastAsia="Calibri" w:hAnsiTheme="minorHAnsi" w:cs="Arial"/>
              </w:rPr>
              <w:t>)5E</w:t>
            </w:r>
            <w:proofErr w:type="gramEnd"/>
            <w:r w:rsidRPr="00D24BC5">
              <w:rPr>
                <w:rFonts w:asciiTheme="minorHAnsi" w:eastAsia="Calibri" w:hAnsiTheme="minorHAnsi" w:cs="Arial"/>
              </w:rPr>
              <w:t>.</w:t>
            </w:r>
          </w:p>
        </w:tc>
      </w:tr>
      <w:tr w:rsidR="006B46AF" w:rsidRPr="006D2E42" w14:paraId="22883AFB" w14:textId="77777777" w:rsidTr="006B46AF">
        <w:trPr>
          <w:cantSplit/>
          <w:trHeight w:hRule="exact" w:val="451"/>
        </w:trPr>
        <w:tc>
          <w:tcPr>
            <w:tcW w:w="831" w:type="dxa"/>
            <w:vAlign w:val="center"/>
          </w:tcPr>
          <w:p w14:paraId="22883AF9"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13</w:t>
            </w:r>
          </w:p>
        </w:tc>
        <w:tc>
          <w:tcPr>
            <w:tcW w:w="13762" w:type="dxa"/>
            <w:gridSpan w:val="2"/>
            <w:vAlign w:val="center"/>
          </w:tcPr>
          <w:p w14:paraId="22883AFA" w14:textId="77777777" w:rsidR="006B46AF" w:rsidRPr="00D24BC5" w:rsidRDefault="006B46AF" w:rsidP="006B46AF">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A check valve is installed on the cold water supply line between the hot water system and the next closest tee on the cold water supply per Section 110.3(c</w:t>
            </w:r>
            <w:proofErr w:type="gramStart"/>
            <w:r w:rsidRPr="00D24BC5">
              <w:rPr>
                <w:rFonts w:asciiTheme="minorHAnsi" w:eastAsia="Calibri" w:hAnsiTheme="minorHAnsi" w:cs="Arial"/>
              </w:rPr>
              <w:t>)5F</w:t>
            </w:r>
            <w:proofErr w:type="gramEnd"/>
            <w:r w:rsidRPr="00D24BC5">
              <w:rPr>
                <w:rFonts w:asciiTheme="minorHAnsi" w:eastAsia="Calibri" w:hAnsiTheme="minorHAnsi" w:cs="Arial"/>
              </w:rPr>
              <w:t>.</w:t>
            </w:r>
          </w:p>
        </w:tc>
      </w:tr>
      <w:tr w:rsidR="00384A1C" w:rsidRPr="006D2E42" w14:paraId="22883B02" w14:textId="77777777" w:rsidTr="00313DA2">
        <w:trPr>
          <w:cantSplit/>
          <w:trHeight w:hRule="exact" w:val="1405"/>
        </w:trPr>
        <w:tc>
          <w:tcPr>
            <w:tcW w:w="831" w:type="dxa"/>
            <w:vAlign w:val="center"/>
          </w:tcPr>
          <w:p w14:paraId="22883AFC" w14:textId="77777777" w:rsidR="00384A1C" w:rsidRPr="00CA5824" w:rsidRDefault="00384A1C" w:rsidP="00C661C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lastRenderedPageBreak/>
              <w:t>14</w:t>
            </w:r>
          </w:p>
        </w:tc>
        <w:tc>
          <w:tcPr>
            <w:tcW w:w="3867" w:type="dxa"/>
            <w:vAlign w:val="center"/>
          </w:tcPr>
          <w:p w14:paraId="22883AFD" w14:textId="77777777" w:rsidR="00384A1C" w:rsidRPr="00CA5824" w:rsidRDefault="00384A1C" w:rsidP="00C661C8">
            <w:pPr>
              <w:spacing w:after="0"/>
              <w:rPr>
                <w:sz w:val="20"/>
                <w:szCs w:val="20"/>
              </w:rPr>
            </w:pPr>
            <w:r w:rsidRPr="00CA5824">
              <w:rPr>
                <w:sz w:val="20"/>
                <w:szCs w:val="18"/>
              </w:rPr>
              <w:t>Verification Status:</w:t>
            </w:r>
          </w:p>
        </w:tc>
        <w:tc>
          <w:tcPr>
            <w:tcW w:w="9895" w:type="dxa"/>
            <w:vAlign w:val="center"/>
          </w:tcPr>
          <w:p w14:paraId="22883AFE" w14:textId="77777777" w:rsidR="00384A1C" w:rsidRPr="00CA5824" w:rsidRDefault="00384A1C" w:rsidP="00C661C8">
            <w:pPr>
              <w:keepNext/>
              <w:spacing w:after="0" w:line="240" w:lineRule="auto"/>
              <w:rPr>
                <w:sz w:val="20"/>
                <w:szCs w:val="18"/>
              </w:rPr>
            </w:pPr>
            <w:r w:rsidRPr="00CA5824">
              <w:rPr>
                <w:sz w:val="20"/>
                <w:szCs w:val="18"/>
              </w:rPr>
              <w:t>&lt;&lt;user pick from list:</w:t>
            </w:r>
          </w:p>
          <w:p w14:paraId="22883AFF" w14:textId="77777777" w:rsidR="00384A1C" w:rsidRPr="00CA5824" w:rsidRDefault="00384A1C" w:rsidP="00C661C8">
            <w:pPr>
              <w:keepNext/>
              <w:tabs>
                <w:tab w:val="left" w:pos="356"/>
              </w:tabs>
              <w:spacing w:after="0" w:line="240" w:lineRule="auto"/>
              <w:rPr>
                <w:sz w:val="20"/>
                <w:szCs w:val="18"/>
              </w:rPr>
            </w:pPr>
            <w:r w:rsidRPr="00CA5824">
              <w:rPr>
                <w:sz w:val="20"/>
                <w:szCs w:val="18"/>
              </w:rPr>
              <w:t xml:space="preserve">*** </w:t>
            </w:r>
            <w:r w:rsidRPr="00CA5824">
              <w:rPr>
                <w:sz w:val="20"/>
                <w:szCs w:val="18"/>
                <w:u w:val="single"/>
              </w:rPr>
              <w:t>Pass</w:t>
            </w:r>
            <w:r w:rsidRPr="00CA5824">
              <w:rPr>
                <w:sz w:val="20"/>
                <w:szCs w:val="18"/>
              </w:rPr>
              <w:t xml:space="preserve"> - all applicable requirements are met; or</w:t>
            </w:r>
          </w:p>
          <w:p w14:paraId="22883B00" w14:textId="77777777" w:rsidR="00384A1C" w:rsidRPr="00CA5824" w:rsidRDefault="00384A1C" w:rsidP="00C661C8">
            <w:pPr>
              <w:keepNext/>
              <w:tabs>
                <w:tab w:val="left" w:pos="356"/>
              </w:tabs>
              <w:spacing w:after="0" w:line="240" w:lineRule="auto"/>
              <w:ind w:left="356" w:hanging="356"/>
              <w:rPr>
                <w:sz w:val="20"/>
                <w:szCs w:val="18"/>
              </w:rPr>
            </w:pPr>
            <w:r w:rsidRPr="00CA5824">
              <w:rPr>
                <w:sz w:val="20"/>
                <w:szCs w:val="18"/>
              </w:rPr>
              <w:t xml:space="preserve">*** </w:t>
            </w:r>
            <w:r w:rsidRPr="00CA5824">
              <w:rPr>
                <w:sz w:val="20"/>
                <w:szCs w:val="18"/>
                <w:u w:val="single"/>
              </w:rPr>
              <w:t>Fail</w:t>
            </w:r>
            <w:r w:rsidRPr="00CA5824">
              <w:rPr>
                <w:sz w:val="20"/>
                <w:szCs w:val="18"/>
              </w:rPr>
              <w:t xml:space="preserve"> - one or more applicable requirements are not met. Enter reason for failure in corrections notes field below; or</w:t>
            </w:r>
          </w:p>
          <w:p w14:paraId="22883B01" w14:textId="77777777" w:rsidR="00384A1C" w:rsidRPr="00CA5824" w:rsidRDefault="00384A1C" w:rsidP="00C661C8">
            <w:pPr>
              <w:keepNext/>
              <w:tabs>
                <w:tab w:val="left" w:pos="366"/>
              </w:tabs>
              <w:spacing w:after="0" w:line="240" w:lineRule="auto"/>
              <w:rPr>
                <w:sz w:val="20"/>
                <w:szCs w:val="18"/>
              </w:rPr>
            </w:pPr>
            <w:r w:rsidRPr="00CA5824">
              <w:rPr>
                <w:sz w:val="20"/>
                <w:szCs w:val="18"/>
              </w:rPr>
              <w:t xml:space="preserve">*** </w:t>
            </w:r>
            <w:r w:rsidRPr="00CA5824">
              <w:rPr>
                <w:sz w:val="20"/>
                <w:szCs w:val="18"/>
                <w:u w:val="single"/>
              </w:rPr>
              <w:t>All n/a</w:t>
            </w:r>
            <w:r w:rsidRPr="00CA5824">
              <w:rPr>
                <w:sz w:val="20"/>
                <w:szCs w:val="18"/>
              </w:rPr>
              <w:t xml:space="preserve"> - This entire table is not applicable</w:t>
            </w:r>
          </w:p>
        </w:tc>
      </w:tr>
      <w:tr w:rsidR="00384A1C" w:rsidRPr="006D2E42" w14:paraId="22883B05" w14:textId="77777777" w:rsidTr="006B46AF">
        <w:trPr>
          <w:cantSplit/>
          <w:trHeight w:hRule="exact" w:val="451"/>
        </w:trPr>
        <w:tc>
          <w:tcPr>
            <w:tcW w:w="831" w:type="dxa"/>
            <w:vAlign w:val="center"/>
          </w:tcPr>
          <w:p w14:paraId="22883B03" w14:textId="77777777" w:rsidR="00384A1C" w:rsidRPr="00CA5824" w:rsidRDefault="00384A1C" w:rsidP="00C661C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15</w:t>
            </w:r>
          </w:p>
        </w:tc>
        <w:tc>
          <w:tcPr>
            <w:tcW w:w="13762" w:type="dxa"/>
            <w:gridSpan w:val="2"/>
            <w:vAlign w:val="center"/>
          </w:tcPr>
          <w:p w14:paraId="22883B04" w14:textId="77777777" w:rsidR="00384A1C" w:rsidRPr="00CA5824" w:rsidRDefault="00384A1C" w:rsidP="00C661C8">
            <w:pPr>
              <w:spacing w:after="0"/>
              <w:rPr>
                <w:sz w:val="20"/>
                <w:szCs w:val="20"/>
              </w:rPr>
            </w:pPr>
            <w:r w:rsidRPr="00CA5824">
              <w:rPr>
                <w:sz w:val="20"/>
                <w:szCs w:val="18"/>
              </w:rPr>
              <w:t xml:space="preserve">Correction Notes: &lt;&lt;if </w:t>
            </w:r>
            <w:r w:rsidRPr="00CA5824">
              <w:rPr>
                <w:sz w:val="20"/>
                <w:szCs w:val="18"/>
                <w:u w:val="single"/>
              </w:rPr>
              <w:t>Verification Status</w:t>
            </w:r>
            <w:r w:rsidRPr="00CA5824">
              <w:rPr>
                <w:sz w:val="20"/>
                <w:szCs w:val="18"/>
              </w:rPr>
              <w:t xml:space="preserve">= </w:t>
            </w:r>
            <w:r w:rsidRPr="00CA5824">
              <w:rPr>
                <w:sz w:val="20"/>
                <w:szCs w:val="18"/>
                <w:u w:val="single"/>
              </w:rPr>
              <w:t>Fail</w:t>
            </w:r>
            <w:r w:rsidRPr="00CA5824">
              <w:rPr>
                <w:sz w:val="20"/>
                <w:szCs w:val="18"/>
              </w:rPr>
              <w:t>, then text entry in this Corrections Notes field is required;  user input text&gt;&gt;</w:t>
            </w:r>
          </w:p>
        </w:tc>
      </w:tr>
      <w:tr w:rsidR="00384A1C" w:rsidRPr="006D2E42" w14:paraId="22883B07" w14:textId="77777777" w:rsidTr="00DD6E85">
        <w:trPr>
          <w:cantSplit/>
          <w:trHeight w:hRule="exact" w:val="532"/>
        </w:trPr>
        <w:tc>
          <w:tcPr>
            <w:tcW w:w="14593" w:type="dxa"/>
            <w:gridSpan w:val="3"/>
            <w:vAlign w:val="center"/>
          </w:tcPr>
          <w:p w14:paraId="22883B06" w14:textId="77777777" w:rsidR="00384A1C" w:rsidRPr="006D2E42" w:rsidRDefault="00DD6E85"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22883B08" w14:textId="77777777" w:rsidR="006B46AF" w:rsidRDefault="006B46AF" w:rsidP="006B46A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b/>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0"/>
        <w:gridCol w:w="13876"/>
      </w:tblGrid>
      <w:tr w:rsidR="00384A1C" w:rsidRPr="008A45F8" w14:paraId="22883B0B" w14:textId="77777777" w:rsidTr="00C661C8">
        <w:trPr>
          <w:cantSplit/>
          <w:trHeight w:val="432"/>
        </w:trPr>
        <w:tc>
          <w:tcPr>
            <w:tcW w:w="5000" w:type="pct"/>
            <w:gridSpan w:val="2"/>
            <w:vAlign w:val="center"/>
          </w:tcPr>
          <w:p w14:paraId="22883B09" w14:textId="03FF4612" w:rsidR="00384A1C" w:rsidRPr="00A1777C" w:rsidRDefault="00BA3105" w:rsidP="00C661C8">
            <w:pPr>
              <w:keepNext/>
              <w:spacing w:after="60" w:line="240" w:lineRule="auto"/>
              <w:outlineLvl w:val="0"/>
              <w:rPr>
                <w:rFonts w:asciiTheme="minorHAnsi" w:hAnsiTheme="minorHAnsi"/>
                <w:b/>
                <w:sz w:val="20"/>
                <w:szCs w:val="20"/>
              </w:rPr>
            </w:pPr>
            <w:r>
              <w:rPr>
                <w:rFonts w:asciiTheme="minorHAnsi" w:hAnsiTheme="minorHAnsi"/>
                <w:b/>
                <w:sz w:val="20"/>
                <w:szCs w:val="20"/>
              </w:rPr>
              <w:t>K</w:t>
            </w:r>
            <w:r w:rsidR="00384A1C" w:rsidRPr="00A1777C">
              <w:rPr>
                <w:rFonts w:asciiTheme="minorHAnsi" w:hAnsiTheme="minorHAnsi"/>
                <w:b/>
                <w:sz w:val="20"/>
                <w:szCs w:val="20"/>
              </w:rPr>
              <w:t>. Determination of HERS Verification Compliance</w:t>
            </w:r>
          </w:p>
          <w:p w14:paraId="22883B0A" w14:textId="77777777" w:rsidR="00384A1C" w:rsidRPr="008A45F8" w:rsidRDefault="00384A1C" w:rsidP="00C661C8">
            <w:pPr>
              <w:keepNext/>
              <w:spacing w:after="60" w:line="240" w:lineRule="auto"/>
              <w:rPr>
                <w:rFonts w:asciiTheme="minorHAnsi" w:eastAsia="Times New Roman" w:hAnsiTheme="minorHAnsi"/>
                <w:sz w:val="18"/>
                <w:szCs w:val="18"/>
              </w:rPr>
            </w:pPr>
            <w:r w:rsidRPr="008A45F8">
              <w:rPr>
                <w:rFonts w:asciiTheme="minorHAnsi" w:eastAsia="Times New Roman"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384A1C" w:rsidRPr="008A45F8" w14:paraId="22883B0E" w14:textId="77777777" w:rsidTr="00C661C8">
        <w:trPr>
          <w:cantSplit/>
          <w:trHeight w:val="432"/>
        </w:trPr>
        <w:tc>
          <w:tcPr>
            <w:tcW w:w="253" w:type="pct"/>
            <w:vAlign w:val="center"/>
          </w:tcPr>
          <w:p w14:paraId="22883B0C" w14:textId="77777777" w:rsidR="00384A1C" w:rsidRPr="008A45F8" w:rsidDel="00C76C40" w:rsidRDefault="00384A1C" w:rsidP="00C661C8">
            <w:pPr>
              <w:keepNext/>
              <w:spacing w:after="0" w:line="240" w:lineRule="auto"/>
              <w:rPr>
                <w:rFonts w:asciiTheme="minorHAnsi" w:eastAsia="Times New Roman" w:hAnsiTheme="minorHAnsi"/>
                <w:sz w:val="18"/>
                <w:szCs w:val="18"/>
              </w:rPr>
            </w:pPr>
            <w:r w:rsidRPr="008A45F8">
              <w:rPr>
                <w:rFonts w:asciiTheme="minorHAnsi" w:eastAsia="Times New Roman" w:hAnsiTheme="minorHAnsi"/>
                <w:sz w:val="18"/>
                <w:szCs w:val="18"/>
              </w:rPr>
              <w:t>01</w:t>
            </w:r>
          </w:p>
        </w:tc>
        <w:tc>
          <w:tcPr>
            <w:tcW w:w="4747" w:type="pct"/>
            <w:vAlign w:val="center"/>
          </w:tcPr>
          <w:p w14:paraId="22883B0D" w14:textId="72E51D45" w:rsidR="00952754" w:rsidRDefault="00384A1C">
            <w:pPr>
              <w:keepNext/>
              <w:spacing w:after="60" w:line="240" w:lineRule="auto"/>
              <w:rPr>
                <w:rFonts w:asciiTheme="minorHAnsi" w:eastAsia="Times New Roman" w:hAnsiTheme="minorHAnsi"/>
                <w:sz w:val="18"/>
                <w:szCs w:val="18"/>
              </w:rPr>
            </w:pPr>
            <w:r w:rsidRPr="008A45F8">
              <w:rPr>
                <w:rFonts w:asciiTheme="minorHAnsi" w:eastAsia="Times New Roman" w:hAnsiTheme="minorHAnsi"/>
                <w:sz w:val="18"/>
                <w:szCs w:val="18"/>
              </w:rPr>
              <w:t>&lt;&lt;</w:t>
            </w:r>
            <w:r>
              <w:rPr>
                <w:rFonts w:asciiTheme="minorHAnsi" w:eastAsia="Times New Roman" w:hAnsiTheme="minorHAnsi"/>
                <w:sz w:val="18"/>
                <w:szCs w:val="18"/>
              </w:rPr>
              <w:t xml:space="preserve"> </w:t>
            </w:r>
            <w:r w:rsidR="00066298">
              <w:rPr>
                <w:rFonts w:asciiTheme="minorHAnsi" w:eastAsia="Times New Roman" w:hAnsiTheme="minorHAnsi"/>
                <w:sz w:val="18"/>
                <w:szCs w:val="18"/>
              </w:rPr>
              <w:t>If C15 result = System Complies, and results for all applicable</w:t>
            </w:r>
            <w:r w:rsidR="00066298" w:rsidDel="00066298">
              <w:rPr>
                <w:rFonts w:asciiTheme="minorHAnsi" w:eastAsia="Times New Roman" w:hAnsiTheme="minorHAnsi"/>
                <w:sz w:val="18"/>
                <w:szCs w:val="18"/>
              </w:rPr>
              <w:t xml:space="preserve"> </w:t>
            </w:r>
            <w:r>
              <w:rPr>
                <w:rFonts w:asciiTheme="minorHAnsi" w:eastAsia="Times New Roman" w:hAnsiTheme="minorHAnsi"/>
                <w:sz w:val="18"/>
                <w:szCs w:val="18"/>
              </w:rPr>
              <w:t>sections E, F, G, H, I, J, K</w:t>
            </w:r>
            <w:r w:rsidR="00066298">
              <w:rPr>
                <w:rFonts w:asciiTheme="minorHAnsi" w:eastAsia="Times New Roman" w:hAnsiTheme="minorHAnsi"/>
                <w:sz w:val="18"/>
                <w:szCs w:val="18"/>
              </w:rPr>
              <w:t xml:space="preserve"> do not = fail</w:t>
            </w:r>
            <w:r>
              <w:rPr>
                <w:rFonts w:asciiTheme="minorHAnsi" w:eastAsia="Times New Roman" w:hAnsiTheme="minorHAnsi"/>
                <w:sz w:val="18"/>
                <w:szCs w:val="18"/>
              </w:rPr>
              <w:t>,</w:t>
            </w:r>
            <w:r w:rsidRPr="008A45F8" w:rsidDel="00D22D45">
              <w:rPr>
                <w:rFonts w:asciiTheme="minorHAnsi" w:eastAsia="Times New Roman" w:hAnsiTheme="minorHAnsi"/>
                <w:sz w:val="18"/>
                <w:szCs w:val="18"/>
              </w:rPr>
              <w:t xml:space="preserve"> </w:t>
            </w:r>
            <w:r w:rsidRPr="008A45F8">
              <w:rPr>
                <w:rFonts w:asciiTheme="minorHAnsi" w:eastAsia="Times New Roman" w:hAnsiTheme="minorHAnsi"/>
                <w:sz w:val="18"/>
                <w:szCs w:val="18"/>
              </w:rPr>
              <w:t>then display: Complies: All specified verification protocol requirements on this document are met; else display: Does not comply: One or more specified verification protocol requirements on this document are not met</w:t>
            </w:r>
            <w:proofErr w:type="gramStart"/>
            <w:r w:rsidRPr="008A45F8">
              <w:rPr>
                <w:rFonts w:asciiTheme="minorHAnsi" w:eastAsia="Times New Roman" w:hAnsiTheme="minorHAnsi"/>
                <w:sz w:val="18"/>
                <w:szCs w:val="18"/>
              </w:rPr>
              <w:t>.&gt;</w:t>
            </w:r>
            <w:proofErr w:type="gramEnd"/>
            <w:r w:rsidRPr="008A45F8">
              <w:rPr>
                <w:rFonts w:asciiTheme="minorHAnsi" w:eastAsia="Times New Roman" w:hAnsiTheme="minorHAnsi"/>
                <w:sz w:val="18"/>
                <w:szCs w:val="18"/>
              </w:rPr>
              <w:t>&gt;</w:t>
            </w:r>
          </w:p>
        </w:tc>
      </w:tr>
    </w:tbl>
    <w:p w14:paraId="22883B0F" w14:textId="77777777" w:rsidR="006B46AF" w:rsidRDefault="006B46AF" w:rsidP="006B46A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b/>
          <w:sz w:val="20"/>
          <w:szCs w:val="20"/>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222"/>
        <w:gridCol w:w="67"/>
        <w:gridCol w:w="7254"/>
      </w:tblGrid>
      <w:tr w:rsidR="003E40E4" w:rsidRPr="003E40E4" w14:paraId="22883B11" w14:textId="77777777" w:rsidTr="00595C39">
        <w:trPr>
          <w:trHeight w:val="323"/>
        </w:trPr>
        <w:tc>
          <w:tcPr>
            <w:tcW w:w="10375" w:type="dxa"/>
            <w:gridSpan w:val="3"/>
            <w:vAlign w:val="center"/>
          </w:tcPr>
          <w:p w14:paraId="22883B10" w14:textId="77777777" w:rsidR="00396E93" w:rsidRDefault="003E40E4" w:rsidP="00396E9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4"/>
                <w:szCs w:val="24"/>
              </w:rPr>
            </w:pPr>
            <w:r w:rsidRPr="003E40E4">
              <w:rPr>
                <w:rFonts w:asciiTheme="minorHAnsi" w:eastAsia="Times New Roman" w:hAnsiTheme="minorHAnsi" w:cs="Arial"/>
                <w:b/>
                <w:caps/>
                <w:sz w:val="18"/>
                <w:szCs w:val="18"/>
              </w:rPr>
              <w:lastRenderedPageBreak/>
              <w:t>Documentation Author's Declaration Statement</w:t>
            </w:r>
          </w:p>
        </w:tc>
      </w:tr>
      <w:tr w:rsidR="003E40E4" w:rsidRPr="003E40E4" w14:paraId="22883B13" w14:textId="77777777" w:rsidTr="00C661C8">
        <w:trPr>
          <w:trHeight w:val="206"/>
        </w:trPr>
        <w:tc>
          <w:tcPr>
            <w:tcW w:w="10375" w:type="dxa"/>
            <w:gridSpan w:val="3"/>
            <w:vAlign w:val="center"/>
          </w:tcPr>
          <w:p w14:paraId="22883B12" w14:textId="77777777" w:rsidR="00396E93" w:rsidRDefault="003E40E4" w:rsidP="00595C39">
            <w:pPr>
              <w:keepNext/>
              <w:numPr>
                <w:ilvl w:val="0"/>
                <w:numId w:val="43"/>
              </w:numPr>
              <w:spacing w:after="0" w:line="240" w:lineRule="auto"/>
              <w:ind w:left="361"/>
              <w:rPr>
                <w:rFonts w:asciiTheme="minorHAnsi" w:eastAsia="Times New Roman" w:hAnsiTheme="minorHAnsi"/>
                <w:sz w:val="18"/>
                <w:szCs w:val="18"/>
              </w:rPr>
            </w:pPr>
            <w:r w:rsidRPr="003E40E4">
              <w:rPr>
                <w:rFonts w:asciiTheme="minorHAnsi" w:eastAsia="Times New Roman" w:hAnsiTheme="minorHAnsi"/>
                <w:sz w:val="18"/>
                <w:szCs w:val="18"/>
              </w:rPr>
              <w:t>I certify that this Certificate of Verification documentation is accurate and complete.</w:t>
            </w:r>
          </w:p>
        </w:tc>
      </w:tr>
      <w:tr w:rsidR="003E40E4" w:rsidRPr="003E40E4" w14:paraId="22883B16" w14:textId="77777777" w:rsidTr="00C661C8">
        <w:trPr>
          <w:trHeight w:val="360"/>
        </w:trPr>
        <w:tc>
          <w:tcPr>
            <w:tcW w:w="5152" w:type="dxa"/>
          </w:tcPr>
          <w:p w14:paraId="22883B14" w14:textId="77777777" w:rsidR="00396E93" w:rsidRDefault="003E40E4" w:rsidP="00396E93">
            <w:pPr>
              <w:keepNext/>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Name:</w:t>
            </w:r>
          </w:p>
        </w:tc>
        <w:tc>
          <w:tcPr>
            <w:tcW w:w="5223" w:type="dxa"/>
            <w:gridSpan w:val="2"/>
          </w:tcPr>
          <w:p w14:paraId="22883B15" w14:textId="77777777" w:rsidR="00396E93" w:rsidRDefault="003E40E4" w:rsidP="00396E93">
            <w:pPr>
              <w:keepNext/>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Signature:</w:t>
            </w:r>
          </w:p>
        </w:tc>
      </w:tr>
      <w:tr w:rsidR="003E40E4" w:rsidRPr="003E40E4" w14:paraId="22883B19" w14:textId="77777777" w:rsidTr="00C661C8">
        <w:trPr>
          <w:trHeight w:val="360"/>
        </w:trPr>
        <w:tc>
          <w:tcPr>
            <w:tcW w:w="5152" w:type="dxa"/>
          </w:tcPr>
          <w:p w14:paraId="22883B17" w14:textId="77777777" w:rsidR="00396E93" w:rsidRDefault="003E40E4" w:rsidP="00396E93">
            <w:pPr>
              <w:keepNext/>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Company:</w:t>
            </w:r>
          </w:p>
        </w:tc>
        <w:tc>
          <w:tcPr>
            <w:tcW w:w="5223" w:type="dxa"/>
            <w:gridSpan w:val="2"/>
          </w:tcPr>
          <w:p w14:paraId="22883B18" w14:textId="77777777" w:rsidR="00396E93" w:rsidRDefault="003E40E4" w:rsidP="00396E93">
            <w:pPr>
              <w:keepNext/>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Date:</w:t>
            </w:r>
          </w:p>
        </w:tc>
      </w:tr>
      <w:tr w:rsidR="003E40E4" w:rsidRPr="003E40E4" w14:paraId="22883B1C" w14:textId="77777777" w:rsidTr="00C661C8">
        <w:trPr>
          <w:trHeight w:val="360"/>
        </w:trPr>
        <w:tc>
          <w:tcPr>
            <w:tcW w:w="5152" w:type="dxa"/>
          </w:tcPr>
          <w:p w14:paraId="22883B1A" w14:textId="77777777" w:rsidR="00396E93" w:rsidRDefault="003E40E4" w:rsidP="00396E93">
            <w:pPr>
              <w:keepNext/>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Address:</w:t>
            </w:r>
          </w:p>
        </w:tc>
        <w:tc>
          <w:tcPr>
            <w:tcW w:w="5223" w:type="dxa"/>
            <w:gridSpan w:val="2"/>
          </w:tcPr>
          <w:p w14:paraId="22883B1B" w14:textId="77777777" w:rsidR="00396E93" w:rsidRDefault="003E40E4" w:rsidP="00396E93">
            <w:pPr>
              <w:keepNext/>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CEA / HERS Certification Identification (If applicable):</w:t>
            </w:r>
          </w:p>
        </w:tc>
      </w:tr>
      <w:tr w:rsidR="003E40E4" w:rsidRPr="003E40E4" w14:paraId="22883B1F" w14:textId="77777777" w:rsidTr="00C661C8">
        <w:trPr>
          <w:trHeight w:val="360"/>
        </w:trPr>
        <w:tc>
          <w:tcPr>
            <w:tcW w:w="5152" w:type="dxa"/>
          </w:tcPr>
          <w:p w14:paraId="22883B1D" w14:textId="77777777" w:rsidR="00396E93" w:rsidRDefault="003E40E4" w:rsidP="00396E93">
            <w:pPr>
              <w:keepNext/>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City/State/Zip:</w:t>
            </w:r>
          </w:p>
        </w:tc>
        <w:tc>
          <w:tcPr>
            <w:tcW w:w="5223" w:type="dxa"/>
            <w:gridSpan w:val="2"/>
          </w:tcPr>
          <w:p w14:paraId="22883B1E" w14:textId="77777777" w:rsidR="00396E93" w:rsidRDefault="003E40E4" w:rsidP="00396E93">
            <w:pPr>
              <w:keepNext/>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Phone:</w:t>
            </w:r>
          </w:p>
        </w:tc>
      </w:tr>
      <w:tr w:rsidR="003E40E4" w:rsidRPr="003E40E4" w14:paraId="22883B21" w14:textId="77777777" w:rsidTr="00C661C8">
        <w:tblPrEx>
          <w:tblCellMar>
            <w:left w:w="115" w:type="dxa"/>
            <w:right w:w="115" w:type="dxa"/>
          </w:tblCellMar>
        </w:tblPrEx>
        <w:trPr>
          <w:trHeight w:val="296"/>
        </w:trPr>
        <w:tc>
          <w:tcPr>
            <w:tcW w:w="10375" w:type="dxa"/>
            <w:gridSpan w:val="3"/>
            <w:vAlign w:val="center"/>
          </w:tcPr>
          <w:p w14:paraId="22883B20" w14:textId="77777777" w:rsidR="00396E93" w:rsidRDefault="003E40E4" w:rsidP="00396E9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8"/>
                <w:szCs w:val="18"/>
              </w:rPr>
            </w:pPr>
            <w:r w:rsidRPr="003E40E4">
              <w:rPr>
                <w:rFonts w:asciiTheme="minorHAnsi" w:eastAsia="Times New Roman" w:hAnsiTheme="minorHAnsi" w:cs="Arial"/>
                <w:b/>
                <w:caps/>
                <w:sz w:val="18"/>
                <w:szCs w:val="18"/>
              </w:rPr>
              <w:t xml:space="preserve">Responsible Person's Declaration statement </w:t>
            </w:r>
          </w:p>
        </w:tc>
      </w:tr>
      <w:tr w:rsidR="003E40E4" w:rsidRPr="003E40E4" w14:paraId="22883B28" w14:textId="77777777" w:rsidTr="00C661C8">
        <w:tblPrEx>
          <w:tblCellMar>
            <w:left w:w="115" w:type="dxa"/>
            <w:right w:w="115" w:type="dxa"/>
          </w:tblCellMar>
        </w:tblPrEx>
        <w:trPr>
          <w:trHeight w:val="504"/>
        </w:trPr>
        <w:tc>
          <w:tcPr>
            <w:tcW w:w="10375" w:type="dxa"/>
            <w:gridSpan w:val="3"/>
          </w:tcPr>
          <w:p w14:paraId="22883B22" w14:textId="77777777" w:rsidR="00A31C55" w:rsidRDefault="003E40E4">
            <w:pPr>
              <w:keepNext/>
              <w:tabs>
                <w:tab w:val="left" w:pos="-2600"/>
              </w:tabs>
              <w:spacing w:after="60" w:line="240" w:lineRule="auto"/>
              <w:ind w:left="360" w:right="90"/>
              <w:outlineLvl w:val="2"/>
              <w:rPr>
                <w:rFonts w:asciiTheme="minorHAnsi" w:eastAsia="Times New Roman" w:hAnsiTheme="minorHAnsi"/>
                <w:bCs/>
                <w:caps/>
                <w:sz w:val="18"/>
                <w:szCs w:val="18"/>
              </w:rPr>
            </w:pPr>
            <w:r w:rsidRPr="003E40E4">
              <w:rPr>
                <w:rFonts w:asciiTheme="minorHAnsi" w:eastAsia="Times New Roman" w:hAnsiTheme="minorHAnsi"/>
                <w:bCs/>
                <w:sz w:val="18"/>
                <w:szCs w:val="18"/>
              </w:rPr>
              <w:t>I certify the following under penalty of perjury, under the laws of the State of California:</w:t>
            </w:r>
          </w:p>
          <w:p w14:paraId="22883B23" w14:textId="77777777" w:rsidR="00A31C55" w:rsidRDefault="003E40E4">
            <w:pPr>
              <w:keepNext/>
              <w:numPr>
                <w:ilvl w:val="0"/>
                <w:numId w:val="44"/>
              </w:numPr>
              <w:tabs>
                <w:tab w:val="left" w:pos="-2600"/>
              </w:tabs>
              <w:spacing w:after="60" w:line="240" w:lineRule="auto"/>
              <w:ind w:right="90"/>
              <w:outlineLvl w:val="2"/>
              <w:rPr>
                <w:rFonts w:asciiTheme="minorHAnsi" w:eastAsia="Times New Roman" w:hAnsiTheme="minorHAnsi"/>
                <w:bCs/>
                <w:caps/>
                <w:sz w:val="18"/>
                <w:szCs w:val="18"/>
              </w:rPr>
            </w:pPr>
            <w:r w:rsidRPr="003E40E4">
              <w:rPr>
                <w:rFonts w:asciiTheme="minorHAnsi" w:eastAsia="Times New Roman" w:hAnsiTheme="minorHAnsi"/>
                <w:bCs/>
                <w:sz w:val="18"/>
                <w:szCs w:val="18"/>
              </w:rPr>
              <w:t xml:space="preserve">The information provided on this Certificate of Verification is true and correct. </w:t>
            </w:r>
          </w:p>
          <w:p w14:paraId="22883B24" w14:textId="77777777" w:rsidR="00A31C55" w:rsidRDefault="003E40E4">
            <w:pPr>
              <w:keepNext/>
              <w:numPr>
                <w:ilvl w:val="0"/>
                <w:numId w:val="44"/>
              </w:numPr>
              <w:tabs>
                <w:tab w:val="left" w:pos="-2600"/>
              </w:tabs>
              <w:spacing w:after="60" w:line="240" w:lineRule="auto"/>
              <w:outlineLvl w:val="2"/>
              <w:rPr>
                <w:rFonts w:asciiTheme="minorHAnsi" w:eastAsia="Times New Roman" w:hAnsiTheme="minorHAnsi"/>
                <w:sz w:val="18"/>
                <w:szCs w:val="18"/>
              </w:rPr>
            </w:pPr>
            <w:r w:rsidRPr="003E40E4">
              <w:rPr>
                <w:rFonts w:asciiTheme="minorHAnsi" w:eastAsia="Times New Roman" w:hAnsiTheme="minorHAnsi"/>
                <w:sz w:val="18"/>
                <w:szCs w:val="18"/>
              </w:rPr>
              <w:t>I am the certified HERS Rater who performed the verification identified and reported on this Certificate of Verification (responsible rater).</w:t>
            </w:r>
          </w:p>
          <w:p w14:paraId="22883B25" w14:textId="77777777" w:rsidR="00A31C55" w:rsidRDefault="003E40E4">
            <w:pPr>
              <w:keepNext/>
              <w:numPr>
                <w:ilvl w:val="0"/>
                <w:numId w:val="44"/>
              </w:numPr>
              <w:tabs>
                <w:tab w:val="left" w:pos="-2600"/>
              </w:tabs>
              <w:spacing w:after="60" w:line="240" w:lineRule="auto"/>
              <w:outlineLvl w:val="2"/>
              <w:rPr>
                <w:rFonts w:asciiTheme="minorHAnsi" w:eastAsia="Times New Roman" w:hAnsiTheme="minorHAnsi"/>
                <w:sz w:val="18"/>
                <w:szCs w:val="18"/>
              </w:rPr>
            </w:pPr>
            <w:r w:rsidRPr="003E40E4">
              <w:rPr>
                <w:rFonts w:asciiTheme="minorHAnsi" w:eastAsia="Times New Roman"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Nonresidential Appendices NA1 and NA2, and the requirements specified on the Certificate of Compliance for the building approved by the enforcement agency.</w:t>
            </w:r>
          </w:p>
          <w:p w14:paraId="22883B26" w14:textId="77777777" w:rsidR="00A31C55" w:rsidRDefault="003E40E4">
            <w:pPr>
              <w:keepNext/>
              <w:numPr>
                <w:ilvl w:val="0"/>
                <w:numId w:val="44"/>
              </w:numPr>
              <w:tabs>
                <w:tab w:val="left" w:pos="-2600"/>
              </w:tabs>
              <w:spacing w:after="60" w:line="240" w:lineRule="auto"/>
              <w:outlineLvl w:val="2"/>
              <w:rPr>
                <w:rFonts w:asciiTheme="minorHAnsi" w:eastAsia="Times New Roman" w:hAnsiTheme="minorHAnsi"/>
                <w:sz w:val="18"/>
                <w:szCs w:val="18"/>
              </w:rPr>
            </w:pPr>
            <w:r w:rsidRPr="003E40E4">
              <w:rPr>
                <w:rFonts w:asciiTheme="minorHAnsi" w:eastAsia="Times New Roman" w:hAnsiTheme="minorHAnsi"/>
                <w:sz w:val="18"/>
                <w:szCs w:val="18"/>
              </w:rPr>
              <w:t xml:space="preserve">The information reported on applicable sections of the Certificate(s) of Installation (NRCI), signed and submitted by the person(s) responsible for the construction or installation conforms to the requirements specified on the Certificate(s) of Compliance (NRCC) approved by the enforcement agency. </w:t>
            </w:r>
          </w:p>
          <w:p w14:paraId="22883B27" w14:textId="77777777" w:rsidR="00A31C55" w:rsidRDefault="003E40E4">
            <w:pPr>
              <w:keepNext/>
              <w:numPr>
                <w:ilvl w:val="0"/>
                <w:numId w:val="44"/>
              </w:numPr>
              <w:tabs>
                <w:tab w:val="left" w:pos="-2600"/>
              </w:tabs>
              <w:spacing w:after="60" w:line="240" w:lineRule="auto"/>
              <w:outlineLvl w:val="2"/>
              <w:rPr>
                <w:rFonts w:asciiTheme="minorHAnsi" w:eastAsia="Times New Roman" w:hAnsiTheme="minorHAnsi"/>
                <w:sz w:val="18"/>
                <w:szCs w:val="18"/>
              </w:rPr>
            </w:pPr>
            <w:r w:rsidRPr="003E40E4">
              <w:rPr>
                <w:rFonts w:asciiTheme="minorHAnsi" w:eastAsia="Times New Roman"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3E40E4" w:rsidRPr="003E40E4" w14:paraId="22883B2A" w14:textId="77777777" w:rsidTr="00C661C8">
        <w:tblPrEx>
          <w:tblCellMar>
            <w:left w:w="115" w:type="dxa"/>
            <w:right w:w="115" w:type="dxa"/>
          </w:tblCellMar>
        </w:tblPrEx>
        <w:trPr>
          <w:trHeight w:hRule="exact" w:val="288"/>
        </w:trPr>
        <w:tc>
          <w:tcPr>
            <w:tcW w:w="10375" w:type="dxa"/>
            <w:gridSpan w:val="3"/>
            <w:vAlign w:val="center"/>
          </w:tcPr>
          <w:p w14:paraId="22883B29" w14:textId="77777777" w:rsidR="00396E93" w:rsidRDefault="003E40E4" w:rsidP="00396E9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Arial"/>
                <w:b/>
                <w:caps/>
                <w:sz w:val="18"/>
                <w:szCs w:val="18"/>
              </w:rPr>
            </w:pPr>
            <w:r w:rsidRPr="003E40E4">
              <w:rPr>
                <w:rFonts w:asciiTheme="minorHAnsi" w:eastAsia="Times New Roman" w:hAnsiTheme="minorHAnsi" w:cs="Arial"/>
                <w:b/>
                <w:caps/>
                <w:sz w:val="18"/>
                <w:szCs w:val="18"/>
              </w:rPr>
              <w:t>BUILDER OR INSTALLER INFORMATION AS SHOWN ON THE CERTIFICATE of Installation</w:t>
            </w:r>
          </w:p>
        </w:tc>
      </w:tr>
      <w:tr w:rsidR="003E40E4" w:rsidRPr="003E40E4" w14:paraId="22883B2C" w14:textId="77777777" w:rsidTr="00C661C8">
        <w:tblPrEx>
          <w:tblCellMar>
            <w:left w:w="115" w:type="dxa"/>
            <w:right w:w="115" w:type="dxa"/>
          </w:tblCellMar>
        </w:tblPrEx>
        <w:trPr>
          <w:trHeight w:hRule="exact" w:val="360"/>
        </w:trPr>
        <w:tc>
          <w:tcPr>
            <w:tcW w:w="10375" w:type="dxa"/>
            <w:gridSpan w:val="3"/>
            <w:vAlign w:val="center"/>
          </w:tcPr>
          <w:p w14:paraId="22883B2B" w14:textId="77777777" w:rsidR="00396E93" w:rsidRDefault="003E40E4" w:rsidP="00396E9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asciiTheme="minorHAnsi" w:eastAsia="Times New Roman" w:hAnsiTheme="minorHAnsi"/>
                <w:sz w:val="14"/>
                <w:szCs w:val="14"/>
              </w:rPr>
            </w:pPr>
            <w:r w:rsidRPr="003E40E4">
              <w:rPr>
                <w:rFonts w:asciiTheme="minorHAnsi" w:eastAsia="Times New Roman" w:hAnsiTheme="minorHAnsi"/>
                <w:sz w:val="14"/>
                <w:szCs w:val="14"/>
              </w:rPr>
              <w:t>Company Name (Installing Subcontractor or General Contractor or Builder/Owner):</w:t>
            </w:r>
          </w:p>
        </w:tc>
      </w:tr>
      <w:tr w:rsidR="003E40E4" w:rsidRPr="003E40E4" w14:paraId="22883B2F" w14:textId="77777777" w:rsidTr="00C661C8">
        <w:tblPrEx>
          <w:tblCellMar>
            <w:left w:w="115" w:type="dxa"/>
            <w:right w:w="115" w:type="dxa"/>
          </w:tblCellMar>
        </w:tblPrEx>
        <w:trPr>
          <w:trHeight w:hRule="exact" w:val="360"/>
        </w:trPr>
        <w:tc>
          <w:tcPr>
            <w:tcW w:w="5152" w:type="dxa"/>
          </w:tcPr>
          <w:p w14:paraId="22883B2D" w14:textId="77777777" w:rsidR="00396E93" w:rsidRDefault="003E40E4" w:rsidP="00396E93">
            <w:pPr>
              <w:keepNext/>
              <w:tabs>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asciiTheme="minorHAnsi" w:eastAsia="Times New Roman" w:hAnsiTheme="minorHAnsi"/>
                <w:sz w:val="14"/>
                <w:szCs w:val="14"/>
              </w:rPr>
            </w:pPr>
            <w:r w:rsidRPr="003E40E4">
              <w:rPr>
                <w:rFonts w:asciiTheme="minorHAnsi" w:eastAsia="Times New Roman" w:hAnsiTheme="minorHAnsi"/>
                <w:sz w:val="14"/>
                <w:szCs w:val="14"/>
              </w:rPr>
              <w:t>Responsible Builder/Installer Name:</w:t>
            </w:r>
          </w:p>
        </w:tc>
        <w:tc>
          <w:tcPr>
            <w:tcW w:w="5223" w:type="dxa"/>
            <w:gridSpan w:val="2"/>
          </w:tcPr>
          <w:p w14:paraId="22883B2E" w14:textId="77777777" w:rsidR="00396E93" w:rsidRDefault="003E40E4" w:rsidP="00396E93">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CSLB License:</w:t>
            </w:r>
          </w:p>
        </w:tc>
      </w:tr>
      <w:tr w:rsidR="003E40E4" w:rsidRPr="003E40E4" w14:paraId="22883B31" w14:textId="77777777" w:rsidTr="00C661C8">
        <w:tblPrEx>
          <w:tblCellMar>
            <w:left w:w="108" w:type="dxa"/>
            <w:right w:w="108" w:type="dxa"/>
          </w:tblCellMar>
        </w:tblPrEx>
        <w:trPr>
          <w:trHeight w:hRule="exact" w:val="288"/>
        </w:trPr>
        <w:tc>
          <w:tcPr>
            <w:tcW w:w="10375" w:type="dxa"/>
            <w:gridSpan w:val="3"/>
            <w:vAlign w:val="center"/>
          </w:tcPr>
          <w:p w14:paraId="22883B30" w14:textId="77777777" w:rsidR="00396E93" w:rsidRDefault="003E40E4" w:rsidP="00595C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asciiTheme="minorHAnsi" w:eastAsia="Times New Roman" w:hAnsiTheme="minorHAnsi"/>
                <w:sz w:val="14"/>
                <w:szCs w:val="14"/>
              </w:rPr>
            </w:pPr>
            <w:r w:rsidRPr="003E40E4">
              <w:rPr>
                <w:rFonts w:asciiTheme="minorHAnsi" w:eastAsia="Times New Roman" w:hAnsiTheme="minorHAnsi" w:cs="Arial"/>
                <w:b/>
                <w:caps/>
                <w:sz w:val="18"/>
                <w:szCs w:val="18"/>
              </w:rPr>
              <w:t>HERS PROVIDER DATA REGISTRY INFORMATION</w:t>
            </w:r>
          </w:p>
        </w:tc>
      </w:tr>
      <w:tr w:rsidR="003E40E4" w:rsidRPr="003E40E4" w14:paraId="22883B34" w14:textId="77777777" w:rsidTr="00C661C8">
        <w:tblPrEx>
          <w:tblCellMar>
            <w:left w:w="108" w:type="dxa"/>
            <w:right w:w="108" w:type="dxa"/>
          </w:tblCellMar>
        </w:tblPrEx>
        <w:trPr>
          <w:trHeight w:hRule="exact" w:val="360"/>
        </w:trPr>
        <w:tc>
          <w:tcPr>
            <w:tcW w:w="5152" w:type="dxa"/>
          </w:tcPr>
          <w:p w14:paraId="22883B32" w14:textId="77777777" w:rsidR="00396E93" w:rsidRDefault="003E40E4" w:rsidP="00396E9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Sample Group Number (if applicable):</w:t>
            </w:r>
          </w:p>
        </w:tc>
        <w:tc>
          <w:tcPr>
            <w:tcW w:w="5223" w:type="dxa"/>
            <w:gridSpan w:val="2"/>
          </w:tcPr>
          <w:p w14:paraId="22883B33" w14:textId="77777777" w:rsidR="00396E93" w:rsidRDefault="003E40E4" w:rsidP="00396E9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Dwelling Test Status in Sample Group (if applicable)</w:t>
            </w:r>
          </w:p>
        </w:tc>
      </w:tr>
      <w:tr w:rsidR="003E40E4" w:rsidRPr="003E40E4" w14:paraId="22883B36" w14:textId="77777777" w:rsidTr="00C661C8">
        <w:tblPrEx>
          <w:tblCellMar>
            <w:left w:w="108" w:type="dxa"/>
            <w:right w:w="108" w:type="dxa"/>
          </w:tblCellMar>
        </w:tblPrEx>
        <w:trPr>
          <w:trHeight w:hRule="exact" w:val="288"/>
        </w:trPr>
        <w:tc>
          <w:tcPr>
            <w:tcW w:w="10375" w:type="dxa"/>
            <w:gridSpan w:val="3"/>
            <w:vAlign w:val="center"/>
          </w:tcPr>
          <w:p w14:paraId="22883B35" w14:textId="77777777" w:rsidR="00396E93" w:rsidRDefault="003E40E4" w:rsidP="00595C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asciiTheme="minorHAnsi" w:eastAsia="Times New Roman" w:hAnsiTheme="minorHAnsi"/>
                <w:sz w:val="14"/>
                <w:szCs w:val="14"/>
              </w:rPr>
            </w:pPr>
            <w:r w:rsidRPr="003E40E4">
              <w:rPr>
                <w:rFonts w:asciiTheme="minorHAnsi" w:eastAsia="Times New Roman" w:hAnsiTheme="minorHAnsi" w:cs="Arial"/>
                <w:b/>
                <w:caps/>
                <w:sz w:val="18"/>
                <w:szCs w:val="18"/>
              </w:rPr>
              <w:t>HERS RATER INFORMATION</w:t>
            </w:r>
          </w:p>
        </w:tc>
      </w:tr>
      <w:tr w:rsidR="003E40E4" w:rsidRPr="003E40E4" w14:paraId="22883B38" w14:textId="77777777" w:rsidTr="00C661C8">
        <w:tblPrEx>
          <w:tblCellMar>
            <w:left w:w="108" w:type="dxa"/>
            <w:right w:w="108" w:type="dxa"/>
          </w:tblCellMar>
        </w:tblPrEx>
        <w:trPr>
          <w:trHeight w:hRule="exact" w:val="360"/>
        </w:trPr>
        <w:tc>
          <w:tcPr>
            <w:tcW w:w="10375" w:type="dxa"/>
            <w:gridSpan w:val="3"/>
          </w:tcPr>
          <w:p w14:paraId="22883B37" w14:textId="77777777" w:rsidR="00396E93" w:rsidRDefault="003E40E4" w:rsidP="00396E9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E40E4">
              <w:rPr>
                <w:rFonts w:asciiTheme="minorHAnsi" w:eastAsia="Times New Roman" w:hAnsiTheme="minorHAnsi"/>
                <w:sz w:val="14"/>
                <w:szCs w:val="14"/>
              </w:rPr>
              <w:t>HERS Rater Company Name:</w:t>
            </w:r>
          </w:p>
        </w:tc>
      </w:tr>
      <w:tr w:rsidR="003E40E4" w:rsidRPr="003E40E4" w14:paraId="22883B3B" w14:textId="77777777" w:rsidTr="00C661C8">
        <w:tblPrEx>
          <w:tblCellMar>
            <w:left w:w="108" w:type="dxa"/>
            <w:right w:w="108" w:type="dxa"/>
          </w:tblCellMar>
        </w:tblPrEx>
        <w:trPr>
          <w:trHeight w:hRule="exact" w:val="360"/>
        </w:trPr>
        <w:tc>
          <w:tcPr>
            <w:tcW w:w="5200" w:type="dxa"/>
            <w:gridSpan w:val="2"/>
            <w:tcBorders>
              <w:top w:val="single" w:sz="4" w:space="0" w:color="auto"/>
              <w:left w:val="single" w:sz="4" w:space="0" w:color="auto"/>
              <w:bottom w:val="single" w:sz="4" w:space="0" w:color="auto"/>
              <w:right w:val="single" w:sz="4" w:space="0" w:color="auto"/>
            </w:tcBorders>
          </w:tcPr>
          <w:p w14:paraId="22883B39" w14:textId="77777777" w:rsidR="00396E93" w:rsidRDefault="003E40E4" w:rsidP="00396E9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E40E4">
              <w:rPr>
                <w:rFonts w:asciiTheme="minorHAnsi" w:eastAsia="Times New Roman" w:hAnsiTheme="minorHAnsi"/>
                <w:sz w:val="14"/>
                <w:szCs w:val="14"/>
              </w:rPr>
              <w:t>Responsible Rater's Name:</w:t>
            </w:r>
          </w:p>
        </w:tc>
        <w:tc>
          <w:tcPr>
            <w:tcW w:w="5175" w:type="dxa"/>
            <w:tcBorders>
              <w:top w:val="single" w:sz="4" w:space="0" w:color="auto"/>
              <w:left w:val="single" w:sz="4" w:space="0" w:color="auto"/>
              <w:bottom w:val="single" w:sz="4" w:space="0" w:color="auto"/>
              <w:right w:val="single" w:sz="4" w:space="0" w:color="auto"/>
            </w:tcBorders>
          </w:tcPr>
          <w:p w14:paraId="22883B3A" w14:textId="77777777" w:rsidR="00396E93" w:rsidRDefault="003E40E4" w:rsidP="00396E9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E40E4">
              <w:rPr>
                <w:rFonts w:asciiTheme="minorHAnsi" w:eastAsia="Times New Roman" w:hAnsiTheme="minorHAnsi"/>
                <w:sz w:val="14"/>
                <w:szCs w:val="14"/>
              </w:rPr>
              <w:t>Responsible Rater's Signature:</w:t>
            </w:r>
          </w:p>
        </w:tc>
      </w:tr>
      <w:tr w:rsidR="003E40E4" w:rsidRPr="003E40E4" w14:paraId="22883B3E" w14:textId="77777777" w:rsidTr="00C661C8">
        <w:tblPrEx>
          <w:tblCellMar>
            <w:left w:w="108" w:type="dxa"/>
            <w:right w:w="108" w:type="dxa"/>
          </w:tblCellMar>
        </w:tblPrEx>
        <w:trPr>
          <w:trHeight w:hRule="exact" w:val="360"/>
        </w:trPr>
        <w:tc>
          <w:tcPr>
            <w:tcW w:w="5200" w:type="dxa"/>
            <w:gridSpan w:val="2"/>
            <w:tcBorders>
              <w:top w:val="single" w:sz="4" w:space="0" w:color="auto"/>
              <w:left w:val="single" w:sz="4" w:space="0" w:color="auto"/>
              <w:bottom w:val="single" w:sz="4" w:space="0" w:color="auto"/>
              <w:right w:val="single" w:sz="4" w:space="0" w:color="auto"/>
            </w:tcBorders>
          </w:tcPr>
          <w:p w14:paraId="22883B3C" w14:textId="77777777" w:rsidR="00396E93" w:rsidRDefault="003E40E4" w:rsidP="00396E9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E40E4">
              <w:rPr>
                <w:rFonts w:asciiTheme="minorHAnsi" w:eastAsia="Times New Roman" w:hAnsiTheme="minorHAnsi"/>
                <w:sz w:val="14"/>
                <w:szCs w:val="14"/>
              </w:rPr>
              <w:t>Responsible Rater's Certification Number w/ this HERS Provider</w:t>
            </w:r>
          </w:p>
        </w:tc>
        <w:tc>
          <w:tcPr>
            <w:tcW w:w="5175" w:type="dxa"/>
            <w:tcBorders>
              <w:top w:val="single" w:sz="4" w:space="0" w:color="auto"/>
              <w:left w:val="single" w:sz="4" w:space="0" w:color="auto"/>
              <w:bottom w:val="single" w:sz="4" w:space="0" w:color="auto"/>
              <w:right w:val="single" w:sz="4" w:space="0" w:color="auto"/>
            </w:tcBorders>
          </w:tcPr>
          <w:p w14:paraId="22883B3D" w14:textId="77777777" w:rsidR="00396E93" w:rsidRDefault="003E40E4" w:rsidP="00396E9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E40E4">
              <w:rPr>
                <w:rFonts w:asciiTheme="minorHAnsi" w:eastAsia="Times New Roman" w:hAnsiTheme="minorHAnsi"/>
                <w:sz w:val="14"/>
                <w:szCs w:val="14"/>
              </w:rPr>
              <w:t>Date Signed:</w:t>
            </w:r>
          </w:p>
        </w:tc>
      </w:tr>
    </w:tbl>
    <w:p w14:paraId="22883B3F" w14:textId="77777777" w:rsidR="003E40E4" w:rsidRDefault="003E40E4" w:rsidP="006B46A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b/>
          <w:sz w:val="20"/>
          <w:szCs w:val="20"/>
        </w:rPr>
      </w:pPr>
    </w:p>
    <w:p w14:paraId="22883B40" w14:textId="77777777" w:rsidR="00736541" w:rsidRDefault="00736541" w:rsidP="00DC522B">
      <w:pPr>
        <w:spacing w:after="0" w:line="240" w:lineRule="auto"/>
        <w:rPr>
          <w:rFonts w:asciiTheme="minorHAnsi" w:hAnsiTheme="minorHAnsi" w:cs="Arial"/>
          <w:sz w:val="20"/>
          <w:szCs w:val="20"/>
        </w:rPr>
      </w:pPr>
    </w:p>
    <w:p w14:paraId="22883B41" w14:textId="77777777" w:rsidR="008E388E" w:rsidRPr="006D2E42" w:rsidRDefault="008E388E" w:rsidP="00064F9C">
      <w:pPr>
        <w:spacing w:after="0" w:line="240" w:lineRule="auto"/>
        <w:rPr>
          <w:rFonts w:asciiTheme="minorHAnsi" w:hAnsiTheme="minorHAnsi" w:cs="Arial"/>
          <w:sz w:val="20"/>
          <w:szCs w:val="20"/>
        </w:rPr>
      </w:pPr>
    </w:p>
    <w:sectPr w:rsidR="008E388E" w:rsidRPr="006D2E42" w:rsidSect="00DE7A20">
      <w:headerReference w:type="even" r:id="rId18"/>
      <w:headerReference w:type="default" r:id="rId19"/>
      <w:footerReference w:type="default" r:id="rId20"/>
      <w:headerReference w:type="first" r:id="rId21"/>
      <w:pgSz w:w="15840" w:h="12240" w:orient="landscape" w:code="1"/>
      <w:pgMar w:top="720" w:right="720" w:bottom="720" w:left="720" w:header="720" w:footer="576"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F67982" w14:textId="77777777" w:rsidR="008F3BA7" w:rsidRDefault="008F3BA7" w:rsidP="004E3B6C">
      <w:pPr>
        <w:spacing w:after="0" w:line="240" w:lineRule="auto"/>
      </w:pPr>
      <w:r>
        <w:separator/>
      </w:r>
    </w:p>
  </w:endnote>
  <w:endnote w:type="continuationSeparator" w:id="0">
    <w:p w14:paraId="5CB65ACD" w14:textId="77777777" w:rsidR="008F3BA7" w:rsidRDefault="008F3BA7" w:rsidP="004E3B6C">
      <w:pPr>
        <w:spacing w:after="0" w:line="240" w:lineRule="auto"/>
      </w:pPr>
      <w:r>
        <w:continuationSeparator/>
      </w:r>
    </w:p>
  </w:endnote>
  <w:endnote w:type="continuationNotice" w:id="1">
    <w:p w14:paraId="07D20DB7" w14:textId="77777777" w:rsidR="008F3BA7" w:rsidRDefault="008F3BA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NewRomanPS-BoldMT">
    <w:panose1 w:val="00000000000000000000"/>
    <w:charset w:val="00"/>
    <w:family w:val="roman"/>
    <w:notTrueType/>
    <w:pitch w:val="default"/>
    <w:sig w:usb0="00000003" w:usb1="00000000" w:usb2="00000000" w:usb3="00000000" w:csb0="00000001"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883B5A" w14:textId="77777777" w:rsidR="008F3BA7" w:rsidRPr="00C91513" w:rsidRDefault="008F3BA7" w:rsidP="006D2E42">
    <w:pPr>
      <w:pStyle w:val="Style13"/>
      <w:tabs>
        <w:tab w:val="clear" w:pos="10800"/>
        <w:tab w:val="right" w:pos="9720"/>
      </w:tabs>
      <w:spacing w:before="0"/>
      <w:rPr>
        <w:i w:val="0"/>
        <w:sz w:val="20"/>
        <w:szCs w:val="20"/>
      </w:rPr>
    </w:pPr>
    <w:r w:rsidRPr="00C91513">
      <w:rPr>
        <w:i w:val="0"/>
        <w:sz w:val="20"/>
        <w:szCs w:val="20"/>
      </w:rPr>
      <w:t xml:space="preserve">Registration Number:                                     </w:t>
    </w:r>
    <w:r>
      <w:rPr>
        <w:i w:val="0"/>
        <w:sz w:val="20"/>
        <w:szCs w:val="20"/>
      </w:rPr>
      <w:t xml:space="preserve">               </w:t>
    </w:r>
    <w:r w:rsidRPr="00C91513">
      <w:rPr>
        <w:i w:val="0"/>
        <w:sz w:val="20"/>
        <w:szCs w:val="20"/>
      </w:rPr>
      <w:t xml:space="preserve">     Registration Date/Time:                               HERS Provider:                       </w:t>
    </w:r>
  </w:p>
  <w:p w14:paraId="22883B5B" w14:textId="0F4F4CBE" w:rsidR="008F3BA7" w:rsidRPr="00C91513" w:rsidRDefault="008F3BA7" w:rsidP="00FE032A">
    <w:pPr>
      <w:pStyle w:val="Style13"/>
      <w:tabs>
        <w:tab w:val="clear" w:pos="10800"/>
        <w:tab w:val="right" w:pos="14400"/>
      </w:tabs>
      <w:spacing w:before="0"/>
      <w:rPr>
        <w:i w:val="0"/>
        <w:sz w:val="20"/>
        <w:szCs w:val="20"/>
      </w:rPr>
    </w:pPr>
    <w:r w:rsidRPr="00C91513">
      <w:rPr>
        <w:i w:val="0"/>
        <w:sz w:val="20"/>
        <w:szCs w:val="20"/>
      </w:rPr>
      <w:t>CA Building Energy Efficiency Standards - 201</w:t>
    </w:r>
    <w:r>
      <w:rPr>
        <w:i w:val="0"/>
        <w:sz w:val="20"/>
        <w:szCs w:val="20"/>
      </w:rPr>
      <w:t>6</w:t>
    </w:r>
    <w:r w:rsidRPr="00C91513">
      <w:rPr>
        <w:i w:val="0"/>
        <w:sz w:val="20"/>
        <w:szCs w:val="20"/>
      </w:rPr>
      <w:t xml:space="preserve"> </w:t>
    </w:r>
    <w:r>
      <w:rPr>
        <w:i w:val="0"/>
        <w:sz w:val="20"/>
        <w:szCs w:val="20"/>
      </w:rPr>
      <w:t>Nonr</w:t>
    </w:r>
    <w:r w:rsidRPr="00C91513">
      <w:rPr>
        <w:i w:val="0"/>
        <w:sz w:val="20"/>
        <w:szCs w:val="20"/>
      </w:rPr>
      <w:t>esidential Compliance</w:t>
    </w:r>
    <w:r w:rsidRPr="00C91513">
      <w:rPr>
        <w:i w:val="0"/>
        <w:sz w:val="20"/>
        <w:szCs w:val="20"/>
      </w:rPr>
      <w:tab/>
    </w:r>
    <w:del w:id="2" w:author="Shewmaker, Michael@Energy" w:date="2016-10-31T12:01:00Z">
      <w:r w:rsidDel="008F3BA7">
        <w:rPr>
          <w:i w:val="0"/>
          <w:sz w:val="20"/>
          <w:szCs w:val="20"/>
        </w:rPr>
        <w:delText xml:space="preserve">March </w:delText>
      </w:r>
    </w:del>
    <w:ins w:id="3" w:author="Shewmaker, Michael@Energy" w:date="2016-10-31T12:01:00Z">
      <w:r>
        <w:rPr>
          <w:i w:val="0"/>
          <w:sz w:val="20"/>
          <w:szCs w:val="20"/>
        </w:rPr>
        <w:t xml:space="preserve">October </w:t>
      </w:r>
    </w:ins>
    <w:r>
      <w:rPr>
        <w:i w:val="0"/>
        <w:sz w:val="20"/>
        <w:szCs w:val="20"/>
      </w:rP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883B66" w14:textId="2BF6B75B" w:rsidR="008F3BA7" w:rsidRPr="00C91513" w:rsidRDefault="008F3BA7" w:rsidP="00FE032A">
    <w:pPr>
      <w:pStyle w:val="Style13"/>
      <w:tabs>
        <w:tab w:val="clear" w:pos="10800"/>
        <w:tab w:val="right" w:pos="14400"/>
      </w:tabs>
      <w:spacing w:before="0"/>
      <w:rPr>
        <w:i w:val="0"/>
        <w:sz w:val="20"/>
        <w:szCs w:val="20"/>
      </w:rPr>
    </w:pPr>
    <w:r w:rsidRPr="00C91513">
      <w:rPr>
        <w:i w:val="0"/>
        <w:sz w:val="20"/>
        <w:szCs w:val="20"/>
      </w:rPr>
      <w:t>CA Building Energy Efficiency Standards - 201</w:t>
    </w:r>
    <w:r>
      <w:rPr>
        <w:i w:val="0"/>
        <w:sz w:val="20"/>
        <w:szCs w:val="20"/>
      </w:rPr>
      <w:t>6</w:t>
    </w:r>
    <w:r w:rsidRPr="00C91513">
      <w:rPr>
        <w:i w:val="0"/>
        <w:sz w:val="20"/>
        <w:szCs w:val="20"/>
      </w:rPr>
      <w:t xml:space="preserve"> Residential Compliance</w:t>
    </w:r>
    <w:r w:rsidRPr="00C91513">
      <w:rPr>
        <w:i w:val="0"/>
        <w:sz w:val="20"/>
        <w:szCs w:val="20"/>
      </w:rPr>
      <w:tab/>
    </w:r>
    <w:del w:id="4" w:author="Shewmaker, Michael@Energy" w:date="2016-10-31T12:01:00Z">
      <w:r w:rsidDel="008F3BA7">
        <w:rPr>
          <w:i w:val="0"/>
          <w:sz w:val="20"/>
          <w:szCs w:val="20"/>
        </w:rPr>
        <w:delText xml:space="preserve">March </w:delText>
      </w:r>
    </w:del>
    <w:ins w:id="5" w:author="Shewmaker, Michael@Energy" w:date="2016-10-31T12:01:00Z">
      <w:r>
        <w:rPr>
          <w:i w:val="0"/>
          <w:sz w:val="20"/>
          <w:szCs w:val="20"/>
        </w:rPr>
        <w:t xml:space="preserve">October </w:t>
      </w:r>
    </w:ins>
    <w:r>
      <w:rPr>
        <w:i w:val="0"/>
        <w:sz w:val="20"/>
        <w:szCs w:val="20"/>
      </w:rP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883B70" w14:textId="011FDFFC" w:rsidR="008F3BA7" w:rsidRPr="000E1685" w:rsidRDefault="008F3BA7" w:rsidP="00FE032A">
    <w:pPr>
      <w:pBdr>
        <w:top w:val="single" w:sz="4" w:space="1" w:color="auto"/>
      </w:pBdr>
      <w:tabs>
        <w:tab w:val="center" w:pos="4320"/>
        <w:tab w:val="right" w:pos="14400"/>
      </w:tabs>
      <w:spacing w:after="0" w:line="240" w:lineRule="auto"/>
      <w:rPr>
        <w:szCs w:val="20"/>
      </w:rPr>
    </w:pPr>
    <w:r w:rsidRPr="000E1685">
      <w:rPr>
        <w:rFonts w:asciiTheme="minorHAnsi" w:eastAsia="Times New Roman" w:hAnsiTheme="minorHAnsi"/>
        <w:sz w:val="20"/>
        <w:szCs w:val="20"/>
      </w:rPr>
      <w:t>CA Building Energy Efficiency Standards - 201</w:t>
    </w:r>
    <w:r>
      <w:rPr>
        <w:rFonts w:asciiTheme="minorHAnsi" w:eastAsia="Times New Roman" w:hAnsiTheme="minorHAnsi"/>
        <w:sz w:val="20"/>
        <w:szCs w:val="20"/>
      </w:rPr>
      <w:t>6</w:t>
    </w:r>
    <w:r w:rsidRPr="000E1685">
      <w:rPr>
        <w:rFonts w:asciiTheme="minorHAnsi" w:eastAsia="Times New Roman" w:hAnsiTheme="minorHAnsi"/>
        <w:sz w:val="20"/>
        <w:szCs w:val="20"/>
      </w:rPr>
      <w:t xml:space="preserve"> Residential Compliance</w:t>
    </w:r>
    <w:r w:rsidRPr="000E1685">
      <w:rPr>
        <w:rFonts w:asciiTheme="minorHAnsi" w:eastAsia="Times New Roman" w:hAnsiTheme="minorHAnsi"/>
        <w:sz w:val="20"/>
        <w:szCs w:val="20"/>
      </w:rPr>
      <w:tab/>
    </w:r>
    <w:del w:id="41" w:author="Shewmaker, Michael@Energy" w:date="2016-10-31T12:01:00Z">
      <w:r w:rsidDel="008F3BA7">
        <w:rPr>
          <w:rFonts w:asciiTheme="minorHAnsi" w:eastAsia="Times New Roman" w:hAnsiTheme="minorHAnsi"/>
          <w:sz w:val="20"/>
          <w:szCs w:val="20"/>
        </w:rPr>
        <w:delText xml:space="preserve">March </w:delText>
      </w:r>
    </w:del>
    <w:ins w:id="42" w:author="Shewmaker, Michael@Energy" w:date="2016-10-31T12:01:00Z">
      <w:r>
        <w:rPr>
          <w:rFonts w:asciiTheme="minorHAnsi" w:eastAsia="Times New Roman" w:hAnsiTheme="minorHAnsi"/>
          <w:sz w:val="20"/>
          <w:szCs w:val="20"/>
        </w:rPr>
        <w:t xml:space="preserve">October </w:t>
      </w:r>
    </w:ins>
    <w:r>
      <w:rPr>
        <w:rFonts w:asciiTheme="minorHAnsi" w:eastAsia="Times New Roman" w:hAnsiTheme="minorHAnsi"/>
        <w:sz w:val="20"/>
        <w:szCs w:val="20"/>
      </w:rP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3E3758" w14:textId="77777777" w:rsidR="008F3BA7" w:rsidRDefault="008F3BA7" w:rsidP="004E3B6C">
      <w:pPr>
        <w:spacing w:after="0" w:line="240" w:lineRule="auto"/>
      </w:pPr>
      <w:r>
        <w:separator/>
      </w:r>
    </w:p>
  </w:footnote>
  <w:footnote w:type="continuationSeparator" w:id="0">
    <w:p w14:paraId="3A860342" w14:textId="77777777" w:rsidR="008F3BA7" w:rsidRDefault="008F3BA7" w:rsidP="004E3B6C">
      <w:pPr>
        <w:spacing w:after="0" w:line="240" w:lineRule="auto"/>
      </w:pPr>
      <w:r>
        <w:continuationSeparator/>
      </w:r>
    </w:p>
  </w:footnote>
  <w:footnote w:type="continuationNotice" w:id="1">
    <w:p w14:paraId="71E9733C" w14:textId="77777777" w:rsidR="008F3BA7" w:rsidRDefault="008F3BA7">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883B46" w14:textId="77777777" w:rsidR="008F3BA7" w:rsidRDefault="00F761A5">
    <w:pPr>
      <w:pStyle w:val="Header"/>
    </w:pPr>
    <w:r>
      <w:rPr>
        <w:noProof/>
      </w:rPr>
      <w:pict w14:anchorId="22883B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6" o:spid="_x0000_s2059"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883B47" w14:textId="5ECE7DF9" w:rsidR="008F3BA7" w:rsidRPr="00913A72" w:rsidRDefault="008F3BA7" w:rsidP="00913A72">
    <w:pPr>
      <w:suppressAutoHyphens/>
      <w:spacing w:after="0" w:line="240" w:lineRule="auto"/>
      <w:ind w:left="-90"/>
      <w:rPr>
        <w:rFonts w:ascii="Arial" w:eastAsia="Times New Roman" w:hAnsi="Arial" w:cs="Arial"/>
        <w:sz w:val="14"/>
        <w:szCs w:val="14"/>
      </w:rPr>
    </w:pPr>
    <w:r w:rsidRPr="0079750F">
      <w:rPr>
        <w:rFonts w:ascii="Arial" w:eastAsia="Times New Roman" w:hAnsi="Arial" w:cs="Arial"/>
        <w:noProof/>
        <w:sz w:val="14"/>
        <w:szCs w:val="14"/>
      </w:rPr>
      <w:drawing>
        <wp:anchor distT="0" distB="0" distL="114300" distR="114300" simplePos="0" relativeHeight="251658249" behindDoc="0" locked="0" layoutInCell="1" allowOverlap="1" wp14:anchorId="22883B73" wp14:editId="4740251C">
          <wp:simplePos x="0" y="0"/>
          <wp:positionH relativeFrom="margin">
            <wp:posOffset>8944610</wp:posOffset>
          </wp:positionH>
          <wp:positionV relativeFrom="margin">
            <wp:posOffset>-1374775</wp:posOffset>
          </wp:positionV>
          <wp:extent cx="337820" cy="296545"/>
          <wp:effectExtent l="0" t="0" r="0" b="0"/>
          <wp:wrapSquare wrapText="bothSides"/>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37820" cy="29654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761A5">
      <w:rPr>
        <w:rFonts w:ascii="Arial" w:eastAsia="Times New Roman" w:hAnsi="Arial" w:cs="Arial"/>
        <w:noProof/>
        <w:sz w:val="14"/>
        <w:szCs w:val="14"/>
      </w:rPr>
      <w:pict w14:anchorId="22883B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7" o:spid="_x0000_s2060" type="#_x0000_t75" style="position:absolute;left:0;text-align:left;margin-left:0;margin-top:0;width:10in;height:540pt;z-index:-251658239;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913A72">
      <w:rPr>
        <w:rFonts w:ascii="Arial" w:eastAsia="Times New Roman" w:hAnsi="Arial" w:cs="Arial"/>
        <w:sz w:val="14"/>
        <w:szCs w:val="14"/>
      </w:rPr>
      <w:t>STATE OF CALIFORNIA</w:t>
    </w:r>
  </w:p>
  <w:p w14:paraId="22883B48" w14:textId="77777777" w:rsidR="008F3BA7" w:rsidRPr="00913A72" w:rsidRDefault="008F3BA7" w:rsidP="00913A72">
    <w:pPr>
      <w:suppressAutoHyphens/>
      <w:spacing w:after="0" w:line="240" w:lineRule="auto"/>
      <w:ind w:left="-90"/>
      <w:rPr>
        <w:rFonts w:ascii="Arial" w:eastAsia="Times New Roman" w:hAnsi="Arial" w:cs="Arial"/>
        <w:b/>
        <w:sz w:val="24"/>
        <w:szCs w:val="24"/>
      </w:rPr>
    </w:pPr>
    <w:r>
      <w:rPr>
        <w:rFonts w:ascii="Arial" w:eastAsia="Times New Roman" w:hAnsi="Arial" w:cs="Arial"/>
        <w:b/>
        <w:sz w:val="24"/>
        <w:szCs w:val="24"/>
      </w:rPr>
      <w:t>HERS VERIFIED SINGLE DWELLING UNIT HOT WATER SYSTEM DISTRIBUTION</w:t>
    </w:r>
  </w:p>
  <w:p w14:paraId="22883B49" w14:textId="56E0100A" w:rsidR="008F3BA7" w:rsidRPr="00913A72" w:rsidRDefault="008F3BA7" w:rsidP="00913A72">
    <w:pPr>
      <w:suppressAutoHyphens/>
      <w:spacing w:after="0" w:line="240" w:lineRule="auto"/>
      <w:ind w:left="-90"/>
      <w:rPr>
        <w:rFonts w:ascii="Arial" w:eastAsia="Times New Roman" w:hAnsi="Arial" w:cs="Arial"/>
        <w:sz w:val="14"/>
        <w:szCs w:val="14"/>
      </w:rPr>
    </w:pPr>
    <w:r w:rsidRPr="00913A72">
      <w:rPr>
        <w:rFonts w:ascii="Arial" w:eastAsia="Times New Roman" w:hAnsi="Arial" w:cs="Arial"/>
        <w:sz w:val="14"/>
        <w:szCs w:val="14"/>
      </w:rPr>
      <w:t>CEC-</w:t>
    </w:r>
    <w:r>
      <w:rPr>
        <w:rFonts w:ascii="Arial" w:eastAsia="Times New Roman" w:hAnsi="Arial" w:cs="Arial"/>
        <w:sz w:val="14"/>
        <w:szCs w:val="14"/>
      </w:rPr>
      <w:t>NRCV-PLB-22-H</w:t>
    </w:r>
    <w:r w:rsidRPr="00913A72">
      <w:rPr>
        <w:rFonts w:ascii="Arial" w:eastAsia="Times New Roman" w:hAnsi="Arial" w:cs="Arial"/>
        <w:sz w:val="14"/>
        <w:szCs w:val="14"/>
      </w:rPr>
      <w:t xml:space="preserve"> (Revised </w:t>
    </w:r>
    <w:del w:id="0" w:author="Shewmaker, Michael@Energy" w:date="2016-10-31T12:01:00Z">
      <w:r w:rsidDel="008F3BA7">
        <w:rPr>
          <w:rFonts w:ascii="Arial" w:eastAsia="Times New Roman" w:hAnsi="Arial" w:cs="Arial"/>
          <w:sz w:val="14"/>
          <w:szCs w:val="14"/>
        </w:rPr>
        <w:delText>03</w:delText>
      </w:r>
    </w:del>
    <w:ins w:id="1" w:author="Shewmaker, Michael@Energy" w:date="2016-10-31T12:01:00Z">
      <w:r>
        <w:rPr>
          <w:rFonts w:ascii="Arial" w:eastAsia="Times New Roman" w:hAnsi="Arial" w:cs="Arial"/>
          <w:sz w:val="14"/>
          <w:szCs w:val="14"/>
        </w:rPr>
        <w:t>10</w:t>
      </w:r>
    </w:ins>
    <w:r>
      <w:rPr>
        <w:rFonts w:ascii="Arial" w:eastAsia="Times New Roman" w:hAnsi="Arial" w:cs="Arial"/>
        <w:sz w:val="14"/>
        <w:szCs w:val="14"/>
      </w:rPr>
      <w:t>/16</w:t>
    </w:r>
    <w:r w:rsidRPr="00913A72">
      <w:rPr>
        <w:rFonts w:ascii="Arial" w:eastAsia="Times New Roman" w:hAnsi="Arial" w:cs="Arial"/>
        <w:sz w:val="14"/>
        <w:szCs w:val="14"/>
      </w:rPr>
      <w:t xml:space="preserve">)                                                                  </w:t>
    </w:r>
    <w:r>
      <w:rPr>
        <w:rFonts w:ascii="Arial" w:eastAsia="Times New Roman" w:hAnsi="Arial" w:cs="Arial"/>
        <w:sz w:val="14"/>
        <w:szCs w:val="14"/>
      </w:rPr>
      <w:t xml:space="preserve">                                                              </w:t>
    </w:r>
    <w:r w:rsidRPr="00913A72">
      <w:rPr>
        <w:rFonts w:ascii="Arial" w:eastAsia="Times New Roman" w:hAnsi="Arial" w:cs="Arial"/>
        <w:sz w:val="14"/>
        <w:szCs w:val="14"/>
      </w:rPr>
      <w:t xml:space="preserve">              </w:t>
    </w:r>
    <w:r>
      <w:rPr>
        <w:rFonts w:ascii="Arial" w:eastAsia="Times New Roman" w:hAnsi="Arial" w:cs="Arial"/>
        <w:sz w:val="14"/>
        <w:szCs w:val="14"/>
      </w:rPr>
      <w:t xml:space="preserve">                                                                                                </w:t>
    </w:r>
    <w:r w:rsidRPr="00913A72">
      <w:rPr>
        <w:rFonts w:ascii="Arial" w:eastAsia="Times New Roman"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914"/>
      <w:gridCol w:w="5801"/>
      <w:gridCol w:w="1927"/>
    </w:tblGrid>
    <w:tr w:rsidR="008F3BA7" w:rsidRPr="00F85124" w14:paraId="22883B4C" w14:textId="77777777" w:rsidTr="00963C00">
      <w:trPr>
        <w:cantSplit/>
        <w:trHeight w:val="288"/>
      </w:trPr>
      <w:tc>
        <w:tcPr>
          <w:tcW w:w="4342" w:type="pct"/>
          <w:gridSpan w:val="2"/>
          <w:tcBorders>
            <w:bottom w:val="single" w:sz="4" w:space="0" w:color="auto"/>
            <w:right w:val="nil"/>
          </w:tcBorders>
          <w:vAlign w:val="center"/>
        </w:tcPr>
        <w:p w14:paraId="22883B4A" w14:textId="77777777" w:rsidR="008F3BA7" w:rsidRPr="00F85124" w:rsidRDefault="008F3BA7" w:rsidP="00F1080C">
          <w:pPr>
            <w:pStyle w:val="Style14"/>
            <w:rPr>
              <w:b/>
            </w:rPr>
          </w:pPr>
          <w:r>
            <w:t>CERTIFICATE OF VERIFICATION</w:t>
          </w:r>
        </w:p>
      </w:tc>
      <w:tc>
        <w:tcPr>
          <w:tcW w:w="658" w:type="pct"/>
          <w:tcBorders>
            <w:left w:val="nil"/>
            <w:bottom w:val="single" w:sz="4" w:space="0" w:color="auto"/>
          </w:tcBorders>
          <w:tcMar>
            <w:left w:w="115" w:type="dxa"/>
            <w:right w:w="115" w:type="dxa"/>
          </w:tcMar>
          <w:vAlign w:val="center"/>
        </w:tcPr>
        <w:p w14:paraId="22883B4B" w14:textId="77777777" w:rsidR="008F3BA7" w:rsidRDefault="008F3BA7" w:rsidP="00F1080C">
          <w:pPr>
            <w:pStyle w:val="Style15"/>
            <w:rPr>
              <w:b/>
            </w:rPr>
          </w:pPr>
          <w:r>
            <w:t>NRCV-PLB-22-H</w:t>
          </w:r>
        </w:p>
      </w:tc>
    </w:tr>
    <w:tr w:rsidR="008F3BA7" w:rsidRPr="00F85124" w14:paraId="22883B4F" w14:textId="77777777" w:rsidTr="00963C00">
      <w:trPr>
        <w:cantSplit/>
        <w:trHeight w:val="288"/>
      </w:trPr>
      <w:tc>
        <w:tcPr>
          <w:tcW w:w="5000" w:type="pct"/>
          <w:gridSpan w:val="3"/>
        </w:tcPr>
        <w:p w14:paraId="22883B4E" w14:textId="164F85ED" w:rsidR="008F3BA7" w:rsidRPr="00F85124" w:rsidRDefault="008F3BA7" w:rsidP="00C33BFE">
          <w:pPr>
            <w:pStyle w:val="Style11"/>
            <w:rPr>
              <w:sz w:val="12"/>
              <w:szCs w:val="12"/>
            </w:rPr>
          </w:pPr>
          <w:r>
            <w:t>HERS Verified High Rise Residential/Hotel/Motel</w:t>
          </w:r>
          <w:r w:rsidRPr="002332EE">
            <w:t xml:space="preserve"> </w:t>
          </w:r>
          <w:r w:rsidRPr="006D2E42">
            <w:t>Single Dwelling Unit Hot Water System Distribution</w:t>
          </w:r>
          <w:r>
            <w:t xml:space="preserve">                                                                                                                    </w:t>
          </w:r>
          <w:r w:rsidRPr="00F85124">
            <w:t xml:space="preserve">(Page </w:t>
          </w:r>
          <w:r>
            <w:fldChar w:fldCharType="begin"/>
          </w:r>
          <w:r>
            <w:instrText xml:space="preserve"> PAGE   \* MERGEFORMAT </w:instrText>
          </w:r>
          <w:r>
            <w:fldChar w:fldCharType="separate"/>
          </w:r>
          <w:r w:rsidR="00F761A5">
            <w:rPr>
              <w:noProof/>
            </w:rPr>
            <w:t>7</w:t>
          </w:r>
          <w:r>
            <w:rPr>
              <w:noProof/>
            </w:rPr>
            <w:fldChar w:fldCharType="end"/>
          </w:r>
          <w:r w:rsidRPr="00F85124">
            <w:t xml:space="preserve"> of </w:t>
          </w:r>
          <w:fldSimple w:instr=" SECTIONPAGES   \* MERGEFORMAT ">
            <w:r w:rsidR="00F761A5">
              <w:rPr>
                <w:noProof/>
              </w:rPr>
              <w:t>7</w:t>
            </w:r>
          </w:fldSimple>
          <w:r w:rsidRPr="00F85124">
            <w:t>)</w:t>
          </w:r>
        </w:p>
      </w:tc>
    </w:tr>
    <w:tr w:rsidR="008F3BA7" w:rsidRPr="00F85124" w14:paraId="22883B53" w14:textId="77777777" w:rsidTr="00963C00">
      <w:trPr>
        <w:cantSplit/>
        <w:trHeight w:val="288"/>
      </w:trPr>
      <w:tc>
        <w:tcPr>
          <w:tcW w:w="0" w:type="auto"/>
        </w:tcPr>
        <w:p w14:paraId="22883B50" w14:textId="77777777" w:rsidR="008F3BA7" w:rsidRPr="00F85124" w:rsidRDefault="008F3BA7" w:rsidP="00C33BFE">
          <w:pPr>
            <w:pStyle w:val="Style12"/>
          </w:pPr>
          <w:r w:rsidRPr="00F85124">
            <w:t>Project Name:</w:t>
          </w:r>
        </w:p>
      </w:tc>
      <w:tc>
        <w:tcPr>
          <w:tcW w:w="1981" w:type="pct"/>
        </w:tcPr>
        <w:p w14:paraId="22883B51" w14:textId="77777777" w:rsidR="008F3BA7" w:rsidRPr="00F85124" w:rsidRDefault="008F3BA7" w:rsidP="00C33BFE">
          <w:pPr>
            <w:pStyle w:val="Style12"/>
          </w:pPr>
          <w:r w:rsidRPr="00F85124">
            <w:t>Enforcement Agency:</w:t>
          </w:r>
        </w:p>
      </w:tc>
      <w:tc>
        <w:tcPr>
          <w:tcW w:w="658" w:type="pct"/>
        </w:tcPr>
        <w:p w14:paraId="22883B52" w14:textId="77777777" w:rsidR="008F3BA7" w:rsidRPr="00F85124" w:rsidRDefault="008F3BA7" w:rsidP="00C33BFE">
          <w:pPr>
            <w:pStyle w:val="Style12"/>
          </w:pPr>
          <w:r w:rsidRPr="00F85124">
            <w:t>Permit Number:</w:t>
          </w:r>
        </w:p>
      </w:tc>
    </w:tr>
    <w:tr w:rsidR="008F3BA7" w:rsidRPr="00F85124" w14:paraId="22883B57" w14:textId="77777777" w:rsidTr="00963C00">
      <w:trPr>
        <w:cantSplit/>
        <w:trHeight w:val="288"/>
      </w:trPr>
      <w:tc>
        <w:tcPr>
          <w:tcW w:w="0" w:type="auto"/>
        </w:tcPr>
        <w:p w14:paraId="22883B54" w14:textId="77777777" w:rsidR="008F3BA7" w:rsidRPr="00F85124" w:rsidRDefault="008F3BA7" w:rsidP="00C33BFE">
          <w:pPr>
            <w:pStyle w:val="Style12"/>
            <w:rPr>
              <w:vertAlign w:val="superscript"/>
            </w:rPr>
          </w:pPr>
          <w:r w:rsidRPr="00F85124">
            <w:t>Dwelling Address:</w:t>
          </w:r>
        </w:p>
      </w:tc>
      <w:tc>
        <w:tcPr>
          <w:tcW w:w="1981" w:type="pct"/>
        </w:tcPr>
        <w:p w14:paraId="22883B55" w14:textId="07447A50" w:rsidR="008F3BA7" w:rsidRPr="00F85124" w:rsidRDefault="008F3BA7" w:rsidP="00C33BFE">
          <w:pPr>
            <w:pStyle w:val="Style12"/>
            <w:rPr>
              <w:vertAlign w:val="superscript"/>
            </w:rPr>
          </w:pPr>
          <w:r w:rsidRPr="00F85124">
            <w:t>City</w:t>
          </w:r>
          <w:r>
            <w:t>:</w:t>
          </w:r>
        </w:p>
      </w:tc>
      <w:tc>
        <w:tcPr>
          <w:tcW w:w="658" w:type="pct"/>
        </w:tcPr>
        <w:p w14:paraId="22883B56" w14:textId="69151006" w:rsidR="008F3BA7" w:rsidRPr="00F85124" w:rsidRDefault="008F3BA7" w:rsidP="00C33BFE">
          <w:pPr>
            <w:pStyle w:val="Style12"/>
            <w:rPr>
              <w:vertAlign w:val="superscript"/>
            </w:rPr>
          </w:pPr>
          <w:r w:rsidRPr="00F85124">
            <w:t>Zip Code</w:t>
          </w:r>
          <w:r>
            <w:t>:</w:t>
          </w:r>
        </w:p>
      </w:tc>
    </w:tr>
  </w:tbl>
  <w:p w14:paraId="22883B58" w14:textId="77777777" w:rsidR="008F3BA7" w:rsidRPr="0079750F" w:rsidRDefault="008F3BA7" w:rsidP="004A16DC">
    <w:pPr>
      <w:pStyle w:val="Header"/>
      <w:spacing w:after="0"/>
      <w:rPr>
        <w:sz w:val="20"/>
        <w:szCs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883B5C" w14:textId="77777777" w:rsidR="008F3BA7" w:rsidRDefault="00F761A5">
    <w:pPr>
      <w:pStyle w:val="Header"/>
    </w:pPr>
    <w:r>
      <w:rPr>
        <w:noProof/>
      </w:rPr>
      <w:pict w14:anchorId="22883B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5" o:spid="_x0000_s2058"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883B5E" w14:textId="77777777" w:rsidR="008F3BA7" w:rsidRDefault="00F761A5">
    <w:pPr>
      <w:pStyle w:val="Header"/>
    </w:pPr>
    <w:r>
      <w:rPr>
        <w:noProof/>
      </w:rPr>
      <w:pict w14:anchorId="22883B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9" o:spid="_x0000_s2062"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64"/>
      <w:gridCol w:w="6241"/>
    </w:tblGrid>
    <w:tr w:rsidR="008F3BA7" w:rsidRPr="00F85124" w14:paraId="22883B61" w14:textId="77777777" w:rsidTr="00595C39">
      <w:trPr>
        <w:cantSplit/>
        <w:trHeight w:val="288"/>
      </w:trPr>
      <w:tc>
        <w:tcPr>
          <w:tcW w:w="0" w:type="auto"/>
          <w:tcBorders>
            <w:bottom w:val="single" w:sz="4" w:space="0" w:color="auto"/>
            <w:right w:val="nil"/>
          </w:tcBorders>
          <w:vAlign w:val="center"/>
        </w:tcPr>
        <w:p w14:paraId="22883B5F" w14:textId="77777777" w:rsidR="008F3BA7" w:rsidRPr="00F85124" w:rsidRDefault="00F761A5" w:rsidP="00F1080C">
          <w:pPr>
            <w:pStyle w:val="Style14"/>
            <w:rPr>
              <w:b/>
            </w:rPr>
          </w:pPr>
          <w:r>
            <w:rPr>
              <w:noProof/>
            </w:rPr>
            <w:pict w14:anchorId="22883B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0" o:spid="_x0000_s2063"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8F3BA7">
            <w:t>CERTIFICATE OF VERIFICATION - USER INSTRUCTIONS</w:t>
          </w:r>
        </w:p>
      </w:tc>
      <w:tc>
        <w:tcPr>
          <w:tcW w:w="6241" w:type="dxa"/>
          <w:tcBorders>
            <w:left w:val="nil"/>
            <w:bottom w:val="single" w:sz="4" w:space="0" w:color="auto"/>
          </w:tcBorders>
          <w:tcMar>
            <w:left w:w="115" w:type="dxa"/>
            <w:right w:w="115" w:type="dxa"/>
          </w:tcMar>
          <w:vAlign w:val="center"/>
        </w:tcPr>
        <w:p w14:paraId="22883B60" w14:textId="77777777" w:rsidR="008F3BA7" w:rsidRDefault="008F3BA7" w:rsidP="00F1080C">
          <w:pPr>
            <w:pStyle w:val="Style15"/>
            <w:rPr>
              <w:b/>
            </w:rPr>
          </w:pPr>
          <w:r>
            <w:t>NRCV-PLB-22-H</w:t>
          </w:r>
        </w:p>
      </w:tc>
    </w:tr>
    <w:tr w:rsidR="008F3BA7" w:rsidRPr="00F85124" w14:paraId="22883B64" w14:textId="77777777" w:rsidTr="00595C39">
      <w:trPr>
        <w:cantSplit/>
        <w:trHeight w:val="288"/>
      </w:trPr>
      <w:tc>
        <w:tcPr>
          <w:tcW w:w="0" w:type="auto"/>
          <w:tcBorders>
            <w:right w:val="nil"/>
          </w:tcBorders>
        </w:tcPr>
        <w:p w14:paraId="22883B62" w14:textId="77777777" w:rsidR="008F3BA7" w:rsidRPr="00F85124" w:rsidRDefault="008F3BA7" w:rsidP="0009742B">
          <w:pPr>
            <w:pStyle w:val="Style10"/>
            <w:rPr>
              <w:sz w:val="12"/>
              <w:szCs w:val="12"/>
            </w:rPr>
          </w:pPr>
          <w:r>
            <w:t>HERS Verified High Rise Residential/Hotel/Motel</w:t>
          </w:r>
          <w:r w:rsidRPr="002332EE">
            <w:t xml:space="preserve"> </w:t>
          </w:r>
          <w:r w:rsidRPr="006D2E42">
            <w:t>Single Dwelling Unit Hot Water System Distribution</w:t>
          </w:r>
        </w:p>
      </w:tc>
      <w:tc>
        <w:tcPr>
          <w:tcW w:w="6241" w:type="dxa"/>
          <w:tcBorders>
            <w:left w:val="nil"/>
          </w:tcBorders>
        </w:tcPr>
        <w:p w14:paraId="22883B63" w14:textId="77777777" w:rsidR="008F3BA7" w:rsidRPr="00F85124" w:rsidRDefault="008F3BA7" w:rsidP="00C33BFE">
          <w:pPr>
            <w:pStyle w:val="Style11"/>
            <w:rPr>
              <w:sz w:val="12"/>
              <w:szCs w:val="12"/>
            </w:rPr>
          </w:pPr>
          <w:r w:rsidRPr="00F85124">
            <w:t xml:space="preserve">(Page </w:t>
          </w:r>
          <w:r>
            <w:fldChar w:fldCharType="begin"/>
          </w:r>
          <w:r>
            <w:instrText xml:space="preserve"> PAGE   \* MERGEFORMAT </w:instrText>
          </w:r>
          <w:r>
            <w:fldChar w:fldCharType="separate"/>
          </w:r>
          <w:r w:rsidR="00F761A5">
            <w:rPr>
              <w:noProof/>
            </w:rPr>
            <w:t>3</w:t>
          </w:r>
          <w:r>
            <w:rPr>
              <w:noProof/>
            </w:rPr>
            <w:fldChar w:fldCharType="end"/>
          </w:r>
          <w:r w:rsidRPr="00F85124">
            <w:t xml:space="preserve"> of </w:t>
          </w:r>
          <w:fldSimple w:instr=" SECTIONPAGES   \* MERGEFORMAT ">
            <w:r w:rsidR="00F761A5">
              <w:rPr>
                <w:noProof/>
              </w:rPr>
              <w:t>3</w:t>
            </w:r>
          </w:fldSimple>
          <w:r w:rsidRPr="00F85124">
            <w:t>)</w:t>
          </w:r>
        </w:p>
      </w:tc>
    </w:tr>
  </w:tbl>
  <w:p w14:paraId="22883B65" w14:textId="77777777" w:rsidR="008F3BA7" w:rsidRPr="00595C39" w:rsidRDefault="008F3BA7" w:rsidP="004A16DC">
    <w:pPr>
      <w:pStyle w:val="Header"/>
      <w:spacing w:after="0"/>
      <w:rPr>
        <w:sz w:val="20"/>
        <w:szCs w:val="16"/>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883B67" w14:textId="77777777" w:rsidR="008F3BA7" w:rsidRDefault="00F761A5">
    <w:pPr>
      <w:pStyle w:val="Header"/>
    </w:pPr>
    <w:r>
      <w:rPr>
        <w:noProof/>
      </w:rPr>
      <w:pict w14:anchorId="22883B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8" o:spid="_x0000_s2061"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883B68" w14:textId="77777777" w:rsidR="008F3BA7" w:rsidRDefault="00F761A5">
    <w:pPr>
      <w:pStyle w:val="Header"/>
    </w:pPr>
    <w:r>
      <w:rPr>
        <w:noProof/>
      </w:rPr>
      <w:pict w14:anchorId="22883B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2" o:spid="_x0000_s2056"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64"/>
      <w:gridCol w:w="6241"/>
    </w:tblGrid>
    <w:tr w:rsidR="008F3BA7" w:rsidRPr="00F85124" w14:paraId="22883B6B" w14:textId="77777777" w:rsidTr="00595C39">
      <w:trPr>
        <w:cantSplit/>
        <w:trHeight w:val="288"/>
      </w:trPr>
      <w:tc>
        <w:tcPr>
          <w:tcW w:w="0" w:type="auto"/>
          <w:tcBorders>
            <w:bottom w:val="single" w:sz="4" w:space="0" w:color="auto"/>
            <w:right w:val="nil"/>
          </w:tcBorders>
          <w:vAlign w:val="center"/>
        </w:tcPr>
        <w:p w14:paraId="22883B69" w14:textId="77777777" w:rsidR="008F3BA7" w:rsidRPr="00F85124" w:rsidRDefault="00F761A5" w:rsidP="00551D8B">
          <w:pPr>
            <w:pStyle w:val="Style14"/>
            <w:rPr>
              <w:b/>
            </w:rPr>
          </w:pPr>
          <w:r>
            <w:rPr>
              <w:noProof/>
            </w:rPr>
            <w:pict w14:anchorId="22883B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3" o:spid="_x0000_s2057"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8F3BA7">
            <w:t>CERTIFICATE OF VERIFICATION – DATA FIELD DEFINITIONS AND CALCULATIONS</w:t>
          </w:r>
        </w:p>
      </w:tc>
      <w:tc>
        <w:tcPr>
          <w:tcW w:w="6241" w:type="dxa"/>
          <w:tcBorders>
            <w:left w:val="nil"/>
            <w:bottom w:val="single" w:sz="4" w:space="0" w:color="auto"/>
          </w:tcBorders>
          <w:tcMar>
            <w:left w:w="115" w:type="dxa"/>
            <w:right w:w="115" w:type="dxa"/>
          </w:tcMar>
          <w:vAlign w:val="center"/>
        </w:tcPr>
        <w:p w14:paraId="22883B6A" w14:textId="77777777" w:rsidR="008F3BA7" w:rsidRDefault="008F3BA7">
          <w:pPr>
            <w:pStyle w:val="Style15"/>
            <w:rPr>
              <w:b/>
            </w:rPr>
          </w:pPr>
          <w:r>
            <w:t>NRCV-PLB-22-H</w:t>
          </w:r>
        </w:p>
      </w:tc>
    </w:tr>
    <w:tr w:rsidR="008F3BA7" w:rsidRPr="00F85124" w14:paraId="22883B6E" w14:textId="77777777" w:rsidTr="00595C39">
      <w:trPr>
        <w:cantSplit/>
        <w:trHeight w:val="288"/>
      </w:trPr>
      <w:tc>
        <w:tcPr>
          <w:tcW w:w="0" w:type="auto"/>
          <w:tcBorders>
            <w:right w:val="nil"/>
          </w:tcBorders>
        </w:tcPr>
        <w:p w14:paraId="22883B6C" w14:textId="77777777" w:rsidR="008F3BA7" w:rsidRPr="00F85124" w:rsidRDefault="008F3BA7" w:rsidP="00C33BFE">
          <w:pPr>
            <w:pStyle w:val="Style10"/>
            <w:rPr>
              <w:sz w:val="12"/>
              <w:szCs w:val="12"/>
            </w:rPr>
          </w:pPr>
          <w:r>
            <w:t>HERS Verified High Rise Residential/Hotel/Motel</w:t>
          </w:r>
          <w:r w:rsidRPr="002332EE">
            <w:t xml:space="preserve"> </w:t>
          </w:r>
          <w:r w:rsidRPr="006D2E42">
            <w:t>Single Dwelling Unit Hot Water System Distribution</w:t>
          </w:r>
        </w:p>
      </w:tc>
      <w:tc>
        <w:tcPr>
          <w:tcW w:w="6241" w:type="dxa"/>
          <w:tcBorders>
            <w:left w:val="nil"/>
          </w:tcBorders>
        </w:tcPr>
        <w:p w14:paraId="22883B6D" w14:textId="77777777" w:rsidR="008F3BA7" w:rsidRPr="00F85124" w:rsidRDefault="008F3BA7" w:rsidP="00C33BFE">
          <w:pPr>
            <w:pStyle w:val="Style11"/>
            <w:rPr>
              <w:sz w:val="12"/>
              <w:szCs w:val="12"/>
            </w:rPr>
          </w:pPr>
          <w:r w:rsidRPr="00F85124">
            <w:t xml:space="preserve">(Page </w:t>
          </w:r>
          <w:r>
            <w:fldChar w:fldCharType="begin"/>
          </w:r>
          <w:r>
            <w:instrText xml:space="preserve"> PAGE   \* MERGEFORMAT </w:instrText>
          </w:r>
          <w:r>
            <w:fldChar w:fldCharType="separate"/>
          </w:r>
          <w:r w:rsidR="00F761A5">
            <w:rPr>
              <w:noProof/>
            </w:rPr>
            <w:t>2</w:t>
          </w:r>
          <w:r>
            <w:rPr>
              <w:noProof/>
            </w:rPr>
            <w:fldChar w:fldCharType="end"/>
          </w:r>
          <w:r w:rsidRPr="00F85124">
            <w:t xml:space="preserve"> of </w:t>
          </w:r>
          <w:fldSimple w:instr=" SECTIONPAGES   \* MERGEFORMAT ">
            <w:r w:rsidR="00F761A5">
              <w:rPr>
                <w:noProof/>
              </w:rPr>
              <w:t>11</w:t>
            </w:r>
          </w:fldSimple>
          <w:r w:rsidRPr="00F85124">
            <w:t>)</w:t>
          </w:r>
        </w:p>
      </w:tc>
    </w:tr>
  </w:tbl>
  <w:p w14:paraId="22883B6F" w14:textId="77777777" w:rsidR="008F3BA7" w:rsidRPr="00595C39" w:rsidRDefault="008F3BA7" w:rsidP="004A16DC">
    <w:pPr>
      <w:pStyle w:val="Header"/>
      <w:spacing w:after="0"/>
      <w:rPr>
        <w:sz w:val="20"/>
        <w:szCs w:val="16"/>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883B71" w14:textId="77777777" w:rsidR="008F3BA7" w:rsidRDefault="00F761A5">
    <w:pPr>
      <w:pStyle w:val="Header"/>
    </w:pPr>
    <w:r>
      <w:rPr>
        <w:noProof/>
      </w:rPr>
      <w:pict w14:anchorId="22883B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1" o:spid="_x0000_s2055"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37DAF"/>
    <w:multiLevelType w:val="hybridMultilevel"/>
    <w:tmpl w:val="8B5CB3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6A7E2B"/>
    <w:multiLevelType w:val="hybridMultilevel"/>
    <w:tmpl w:val="9CCCBE0A"/>
    <w:lvl w:ilvl="0" w:tplc="5FE2B916">
      <w:start w:val="8"/>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247EF1"/>
    <w:multiLevelType w:val="hybridMultilevel"/>
    <w:tmpl w:val="092C2240"/>
    <w:lvl w:ilvl="0" w:tplc="9C5E6B9C">
      <w:start w:val="1"/>
      <w:numFmt w:val="bullet"/>
      <w:lvlText w:val=""/>
      <w:lvlJc w:val="left"/>
      <w:pPr>
        <w:ind w:left="720" w:hanging="360"/>
      </w:pPr>
      <w:rPr>
        <w:rFonts w:ascii="Wingdings" w:eastAsia="Times New Roman" w:hAnsi="Wingdings" w:cs="Times New Roman" w:hint="default"/>
      </w:rPr>
    </w:lvl>
    <w:lvl w:ilvl="1" w:tplc="A45621D6" w:tentative="1">
      <w:start w:val="1"/>
      <w:numFmt w:val="bullet"/>
      <w:lvlText w:val="o"/>
      <w:lvlJc w:val="left"/>
      <w:pPr>
        <w:ind w:left="1440" w:hanging="360"/>
      </w:pPr>
      <w:rPr>
        <w:rFonts w:ascii="Courier New" w:hAnsi="Courier New" w:cs="Courier New" w:hint="default"/>
      </w:rPr>
    </w:lvl>
    <w:lvl w:ilvl="2" w:tplc="7968032E" w:tentative="1">
      <w:start w:val="1"/>
      <w:numFmt w:val="bullet"/>
      <w:lvlText w:val=""/>
      <w:lvlJc w:val="left"/>
      <w:pPr>
        <w:ind w:left="2160" w:hanging="360"/>
      </w:pPr>
      <w:rPr>
        <w:rFonts w:ascii="Wingdings" w:hAnsi="Wingdings" w:hint="default"/>
      </w:rPr>
    </w:lvl>
    <w:lvl w:ilvl="3" w:tplc="7E863E1C" w:tentative="1">
      <w:start w:val="1"/>
      <w:numFmt w:val="bullet"/>
      <w:lvlText w:val=""/>
      <w:lvlJc w:val="left"/>
      <w:pPr>
        <w:ind w:left="2880" w:hanging="360"/>
      </w:pPr>
      <w:rPr>
        <w:rFonts w:ascii="Symbol" w:hAnsi="Symbol" w:hint="default"/>
      </w:rPr>
    </w:lvl>
    <w:lvl w:ilvl="4" w:tplc="480A10A2" w:tentative="1">
      <w:start w:val="1"/>
      <w:numFmt w:val="bullet"/>
      <w:lvlText w:val="o"/>
      <w:lvlJc w:val="left"/>
      <w:pPr>
        <w:ind w:left="3600" w:hanging="360"/>
      </w:pPr>
      <w:rPr>
        <w:rFonts w:ascii="Courier New" w:hAnsi="Courier New" w:cs="Courier New" w:hint="default"/>
      </w:rPr>
    </w:lvl>
    <w:lvl w:ilvl="5" w:tplc="75BC404C" w:tentative="1">
      <w:start w:val="1"/>
      <w:numFmt w:val="bullet"/>
      <w:lvlText w:val=""/>
      <w:lvlJc w:val="left"/>
      <w:pPr>
        <w:ind w:left="4320" w:hanging="360"/>
      </w:pPr>
      <w:rPr>
        <w:rFonts w:ascii="Wingdings" w:hAnsi="Wingdings" w:hint="default"/>
      </w:rPr>
    </w:lvl>
    <w:lvl w:ilvl="6" w:tplc="F2D44DA4" w:tentative="1">
      <w:start w:val="1"/>
      <w:numFmt w:val="bullet"/>
      <w:lvlText w:val=""/>
      <w:lvlJc w:val="left"/>
      <w:pPr>
        <w:ind w:left="5040" w:hanging="360"/>
      </w:pPr>
      <w:rPr>
        <w:rFonts w:ascii="Symbol" w:hAnsi="Symbol" w:hint="default"/>
      </w:rPr>
    </w:lvl>
    <w:lvl w:ilvl="7" w:tplc="E42AD36A" w:tentative="1">
      <w:start w:val="1"/>
      <w:numFmt w:val="bullet"/>
      <w:lvlText w:val="o"/>
      <w:lvlJc w:val="left"/>
      <w:pPr>
        <w:ind w:left="5760" w:hanging="360"/>
      </w:pPr>
      <w:rPr>
        <w:rFonts w:ascii="Courier New" w:hAnsi="Courier New" w:cs="Courier New" w:hint="default"/>
      </w:rPr>
    </w:lvl>
    <w:lvl w:ilvl="8" w:tplc="18B2B1C6" w:tentative="1">
      <w:start w:val="1"/>
      <w:numFmt w:val="bullet"/>
      <w:lvlText w:val=""/>
      <w:lvlJc w:val="left"/>
      <w:pPr>
        <w:ind w:left="6480" w:hanging="360"/>
      </w:pPr>
      <w:rPr>
        <w:rFonts w:ascii="Wingdings" w:hAnsi="Wingdings" w:hint="default"/>
      </w:rPr>
    </w:lvl>
  </w:abstractNum>
  <w:abstractNum w:abstractNumId="3">
    <w:nsid w:val="0F8C1AE1"/>
    <w:multiLevelType w:val="hybridMultilevel"/>
    <w:tmpl w:val="C0E22402"/>
    <w:lvl w:ilvl="0" w:tplc="CEBA60C4">
      <w:start w:val="1"/>
      <w:numFmt w:val="bullet"/>
      <w:lvlText w:val=""/>
      <w:lvlJc w:val="left"/>
      <w:pPr>
        <w:ind w:left="1080" w:hanging="360"/>
      </w:pPr>
      <w:rPr>
        <w:rFonts w:ascii="Wingdings" w:eastAsia="Times New Roman" w:hAnsi="Wingdings" w:cs="Times New Roman" w:hint="default"/>
      </w:rPr>
    </w:lvl>
    <w:lvl w:ilvl="1" w:tplc="CCC89B78" w:tentative="1">
      <w:start w:val="1"/>
      <w:numFmt w:val="bullet"/>
      <w:lvlText w:val="o"/>
      <w:lvlJc w:val="left"/>
      <w:pPr>
        <w:ind w:left="1800" w:hanging="360"/>
      </w:pPr>
      <w:rPr>
        <w:rFonts w:ascii="Courier New" w:hAnsi="Courier New" w:cs="Courier New" w:hint="default"/>
      </w:rPr>
    </w:lvl>
    <w:lvl w:ilvl="2" w:tplc="F9B88B40" w:tentative="1">
      <w:start w:val="1"/>
      <w:numFmt w:val="bullet"/>
      <w:lvlText w:val=""/>
      <w:lvlJc w:val="left"/>
      <w:pPr>
        <w:ind w:left="2520" w:hanging="360"/>
      </w:pPr>
      <w:rPr>
        <w:rFonts w:ascii="Wingdings" w:hAnsi="Wingdings" w:hint="default"/>
      </w:rPr>
    </w:lvl>
    <w:lvl w:ilvl="3" w:tplc="978EBE2E" w:tentative="1">
      <w:start w:val="1"/>
      <w:numFmt w:val="bullet"/>
      <w:lvlText w:val=""/>
      <w:lvlJc w:val="left"/>
      <w:pPr>
        <w:ind w:left="3240" w:hanging="360"/>
      </w:pPr>
      <w:rPr>
        <w:rFonts w:ascii="Symbol" w:hAnsi="Symbol" w:hint="default"/>
      </w:rPr>
    </w:lvl>
    <w:lvl w:ilvl="4" w:tplc="65C25BE6" w:tentative="1">
      <w:start w:val="1"/>
      <w:numFmt w:val="bullet"/>
      <w:lvlText w:val="o"/>
      <w:lvlJc w:val="left"/>
      <w:pPr>
        <w:ind w:left="3960" w:hanging="360"/>
      </w:pPr>
      <w:rPr>
        <w:rFonts w:ascii="Courier New" w:hAnsi="Courier New" w:cs="Courier New" w:hint="default"/>
      </w:rPr>
    </w:lvl>
    <w:lvl w:ilvl="5" w:tplc="1BF83DFA" w:tentative="1">
      <w:start w:val="1"/>
      <w:numFmt w:val="bullet"/>
      <w:lvlText w:val=""/>
      <w:lvlJc w:val="left"/>
      <w:pPr>
        <w:ind w:left="4680" w:hanging="360"/>
      </w:pPr>
      <w:rPr>
        <w:rFonts w:ascii="Wingdings" w:hAnsi="Wingdings" w:hint="default"/>
      </w:rPr>
    </w:lvl>
    <w:lvl w:ilvl="6" w:tplc="06D42D4C" w:tentative="1">
      <w:start w:val="1"/>
      <w:numFmt w:val="bullet"/>
      <w:lvlText w:val=""/>
      <w:lvlJc w:val="left"/>
      <w:pPr>
        <w:ind w:left="5400" w:hanging="360"/>
      </w:pPr>
      <w:rPr>
        <w:rFonts w:ascii="Symbol" w:hAnsi="Symbol" w:hint="default"/>
      </w:rPr>
    </w:lvl>
    <w:lvl w:ilvl="7" w:tplc="425AC2F2" w:tentative="1">
      <w:start w:val="1"/>
      <w:numFmt w:val="bullet"/>
      <w:lvlText w:val="o"/>
      <w:lvlJc w:val="left"/>
      <w:pPr>
        <w:ind w:left="6120" w:hanging="360"/>
      </w:pPr>
      <w:rPr>
        <w:rFonts w:ascii="Courier New" w:hAnsi="Courier New" w:cs="Courier New" w:hint="default"/>
      </w:rPr>
    </w:lvl>
    <w:lvl w:ilvl="8" w:tplc="592677AC" w:tentative="1">
      <w:start w:val="1"/>
      <w:numFmt w:val="bullet"/>
      <w:lvlText w:val=""/>
      <w:lvlJc w:val="left"/>
      <w:pPr>
        <w:ind w:left="6840" w:hanging="360"/>
      </w:pPr>
      <w:rPr>
        <w:rFonts w:ascii="Wingdings" w:hAnsi="Wingdings" w:hint="default"/>
      </w:rPr>
    </w:lvl>
  </w:abstractNum>
  <w:abstractNum w:abstractNumId="4">
    <w:nsid w:val="13357B3B"/>
    <w:multiLevelType w:val="hybridMultilevel"/>
    <w:tmpl w:val="A036D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960B0C"/>
    <w:multiLevelType w:val="hybridMultilevel"/>
    <w:tmpl w:val="E4063AB6"/>
    <w:lvl w:ilvl="0" w:tplc="0C00B32C">
      <w:start w:val="13"/>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655758F"/>
    <w:multiLevelType w:val="hybridMultilevel"/>
    <w:tmpl w:val="3FE6C032"/>
    <w:lvl w:ilvl="0" w:tplc="1F74F818">
      <w:start w:val="1"/>
      <w:numFmt w:val="bullet"/>
      <w:lvlText w:val=""/>
      <w:lvlJc w:val="left"/>
      <w:pPr>
        <w:ind w:left="720" w:hanging="360"/>
      </w:pPr>
      <w:rPr>
        <w:rFonts w:ascii="Wingdings" w:eastAsia="Times New Roman" w:hAnsi="Wingdings" w:cs="Times New Roman" w:hint="default"/>
      </w:rPr>
    </w:lvl>
    <w:lvl w:ilvl="1" w:tplc="57ACE242" w:tentative="1">
      <w:start w:val="1"/>
      <w:numFmt w:val="bullet"/>
      <w:lvlText w:val="o"/>
      <w:lvlJc w:val="left"/>
      <w:pPr>
        <w:ind w:left="1440" w:hanging="360"/>
      </w:pPr>
      <w:rPr>
        <w:rFonts w:ascii="Courier New" w:hAnsi="Courier New" w:cs="Courier New" w:hint="default"/>
      </w:rPr>
    </w:lvl>
    <w:lvl w:ilvl="2" w:tplc="AB766C9C" w:tentative="1">
      <w:start w:val="1"/>
      <w:numFmt w:val="bullet"/>
      <w:lvlText w:val=""/>
      <w:lvlJc w:val="left"/>
      <w:pPr>
        <w:ind w:left="2160" w:hanging="360"/>
      </w:pPr>
      <w:rPr>
        <w:rFonts w:ascii="Wingdings" w:hAnsi="Wingdings" w:hint="default"/>
      </w:rPr>
    </w:lvl>
    <w:lvl w:ilvl="3" w:tplc="F54ADC4A" w:tentative="1">
      <w:start w:val="1"/>
      <w:numFmt w:val="bullet"/>
      <w:lvlText w:val=""/>
      <w:lvlJc w:val="left"/>
      <w:pPr>
        <w:ind w:left="2880" w:hanging="360"/>
      </w:pPr>
      <w:rPr>
        <w:rFonts w:ascii="Symbol" w:hAnsi="Symbol" w:hint="default"/>
      </w:rPr>
    </w:lvl>
    <w:lvl w:ilvl="4" w:tplc="B2E6D39E" w:tentative="1">
      <w:start w:val="1"/>
      <w:numFmt w:val="bullet"/>
      <w:lvlText w:val="o"/>
      <w:lvlJc w:val="left"/>
      <w:pPr>
        <w:ind w:left="3600" w:hanging="360"/>
      </w:pPr>
      <w:rPr>
        <w:rFonts w:ascii="Courier New" w:hAnsi="Courier New" w:cs="Courier New" w:hint="default"/>
      </w:rPr>
    </w:lvl>
    <w:lvl w:ilvl="5" w:tplc="D0E45D38" w:tentative="1">
      <w:start w:val="1"/>
      <w:numFmt w:val="bullet"/>
      <w:lvlText w:val=""/>
      <w:lvlJc w:val="left"/>
      <w:pPr>
        <w:ind w:left="4320" w:hanging="360"/>
      </w:pPr>
      <w:rPr>
        <w:rFonts w:ascii="Wingdings" w:hAnsi="Wingdings" w:hint="default"/>
      </w:rPr>
    </w:lvl>
    <w:lvl w:ilvl="6" w:tplc="C9C87056" w:tentative="1">
      <w:start w:val="1"/>
      <w:numFmt w:val="bullet"/>
      <w:lvlText w:val=""/>
      <w:lvlJc w:val="left"/>
      <w:pPr>
        <w:ind w:left="5040" w:hanging="360"/>
      </w:pPr>
      <w:rPr>
        <w:rFonts w:ascii="Symbol" w:hAnsi="Symbol" w:hint="default"/>
      </w:rPr>
    </w:lvl>
    <w:lvl w:ilvl="7" w:tplc="F47CE41C" w:tentative="1">
      <w:start w:val="1"/>
      <w:numFmt w:val="bullet"/>
      <w:lvlText w:val="o"/>
      <w:lvlJc w:val="left"/>
      <w:pPr>
        <w:ind w:left="5760" w:hanging="360"/>
      </w:pPr>
      <w:rPr>
        <w:rFonts w:ascii="Courier New" w:hAnsi="Courier New" w:cs="Courier New" w:hint="default"/>
      </w:rPr>
    </w:lvl>
    <w:lvl w:ilvl="8" w:tplc="8220952A" w:tentative="1">
      <w:start w:val="1"/>
      <w:numFmt w:val="bullet"/>
      <w:lvlText w:val=""/>
      <w:lvlJc w:val="left"/>
      <w:pPr>
        <w:ind w:left="6480" w:hanging="360"/>
      </w:pPr>
      <w:rPr>
        <w:rFonts w:ascii="Wingdings" w:hAnsi="Wingdings" w:hint="default"/>
      </w:rPr>
    </w:lvl>
  </w:abstractNum>
  <w:abstractNum w:abstractNumId="7">
    <w:nsid w:val="1A6718D9"/>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2E447D3"/>
    <w:multiLevelType w:val="hybridMultilevel"/>
    <w:tmpl w:val="EBFCAFC4"/>
    <w:lvl w:ilvl="0" w:tplc="958489F4">
      <w:start w:val="1"/>
      <w:numFmt w:val="bullet"/>
      <w:lvlText w:val=""/>
      <w:lvlJc w:val="left"/>
      <w:pPr>
        <w:ind w:left="360" w:hanging="360"/>
      </w:pPr>
      <w:rPr>
        <w:rFonts w:ascii="Wingdings" w:eastAsia="Times New Roman" w:hAnsi="Wingdings" w:cs="Times New Roman" w:hint="default"/>
      </w:rPr>
    </w:lvl>
    <w:lvl w:ilvl="1" w:tplc="F40C0DD6" w:tentative="1">
      <w:start w:val="1"/>
      <w:numFmt w:val="bullet"/>
      <w:lvlText w:val="o"/>
      <w:lvlJc w:val="left"/>
      <w:pPr>
        <w:ind w:left="1080" w:hanging="360"/>
      </w:pPr>
      <w:rPr>
        <w:rFonts w:ascii="Courier New" w:hAnsi="Courier New" w:cs="Courier New" w:hint="default"/>
      </w:rPr>
    </w:lvl>
    <w:lvl w:ilvl="2" w:tplc="290897FC" w:tentative="1">
      <w:start w:val="1"/>
      <w:numFmt w:val="bullet"/>
      <w:lvlText w:val=""/>
      <w:lvlJc w:val="left"/>
      <w:pPr>
        <w:ind w:left="1800" w:hanging="360"/>
      </w:pPr>
      <w:rPr>
        <w:rFonts w:ascii="Wingdings" w:hAnsi="Wingdings" w:hint="default"/>
      </w:rPr>
    </w:lvl>
    <w:lvl w:ilvl="3" w:tplc="1BE6B13A" w:tentative="1">
      <w:start w:val="1"/>
      <w:numFmt w:val="bullet"/>
      <w:lvlText w:val=""/>
      <w:lvlJc w:val="left"/>
      <w:pPr>
        <w:ind w:left="2520" w:hanging="360"/>
      </w:pPr>
      <w:rPr>
        <w:rFonts w:ascii="Symbol" w:hAnsi="Symbol" w:hint="default"/>
      </w:rPr>
    </w:lvl>
    <w:lvl w:ilvl="4" w:tplc="AF225478" w:tentative="1">
      <w:start w:val="1"/>
      <w:numFmt w:val="bullet"/>
      <w:lvlText w:val="o"/>
      <w:lvlJc w:val="left"/>
      <w:pPr>
        <w:ind w:left="3240" w:hanging="360"/>
      </w:pPr>
      <w:rPr>
        <w:rFonts w:ascii="Courier New" w:hAnsi="Courier New" w:cs="Courier New" w:hint="default"/>
      </w:rPr>
    </w:lvl>
    <w:lvl w:ilvl="5" w:tplc="E29620E4" w:tentative="1">
      <w:start w:val="1"/>
      <w:numFmt w:val="bullet"/>
      <w:lvlText w:val=""/>
      <w:lvlJc w:val="left"/>
      <w:pPr>
        <w:ind w:left="3960" w:hanging="360"/>
      </w:pPr>
      <w:rPr>
        <w:rFonts w:ascii="Wingdings" w:hAnsi="Wingdings" w:hint="default"/>
      </w:rPr>
    </w:lvl>
    <w:lvl w:ilvl="6" w:tplc="4252D3D6" w:tentative="1">
      <w:start w:val="1"/>
      <w:numFmt w:val="bullet"/>
      <w:lvlText w:val=""/>
      <w:lvlJc w:val="left"/>
      <w:pPr>
        <w:ind w:left="4680" w:hanging="360"/>
      </w:pPr>
      <w:rPr>
        <w:rFonts w:ascii="Symbol" w:hAnsi="Symbol" w:hint="default"/>
      </w:rPr>
    </w:lvl>
    <w:lvl w:ilvl="7" w:tplc="6294376C" w:tentative="1">
      <w:start w:val="1"/>
      <w:numFmt w:val="bullet"/>
      <w:lvlText w:val="o"/>
      <w:lvlJc w:val="left"/>
      <w:pPr>
        <w:ind w:left="5400" w:hanging="360"/>
      </w:pPr>
      <w:rPr>
        <w:rFonts w:ascii="Courier New" w:hAnsi="Courier New" w:cs="Courier New" w:hint="default"/>
      </w:rPr>
    </w:lvl>
    <w:lvl w:ilvl="8" w:tplc="94004088" w:tentative="1">
      <w:start w:val="1"/>
      <w:numFmt w:val="bullet"/>
      <w:lvlText w:val=""/>
      <w:lvlJc w:val="left"/>
      <w:pPr>
        <w:ind w:left="6120" w:hanging="360"/>
      </w:pPr>
      <w:rPr>
        <w:rFonts w:ascii="Wingdings" w:hAnsi="Wingdings" w:hint="default"/>
      </w:rPr>
    </w:lvl>
  </w:abstractNum>
  <w:abstractNum w:abstractNumId="9">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7D84380"/>
    <w:multiLevelType w:val="hybridMultilevel"/>
    <w:tmpl w:val="BC106A2E"/>
    <w:lvl w:ilvl="0" w:tplc="26F85B26">
      <w:start w:val="1"/>
      <w:numFmt w:val="upperLetter"/>
      <w:lvlText w:val="%1."/>
      <w:lvlJc w:val="left"/>
      <w:pPr>
        <w:ind w:left="1080" w:hanging="360"/>
      </w:pPr>
      <w:rPr>
        <w:rFonts w:ascii="Times New Roman" w:hAnsi="Times New Roman" w:cs="Times New Roman" w:hint="default"/>
        <w:sz w:val="20"/>
        <w:szCs w:val="20"/>
      </w:rPr>
    </w:lvl>
    <w:lvl w:ilvl="1" w:tplc="167601BA">
      <w:start w:val="1"/>
      <w:numFmt w:val="decimal"/>
      <w:lvlText w:val="%2."/>
      <w:lvlJc w:val="left"/>
      <w:pPr>
        <w:tabs>
          <w:tab w:val="num" w:pos="1440"/>
        </w:tabs>
        <w:ind w:left="1440" w:hanging="360"/>
      </w:pPr>
    </w:lvl>
    <w:lvl w:ilvl="2" w:tplc="A2AE6974">
      <w:start w:val="1"/>
      <w:numFmt w:val="decimal"/>
      <w:lvlText w:val="%3."/>
      <w:lvlJc w:val="left"/>
      <w:pPr>
        <w:tabs>
          <w:tab w:val="num" w:pos="2160"/>
        </w:tabs>
        <w:ind w:left="2160" w:hanging="360"/>
      </w:pPr>
    </w:lvl>
    <w:lvl w:ilvl="3" w:tplc="E6F4A9C4">
      <w:start w:val="1"/>
      <w:numFmt w:val="decimal"/>
      <w:lvlText w:val="%4."/>
      <w:lvlJc w:val="left"/>
      <w:pPr>
        <w:tabs>
          <w:tab w:val="num" w:pos="2880"/>
        </w:tabs>
        <w:ind w:left="2880" w:hanging="360"/>
      </w:pPr>
    </w:lvl>
    <w:lvl w:ilvl="4" w:tplc="45F6437A">
      <w:start w:val="1"/>
      <w:numFmt w:val="decimal"/>
      <w:lvlText w:val="%5."/>
      <w:lvlJc w:val="left"/>
      <w:pPr>
        <w:tabs>
          <w:tab w:val="num" w:pos="3600"/>
        </w:tabs>
        <w:ind w:left="3600" w:hanging="360"/>
      </w:pPr>
    </w:lvl>
    <w:lvl w:ilvl="5" w:tplc="F2507282">
      <w:start w:val="1"/>
      <w:numFmt w:val="decimal"/>
      <w:lvlText w:val="%6."/>
      <w:lvlJc w:val="left"/>
      <w:pPr>
        <w:tabs>
          <w:tab w:val="num" w:pos="4320"/>
        </w:tabs>
        <w:ind w:left="4320" w:hanging="360"/>
      </w:pPr>
    </w:lvl>
    <w:lvl w:ilvl="6" w:tplc="51F818D2">
      <w:start w:val="1"/>
      <w:numFmt w:val="decimal"/>
      <w:lvlText w:val="%7."/>
      <w:lvlJc w:val="left"/>
      <w:pPr>
        <w:tabs>
          <w:tab w:val="num" w:pos="5040"/>
        </w:tabs>
        <w:ind w:left="5040" w:hanging="360"/>
      </w:pPr>
    </w:lvl>
    <w:lvl w:ilvl="7" w:tplc="A3CAE9DE">
      <w:start w:val="1"/>
      <w:numFmt w:val="decimal"/>
      <w:lvlText w:val="%8."/>
      <w:lvlJc w:val="left"/>
      <w:pPr>
        <w:tabs>
          <w:tab w:val="num" w:pos="5760"/>
        </w:tabs>
        <w:ind w:left="5760" w:hanging="360"/>
      </w:pPr>
    </w:lvl>
    <w:lvl w:ilvl="8" w:tplc="6DFA9DEE">
      <w:start w:val="1"/>
      <w:numFmt w:val="decimal"/>
      <w:lvlText w:val="%9."/>
      <w:lvlJc w:val="left"/>
      <w:pPr>
        <w:tabs>
          <w:tab w:val="num" w:pos="6480"/>
        </w:tabs>
        <w:ind w:left="6480" w:hanging="360"/>
      </w:pPr>
    </w:lvl>
  </w:abstractNum>
  <w:abstractNum w:abstractNumId="11">
    <w:nsid w:val="31DE4521"/>
    <w:multiLevelType w:val="hybridMultilevel"/>
    <w:tmpl w:val="A9361528"/>
    <w:lvl w:ilvl="0" w:tplc="0230300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36564E25"/>
    <w:multiLevelType w:val="hybridMultilevel"/>
    <w:tmpl w:val="72303A8C"/>
    <w:lvl w:ilvl="0" w:tplc="0409000F">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nsid w:val="3679710B"/>
    <w:multiLevelType w:val="hybridMultilevel"/>
    <w:tmpl w:val="19DEC136"/>
    <w:lvl w:ilvl="0" w:tplc="BEA8C788">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4">
    <w:nsid w:val="36B75685"/>
    <w:multiLevelType w:val="multilevel"/>
    <w:tmpl w:val="49BE91C8"/>
    <w:lvl w:ilvl="0">
      <w:start w:val="1"/>
      <w:numFmt w:val="decimal"/>
      <w:pStyle w:val="Heading1"/>
      <w:suff w:val="space"/>
      <w:lvlText w:val="Appendix RA%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RA%1.%2.%3"/>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5">
    <w:nsid w:val="36CF7239"/>
    <w:multiLevelType w:val="hybridMultilevel"/>
    <w:tmpl w:val="EE802EA6"/>
    <w:lvl w:ilvl="0" w:tplc="FE9095DE">
      <w:start w:val="1"/>
      <w:numFmt w:val="decimal"/>
      <w:lvlText w:val="%1."/>
      <w:lvlJc w:val="left"/>
      <w:pPr>
        <w:ind w:left="720" w:hanging="360"/>
      </w:pPr>
    </w:lvl>
    <w:lvl w:ilvl="1" w:tplc="CFAC9F6E" w:tentative="1">
      <w:start w:val="1"/>
      <w:numFmt w:val="lowerLetter"/>
      <w:lvlText w:val="%2."/>
      <w:lvlJc w:val="left"/>
      <w:pPr>
        <w:ind w:left="1440" w:hanging="360"/>
      </w:pPr>
    </w:lvl>
    <w:lvl w:ilvl="2" w:tplc="CBE6B46A" w:tentative="1">
      <w:start w:val="1"/>
      <w:numFmt w:val="lowerRoman"/>
      <w:lvlText w:val="%3."/>
      <w:lvlJc w:val="right"/>
      <w:pPr>
        <w:ind w:left="2160" w:hanging="180"/>
      </w:pPr>
    </w:lvl>
    <w:lvl w:ilvl="3" w:tplc="E12614D8" w:tentative="1">
      <w:start w:val="1"/>
      <w:numFmt w:val="decimal"/>
      <w:lvlText w:val="%4."/>
      <w:lvlJc w:val="left"/>
      <w:pPr>
        <w:ind w:left="2880" w:hanging="360"/>
      </w:pPr>
    </w:lvl>
    <w:lvl w:ilvl="4" w:tplc="12F46CAE" w:tentative="1">
      <w:start w:val="1"/>
      <w:numFmt w:val="lowerLetter"/>
      <w:lvlText w:val="%5."/>
      <w:lvlJc w:val="left"/>
      <w:pPr>
        <w:ind w:left="3600" w:hanging="360"/>
      </w:pPr>
    </w:lvl>
    <w:lvl w:ilvl="5" w:tplc="B4FA5E1E" w:tentative="1">
      <w:start w:val="1"/>
      <w:numFmt w:val="lowerRoman"/>
      <w:lvlText w:val="%6."/>
      <w:lvlJc w:val="right"/>
      <w:pPr>
        <w:ind w:left="4320" w:hanging="180"/>
      </w:pPr>
    </w:lvl>
    <w:lvl w:ilvl="6" w:tplc="40F0C45A" w:tentative="1">
      <w:start w:val="1"/>
      <w:numFmt w:val="decimal"/>
      <w:lvlText w:val="%7."/>
      <w:lvlJc w:val="left"/>
      <w:pPr>
        <w:ind w:left="5040" w:hanging="360"/>
      </w:pPr>
    </w:lvl>
    <w:lvl w:ilvl="7" w:tplc="4FB2D9C0" w:tentative="1">
      <w:start w:val="1"/>
      <w:numFmt w:val="lowerLetter"/>
      <w:lvlText w:val="%8."/>
      <w:lvlJc w:val="left"/>
      <w:pPr>
        <w:ind w:left="5760" w:hanging="360"/>
      </w:pPr>
    </w:lvl>
    <w:lvl w:ilvl="8" w:tplc="3BD24178" w:tentative="1">
      <w:start w:val="1"/>
      <w:numFmt w:val="lowerRoman"/>
      <w:lvlText w:val="%9."/>
      <w:lvlJc w:val="right"/>
      <w:pPr>
        <w:ind w:left="6480" w:hanging="180"/>
      </w:pPr>
    </w:lvl>
  </w:abstractNum>
  <w:abstractNum w:abstractNumId="16">
    <w:nsid w:val="38AA1024"/>
    <w:multiLevelType w:val="hybridMultilevel"/>
    <w:tmpl w:val="BD9CAF00"/>
    <w:lvl w:ilvl="0" w:tplc="5CFA36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8EF6E88"/>
    <w:multiLevelType w:val="hybridMultilevel"/>
    <w:tmpl w:val="A698AA24"/>
    <w:lvl w:ilvl="0" w:tplc="5FE2B916">
      <w:start w:val="8"/>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A9C28DB"/>
    <w:multiLevelType w:val="hybridMultilevel"/>
    <w:tmpl w:val="240C220C"/>
    <w:lvl w:ilvl="0" w:tplc="04090001">
      <w:start w:val="1"/>
      <w:numFmt w:val="upperLetter"/>
      <w:lvlText w:val="%1."/>
      <w:lvlJc w:val="left"/>
      <w:pPr>
        <w:ind w:left="1080" w:hanging="360"/>
      </w:p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20">
    <w:nsid w:val="3BAA1BAF"/>
    <w:multiLevelType w:val="hybridMultilevel"/>
    <w:tmpl w:val="1728BAC0"/>
    <w:lvl w:ilvl="0" w:tplc="04090015">
      <w:start w:val="1"/>
      <w:numFmt w:val="bullet"/>
      <w:lvlText w:val=""/>
      <w:lvlJc w:val="left"/>
      <w:pPr>
        <w:ind w:left="1440" w:hanging="360"/>
      </w:pPr>
      <w:rPr>
        <w:rFonts w:ascii="Symbol" w:hAnsi="Symbol" w:hint="default"/>
      </w:rPr>
    </w:lvl>
    <w:lvl w:ilvl="1" w:tplc="04090019" w:tentative="1">
      <w:start w:val="1"/>
      <w:numFmt w:val="bullet"/>
      <w:lvlText w:val="o"/>
      <w:lvlJc w:val="left"/>
      <w:pPr>
        <w:ind w:left="2160" w:hanging="360"/>
      </w:pPr>
      <w:rPr>
        <w:rFonts w:ascii="Courier New" w:hAnsi="Courier New" w:cs="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21">
    <w:nsid w:val="3DF934C8"/>
    <w:multiLevelType w:val="hybridMultilevel"/>
    <w:tmpl w:val="A0BA9B86"/>
    <w:lvl w:ilvl="0" w:tplc="5CFA361A">
      <w:start w:val="1"/>
      <w:numFmt w:val="upperLetter"/>
      <w:lvlText w:val="%1."/>
      <w:lvlJc w:val="left"/>
      <w:pPr>
        <w:tabs>
          <w:tab w:val="num" w:pos="360"/>
        </w:tabs>
        <w:ind w:left="360" w:hanging="360"/>
      </w:pPr>
      <w:rPr>
        <w:b w:val="0"/>
      </w:rPr>
    </w:lvl>
    <w:lvl w:ilvl="1" w:tplc="04090003">
      <w:start w:val="1"/>
      <w:numFmt w:val="lowerLetter"/>
      <w:lvlText w:val="%2."/>
      <w:lvlJc w:val="left"/>
      <w:pPr>
        <w:tabs>
          <w:tab w:val="num" w:pos="1620"/>
        </w:tabs>
        <w:ind w:left="162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nsid w:val="413D7A35"/>
    <w:multiLevelType w:val="hybridMultilevel"/>
    <w:tmpl w:val="1BD064B0"/>
    <w:lvl w:ilvl="0" w:tplc="04090015">
      <w:start w:val="15"/>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8A10561"/>
    <w:multiLevelType w:val="hybridMultilevel"/>
    <w:tmpl w:val="FDA6901E"/>
    <w:lvl w:ilvl="0" w:tplc="70249C88">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nsid w:val="4E7F2F37"/>
    <w:multiLevelType w:val="hybridMultilevel"/>
    <w:tmpl w:val="FE9E89B8"/>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5">
    <w:nsid w:val="51B3090A"/>
    <w:multiLevelType w:val="hybridMultilevel"/>
    <w:tmpl w:val="46B60912"/>
    <w:lvl w:ilvl="0" w:tplc="756299FA">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6">
    <w:nsid w:val="56640BBC"/>
    <w:multiLevelType w:val="hybridMultilevel"/>
    <w:tmpl w:val="78DE64D6"/>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839551D"/>
    <w:multiLevelType w:val="hybridMultilevel"/>
    <w:tmpl w:val="FE40A2C0"/>
    <w:lvl w:ilvl="0" w:tplc="0409000F">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8">
    <w:nsid w:val="59D878E1"/>
    <w:multiLevelType w:val="hybridMultilevel"/>
    <w:tmpl w:val="07269324"/>
    <w:lvl w:ilvl="0" w:tplc="5FE2B916">
      <w:start w:val="3"/>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5DB82A73"/>
    <w:multiLevelType w:val="hybridMultilevel"/>
    <w:tmpl w:val="822A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E5659CC"/>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64D63D10"/>
    <w:multiLevelType w:val="hybridMultilevel"/>
    <w:tmpl w:val="988A6150"/>
    <w:lvl w:ilvl="0" w:tplc="6400CBF2">
      <w:start w:val="100"/>
      <w:numFmt w:val="bullet"/>
      <w:lvlText w:val=""/>
      <w:lvlJc w:val="left"/>
      <w:pPr>
        <w:tabs>
          <w:tab w:val="num" w:pos="720"/>
        </w:tabs>
        <w:ind w:left="72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685C6019"/>
    <w:multiLevelType w:val="hybridMultilevel"/>
    <w:tmpl w:val="808639FC"/>
    <w:lvl w:ilvl="0" w:tplc="4FA0153A">
      <w:start w:val="1"/>
      <w:numFmt w:val="decimal"/>
      <w:lvlText w:val="%1."/>
      <w:lvlJc w:val="left"/>
      <w:pPr>
        <w:ind w:left="540" w:hanging="360"/>
      </w:pPr>
      <w:rPr>
        <w:rFonts w:asciiTheme="minorHAnsi" w:hAnsiTheme="minorHAnsi"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B6144A7"/>
    <w:multiLevelType w:val="hybridMultilevel"/>
    <w:tmpl w:val="5A74970C"/>
    <w:lvl w:ilvl="0" w:tplc="04090001">
      <w:start w:val="1"/>
      <w:numFmt w:val="upperLetter"/>
      <w:lvlText w:val="%1."/>
      <w:lvlJc w:val="left"/>
      <w:pPr>
        <w:ind w:left="720" w:hanging="360"/>
      </w:pPr>
    </w:lvl>
    <w:lvl w:ilvl="1" w:tplc="04090003">
      <w:start w:val="1"/>
      <w:numFmt w:val="decimal"/>
      <w:lvlText w:val="%2."/>
      <w:lvlJc w:val="left"/>
      <w:pPr>
        <w:tabs>
          <w:tab w:val="num" w:pos="1080"/>
        </w:tabs>
        <w:ind w:left="1080" w:hanging="360"/>
      </w:p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abstractNum w:abstractNumId="34">
    <w:nsid w:val="6BC53FAE"/>
    <w:multiLevelType w:val="hybridMultilevel"/>
    <w:tmpl w:val="8F5E6C9E"/>
    <w:lvl w:ilvl="0" w:tplc="04090015">
      <w:start w:val="1"/>
      <w:numFmt w:val="bullet"/>
      <w:lvlText w:val=""/>
      <w:lvlJc w:val="left"/>
      <w:pPr>
        <w:ind w:left="720" w:hanging="360"/>
      </w:pPr>
      <w:rPr>
        <w:rFonts w:ascii="Wingdings" w:eastAsia="Times New Roman" w:hAnsi="Wingdings"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5">
    <w:nsid w:val="6D6D2E92"/>
    <w:multiLevelType w:val="hybridMultilevel"/>
    <w:tmpl w:val="E6C0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E381809"/>
    <w:multiLevelType w:val="hybridMultilevel"/>
    <w:tmpl w:val="23C222D2"/>
    <w:lvl w:ilvl="0" w:tplc="0409000F">
      <w:start w:val="3"/>
      <w:numFmt w:val="bullet"/>
      <w:lvlText w:val="-"/>
      <w:lvlJc w:val="left"/>
      <w:pPr>
        <w:ind w:left="720" w:hanging="360"/>
      </w:pPr>
      <w:rPr>
        <w:rFonts w:ascii="Calibri" w:eastAsia="Calibri" w:hAnsi="Calibri"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7">
    <w:nsid w:val="7346076F"/>
    <w:multiLevelType w:val="hybridMultilevel"/>
    <w:tmpl w:val="6024CC9C"/>
    <w:lvl w:ilvl="0" w:tplc="14207592">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8">
    <w:nsid w:val="73531AE5"/>
    <w:multiLevelType w:val="hybridMultilevel"/>
    <w:tmpl w:val="5A74970C"/>
    <w:lvl w:ilvl="0" w:tplc="04090001">
      <w:start w:val="1"/>
      <w:numFmt w:val="upperLetter"/>
      <w:lvlText w:val="%1."/>
      <w:lvlJc w:val="left"/>
      <w:pPr>
        <w:ind w:left="108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9">
    <w:nsid w:val="79481BD4"/>
    <w:multiLevelType w:val="hybridMultilevel"/>
    <w:tmpl w:val="1A06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AA13D64"/>
    <w:multiLevelType w:val="hybridMultilevel"/>
    <w:tmpl w:val="5732854C"/>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B6D48CB"/>
    <w:multiLevelType w:val="hybridMultilevel"/>
    <w:tmpl w:val="26947862"/>
    <w:lvl w:ilvl="0" w:tplc="FF282EDE">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2">
    <w:nsid w:val="7CF3511D"/>
    <w:multiLevelType w:val="hybridMultilevel"/>
    <w:tmpl w:val="53D69516"/>
    <w:lvl w:ilvl="0" w:tplc="7090C1A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DB736A8"/>
    <w:multiLevelType w:val="hybridMultilevel"/>
    <w:tmpl w:val="58D8B598"/>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nsid w:val="7F937AE4"/>
    <w:multiLevelType w:val="hybridMultilevel"/>
    <w:tmpl w:val="948EA9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4"/>
  </w:num>
  <w:num w:numId="2">
    <w:abstractNumId w:val="42"/>
  </w:num>
  <w:num w:numId="3">
    <w:abstractNumId w:val="36"/>
  </w:num>
  <w:num w:numId="4">
    <w:abstractNumId w:val="8"/>
  </w:num>
  <w:num w:numId="5">
    <w:abstractNumId w:val="2"/>
  </w:num>
  <w:num w:numId="6">
    <w:abstractNumId w:val="6"/>
  </w:num>
  <w:num w:numId="7">
    <w:abstractNumId w:val="3"/>
  </w:num>
  <w:num w:numId="8">
    <w:abstractNumId w:val="20"/>
  </w:num>
  <w:num w:numId="9">
    <w:abstractNumId w:val="34"/>
  </w:num>
  <w:num w:numId="10">
    <w:abstractNumId w:val="15"/>
  </w:num>
  <w:num w:numId="11">
    <w:abstractNumId w:val="29"/>
  </w:num>
  <w:num w:numId="12">
    <w:abstractNumId w:val="13"/>
  </w:num>
  <w:num w:numId="13">
    <w:abstractNumId w:val="27"/>
  </w:num>
  <w:num w:numId="14">
    <w:abstractNumId w:val="16"/>
  </w:num>
  <w:num w:numId="15">
    <w:abstractNumId w:val="23"/>
  </w:num>
  <w:num w:numId="16">
    <w:abstractNumId w:val="41"/>
  </w:num>
  <w:num w:numId="17">
    <w:abstractNumId w:val="0"/>
  </w:num>
  <w:num w:numId="18">
    <w:abstractNumId w:val="38"/>
  </w:num>
  <w:num w:numId="19">
    <w:abstractNumId w:val="33"/>
  </w:num>
  <w:num w:numId="20">
    <w:abstractNumId w:val="10"/>
  </w:num>
  <w:num w:numId="21">
    <w:abstractNumId w:val="21"/>
  </w:num>
  <w:num w:numId="22">
    <w:abstractNumId w:val="4"/>
  </w:num>
  <w:num w:numId="23">
    <w:abstractNumId w:val="24"/>
  </w:num>
  <w:num w:numId="24">
    <w:abstractNumId w:val="19"/>
  </w:num>
  <w:num w:numId="25">
    <w:abstractNumId w:val="40"/>
  </w:num>
  <w:num w:numId="26">
    <w:abstractNumId w:val="5"/>
  </w:num>
  <w:num w:numId="27">
    <w:abstractNumId w:val="22"/>
  </w:num>
  <w:num w:numId="28">
    <w:abstractNumId w:val="9"/>
  </w:num>
  <w:num w:numId="29">
    <w:abstractNumId w:val="25"/>
  </w:num>
  <w:num w:numId="30">
    <w:abstractNumId w:val="28"/>
  </w:num>
  <w:num w:numId="31">
    <w:abstractNumId w:val="17"/>
  </w:num>
  <w:num w:numId="32">
    <w:abstractNumId w:val="1"/>
  </w:num>
  <w:num w:numId="33">
    <w:abstractNumId w:val="32"/>
  </w:num>
  <w:num w:numId="34">
    <w:abstractNumId w:val="12"/>
  </w:num>
  <w:num w:numId="35">
    <w:abstractNumId w:val="7"/>
  </w:num>
  <w:num w:numId="36">
    <w:abstractNumId w:val="44"/>
  </w:num>
  <w:num w:numId="37">
    <w:abstractNumId w:val="11"/>
  </w:num>
  <w:num w:numId="38">
    <w:abstractNumId w:val="35"/>
  </w:num>
  <w:num w:numId="39">
    <w:abstractNumId w:val="39"/>
  </w:num>
  <w:num w:numId="40">
    <w:abstractNumId w:val="18"/>
  </w:num>
  <w:num w:numId="41">
    <w:abstractNumId w:val="26"/>
  </w:num>
  <w:num w:numId="42">
    <w:abstractNumId w:val="31"/>
  </w:num>
  <w:num w:numId="43">
    <w:abstractNumId w:val="37"/>
  </w:num>
  <w:num w:numId="44">
    <w:abstractNumId w:val="30"/>
  </w:num>
  <w:num w:numId="45">
    <w:abstractNumId w:val="43"/>
  </w:num>
  <w:num w:numId="46">
    <w:abstractNumId w:val="43"/>
  </w:num>
  <w:num w:numId="47">
    <w:abstractNumId w:val="43"/>
  </w:num>
  <w:num w:numId="48">
    <w:abstractNumId w:val="43"/>
  </w:num>
  <w:num w:numId="49">
    <w:abstractNumId w:val="43"/>
  </w:num>
  <w:num w:numId="5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64"/>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1D96"/>
    <w:rsid w:val="00003641"/>
    <w:rsid w:val="0001020B"/>
    <w:rsid w:val="00010453"/>
    <w:rsid w:val="00013667"/>
    <w:rsid w:val="00025661"/>
    <w:rsid w:val="00026F0A"/>
    <w:rsid w:val="000348E3"/>
    <w:rsid w:val="00034C3F"/>
    <w:rsid w:val="00034EAB"/>
    <w:rsid w:val="00035EF9"/>
    <w:rsid w:val="00046302"/>
    <w:rsid w:val="00047C58"/>
    <w:rsid w:val="000601F4"/>
    <w:rsid w:val="00064983"/>
    <w:rsid w:val="00064F9C"/>
    <w:rsid w:val="00066298"/>
    <w:rsid w:val="0009742B"/>
    <w:rsid w:val="000B2C87"/>
    <w:rsid w:val="000B52D6"/>
    <w:rsid w:val="000B7422"/>
    <w:rsid w:val="000D3D9E"/>
    <w:rsid w:val="000D4598"/>
    <w:rsid w:val="000E1685"/>
    <w:rsid w:val="000E45E2"/>
    <w:rsid w:val="000F1D06"/>
    <w:rsid w:val="00105470"/>
    <w:rsid w:val="00122A6B"/>
    <w:rsid w:val="00122DFF"/>
    <w:rsid w:val="00136975"/>
    <w:rsid w:val="001379AE"/>
    <w:rsid w:val="0014483B"/>
    <w:rsid w:val="00147EA4"/>
    <w:rsid w:val="00157DF4"/>
    <w:rsid w:val="00166F9C"/>
    <w:rsid w:val="00177CE0"/>
    <w:rsid w:val="00180B11"/>
    <w:rsid w:val="00190379"/>
    <w:rsid w:val="001914EC"/>
    <w:rsid w:val="00193F95"/>
    <w:rsid w:val="001B3105"/>
    <w:rsid w:val="001B480E"/>
    <w:rsid w:val="001B6293"/>
    <w:rsid w:val="001C4E5A"/>
    <w:rsid w:val="001C6EE0"/>
    <w:rsid w:val="001C791D"/>
    <w:rsid w:val="001D396A"/>
    <w:rsid w:val="001D3B36"/>
    <w:rsid w:val="001E07FA"/>
    <w:rsid w:val="001E23CF"/>
    <w:rsid w:val="001E58D1"/>
    <w:rsid w:val="001F0A85"/>
    <w:rsid w:val="001F3BFF"/>
    <w:rsid w:val="001F3C43"/>
    <w:rsid w:val="00204922"/>
    <w:rsid w:val="002145A5"/>
    <w:rsid w:val="002176C2"/>
    <w:rsid w:val="0022213C"/>
    <w:rsid w:val="00222953"/>
    <w:rsid w:val="002431D7"/>
    <w:rsid w:val="00244DA8"/>
    <w:rsid w:val="002473C4"/>
    <w:rsid w:val="0025415A"/>
    <w:rsid w:val="00256B55"/>
    <w:rsid w:val="002578E7"/>
    <w:rsid w:val="002600BD"/>
    <w:rsid w:val="00267060"/>
    <w:rsid w:val="00267109"/>
    <w:rsid w:val="002A63C0"/>
    <w:rsid w:val="002B5F75"/>
    <w:rsid w:val="002B72E1"/>
    <w:rsid w:val="002D344E"/>
    <w:rsid w:val="002F44E2"/>
    <w:rsid w:val="003004FB"/>
    <w:rsid w:val="00313DA2"/>
    <w:rsid w:val="003166CA"/>
    <w:rsid w:val="003222A9"/>
    <w:rsid w:val="003226E7"/>
    <w:rsid w:val="00332C3F"/>
    <w:rsid w:val="00353208"/>
    <w:rsid w:val="003553ED"/>
    <w:rsid w:val="0035556A"/>
    <w:rsid w:val="00356EF4"/>
    <w:rsid w:val="003609C5"/>
    <w:rsid w:val="0036348A"/>
    <w:rsid w:val="00371CAD"/>
    <w:rsid w:val="003765F9"/>
    <w:rsid w:val="00383435"/>
    <w:rsid w:val="003838CF"/>
    <w:rsid w:val="00384A1C"/>
    <w:rsid w:val="003869BC"/>
    <w:rsid w:val="00396E93"/>
    <w:rsid w:val="003C08D4"/>
    <w:rsid w:val="003C37F5"/>
    <w:rsid w:val="003C4781"/>
    <w:rsid w:val="003D7869"/>
    <w:rsid w:val="003D7F1B"/>
    <w:rsid w:val="003E2E08"/>
    <w:rsid w:val="003E40E4"/>
    <w:rsid w:val="003E4E04"/>
    <w:rsid w:val="00400D12"/>
    <w:rsid w:val="004021C5"/>
    <w:rsid w:val="004035F2"/>
    <w:rsid w:val="004125D7"/>
    <w:rsid w:val="00426876"/>
    <w:rsid w:val="0044066E"/>
    <w:rsid w:val="00442C17"/>
    <w:rsid w:val="00455CD1"/>
    <w:rsid w:val="004561B1"/>
    <w:rsid w:val="0045649F"/>
    <w:rsid w:val="004566F8"/>
    <w:rsid w:val="004577D2"/>
    <w:rsid w:val="00467528"/>
    <w:rsid w:val="004737C4"/>
    <w:rsid w:val="004818A4"/>
    <w:rsid w:val="00493F0F"/>
    <w:rsid w:val="0049441B"/>
    <w:rsid w:val="00494DCF"/>
    <w:rsid w:val="004953E7"/>
    <w:rsid w:val="00496FB9"/>
    <w:rsid w:val="004A16DC"/>
    <w:rsid w:val="004C0489"/>
    <w:rsid w:val="004D033A"/>
    <w:rsid w:val="004D1480"/>
    <w:rsid w:val="004D22E9"/>
    <w:rsid w:val="004E16E0"/>
    <w:rsid w:val="004E3B6C"/>
    <w:rsid w:val="00512CE6"/>
    <w:rsid w:val="00520259"/>
    <w:rsid w:val="00533FC8"/>
    <w:rsid w:val="00545791"/>
    <w:rsid w:val="00551D8B"/>
    <w:rsid w:val="00552E39"/>
    <w:rsid w:val="0058605A"/>
    <w:rsid w:val="00592019"/>
    <w:rsid w:val="00595C39"/>
    <w:rsid w:val="00596745"/>
    <w:rsid w:val="005C024A"/>
    <w:rsid w:val="005C1235"/>
    <w:rsid w:val="005D0176"/>
    <w:rsid w:val="005D2389"/>
    <w:rsid w:val="005D28E7"/>
    <w:rsid w:val="005D3F8B"/>
    <w:rsid w:val="005E1CB6"/>
    <w:rsid w:val="005F39F7"/>
    <w:rsid w:val="005F5F84"/>
    <w:rsid w:val="0060082F"/>
    <w:rsid w:val="00604247"/>
    <w:rsid w:val="00625EF9"/>
    <w:rsid w:val="00660D0A"/>
    <w:rsid w:val="00663CC9"/>
    <w:rsid w:val="0068177F"/>
    <w:rsid w:val="00695884"/>
    <w:rsid w:val="006971F7"/>
    <w:rsid w:val="006A7E82"/>
    <w:rsid w:val="006B46AF"/>
    <w:rsid w:val="006D0E65"/>
    <w:rsid w:val="006D27B8"/>
    <w:rsid w:val="006D2E42"/>
    <w:rsid w:val="006D43C4"/>
    <w:rsid w:val="006E0618"/>
    <w:rsid w:val="006E258E"/>
    <w:rsid w:val="006E7DD9"/>
    <w:rsid w:val="006F4A34"/>
    <w:rsid w:val="007305A1"/>
    <w:rsid w:val="00730F96"/>
    <w:rsid w:val="00736541"/>
    <w:rsid w:val="007376A9"/>
    <w:rsid w:val="0073779A"/>
    <w:rsid w:val="00747A98"/>
    <w:rsid w:val="00771BAC"/>
    <w:rsid w:val="007727F8"/>
    <w:rsid w:val="0077383A"/>
    <w:rsid w:val="00787826"/>
    <w:rsid w:val="00795769"/>
    <w:rsid w:val="00795808"/>
    <w:rsid w:val="0079750F"/>
    <w:rsid w:val="007A56DD"/>
    <w:rsid w:val="007B2EF2"/>
    <w:rsid w:val="007B499C"/>
    <w:rsid w:val="007C74F0"/>
    <w:rsid w:val="007E190B"/>
    <w:rsid w:val="007F04D6"/>
    <w:rsid w:val="007F2497"/>
    <w:rsid w:val="007F431D"/>
    <w:rsid w:val="007F7E71"/>
    <w:rsid w:val="00810774"/>
    <w:rsid w:val="00811F8E"/>
    <w:rsid w:val="00816EBB"/>
    <w:rsid w:val="00841F88"/>
    <w:rsid w:val="00846A1E"/>
    <w:rsid w:val="00865941"/>
    <w:rsid w:val="008924B8"/>
    <w:rsid w:val="008A6EEA"/>
    <w:rsid w:val="008B4120"/>
    <w:rsid w:val="008C11DD"/>
    <w:rsid w:val="008D37C6"/>
    <w:rsid w:val="008E2A8D"/>
    <w:rsid w:val="008E388E"/>
    <w:rsid w:val="008F0FC8"/>
    <w:rsid w:val="008F119E"/>
    <w:rsid w:val="008F15F7"/>
    <w:rsid w:val="008F3BA7"/>
    <w:rsid w:val="00913A72"/>
    <w:rsid w:val="0091782E"/>
    <w:rsid w:val="0095175B"/>
    <w:rsid w:val="00952754"/>
    <w:rsid w:val="0095386E"/>
    <w:rsid w:val="00963C00"/>
    <w:rsid w:val="00975A1A"/>
    <w:rsid w:val="009813F1"/>
    <w:rsid w:val="00982CE4"/>
    <w:rsid w:val="009916D8"/>
    <w:rsid w:val="00994805"/>
    <w:rsid w:val="009A203E"/>
    <w:rsid w:val="009A48FF"/>
    <w:rsid w:val="009A63CA"/>
    <w:rsid w:val="009B534F"/>
    <w:rsid w:val="009B7609"/>
    <w:rsid w:val="009C19C3"/>
    <w:rsid w:val="009D6242"/>
    <w:rsid w:val="009E0D73"/>
    <w:rsid w:val="00A11FD9"/>
    <w:rsid w:val="00A122CA"/>
    <w:rsid w:val="00A31C55"/>
    <w:rsid w:val="00A417EC"/>
    <w:rsid w:val="00A55D6E"/>
    <w:rsid w:val="00A65060"/>
    <w:rsid w:val="00A92D60"/>
    <w:rsid w:val="00A93E82"/>
    <w:rsid w:val="00AA01B2"/>
    <w:rsid w:val="00AB171E"/>
    <w:rsid w:val="00AB434E"/>
    <w:rsid w:val="00AD0DE8"/>
    <w:rsid w:val="00B02169"/>
    <w:rsid w:val="00B062D7"/>
    <w:rsid w:val="00B1560F"/>
    <w:rsid w:val="00B251DF"/>
    <w:rsid w:val="00B44D4A"/>
    <w:rsid w:val="00B50E4A"/>
    <w:rsid w:val="00B5420A"/>
    <w:rsid w:val="00B7047B"/>
    <w:rsid w:val="00B7334B"/>
    <w:rsid w:val="00B81C93"/>
    <w:rsid w:val="00B86FE3"/>
    <w:rsid w:val="00BA3105"/>
    <w:rsid w:val="00BA6F1B"/>
    <w:rsid w:val="00BD7E2D"/>
    <w:rsid w:val="00BE3305"/>
    <w:rsid w:val="00BF25D5"/>
    <w:rsid w:val="00BF6691"/>
    <w:rsid w:val="00C063FD"/>
    <w:rsid w:val="00C11154"/>
    <w:rsid w:val="00C14857"/>
    <w:rsid w:val="00C16266"/>
    <w:rsid w:val="00C1786C"/>
    <w:rsid w:val="00C207A5"/>
    <w:rsid w:val="00C26B3B"/>
    <w:rsid w:val="00C33BFE"/>
    <w:rsid w:val="00C41113"/>
    <w:rsid w:val="00C46AC8"/>
    <w:rsid w:val="00C53FE6"/>
    <w:rsid w:val="00C55E3A"/>
    <w:rsid w:val="00C6275F"/>
    <w:rsid w:val="00C661C8"/>
    <w:rsid w:val="00C7551D"/>
    <w:rsid w:val="00C7676D"/>
    <w:rsid w:val="00C91513"/>
    <w:rsid w:val="00CA1005"/>
    <w:rsid w:val="00CA27B6"/>
    <w:rsid w:val="00CA463B"/>
    <w:rsid w:val="00CB59A5"/>
    <w:rsid w:val="00CC3747"/>
    <w:rsid w:val="00CD1D96"/>
    <w:rsid w:val="00CD3504"/>
    <w:rsid w:val="00CE1CE6"/>
    <w:rsid w:val="00CE2BDF"/>
    <w:rsid w:val="00CE616E"/>
    <w:rsid w:val="00D146D9"/>
    <w:rsid w:val="00D20E41"/>
    <w:rsid w:val="00D21FDB"/>
    <w:rsid w:val="00D27702"/>
    <w:rsid w:val="00D348F0"/>
    <w:rsid w:val="00D442A6"/>
    <w:rsid w:val="00D44924"/>
    <w:rsid w:val="00D45D9E"/>
    <w:rsid w:val="00D55D91"/>
    <w:rsid w:val="00D56448"/>
    <w:rsid w:val="00D73EDD"/>
    <w:rsid w:val="00D82384"/>
    <w:rsid w:val="00D86BD0"/>
    <w:rsid w:val="00D91F99"/>
    <w:rsid w:val="00D95DDA"/>
    <w:rsid w:val="00DA2983"/>
    <w:rsid w:val="00DA5B77"/>
    <w:rsid w:val="00DB13D1"/>
    <w:rsid w:val="00DB7BEA"/>
    <w:rsid w:val="00DC25AA"/>
    <w:rsid w:val="00DC522B"/>
    <w:rsid w:val="00DD6E85"/>
    <w:rsid w:val="00DE23EE"/>
    <w:rsid w:val="00DE7A20"/>
    <w:rsid w:val="00DF3222"/>
    <w:rsid w:val="00DF67E5"/>
    <w:rsid w:val="00E0468F"/>
    <w:rsid w:val="00E07C31"/>
    <w:rsid w:val="00E15C4C"/>
    <w:rsid w:val="00E2545F"/>
    <w:rsid w:val="00E25AF0"/>
    <w:rsid w:val="00E43F52"/>
    <w:rsid w:val="00E44319"/>
    <w:rsid w:val="00E5015A"/>
    <w:rsid w:val="00E65215"/>
    <w:rsid w:val="00E71FAB"/>
    <w:rsid w:val="00E77A0E"/>
    <w:rsid w:val="00E81D52"/>
    <w:rsid w:val="00EA5DEE"/>
    <w:rsid w:val="00EB52AE"/>
    <w:rsid w:val="00EC0140"/>
    <w:rsid w:val="00EC1CBE"/>
    <w:rsid w:val="00ED6E64"/>
    <w:rsid w:val="00EF51D7"/>
    <w:rsid w:val="00F017C1"/>
    <w:rsid w:val="00F0196F"/>
    <w:rsid w:val="00F1080C"/>
    <w:rsid w:val="00F22FF4"/>
    <w:rsid w:val="00F312B5"/>
    <w:rsid w:val="00F55E19"/>
    <w:rsid w:val="00F7001C"/>
    <w:rsid w:val="00F74FCD"/>
    <w:rsid w:val="00F761A5"/>
    <w:rsid w:val="00F7760E"/>
    <w:rsid w:val="00F83A1B"/>
    <w:rsid w:val="00FA67D5"/>
    <w:rsid w:val="00FB0CB9"/>
    <w:rsid w:val="00FC7BC6"/>
    <w:rsid w:val="00FD5FAF"/>
    <w:rsid w:val="00FE032A"/>
    <w:rsid w:val="00FF373B"/>
    <w:rsid w:val="00FF3BD3"/>
    <w:rsid w:val="00FF4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4"/>
    <o:shapelayout v:ext="edit">
      <o:idmap v:ext="edit" data="1"/>
    </o:shapelayout>
  </w:shapeDefaults>
  <w:decimalSymbol w:val="."/>
  <w:listSeparator w:val=","/>
  <w14:docId w14:val="22883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qFormat/>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cs="Times New Roman"/>
      <w:b/>
      <w:sz w:val="36"/>
      <w:szCs w:val="20"/>
    </w:rPr>
  </w:style>
  <w:style w:type="character" w:customStyle="1" w:styleId="Heading2Char">
    <w:name w:val="Heading 2 Char"/>
    <w:aliases w:val="h2 Char,h21 Char,h22 Char"/>
    <w:basedOn w:val="DefaultParagraphFont"/>
    <w:link w:val="Heading2"/>
    <w:rsid w:val="00CD1D96"/>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CD1D96"/>
    <w:rPr>
      <w:rFonts w:ascii="Arial Black" w:eastAsia="Times New Roman" w:hAnsi="Arial Black" w:cs="Times New Roman"/>
      <w:sz w:val="20"/>
      <w:szCs w:val="20"/>
    </w:rPr>
  </w:style>
  <w:style w:type="character" w:customStyle="1" w:styleId="Heading4Char">
    <w:name w:val="Heading 4 Char"/>
    <w:basedOn w:val="DefaultParagraphFont"/>
    <w:link w:val="Heading4"/>
    <w:rsid w:val="00CD1D96"/>
    <w:rPr>
      <w:rFonts w:ascii="Arial" w:eastAsia="Times New Roman" w:hAnsi="Arial" w:cs="Times New Roman"/>
      <w:b/>
      <w:i/>
      <w:sz w:val="20"/>
      <w:szCs w:val="20"/>
    </w:rPr>
  </w:style>
  <w:style w:type="character" w:customStyle="1" w:styleId="Heading5Char">
    <w:name w:val="Heading 5 Char"/>
    <w:basedOn w:val="DefaultParagraphFont"/>
    <w:link w:val="Heading5"/>
    <w:rsid w:val="00CD1D96"/>
    <w:rPr>
      <w:rFonts w:ascii="Arial" w:eastAsia="Times New Roman" w:hAnsi="Arial" w:cs="Times New Roman"/>
      <w:b/>
      <w:sz w:val="20"/>
      <w:szCs w:val="20"/>
    </w:rPr>
  </w:style>
  <w:style w:type="character" w:customStyle="1" w:styleId="Heading6Char">
    <w:name w:val="Heading 6 Char"/>
    <w:basedOn w:val="DefaultParagraphFont"/>
    <w:link w:val="Heading6"/>
    <w:rsid w:val="00CD1D96"/>
    <w:rPr>
      <w:rFonts w:ascii="Arial" w:eastAsia="Times New Roman" w:hAnsi="Arial" w:cs="Times New Roman"/>
      <w:i/>
      <w:sz w:val="20"/>
      <w:szCs w:val="20"/>
    </w:rPr>
  </w:style>
  <w:style w:type="character" w:customStyle="1" w:styleId="Heading7Char">
    <w:name w:val="Heading 7 Char"/>
    <w:basedOn w:val="DefaultParagraphFont"/>
    <w:link w:val="Heading7"/>
    <w:rsid w:val="00CD1D96"/>
    <w:rPr>
      <w:rFonts w:ascii="Arial" w:eastAsia="Times New Roman" w:hAnsi="Arial" w:cs="Times New Roman"/>
      <w:i/>
      <w:sz w:val="20"/>
      <w:szCs w:val="20"/>
    </w:rPr>
  </w:style>
  <w:style w:type="character" w:customStyle="1" w:styleId="Heading8Char">
    <w:name w:val="Heading 8 Char"/>
    <w:basedOn w:val="DefaultParagraphFont"/>
    <w:link w:val="Heading8"/>
    <w:rsid w:val="00CD1D96"/>
    <w:rPr>
      <w:rFonts w:ascii="Arial" w:eastAsia="Times New Roman" w:hAnsi="Arial" w:cs="Times New Roman"/>
      <w:i/>
      <w:sz w:val="20"/>
      <w:szCs w:val="20"/>
    </w:rPr>
  </w:style>
  <w:style w:type="character" w:customStyle="1" w:styleId="Heading9Char">
    <w:name w:val="Heading 9 Char"/>
    <w:basedOn w:val="DefaultParagraphFont"/>
    <w:link w:val="Heading9"/>
    <w:rsid w:val="00CD1D96"/>
    <w:rPr>
      <w:rFonts w:ascii="Arial" w:eastAsia="Times New Roman" w:hAnsi="Arial" w:cs="Times New Roman"/>
      <w:b/>
      <w:i/>
      <w:sz w:val="18"/>
      <w:szCs w:val="20"/>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5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basedOn w:val="Normal"/>
    <w:link w:val="FootnoteTextChar"/>
    <w:semiHidden/>
    <w:rsid w:val="00F7001C"/>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semiHidden/>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9B534F"/>
    <w:rPr>
      <w:sz w:val="22"/>
      <w:szCs w:val="22"/>
    </w:rPr>
  </w:style>
  <w:style w:type="paragraph" w:customStyle="1" w:styleId="p2">
    <w:name w:val="p2"/>
    <w:basedOn w:val="Normal"/>
    <w:rsid w:val="006D2E42"/>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6D2E42"/>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6D2E42"/>
    <w:rPr>
      <w:rFonts w:asciiTheme="minorHAnsi" w:eastAsia="Times New Roman" w:hAnsiTheme="minorHAnsi"/>
      <w:i/>
      <w:sz w:val="22"/>
      <w:szCs w:val="22"/>
    </w:rPr>
  </w:style>
  <w:style w:type="paragraph" w:customStyle="1" w:styleId="Style10">
    <w:name w:val="Style10"/>
    <w:basedOn w:val="Normal"/>
    <w:link w:val="Style10Char"/>
    <w:qFormat/>
    <w:rsid w:val="006D2E42"/>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6D2E42"/>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6D2E42"/>
    <w:rPr>
      <w:rFonts w:asciiTheme="minorHAnsi" w:eastAsia="Times New Roman" w:hAnsiTheme="minorHAnsi"/>
      <w:bCs/>
    </w:rPr>
  </w:style>
  <w:style w:type="paragraph" w:customStyle="1" w:styleId="Style12">
    <w:name w:val="Style12"/>
    <w:basedOn w:val="Normal"/>
    <w:link w:val="Style12Char"/>
    <w:qFormat/>
    <w:rsid w:val="006D2E42"/>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6D2E42"/>
    <w:rPr>
      <w:rFonts w:asciiTheme="minorHAnsi" w:eastAsia="Times New Roman" w:hAnsiTheme="minorHAnsi"/>
      <w:bCs/>
    </w:rPr>
  </w:style>
  <w:style w:type="character" w:customStyle="1" w:styleId="Style12Char">
    <w:name w:val="Style12 Char"/>
    <w:basedOn w:val="DefaultParagraphFont"/>
    <w:link w:val="Style12"/>
    <w:rsid w:val="006D2E42"/>
    <w:rPr>
      <w:rFonts w:asciiTheme="minorHAnsi" w:eastAsia="Times New Roman" w:hAnsiTheme="minorHAnsi"/>
      <w:sz w:val="12"/>
      <w:szCs w:val="12"/>
    </w:rPr>
  </w:style>
  <w:style w:type="paragraph" w:customStyle="1" w:styleId="Style14">
    <w:name w:val="Style14"/>
    <w:basedOn w:val="Normal"/>
    <w:link w:val="Style14Char"/>
    <w:qFormat/>
    <w:rsid w:val="006D2E42"/>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6D2E42"/>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6D2E42"/>
    <w:rPr>
      <w:rFonts w:asciiTheme="minorHAnsi" w:eastAsia="Times New Roman" w:hAnsiTheme="minorHAnsi"/>
      <w:bCs/>
    </w:rPr>
  </w:style>
  <w:style w:type="character" w:customStyle="1" w:styleId="Style15Char">
    <w:name w:val="Style15 Char"/>
    <w:basedOn w:val="DefaultParagraphFont"/>
    <w:link w:val="Style15"/>
    <w:rsid w:val="006D2E42"/>
    <w:rPr>
      <w:rFonts w:asciiTheme="minorHAnsi" w:eastAsia="Times New Roman" w:hAnsiTheme="minorHAnsi"/>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qFormat/>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cs="Times New Roman"/>
      <w:b/>
      <w:sz w:val="36"/>
      <w:szCs w:val="20"/>
    </w:rPr>
  </w:style>
  <w:style w:type="character" w:customStyle="1" w:styleId="Heading2Char">
    <w:name w:val="Heading 2 Char"/>
    <w:aliases w:val="h2 Char,h21 Char,h22 Char"/>
    <w:basedOn w:val="DefaultParagraphFont"/>
    <w:link w:val="Heading2"/>
    <w:rsid w:val="00CD1D96"/>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CD1D96"/>
    <w:rPr>
      <w:rFonts w:ascii="Arial Black" w:eastAsia="Times New Roman" w:hAnsi="Arial Black" w:cs="Times New Roman"/>
      <w:sz w:val="20"/>
      <w:szCs w:val="20"/>
    </w:rPr>
  </w:style>
  <w:style w:type="character" w:customStyle="1" w:styleId="Heading4Char">
    <w:name w:val="Heading 4 Char"/>
    <w:basedOn w:val="DefaultParagraphFont"/>
    <w:link w:val="Heading4"/>
    <w:rsid w:val="00CD1D96"/>
    <w:rPr>
      <w:rFonts w:ascii="Arial" w:eastAsia="Times New Roman" w:hAnsi="Arial" w:cs="Times New Roman"/>
      <w:b/>
      <w:i/>
      <w:sz w:val="20"/>
      <w:szCs w:val="20"/>
    </w:rPr>
  </w:style>
  <w:style w:type="character" w:customStyle="1" w:styleId="Heading5Char">
    <w:name w:val="Heading 5 Char"/>
    <w:basedOn w:val="DefaultParagraphFont"/>
    <w:link w:val="Heading5"/>
    <w:rsid w:val="00CD1D96"/>
    <w:rPr>
      <w:rFonts w:ascii="Arial" w:eastAsia="Times New Roman" w:hAnsi="Arial" w:cs="Times New Roman"/>
      <w:b/>
      <w:sz w:val="20"/>
      <w:szCs w:val="20"/>
    </w:rPr>
  </w:style>
  <w:style w:type="character" w:customStyle="1" w:styleId="Heading6Char">
    <w:name w:val="Heading 6 Char"/>
    <w:basedOn w:val="DefaultParagraphFont"/>
    <w:link w:val="Heading6"/>
    <w:rsid w:val="00CD1D96"/>
    <w:rPr>
      <w:rFonts w:ascii="Arial" w:eastAsia="Times New Roman" w:hAnsi="Arial" w:cs="Times New Roman"/>
      <w:i/>
      <w:sz w:val="20"/>
      <w:szCs w:val="20"/>
    </w:rPr>
  </w:style>
  <w:style w:type="character" w:customStyle="1" w:styleId="Heading7Char">
    <w:name w:val="Heading 7 Char"/>
    <w:basedOn w:val="DefaultParagraphFont"/>
    <w:link w:val="Heading7"/>
    <w:rsid w:val="00CD1D96"/>
    <w:rPr>
      <w:rFonts w:ascii="Arial" w:eastAsia="Times New Roman" w:hAnsi="Arial" w:cs="Times New Roman"/>
      <w:i/>
      <w:sz w:val="20"/>
      <w:szCs w:val="20"/>
    </w:rPr>
  </w:style>
  <w:style w:type="character" w:customStyle="1" w:styleId="Heading8Char">
    <w:name w:val="Heading 8 Char"/>
    <w:basedOn w:val="DefaultParagraphFont"/>
    <w:link w:val="Heading8"/>
    <w:rsid w:val="00CD1D96"/>
    <w:rPr>
      <w:rFonts w:ascii="Arial" w:eastAsia="Times New Roman" w:hAnsi="Arial" w:cs="Times New Roman"/>
      <w:i/>
      <w:sz w:val="20"/>
      <w:szCs w:val="20"/>
    </w:rPr>
  </w:style>
  <w:style w:type="character" w:customStyle="1" w:styleId="Heading9Char">
    <w:name w:val="Heading 9 Char"/>
    <w:basedOn w:val="DefaultParagraphFont"/>
    <w:link w:val="Heading9"/>
    <w:rsid w:val="00CD1D96"/>
    <w:rPr>
      <w:rFonts w:ascii="Arial" w:eastAsia="Times New Roman" w:hAnsi="Arial" w:cs="Times New Roman"/>
      <w:b/>
      <w:i/>
      <w:sz w:val="18"/>
      <w:szCs w:val="20"/>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5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basedOn w:val="Normal"/>
    <w:link w:val="FootnoteTextChar"/>
    <w:semiHidden/>
    <w:rsid w:val="00F7001C"/>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semiHidden/>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9B534F"/>
    <w:rPr>
      <w:sz w:val="22"/>
      <w:szCs w:val="22"/>
    </w:rPr>
  </w:style>
  <w:style w:type="paragraph" w:customStyle="1" w:styleId="p2">
    <w:name w:val="p2"/>
    <w:basedOn w:val="Normal"/>
    <w:rsid w:val="006D2E42"/>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6D2E42"/>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6D2E42"/>
    <w:rPr>
      <w:rFonts w:asciiTheme="minorHAnsi" w:eastAsia="Times New Roman" w:hAnsiTheme="minorHAnsi"/>
      <w:i/>
      <w:sz w:val="22"/>
      <w:szCs w:val="22"/>
    </w:rPr>
  </w:style>
  <w:style w:type="paragraph" w:customStyle="1" w:styleId="Style10">
    <w:name w:val="Style10"/>
    <w:basedOn w:val="Normal"/>
    <w:link w:val="Style10Char"/>
    <w:qFormat/>
    <w:rsid w:val="006D2E42"/>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6D2E42"/>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6D2E42"/>
    <w:rPr>
      <w:rFonts w:asciiTheme="minorHAnsi" w:eastAsia="Times New Roman" w:hAnsiTheme="minorHAnsi"/>
      <w:bCs/>
    </w:rPr>
  </w:style>
  <w:style w:type="paragraph" w:customStyle="1" w:styleId="Style12">
    <w:name w:val="Style12"/>
    <w:basedOn w:val="Normal"/>
    <w:link w:val="Style12Char"/>
    <w:qFormat/>
    <w:rsid w:val="006D2E42"/>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6D2E42"/>
    <w:rPr>
      <w:rFonts w:asciiTheme="minorHAnsi" w:eastAsia="Times New Roman" w:hAnsiTheme="minorHAnsi"/>
      <w:bCs/>
    </w:rPr>
  </w:style>
  <w:style w:type="character" w:customStyle="1" w:styleId="Style12Char">
    <w:name w:val="Style12 Char"/>
    <w:basedOn w:val="DefaultParagraphFont"/>
    <w:link w:val="Style12"/>
    <w:rsid w:val="006D2E42"/>
    <w:rPr>
      <w:rFonts w:asciiTheme="minorHAnsi" w:eastAsia="Times New Roman" w:hAnsiTheme="minorHAnsi"/>
      <w:sz w:val="12"/>
      <w:szCs w:val="12"/>
    </w:rPr>
  </w:style>
  <w:style w:type="paragraph" w:customStyle="1" w:styleId="Style14">
    <w:name w:val="Style14"/>
    <w:basedOn w:val="Normal"/>
    <w:link w:val="Style14Char"/>
    <w:qFormat/>
    <w:rsid w:val="006D2E42"/>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6D2E42"/>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6D2E42"/>
    <w:rPr>
      <w:rFonts w:asciiTheme="minorHAnsi" w:eastAsia="Times New Roman" w:hAnsiTheme="minorHAnsi"/>
      <w:bCs/>
    </w:rPr>
  </w:style>
  <w:style w:type="character" w:customStyle="1" w:styleId="Style15Char">
    <w:name w:val="Style15 Char"/>
    <w:basedOn w:val="DefaultParagraphFont"/>
    <w:link w:val="Style15"/>
    <w:rsid w:val="006D2E42"/>
    <w:rPr>
      <w:rFonts w:asciiTheme="minorHAnsi" w:eastAsia="Times New Roman" w:hAnsiTheme="minorHAnsi"/>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972872">
      <w:bodyDiv w:val="1"/>
      <w:marLeft w:val="0"/>
      <w:marRight w:val="0"/>
      <w:marTop w:val="0"/>
      <w:marBottom w:val="0"/>
      <w:divBdr>
        <w:top w:val="none" w:sz="0" w:space="0" w:color="auto"/>
        <w:left w:val="none" w:sz="0" w:space="0" w:color="auto"/>
        <w:bottom w:val="none" w:sz="0" w:space="0" w:color="auto"/>
        <w:right w:val="none" w:sz="0" w:space="0" w:color="auto"/>
      </w:divBdr>
    </w:div>
    <w:div w:id="114642856">
      <w:bodyDiv w:val="1"/>
      <w:marLeft w:val="0"/>
      <w:marRight w:val="0"/>
      <w:marTop w:val="0"/>
      <w:marBottom w:val="0"/>
      <w:divBdr>
        <w:top w:val="none" w:sz="0" w:space="0" w:color="auto"/>
        <w:left w:val="none" w:sz="0" w:space="0" w:color="auto"/>
        <w:bottom w:val="none" w:sz="0" w:space="0" w:color="auto"/>
        <w:right w:val="none" w:sz="0" w:space="0" w:color="auto"/>
      </w:divBdr>
    </w:div>
    <w:div w:id="221716341">
      <w:bodyDiv w:val="1"/>
      <w:marLeft w:val="0"/>
      <w:marRight w:val="0"/>
      <w:marTop w:val="0"/>
      <w:marBottom w:val="0"/>
      <w:divBdr>
        <w:top w:val="none" w:sz="0" w:space="0" w:color="auto"/>
        <w:left w:val="none" w:sz="0" w:space="0" w:color="auto"/>
        <w:bottom w:val="none" w:sz="0" w:space="0" w:color="auto"/>
        <w:right w:val="none" w:sz="0" w:space="0" w:color="auto"/>
      </w:divBdr>
    </w:div>
    <w:div w:id="612632589">
      <w:bodyDiv w:val="1"/>
      <w:marLeft w:val="0"/>
      <w:marRight w:val="0"/>
      <w:marTop w:val="0"/>
      <w:marBottom w:val="0"/>
      <w:divBdr>
        <w:top w:val="none" w:sz="0" w:space="0" w:color="auto"/>
        <w:left w:val="none" w:sz="0" w:space="0" w:color="auto"/>
        <w:bottom w:val="none" w:sz="0" w:space="0" w:color="auto"/>
        <w:right w:val="none" w:sz="0" w:space="0" w:color="auto"/>
      </w:divBdr>
    </w:div>
    <w:div w:id="1199011217">
      <w:bodyDiv w:val="1"/>
      <w:marLeft w:val="0"/>
      <w:marRight w:val="0"/>
      <w:marTop w:val="0"/>
      <w:marBottom w:val="0"/>
      <w:divBdr>
        <w:top w:val="none" w:sz="0" w:space="0" w:color="auto"/>
        <w:left w:val="none" w:sz="0" w:space="0" w:color="auto"/>
        <w:bottom w:val="none" w:sz="0" w:space="0" w:color="auto"/>
        <w:right w:val="none" w:sz="0" w:space="0" w:color="auto"/>
      </w:divBdr>
    </w:div>
    <w:div w:id="1212569944">
      <w:bodyDiv w:val="1"/>
      <w:marLeft w:val="0"/>
      <w:marRight w:val="0"/>
      <w:marTop w:val="0"/>
      <w:marBottom w:val="0"/>
      <w:divBdr>
        <w:top w:val="none" w:sz="0" w:space="0" w:color="auto"/>
        <w:left w:val="none" w:sz="0" w:space="0" w:color="auto"/>
        <w:bottom w:val="none" w:sz="0" w:space="0" w:color="auto"/>
        <w:right w:val="none" w:sz="0" w:space="0" w:color="auto"/>
      </w:divBdr>
    </w:div>
    <w:div w:id="1587691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header" Target="header9.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8.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4.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E5F4A7-0745-4EC3-BB78-C15F953032F2}">
  <ds:schemaRefs>
    <ds:schemaRef ds:uri="http://schemas.openxmlformats.org/officeDocument/2006/bibliography"/>
  </ds:schemaRefs>
</ds:datastoreItem>
</file>

<file path=customXml/itemProps2.xml><?xml version="1.0" encoding="utf-8"?>
<ds:datastoreItem xmlns:ds="http://schemas.openxmlformats.org/officeDocument/2006/customXml" ds:itemID="{6663C08C-040D-49B9-94F0-6691602DF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21</Pages>
  <Words>6474</Words>
  <Characters>36908</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43296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schan</dc:creator>
  <cp:lastModifiedBy>Shewmaker, Michael@Energy</cp:lastModifiedBy>
  <cp:revision>15</cp:revision>
  <cp:lastPrinted>2013-01-15T03:06:00Z</cp:lastPrinted>
  <dcterms:created xsi:type="dcterms:W3CDTF">2015-07-01T20:18:00Z</dcterms:created>
  <dcterms:modified xsi:type="dcterms:W3CDTF">2017-04-17T23:03:00Z</dcterms:modified>
</cp:coreProperties>
</file>