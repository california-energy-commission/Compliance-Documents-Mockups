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A53F9F" w:rsidRPr="00295655" w14:paraId="1F9B92CA" w14:textId="77777777" w:rsidTr="00A53F9F">
        <w:trPr>
          <w:cantSplit/>
          <w:trHeight w:val="288"/>
        </w:trPr>
        <w:tc>
          <w:tcPr>
            <w:tcW w:w="5000" w:type="pct"/>
            <w:gridSpan w:val="6"/>
            <w:shd w:val="clear" w:color="auto" w:fill="auto"/>
            <w:vAlign w:val="center"/>
          </w:tcPr>
          <w:p w14:paraId="1F9B92C9" w14:textId="7F46D132" w:rsidR="00A53F9F" w:rsidRPr="00295655" w:rsidRDefault="00A53F9F" w:rsidP="00A53F9F">
            <w:pPr>
              <w:keepNext/>
              <w:rPr>
                <w:rFonts w:ascii="Calibri" w:hAnsi="Calibri"/>
                <w:b/>
                <w:sz w:val="18"/>
                <w:szCs w:val="18"/>
              </w:rPr>
            </w:pPr>
            <w:r w:rsidRPr="00295655">
              <w:rPr>
                <w:rFonts w:ascii="Calibri" w:hAnsi="Calibri"/>
                <w:b/>
                <w:sz w:val="18"/>
                <w:szCs w:val="18"/>
              </w:rPr>
              <w:t>A. General Information</w:t>
            </w:r>
          </w:p>
        </w:tc>
      </w:tr>
      <w:tr w:rsidR="00A53F9F" w:rsidRPr="00295655" w14:paraId="1F9B92D1" w14:textId="77777777" w:rsidTr="005A3E12">
        <w:trPr>
          <w:cantSplit/>
          <w:trHeight w:val="432"/>
        </w:trPr>
        <w:tc>
          <w:tcPr>
            <w:tcW w:w="103" w:type="pct"/>
            <w:tcMar>
              <w:left w:w="29" w:type="dxa"/>
              <w:right w:w="29" w:type="dxa"/>
            </w:tcMar>
            <w:vAlign w:val="center"/>
          </w:tcPr>
          <w:p w14:paraId="1F9B92CB" w14:textId="77777777" w:rsidR="00A53F9F" w:rsidRPr="00295655" w:rsidRDefault="00A53F9F" w:rsidP="00A53F9F">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1F9B92CC" w14:textId="5BD0F92D" w:rsidR="00A53F9F" w:rsidRPr="00295655" w:rsidRDefault="00A53F9F" w:rsidP="00A53F9F">
            <w:pPr>
              <w:rPr>
                <w:rFonts w:ascii="Calibri" w:hAnsi="Calibri"/>
                <w:sz w:val="18"/>
                <w:szCs w:val="18"/>
              </w:rPr>
            </w:pPr>
            <w:r w:rsidRPr="00295655">
              <w:rPr>
                <w:rFonts w:ascii="Calibri" w:hAnsi="Calibri"/>
                <w:sz w:val="18"/>
                <w:szCs w:val="18"/>
              </w:rPr>
              <w:t>Dwelling Unit Name</w:t>
            </w:r>
          </w:p>
        </w:tc>
        <w:tc>
          <w:tcPr>
            <w:tcW w:w="1261" w:type="pct"/>
            <w:vAlign w:val="center"/>
          </w:tcPr>
          <w:p w14:paraId="1F9B92CD" w14:textId="77777777" w:rsidR="00A53F9F" w:rsidRPr="00295655" w:rsidRDefault="00A53F9F" w:rsidP="00A53F9F">
            <w:pPr>
              <w:spacing w:after="60"/>
              <w:rPr>
                <w:rFonts w:ascii="Calibri" w:hAnsi="Calibri"/>
                <w:sz w:val="18"/>
                <w:szCs w:val="18"/>
              </w:rPr>
            </w:pPr>
          </w:p>
        </w:tc>
        <w:tc>
          <w:tcPr>
            <w:tcW w:w="92" w:type="pct"/>
            <w:tcMar>
              <w:left w:w="29" w:type="dxa"/>
              <w:right w:w="29" w:type="dxa"/>
            </w:tcMar>
            <w:vAlign w:val="center"/>
          </w:tcPr>
          <w:p w14:paraId="1F9B92CE" w14:textId="77777777" w:rsidR="00A53F9F" w:rsidRPr="00295655" w:rsidRDefault="00A53F9F" w:rsidP="00A53F9F">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1F9B92CF" w14:textId="583F43D8" w:rsidR="00A53F9F" w:rsidRPr="00295655" w:rsidRDefault="00A53F9F" w:rsidP="00A53F9F">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1F9B92D0" w14:textId="77777777" w:rsidR="00A53F9F" w:rsidRPr="00295655" w:rsidRDefault="00A53F9F" w:rsidP="00A53F9F">
            <w:pPr>
              <w:spacing w:after="60"/>
              <w:rPr>
                <w:rFonts w:ascii="Calibri" w:hAnsi="Calibri"/>
                <w:sz w:val="18"/>
                <w:szCs w:val="18"/>
              </w:rPr>
            </w:pPr>
          </w:p>
        </w:tc>
      </w:tr>
      <w:tr w:rsidR="00A53F9F" w:rsidRPr="00295655" w14:paraId="1F9B92D8" w14:textId="77777777" w:rsidTr="005A3E12">
        <w:trPr>
          <w:cantSplit/>
          <w:trHeight w:val="432"/>
        </w:trPr>
        <w:tc>
          <w:tcPr>
            <w:tcW w:w="103" w:type="pct"/>
            <w:tcMar>
              <w:left w:w="29" w:type="dxa"/>
              <w:right w:w="29" w:type="dxa"/>
            </w:tcMar>
            <w:vAlign w:val="center"/>
          </w:tcPr>
          <w:p w14:paraId="1F9B92D2" w14:textId="77777777" w:rsidR="00A53F9F" w:rsidRPr="00295655" w:rsidRDefault="00A53F9F" w:rsidP="00A53F9F">
            <w:pPr>
              <w:pStyle w:val="FootnoteText"/>
              <w:jc w:val="center"/>
              <w:rPr>
                <w:rFonts w:ascii="Calibri" w:hAnsi="Calibri"/>
                <w:sz w:val="18"/>
                <w:szCs w:val="18"/>
              </w:rPr>
            </w:pPr>
            <w:r w:rsidRPr="00295655">
              <w:rPr>
                <w:rFonts w:ascii="Calibri" w:hAnsi="Calibri"/>
                <w:sz w:val="18"/>
                <w:szCs w:val="18"/>
              </w:rPr>
              <w:t>03</w:t>
            </w:r>
          </w:p>
        </w:tc>
        <w:tc>
          <w:tcPr>
            <w:tcW w:w="1107" w:type="pct"/>
            <w:vAlign w:val="center"/>
          </w:tcPr>
          <w:p w14:paraId="1F9B92D3" w14:textId="7AF42AB5" w:rsidR="00A53F9F" w:rsidRPr="00295655" w:rsidRDefault="00A53F9F" w:rsidP="00492DDC">
            <w:pPr>
              <w:rPr>
                <w:rFonts w:ascii="Calibri" w:hAnsi="Calibri"/>
                <w:sz w:val="18"/>
                <w:szCs w:val="18"/>
              </w:rPr>
            </w:pPr>
            <w:r w:rsidRPr="00295655">
              <w:rPr>
                <w:rFonts w:ascii="Calibri" w:hAnsi="Calibri"/>
                <w:sz w:val="18"/>
                <w:szCs w:val="18"/>
              </w:rPr>
              <w:t xml:space="preserve">Dwelling Unit </w:t>
            </w:r>
            <w:r w:rsidR="001424F2">
              <w:rPr>
                <w:rFonts w:ascii="Calibri" w:hAnsi="Calibri"/>
                <w:sz w:val="18"/>
                <w:szCs w:val="18"/>
              </w:rPr>
              <w:t xml:space="preserve">Total </w:t>
            </w:r>
            <w:r w:rsidRPr="00295655">
              <w:rPr>
                <w:rFonts w:ascii="Calibri" w:hAnsi="Calibri"/>
                <w:sz w:val="18"/>
                <w:szCs w:val="18"/>
              </w:rPr>
              <w:t>Conditioned Floor Area (ft</w:t>
            </w:r>
            <w:r w:rsidRPr="007F0777">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1F9B92D4" w14:textId="77777777" w:rsidR="00A53F9F" w:rsidRPr="00295655" w:rsidRDefault="00A53F9F" w:rsidP="00A53F9F">
            <w:pPr>
              <w:spacing w:after="60"/>
              <w:rPr>
                <w:rFonts w:ascii="Calibri" w:hAnsi="Calibri"/>
                <w:sz w:val="18"/>
                <w:szCs w:val="18"/>
              </w:rPr>
            </w:pPr>
          </w:p>
        </w:tc>
        <w:tc>
          <w:tcPr>
            <w:tcW w:w="92" w:type="pct"/>
            <w:tcMar>
              <w:left w:w="29" w:type="dxa"/>
              <w:right w:w="29" w:type="dxa"/>
            </w:tcMar>
            <w:vAlign w:val="center"/>
          </w:tcPr>
          <w:p w14:paraId="1F9B92D5" w14:textId="77777777" w:rsidR="00A53F9F" w:rsidRPr="00295655" w:rsidRDefault="00A53F9F" w:rsidP="00A53F9F">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1F9B92D6" w14:textId="04174929" w:rsidR="00A53F9F" w:rsidRPr="00295655" w:rsidRDefault="00A53F9F" w:rsidP="00ED7B73">
            <w:pPr>
              <w:spacing w:after="60"/>
              <w:rPr>
                <w:rFonts w:ascii="Calibri" w:hAnsi="Calibri"/>
                <w:sz w:val="18"/>
                <w:szCs w:val="18"/>
              </w:rPr>
            </w:pPr>
            <w:r w:rsidRPr="00295655">
              <w:rPr>
                <w:rFonts w:ascii="Calibri" w:hAnsi="Calibri"/>
                <w:sz w:val="18"/>
                <w:szCs w:val="18"/>
              </w:rPr>
              <w:t xml:space="preserve">Number of Space Conditioning Systems in this </w:t>
            </w:r>
            <w:r w:rsidR="00ED7B73">
              <w:rPr>
                <w:rFonts w:ascii="Calibri" w:hAnsi="Calibri"/>
                <w:sz w:val="18"/>
                <w:szCs w:val="18"/>
              </w:rPr>
              <w:t>D</w:t>
            </w:r>
            <w:r w:rsidRPr="00295655">
              <w:rPr>
                <w:rFonts w:ascii="Calibri" w:hAnsi="Calibri"/>
                <w:sz w:val="18"/>
                <w:szCs w:val="18"/>
              </w:rPr>
              <w:t xml:space="preserve">welling </w:t>
            </w:r>
            <w:r w:rsidR="00ED7B73">
              <w:rPr>
                <w:rFonts w:ascii="Calibri" w:hAnsi="Calibri"/>
                <w:sz w:val="18"/>
                <w:szCs w:val="18"/>
              </w:rPr>
              <w:t>U</w:t>
            </w:r>
            <w:r w:rsidRPr="00295655">
              <w:rPr>
                <w:rFonts w:ascii="Calibri" w:hAnsi="Calibri"/>
                <w:sz w:val="18"/>
                <w:szCs w:val="18"/>
              </w:rPr>
              <w:t>nit</w:t>
            </w:r>
          </w:p>
        </w:tc>
        <w:tc>
          <w:tcPr>
            <w:tcW w:w="1177" w:type="pct"/>
            <w:vAlign w:val="center"/>
          </w:tcPr>
          <w:p w14:paraId="1F9B92D7" w14:textId="77777777" w:rsidR="00A53F9F" w:rsidRPr="00295655" w:rsidRDefault="00A53F9F" w:rsidP="00A53F9F">
            <w:pPr>
              <w:spacing w:after="60"/>
              <w:rPr>
                <w:rFonts w:ascii="Calibri" w:hAnsi="Calibri"/>
                <w:sz w:val="18"/>
                <w:szCs w:val="18"/>
              </w:rPr>
            </w:pPr>
          </w:p>
        </w:tc>
      </w:tr>
      <w:tr w:rsidR="00A53F9F" w:rsidRPr="00295655" w14:paraId="1F9B92DF" w14:textId="77777777" w:rsidTr="005A3E12">
        <w:trPr>
          <w:cantSplit/>
          <w:trHeight w:val="432"/>
        </w:trPr>
        <w:tc>
          <w:tcPr>
            <w:tcW w:w="103" w:type="pct"/>
            <w:tcMar>
              <w:left w:w="29" w:type="dxa"/>
              <w:right w:w="29" w:type="dxa"/>
            </w:tcMar>
            <w:vAlign w:val="center"/>
          </w:tcPr>
          <w:p w14:paraId="1F9B92D9" w14:textId="77777777" w:rsidR="00A53F9F" w:rsidRPr="00295655" w:rsidRDefault="00A53F9F" w:rsidP="00A53F9F">
            <w:pPr>
              <w:pStyle w:val="FootnoteText"/>
              <w:jc w:val="center"/>
              <w:rPr>
                <w:rFonts w:ascii="Calibri" w:hAnsi="Calibri"/>
                <w:sz w:val="18"/>
                <w:szCs w:val="18"/>
              </w:rPr>
            </w:pPr>
            <w:r w:rsidRPr="00295655">
              <w:rPr>
                <w:rFonts w:ascii="Calibri" w:hAnsi="Calibri"/>
                <w:sz w:val="18"/>
                <w:szCs w:val="18"/>
              </w:rPr>
              <w:t>05</w:t>
            </w:r>
          </w:p>
        </w:tc>
        <w:tc>
          <w:tcPr>
            <w:tcW w:w="1107" w:type="pct"/>
            <w:vAlign w:val="center"/>
          </w:tcPr>
          <w:p w14:paraId="1F9B92DA" w14:textId="0C5E507C" w:rsidR="00A53F9F" w:rsidRPr="00295655" w:rsidRDefault="00A53F9F" w:rsidP="00A53F9F">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1F9B92DB" w14:textId="77777777" w:rsidR="00A53F9F" w:rsidRPr="00295655" w:rsidRDefault="00A53F9F" w:rsidP="00A53F9F">
            <w:pPr>
              <w:spacing w:after="60"/>
              <w:rPr>
                <w:rFonts w:ascii="Calibri" w:hAnsi="Calibri"/>
                <w:sz w:val="18"/>
                <w:szCs w:val="18"/>
              </w:rPr>
            </w:pPr>
          </w:p>
        </w:tc>
        <w:tc>
          <w:tcPr>
            <w:tcW w:w="92" w:type="pct"/>
            <w:tcMar>
              <w:left w:w="29" w:type="dxa"/>
              <w:right w:w="29" w:type="dxa"/>
            </w:tcMar>
            <w:vAlign w:val="center"/>
          </w:tcPr>
          <w:p w14:paraId="1F9B92DC" w14:textId="77777777" w:rsidR="00A53F9F" w:rsidRPr="00295655" w:rsidRDefault="00A53F9F" w:rsidP="00A53F9F">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1F9B92DD" w14:textId="0E1A9B60" w:rsidR="00A53F9F" w:rsidRPr="00295655" w:rsidRDefault="00ED7B73" w:rsidP="007F0777">
            <w:pPr>
              <w:spacing w:after="60"/>
              <w:rPr>
                <w:rFonts w:ascii="Calibri" w:hAnsi="Calibri"/>
                <w:sz w:val="18"/>
                <w:szCs w:val="18"/>
              </w:rPr>
            </w:pPr>
            <w:r>
              <w:rPr>
                <w:rFonts w:ascii="Calibri" w:hAnsi="Calibri"/>
                <w:sz w:val="18"/>
                <w:szCs w:val="18"/>
              </w:rPr>
              <w:t>M</w:t>
            </w:r>
            <w:r w:rsidR="00A53F9F" w:rsidRPr="00295655">
              <w:rPr>
                <w:rFonts w:ascii="Calibri" w:hAnsi="Calibri"/>
                <w:sz w:val="18"/>
                <w:szCs w:val="18"/>
              </w:rPr>
              <w:t xml:space="preserve">ethod </w:t>
            </w:r>
            <w:r w:rsidR="007F0777">
              <w:rPr>
                <w:rFonts w:ascii="Calibri" w:hAnsi="Calibri"/>
                <w:sz w:val="18"/>
                <w:szCs w:val="18"/>
              </w:rPr>
              <w:t>U</w:t>
            </w:r>
            <w:r w:rsidR="00A53F9F" w:rsidRPr="00295655">
              <w:rPr>
                <w:rFonts w:ascii="Calibri" w:hAnsi="Calibri"/>
                <w:sz w:val="18"/>
                <w:szCs w:val="18"/>
              </w:rPr>
              <w:t xml:space="preserve">sed to </w:t>
            </w:r>
            <w:r>
              <w:rPr>
                <w:rFonts w:ascii="Calibri" w:hAnsi="Calibri"/>
                <w:sz w:val="18"/>
                <w:szCs w:val="18"/>
              </w:rPr>
              <w:t>C</w:t>
            </w:r>
            <w:r w:rsidR="00A53F9F" w:rsidRPr="00295655">
              <w:rPr>
                <w:rFonts w:ascii="Calibri" w:hAnsi="Calibri"/>
                <w:sz w:val="18"/>
                <w:szCs w:val="18"/>
              </w:rPr>
              <w:t xml:space="preserve">alculate HVAC </w:t>
            </w:r>
            <w:r>
              <w:rPr>
                <w:rFonts w:ascii="Calibri" w:hAnsi="Calibri"/>
                <w:sz w:val="18"/>
                <w:szCs w:val="18"/>
              </w:rPr>
              <w:t>L</w:t>
            </w:r>
            <w:r w:rsidR="00A53F9F" w:rsidRPr="00295655">
              <w:rPr>
                <w:rFonts w:ascii="Calibri" w:hAnsi="Calibri"/>
                <w:sz w:val="18"/>
                <w:szCs w:val="18"/>
              </w:rPr>
              <w:t>oads</w:t>
            </w:r>
          </w:p>
        </w:tc>
        <w:tc>
          <w:tcPr>
            <w:tcW w:w="1177" w:type="pct"/>
            <w:vAlign w:val="center"/>
          </w:tcPr>
          <w:p w14:paraId="1F9B92DE" w14:textId="77777777" w:rsidR="00A53F9F" w:rsidRPr="00295655" w:rsidRDefault="00A53F9F" w:rsidP="00A53F9F">
            <w:pPr>
              <w:rPr>
                <w:rFonts w:ascii="Calibri" w:hAnsi="Calibri"/>
                <w:sz w:val="18"/>
                <w:szCs w:val="18"/>
              </w:rPr>
            </w:pPr>
          </w:p>
        </w:tc>
      </w:tr>
      <w:tr w:rsidR="00A53F9F" w:rsidRPr="00295655" w14:paraId="1F9B92E6" w14:textId="77777777" w:rsidTr="005A3E12">
        <w:trPr>
          <w:cantSplit/>
          <w:trHeight w:val="432"/>
        </w:trPr>
        <w:tc>
          <w:tcPr>
            <w:tcW w:w="103" w:type="pct"/>
            <w:tcMar>
              <w:left w:w="29" w:type="dxa"/>
              <w:right w:w="29" w:type="dxa"/>
            </w:tcMar>
            <w:vAlign w:val="center"/>
          </w:tcPr>
          <w:p w14:paraId="1F9B92E0" w14:textId="77777777" w:rsidR="00A53F9F" w:rsidRPr="00295655" w:rsidRDefault="00A53F9F" w:rsidP="00A53F9F">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1F9B92E1" w14:textId="5B33A750" w:rsidR="00A53F9F" w:rsidRPr="00295655" w:rsidRDefault="00A53F9F" w:rsidP="00A53F9F">
            <w:pPr>
              <w:spacing w:after="60"/>
              <w:rPr>
                <w:rFonts w:ascii="Calibri" w:hAnsi="Calibri"/>
                <w:sz w:val="18"/>
                <w:szCs w:val="18"/>
              </w:rPr>
            </w:pPr>
            <w:r w:rsidRPr="00295655">
              <w:rPr>
                <w:rFonts w:ascii="Calibri" w:hAnsi="Calibri"/>
                <w:sz w:val="18"/>
                <w:szCs w:val="18"/>
              </w:rPr>
              <w:t>Calculated Dwelling Unit Sensible Cooling Load (</w:t>
            </w:r>
            <w:r w:rsidR="00314979">
              <w:rPr>
                <w:rFonts w:ascii="Calibri" w:hAnsi="Calibri"/>
                <w:sz w:val="18"/>
                <w:szCs w:val="18"/>
              </w:rPr>
              <w:t>Btu/h</w:t>
            </w:r>
            <w:r w:rsidRPr="00295655">
              <w:rPr>
                <w:rFonts w:ascii="Calibri" w:hAnsi="Calibri"/>
                <w:sz w:val="18"/>
                <w:szCs w:val="18"/>
              </w:rPr>
              <w:t>)</w:t>
            </w:r>
          </w:p>
        </w:tc>
        <w:tc>
          <w:tcPr>
            <w:tcW w:w="1261" w:type="pct"/>
            <w:vAlign w:val="center"/>
          </w:tcPr>
          <w:p w14:paraId="1F9B92E2" w14:textId="77777777" w:rsidR="00A53F9F" w:rsidRPr="00295655" w:rsidRDefault="00A53F9F" w:rsidP="00A53F9F">
            <w:pPr>
              <w:spacing w:after="60"/>
              <w:rPr>
                <w:rFonts w:ascii="Calibri" w:hAnsi="Calibri"/>
                <w:sz w:val="18"/>
                <w:szCs w:val="18"/>
              </w:rPr>
            </w:pPr>
          </w:p>
        </w:tc>
        <w:tc>
          <w:tcPr>
            <w:tcW w:w="92" w:type="pct"/>
            <w:tcMar>
              <w:left w:w="29" w:type="dxa"/>
              <w:right w:w="29" w:type="dxa"/>
            </w:tcMar>
            <w:vAlign w:val="center"/>
          </w:tcPr>
          <w:p w14:paraId="1F9B92E3" w14:textId="77777777" w:rsidR="00A53F9F" w:rsidRPr="00295655" w:rsidRDefault="00A53F9F" w:rsidP="00A53F9F">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1F9B92E4" w14:textId="67A69455" w:rsidR="00A53F9F" w:rsidRPr="00295655" w:rsidRDefault="00A53F9F" w:rsidP="00A53F9F">
            <w:pPr>
              <w:spacing w:after="60"/>
              <w:rPr>
                <w:rFonts w:ascii="Calibri" w:hAnsi="Calibri"/>
                <w:sz w:val="18"/>
                <w:szCs w:val="18"/>
              </w:rPr>
            </w:pPr>
            <w:r w:rsidRPr="00295655">
              <w:rPr>
                <w:rFonts w:ascii="Calibri" w:hAnsi="Calibri"/>
                <w:sz w:val="18"/>
                <w:szCs w:val="18"/>
              </w:rPr>
              <w:t xml:space="preserve">Calculated </w:t>
            </w:r>
            <w:r>
              <w:rPr>
                <w:rFonts w:ascii="Calibri" w:hAnsi="Calibri"/>
                <w:sz w:val="18"/>
                <w:szCs w:val="18"/>
              </w:rPr>
              <w:t xml:space="preserve">Dwelling Unit </w:t>
            </w:r>
            <w:r w:rsidRPr="00295655">
              <w:rPr>
                <w:rFonts w:ascii="Calibri" w:hAnsi="Calibri"/>
                <w:sz w:val="18"/>
                <w:szCs w:val="18"/>
              </w:rPr>
              <w:t>Heating Load (</w:t>
            </w:r>
            <w:r w:rsidR="00314979">
              <w:rPr>
                <w:rFonts w:ascii="Calibri" w:hAnsi="Calibri"/>
                <w:sz w:val="18"/>
                <w:szCs w:val="18"/>
              </w:rPr>
              <w:t>Btu/h</w:t>
            </w:r>
            <w:r w:rsidRPr="00295655">
              <w:rPr>
                <w:rFonts w:ascii="Calibri" w:hAnsi="Calibri"/>
                <w:sz w:val="18"/>
                <w:szCs w:val="18"/>
              </w:rPr>
              <w:t>)</w:t>
            </w:r>
          </w:p>
        </w:tc>
        <w:tc>
          <w:tcPr>
            <w:tcW w:w="1177" w:type="pct"/>
            <w:vAlign w:val="center"/>
          </w:tcPr>
          <w:p w14:paraId="1F9B92E5" w14:textId="77777777" w:rsidR="00A53F9F" w:rsidRPr="00295655" w:rsidRDefault="00A53F9F" w:rsidP="00A53F9F">
            <w:pPr>
              <w:spacing w:after="60"/>
              <w:rPr>
                <w:rFonts w:ascii="Calibri" w:hAnsi="Calibri"/>
                <w:sz w:val="18"/>
                <w:szCs w:val="18"/>
              </w:rPr>
            </w:pPr>
          </w:p>
        </w:tc>
      </w:tr>
      <w:tr w:rsidR="007F0777" w:rsidRPr="00295655" w14:paraId="33C8BBEC" w14:textId="77777777" w:rsidTr="007F0777">
        <w:trPr>
          <w:cantSplit/>
          <w:trHeight w:val="432"/>
        </w:trPr>
        <w:tc>
          <w:tcPr>
            <w:tcW w:w="103" w:type="pct"/>
            <w:tcMar>
              <w:left w:w="29" w:type="dxa"/>
              <w:right w:w="29" w:type="dxa"/>
            </w:tcMar>
            <w:vAlign w:val="center"/>
          </w:tcPr>
          <w:p w14:paraId="35FB3FFC" w14:textId="01CCA8AA" w:rsidR="007F0777" w:rsidRPr="00295655" w:rsidRDefault="007F0777" w:rsidP="00A53F9F">
            <w:pPr>
              <w:pStyle w:val="FootnoteText"/>
              <w:jc w:val="center"/>
              <w:rPr>
                <w:rFonts w:ascii="Calibri" w:hAnsi="Calibri"/>
                <w:sz w:val="18"/>
                <w:szCs w:val="18"/>
              </w:rPr>
            </w:pPr>
            <w:r>
              <w:rPr>
                <w:rFonts w:ascii="Calibri" w:hAnsi="Calibri"/>
                <w:sz w:val="18"/>
                <w:szCs w:val="18"/>
              </w:rPr>
              <w:t>09</w:t>
            </w:r>
          </w:p>
        </w:tc>
        <w:tc>
          <w:tcPr>
            <w:tcW w:w="1107" w:type="pct"/>
            <w:vAlign w:val="center"/>
          </w:tcPr>
          <w:p w14:paraId="02D26E1C" w14:textId="003F0ECB" w:rsidR="007F0777" w:rsidRPr="00295655" w:rsidRDefault="007F0777" w:rsidP="00A53F9F">
            <w:pPr>
              <w:spacing w:after="60"/>
              <w:rPr>
                <w:rFonts w:ascii="Calibri" w:hAnsi="Calibri"/>
                <w:sz w:val="18"/>
                <w:szCs w:val="18"/>
              </w:rPr>
            </w:pPr>
            <w:r w:rsidRPr="0058404E">
              <w:rPr>
                <w:rFonts w:ascii="Calibri" w:hAnsi="Calibri"/>
                <w:sz w:val="18"/>
                <w:szCs w:val="18"/>
              </w:rPr>
              <w:t>Dwelling Unit Number of Bedrooms</w:t>
            </w:r>
          </w:p>
        </w:tc>
        <w:tc>
          <w:tcPr>
            <w:tcW w:w="1261" w:type="pct"/>
            <w:vAlign w:val="center"/>
          </w:tcPr>
          <w:p w14:paraId="5DD6C731" w14:textId="77777777" w:rsidR="007F0777" w:rsidRPr="00295655" w:rsidRDefault="007F0777" w:rsidP="00A53F9F">
            <w:pPr>
              <w:spacing w:after="60"/>
              <w:rPr>
                <w:rFonts w:ascii="Calibri" w:hAnsi="Calibri"/>
                <w:sz w:val="18"/>
                <w:szCs w:val="18"/>
              </w:rPr>
            </w:pPr>
          </w:p>
        </w:tc>
        <w:tc>
          <w:tcPr>
            <w:tcW w:w="2529" w:type="pct"/>
            <w:gridSpan w:val="3"/>
            <w:tcMar>
              <w:left w:w="29" w:type="dxa"/>
              <w:right w:w="29" w:type="dxa"/>
            </w:tcMar>
            <w:vAlign w:val="center"/>
          </w:tcPr>
          <w:p w14:paraId="57DC26C8" w14:textId="77777777" w:rsidR="007F0777" w:rsidRPr="00295655" w:rsidRDefault="007F0777" w:rsidP="00A53F9F">
            <w:pPr>
              <w:spacing w:after="60"/>
              <w:rPr>
                <w:rFonts w:ascii="Calibri" w:hAnsi="Calibri"/>
                <w:sz w:val="18"/>
                <w:szCs w:val="18"/>
              </w:rPr>
            </w:pPr>
          </w:p>
        </w:tc>
      </w:tr>
    </w:tbl>
    <w:p w14:paraId="1F9B92E8" w14:textId="77777777" w:rsidR="00A53F9F" w:rsidRPr="007F0777" w:rsidRDefault="00A53F9F" w:rsidP="00A53F9F">
      <w:pPr>
        <w:rPr>
          <w:rFonts w:ascii="Calibri" w:hAnsi="Calibri"/>
          <w:szCs w:val="18"/>
        </w:rPr>
      </w:pPr>
    </w:p>
    <w:tbl>
      <w:tblPr>
        <w:tblStyle w:val="TableGrid"/>
        <w:tblW w:w="5000" w:type="pct"/>
        <w:tblLook w:val="04A0" w:firstRow="1" w:lastRow="0" w:firstColumn="1" w:lastColumn="0" w:noHBand="0" w:noVBand="1"/>
      </w:tblPr>
      <w:tblGrid>
        <w:gridCol w:w="14616"/>
      </w:tblGrid>
      <w:tr w:rsidR="00A53F9F" w:rsidRPr="00295655" w14:paraId="1F9B92EC" w14:textId="77777777" w:rsidTr="00A53F9F">
        <w:tc>
          <w:tcPr>
            <w:tcW w:w="5000" w:type="pct"/>
          </w:tcPr>
          <w:p w14:paraId="1F9B92EB" w14:textId="1F2482EC" w:rsidR="00A53F9F" w:rsidRPr="007F0777" w:rsidRDefault="00A53F9F" w:rsidP="00A53F9F">
            <w:pPr>
              <w:keepNext/>
              <w:rPr>
                <w:rFonts w:ascii="Calibri" w:hAnsi="Calibri"/>
                <w:b/>
              </w:rPr>
            </w:pPr>
            <w:r w:rsidRPr="007F0777">
              <w:rPr>
                <w:rFonts w:ascii="Calibri" w:hAnsi="Calibri"/>
                <w:b/>
              </w:rPr>
              <w:t xml:space="preserve">MCH-01a – </w:t>
            </w:r>
            <w:r w:rsidRPr="007F0777">
              <w:rPr>
                <w:rFonts w:ascii="Calibri" w:hAnsi="Calibri"/>
                <w:b/>
                <w:bCs/>
              </w:rPr>
              <w:t>Space Conditioning Systems Ducts and Fans</w:t>
            </w:r>
            <w:r w:rsidRPr="007F0777">
              <w:rPr>
                <w:rFonts w:ascii="Calibri" w:hAnsi="Calibri"/>
                <w:b/>
              </w:rPr>
              <w:t xml:space="preserve"> - For use with Performance Certificate of Compliance</w:t>
            </w:r>
          </w:p>
        </w:tc>
      </w:tr>
    </w:tbl>
    <w:p w14:paraId="1F9B92ED" w14:textId="77777777" w:rsidR="00A53F9F" w:rsidRPr="007F0777" w:rsidRDefault="00A53F9F" w:rsidP="00A53F9F">
      <w:pPr>
        <w:rPr>
          <w:rFonts w:ascii="Calibri" w:hAnsi="Calibri"/>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16"/>
        <w:gridCol w:w="1217"/>
        <w:gridCol w:w="1216"/>
        <w:gridCol w:w="1217"/>
        <w:gridCol w:w="1216"/>
        <w:gridCol w:w="1217"/>
        <w:gridCol w:w="1216"/>
        <w:gridCol w:w="1217"/>
        <w:gridCol w:w="1216"/>
        <w:gridCol w:w="1217"/>
        <w:gridCol w:w="1216"/>
        <w:gridCol w:w="1217"/>
      </w:tblGrid>
      <w:tr w:rsidR="00A53F9F" w:rsidRPr="00295655" w14:paraId="1F9B92F1" w14:textId="77777777" w:rsidTr="008B39EA">
        <w:trPr>
          <w:cantSplit/>
        </w:trPr>
        <w:tc>
          <w:tcPr>
            <w:tcW w:w="14598" w:type="dxa"/>
            <w:gridSpan w:val="12"/>
          </w:tcPr>
          <w:p w14:paraId="1F9B92EF" w14:textId="4800AE2F" w:rsidR="00A53F9F" w:rsidRPr="007F0777" w:rsidRDefault="00A53F9F" w:rsidP="00A53F9F">
            <w:pPr>
              <w:keepNext/>
              <w:rPr>
                <w:rFonts w:ascii="Calibri" w:hAnsi="Calibri"/>
                <w:b/>
                <w:szCs w:val="18"/>
              </w:rPr>
            </w:pPr>
            <w:r w:rsidRPr="007F0777">
              <w:rPr>
                <w:rFonts w:ascii="Calibri" w:hAnsi="Calibri"/>
                <w:b/>
                <w:szCs w:val="18"/>
              </w:rPr>
              <w:t xml:space="preserve">B. Design Space Conditioning (SC) System Component Specifications from CF1R  </w:t>
            </w:r>
          </w:p>
          <w:p w14:paraId="1F9B92F0" w14:textId="77777777" w:rsidR="00A53F9F" w:rsidRPr="00FB4BFD" w:rsidRDefault="00A53F9F" w:rsidP="00A53F9F">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tc>
      </w:tr>
      <w:tr w:rsidR="00A53F9F" w:rsidRPr="00295655" w14:paraId="1F9B92FE" w14:textId="77777777" w:rsidTr="008B39EA">
        <w:trPr>
          <w:cantSplit/>
          <w:trHeight w:val="215"/>
        </w:trPr>
        <w:tc>
          <w:tcPr>
            <w:tcW w:w="1216" w:type="dxa"/>
            <w:vAlign w:val="center"/>
          </w:tcPr>
          <w:p w14:paraId="1F9B92F2"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01</w:t>
            </w:r>
          </w:p>
        </w:tc>
        <w:tc>
          <w:tcPr>
            <w:tcW w:w="1217" w:type="dxa"/>
            <w:vAlign w:val="center"/>
          </w:tcPr>
          <w:p w14:paraId="1F9B92F3"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02</w:t>
            </w:r>
          </w:p>
        </w:tc>
        <w:tc>
          <w:tcPr>
            <w:tcW w:w="1216" w:type="dxa"/>
            <w:vAlign w:val="center"/>
          </w:tcPr>
          <w:p w14:paraId="1F9B92F4"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03</w:t>
            </w:r>
          </w:p>
        </w:tc>
        <w:tc>
          <w:tcPr>
            <w:tcW w:w="1217" w:type="dxa"/>
            <w:vAlign w:val="center"/>
          </w:tcPr>
          <w:p w14:paraId="1F9B92F5" w14:textId="77777777" w:rsidR="00A53F9F" w:rsidRPr="00295655" w:rsidRDefault="00A53F9F" w:rsidP="00A53F9F">
            <w:pPr>
              <w:keepNext/>
              <w:jc w:val="center"/>
              <w:rPr>
                <w:rFonts w:ascii="Calibri" w:hAnsi="Calibri"/>
                <w:sz w:val="18"/>
                <w:szCs w:val="18"/>
              </w:rPr>
            </w:pPr>
            <w:r>
              <w:rPr>
                <w:rFonts w:ascii="Calibri" w:hAnsi="Calibri"/>
                <w:sz w:val="18"/>
                <w:szCs w:val="18"/>
              </w:rPr>
              <w:t>04</w:t>
            </w:r>
          </w:p>
        </w:tc>
        <w:tc>
          <w:tcPr>
            <w:tcW w:w="1216" w:type="dxa"/>
            <w:vAlign w:val="center"/>
          </w:tcPr>
          <w:p w14:paraId="1F9B92F6" w14:textId="77777777" w:rsidR="00A53F9F" w:rsidRPr="00295655" w:rsidRDefault="00A53F9F" w:rsidP="00A53F9F">
            <w:pPr>
              <w:keepNext/>
              <w:jc w:val="center"/>
              <w:rPr>
                <w:rFonts w:ascii="Calibri" w:hAnsi="Calibri"/>
                <w:sz w:val="18"/>
                <w:szCs w:val="18"/>
              </w:rPr>
            </w:pPr>
            <w:r>
              <w:rPr>
                <w:rFonts w:ascii="Calibri" w:hAnsi="Calibri"/>
                <w:sz w:val="18"/>
                <w:szCs w:val="18"/>
              </w:rPr>
              <w:t>05</w:t>
            </w:r>
          </w:p>
        </w:tc>
        <w:tc>
          <w:tcPr>
            <w:tcW w:w="1217" w:type="dxa"/>
            <w:vAlign w:val="center"/>
          </w:tcPr>
          <w:p w14:paraId="1F9B92F7"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06</w:t>
            </w:r>
          </w:p>
        </w:tc>
        <w:tc>
          <w:tcPr>
            <w:tcW w:w="1216" w:type="dxa"/>
            <w:vAlign w:val="center"/>
          </w:tcPr>
          <w:p w14:paraId="1F9B92F8"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07</w:t>
            </w:r>
          </w:p>
        </w:tc>
        <w:tc>
          <w:tcPr>
            <w:tcW w:w="1217" w:type="dxa"/>
            <w:vAlign w:val="center"/>
          </w:tcPr>
          <w:p w14:paraId="1F9B92F9"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08</w:t>
            </w:r>
          </w:p>
        </w:tc>
        <w:tc>
          <w:tcPr>
            <w:tcW w:w="1216" w:type="dxa"/>
            <w:vAlign w:val="center"/>
          </w:tcPr>
          <w:p w14:paraId="1F9B92FA"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09</w:t>
            </w:r>
          </w:p>
        </w:tc>
        <w:tc>
          <w:tcPr>
            <w:tcW w:w="1217" w:type="dxa"/>
            <w:vAlign w:val="center"/>
          </w:tcPr>
          <w:p w14:paraId="1F9B92FB"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10</w:t>
            </w:r>
          </w:p>
        </w:tc>
        <w:tc>
          <w:tcPr>
            <w:tcW w:w="1216" w:type="dxa"/>
          </w:tcPr>
          <w:p w14:paraId="1F9B92FC"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11</w:t>
            </w:r>
          </w:p>
        </w:tc>
        <w:tc>
          <w:tcPr>
            <w:tcW w:w="1217" w:type="dxa"/>
          </w:tcPr>
          <w:p w14:paraId="1F9B92FD" w14:textId="77777777" w:rsidR="00A53F9F" w:rsidRPr="00295655" w:rsidRDefault="00A53F9F" w:rsidP="00A53F9F">
            <w:pPr>
              <w:keepNext/>
              <w:jc w:val="center"/>
              <w:rPr>
                <w:rFonts w:ascii="Calibri" w:hAnsi="Calibri"/>
                <w:sz w:val="18"/>
                <w:szCs w:val="18"/>
              </w:rPr>
            </w:pPr>
            <w:r>
              <w:rPr>
                <w:rFonts w:ascii="Calibri" w:hAnsi="Calibri"/>
                <w:sz w:val="18"/>
                <w:szCs w:val="18"/>
              </w:rPr>
              <w:t>12</w:t>
            </w:r>
          </w:p>
        </w:tc>
      </w:tr>
      <w:tr w:rsidR="00A53F9F" w:rsidRPr="00295655" w14:paraId="1F9B930E" w14:textId="77777777" w:rsidTr="008B39EA">
        <w:trPr>
          <w:cantSplit/>
          <w:trHeight w:val="576"/>
        </w:trPr>
        <w:tc>
          <w:tcPr>
            <w:tcW w:w="1216" w:type="dxa"/>
            <w:vAlign w:val="bottom"/>
          </w:tcPr>
          <w:p w14:paraId="1F9B92FF"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 xml:space="preserve">Zone </w:t>
            </w:r>
          </w:p>
          <w:p w14:paraId="1F9B9300"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Name</w:t>
            </w:r>
          </w:p>
        </w:tc>
        <w:tc>
          <w:tcPr>
            <w:tcW w:w="1217" w:type="dxa"/>
            <w:vAlign w:val="bottom"/>
          </w:tcPr>
          <w:p w14:paraId="1F9B9301" w14:textId="7C956CC6" w:rsidR="00A53F9F" w:rsidRPr="00295655" w:rsidRDefault="00212586" w:rsidP="00A53F9F">
            <w:pPr>
              <w:keepNext/>
              <w:jc w:val="center"/>
              <w:rPr>
                <w:rFonts w:ascii="Calibri" w:hAnsi="Calibri"/>
                <w:sz w:val="18"/>
                <w:szCs w:val="18"/>
              </w:rPr>
            </w:pPr>
            <w:r>
              <w:rPr>
                <w:rFonts w:ascii="Calibri" w:hAnsi="Calibri"/>
                <w:sz w:val="18"/>
                <w:szCs w:val="18"/>
              </w:rPr>
              <w:t xml:space="preserve">SC </w:t>
            </w:r>
            <w:r w:rsidR="00A53F9F" w:rsidRPr="00295655">
              <w:rPr>
                <w:rFonts w:ascii="Calibri" w:hAnsi="Calibri"/>
                <w:sz w:val="18"/>
                <w:szCs w:val="18"/>
              </w:rPr>
              <w:t>System Identification or Name</w:t>
            </w:r>
          </w:p>
        </w:tc>
        <w:tc>
          <w:tcPr>
            <w:tcW w:w="1216" w:type="dxa"/>
            <w:vAlign w:val="bottom"/>
          </w:tcPr>
          <w:p w14:paraId="1F9B9302" w14:textId="0B7AD75A" w:rsidR="00A53F9F" w:rsidRPr="00295655" w:rsidRDefault="00212586" w:rsidP="00A53F9F">
            <w:pPr>
              <w:keepNext/>
              <w:jc w:val="center"/>
              <w:rPr>
                <w:rFonts w:ascii="Calibri" w:hAnsi="Calibri"/>
                <w:sz w:val="18"/>
                <w:szCs w:val="18"/>
              </w:rPr>
            </w:pPr>
            <w:r>
              <w:rPr>
                <w:rFonts w:ascii="Calibri" w:hAnsi="Calibri"/>
                <w:sz w:val="18"/>
                <w:szCs w:val="18"/>
              </w:rPr>
              <w:t>SC</w:t>
            </w:r>
            <w:r w:rsidR="00A53F9F" w:rsidRPr="00295655">
              <w:rPr>
                <w:rFonts w:ascii="Calibri" w:hAnsi="Calibri"/>
                <w:sz w:val="18"/>
                <w:szCs w:val="18"/>
              </w:rPr>
              <w:t xml:space="preserve"> System Type</w:t>
            </w:r>
          </w:p>
        </w:tc>
        <w:tc>
          <w:tcPr>
            <w:tcW w:w="1217" w:type="dxa"/>
            <w:vAlign w:val="bottom"/>
          </w:tcPr>
          <w:p w14:paraId="1F9B9303"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Heating System Type</w:t>
            </w:r>
          </w:p>
        </w:tc>
        <w:tc>
          <w:tcPr>
            <w:tcW w:w="1216" w:type="dxa"/>
            <w:vAlign w:val="bottom"/>
          </w:tcPr>
          <w:p w14:paraId="1F9B9304"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Cooling System Type</w:t>
            </w:r>
          </w:p>
        </w:tc>
        <w:tc>
          <w:tcPr>
            <w:tcW w:w="1217" w:type="dxa"/>
            <w:vAlign w:val="bottom"/>
          </w:tcPr>
          <w:p w14:paraId="1F9B9305" w14:textId="02A44F12" w:rsidR="00A53F9F" w:rsidRPr="00295655" w:rsidRDefault="00212586" w:rsidP="00A53F9F">
            <w:pPr>
              <w:keepNext/>
              <w:jc w:val="center"/>
              <w:rPr>
                <w:rFonts w:ascii="Calibri" w:hAnsi="Calibri"/>
                <w:sz w:val="18"/>
                <w:szCs w:val="18"/>
              </w:rPr>
            </w:pPr>
            <w:r>
              <w:rPr>
                <w:rFonts w:ascii="Calibri" w:hAnsi="Calibri"/>
                <w:sz w:val="18"/>
                <w:szCs w:val="18"/>
              </w:rPr>
              <w:t>SC</w:t>
            </w:r>
            <w:r w:rsidR="00A53F9F" w:rsidRPr="00295655">
              <w:rPr>
                <w:rFonts w:ascii="Calibri" w:hAnsi="Calibri"/>
                <w:sz w:val="18"/>
                <w:szCs w:val="18"/>
              </w:rPr>
              <w:t xml:space="preserve"> Fan Type</w:t>
            </w:r>
          </w:p>
        </w:tc>
        <w:tc>
          <w:tcPr>
            <w:tcW w:w="1216" w:type="dxa"/>
            <w:vAlign w:val="bottom"/>
          </w:tcPr>
          <w:p w14:paraId="1F9B9306"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Distribution System Type</w:t>
            </w:r>
          </w:p>
        </w:tc>
        <w:tc>
          <w:tcPr>
            <w:tcW w:w="1217" w:type="dxa"/>
            <w:vAlign w:val="bottom"/>
          </w:tcPr>
          <w:p w14:paraId="1F9B9307" w14:textId="77777777" w:rsidR="00A53F9F" w:rsidRDefault="00A53F9F" w:rsidP="00A53F9F">
            <w:pPr>
              <w:keepNext/>
              <w:jc w:val="center"/>
              <w:rPr>
                <w:rFonts w:ascii="Calibri" w:hAnsi="Calibri"/>
                <w:sz w:val="18"/>
                <w:szCs w:val="18"/>
              </w:rPr>
            </w:pPr>
            <w:r>
              <w:rPr>
                <w:rFonts w:ascii="Calibri" w:hAnsi="Calibri"/>
                <w:sz w:val="18"/>
                <w:szCs w:val="18"/>
              </w:rPr>
              <w:t>Required</w:t>
            </w:r>
          </w:p>
          <w:p w14:paraId="1F9B9308" w14:textId="77777777" w:rsidR="00A53F9F" w:rsidRPr="00295655" w:rsidRDefault="00A53F9F" w:rsidP="00A53F9F">
            <w:pPr>
              <w:keepNext/>
              <w:jc w:val="center"/>
              <w:rPr>
                <w:rFonts w:ascii="Calibri" w:hAnsi="Calibri"/>
                <w:sz w:val="18"/>
                <w:szCs w:val="18"/>
              </w:rPr>
            </w:pPr>
            <w:r>
              <w:rPr>
                <w:rFonts w:ascii="Calibri" w:hAnsi="Calibri"/>
                <w:sz w:val="18"/>
                <w:szCs w:val="18"/>
              </w:rPr>
              <w:t>Thermostat Type</w:t>
            </w:r>
          </w:p>
        </w:tc>
        <w:tc>
          <w:tcPr>
            <w:tcW w:w="1216" w:type="dxa"/>
            <w:vAlign w:val="bottom"/>
          </w:tcPr>
          <w:p w14:paraId="1F9B9309" w14:textId="77777777" w:rsidR="00A53F9F" w:rsidRDefault="00A53F9F" w:rsidP="00A53F9F">
            <w:pPr>
              <w:keepNext/>
              <w:jc w:val="center"/>
              <w:rPr>
                <w:rFonts w:ascii="Calibri" w:hAnsi="Calibri"/>
                <w:sz w:val="18"/>
                <w:szCs w:val="18"/>
              </w:rPr>
            </w:pPr>
            <w:r>
              <w:rPr>
                <w:rFonts w:ascii="Calibri" w:hAnsi="Calibri"/>
                <w:sz w:val="18"/>
                <w:szCs w:val="18"/>
              </w:rPr>
              <w:t>Low Leakage Air-Handling Unit (LLAHU)</w:t>
            </w:r>
          </w:p>
          <w:p w14:paraId="1F9B930A" w14:textId="77777777" w:rsidR="00A53F9F" w:rsidRPr="00295655" w:rsidRDefault="00A53F9F" w:rsidP="00A53F9F">
            <w:pPr>
              <w:keepNext/>
              <w:jc w:val="center"/>
              <w:rPr>
                <w:rFonts w:ascii="Calibri" w:hAnsi="Calibri"/>
                <w:sz w:val="18"/>
                <w:szCs w:val="18"/>
              </w:rPr>
            </w:pPr>
            <w:r>
              <w:rPr>
                <w:rFonts w:ascii="Calibri" w:hAnsi="Calibri"/>
                <w:sz w:val="18"/>
                <w:szCs w:val="18"/>
              </w:rPr>
              <w:t>Status</w:t>
            </w:r>
          </w:p>
        </w:tc>
        <w:tc>
          <w:tcPr>
            <w:tcW w:w="1217" w:type="dxa"/>
            <w:vAlign w:val="bottom"/>
          </w:tcPr>
          <w:p w14:paraId="1F9B930B"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Bypass Duct Status</w:t>
            </w:r>
          </w:p>
        </w:tc>
        <w:tc>
          <w:tcPr>
            <w:tcW w:w="1216" w:type="dxa"/>
            <w:vAlign w:val="bottom"/>
          </w:tcPr>
          <w:p w14:paraId="1F9B930C"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Cooling Zoning Type</w:t>
            </w:r>
          </w:p>
        </w:tc>
        <w:tc>
          <w:tcPr>
            <w:tcW w:w="1217" w:type="dxa"/>
            <w:vAlign w:val="bottom"/>
          </w:tcPr>
          <w:p w14:paraId="1F9B930D"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Cooling System Compressor Speed Type</w:t>
            </w:r>
          </w:p>
        </w:tc>
      </w:tr>
      <w:tr w:rsidR="00A53F9F" w:rsidRPr="00295655" w14:paraId="1F9B9328" w14:textId="77777777" w:rsidTr="008B39EA">
        <w:trPr>
          <w:cantSplit/>
          <w:trHeight w:val="359"/>
        </w:trPr>
        <w:tc>
          <w:tcPr>
            <w:tcW w:w="1216" w:type="dxa"/>
          </w:tcPr>
          <w:p w14:paraId="1F9B931C" w14:textId="77777777" w:rsidR="00A53F9F" w:rsidRPr="00BF40A1" w:rsidRDefault="00A53F9F" w:rsidP="00A53F9F">
            <w:pPr>
              <w:keepNext/>
              <w:rPr>
                <w:rFonts w:ascii="Calibri" w:hAnsi="Calibri"/>
                <w:sz w:val="16"/>
              </w:rPr>
            </w:pPr>
          </w:p>
        </w:tc>
        <w:tc>
          <w:tcPr>
            <w:tcW w:w="1217" w:type="dxa"/>
          </w:tcPr>
          <w:p w14:paraId="1F9B931D" w14:textId="77777777" w:rsidR="00A53F9F" w:rsidRPr="00BF40A1" w:rsidRDefault="00A53F9F" w:rsidP="00A53F9F">
            <w:pPr>
              <w:keepNext/>
              <w:rPr>
                <w:rFonts w:ascii="Calibri" w:hAnsi="Calibri"/>
                <w:sz w:val="16"/>
              </w:rPr>
            </w:pPr>
          </w:p>
        </w:tc>
        <w:tc>
          <w:tcPr>
            <w:tcW w:w="1216" w:type="dxa"/>
          </w:tcPr>
          <w:p w14:paraId="1F9B931E" w14:textId="77777777" w:rsidR="00A53F9F" w:rsidRPr="00BF40A1" w:rsidRDefault="00A53F9F" w:rsidP="00A53F9F">
            <w:pPr>
              <w:keepNext/>
              <w:rPr>
                <w:rFonts w:ascii="Calibri" w:hAnsi="Calibri"/>
                <w:sz w:val="16"/>
              </w:rPr>
            </w:pPr>
          </w:p>
        </w:tc>
        <w:tc>
          <w:tcPr>
            <w:tcW w:w="1217" w:type="dxa"/>
          </w:tcPr>
          <w:p w14:paraId="1F9B931F" w14:textId="77777777" w:rsidR="00A53F9F" w:rsidRPr="00BF40A1" w:rsidRDefault="00A53F9F" w:rsidP="00A53F9F">
            <w:pPr>
              <w:keepNext/>
              <w:rPr>
                <w:rFonts w:ascii="Calibri" w:hAnsi="Calibri"/>
                <w:sz w:val="16"/>
              </w:rPr>
            </w:pPr>
          </w:p>
        </w:tc>
        <w:tc>
          <w:tcPr>
            <w:tcW w:w="1216" w:type="dxa"/>
          </w:tcPr>
          <w:p w14:paraId="1F9B9320" w14:textId="77777777" w:rsidR="00A53F9F" w:rsidRPr="00BF40A1" w:rsidRDefault="00A53F9F" w:rsidP="00A53F9F">
            <w:pPr>
              <w:keepNext/>
              <w:rPr>
                <w:rFonts w:ascii="Calibri" w:hAnsi="Calibri"/>
                <w:sz w:val="16"/>
              </w:rPr>
            </w:pPr>
          </w:p>
        </w:tc>
        <w:tc>
          <w:tcPr>
            <w:tcW w:w="1217" w:type="dxa"/>
          </w:tcPr>
          <w:p w14:paraId="1F9B9321" w14:textId="77777777" w:rsidR="00A53F9F" w:rsidRPr="00BF40A1" w:rsidRDefault="00A53F9F" w:rsidP="00A53F9F">
            <w:pPr>
              <w:keepNext/>
              <w:rPr>
                <w:rFonts w:ascii="Calibri" w:hAnsi="Calibri"/>
                <w:sz w:val="16"/>
              </w:rPr>
            </w:pPr>
          </w:p>
        </w:tc>
        <w:tc>
          <w:tcPr>
            <w:tcW w:w="1216" w:type="dxa"/>
          </w:tcPr>
          <w:p w14:paraId="1F9B9322" w14:textId="77777777" w:rsidR="00A53F9F" w:rsidRPr="00BF40A1" w:rsidRDefault="00A53F9F" w:rsidP="00A53F9F">
            <w:pPr>
              <w:keepNext/>
              <w:rPr>
                <w:rFonts w:ascii="Calibri" w:hAnsi="Calibri"/>
                <w:sz w:val="16"/>
              </w:rPr>
            </w:pPr>
          </w:p>
        </w:tc>
        <w:tc>
          <w:tcPr>
            <w:tcW w:w="1217" w:type="dxa"/>
          </w:tcPr>
          <w:p w14:paraId="1F9B9323" w14:textId="77777777" w:rsidR="00A53F9F" w:rsidRPr="00BF40A1" w:rsidRDefault="00A53F9F" w:rsidP="00A53F9F">
            <w:pPr>
              <w:keepNext/>
              <w:rPr>
                <w:rFonts w:ascii="Calibri" w:hAnsi="Calibri"/>
                <w:sz w:val="16"/>
              </w:rPr>
            </w:pPr>
          </w:p>
        </w:tc>
        <w:tc>
          <w:tcPr>
            <w:tcW w:w="1216" w:type="dxa"/>
          </w:tcPr>
          <w:p w14:paraId="1F9B9324" w14:textId="77777777" w:rsidR="00A53F9F" w:rsidRPr="00BF40A1" w:rsidRDefault="00A53F9F" w:rsidP="00A53F9F">
            <w:pPr>
              <w:keepNext/>
              <w:rPr>
                <w:rFonts w:ascii="Calibri" w:hAnsi="Calibri"/>
                <w:sz w:val="16"/>
              </w:rPr>
            </w:pPr>
          </w:p>
        </w:tc>
        <w:tc>
          <w:tcPr>
            <w:tcW w:w="1217" w:type="dxa"/>
          </w:tcPr>
          <w:p w14:paraId="1F9B9325" w14:textId="77777777" w:rsidR="00A53F9F" w:rsidRPr="00BF40A1" w:rsidRDefault="00A53F9F" w:rsidP="00A53F9F">
            <w:pPr>
              <w:keepNext/>
              <w:rPr>
                <w:rFonts w:ascii="Calibri" w:hAnsi="Calibri"/>
                <w:sz w:val="16"/>
              </w:rPr>
            </w:pPr>
          </w:p>
        </w:tc>
        <w:tc>
          <w:tcPr>
            <w:tcW w:w="1216" w:type="dxa"/>
          </w:tcPr>
          <w:p w14:paraId="1F9B9326" w14:textId="77777777" w:rsidR="00A53F9F" w:rsidRPr="00BF40A1" w:rsidRDefault="00A53F9F" w:rsidP="00A53F9F">
            <w:pPr>
              <w:keepNext/>
              <w:rPr>
                <w:rFonts w:ascii="Calibri" w:hAnsi="Calibri"/>
                <w:sz w:val="16"/>
              </w:rPr>
            </w:pPr>
          </w:p>
        </w:tc>
        <w:tc>
          <w:tcPr>
            <w:tcW w:w="1217" w:type="dxa"/>
          </w:tcPr>
          <w:p w14:paraId="1F9B9327" w14:textId="77777777" w:rsidR="00A53F9F" w:rsidRPr="00BF40A1" w:rsidRDefault="00A53F9F" w:rsidP="00A53F9F">
            <w:pPr>
              <w:keepNext/>
              <w:rPr>
                <w:rFonts w:ascii="Calibri" w:hAnsi="Calibri"/>
                <w:sz w:val="16"/>
              </w:rPr>
            </w:pPr>
          </w:p>
        </w:tc>
      </w:tr>
      <w:tr w:rsidR="00A53F9F" w:rsidRPr="00295655" w14:paraId="1F9B9335" w14:textId="77777777" w:rsidTr="008B39EA">
        <w:trPr>
          <w:cantSplit/>
          <w:trHeight w:val="288"/>
        </w:trPr>
        <w:tc>
          <w:tcPr>
            <w:tcW w:w="1216" w:type="dxa"/>
            <w:vAlign w:val="center"/>
          </w:tcPr>
          <w:p w14:paraId="1F9B9329" w14:textId="77777777" w:rsidR="00A53F9F" w:rsidRPr="00295655" w:rsidRDefault="00A53F9F" w:rsidP="00A53F9F">
            <w:pPr>
              <w:keepNext/>
              <w:rPr>
                <w:rFonts w:ascii="Calibri" w:hAnsi="Calibri"/>
                <w:sz w:val="18"/>
                <w:szCs w:val="18"/>
              </w:rPr>
            </w:pPr>
          </w:p>
        </w:tc>
        <w:tc>
          <w:tcPr>
            <w:tcW w:w="1217" w:type="dxa"/>
            <w:vAlign w:val="center"/>
          </w:tcPr>
          <w:p w14:paraId="1F9B932A" w14:textId="77777777" w:rsidR="00A53F9F" w:rsidRPr="00295655" w:rsidRDefault="00A53F9F" w:rsidP="00A53F9F">
            <w:pPr>
              <w:keepNext/>
              <w:rPr>
                <w:rFonts w:ascii="Calibri" w:hAnsi="Calibri"/>
                <w:sz w:val="18"/>
                <w:szCs w:val="18"/>
              </w:rPr>
            </w:pPr>
          </w:p>
        </w:tc>
        <w:tc>
          <w:tcPr>
            <w:tcW w:w="1216" w:type="dxa"/>
            <w:vAlign w:val="center"/>
          </w:tcPr>
          <w:p w14:paraId="1F9B932B" w14:textId="77777777" w:rsidR="00A53F9F" w:rsidRPr="00295655" w:rsidRDefault="00A53F9F" w:rsidP="00A53F9F">
            <w:pPr>
              <w:keepNext/>
              <w:rPr>
                <w:rFonts w:ascii="Calibri" w:hAnsi="Calibri"/>
                <w:sz w:val="18"/>
                <w:szCs w:val="18"/>
              </w:rPr>
            </w:pPr>
          </w:p>
        </w:tc>
        <w:tc>
          <w:tcPr>
            <w:tcW w:w="1217" w:type="dxa"/>
            <w:vAlign w:val="center"/>
          </w:tcPr>
          <w:p w14:paraId="1F9B932C" w14:textId="77777777" w:rsidR="00A53F9F" w:rsidRPr="00295655" w:rsidRDefault="00A53F9F" w:rsidP="00A53F9F">
            <w:pPr>
              <w:keepNext/>
              <w:rPr>
                <w:rFonts w:ascii="Calibri" w:hAnsi="Calibri"/>
                <w:sz w:val="18"/>
                <w:szCs w:val="18"/>
              </w:rPr>
            </w:pPr>
          </w:p>
        </w:tc>
        <w:tc>
          <w:tcPr>
            <w:tcW w:w="1216" w:type="dxa"/>
            <w:vAlign w:val="center"/>
          </w:tcPr>
          <w:p w14:paraId="1F9B932D" w14:textId="77777777" w:rsidR="00A53F9F" w:rsidRPr="00295655" w:rsidRDefault="00A53F9F" w:rsidP="00A53F9F">
            <w:pPr>
              <w:keepNext/>
              <w:rPr>
                <w:rFonts w:ascii="Calibri" w:hAnsi="Calibri"/>
                <w:sz w:val="18"/>
                <w:szCs w:val="18"/>
              </w:rPr>
            </w:pPr>
          </w:p>
        </w:tc>
        <w:tc>
          <w:tcPr>
            <w:tcW w:w="1217" w:type="dxa"/>
            <w:vAlign w:val="center"/>
          </w:tcPr>
          <w:p w14:paraId="1F9B932E" w14:textId="77777777" w:rsidR="00A53F9F" w:rsidRPr="00295655" w:rsidRDefault="00A53F9F" w:rsidP="00A53F9F">
            <w:pPr>
              <w:keepNext/>
              <w:rPr>
                <w:rFonts w:ascii="Calibri" w:hAnsi="Calibri"/>
                <w:sz w:val="18"/>
                <w:szCs w:val="18"/>
              </w:rPr>
            </w:pPr>
          </w:p>
        </w:tc>
        <w:tc>
          <w:tcPr>
            <w:tcW w:w="1216" w:type="dxa"/>
            <w:vAlign w:val="center"/>
          </w:tcPr>
          <w:p w14:paraId="1F9B932F" w14:textId="77777777" w:rsidR="00A53F9F" w:rsidRPr="00295655" w:rsidRDefault="00A53F9F" w:rsidP="00A53F9F">
            <w:pPr>
              <w:keepNext/>
              <w:rPr>
                <w:rFonts w:ascii="Calibri" w:hAnsi="Calibri"/>
                <w:sz w:val="18"/>
                <w:szCs w:val="18"/>
              </w:rPr>
            </w:pPr>
          </w:p>
        </w:tc>
        <w:tc>
          <w:tcPr>
            <w:tcW w:w="1217" w:type="dxa"/>
            <w:vAlign w:val="center"/>
          </w:tcPr>
          <w:p w14:paraId="1F9B9330" w14:textId="77777777" w:rsidR="00A53F9F" w:rsidRPr="00295655" w:rsidRDefault="00A53F9F" w:rsidP="00A53F9F">
            <w:pPr>
              <w:keepNext/>
              <w:rPr>
                <w:rFonts w:ascii="Calibri" w:hAnsi="Calibri"/>
                <w:sz w:val="18"/>
                <w:szCs w:val="18"/>
              </w:rPr>
            </w:pPr>
          </w:p>
        </w:tc>
        <w:tc>
          <w:tcPr>
            <w:tcW w:w="1216" w:type="dxa"/>
            <w:vAlign w:val="center"/>
          </w:tcPr>
          <w:p w14:paraId="1F9B9331" w14:textId="77777777" w:rsidR="00A53F9F" w:rsidRPr="00295655" w:rsidRDefault="00A53F9F" w:rsidP="00A53F9F">
            <w:pPr>
              <w:keepNext/>
              <w:rPr>
                <w:rFonts w:ascii="Calibri" w:hAnsi="Calibri"/>
                <w:sz w:val="18"/>
                <w:szCs w:val="18"/>
              </w:rPr>
            </w:pPr>
          </w:p>
        </w:tc>
        <w:tc>
          <w:tcPr>
            <w:tcW w:w="1217" w:type="dxa"/>
            <w:vAlign w:val="center"/>
          </w:tcPr>
          <w:p w14:paraId="1F9B9332" w14:textId="77777777" w:rsidR="00A53F9F" w:rsidRPr="00295655" w:rsidRDefault="00A53F9F" w:rsidP="00A53F9F">
            <w:pPr>
              <w:keepNext/>
              <w:rPr>
                <w:rFonts w:ascii="Calibri" w:hAnsi="Calibri"/>
                <w:sz w:val="18"/>
                <w:szCs w:val="18"/>
              </w:rPr>
            </w:pPr>
          </w:p>
        </w:tc>
        <w:tc>
          <w:tcPr>
            <w:tcW w:w="1216" w:type="dxa"/>
            <w:vAlign w:val="center"/>
          </w:tcPr>
          <w:p w14:paraId="1F9B9333" w14:textId="77777777" w:rsidR="00A53F9F" w:rsidRPr="00295655" w:rsidRDefault="00A53F9F" w:rsidP="00A53F9F">
            <w:pPr>
              <w:keepNext/>
              <w:rPr>
                <w:rFonts w:ascii="Calibri" w:hAnsi="Calibri"/>
                <w:sz w:val="18"/>
                <w:szCs w:val="18"/>
              </w:rPr>
            </w:pPr>
          </w:p>
        </w:tc>
        <w:tc>
          <w:tcPr>
            <w:tcW w:w="1217" w:type="dxa"/>
            <w:vAlign w:val="center"/>
          </w:tcPr>
          <w:p w14:paraId="1F9B9334" w14:textId="77777777" w:rsidR="00A53F9F" w:rsidRPr="00295655" w:rsidRDefault="00A53F9F" w:rsidP="00A53F9F">
            <w:pPr>
              <w:keepNext/>
              <w:rPr>
                <w:rFonts w:ascii="Calibri" w:hAnsi="Calibri"/>
                <w:sz w:val="18"/>
                <w:szCs w:val="18"/>
              </w:rPr>
            </w:pPr>
          </w:p>
        </w:tc>
      </w:tr>
      <w:tr w:rsidR="00A53F9F" w:rsidRPr="00295655" w14:paraId="1F9B9337" w14:textId="77777777" w:rsidTr="008B39EA">
        <w:trPr>
          <w:cantSplit/>
        </w:trPr>
        <w:tc>
          <w:tcPr>
            <w:tcW w:w="14598" w:type="dxa"/>
            <w:gridSpan w:val="12"/>
          </w:tcPr>
          <w:p w14:paraId="1F9B9336" w14:textId="77777777" w:rsidR="00A53F9F" w:rsidRPr="00295655" w:rsidRDefault="00A53F9F" w:rsidP="00A53F9F">
            <w:pPr>
              <w:keepNext/>
              <w:rPr>
                <w:rFonts w:ascii="Calibri" w:hAnsi="Calibri"/>
                <w:sz w:val="18"/>
                <w:szCs w:val="18"/>
              </w:rPr>
            </w:pPr>
            <w:r w:rsidRPr="00295655">
              <w:rPr>
                <w:rFonts w:ascii="Calibri" w:hAnsi="Calibri"/>
                <w:sz w:val="18"/>
                <w:szCs w:val="18"/>
              </w:rPr>
              <w:t>Notes:</w:t>
            </w:r>
          </w:p>
        </w:tc>
      </w:tr>
    </w:tbl>
    <w:p w14:paraId="1F9B9338" w14:textId="77777777" w:rsidR="00A53F9F" w:rsidRPr="00295655" w:rsidRDefault="00A53F9F" w:rsidP="00A53F9F">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61"/>
        <w:gridCol w:w="1461"/>
        <w:gridCol w:w="1461"/>
        <w:gridCol w:w="1461"/>
        <w:gridCol w:w="1462"/>
        <w:gridCol w:w="1462"/>
        <w:gridCol w:w="1462"/>
        <w:gridCol w:w="1462"/>
        <w:gridCol w:w="1462"/>
        <w:gridCol w:w="1462"/>
      </w:tblGrid>
      <w:tr w:rsidR="00A53F9F" w:rsidRPr="00295655" w14:paraId="1F9B933E" w14:textId="77777777" w:rsidTr="00BF40A1">
        <w:trPr>
          <w:cantSplit/>
        </w:trPr>
        <w:tc>
          <w:tcPr>
            <w:tcW w:w="16221" w:type="dxa"/>
            <w:gridSpan w:val="10"/>
            <w:shd w:val="clear" w:color="auto" w:fill="auto"/>
          </w:tcPr>
          <w:p w14:paraId="1F9B933C" w14:textId="50D86308" w:rsidR="00A53F9F" w:rsidRPr="007F0777" w:rsidRDefault="00A53F9F" w:rsidP="00A53F9F">
            <w:pPr>
              <w:keepNext/>
              <w:rPr>
                <w:rFonts w:ascii="Calibri" w:hAnsi="Calibri"/>
                <w:b/>
                <w:szCs w:val="18"/>
              </w:rPr>
            </w:pPr>
            <w:r w:rsidRPr="007F0777">
              <w:rPr>
                <w:rFonts w:ascii="Calibri" w:hAnsi="Calibri"/>
                <w:b/>
                <w:szCs w:val="18"/>
              </w:rPr>
              <w:lastRenderedPageBreak/>
              <w:t>C. Design Space Conditioning (SC) System Compliance Requirements from CF1R</w:t>
            </w:r>
          </w:p>
          <w:p w14:paraId="1F9B933D" w14:textId="77777777" w:rsidR="00A53F9F" w:rsidRPr="00A53F9F" w:rsidRDefault="00A53F9F" w:rsidP="00A53F9F">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tc>
      </w:tr>
      <w:tr w:rsidR="00A53F9F" w:rsidRPr="00295655" w14:paraId="1F9B9349" w14:textId="77777777" w:rsidTr="00BF40A1">
        <w:trPr>
          <w:cantSplit/>
          <w:trHeight w:val="215"/>
        </w:trPr>
        <w:tc>
          <w:tcPr>
            <w:tcW w:w="1623" w:type="dxa"/>
            <w:vAlign w:val="center"/>
          </w:tcPr>
          <w:p w14:paraId="1F9B933F" w14:textId="77777777" w:rsidR="00A53F9F" w:rsidRPr="00295655" w:rsidRDefault="00A53F9F" w:rsidP="00A53F9F">
            <w:pPr>
              <w:keepNext/>
              <w:jc w:val="center"/>
              <w:rPr>
                <w:rFonts w:ascii="Calibri" w:hAnsi="Calibri"/>
                <w:sz w:val="18"/>
                <w:szCs w:val="18"/>
              </w:rPr>
            </w:pPr>
            <w:r>
              <w:rPr>
                <w:rFonts w:ascii="Calibri" w:hAnsi="Calibri"/>
                <w:sz w:val="18"/>
                <w:szCs w:val="18"/>
              </w:rPr>
              <w:t>01</w:t>
            </w:r>
          </w:p>
        </w:tc>
        <w:tc>
          <w:tcPr>
            <w:tcW w:w="1622" w:type="dxa"/>
            <w:vAlign w:val="center"/>
          </w:tcPr>
          <w:p w14:paraId="1F9B9340"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02</w:t>
            </w:r>
          </w:p>
        </w:tc>
        <w:tc>
          <w:tcPr>
            <w:tcW w:w="1622" w:type="dxa"/>
            <w:vAlign w:val="center"/>
          </w:tcPr>
          <w:p w14:paraId="1F9B9341"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03</w:t>
            </w:r>
          </w:p>
        </w:tc>
        <w:tc>
          <w:tcPr>
            <w:tcW w:w="1622" w:type="dxa"/>
            <w:vAlign w:val="center"/>
          </w:tcPr>
          <w:p w14:paraId="1F9B9342"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04</w:t>
            </w:r>
          </w:p>
        </w:tc>
        <w:tc>
          <w:tcPr>
            <w:tcW w:w="1622" w:type="dxa"/>
            <w:vAlign w:val="center"/>
          </w:tcPr>
          <w:p w14:paraId="1F9B9343"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05</w:t>
            </w:r>
          </w:p>
        </w:tc>
        <w:tc>
          <w:tcPr>
            <w:tcW w:w="1622" w:type="dxa"/>
            <w:vAlign w:val="center"/>
          </w:tcPr>
          <w:p w14:paraId="1F9B9344"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06</w:t>
            </w:r>
          </w:p>
        </w:tc>
        <w:tc>
          <w:tcPr>
            <w:tcW w:w="1622" w:type="dxa"/>
            <w:vAlign w:val="center"/>
          </w:tcPr>
          <w:p w14:paraId="1F9B9345"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07</w:t>
            </w:r>
          </w:p>
        </w:tc>
        <w:tc>
          <w:tcPr>
            <w:tcW w:w="1622" w:type="dxa"/>
            <w:vAlign w:val="center"/>
          </w:tcPr>
          <w:p w14:paraId="1F9B9346"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08</w:t>
            </w:r>
          </w:p>
        </w:tc>
        <w:tc>
          <w:tcPr>
            <w:tcW w:w="1622" w:type="dxa"/>
            <w:vAlign w:val="center"/>
          </w:tcPr>
          <w:p w14:paraId="1F9B9347"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09</w:t>
            </w:r>
          </w:p>
        </w:tc>
        <w:tc>
          <w:tcPr>
            <w:tcW w:w="1622" w:type="dxa"/>
          </w:tcPr>
          <w:p w14:paraId="1F9B9348" w14:textId="77777777" w:rsidR="00A53F9F" w:rsidRPr="00295655" w:rsidRDefault="00A53F9F" w:rsidP="00A53F9F">
            <w:pPr>
              <w:keepNext/>
              <w:jc w:val="center"/>
              <w:rPr>
                <w:rFonts w:ascii="Calibri" w:hAnsi="Calibri"/>
                <w:sz w:val="18"/>
                <w:szCs w:val="18"/>
              </w:rPr>
            </w:pPr>
            <w:r>
              <w:rPr>
                <w:rFonts w:ascii="Calibri" w:hAnsi="Calibri"/>
                <w:sz w:val="18"/>
                <w:szCs w:val="18"/>
              </w:rPr>
              <w:t>10</w:t>
            </w:r>
          </w:p>
        </w:tc>
      </w:tr>
      <w:tr w:rsidR="00A53F9F" w:rsidRPr="00295655" w14:paraId="1F9B935F" w14:textId="77777777" w:rsidTr="00BF40A1">
        <w:trPr>
          <w:cantSplit/>
          <w:trHeight w:val="576"/>
        </w:trPr>
        <w:tc>
          <w:tcPr>
            <w:tcW w:w="1623" w:type="dxa"/>
            <w:vAlign w:val="bottom"/>
          </w:tcPr>
          <w:p w14:paraId="1F9B934A" w14:textId="747A21EE" w:rsidR="00A53F9F" w:rsidRPr="00295655" w:rsidRDefault="00212586" w:rsidP="00A53F9F">
            <w:pPr>
              <w:keepNext/>
              <w:jc w:val="center"/>
              <w:rPr>
                <w:rFonts w:ascii="Calibri" w:hAnsi="Calibri"/>
                <w:sz w:val="18"/>
                <w:szCs w:val="18"/>
              </w:rPr>
            </w:pPr>
            <w:r>
              <w:rPr>
                <w:rFonts w:ascii="Calibri" w:hAnsi="Calibri"/>
                <w:sz w:val="18"/>
                <w:szCs w:val="18"/>
              </w:rPr>
              <w:t xml:space="preserve">SC </w:t>
            </w:r>
            <w:r w:rsidR="00A53F9F" w:rsidRPr="00295655">
              <w:rPr>
                <w:rFonts w:ascii="Calibri" w:hAnsi="Calibri"/>
                <w:sz w:val="18"/>
                <w:szCs w:val="18"/>
              </w:rPr>
              <w:t>System Identification or Name</w:t>
            </w:r>
          </w:p>
        </w:tc>
        <w:tc>
          <w:tcPr>
            <w:tcW w:w="1622" w:type="dxa"/>
            <w:vAlign w:val="bottom"/>
          </w:tcPr>
          <w:p w14:paraId="1F9B934B"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Heating</w:t>
            </w:r>
          </w:p>
          <w:p w14:paraId="1F9B934C"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Efficiency</w:t>
            </w:r>
          </w:p>
          <w:p w14:paraId="1F9B934D"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Type</w:t>
            </w:r>
          </w:p>
        </w:tc>
        <w:tc>
          <w:tcPr>
            <w:tcW w:w="1622" w:type="dxa"/>
            <w:vAlign w:val="bottom"/>
          </w:tcPr>
          <w:p w14:paraId="1F9B934E"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Minimum</w:t>
            </w:r>
          </w:p>
          <w:p w14:paraId="1F9B934F"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Heating</w:t>
            </w:r>
          </w:p>
          <w:p w14:paraId="1F9B9350"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Efficiency</w:t>
            </w:r>
          </w:p>
          <w:p w14:paraId="1F9B9351"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Value</w:t>
            </w:r>
          </w:p>
        </w:tc>
        <w:tc>
          <w:tcPr>
            <w:tcW w:w="1622" w:type="dxa"/>
            <w:vAlign w:val="bottom"/>
          </w:tcPr>
          <w:p w14:paraId="1F9B9352"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 xml:space="preserve">Heat Pump Heating Capacity </w:t>
            </w:r>
          </w:p>
          <w:p w14:paraId="1F9B9353" w14:textId="5DB057B9" w:rsidR="00A53F9F" w:rsidRPr="00295655" w:rsidRDefault="00A53F9F" w:rsidP="00A53F9F">
            <w:pPr>
              <w:keepNext/>
              <w:jc w:val="center"/>
              <w:rPr>
                <w:rFonts w:ascii="Calibri" w:hAnsi="Calibri"/>
                <w:sz w:val="18"/>
                <w:szCs w:val="18"/>
              </w:rPr>
            </w:pPr>
            <w:r w:rsidRPr="00295655">
              <w:rPr>
                <w:rFonts w:ascii="Calibri" w:hAnsi="Calibri"/>
                <w:sz w:val="18"/>
                <w:szCs w:val="18"/>
              </w:rPr>
              <w:t>@ 47</w:t>
            </w:r>
            <w:r w:rsidR="00B257BE">
              <w:rPr>
                <w:rFonts w:ascii="Calibri" w:hAnsi="Calibri"/>
                <w:sz w:val="18"/>
                <w:szCs w:val="18"/>
              </w:rPr>
              <w:t>°</w:t>
            </w:r>
            <w:r w:rsidRPr="00295655">
              <w:rPr>
                <w:rFonts w:ascii="Calibri" w:hAnsi="Calibri"/>
                <w:sz w:val="18"/>
                <w:szCs w:val="18"/>
              </w:rPr>
              <w:t>F</w:t>
            </w:r>
          </w:p>
        </w:tc>
        <w:tc>
          <w:tcPr>
            <w:tcW w:w="1622" w:type="dxa"/>
            <w:vAlign w:val="bottom"/>
          </w:tcPr>
          <w:p w14:paraId="1F9B9354"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 xml:space="preserve">Heat Pump Heating Capacity </w:t>
            </w:r>
          </w:p>
          <w:p w14:paraId="1F9B9355" w14:textId="51223829" w:rsidR="00A53F9F" w:rsidRPr="00295655" w:rsidRDefault="00A53F9F" w:rsidP="00A53F9F">
            <w:pPr>
              <w:keepNext/>
              <w:jc w:val="center"/>
              <w:rPr>
                <w:rFonts w:ascii="Calibri" w:hAnsi="Calibri"/>
                <w:sz w:val="18"/>
                <w:szCs w:val="18"/>
              </w:rPr>
            </w:pPr>
            <w:r w:rsidRPr="00295655">
              <w:rPr>
                <w:rFonts w:ascii="Calibri" w:hAnsi="Calibri"/>
                <w:sz w:val="18"/>
                <w:szCs w:val="18"/>
              </w:rPr>
              <w:t>@ 17</w:t>
            </w:r>
            <w:r w:rsidR="00B257BE">
              <w:rPr>
                <w:rFonts w:ascii="Calibri" w:hAnsi="Calibri"/>
                <w:sz w:val="18"/>
                <w:szCs w:val="18"/>
              </w:rPr>
              <w:t>°</w:t>
            </w:r>
            <w:r w:rsidRPr="00295655">
              <w:rPr>
                <w:rFonts w:ascii="Calibri" w:hAnsi="Calibri"/>
                <w:sz w:val="18"/>
                <w:szCs w:val="18"/>
              </w:rPr>
              <w:t>F</w:t>
            </w:r>
          </w:p>
        </w:tc>
        <w:tc>
          <w:tcPr>
            <w:tcW w:w="1622" w:type="dxa"/>
            <w:vAlign w:val="bottom"/>
          </w:tcPr>
          <w:p w14:paraId="1F9B9356"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Minimum</w:t>
            </w:r>
          </w:p>
          <w:p w14:paraId="1F9B9357"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Cooling Efficiency</w:t>
            </w:r>
          </w:p>
          <w:p w14:paraId="1F9B9358"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SEER</w:t>
            </w:r>
          </w:p>
        </w:tc>
        <w:tc>
          <w:tcPr>
            <w:tcW w:w="1622" w:type="dxa"/>
            <w:vAlign w:val="bottom"/>
          </w:tcPr>
          <w:p w14:paraId="1F9B9359"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Minimum</w:t>
            </w:r>
          </w:p>
          <w:p w14:paraId="1F9B935A"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Cooling Efficiency</w:t>
            </w:r>
          </w:p>
          <w:p w14:paraId="1F9B935B"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EER</w:t>
            </w:r>
          </w:p>
        </w:tc>
        <w:tc>
          <w:tcPr>
            <w:tcW w:w="1622" w:type="dxa"/>
            <w:vAlign w:val="bottom"/>
          </w:tcPr>
          <w:p w14:paraId="1F9B935C" w14:textId="3C46B009" w:rsidR="00A53F9F" w:rsidRPr="00295655" w:rsidRDefault="00A53F9F" w:rsidP="00A53F9F">
            <w:pPr>
              <w:keepNext/>
              <w:jc w:val="center"/>
              <w:rPr>
                <w:rFonts w:ascii="Calibri" w:hAnsi="Calibri"/>
                <w:sz w:val="18"/>
                <w:szCs w:val="18"/>
              </w:rPr>
            </w:pPr>
            <w:r w:rsidRPr="00295655">
              <w:rPr>
                <w:rFonts w:ascii="Calibri" w:hAnsi="Calibri"/>
                <w:sz w:val="18"/>
                <w:szCs w:val="18"/>
              </w:rPr>
              <w:t>Minimum Cooling System Airflow</w:t>
            </w:r>
            <w:r>
              <w:rPr>
                <w:rFonts w:ascii="Calibri" w:hAnsi="Calibri"/>
                <w:sz w:val="18"/>
                <w:szCs w:val="18"/>
              </w:rPr>
              <w:t xml:space="preserve"> </w:t>
            </w:r>
            <w:r w:rsidRPr="00295655">
              <w:rPr>
                <w:rFonts w:ascii="Calibri" w:hAnsi="Calibri"/>
                <w:sz w:val="18"/>
                <w:szCs w:val="18"/>
              </w:rPr>
              <w:t>Rate (</w:t>
            </w:r>
            <w:r w:rsidR="002A0854">
              <w:rPr>
                <w:rFonts w:ascii="Calibri" w:hAnsi="Calibri"/>
                <w:sz w:val="18"/>
                <w:szCs w:val="18"/>
              </w:rPr>
              <w:t>CFM</w:t>
            </w:r>
            <w:r w:rsidRPr="00295655">
              <w:rPr>
                <w:rFonts w:ascii="Calibri" w:hAnsi="Calibri"/>
                <w:sz w:val="18"/>
                <w:szCs w:val="18"/>
              </w:rPr>
              <w:t>/ton)</w:t>
            </w:r>
          </w:p>
        </w:tc>
        <w:tc>
          <w:tcPr>
            <w:tcW w:w="1622" w:type="dxa"/>
            <w:vAlign w:val="bottom"/>
          </w:tcPr>
          <w:p w14:paraId="4B134BEF" w14:textId="2DC7668D" w:rsidR="002A0854" w:rsidRDefault="00A53F9F" w:rsidP="002A0854">
            <w:pPr>
              <w:keepNext/>
              <w:jc w:val="center"/>
              <w:rPr>
                <w:rFonts w:ascii="Calibri" w:hAnsi="Calibri"/>
                <w:sz w:val="18"/>
                <w:szCs w:val="18"/>
              </w:rPr>
            </w:pPr>
            <w:r w:rsidRPr="00295655">
              <w:rPr>
                <w:rFonts w:ascii="Calibri" w:hAnsi="Calibri"/>
                <w:sz w:val="18"/>
                <w:szCs w:val="18"/>
              </w:rPr>
              <w:t xml:space="preserve">Maximum </w:t>
            </w:r>
            <w:r w:rsidR="002A0854">
              <w:rPr>
                <w:rFonts w:ascii="Calibri" w:hAnsi="Calibri"/>
                <w:sz w:val="18"/>
                <w:szCs w:val="18"/>
              </w:rPr>
              <w:t xml:space="preserve">Fan </w:t>
            </w:r>
            <w:r w:rsidR="007C72A4">
              <w:rPr>
                <w:rFonts w:ascii="Calibri" w:hAnsi="Calibri"/>
                <w:sz w:val="18"/>
                <w:szCs w:val="18"/>
              </w:rPr>
              <w:t>Efficacy</w:t>
            </w:r>
          </w:p>
          <w:p w14:paraId="1F9B935D" w14:textId="0C7490BE" w:rsidR="00A53F9F" w:rsidRPr="00295655" w:rsidRDefault="002A0854" w:rsidP="002A0854">
            <w:pPr>
              <w:keepNext/>
              <w:jc w:val="center"/>
              <w:rPr>
                <w:rFonts w:ascii="Calibri" w:hAnsi="Calibri"/>
                <w:sz w:val="18"/>
                <w:szCs w:val="18"/>
              </w:rPr>
            </w:pPr>
            <w:r>
              <w:rPr>
                <w:rFonts w:ascii="Calibri" w:hAnsi="Calibri"/>
                <w:sz w:val="18"/>
                <w:szCs w:val="18"/>
              </w:rPr>
              <w:t>(</w:t>
            </w:r>
            <w:r w:rsidR="00A53F9F">
              <w:rPr>
                <w:rFonts w:ascii="Calibri" w:hAnsi="Calibri"/>
                <w:sz w:val="18"/>
                <w:szCs w:val="18"/>
              </w:rPr>
              <w:t>W/CFM</w:t>
            </w:r>
            <w:r>
              <w:rPr>
                <w:rFonts w:ascii="Calibri" w:hAnsi="Calibri"/>
                <w:sz w:val="18"/>
                <w:szCs w:val="18"/>
              </w:rPr>
              <w:t>)</w:t>
            </w:r>
            <w:r w:rsidR="00A53F9F" w:rsidRPr="00295655">
              <w:rPr>
                <w:rFonts w:ascii="Calibri" w:hAnsi="Calibri"/>
                <w:sz w:val="18"/>
                <w:szCs w:val="18"/>
              </w:rPr>
              <w:t xml:space="preserve"> </w:t>
            </w:r>
          </w:p>
        </w:tc>
        <w:tc>
          <w:tcPr>
            <w:tcW w:w="1622" w:type="dxa"/>
            <w:vAlign w:val="bottom"/>
          </w:tcPr>
          <w:p w14:paraId="1F9B935E" w14:textId="77777777" w:rsidR="00A53F9F" w:rsidRPr="00295655" w:rsidRDefault="00A53F9F" w:rsidP="00A53F9F">
            <w:pPr>
              <w:keepNext/>
              <w:jc w:val="center"/>
              <w:rPr>
                <w:rFonts w:ascii="Calibri" w:hAnsi="Calibri"/>
                <w:sz w:val="18"/>
                <w:szCs w:val="18"/>
              </w:rPr>
            </w:pPr>
            <w:r>
              <w:rPr>
                <w:rFonts w:ascii="Calibri" w:hAnsi="Calibri"/>
                <w:sz w:val="18"/>
                <w:szCs w:val="18"/>
              </w:rPr>
              <w:t>Minimum Duct R-Value</w:t>
            </w:r>
          </w:p>
        </w:tc>
      </w:tr>
      <w:tr w:rsidR="00A53F9F" w:rsidRPr="00295655" w14:paraId="1F9B9375" w14:textId="77777777" w:rsidTr="00BF40A1">
        <w:trPr>
          <w:cantSplit/>
          <w:trHeight w:val="288"/>
        </w:trPr>
        <w:tc>
          <w:tcPr>
            <w:tcW w:w="1623" w:type="dxa"/>
            <w:vAlign w:val="center"/>
          </w:tcPr>
          <w:p w14:paraId="1F9B936B" w14:textId="77777777" w:rsidR="00A53F9F" w:rsidRPr="00295655" w:rsidRDefault="00A53F9F" w:rsidP="00A53F9F">
            <w:pPr>
              <w:keepNext/>
              <w:jc w:val="center"/>
              <w:rPr>
                <w:rFonts w:ascii="Calibri" w:hAnsi="Calibri"/>
                <w:sz w:val="18"/>
                <w:szCs w:val="18"/>
              </w:rPr>
            </w:pPr>
          </w:p>
        </w:tc>
        <w:tc>
          <w:tcPr>
            <w:tcW w:w="1622" w:type="dxa"/>
            <w:vAlign w:val="center"/>
          </w:tcPr>
          <w:p w14:paraId="1F9B936C" w14:textId="77777777" w:rsidR="00A53F9F" w:rsidRPr="00295655" w:rsidRDefault="00A53F9F" w:rsidP="00A53F9F">
            <w:pPr>
              <w:keepNext/>
              <w:jc w:val="center"/>
              <w:rPr>
                <w:rFonts w:ascii="Calibri" w:hAnsi="Calibri"/>
                <w:sz w:val="18"/>
                <w:szCs w:val="18"/>
              </w:rPr>
            </w:pPr>
          </w:p>
        </w:tc>
        <w:tc>
          <w:tcPr>
            <w:tcW w:w="1622" w:type="dxa"/>
            <w:vAlign w:val="center"/>
          </w:tcPr>
          <w:p w14:paraId="1F9B936D" w14:textId="77777777" w:rsidR="00A53F9F" w:rsidRPr="00295655" w:rsidRDefault="00A53F9F" w:rsidP="00A53F9F">
            <w:pPr>
              <w:keepNext/>
              <w:jc w:val="center"/>
              <w:rPr>
                <w:rFonts w:ascii="Calibri" w:hAnsi="Calibri"/>
                <w:sz w:val="18"/>
                <w:szCs w:val="18"/>
              </w:rPr>
            </w:pPr>
          </w:p>
        </w:tc>
        <w:tc>
          <w:tcPr>
            <w:tcW w:w="1622" w:type="dxa"/>
            <w:vAlign w:val="center"/>
          </w:tcPr>
          <w:p w14:paraId="1F9B936E" w14:textId="77777777" w:rsidR="00A53F9F" w:rsidRPr="00295655" w:rsidRDefault="00A53F9F" w:rsidP="00A53F9F">
            <w:pPr>
              <w:keepNext/>
              <w:jc w:val="center"/>
              <w:rPr>
                <w:rFonts w:ascii="Calibri" w:hAnsi="Calibri"/>
                <w:sz w:val="18"/>
                <w:szCs w:val="18"/>
              </w:rPr>
            </w:pPr>
          </w:p>
        </w:tc>
        <w:tc>
          <w:tcPr>
            <w:tcW w:w="1622" w:type="dxa"/>
            <w:vAlign w:val="center"/>
          </w:tcPr>
          <w:p w14:paraId="1F9B936F" w14:textId="77777777" w:rsidR="00A53F9F" w:rsidRPr="00295655" w:rsidRDefault="00A53F9F" w:rsidP="00A53F9F">
            <w:pPr>
              <w:keepNext/>
              <w:jc w:val="center"/>
              <w:rPr>
                <w:rFonts w:ascii="Calibri" w:hAnsi="Calibri"/>
                <w:sz w:val="18"/>
                <w:szCs w:val="18"/>
              </w:rPr>
            </w:pPr>
          </w:p>
        </w:tc>
        <w:tc>
          <w:tcPr>
            <w:tcW w:w="1622" w:type="dxa"/>
            <w:vAlign w:val="center"/>
          </w:tcPr>
          <w:p w14:paraId="1F9B9370" w14:textId="77777777" w:rsidR="00A53F9F" w:rsidRPr="00295655" w:rsidRDefault="00A53F9F" w:rsidP="00A53F9F">
            <w:pPr>
              <w:keepNext/>
              <w:jc w:val="center"/>
              <w:rPr>
                <w:rFonts w:ascii="Calibri" w:hAnsi="Calibri"/>
                <w:sz w:val="18"/>
                <w:szCs w:val="18"/>
              </w:rPr>
            </w:pPr>
          </w:p>
        </w:tc>
        <w:tc>
          <w:tcPr>
            <w:tcW w:w="1622" w:type="dxa"/>
            <w:vAlign w:val="center"/>
          </w:tcPr>
          <w:p w14:paraId="1F9B9371" w14:textId="77777777" w:rsidR="00A53F9F" w:rsidRPr="00295655" w:rsidRDefault="00A53F9F" w:rsidP="00A53F9F">
            <w:pPr>
              <w:keepNext/>
              <w:jc w:val="center"/>
              <w:rPr>
                <w:rFonts w:ascii="Calibri" w:hAnsi="Calibri"/>
                <w:sz w:val="18"/>
                <w:szCs w:val="18"/>
              </w:rPr>
            </w:pPr>
          </w:p>
        </w:tc>
        <w:tc>
          <w:tcPr>
            <w:tcW w:w="1622" w:type="dxa"/>
            <w:vAlign w:val="center"/>
          </w:tcPr>
          <w:p w14:paraId="1F9B9372" w14:textId="77777777" w:rsidR="00A53F9F" w:rsidRPr="00295655" w:rsidRDefault="00A53F9F" w:rsidP="00A53F9F">
            <w:pPr>
              <w:keepNext/>
              <w:jc w:val="center"/>
              <w:rPr>
                <w:rFonts w:ascii="Calibri" w:hAnsi="Calibri"/>
                <w:sz w:val="18"/>
                <w:szCs w:val="18"/>
              </w:rPr>
            </w:pPr>
          </w:p>
        </w:tc>
        <w:tc>
          <w:tcPr>
            <w:tcW w:w="1622" w:type="dxa"/>
            <w:vAlign w:val="center"/>
          </w:tcPr>
          <w:p w14:paraId="1F9B9373" w14:textId="77777777" w:rsidR="00A53F9F" w:rsidRPr="00295655" w:rsidRDefault="00A53F9F" w:rsidP="00A53F9F">
            <w:pPr>
              <w:keepNext/>
              <w:jc w:val="center"/>
              <w:rPr>
                <w:rFonts w:ascii="Calibri" w:hAnsi="Calibri"/>
                <w:sz w:val="18"/>
                <w:szCs w:val="18"/>
              </w:rPr>
            </w:pPr>
          </w:p>
        </w:tc>
        <w:tc>
          <w:tcPr>
            <w:tcW w:w="1622" w:type="dxa"/>
          </w:tcPr>
          <w:p w14:paraId="1F9B9374" w14:textId="77777777" w:rsidR="00A53F9F" w:rsidRPr="00295655" w:rsidRDefault="00A53F9F" w:rsidP="00A53F9F">
            <w:pPr>
              <w:keepNext/>
              <w:jc w:val="center"/>
              <w:rPr>
                <w:rFonts w:ascii="Calibri" w:hAnsi="Calibri"/>
                <w:sz w:val="18"/>
                <w:szCs w:val="18"/>
              </w:rPr>
            </w:pPr>
          </w:p>
        </w:tc>
      </w:tr>
      <w:tr w:rsidR="00A53F9F" w:rsidRPr="00295655" w14:paraId="1F9B9380" w14:textId="77777777" w:rsidTr="00BF40A1">
        <w:trPr>
          <w:cantSplit/>
          <w:trHeight w:val="288"/>
        </w:trPr>
        <w:tc>
          <w:tcPr>
            <w:tcW w:w="1623" w:type="dxa"/>
            <w:vAlign w:val="center"/>
          </w:tcPr>
          <w:p w14:paraId="1F9B9376" w14:textId="77777777" w:rsidR="00A53F9F" w:rsidRPr="00295655" w:rsidRDefault="00A53F9F" w:rsidP="00A53F9F">
            <w:pPr>
              <w:keepNext/>
              <w:jc w:val="center"/>
              <w:rPr>
                <w:rFonts w:ascii="Calibri" w:hAnsi="Calibri"/>
                <w:sz w:val="18"/>
                <w:szCs w:val="18"/>
              </w:rPr>
            </w:pPr>
          </w:p>
        </w:tc>
        <w:tc>
          <w:tcPr>
            <w:tcW w:w="1622" w:type="dxa"/>
            <w:vAlign w:val="center"/>
          </w:tcPr>
          <w:p w14:paraId="1F9B9377" w14:textId="77777777" w:rsidR="00A53F9F" w:rsidRPr="00295655" w:rsidRDefault="00A53F9F" w:rsidP="00A53F9F">
            <w:pPr>
              <w:keepNext/>
              <w:jc w:val="center"/>
              <w:rPr>
                <w:rFonts w:ascii="Calibri" w:hAnsi="Calibri"/>
                <w:sz w:val="18"/>
                <w:szCs w:val="18"/>
              </w:rPr>
            </w:pPr>
          </w:p>
        </w:tc>
        <w:tc>
          <w:tcPr>
            <w:tcW w:w="1622" w:type="dxa"/>
            <w:vAlign w:val="center"/>
          </w:tcPr>
          <w:p w14:paraId="1F9B9378" w14:textId="77777777" w:rsidR="00A53F9F" w:rsidRPr="00295655" w:rsidRDefault="00A53F9F" w:rsidP="00A53F9F">
            <w:pPr>
              <w:keepNext/>
              <w:jc w:val="center"/>
              <w:rPr>
                <w:rFonts w:ascii="Calibri" w:hAnsi="Calibri"/>
                <w:sz w:val="18"/>
                <w:szCs w:val="18"/>
              </w:rPr>
            </w:pPr>
          </w:p>
        </w:tc>
        <w:tc>
          <w:tcPr>
            <w:tcW w:w="1622" w:type="dxa"/>
            <w:vAlign w:val="center"/>
          </w:tcPr>
          <w:p w14:paraId="1F9B9379" w14:textId="77777777" w:rsidR="00A53F9F" w:rsidRPr="00295655" w:rsidRDefault="00A53F9F" w:rsidP="00A53F9F">
            <w:pPr>
              <w:keepNext/>
              <w:jc w:val="center"/>
              <w:rPr>
                <w:rFonts w:ascii="Calibri" w:hAnsi="Calibri"/>
                <w:sz w:val="18"/>
                <w:szCs w:val="18"/>
              </w:rPr>
            </w:pPr>
          </w:p>
        </w:tc>
        <w:tc>
          <w:tcPr>
            <w:tcW w:w="1622" w:type="dxa"/>
            <w:vAlign w:val="center"/>
          </w:tcPr>
          <w:p w14:paraId="1F9B937A" w14:textId="77777777" w:rsidR="00A53F9F" w:rsidRPr="00295655" w:rsidRDefault="00A53F9F" w:rsidP="00A53F9F">
            <w:pPr>
              <w:keepNext/>
              <w:jc w:val="center"/>
              <w:rPr>
                <w:rFonts w:ascii="Calibri" w:hAnsi="Calibri"/>
                <w:sz w:val="18"/>
                <w:szCs w:val="18"/>
              </w:rPr>
            </w:pPr>
          </w:p>
        </w:tc>
        <w:tc>
          <w:tcPr>
            <w:tcW w:w="1622" w:type="dxa"/>
            <w:vAlign w:val="center"/>
          </w:tcPr>
          <w:p w14:paraId="1F9B937B" w14:textId="77777777" w:rsidR="00A53F9F" w:rsidRPr="00295655" w:rsidRDefault="00A53F9F" w:rsidP="00A53F9F">
            <w:pPr>
              <w:keepNext/>
              <w:jc w:val="center"/>
              <w:rPr>
                <w:rFonts w:ascii="Calibri" w:hAnsi="Calibri"/>
                <w:sz w:val="18"/>
                <w:szCs w:val="18"/>
              </w:rPr>
            </w:pPr>
          </w:p>
        </w:tc>
        <w:tc>
          <w:tcPr>
            <w:tcW w:w="1622" w:type="dxa"/>
            <w:vAlign w:val="center"/>
          </w:tcPr>
          <w:p w14:paraId="1F9B937C" w14:textId="77777777" w:rsidR="00A53F9F" w:rsidRPr="00295655" w:rsidRDefault="00A53F9F" w:rsidP="00A53F9F">
            <w:pPr>
              <w:keepNext/>
              <w:jc w:val="center"/>
              <w:rPr>
                <w:rFonts w:ascii="Calibri" w:hAnsi="Calibri"/>
                <w:sz w:val="18"/>
                <w:szCs w:val="18"/>
              </w:rPr>
            </w:pPr>
          </w:p>
        </w:tc>
        <w:tc>
          <w:tcPr>
            <w:tcW w:w="1622" w:type="dxa"/>
            <w:vAlign w:val="center"/>
          </w:tcPr>
          <w:p w14:paraId="1F9B937D" w14:textId="77777777" w:rsidR="00A53F9F" w:rsidRPr="00295655" w:rsidRDefault="00A53F9F" w:rsidP="00A53F9F">
            <w:pPr>
              <w:keepNext/>
              <w:jc w:val="center"/>
              <w:rPr>
                <w:rFonts w:ascii="Calibri" w:hAnsi="Calibri"/>
                <w:sz w:val="18"/>
                <w:szCs w:val="18"/>
              </w:rPr>
            </w:pPr>
          </w:p>
        </w:tc>
        <w:tc>
          <w:tcPr>
            <w:tcW w:w="1622" w:type="dxa"/>
            <w:vAlign w:val="center"/>
          </w:tcPr>
          <w:p w14:paraId="1F9B937E" w14:textId="77777777" w:rsidR="00A53F9F" w:rsidRPr="00295655" w:rsidRDefault="00A53F9F" w:rsidP="00A53F9F">
            <w:pPr>
              <w:keepNext/>
              <w:jc w:val="center"/>
              <w:rPr>
                <w:rFonts w:ascii="Calibri" w:hAnsi="Calibri"/>
                <w:sz w:val="18"/>
                <w:szCs w:val="18"/>
              </w:rPr>
            </w:pPr>
          </w:p>
        </w:tc>
        <w:tc>
          <w:tcPr>
            <w:tcW w:w="1622" w:type="dxa"/>
          </w:tcPr>
          <w:p w14:paraId="1F9B937F" w14:textId="77777777" w:rsidR="00A53F9F" w:rsidRPr="00295655" w:rsidRDefault="00A53F9F" w:rsidP="00A53F9F">
            <w:pPr>
              <w:keepNext/>
              <w:jc w:val="center"/>
              <w:rPr>
                <w:rFonts w:ascii="Calibri" w:hAnsi="Calibri"/>
                <w:sz w:val="18"/>
                <w:szCs w:val="18"/>
              </w:rPr>
            </w:pPr>
          </w:p>
        </w:tc>
      </w:tr>
      <w:tr w:rsidR="00A53F9F" w:rsidRPr="00295655" w14:paraId="1F9B9382" w14:textId="77777777" w:rsidTr="00BF40A1">
        <w:trPr>
          <w:cantSplit/>
        </w:trPr>
        <w:tc>
          <w:tcPr>
            <w:tcW w:w="16221" w:type="dxa"/>
            <w:gridSpan w:val="10"/>
          </w:tcPr>
          <w:p w14:paraId="1F9B9381" w14:textId="77777777" w:rsidR="00A53F9F" w:rsidRPr="00295655" w:rsidRDefault="00A53F9F" w:rsidP="00A53F9F">
            <w:pPr>
              <w:keepNext/>
              <w:rPr>
                <w:rFonts w:ascii="Calibri" w:hAnsi="Calibri"/>
                <w:sz w:val="18"/>
                <w:szCs w:val="18"/>
              </w:rPr>
            </w:pPr>
            <w:r w:rsidRPr="00295655">
              <w:rPr>
                <w:rFonts w:ascii="Calibri" w:hAnsi="Calibri"/>
                <w:sz w:val="18"/>
                <w:szCs w:val="18"/>
              </w:rPr>
              <w:t>Notes:</w:t>
            </w:r>
          </w:p>
        </w:tc>
      </w:tr>
    </w:tbl>
    <w:p w14:paraId="1F9B9383" w14:textId="77777777" w:rsidR="00A53F9F" w:rsidRPr="007F0777" w:rsidRDefault="00A53F9F" w:rsidP="00A53F9F">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7"/>
        <w:gridCol w:w="1329"/>
        <w:gridCol w:w="1328"/>
        <w:gridCol w:w="1329"/>
        <w:gridCol w:w="1329"/>
        <w:gridCol w:w="1329"/>
        <w:gridCol w:w="1329"/>
        <w:gridCol w:w="1329"/>
        <w:gridCol w:w="1329"/>
        <w:gridCol w:w="1329"/>
        <w:gridCol w:w="1329"/>
      </w:tblGrid>
      <w:tr w:rsidR="00587550" w:rsidRPr="00295655" w14:paraId="1F9B9387" w14:textId="77777777" w:rsidTr="00587550">
        <w:trPr>
          <w:cantSplit/>
        </w:trPr>
        <w:tc>
          <w:tcPr>
            <w:tcW w:w="14616" w:type="dxa"/>
            <w:gridSpan w:val="11"/>
          </w:tcPr>
          <w:p w14:paraId="1F9B9386" w14:textId="18484654" w:rsidR="00587550" w:rsidRDefault="00587550" w:rsidP="00A53F9F">
            <w:pPr>
              <w:keepNext/>
              <w:rPr>
                <w:rFonts w:ascii="Calibri" w:hAnsi="Calibri"/>
                <w:b/>
                <w:sz w:val="18"/>
                <w:szCs w:val="18"/>
              </w:rPr>
            </w:pPr>
            <w:r w:rsidRPr="007F0777">
              <w:rPr>
                <w:rFonts w:ascii="Calibri" w:hAnsi="Calibri"/>
                <w:b/>
                <w:szCs w:val="18"/>
              </w:rPr>
              <w:t>D. Installed Space Conditioning (SC) System Component Information</w:t>
            </w:r>
          </w:p>
        </w:tc>
      </w:tr>
      <w:tr w:rsidR="00587550" w:rsidRPr="00295655" w14:paraId="1F9B9393" w14:textId="77777777" w:rsidTr="00587550">
        <w:trPr>
          <w:cantSplit/>
          <w:trHeight w:val="224"/>
        </w:trPr>
        <w:tc>
          <w:tcPr>
            <w:tcW w:w="1327" w:type="dxa"/>
            <w:vAlign w:val="bottom"/>
          </w:tcPr>
          <w:p w14:paraId="1F9B9388" w14:textId="77777777" w:rsidR="00587550" w:rsidRPr="00295655" w:rsidRDefault="00587550" w:rsidP="00A53F9F">
            <w:pPr>
              <w:keepNext/>
              <w:jc w:val="center"/>
              <w:rPr>
                <w:rFonts w:ascii="Calibri" w:hAnsi="Calibri"/>
                <w:sz w:val="18"/>
                <w:szCs w:val="18"/>
              </w:rPr>
            </w:pPr>
            <w:r w:rsidRPr="00295655">
              <w:rPr>
                <w:rFonts w:ascii="Calibri" w:hAnsi="Calibri"/>
                <w:sz w:val="18"/>
                <w:szCs w:val="18"/>
              </w:rPr>
              <w:t>01</w:t>
            </w:r>
          </w:p>
        </w:tc>
        <w:tc>
          <w:tcPr>
            <w:tcW w:w="1329" w:type="dxa"/>
            <w:vAlign w:val="bottom"/>
          </w:tcPr>
          <w:p w14:paraId="1F9B9389" w14:textId="77777777" w:rsidR="00587550" w:rsidRPr="00295655" w:rsidRDefault="00587550" w:rsidP="00A53F9F">
            <w:pPr>
              <w:keepNext/>
              <w:jc w:val="center"/>
              <w:rPr>
                <w:rFonts w:ascii="Calibri" w:hAnsi="Calibri"/>
                <w:sz w:val="18"/>
                <w:szCs w:val="18"/>
              </w:rPr>
            </w:pPr>
            <w:r w:rsidRPr="00295655">
              <w:rPr>
                <w:rFonts w:ascii="Calibri" w:hAnsi="Calibri"/>
                <w:sz w:val="18"/>
                <w:szCs w:val="18"/>
              </w:rPr>
              <w:t>02</w:t>
            </w:r>
          </w:p>
        </w:tc>
        <w:tc>
          <w:tcPr>
            <w:tcW w:w="1328" w:type="dxa"/>
            <w:vAlign w:val="bottom"/>
          </w:tcPr>
          <w:p w14:paraId="1F9B938A" w14:textId="77777777" w:rsidR="00587550" w:rsidRPr="00295655" w:rsidRDefault="00587550" w:rsidP="00A53F9F">
            <w:pPr>
              <w:keepNext/>
              <w:jc w:val="center"/>
              <w:rPr>
                <w:rFonts w:ascii="Calibri" w:hAnsi="Calibri"/>
                <w:sz w:val="18"/>
                <w:szCs w:val="18"/>
              </w:rPr>
            </w:pPr>
            <w:r w:rsidRPr="00295655">
              <w:rPr>
                <w:rFonts w:ascii="Calibri" w:hAnsi="Calibri"/>
                <w:sz w:val="18"/>
                <w:szCs w:val="18"/>
              </w:rPr>
              <w:t>03</w:t>
            </w:r>
          </w:p>
        </w:tc>
        <w:tc>
          <w:tcPr>
            <w:tcW w:w="1329" w:type="dxa"/>
            <w:vAlign w:val="bottom"/>
          </w:tcPr>
          <w:p w14:paraId="1F9B938B" w14:textId="77777777" w:rsidR="00587550" w:rsidRPr="00295655" w:rsidRDefault="00587550" w:rsidP="00A53F9F">
            <w:pPr>
              <w:keepNext/>
              <w:jc w:val="center"/>
              <w:rPr>
                <w:rFonts w:ascii="Calibri" w:hAnsi="Calibri"/>
                <w:sz w:val="18"/>
                <w:szCs w:val="18"/>
              </w:rPr>
            </w:pPr>
            <w:r>
              <w:rPr>
                <w:rFonts w:ascii="Calibri" w:hAnsi="Calibri"/>
                <w:sz w:val="18"/>
                <w:szCs w:val="18"/>
              </w:rPr>
              <w:t>04</w:t>
            </w:r>
          </w:p>
        </w:tc>
        <w:tc>
          <w:tcPr>
            <w:tcW w:w="1329" w:type="dxa"/>
            <w:vAlign w:val="bottom"/>
          </w:tcPr>
          <w:p w14:paraId="1F9B938C" w14:textId="77777777" w:rsidR="00587550" w:rsidRPr="00295655" w:rsidRDefault="00587550" w:rsidP="00A53F9F">
            <w:pPr>
              <w:keepNext/>
              <w:jc w:val="center"/>
              <w:rPr>
                <w:rFonts w:ascii="Calibri" w:hAnsi="Calibri"/>
                <w:sz w:val="18"/>
                <w:szCs w:val="18"/>
              </w:rPr>
            </w:pPr>
            <w:r>
              <w:rPr>
                <w:rFonts w:ascii="Calibri" w:hAnsi="Calibri"/>
                <w:sz w:val="18"/>
                <w:szCs w:val="18"/>
              </w:rPr>
              <w:t>05</w:t>
            </w:r>
          </w:p>
        </w:tc>
        <w:tc>
          <w:tcPr>
            <w:tcW w:w="1329" w:type="dxa"/>
            <w:vAlign w:val="bottom"/>
          </w:tcPr>
          <w:p w14:paraId="1F9B938D" w14:textId="77777777" w:rsidR="00587550" w:rsidRPr="00295655" w:rsidRDefault="00587550" w:rsidP="00A53F9F">
            <w:pPr>
              <w:keepNext/>
              <w:jc w:val="center"/>
              <w:rPr>
                <w:rFonts w:ascii="Calibri" w:hAnsi="Calibri"/>
                <w:sz w:val="18"/>
                <w:szCs w:val="18"/>
              </w:rPr>
            </w:pPr>
            <w:r>
              <w:rPr>
                <w:rFonts w:ascii="Calibri" w:hAnsi="Calibri"/>
                <w:sz w:val="18"/>
                <w:szCs w:val="18"/>
              </w:rPr>
              <w:t>06</w:t>
            </w:r>
          </w:p>
        </w:tc>
        <w:tc>
          <w:tcPr>
            <w:tcW w:w="1329" w:type="dxa"/>
          </w:tcPr>
          <w:p w14:paraId="1F9B938E" w14:textId="77777777" w:rsidR="00587550" w:rsidRPr="00295655" w:rsidRDefault="00587550" w:rsidP="00A53F9F">
            <w:pPr>
              <w:keepNext/>
              <w:jc w:val="center"/>
              <w:rPr>
                <w:rFonts w:ascii="Calibri" w:hAnsi="Calibri"/>
                <w:sz w:val="18"/>
                <w:szCs w:val="18"/>
              </w:rPr>
            </w:pPr>
            <w:r>
              <w:rPr>
                <w:rFonts w:ascii="Calibri" w:hAnsi="Calibri"/>
                <w:sz w:val="18"/>
                <w:szCs w:val="18"/>
              </w:rPr>
              <w:t>07</w:t>
            </w:r>
          </w:p>
        </w:tc>
        <w:tc>
          <w:tcPr>
            <w:tcW w:w="1329" w:type="dxa"/>
            <w:vAlign w:val="bottom"/>
          </w:tcPr>
          <w:p w14:paraId="1F9B938F" w14:textId="77777777" w:rsidR="00587550" w:rsidRDefault="00587550" w:rsidP="00A53F9F">
            <w:pPr>
              <w:keepNext/>
              <w:jc w:val="center"/>
              <w:rPr>
                <w:rFonts w:ascii="Calibri" w:hAnsi="Calibri"/>
                <w:sz w:val="18"/>
                <w:szCs w:val="18"/>
              </w:rPr>
            </w:pPr>
            <w:r>
              <w:rPr>
                <w:rFonts w:ascii="Calibri" w:hAnsi="Calibri"/>
                <w:sz w:val="18"/>
                <w:szCs w:val="18"/>
              </w:rPr>
              <w:t>08</w:t>
            </w:r>
          </w:p>
        </w:tc>
        <w:tc>
          <w:tcPr>
            <w:tcW w:w="1329" w:type="dxa"/>
          </w:tcPr>
          <w:p w14:paraId="1F9B9390" w14:textId="77777777" w:rsidR="00587550" w:rsidRPr="00295655" w:rsidRDefault="00587550" w:rsidP="00A53F9F">
            <w:pPr>
              <w:keepNext/>
              <w:jc w:val="center"/>
              <w:rPr>
                <w:rFonts w:ascii="Calibri" w:hAnsi="Calibri"/>
                <w:sz w:val="18"/>
                <w:szCs w:val="18"/>
              </w:rPr>
            </w:pPr>
            <w:r>
              <w:rPr>
                <w:rFonts w:ascii="Calibri" w:hAnsi="Calibri"/>
                <w:sz w:val="18"/>
                <w:szCs w:val="18"/>
              </w:rPr>
              <w:t>09</w:t>
            </w:r>
          </w:p>
        </w:tc>
        <w:tc>
          <w:tcPr>
            <w:tcW w:w="1329" w:type="dxa"/>
          </w:tcPr>
          <w:p w14:paraId="1F9B9391" w14:textId="77777777" w:rsidR="00587550" w:rsidRPr="00295655" w:rsidRDefault="00587550" w:rsidP="00A53F9F">
            <w:pPr>
              <w:keepNext/>
              <w:jc w:val="center"/>
              <w:rPr>
                <w:rFonts w:ascii="Calibri" w:hAnsi="Calibri"/>
                <w:sz w:val="18"/>
                <w:szCs w:val="18"/>
              </w:rPr>
            </w:pPr>
            <w:r>
              <w:rPr>
                <w:rFonts w:ascii="Calibri" w:hAnsi="Calibri"/>
                <w:sz w:val="18"/>
                <w:szCs w:val="18"/>
              </w:rPr>
              <w:t>10</w:t>
            </w:r>
          </w:p>
        </w:tc>
        <w:tc>
          <w:tcPr>
            <w:tcW w:w="1329" w:type="dxa"/>
          </w:tcPr>
          <w:p w14:paraId="1F9B9392" w14:textId="77777777" w:rsidR="00587550" w:rsidRDefault="00587550" w:rsidP="00A53F9F">
            <w:pPr>
              <w:keepNext/>
              <w:jc w:val="center"/>
              <w:rPr>
                <w:rFonts w:ascii="Calibri" w:hAnsi="Calibri"/>
                <w:sz w:val="18"/>
                <w:szCs w:val="18"/>
              </w:rPr>
            </w:pPr>
            <w:r>
              <w:rPr>
                <w:rFonts w:ascii="Calibri" w:hAnsi="Calibri"/>
                <w:sz w:val="18"/>
                <w:szCs w:val="18"/>
              </w:rPr>
              <w:t>11</w:t>
            </w:r>
          </w:p>
        </w:tc>
      </w:tr>
      <w:tr w:rsidR="00587550" w:rsidRPr="00D55CAB" w14:paraId="1F9B93A3" w14:textId="77777777" w:rsidTr="00587550">
        <w:trPr>
          <w:cantSplit/>
          <w:trHeight w:val="576"/>
        </w:trPr>
        <w:tc>
          <w:tcPr>
            <w:tcW w:w="1327" w:type="dxa"/>
            <w:vAlign w:val="bottom"/>
          </w:tcPr>
          <w:p w14:paraId="1F9B9394" w14:textId="77777777" w:rsidR="00587550" w:rsidRPr="00D55CAB" w:rsidRDefault="00587550" w:rsidP="00A53F9F">
            <w:pPr>
              <w:keepNext/>
              <w:jc w:val="center"/>
              <w:rPr>
                <w:rFonts w:ascii="Calibri" w:hAnsi="Calibri"/>
                <w:sz w:val="18"/>
                <w:szCs w:val="18"/>
              </w:rPr>
            </w:pPr>
            <w:r w:rsidRPr="00D55CAB">
              <w:rPr>
                <w:rFonts w:ascii="Calibri" w:hAnsi="Calibri"/>
                <w:sz w:val="18"/>
                <w:szCs w:val="18"/>
              </w:rPr>
              <w:t>SC System Identification or Name</w:t>
            </w:r>
          </w:p>
        </w:tc>
        <w:tc>
          <w:tcPr>
            <w:tcW w:w="1329" w:type="dxa"/>
            <w:vAlign w:val="bottom"/>
          </w:tcPr>
          <w:p w14:paraId="1F9B9395" w14:textId="77777777" w:rsidR="00587550" w:rsidRPr="00D55CAB" w:rsidRDefault="00587550" w:rsidP="00A53F9F">
            <w:pPr>
              <w:keepNext/>
              <w:jc w:val="center"/>
              <w:rPr>
                <w:rFonts w:ascii="Calibri" w:hAnsi="Calibri"/>
                <w:sz w:val="18"/>
                <w:szCs w:val="18"/>
              </w:rPr>
            </w:pPr>
            <w:r w:rsidRPr="00D55CAB">
              <w:rPr>
                <w:rFonts w:ascii="Calibri" w:hAnsi="Calibri"/>
                <w:sz w:val="18"/>
                <w:szCs w:val="18"/>
              </w:rPr>
              <w:t>SC System Location or Area Served</w:t>
            </w:r>
          </w:p>
        </w:tc>
        <w:tc>
          <w:tcPr>
            <w:tcW w:w="1328" w:type="dxa"/>
            <w:vAlign w:val="bottom"/>
          </w:tcPr>
          <w:p w14:paraId="1F9B9396" w14:textId="77777777" w:rsidR="00587550" w:rsidRPr="00D55CAB" w:rsidRDefault="00587550" w:rsidP="00A53F9F">
            <w:pPr>
              <w:keepNext/>
              <w:jc w:val="center"/>
              <w:rPr>
                <w:rFonts w:ascii="Calibri" w:hAnsi="Calibri"/>
                <w:sz w:val="18"/>
                <w:szCs w:val="18"/>
              </w:rPr>
            </w:pPr>
            <w:r w:rsidRPr="00D55CAB">
              <w:rPr>
                <w:rFonts w:ascii="Calibri" w:hAnsi="Calibri"/>
                <w:sz w:val="18"/>
                <w:szCs w:val="18"/>
              </w:rPr>
              <w:t xml:space="preserve">Conditioned Floor Area </w:t>
            </w:r>
            <w:r>
              <w:rPr>
                <w:rFonts w:ascii="Calibri" w:hAnsi="Calibri"/>
                <w:sz w:val="18"/>
                <w:szCs w:val="18"/>
              </w:rPr>
              <w:t>S</w:t>
            </w:r>
            <w:r w:rsidRPr="00D55CAB">
              <w:rPr>
                <w:rFonts w:ascii="Calibri" w:hAnsi="Calibri"/>
                <w:sz w:val="18"/>
                <w:szCs w:val="18"/>
              </w:rPr>
              <w:t xml:space="preserve">erved by the </w:t>
            </w:r>
            <w:r>
              <w:rPr>
                <w:rFonts w:ascii="Calibri" w:hAnsi="Calibri"/>
                <w:sz w:val="18"/>
                <w:szCs w:val="18"/>
              </w:rPr>
              <w:t>S</w:t>
            </w:r>
            <w:r w:rsidRPr="00D55CAB">
              <w:rPr>
                <w:rFonts w:ascii="Calibri" w:hAnsi="Calibri"/>
                <w:sz w:val="18"/>
                <w:szCs w:val="18"/>
              </w:rPr>
              <w:t>ystem (ft</w:t>
            </w:r>
            <w:r w:rsidRPr="00DD0362">
              <w:rPr>
                <w:rFonts w:ascii="Calibri" w:hAnsi="Calibri"/>
                <w:sz w:val="18"/>
                <w:szCs w:val="18"/>
                <w:vertAlign w:val="superscript"/>
              </w:rPr>
              <w:t>2</w:t>
            </w:r>
            <w:r w:rsidRPr="00D55CAB">
              <w:rPr>
                <w:rFonts w:ascii="Calibri" w:hAnsi="Calibri"/>
                <w:sz w:val="18"/>
                <w:szCs w:val="18"/>
              </w:rPr>
              <w:t>)</w:t>
            </w:r>
          </w:p>
        </w:tc>
        <w:tc>
          <w:tcPr>
            <w:tcW w:w="1329" w:type="dxa"/>
            <w:vAlign w:val="bottom"/>
          </w:tcPr>
          <w:p w14:paraId="1F9B9397" w14:textId="77777777" w:rsidR="00587550" w:rsidRDefault="00587550" w:rsidP="00A53F9F">
            <w:pPr>
              <w:keepNext/>
              <w:jc w:val="center"/>
              <w:rPr>
                <w:rFonts w:ascii="Calibri" w:hAnsi="Calibri"/>
                <w:sz w:val="18"/>
                <w:szCs w:val="18"/>
              </w:rPr>
            </w:pPr>
            <w:r w:rsidRPr="00D55CAB">
              <w:rPr>
                <w:rFonts w:ascii="Calibri" w:hAnsi="Calibri"/>
                <w:sz w:val="18"/>
                <w:szCs w:val="18"/>
              </w:rPr>
              <w:t xml:space="preserve">Heating </w:t>
            </w:r>
          </w:p>
          <w:p w14:paraId="1F9B9398" w14:textId="77777777" w:rsidR="00587550" w:rsidRPr="00D55CAB" w:rsidRDefault="00587550" w:rsidP="00A53F9F">
            <w:pPr>
              <w:keepNext/>
              <w:jc w:val="center"/>
              <w:rPr>
                <w:rFonts w:ascii="Calibri" w:hAnsi="Calibri"/>
                <w:sz w:val="18"/>
                <w:szCs w:val="18"/>
              </w:rPr>
            </w:pPr>
            <w:r w:rsidRPr="00D55CAB">
              <w:rPr>
                <w:rFonts w:ascii="Calibri" w:hAnsi="Calibri"/>
                <w:sz w:val="18"/>
                <w:szCs w:val="18"/>
              </w:rPr>
              <w:t>System Type</w:t>
            </w:r>
          </w:p>
        </w:tc>
        <w:tc>
          <w:tcPr>
            <w:tcW w:w="1329" w:type="dxa"/>
            <w:vAlign w:val="bottom"/>
          </w:tcPr>
          <w:p w14:paraId="1F9B9399" w14:textId="77777777" w:rsidR="00587550" w:rsidRDefault="00587550" w:rsidP="00A53F9F">
            <w:pPr>
              <w:keepNext/>
              <w:jc w:val="center"/>
              <w:rPr>
                <w:rFonts w:ascii="Calibri" w:hAnsi="Calibri"/>
                <w:sz w:val="18"/>
                <w:szCs w:val="18"/>
              </w:rPr>
            </w:pPr>
            <w:r w:rsidRPr="00D55CAB">
              <w:rPr>
                <w:rFonts w:ascii="Calibri" w:hAnsi="Calibri"/>
                <w:sz w:val="18"/>
                <w:szCs w:val="18"/>
              </w:rPr>
              <w:t xml:space="preserve">Cooling </w:t>
            </w:r>
          </w:p>
          <w:p w14:paraId="1F9B939A" w14:textId="77777777" w:rsidR="00587550" w:rsidRPr="00D55CAB" w:rsidRDefault="00587550" w:rsidP="00A53F9F">
            <w:pPr>
              <w:keepNext/>
              <w:jc w:val="center"/>
              <w:rPr>
                <w:rFonts w:ascii="Calibri" w:hAnsi="Calibri"/>
                <w:sz w:val="18"/>
                <w:szCs w:val="18"/>
              </w:rPr>
            </w:pPr>
            <w:r w:rsidRPr="00D55CAB">
              <w:rPr>
                <w:rFonts w:ascii="Calibri" w:hAnsi="Calibri"/>
                <w:sz w:val="18"/>
                <w:szCs w:val="18"/>
              </w:rPr>
              <w:t>System Type</w:t>
            </w:r>
          </w:p>
        </w:tc>
        <w:tc>
          <w:tcPr>
            <w:tcW w:w="1329" w:type="dxa"/>
            <w:vAlign w:val="bottom"/>
          </w:tcPr>
          <w:p w14:paraId="1F9B939B" w14:textId="6EE17501" w:rsidR="00587550" w:rsidRDefault="00212586" w:rsidP="00A53F9F">
            <w:pPr>
              <w:keepNext/>
              <w:jc w:val="center"/>
              <w:rPr>
                <w:rFonts w:ascii="Calibri" w:hAnsi="Calibri"/>
                <w:sz w:val="18"/>
                <w:szCs w:val="18"/>
              </w:rPr>
            </w:pPr>
            <w:r>
              <w:rPr>
                <w:rFonts w:ascii="Calibri" w:hAnsi="Calibri"/>
                <w:sz w:val="18"/>
                <w:szCs w:val="18"/>
              </w:rPr>
              <w:t>SC</w:t>
            </w:r>
            <w:r w:rsidR="00587550" w:rsidRPr="00D55CAB">
              <w:rPr>
                <w:rFonts w:ascii="Calibri" w:hAnsi="Calibri"/>
                <w:sz w:val="18"/>
                <w:szCs w:val="18"/>
              </w:rPr>
              <w:t xml:space="preserve"> </w:t>
            </w:r>
          </w:p>
          <w:p w14:paraId="1F9B939C" w14:textId="77777777" w:rsidR="00587550" w:rsidRPr="00D55CAB" w:rsidRDefault="00587550" w:rsidP="00A53F9F">
            <w:pPr>
              <w:keepNext/>
              <w:jc w:val="center"/>
              <w:rPr>
                <w:rFonts w:ascii="Calibri" w:hAnsi="Calibri"/>
                <w:sz w:val="18"/>
                <w:szCs w:val="18"/>
              </w:rPr>
            </w:pPr>
            <w:r w:rsidRPr="00D55CAB">
              <w:rPr>
                <w:rFonts w:ascii="Calibri" w:hAnsi="Calibri"/>
                <w:sz w:val="18"/>
                <w:szCs w:val="18"/>
              </w:rPr>
              <w:t>Fan Type</w:t>
            </w:r>
          </w:p>
        </w:tc>
        <w:tc>
          <w:tcPr>
            <w:tcW w:w="1329" w:type="dxa"/>
            <w:vAlign w:val="bottom"/>
          </w:tcPr>
          <w:p w14:paraId="1F9B939D" w14:textId="77777777" w:rsidR="00587550" w:rsidRPr="00D55CAB" w:rsidRDefault="00587550" w:rsidP="00A53F9F">
            <w:pPr>
              <w:keepNext/>
              <w:jc w:val="center"/>
              <w:rPr>
                <w:rFonts w:ascii="Calibri" w:hAnsi="Calibri"/>
                <w:sz w:val="18"/>
                <w:szCs w:val="18"/>
              </w:rPr>
            </w:pPr>
            <w:r w:rsidRPr="00D55CAB">
              <w:rPr>
                <w:rFonts w:ascii="Calibri" w:hAnsi="Calibri"/>
                <w:sz w:val="18"/>
                <w:szCs w:val="18"/>
              </w:rPr>
              <w:t xml:space="preserve">Distribution </w:t>
            </w:r>
            <w:r>
              <w:rPr>
                <w:rFonts w:ascii="Calibri" w:hAnsi="Calibri"/>
                <w:sz w:val="18"/>
                <w:szCs w:val="18"/>
              </w:rPr>
              <w:t xml:space="preserve">System </w:t>
            </w:r>
            <w:r w:rsidRPr="00D55CAB">
              <w:rPr>
                <w:rFonts w:ascii="Calibri" w:hAnsi="Calibri"/>
                <w:sz w:val="18"/>
                <w:szCs w:val="18"/>
              </w:rPr>
              <w:t>Type</w:t>
            </w:r>
          </w:p>
        </w:tc>
        <w:tc>
          <w:tcPr>
            <w:tcW w:w="1329" w:type="dxa"/>
            <w:vAlign w:val="bottom"/>
          </w:tcPr>
          <w:p w14:paraId="1F9B939E" w14:textId="77777777" w:rsidR="00587550" w:rsidRPr="00D55CAB" w:rsidRDefault="00587550" w:rsidP="00A53F9F">
            <w:pPr>
              <w:keepNext/>
              <w:jc w:val="center"/>
              <w:rPr>
                <w:rFonts w:ascii="Calibri" w:hAnsi="Calibri"/>
                <w:sz w:val="18"/>
                <w:szCs w:val="18"/>
              </w:rPr>
            </w:pPr>
            <w:r w:rsidRPr="00D55CAB">
              <w:rPr>
                <w:rFonts w:ascii="Calibri" w:hAnsi="Calibri"/>
                <w:sz w:val="18"/>
                <w:szCs w:val="18"/>
              </w:rPr>
              <w:t>SC System</w:t>
            </w:r>
          </w:p>
          <w:p w14:paraId="1F9B939F" w14:textId="77777777" w:rsidR="00587550" w:rsidRPr="00295655" w:rsidRDefault="00587550" w:rsidP="00A53F9F">
            <w:pPr>
              <w:keepNext/>
              <w:jc w:val="center"/>
              <w:rPr>
                <w:rFonts w:ascii="Calibri" w:hAnsi="Calibri"/>
                <w:sz w:val="18"/>
                <w:szCs w:val="18"/>
              </w:rPr>
            </w:pPr>
            <w:r w:rsidRPr="00D55CAB">
              <w:rPr>
                <w:rFonts w:ascii="Calibri" w:hAnsi="Calibri"/>
                <w:sz w:val="18"/>
                <w:szCs w:val="18"/>
              </w:rPr>
              <w:t xml:space="preserve">Thermostat </w:t>
            </w:r>
            <w:r>
              <w:rPr>
                <w:rFonts w:ascii="Calibri" w:hAnsi="Calibri"/>
                <w:sz w:val="18"/>
                <w:szCs w:val="18"/>
              </w:rPr>
              <w:t>T</w:t>
            </w:r>
            <w:r w:rsidRPr="00D55CAB">
              <w:rPr>
                <w:rFonts w:ascii="Calibri" w:hAnsi="Calibri"/>
                <w:sz w:val="18"/>
                <w:szCs w:val="18"/>
              </w:rPr>
              <w:t>ype</w:t>
            </w:r>
          </w:p>
        </w:tc>
        <w:tc>
          <w:tcPr>
            <w:tcW w:w="1329" w:type="dxa"/>
            <w:vAlign w:val="bottom"/>
          </w:tcPr>
          <w:p w14:paraId="1F9B93A0" w14:textId="77777777" w:rsidR="00587550" w:rsidRPr="00295655" w:rsidRDefault="00587550" w:rsidP="00A53F9F">
            <w:pPr>
              <w:keepNext/>
              <w:jc w:val="center"/>
              <w:rPr>
                <w:rFonts w:ascii="Calibri" w:hAnsi="Calibri"/>
                <w:sz w:val="18"/>
                <w:szCs w:val="18"/>
              </w:rPr>
            </w:pPr>
            <w:r w:rsidRPr="00295655">
              <w:rPr>
                <w:rFonts w:ascii="Calibri" w:hAnsi="Calibri"/>
                <w:sz w:val="18"/>
                <w:szCs w:val="18"/>
              </w:rPr>
              <w:t>Cooling Zoning Type</w:t>
            </w:r>
          </w:p>
        </w:tc>
        <w:tc>
          <w:tcPr>
            <w:tcW w:w="1329" w:type="dxa"/>
            <w:vAlign w:val="bottom"/>
          </w:tcPr>
          <w:p w14:paraId="1F9B93A1" w14:textId="77777777" w:rsidR="00587550" w:rsidRPr="00295655" w:rsidRDefault="00587550" w:rsidP="00A53F9F">
            <w:pPr>
              <w:keepNext/>
              <w:jc w:val="center"/>
              <w:rPr>
                <w:rFonts w:ascii="Calibri" w:hAnsi="Calibri"/>
                <w:sz w:val="18"/>
                <w:szCs w:val="18"/>
              </w:rPr>
            </w:pPr>
            <w:r w:rsidRPr="00295655">
              <w:rPr>
                <w:rFonts w:ascii="Calibri" w:hAnsi="Calibri"/>
                <w:sz w:val="18"/>
                <w:szCs w:val="18"/>
              </w:rPr>
              <w:t>Cooling System Compressor Speed Type</w:t>
            </w:r>
          </w:p>
        </w:tc>
        <w:tc>
          <w:tcPr>
            <w:tcW w:w="1329" w:type="dxa"/>
            <w:vAlign w:val="bottom"/>
          </w:tcPr>
          <w:p w14:paraId="1F9B93A2" w14:textId="77777777" w:rsidR="00587550" w:rsidRPr="00295655" w:rsidRDefault="00587550" w:rsidP="00A53F9F">
            <w:pPr>
              <w:keepNext/>
              <w:jc w:val="center"/>
              <w:rPr>
                <w:rFonts w:ascii="Calibri" w:hAnsi="Calibri"/>
                <w:sz w:val="18"/>
                <w:szCs w:val="18"/>
              </w:rPr>
            </w:pPr>
            <w:r w:rsidRPr="00BD6432">
              <w:rPr>
                <w:rFonts w:asciiTheme="minorHAnsi" w:hAnsiTheme="minorHAnsi"/>
                <w:sz w:val="18"/>
                <w:szCs w:val="18"/>
              </w:rPr>
              <w:t>Central  Fan Integrated (CFI) Ventilation System Status</w:t>
            </w:r>
          </w:p>
        </w:tc>
      </w:tr>
      <w:tr w:rsidR="00587550" w:rsidRPr="00295655" w14:paraId="1F9B93BB" w14:textId="77777777" w:rsidTr="00587550">
        <w:trPr>
          <w:cantSplit/>
          <w:trHeight w:val="288"/>
        </w:trPr>
        <w:tc>
          <w:tcPr>
            <w:tcW w:w="1327" w:type="dxa"/>
          </w:tcPr>
          <w:p w14:paraId="1F9B93B0" w14:textId="77777777" w:rsidR="00587550" w:rsidRPr="00BF40A1" w:rsidRDefault="00587550" w:rsidP="00F907C7">
            <w:pPr>
              <w:keepNext/>
              <w:rPr>
                <w:rFonts w:asciiTheme="minorHAnsi" w:hAnsiTheme="minorHAnsi"/>
                <w:sz w:val="16"/>
              </w:rPr>
            </w:pPr>
          </w:p>
        </w:tc>
        <w:tc>
          <w:tcPr>
            <w:tcW w:w="1329" w:type="dxa"/>
          </w:tcPr>
          <w:p w14:paraId="1F9B93B1" w14:textId="77777777" w:rsidR="00587550" w:rsidRPr="00BF40A1" w:rsidRDefault="00587550" w:rsidP="00F907C7">
            <w:pPr>
              <w:keepNext/>
              <w:rPr>
                <w:rFonts w:asciiTheme="minorHAnsi" w:hAnsiTheme="minorHAnsi"/>
                <w:sz w:val="16"/>
              </w:rPr>
            </w:pPr>
          </w:p>
        </w:tc>
        <w:tc>
          <w:tcPr>
            <w:tcW w:w="1328" w:type="dxa"/>
          </w:tcPr>
          <w:p w14:paraId="1F9B93B2" w14:textId="77777777" w:rsidR="00587550" w:rsidRPr="00BF40A1" w:rsidRDefault="00587550" w:rsidP="00F907C7">
            <w:pPr>
              <w:keepNext/>
              <w:rPr>
                <w:rFonts w:asciiTheme="minorHAnsi" w:hAnsiTheme="minorHAnsi"/>
                <w:sz w:val="16"/>
              </w:rPr>
            </w:pPr>
          </w:p>
        </w:tc>
        <w:tc>
          <w:tcPr>
            <w:tcW w:w="1329" w:type="dxa"/>
          </w:tcPr>
          <w:p w14:paraId="1F9B93B3" w14:textId="77777777" w:rsidR="00587550" w:rsidRPr="00BF40A1" w:rsidRDefault="00587550" w:rsidP="00F907C7">
            <w:pPr>
              <w:keepNext/>
              <w:rPr>
                <w:rFonts w:asciiTheme="minorHAnsi" w:hAnsiTheme="minorHAnsi"/>
                <w:sz w:val="16"/>
              </w:rPr>
            </w:pPr>
          </w:p>
        </w:tc>
        <w:tc>
          <w:tcPr>
            <w:tcW w:w="1329" w:type="dxa"/>
          </w:tcPr>
          <w:p w14:paraId="1F9B93B4" w14:textId="77777777" w:rsidR="00587550" w:rsidRPr="00BF40A1" w:rsidRDefault="00587550" w:rsidP="00F907C7">
            <w:pPr>
              <w:keepNext/>
              <w:rPr>
                <w:rFonts w:asciiTheme="minorHAnsi" w:hAnsiTheme="minorHAnsi"/>
                <w:sz w:val="16"/>
              </w:rPr>
            </w:pPr>
          </w:p>
        </w:tc>
        <w:tc>
          <w:tcPr>
            <w:tcW w:w="1329" w:type="dxa"/>
          </w:tcPr>
          <w:p w14:paraId="1F9B93B5" w14:textId="77777777" w:rsidR="00587550" w:rsidRPr="00BF40A1" w:rsidRDefault="00587550" w:rsidP="00F907C7">
            <w:pPr>
              <w:keepNext/>
              <w:rPr>
                <w:rFonts w:asciiTheme="minorHAnsi" w:hAnsiTheme="minorHAnsi"/>
                <w:sz w:val="16"/>
              </w:rPr>
            </w:pPr>
          </w:p>
        </w:tc>
        <w:tc>
          <w:tcPr>
            <w:tcW w:w="1329" w:type="dxa"/>
          </w:tcPr>
          <w:p w14:paraId="1F9B93B6" w14:textId="77777777" w:rsidR="00587550" w:rsidRPr="00BF40A1" w:rsidRDefault="00587550" w:rsidP="00BF40A1">
            <w:pPr>
              <w:pStyle w:val="PlainText"/>
              <w:rPr>
                <w:rFonts w:asciiTheme="minorHAnsi" w:hAnsiTheme="minorHAnsi"/>
                <w:sz w:val="12"/>
              </w:rPr>
            </w:pPr>
          </w:p>
        </w:tc>
        <w:tc>
          <w:tcPr>
            <w:tcW w:w="1329" w:type="dxa"/>
          </w:tcPr>
          <w:p w14:paraId="1F9B93B7" w14:textId="77777777" w:rsidR="00587550" w:rsidRPr="00BF40A1" w:rsidRDefault="00587550" w:rsidP="00F907C7">
            <w:pPr>
              <w:keepNext/>
              <w:rPr>
                <w:rFonts w:asciiTheme="minorHAnsi" w:hAnsiTheme="minorHAnsi"/>
                <w:sz w:val="16"/>
              </w:rPr>
            </w:pPr>
          </w:p>
        </w:tc>
        <w:tc>
          <w:tcPr>
            <w:tcW w:w="1329" w:type="dxa"/>
          </w:tcPr>
          <w:p w14:paraId="1F9B93B8" w14:textId="77777777" w:rsidR="00587550" w:rsidRPr="00BF40A1" w:rsidRDefault="00587550" w:rsidP="00F907C7">
            <w:pPr>
              <w:keepNext/>
              <w:rPr>
                <w:rFonts w:ascii="Calibri" w:hAnsi="Calibri"/>
                <w:sz w:val="16"/>
              </w:rPr>
            </w:pPr>
          </w:p>
        </w:tc>
        <w:tc>
          <w:tcPr>
            <w:tcW w:w="1329" w:type="dxa"/>
          </w:tcPr>
          <w:p w14:paraId="1F9B93B9" w14:textId="77777777" w:rsidR="00587550" w:rsidRPr="00BF40A1" w:rsidRDefault="00587550" w:rsidP="00F907C7">
            <w:pPr>
              <w:keepNext/>
              <w:rPr>
                <w:rFonts w:asciiTheme="minorHAnsi" w:hAnsiTheme="minorHAnsi"/>
                <w:sz w:val="16"/>
              </w:rPr>
            </w:pPr>
          </w:p>
        </w:tc>
        <w:tc>
          <w:tcPr>
            <w:tcW w:w="1329" w:type="dxa"/>
          </w:tcPr>
          <w:p w14:paraId="1F9B93BA" w14:textId="77777777" w:rsidR="00587550" w:rsidRPr="00BF40A1" w:rsidRDefault="00587550" w:rsidP="00F907C7">
            <w:pPr>
              <w:keepNext/>
              <w:rPr>
                <w:rFonts w:asciiTheme="minorHAnsi" w:hAnsiTheme="minorHAnsi"/>
                <w:sz w:val="16"/>
              </w:rPr>
            </w:pPr>
          </w:p>
        </w:tc>
      </w:tr>
      <w:tr w:rsidR="00587550" w:rsidRPr="00295655" w14:paraId="1F9B93C7" w14:textId="77777777" w:rsidTr="00587550">
        <w:trPr>
          <w:cantSplit/>
          <w:trHeight w:val="288"/>
        </w:trPr>
        <w:tc>
          <w:tcPr>
            <w:tcW w:w="1327" w:type="dxa"/>
          </w:tcPr>
          <w:p w14:paraId="1F9B93BC" w14:textId="77777777" w:rsidR="00587550" w:rsidRPr="00295655" w:rsidRDefault="00587550" w:rsidP="00F907C7">
            <w:pPr>
              <w:keepNext/>
              <w:rPr>
                <w:rFonts w:ascii="Calibri" w:hAnsi="Calibri"/>
                <w:sz w:val="18"/>
                <w:szCs w:val="18"/>
              </w:rPr>
            </w:pPr>
          </w:p>
        </w:tc>
        <w:tc>
          <w:tcPr>
            <w:tcW w:w="1329" w:type="dxa"/>
          </w:tcPr>
          <w:p w14:paraId="1F9B93BD" w14:textId="77777777" w:rsidR="00587550" w:rsidRPr="00295655" w:rsidRDefault="00587550" w:rsidP="00F907C7">
            <w:pPr>
              <w:keepNext/>
              <w:rPr>
                <w:rFonts w:ascii="Calibri" w:hAnsi="Calibri"/>
                <w:sz w:val="18"/>
                <w:szCs w:val="18"/>
              </w:rPr>
            </w:pPr>
          </w:p>
        </w:tc>
        <w:tc>
          <w:tcPr>
            <w:tcW w:w="1328" w:type="dxa"/>
          </w:tcPr>
          <w:p w14:paraId="1F9B93BE" w14:textId="77777777" w:rsidR="00587550" w:rsidRPr="00295655" w:rsidRDefault="00587550" w:rsidP="00F907C7">
            <w:pPr>
              <w:keepNext/>
              <w:rPr>
                <w:rFonts w:ascii="Calibri" w:hAnsi="Calibri"/>
                <w:sz w:val="18"/>
                <w:szCs w:val="18"/>
              </w:rPr>
            </w:pPr>
          </w:p>
        </w:tc>
        <w:tc>
          <w:tcPr>
            <w:tcW w:w="1329" w:type="dxa"/>
          </w:tcPr>
          <w:p w14:paraId="1F9B93BF" w14:textId="77777777" w:rsidR="00587550" w:rsidRPr="00295655" w:rsidRDefault="00587550" w:rsidP="00F907C7">
            <w:pPr>
              <w:keepNext/>
              <w:rPr>
                <w:rFonts w:ascii="Calibri" w:hAnsi="Calibri"/>
                <w:sz w:val="18"/>
                <w:szCs w:val="18"/>
              </w:rPr>
            </w:pPr>
          </w:p>
        </w:tc>
        <w:tc>
          <w:tcPr>
            <w:tcW w:w="1329" w:type="dxa"/>
          </w:tcPr>
          <w:p w14:paraId="1F9B93C0" w14:textId="77777777" w:rsidR="00587550" w:rsidRPr="00295655" w:rsidRDefault="00587550" w:rsidP="00F907C7">
            <w:pPr>
              <w:keepNext/>
              <w:rPr>
                <w:rFonts w:ascii="Calibri" w:hAnsi="Calibri"/>
                <w:sz w:val="18"/>
                <w:szCs w:val="18"/>
              </w:rPr>
            </w:pPr>
          </w:p>
        </w:tc>
        <w:tc>
          <w:tcPr>
            <w:tcW w:w="1329" w:type="dxa"/>
          </w:tcPr>
          <w:p w14:paraId="1F9B93C1" w14:textId="77777777" w:rsidR="00587550" w:rsidRPr="00295655" w:rsidRDefault="00587550" w:rsidP="00F907C7">
            <w:pPr>
              <w:keepNext/>
              <w:rPr>
                <w:rFonts w:ascii="Calibri" w:hAnsi="Calibri"/>
                <w:sz w:val="18"/>
                <w:szCs w:val="18"/>
              </w:rPr>
            </w:pPr>
          </w:p>
        </w:tc>
        <w:tc>
          <w:tcPr>
            <w:tcW w:w="1329" w:type="dxa"/>
          </w:tcPr>
          <w:p w14:paraId="1F9B93C2" w14:textId="77777777" w:rsidR="00587550" w:rsidRPr="00BF40A1" w:rsidRDefault="00587550" w:rsidP="00F907C7">
            <w:pPr>
              <w:keepNext/>
              <w:rPr>
                <w:rFonts w:ascii="Calibri" w:hAnsi="Calibri"/>
                <w:sz w:val="16"/>
              </w:rPr>
            </w:pPr>
          </w:p>
        </w:tc>
        <w:tc>
          <w:tcPr>
            <w:tcW w:w="1329" w:type="dxa"/>
          </w:tcPr>
          <w:p w14:paraId="1F9B93C3" w14:textId="77777777" w:rsidR="00587550" w:rsidRPr="00295655" w:rsidRDefault="00587550" w:rsidP="00F907C7">
            <w:pPr>
              <w:keepNext/>
              <w:rPr>
                <w:rFonts w:ascii="Calibri" w:hAnsi="Calibri"/>
                <w:sz w:val="18"/>
                <w:szCs w:val="18"/>
              </w:rPr>
            </w:pPr>
          </w:p>
        </w:tc>
        <w:tc>
          <w:tcPr>
            <w:tcW w:w="1329" w:type="dxa"/>
          </w:tcPr>
          <w:p w14:paraId="1F9B93C4" w14:textId="77777777" w:rsidR="00587550" w:rsidRPr="00295655" w:rsidRDefault="00587550" w:rsidP="00F907C7">
            <w:pPr>
              <w:keepNext/>
              <w:rPr>
                <w:rFonts w:ascii="Calibri" w:hAnsi="Calibri"/>
                <w:sz w:val="18"/>
                <w:szCs w:val="18"/>
              </w:rPr>
            </w:pPr>
          </w:p>
        </w:tc>
        <w:tc>
          <w:tcPr>
            <w:tcW w:w="1329" w:type="dxa"/>
          </w:tcPr>
          <w:p w14:paraId="1F9B93C5" w14:textId="77777777" w:rsidR="00587550" w:rsidRPr="00295655" w:rsidRDefault="00587550" w:rsidP="00F907C7">
            <w:pPr>
              <w:keepNext/>
              <w:rPr>
                <w:rFonts w:ascii="Calibri" w:hAnsi="Calibri"/>
                <w:sz w:val="18"/>
                <w:szCs w:val="18"/>
              </w:rPr>
            </w:pPr>
          </w:p>
        </w:tc>
        <w:tc>
          <w:tcPr>
            <w:tcW w:w="1329" w:type="dxa"/>
          </w:tcPr>
          <w:p w14:paraId="1F9B93C6" w14:textId="77777777" w:rsidR="00587550" w:rsidRPr="00295655" w:rsidRDefault="00587550" w:rsidP="00F907C7">
            <w:pPr>
              <w:keepNext/>
              <w:rPr>
                <w:rFonts w:ascii="Calibri" w:hAnsi="Calibri"/>
                <w:sz w:val="18"/>
                <w:szCs w:val="18"/>
              </w:rPr>
            </w:pPr>
          </w:p>
        </w:tc>
      </w:tr>
      <w:tr w:rsidR="00587550" w:rsidRPr="00295655" w14:paraId="1F9B93C9" w14:textId="77777777" w:rsidTr="00587550">
        <w:trPr>
          <w:cantSplit/>
        </w:trPr>
        <w:tc>
          <w:tcPr>
            <w:tcW w:w="14616" w:type="dxa"/>
            <w:gridSpan w:val="11"/>
          </w:tcPr>
          <w:p w14:paraId="1F9B93C8" w14:textId="77777777" w:rsidR="00587550" w:rsidRPr="00295655" w:rsidRDefault="00587550" w:rsidP="00A53F9F">
            <w:pPr>
              <w:keepNext/>
              <w:rPr>
                <w:rFonts w:ascii="Calibri" w:hAnsi="Calibri"/>
                <w:sz w:val="18"/>
                <w:szCs w:val="18"/>
              </w:rPr>
            </w:pPr>
            <w:r w:rsidRPr="00295655">
              <w:rPr>
                <w:rFonts w:ascii="Calibri" w:hAnsi="Calibri"/>
                <w:sz w:val="18"/>
                <w:szCs w:val="18"/>
              </w:rPr>
              <w:t>Notes:</w:t>
            </w:r>
          </w:p>
        </w:tc>
      </w:tr>
    </w:tbl>
    <w:p w14:paraId="1F9B93CA" w14:textId="77777777" w:rsidR="00A53F9F" w:rsidRPr="007F0777" w:rsidRDefault="00A53F9F" w:rsidP="00A53F9F">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990"/>
        <w:gridCol w:w="990"/>
        <w:gridCol w:w="2910"/>
        <w:gridCol w:w="2910"/>
        <w:gridCol w:w="2910"/>
        <w:gridCol w:w="1008"/>
      </w:tblGrid>
      <w:tr w:rsidR="00A53F9F" w:rsidRPr="00295655" w14:paraId="1F9B93CD" w14:textId="77777777" w:rsidTr="00A53F9F">
        <w:trPr>
          <w:cantSplit/>
        </w:trPr>
        <w:tc>
          <w:tcPr>
            <w:tcW w:w="14616" w:type="dxa"/>
            <w:gridSpan w:val="8"/>
          </w:tcPr>
          <w:p w14:paraId="1F9B93CC" w14:textId="364495A9" w:rsidR="00A53F9F" w:rsidRPr="00F907C7" w:rsidRDefault="00A53F9F" w:rsidP="00A53F9F">
            <w:pPr>
              <w:keepNext/>
              <w:rPr>
                <w:rFonts w:ascii="Calibri" w:hAnsi="Calibri"/>
                <w:b/>
                <w:sz w:val="18"/>
                <w:szCs w:val="18"/>
              </w:rPr>
            </w:pPr>
            <w:r w:rsidRPr="007F0777">
              <w:rPr>
                <w:rFonts w:ascii="Calibri" w:hAnsi="Calibri"/>
                <w:b/>
                <w:szCs w:val="18"/>
              </w:rPr>
              <w:t>E. Installed Heating System Equipment Information (not heat pumps)</w:t>
            </w:r>
          </w:p>
        </w:tc>
      </w:tr>
      <w:tr w:rsidR="00A53F9F" w:rsidRPr="00295655" w14:paraId="1F9B93D6" w14:textId="77777777" w:rsidTr="00A53F9F">
        <w:trPr>
          <w:cantSplit/>
          <w:trHeight w:val="188"/>
        </w:trPr>
        <w:tc>
          <w:tcPr>
            <w:tcW w:w="1458" w:type="dxa"/>
            <w:vAlign w:val="bottom"/>
          </w:tcPr>
          <w:p w14:paraId="1F9B93CE"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3CF"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02</w:t>
            </w:r>
          </w:p>
        </w:tc>
        <w:tc>
          <w:tcPr>
            <w:tcW w:w="990" w:type="dxa"/>
            <w:vAlign w:val="bottom"/>
          </w:tcPr>
          <w:p w14:paraId="1F9B93D0"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03</w:t>
            </w:r>
          </w:p>
        </w:tc>
        <w:tc>
          <w:tcPr>
            <w:tcW w:w="990" w:type="dxa"/>
            <w:vAlign w:val="bottom"/>
          </w:tcPr>
          <w:p w14:paraId="1F9B93D1"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04</w:t>
            </w:r>
          </w:p>
        </w:tc>
        <w:tc>
          <w:tcPr>
            <w:tcW w:w="2910" w:type="dxa"/>
            <w:vAlign w:val="bottom"/>
          </w:tcPr>
          <w:p w14:paraId="1F9B93D2"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05</w:t>
            </w:r>
          </w:p>
        </w:tc>
        <w:tc>
          <w:tcPr>
            <w:tcW w:w="2910" w:type="dxa"/>
            <w:vAlign w:val="bottom"/>
          </w:tcPr>
          <w:p w14:paraId="1F9B93D3"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06</w:t>
            </w:r>
          </w:p>
        </w:tc>
        <w:tc>
          <w:tcPr>
            <w:tcW w:w="2910" w:type="dxa"/>
            <w:vAlign w:val="bottom"/>
          </w:tcPr>
          <w:p w14:paraId="1F9B93D4"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07</w:t>
            </w:r>
          </w:p>
        </w:tc>
        <w:tc>
          <w:tcPr>
            <w:tcW w:w="1008" w:type="dxa"/>
            <w:vAlign w:val="bottom"/>
          </w:tcPr>
          <w:p w14:paraId="1F9B93D5" w14:textId="77777777" w:rsidR="00A53F9F" w:rsidRPr="00295655" w:rsidRDefault="00A53F9F" w:rsidP="00A53F9F">
            <w:pPr>
              <w:keepNext/>
              <w:jc w:val="center"/>
              <w:rPr>
                <w:rFonts w:ascii="Calibri" w:hAnsi="Calibri"/>
                <w:sz w:val="18"/>
                <w:szCs w:val="18"/>
              </w:rPr>
            </w:pPr>
            <w:r>
              <w:rPr>
                <w:rFonts w:ascii="Calibri" w:hAnsi="Calibri"/>
                <w:sz w:val="18"/>
                <w:szCs w:val="18"/>
              </w:rPr>
              <w:t>08</w:t>
            </w:r>
          </w:p>
        </w:tc>
      </w:tr>
      <w:tr w:rsidR="00A53F9F" w:rsidRPr="00697221" w14:paraId="1F9B93E1" w14:textId="77777777" w:rsidTr="00A53F9F">
        <w:trPr>
          <w:cantSplit/>
          <w:trHeight w:val="576"/>
        </w:trPr>
        <w:tc>
          <w:tcPr>
            <w:tcW w:w="1458" w:type="dxa"/>
            <w:vAlign w:val="bottom"/>
          </w:tcPr>
          <w:p w14:paraId="1F9B93D7" w14:textId="77777777" w:rsidR="00A53F9F" w:rsidRPr="00697221" w:rsidRDefault="00A53F9F" w:rsidP="00A53F9F">
            <w:pPr>
              <w:keepNext/>
              <w:jc w:val="center"/>
              <w:rPr>
                <w:rFonts w:ascii="Calibri" w:hAnsi="Calibri"/>
                <w:sz w:val="18"/>
                <w:szCs w:val="18"/>
              </w:rPr>
            </w:pPr>
            <w:r w:rsidRPr="00697221">
              <w:rPr>
                <w:rFonts w:ascii="Calibri" w:hAnsi="Calibri"/>
                <w:sz w:val="18"/>
                <w:szCs w:val="18"/>
              </w:rPr>
              <w:t>SC System Identification or Name</w:t>
            </w:r>
          </w:p>
        </w:tc>
        <w:tc>
          <w:tcPr>
            <w:tcW w:w="1440" w:type="dxa"/>
            <w:vAlign w:val="bottom"/>
          </w:tcPr>
          <w:p w14:paraId="1F9B93D8" w14:textId="77777777" w:rsidR="00A53F9F" w:rsidRPr="00697221" w:rsidRDefault="00A53F9F" w:rsidP="00A53F9F">
            <w:pPr>
              <w:keepNext/>
              <w:jc w:val="center"/>
              <w:rPr>
                <w:rFonts w:ascii="Calibri" w:hAnsi="Calibri"/>
                <w:sz w:val="18"/>
                <w:szCs w:val="18"/>
              </w:rPr>
            </w:pPr>
            <w:r w:rsidRPr="00697221">
              <w:rPr>
                <w:rFonts w:ascii="Calibri" w:hAnsi="Calibri"/>
                <w:sz w:val="18"/>
                <w:szCs w:val="18"/>
              </w:rPr>
              <w:t>SC System Location or Area Served</w:t>
            </w:r>
          </w:p>
        </w:tc>
        <w:tc>
          <w:tcPr>
            <w:tcW w:w="990" w:type="dxa"/>
            <w:vAlign w:val="bottom"/>
          </w:tcPr>
          <w:p w14:paraId="1F9B93D9" w14:textId="77777777" w:rsidR="00A53F9F" w:rsidRPr="00697221" w:rsidRDefault="00A53F9F" w:rsidP="00A53F9F">
            <w:pPr>
              <w:keepNext/>
              <w:jc w:val="center"/>
              <w:rPr>
                <w:rFonts w:ascii="Calibri" w:hAnsi="Calibri"/>
                <w:sz w:val="18"/>
                <w:szCs w:val="18"/>
              </w:rPr>
            </w:pPr>
            <w:r w:rsidRPr="00697221">
              <w:rPr>
                <w:rFonts w:ascii="Calibri" w:hAnsi="Calibri"/>
                <w:sz w:val="18"/>
                <w:szCs w:val="18"/>
              </w:rPr>
              <w:t>Heating Efficiency</w:t>
            </w:r>
          </w:p>
          <w:p w14:paraId="1F9B93DA" w14:textId="77777777" w:rsidR="00A53F9F" w:rsidRPr="00697221" w:rsidRDefault="00A53F9F" w:rsidP="00A53F9F">
            <w:pPr>
              <w:keepNext/>
              <w:jc w:val="center"/>
              <w:rPr>
                <w:rFonts w:ascii="Calibri" w:hAnsi="Calibri"/>
                <w:sz w:val="18"/>
                <w:szCs w:val="18"/>
              </w:rPr>
            </w:pPr>
            <w:r w:rsidRPr="00697221">
              <w:rPr>
                <w:rFonts w:ascii="Calibri" w:hAnsi="Calibri"/>
                <w:sz w:val="18"/>
                <w:szCs w:val="18"/>
              </w:rPr>
              <w:t>Type</w:t>
            </w:r>
          </w:p>
        </w:tc>
        <w:tc>
          <w:tcPr>
            <w:tcW w:w="990" w:type="dxa"/>
            <w:vAlign w:val="bottom"/>
          </w:tcPr>
          <w:p w14:paraId="1F9B93DB" w14:textId="77777777" w:rsidR="00A53F9F" w:rsidRPr="00697221" w:rsidRDefault="00A53F9F" w:rsidP="00A53F9F">
            <w:pPr>
              <w:keepNext/>
              <w:jc w:val="center"/>
              <w:rPr>
                <w:rFonts w:ascii="Calibri" w:hAnsi="Calibri"/>
                <w:sz w:val="18"/>
                <w:szCs w:val="18"/>
              </w:rPr>
            </w:pPr>
            <w:r w:rsidRPr="00697221">
              <w:rPr>
                <w:rFonts w:ascii="Calibri" w:hAnsi="Calibri"/>
                <w:sz w:val="18"/>
                <w:szCs w:val="18"/>
              </w:rPr>
              <w:t>Heating Efficiency</w:t>
            </w:r>
          </w:p>
          <w:p w14:paraId="1F9B93DC" w14:textId="77777777" w:rsidR="00A53F9F" w:rsidRPr="00697221" w:rsidRDefault="00A53F9F" w:rsidP="00A53F9F">
            <w:pPr>
              <w:keepNext/>
              <w:jc w:val="center"/>
              <w:rPr>
                <w:rFonts w:ascii="Calibri" w:hAnsi="Calibri"/>
                <w:sz w:val="18"/>
                <w:szCs w:val="18"/>
              </w:rPr>
            </w:pPr>
            <w:r>
              <w:rPr>
                <w:rFonts w:ascii="Calibri" w:hAnsi="Calibri"/>
                <w:sz w:val="18"/>
                <w:szCs w:val="18"/>
              </w:rPr>
              <w:t>V</w:t>
            </w:r>
            <w:r w:rsidRPr="00697221">
              <w:rPr>
                <w:rFonts w:ascii="Calibri" w:hAnsi="Calibri"/>
                <w:sz w:val="18"/>
                <w:szCs w:val="18"/>
              </w:rPr>
              <w:t>alue</w:t>
            </w:r>
          </w:p>
        </w:tc>
        <w:tc>
          <w:tcPr>
            <w:tcW w:w="2910" w:type="dxa"/>
            <w:vAlign w:val="bottom"/>
          </w:tcPr>
          <w:p w14:paraId="1F9B93DD" w14:textId="77777777" w:rsidR="00A53F9F" w:rsidRPr="00697221" w:rsidRDefault="00A53F9F" w:rsidP="00A53F9F">
            <w:pPr>
              <w:keepNext/>
              <w:jc w:val="center"/>
              <w:rPr>
                <w:rFonts w:ascii="Calibri" w:hAnsi="Calibri"/>
                <w:sz w:val="18"/>
                <w:szCs w:val="18"/>
              </w:rPr>
            </w:pPr>
            <w:r w:rsidRPr="00697221">
              <w:rPr>
                <w:rFonts w:ascii="Calibri" w:hAnsi="Calibri"/>
                <w:sz w:val="18"/>
                <w:szCs w:val="18"/>
              </w:rPr>
              <w:t>Heating Unit Manufacturer</w:t>
            </w:r>
          </w:p>
        </w:tc>
        <w:tc>
          <w:tcPr>
            <w:tcW w:w="2910" w:type="dxa"/>
            <w:vAlign w:val="bottom"/>
          </w:tcPr>
          <w:p w14:paraId="1F9B93DE" w14:textId="77777777" w:rsidR="00A53F9F" w:rsidRPr="00697221" w:rsidRDefault="00A53F9F" w:rsidP="00A53F9F">
            <w:pPr>
              <w:keepNext/>
              <w:jc w:val="center"/>
              <w:rPr>
                <w:rFonts w:ascii="Calibri" w:hAnsi="Calibri"/>
                <w:sz w:val="18"/>
                <w:szCs w:val="18"/>
              </w:rPr>
            </w:pPr>
            <w:r w:rsidRPr="00697221">
              <w:rPr>
                <w:rFonts w:ascii="Calibri" w:hAnsi="Calibri"/>
                <w:sz w:val="18"/>
                <w:szCs w:val="18"/>
              </w:rPr>
              <w:t>Heating Unit Model Number</w:t>
            </w:r>
          </w:p>
        </w:tc>
        <w:tc>
          <w:tcPr>
            <w:tcW w:w="2910" w:type="dxa"/>
            <w:vAlign w:val="bottom"/>
          </w:tcPr>
          <w:p w14:paraId="1F9B93DF" w14:textId="41C330CA" w:rsidR="00A53F9F" w:rsidRPr="00697221" w:rsidRDefault="00A53F9F" w:rsidP="00DD0362">
            <w:pPr>
              <w:keepNext/>
              <w:jc w:val="center"/>
              <w:rPr>
                <w:rFonts w:ascii="Calibri" w:hAnsi="Calibri"/>
                <w:sz w:val="18"/>
                <w:szCs w:val="18"/>
              </w:rPr>
            </w:pPr>
            <w:r w:rsidRPr="00697221">
              <w:rPr>
                <w:rFonts w:ascii="Calibri" w:hAnsi="Calibri"/>
                <w:sz w:val="18"/>
                <w:szCs w:val="18"/>
              </w:rPr>
              <w:t xml:space="preserve">Heating Unit </w:t>
            </w:r>
            <w:r w:rsidR="00DD0362">
              <w:rPr>
                <w:rFonts w:ascii="Calibri" w:hAnsi="Calibri"/>
                <w:sz w:val="18"/>
                <w:szCs w:val="18"/>
              </w:rPr>
              <w:t>S</w:t>
            </w:r>
            <w:r w:rsidRPr="00697221">
              <w:rPr>
                <w:rFonts w:ascii="Calibri" w:hAnsi="Calibri"/>
                <w:sz w:val="18"/>
                <w:szCs w:val="18"/>
              </w:rPr>
              <w:t xml:space="preserve">erial </w:t>
            </w:r>
            <w:r w:rsidR="00DD0362">
              <w:rPr>
                <w:rFonts w:ascii="Calibri" w:hAnsi="Calibri"/>
                <w:sz w:val="18"/>
                <w:szCs w:val="18"/>
              </w:rPr>
              <w:t>N</w:t>
            </w:r>
            <w:r w:rsidRPr="00697221">
              <w:rPr>
                <w:rFonts w:ascii="Calibri" w:hAnsi="Calibri"/>
                <w:sz w:val="18"/>
                <w:szCs w:val="18"/>
              </w:rPr>
              <w:t>umber</w:t>
            </w:r>
          </w:p>
        </w:tc>
        <w:tc>
          <w:tcPr>
            <w:tcW w:w="1008" w:type="dxa"/>
            <w:vAlign w:val="bottom"/>
          </w:tcPr>
          <w:p w14:paraId="1F9B93E0" w14:textId="5A52991A" w:rsidR="00A53F9F" w:rsidRPr="00697221" w:rsidRDefault="00A53F9F" w:rsidP="00A53F9F">
            <w:pPr>
              <w:keepNext/>
              <w:jc w:val="center"/>
              <w:rPr>
                <w:rFonts w:ascii="Calibri" w:hAnsi="Calibri"/>
                <w:sz w:val="18"/>
                <w:szCs w:val="18"/>
              </w:rPr>
            </w:pPr>
            <w:r w:rsidRPr="00697221">
              <w:rPr>
                <w:rFonts w:ascii="Calibri" w:hAnsi="Calibri"/>
                <w:sz w:val="18"/>
                <w:szCs w:val="18"/>
              </w:rPr>
              <w:t>Rated Heating Capacity, Output (B</w:t>
            </w:r>
            <w:r w:rsidR="00DD0362">
              <w:rPr>
                <w:rFonts w:ascii="Calibri" w:hAnsi="Calibri"/>
                <w:sz w:val="18"/>
                <w:szCs w:val="18"/>
              </w:rPr>
              <w:t>tu/h</w:t>
            </w:r>
            <w:r w:rsidRPr="00697221">
              <w:rPr>
                <w:rFonts w:ascii="Calibri" w:hAnsi="Calibri"/>
                <w:sz w:val="18"/>
                <w:szCs w:val="18"/>
              </w:rPr>
              <w:t>)</w:t>
            </w:r>
          </w:p>
        </w:tc>
      </w:tr>
      <w:tr w:rsidR="00A53F9F" w:rsidRPr="00295655" w14:paraId="1F9B93F3" w14:textId="77777777" w:rsidTr="00BF40A1">
        <w:trPr>
          <w:cantSplit/>
          <w:trHeight w:val="395"/>
        </w:trPr>
        <w:tc>
          <w:tcPr>
            <w:tcW w:w="1458" w:type="dxa"/>
          </w:tcPr>
          <w:p w14:paraId="1F9B93EB" w14:textId="77777777" w:rsidR="00A53F9F" w:rsidRPr="00295655" w:rsidRDefault="00A53F9F" w:rsidP="00A53F9F">
            <w:pPr>
              <w:keepNext/>
              <w:rPr>
                <w:rFonts w:ascii="Calibri" w:hAnsi="Calibri"/>
                <w:sz w:val="18"/>
                <w:szCs w:val="18"/>
              </w:rPr>
            </w:pPr>
          </w:p>
        </w:tc>
        <w:tc>
          <w:tcPr>
            <w:tcW w:w="1440" w:type="dxa"/>
          </w:tcPr>
          <w:p w14:paraId="1F9B93EC" w14:textId="77777777" w:rsidR="00A53F9F" w:rsidRPr="00BF40A1" w:rsidRDefault="00A53F9F" w:rsidP="00BF40A1">
            <w:pPr>
              <w:rPr>
                <w:rFonts w:asciiTheme="minorHAnsi" w:hAnsiTheme="minorHAnsi"/>
                <w:sz w:val="16"/>
              </w:rPr>
            </w:pPr>
          </w:p>
        </w:tc>
        <w:tc>
          <w:tcPr>
            <w:tcW w:w="990" w:type="dxa"/>
          </w:tcPr>
          <w:p w14:paraId="1F9B93ED" w14:textId="77777777" w:rsidR="00A53F9F" w:rsidRPr="00295655" w:rsidRDefault="00A53F9F" w:rsidP="00BF40A1">
            <w:pPr>
              <w:rPr>
                <w:rFonts w:ascii="Calibri" w:hAnsi="Calibri"/>
                <w:sz w:val="18"/>
                <w:szCs w:val="18"/>
              </w:rPr>
            </w:pPr>
          </w:p>
        </w:tc>
        <w:tc>
          <w:tcPr>
            <w:tcW w:w="990" w:type="dxa"/>
          </w:tcPr>
          <w:p w14:paraId="1F9B93EE" w14:textId="77777777" w:rsidR="00A53F9F" w:rsidRPr="00BF40A1" w:rsidRDefault="00A53F9F" w:rsidP="00A53F9F">
            <w:pPr>
              <w:keepNext/>
              <w:rPr>
                <w:rFonts w:ascii="Calibri" w:hAnsi="Calibri"/>
                <w:sz w:val="14"/>
              </w:rPr>
            </w:pPr>
          </w:p>
        </w:tc>
        <w:tc>
          <w:tcPr>
            <w:tcW w:w="2910" w:type="dxa"/>
          </w:tcPr>
          <w:p w14:paraId="1F9B93EF" w14:textId="77777777" w:rsidR="00A53F9F" w:rsidRPr="00295655" w:rsidRDefault="00A53F9F" w:rsidP="00A53F9F">
            <w:pPr>
              <w:keepNext/>
              <w:rPr>
                <w:rFonts w:ascii="Calibri" w:hAnsi="Calibri"/>
                <w:sz w:val="18"/>
                <w:szCs w:val="18"/>
              </w:rPr>
            </w:pPr>
          </w:p>
        </w:tc>
        <w:tc>
          <w:tcPr>
            <w:tcW w:w="2910" w:type="dxa"/>
          </w:tcPr>
          <w:p w14:paraId="1F9B93F0" w14:textId="77777777" w:rsidR="00A53F9F" w:rsidRPr="00295655" w:rsidRDefault="00A53F9F" w:rsidP="00A53F9F">
            <w:pPr>
              <w:keepNext/>
              <w:rPr>
                <w:rFonts w:ascii="Calibri" w:hAnsi="Calibri"/>
                <w:sz w:val="18"/>
                <w:szCs w:val="18"/>
              </w:rPr>
            </w:pPr>
          </w:p>
        </w:tc>
        <w:tc>
          <w:tcPr>
            <w:tcW w:w="2910" w:type="dxa"/>
          </w:tcPr>
          <w:p w14:paraId="1F9B93F1" w14:textId="77777777" w:rsidR="00A53F9F" w:rsidRPr="00295655" w:rsidRDefault="00A53F9F" w:rsidP="00A53F9F">
            <w:pPr>
              <w:keepNext/>
              <w:rPr>
                <w:rFonts w:ascii="Calibri" w:hAnsi="Calibri"/>
                <w:sz w:val="18"/>
                <w:szCs w:val="18"/>
              </w:rPr>
            </w:pPr>
          </w:p>
        </w:tc>
        <w:tc>
          <w:tcPr>
            <w:tcW w:w="1008" w:type="dxa"/>
          </w:tcPr>
          <w:p w14:paraId="1F9B93F2" w14:textId="77777777" w:rsidR="00A53F9F" w:rsidRPr="00295655" w:rsidRDefault="00A53F9F" w:rsidP="00A53F9F">
            <w:pPr>
              <w:keepNext/>
              <w:rPr>
                <w:rFonts w:ascii="Calibri" w:hAnsi="Calibri"/>
                <w:sz w:val="18"/>
                <w:szCs w:val="18"/>
              </w:rPr>
            </w:pPr>
          </w:p>
        </w:tc>
      </w:tr>
      <w:tr w:rsidR="00A53F9F" w:rsidRPr="00295655" w14:paraId="1F9B93FC" w14:textId="77777777" w:rsidTr="00A53F9F">
        <w:trPr>
          <w:cantSplit/>
          <w:trHeight w:val="288"/>
        </w:trPr>
        <w:tc>
          <w:tcPr>
            <w:tcW w:w="1458" w:type="dxa"/>
          </w:tcPr>
          <w:p w14:paraId="1F9B93F4" w14:textId="77777777" w:rsidR="00A53F9F" w:rsidRPr="00295655" w:rsidRDefault="00A53F9F" w:rsidP="00A53F9F">
            <w:pPr>
              <w:keepNext/>
              <w:rPr>
                <w:rFonts w:ascii="Calibri" w:hAnsi="Calibri"/>
                <w:sz w:val="18"/>
                <w:szCs w:val="18"/>
              </w:rPr>
            </w:pPr>
          </w:p>
        </w:tc>
        <w:tc>
          <w:tcPr>
            <w:tcW w:w="1440" w:type="dxa"/>
          </w:tcPr>
          <w:p w14:paraId="1F9B93F5" w14:textId="77777777" w:rsidR="00A53F9F" w:rsidRPr="00295655" w:rsidRDefault="00A53F9F" w:rsidP="00A53F9F">
            <w:pPr>
              <w:keepNext/>
              <w:rPr>
                <w:rFonts w:ascii="Calibri" w:hAnsi="Calibri"/>
                <w:sz w:val="18"/>
                <w:szCs w:val="18"/>
              </w:rPr>
            </w:pPr>
          </w:p>
        </w:tc>
        <w:tc>
          <w:tcPr>
            <w:tcW w:w="990" w:type="dxa"/>
          </w:tcPr>
          <w:p w14:paraId="1F9B93F6" w14:textId="77777777" w:rsidR="00A53F9F" w:rsidRPr="00295655" w:rsidRDefault="00A53F9F" w:rsidP="00A53F9F">
            <w:pPr>
              <w:keepNext/>
              <w:rPr>
                <w:rFonts w:ascii="Calibri" w:hAnsi="Calibri"/>
                <w:sz w:val="18"/>
                <w:szCs w:val="18"/>
              </w:rPr>
            </w:pPr>
          </w:p>
        </w:tc>
        <w:tc>
          <w:tcPr>
            <w:tcW w:w="990" w:type="dxa"/>
          </w:tcPr>
          <w:p w14:paraId="1F9B93F7" w14:textId="77777777" w:rsidR="00A53F9F" w:rsidRPr="00295655" w:rsidRDefault="00A53F9F" w:rsidP="00A53F9F">
            <w:pPr>
              <w:keepNext/>
              <w:rPr>
                <w:rFonts w:ascii="Calibri" w:hAnsi="Calibri"/>
                <w:sz w:val="18"/>
                <w:szCs w:val="18"/>
              </w:rPr>
            </w:pPr>
          </w:p>
        </w:tc>
        <w:tc>
          <w:tcPr>
            <w:tcW w:w="2910" w:type="dxa"/>
          </w:tcPr>
          <w:p w14:paraId="1F9B93F8" w14:textId="77777777" w:rsidR="00A53F9F" w:rsidRPr="00295655" w:rsidRDefault="00A53F9F" w:rsidP="00A53F9F">
            <w:pPr>
              <w:keepNext/>
              <w:rPr>
                <w:rFonts w:ascii="Calibri" w:hAnsi="Calibri"/>
                <w:sz w:val="18"/>
                <w:szCs w:val="18"/>
              </w:rPr>
            </w:pPr>
          </w:p>
        </w:tc>
        <w:tc>
          <w:tcPr>
            <w:tcW w:w="2910" w:type="dxa"/>
          </w:tcPr>
          <w:p w14:paraId="1F9B93F9" w14:textId="77777777" w:rsidR="00A53F9F" w:rsidRPr="00295655" w:rsidRDefault="00A53F9F" w:rsidP="00A53F9F">
            <w:pPr>
              <w:keepNext/>
              <w:rPr>
                <w:rFonts w:ascii="Calibri" w:hAnsi="Calibri"/>
                <w:sz w:val="18"/>
                <w:szCs w:val="18"/>
              </w:rPr>
            </w:pPr>
          </w:p>
        </w:tc>
        <w:tc>
          <w:tcPr>
            <w:tcW w:w="2910" w:type="dxa"/>
          </w:tcPr>
          <w:p w14:paraId="1F9B93FA" w14:textId="77777777" w:rsidR="00A53F9F" w:rsidRPr="00295655" w:rsidRDefault="00A53F9F" w:rsidP="00A53F9F">
            <w:pPr>
              <w:keepNext/>
              <w:rPr>
                <w:rFonts w:ascii="Calibri" w:hAnsi="Calibri"/>
                <w:sz w:val="18"/>
                <w:szCs w:val="18"/>
              </w:rPr>
            </w:pPr>
          </w:p>
        </w:tc>
        <w:tc>
          <w:tcPr>
            <w:tcW w:w="1008" w:type="dxa"/>
          </w:tcPr>
          <w:p w14:paraId="1F9B93FB" w14:textId="77777777" w:rsidR="00A53F9F" w:rsidRPr="00295655" w:rsidRDefault="00A53F9F" w:rsidP="00A53F9F">
            <w:pPr>
              <w:keepNext/>
              <w:rPr>
                <w:rFonts w:ascii="Calibri" w:hAnsi="Calibri"/>
                <w:sz w:val="18"/>
                <w:szCs w:val="18"/>
              </w:rPr>
            </w:pPr>
          </w:p>
        </w:tc>
      </w:tr>
      <w:tr w:rsidR="00A53F9F" w:rsidRPr="00295655" w14:paraId="1F9B93FE" w14:textId="77777777" w:rsidTr="00A53F9F">
        <w:trPr>
          <w:cantSplit/>
        </w:trPr>
        <w:tc>
          <w:tcPr>
            <w:tcW w:w="14616" w:type="dxa"/>
            <w:gridSpan w:val="8"/>
          </w:tcPr>
          <w:p w14:paraId="1F9B93FD" w14:textId="77777777" w:rsidR="00A53F9F" w:rsidRPr="00295655" w:rsidRDefault="00A53F9F" w:rsidP="00A53F9F">
            <w:pPr>
              <w:keepNext/>
              <w:rPr>
                <w:rFonts w:ascii="Calibri" w:hAnsi="Calibri"/>
                <w:sz w:val="18"/>
                <w:szCs w:val="18"/>
              </w:rPr>
            </w:pPr>
            <w:r w:rsidRPr="00295655">
              <w:rPr>
                <w:rFonts w:ascii="Calibri" w:hAnsi="Calibri"/>
                <w:sz w:val="18"/>
                <w:szCs w:val="18"/>
              </w:rPr>
              <w:t>Notes:</w:t>
            </w:r>
          </w:p>
        </w:tc>
      </w:tr>
    </w:tbl>
    <w:p w14:paraId="1F9B93FF" w14:textId="77777777" w:rsidR="00A53F9F" w:rsidRDefault="00A53F9F" w:rsidP="00A53F9F">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900"/>
        <w:gridCol w:w="900"/>
        <w:gridCol w:w="2640"/>
        <w:gridCol w:w="2640"/>
        <w:gridCol w:w="2640"/>
        <w:gridCol w:w="990"/>
        <w:gridCol w:w="1008"/>
      </w:tblGrid>
      <w:tr w:rsidR="00A53F9F" w:rsidRPr="00295655" w14:paraId="1F9B9403" w14:textId="77777777" w:rsidTr="00A53F9F">
        <w:trPr>
          <w:cantSplit/>
        </w:trPr>
        <w:tc>
          <w:tcPr>
            <w:tcW w:w="14616" w:type="dxa"/>
            <w:gridSpan w:val="9"/>
          </w:tcPr>
          <w:p w14:paraId="1F9B9402" w14:textId="0E8391CA" w:rsidR="00A53F9F" w:rsidRPr="00F907C7" w:rsidRDefault="00A53F9F" w:rsidP="00A53F9F">
            <w:pPr>
              <w:keepNext/>
              <w:rPr>
                <w:rFonts w:ascii="Calibri" w:hAnsi="Calibri"/>
                <w:b/>
                <w:sz w:val="18"/>
                <w:szCs w:val="18"/>
              </w:rPr>
            </w:pPr>
            <w:r w:rsidRPr="007F0777">
              <w:rPr>
                <w:rFonts w:ascii="Calibri" w:hAnsi="Calibri"/>
                <w:b/>
                <w:szCs w:val="18"/>
              </w:rPr>
              <w:lastRenderedPageBreak/>
              <w:t>F. Installed Cooling System Outdoor Condensing Unit or Package Unit Equipment Information (not heat pumps)</w:t>
            </w:r>
          </w:p>
        </w:tc>
      </w:tr>
      <w:tr w:rsidR="00A53F9F" w:rsidRPr="00295655" w14:paraId="1F9B940D" w14:textId="77777777" w:rsidTr="00BF40A1">
        <w:trPr>
          <w:cantSplit/>
          <w:trHeight w:val="224"/>
        </w:trPr>
        <w:tc>
          <w:tcPr>
            <w:tcW w:w="1458" w:type="dxa"/>
            <w:vAlign w:val="bottom"/>
          </w:tcPr>
          <w:p w14:paraId="1F9B9404"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405"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02</w:t>
            </w:r>
          </w:p>
        </w:tc>
        <w:tc>
          <w:tcPr>
            <w:tcW w:w="900" w:type="dxa"/>
            <w:vAlign w:val="bottom"/>
          </w:tcPr>
          <w:p w14:paraId="1F9B9406"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03</w:t>
            </w:r>
          </w:p>
        </w:tc>
        <w:tc>
          <w:tcPr>
            <w:tcW w:w="900" w:type="dxa"/>
            <w:vAlign w:val="bottom"/>
          </w:tcPr>
          <w:p w14:paraId="1F9B9407"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04</w:t>
            </w:r>
          </w:p>
        </w:tc>
        <w:tc>
          <w:tcPr>
            <w:tcW w:w="2640" w:type="dxa"/>
            <w:vAlign w:val="bottom"/>
          </w:tcPr>
          <w:p w14:paraId="1F9B9408"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05</w:t>
            </w:r>
          </w:p>
        </w:tc>
        <w:tc>
          <w:tcPr>
            <w:tcW w:w="2640" w:type="dxa"/>
            <w:vAlign w:val="bottom"/>
          </w:tcPr>
          <w:p w14:paraId="1F9B9409"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06</w:t>
            </w:r>
          </w:p>
        </w:tc>
        <w:tc>
          <w:tcPr>
            <w:tcW w:w="2640" w:type="dxa"/>
            <w:vAlign w:val="bottom"/>
          </w:tcPr>
          <w:p w14:paraId="1F9B940A"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07</w:t>
            </w:r>
          </w:p>
        </w:tc>
        <w:tc>
          <w:tcPr>
            <w:tcW w:w="990" w:type="dxa"/>
            <w:vAlign w:val="bottom"/>
          </w:tcPr>
          <w:p w14:paraId="1F9B940B"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08</w:t>
            </w:r>
          </w:p>
        </w:tc>
        <w:tc>
          <w:tcPr>
            <w:tcW w:w="1008" w:type="dxa"/>
            <w:vAlign w:val="bottom"/>
          </w:tcPr>
          <w:p w14:paraId="1F9B940C" w14:textId="77777777" w:rsidR="00A53F9F" w:rsidRPr="00295655" w:rsidRDefault="00A53F9F" w:rsidP="00A53F9F">
            <w:pPr>
              <w:keepNext/>
              <w:jc w:val="center"/>
              <w:rPr>
                <w:rFonts w:ascii="Calibri" w:hAnsi="Calibri"/>
                <w:sz w:val="18"/>
                <w:szCs w:val="18"/>
              </w:rPr>
            </w:pPr>
            <w:r>
              <w:rPr>
                <w:rFonts w:ascii="Calibri" w:hAnsi="Calibri"/>
                <w:sz w:val="18"/>
                <w:szCs w:val="18"/>
              </w:rPr>
              <w:t>09</w:t>
            </w:r>
          </w:p>
        </w:tc>
      </w:tr>
      <w:tr w:rsidR="00A53F9F" w:rsidRPr="00295655" w14:paraId="1F9B941B" w14:textId="77777777" w:rsidTr="00BF40A1">
        <w:trPr>
          <w:cantSplit/>
          <w:trHeight w:val="576"/>
        </w:trPr>
        <w:tc>
          <w:tcPr>
            <w:tcW w:w="1458" w:type="dxa"/>
            <w:vAlign w:val="bottom"/>
          </w:tcPr>
          <w:p w14:paraId="1F9B940E" w14:textId="77777777" w:rsidR="00A53F9F" w:rsidRPr="00BF40A1" w:rsidRDefault="00A53F9F" w:rsidP="00A53F9F">
            <w:pPr>
              <w:keepNext/>
              <w:jc w:val="center"/>
              <w:rPr>
                <w:rFonts w:ascii="Calibri" w:hAnsi="Calibri"/>
                <w:b/>
                <w:sz w:val="16"/>
              </w:rPr>
            </w:pPr>
            <w:r w:rsidRPr="00ED7B73">
              <w:rPr>
                <w:rFonts w:ascii="Calibri" w:hAnsi="Calibri"/>
                <w:sz w:val="18"/>
                <w:szCs w:val="18"/>
              </w:rPr>
              <w:t>SC System Identification or Name</w:t>
            </w:r>
          </w:p>
        </w:tc>
        <w:tc>
          <w:tcPr>
            <w:tcW w:w="1440" w:type="dxa"/>
            <w:vAlign w:val="bottom"/>
          </w:tcPr>
          <w:p w14:paraId="1F9B940F" w14:textId="77777777" w:rsidR="00A53F9F" w:rsidRPr="00BF40A1" w:rsidRDefault="00A53F9F" w:rsidP="00A53F9F">
            <w:pPr>
              <w:keepNext/>
              <w:jc w:val="center"/>
              <w:rPr>
                <w:rFonts w:ascii="Calibri" w:hAnsi="Calibri"/>
                <w:b/>
                <w:sz w:val="16"/>
              </w:rPr>
            </w:pPr>
            <w:r w:rsidRPr="00ED7B73">
              <w:rPr>
                <w:rFonts w:ascii="Calibri" w:hAnsi="Calibri"/>
                <w:sz w:val="18"/>
                <w:szCs w:val="18"/>
              </w:rPr>
              <w:t>SC System Location or Area Served</w:t>
            </w:r>
          </w:p>
        </w:tc>
        <w:tc>
          <w:tcPr>
            <w:tcW w:w="900" w:type="dxa"/>
            <w:vAlign w:val="bottom"/>
          </w:tcPr>
          <w:p w14:paraId="1F9B9410" w14:textId="77777777" w:rsidR="00A53F9F" w:rsidRPr="007F0777" w:rsidRDefault="00A53F9F" w:rsidP="00A53F9F">
            <w:pPr>
              <w:keepNext/>
              <w:jc w:val="center"/>
              <w:rPr>
                <w:rFonts w:ascii="Calibri" w:hAnsi="Calibri"/>
                <w:sz w:val="16"/>
              </w:rPr>
            </w:pPr>
            <w:r w:rsidRPr="007F0777">
              <w:rPr>
                <w:rFonts w:ascii="Calibri" w:hAnsi="Calibri"/>
                <w:sz w:val="16"/>
              </w:rPr>
              <w:t>Cooling Efficiency</w:t>
            </w:r>
          </w:p>
          <w:p w14:paraId="1F9B9411" w14:textId="77777777" w:rsidR="00A53F9F" w:rsidRPr="007F0777" w:rsidRDefault="00A53F9F" w:rsidP="00A53F9F">
            <w:pPr>
              <w:keepNext/>
              <w:jc w:val="center"/>
              <w:rPr>
                <w:rFonts w:ascii="Calibri" w:hAnsi="Calibri"/>
                <w:sz w:val="16"/>
              </w:rPr>
            </w:pPr>
            <w:r w:rsidRPr="007F0777">
              <w:rPr>
                <w:rFonts w:ascii="Calibri" w:hAnsi="Calibri"/>
                <w:sz w:val="16"/>
              </w:rPr>
              <w:t>SEER</w:t>
            </w:r>
          </w:p>
        </w:tc>
        <w:tc>
          <w:tcPr>
            <w:tcW w:w="900" w:type="dxa"/>
            <w:vAlign w:val="bottom"/>
          </w:tcPr>
          <w:p w14:paraId="1F9B9412" w14:textId="77777777" w:rsidR="00A53F9F" w:rsidRPr="007F0777" w:rsidRDefault="00A53F9F" w:rsidP="00A53F9F">
            <w:pPr>
              <w:keepNext/>
              <w:jc w:val="center"/>
              <w:rPr>
                <w:rFonts w:ascii="Calibri" w:hAnsi="Calibri"/>
                <w:sz w:val="16"/>
              </w:rPr>
            </w:pPr>
            <w:r w:rsidRPr="007F0777">
              <w:rPr>
                <w:rFonts w:ascii="Calibri" w:hAnsi="Calibri"/>
                <w:sz w:val="16"/>
              </w:rPr>
              <w:t>Cooling Efficiency</w:t>
            </w:r>
          </w:p>
          <w:p w14:paraId="1F9B9413" w14:textId="77777777" w:rsidR="00A53F9F" w:rsidRPr="007F0777" w:rsidRDefault="00A53F9F" w:rsidP="00A53F9F">
            <w:pPr>
              <w:keepNext/>
              <w:jc w:val="center"/>
              <w:rPr>
                <w:rFonts w:ascii="Calibri" w:hAnsi="Calibri"/>
                <w:sz w:val="16"/>
              </w:rPr>
            </w:pPr>
            <w:r w:rsidRPr="007F0777">
              <w:rPr>
                <w:rFonts w:ascii="Calibri" w:hAnsi="Calibri"/>
                <w:sz w:val="16"/>
              </w:rPr>
              <w:t>EER</w:t>
            </w:r>
          </w:p>
        </w:tc>
        <w:tc>
          <w:tcPr>
            <w:tcW w:w="2640" w:type="dxa"/>
            <w:vAlign w:val="bottom"/>
          </w:tcPr>
          <w:p w14:paraId="1F9B9414" w14:textId="77777777" w:rsidR="00A53F9F" w:rsidRPr="007F0777" w:rsidRDefault="00A53F9F" w:rsidP="00A53F9F">
            <w:pPr>
              <w:keepNext/>
              <w:jc w:val="center"/>
              <w:rPr>
                <w:rFonts w:ascii="Calibri" w:hAnsi="Calibri"/>
                <w:sz w:val="16"/>
              </w:rPr>
            </w:pPr>
            <w:r w:rsidRPr="007F0777">
              <w:rPr>
                <w:rFonts w:ascii="Calibri" w:hAnsi="Calibri"/>
                <w:sz w:val="16"/>
              </w:rPr>
              <w:t>Condenser or Package Unit Manufacturer</w:t>
            </w:r>
          </w:p>
        </w:tc>
        <w:tc>
          <w:tcPr>
            <w:tcW w:w="2640" w:type="dxa"/>
            <w:vAlign w:val="bottom"/>
          </w:tcPr>
          <w:p w14:paraId="1F9B9415" w14:textId="77777777" w:rsidR="00A53F9F" w:rsidRPr="007F0777" w:rsidRDefault="00A53F9F" w:rsidP="00A53F9F">
            <w:pPr>
              <w:keepNext/>
              <w:jc w:val="center"/>
              <w:rPr>
                <w:rFonts w:ascii="Calibri" w:hAnsi="Calibri"/>
                <w:sz w:val="16"/>
              </w:rPr>
            </w:pPr>
            <w:r w:rsidRPr="007F0777">
              <w:rPr>
                <w:rFonts w:ascii="Calibri" w:hAnsi="Calibri"/>
                <w:sz w:val="16"/>
              </w:rPr>
              <w:t>Condenser or Package Unit Model Number</w:t>
            </w:r>
          </w:p>
        </w:tc>
        <w:tc>
          <w:tcPr>
            <w:tcW w:w="2640" w:type="dxa"/>
            <w:vAlign w:val="bottom"/>
          </w:tcPr>
          <w:p w14:paraId="1F9B9416" w14:textId="77777777" w:rsidR="00A53F9F" w:rsidRPr="007F0777" w:rsidRDefault="00A53F9F" w:rsidP="00A53F9F">
            <w:pPr>
              <w:keepNext/>
              <w:jc w:val="center"/>
              <w:rPr>
                <w:rFonts w:ascii="Calibri" w:hAnsi="Calibri"/>
                <w:sz w:val="16"/>
              </w:rPr>
            </w:pPr>
            <w:r w:rsidRPr="007F0777">
              <w:rPr>
                <w:rFonts w:ascii="Calibri" w:hAnsi="Calibri"/>
                <w:sz w:val="16"/>
              </w:rPr>
              <w:t xml:space="preserve">Condenser or Package Unit </w:t>
            </w:r>
          </w:p>
          <w:p w14:paraId="1F9B9417" w14:textId="77777777" w:rsidR="00A53F9F" w:rsidRPr="007F0777" w:rsidRDefault="00A53F9F" w:rsidP="00A53F9F">
            <w:pPr>
              <w:keepNext/>
              <w:jc w:val="center"/>
              <w:rPr>
                <w:rFonts w:ascii="Calibri" w:hAnsi="Calibri"/>
                <w:sz w:val="16"/>
              </w:rPr>
            </w:pPr>
            <w:r w:rsidRPr="007F0777">
              <w:rPr>
                <w:rFonts w:ascii="Calibri" w:hAnsi="Calibri"/>
                <w:sz w:val="16"/>
              </w:rPr>
              <w:t>Serial Number</w:t>
            </w:r>
          </w:p>
        </w:tc>
        <w:tc>
          <w:tcPr>
            <w:tcW w:w="990" w:type="dxa"/>
            <w:vAlign w:val="bottom"/>
          </w:tcPr>
          <w:p w14:paraId="1F9B9418" w14:textId="7391EA18" w:rsidR="00A53F9F" w:rsidRPr="007F0777" w:rsidRDefault="00A53F9F" w:rsidP="00A53F9F">
            <w:pPr>
              <w:keepNext/>
              <w:jc w:val="center"/>
              <w:rPr>
                <w:rFonts w:ascii="Calibri" w:hAnsi="Calibri"/>
                <w:sz w:val="16"/>
              </w:rPr>
            </w:pPr>
            <w:r w:rsidRPr="007F0777">
              <w:rPr>
                <w:rFonts w:ascii="Calibri" w:hAnsi="Calibri"/>
                <w:sz w:val="16"/>
              </w:rPr>
              <w:t>System Rated Cooling Capacity at Design Conditions (</w:t>
            </w:r>
            <w:r w:rsidR="00314979">
              <w:rPr>
                <w:rFonts w:ascii="Calibri" w:hAnsi="Calibri"/>
                <w:sz w:val="16"/>
              </w:rPr>
              <w:t>Btu/h</w:t>
            </w:r>
            <w:r w:rsidRPr="007F0777">
              <w:rPr>
                <w:rFonts w:ascii="Calibri" w:hAnsi="Calibri"/>
                <w:sz w:val="16"/>
              </w:rPr>
              <w:t>)</w:t>
            </w:r>
          </w:p>
        </w:tc>
        <w:tc>
          <w:tcPr>
            <w:tcW w:w="1008" w:type="dxa"/>
            <w:vAlign w:val="bottom"/>
          </w:tcPr>
          <w:p w14:paraId="1F9B9419" w14:textId="77777777" w:rsidR="00A53F9F" w:rsidRPr="007F0777" w:rsidRDefault="00A53F9F" w:rsidP="00A53F9F">
            <w:pPr>
              <w:keepNext/>
              <w:jc w:val="center"/>
              <w:rPr>
                <w:rFonts w:ascii="Calibri" w:hAnsi="Calibri"/>
                <w:sz w:val="16"/>
              </w:rPr>
            </w:pPr>
            <w:r w:rsidRPr="007F0777">
              <w:rPr>
                <w:rFonts w:ascii="Calibri" w:hAnsi="Calibri"/>
                <w:sz w:val="16"/>
              </w:rPr>
              <w:t xml:space="preserve">Condenser Rated Nominal Cooling Capacity </w:t>
            </w:r>
          </w:p>
          <w:p w14:paraId="1F9B941A" w14:textId="77777777" w:rsidR="00A53F9F" w:rsidRPr="007F0777" w:rsidRDefault="00A53F9F" w:rsidP="00A53F9F">
            <w:pPr>
              <w:keepNext/>
              <w:jc w:val="center"/>
              <w:rPr>
                <w:rFonts w:ascii="Calibri" w:hAnsi="Calibri"/>
                <w:sz w:val="16"/>
              </w:rPr>
            </w:pPr>
            <w:r w:rsidRPr="007F0777">
              <w:rPr>
                <w:rFonts w:ascii="Calibri" w:hAnsi="Calibri"/>
                <w:sz w:val="16"/>
              </w:rPr>
              <w:t>(ton)</w:t>
            </w:r>
          </w:p>
        </w:tc>
      </w:tr>
      <w:tr w:rsidR="00A53F9F" w:rsidRPr="00295655" w14:paraId="1F9B942F" w14:textId="77777777" w:rsidTr="00BF40A1">
        <w:trPr>
          <w:cantSplit/>
          <w:trHeight w:val="287"/>
        </w:trPr>
        <w:tc>
          <w:tcPr>
            <w:tcW w:w="1458" w:type="dxa"/>
          </w:tcPr>
          <w:p w14:paraId="1F9B9426" w14:textId="77777777" w:rsidR="00A53F9F" w:rsidRPr="00BF40A1" w:rsidRDefault="00A53F9F" w:rsidP="00A53F9F">
            <w:pPr>
              <w:keepNext/>
              <w:rPr>
                <w:rFonts w:ascii="Calibri" w:hAnsi="Calibri"/>
                <w:sz w:val="16"/>
              </w:rPr>
            </w:pPr>
          </w:p>
        </w:tc>
        <w:tc>
          <w:tcPr>
            <w:tcW w:w="1440" w:type="dxa"/>
          </w:tcPr>
          <w:p w14:paraId="1F9B9427" w14:textId="77777777" w:rsidR="00A53F9F" w:rsidRPr="00295655" w:rsidRDefault="00A53F9F" w:rsidP="00A53F9F">
            <w:pPr>
              <w:keepNext/>
              <w:rPr>
                <w:rFonts w:ascii="Calibri" w:hAnsi="Calibri"/>
                <w:sz w:val="18"/>
                <w:szCs w:val="18"/>
              </w:rPr>
            </w:pPr>
          </w:p>
        </w:tc>
        <w:tc>
          <w:tcPr>
            <w:tcW w:w="900" w:type="dxa"/>
          </w:tcPr>
          <w:p w14:paraId="1F9B9428" w14:textId="77777777" w:rsidR="00A53F9F" w:rsidRPr="00BF40A1" w:rsidRDefault="00A53F9F" w:rsidP="00A53F9F">
            <w:pPr>
              <w:keepNext/>
              <w:rPr>
                <w:rFonts w:ascii="Calibri" w:hAnsi="Calibri"/>
                <w:sz w:val="16"/>
              </w:rPr>
            </w:pPr>
          </w:p>
        </w:tc>
        <w:tc>
          <w:tcPr>
            <w:tcW w:w="900" w:type="dxa"/>
          </w:tcPr>
          <w:p w14:paraId="1F9B9429" w14:textId="77777777" w:rsidR="00A53F9F" w:rsidRPr="00BF40A1" w:rsidRDefault="00A53F9F" w:rsidP="00A53F9F">
            <w:pPr>
              <w:keepNext/>
              <w:rPr>
                <w:rFonts w:ascii="Calibri" w:hAnsi="Calibri"/>
                <w:sz w:val="16"/>
              </w:rPr>
            </w:pPr>
          </w:p>
        </w:tc>
        <w:tc>
          <w:tcPr>
            <w:tcW w:w="2640" w:type="dxa"/>
          </w:tcPr>
          <w:p w14:paraId="1F9B942A" w14:textId="77777777" w:rsidR="00A53F9F" w:rsidRPr="00BF40A1" w:rsidRDefault="00A53F9F" w:rsidP="00A53F9F">
            <w:pPr>
              <w:keepNext/>
              <w:rPr>
                <w:rFonts w:ascii="Calibri" w:hAnsi="Calibri"/>
                <w:sz w:val="16"/>
              </w:rPr>
            </w:pPr>
          </w:p>
        </w:tc>
        <w:tc>
          <w:tcPr>
            <w:tcW w:w="2640" w:type="dxa"/>
          </w:tcPr>
          <w:p w14:paraId="1F9B942B" w14:textId="77777777" w:rsidR="00A53F9F" w:rsidRPr="00BF40A1" w:rsidRDefault="00A53F9F" w:rsidP="00A53F9F">
            <w:pPr>
              <w:keepNext/>
              <w:rPr>
                <w:rFonts w:ascii="Calibri" w:hAnsi="Calibri"/>
                <w:sz w:val="16"/>
              </w:rPr>
            </w:pPr>
          </w:p>
        </w:tc>
        <w:tc>
          <w:tcPr>
            <w:tcW w:w="2640" w:type="dxa"/>
          </w:tcPr>
          <w:p w14:paraId="1F9B942C" w14:textId="77777777" w:rsidR="00A53F9F" w:rsidRPr="00BF40A1" w:rsidRDefault="00A53F9F" w:rsidP="00A53F9F">
            <w:pPr>
              <w:keepNext/>
              <w:rPr>
                <w:rFonts w:ascii="Calibri" w:hAnsi="Calibri"/>
                <w:sz w:val="16"/>
              </w:rPr>
            </w:pPr>
          </w:p>
        </w:tc>
        <w:tc>
          <w:tcPr>
            <w:tcW w:w="990" w:type="dxa"/>
          </w:tcPr>
          <w:p w14:paraId="1F9B942D" w14:textId="77777777" w:rsidR="00A53F9F" w:rsidRPr="00BF40A1" w:rsidRDefault="00A53F9F" w:rsidP="00A53F9F">
            <w:pPr>
              <w:keepNext/>
              <w:rPr>
                <w:rFonts w:ascii="Calibri" w:hAnsi="Calibri"/>
                <w:sz w:val="16"/>
              </w:rPr>
            </w:pPr>
          </w:p>
        </w:tc>
        <w:tc>
          <w:tcPr>
            <w:tcW w:w="1008" w:type="dxa"/>
          </w:tcPr>
          <w:p w14:paraId="1F9B942E" w14:textId="77777777" w:rsidR="00A53F9F" w:rsidRPr="00BF40A1" w:rsidRDefault="00A53F9F" w:rsidP="00A53F9F">
            <w:pPr>
              <w:keepNext/>
              <w:rPr>
                <w:rFonts w:ascii="Calibri" w:hAnsi="Calibri"/>
                <w:sz w:val="16"/>
              </w:rPr>
            </w:pPr>
          </w:p>
        </w:tc>
      </w:tr>
      <w:tr w:rsidR="00A53F9F" w:rsidRPr="00295655" w14:paraId="1F9B9439" w14:textId="77777777" w:rsidTr="00BF40A1">
        <w:trPr>
          <w:cantSplit/>
          <w:trHeight w:val="269"/>
        </w:trPr>
        <w:tc>
          <w:tcPr>
            <w:tcW w:w="1458" w:type="dxa"/>
          </w:tcPr>
          <w:p w14:paraId="1F9B9430" w14:textId="77777777" w:rsidR="00A53F9F" w:rsidRPr="00295655" w:rsidRDefault="00A53F9F" w:rsidP="00A53F9F">
            <w:pPr>
              <w:keepNext/>
              <w:rPr>
                <w:rFonts w:ascii="Calibri" w:hAnsi="Calibri"/>
                <w:sz w:val="18"/>
                <w:szCs w:val="18"/>
              </w:rPr>
            </w:pPr>
          </w:p>
        </w:tc>
        <w:tc>
          <w:tcPr>
            <w:tcW w:w="1440" w:type="dxa"/>
          </w:tcPr>
          <w:p w14:paraId="1F9B9431" w14:textId="77777777" w:rsidR="00A53F9F" w:rsidRPr="00295655" w:rsidRDefault="00A53F9F" w:rsidP="00A53F9F">
            <w:pPr>
              <w:keepNext/>
              <w:rPr>
                <w:rFonts w:ascii="Calibri" w:hAnsi="Calibri"/>
                <w:sz w:val="18"/>
                <w:szCs w:val="18"/>
              </w:rPr>
            </w:pPr>
          </w:p>
        </w:tc>
        <w:tc>
          <w:tcPr>
            <w:tcW w:w="900" w:type="dxa"/>
          </w:tcPr>
          <w:p w14:paraId="1F9B9432" w14:textId="77777777" w:rsidR="00A53F9F" w:rsidRPr="00295655" w:rsidRDefault="00A53F9F" w:rsidP="00A53F9F">
            <w:pPr>
              <w:keepNext/>
              <w:rPr>
                <w:rFonts w:ascii="Calibri" w:hAnsi="Calibri"/>
                <w:sz w:val="18"/>
                <w:szCs w:val="18"/>
              </w:rPr>
            </w:pPr>
          </w:p>
        </w:tc>
        <w:tc>
          <w:tcPr>
            <w:tcW w:w="900" w:type="dxa"/>
          </w:tcPr>
          <w:p w14:paraId="1F9B9433" w14:textId="77777777" w:rsidR="00A53F9F" w:rsidRPr="00295655" w:rsidRDefault="00A53F9F" w:rsidP="00A53F9F">
            <w:pPr>
              <w:keepNext/>
              <w:rPr>
                <w:rFonts w:ascii="Calibri" w:hAnsi="Calibri"/>
                <w:sz w:val="18"/>
                <w:szCs w:val="18"/>
              </w:rPr>
            </w:pPr>
          </w:p>
        </w:tc>
        <w:tc>
          <w:tcPr>
            <w:tcW w:w="2640" w:type="dxa"/>
          </w:tcPr>
          <w:p w14:paraId="1F9B9434" w14:textId="77777777" w:rsidR="00A53F9F" w:rsidRPr="00295655" w:rsidRDefault="00A53F9F" w:rsidP="00A53F9F">
            <w:pPr>
              <w:keepNext/>
              <w:rPr>
                <w:rFonts w:ascii="Calibri" w:hAnsi="Calibri"/>
                <w:sz w:val="18"/>
                <w:szCs w:val="18"/>
              </w:rPr>
            </w:pPr>
          </w:p>
        </w:tc>
        <w:tc>
          <w:tcPr>
            <w:tcW w:w="2640" w:type="dxa"/>
          </w:tcPr>
          <w:p w14:paraId="1F9B9435" w14:textId="77777777" w:rsidR="00A53F9F" w:rsidRPr="00295655" w:rsidRDefault="00A53F9F" w:rsidP="00A53F9F">
            <w:pPr>
              <w:keepNext/>
              <w:rPr>
                <w:rFonts w:ascii="Calibri" w:hAnsi="Calibri"/>
                <w:sz w:val="18"/>
                <w:szCs w:val="18"/>
              </w:rPr>
            </w:pPr>
          </w:p>
        </w:tc>
        <w:tc>
          <w:tcPr>
            <w:tcW w:w="2640" w:type="dxa"/>
          </w:tcPr>
          <w:p w14:paraId="1F9B9436" w14:textId="77777777" w:rsidR="00A53F9F" w:rsidRPr="00295655" w:rsidRDefault="00A53F9F" w:rsidP="00A53F9F">
            <w:pPr>
              <w:keepNext/>
              <w:rPr>
                <w:rFonts w:ascii="Calibri" w:hAnsi="Calibri"/>
                <w:sz w:val="18"/>
                <w:szCs w:val="18"/>
              </w:rPr>
            </w:pPr>
          </w:p>
        </w:tc>
        <w:tc>
          <w:tcPr>
            <w:tcW w:w="990" w:type="dxa"/>
          </w:tcPr>
          <w:p w14:paraId="1F9B9437" w14:textId="77777777" w:rsidR="00A53F9F" w:rsidRPr="00295655" w:rsidRDefault="00A53F9F" w:rsidP="00A53F9F">
            <w:pPr>
              <w:keepNext/>
              <w:rPr>
                <w:rFonts w:ascii="Calibri" w:hAnsi="Calibri"/>
                <w:sz w:val="18"/>
                <w:szCs w:val="18"/>
              </w:rPr>
            </w:pPr>
          </w:p>
        </w:tc>
        <w:tc>
          <w:tcPr>
            <w:tcW w:w="1008" w:type="dxa"/>
          </w:tcPr>
          <w:p w14:paraId="1F9B9438" w14:textId="77777777" w:rsidR="00A53F9F" w:rsidRPr="00295655" w:rsidRDefault="00A53F9F" w:rsidP="00A53F9F">
            <w:pPr>
              <w:keepNext/>
              <w:rPr>
                <w:rFonts w:ascii="Calibri" w:hAnsi="Calibri"/>
                <w:sz w:val="18"/>
                <w:szCs w:val="18"/>
              </w:rPr>
            </w:pPr>
          </w:p>
        </w:tc>
      </w:tr>
      <w:tr w:rsidR="00A53F9F" w:rsidRPr="00295655" w14:paraId="1F9B943B" w14:textId="77777777" w:rsidTr="00A53F9F">
        <w:trPr>
          <w:cantSplit/>
        </w:trPr>
        <w:tc>
          <w:tcPr>
            <w:tcW w:w="14616" w:type="dxa"/>
            <w:gridSpan w:val="9"/>
          </w:tcPr>
          <w:p w14:paraId="1F9B943A" w14:textId="77777777" w:rsidR="00A53F9F" w:rsidRPr="00295655" w:rsidRDefault="00A53F9F" w:rsidP="00A53F9F">
            <w:pPr>
              <w:keepNext/>
              <w:rPr>
                <w:rFonts w:ascii="Calibri" w:hAnsi="Calibri"/>
                <w:sz w:val="18"/>
                <w:szCs w:val="18"/>
              </w:rPr>
            </w:pPr>
            <w:r w:rsidRPr="00295655">
              <w:rPr>
                <w:rFonts w:ascii="Calibri" w:hAnsi="Calibri"/>
                <w:sz w:val="18"/>
                <w:szCs w:val="18"/>
              </w:rPr>
              <w:t>Notes:</w:t>
            </w:r>
          </w:p>
        </w:tc>
      </w:tr>
    </w:tbl>
    <w:p w14:paraId="1F9B943C" w14:textId="77777777" w:rsidR="00A53F9F" w:rsidRPr="007F0777" w:rsidRDefault="00A53F9F" w:rsidP="00A53F9F">
      <w:pPr>
        <w:rPr>
          <w:rFonts w:ascii="Calibri" w:hAnsi="Calibri"/>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3900"/>
        <w:gridCol w:w="3900"/>
        <w:gridCol w:w="3900"/>
      </w:tblGrid>
      <w:tr w:rsidR="00A53F9F" w:rsidRPr="00295655" w14:paraId="1F9B9441" w14:textId="77777777" w:rsidTr="00A53F9F">
        <w:trPr>
          <w:cantSplit/>
        </w:trPr>
        <w:tc>
          <w:tcPr>
            <w:tcW w:w="14598" w:type="dxa"/>
            <w:gridSpan w:val="5"/>
            <w:shd w:val="clear" w:color="auto" w:fill="auto"/>
          </w:tcPr>
          <w:p w14:paraId="1F9B943F" w14:textId="78338999" w:rsidR="00A53F9F" w:rsidRPr="007F0777" w:rsidRDefault="00A53F9F" w:rsidP="00A53F9F">
            <w:pPr>
              <w:keepNext/>
              <w:rPr>
                <w:rFonts w:ascii="Calibri" w:hAnsi="Calibri"/>
                <w:b/>
                <w:szCs w:val="18"/>
              </w:rPr>
            </w:pPr>
            <w:r w:rsidRPr="007F0777">
              <w:rPr>
                <w:rFonts w:ascii="Calibri" w:hAnsi="Calibri"/>
                <w:b/>
                <w:szCs w:val="18"/>
              </w:rPr>
              <w:t>G. Installed Split System Indoor Coil or Fan Coil Unit Equipment Information (applicable to DX or hydronic heating/cooling coils or fan coil units)</w:t>
            </w:r>
          </w:p>
          <w:p w14:paraId="1F9B9440" w14:textId="77777777" w:rsidR="00A53F9F" w:rsidRPr="00F907C7" w:rsidRDefault="00A53F9F" w:rsidP="00F907C7">
            <w:pPr>
              <w:keepNext/>
              <w:rPr>
                <w:rFonts w:ascii="Calibri" w:hAnsi="Calibri"/>
                <w:sz w:val="18"/>
                <w:szCs w:val="18"/>
              </w:rPr>
            </w:pPr>
            <w:r w:rsidRPr="009F4F7F">
              <w:rPr>
                <w:rFonts w:ascii="Calibri" w:hAnsi="Calibri"/>
                <w:sz w:val="18"/>
                <w:szCs w:val="18"/>
              </w:rPr>
              <w:t xml:space="preserve">Systems with more than one indoor coil or fan coil unit </w:t>
            </w:r>
            <w:r>
              <w:rPr>
                <w:rFonts w:ascii="Calibri" w:hAnsi="Calibri"/>
                <w:sz w:val="18"/>
                <w:szCs w:val="18"/>
              </w:rPr>
              <w:t xml:space="preserve">(e.g. multi-split systems) </w:t>
            </w:r>
            <w:r w:rsidRPr="009F4F7F">
              <w:rPr>
                <w:rFonts w:ascii="Calibri" w:hAnsi="Calibri"/>
                <w:sz w:val="18"/>
                <w:szCs w:val="18"/>
              </w:rPr>
              <w:t xml:space="preserve">shall provide </w:t>
            </w:r>
            <w:r>
              <w:rPr>
                <w:rFonts w:ascii="Calibri" w:hAnsi="Calibri"/>
                <w:sz w:val="18"/>
                <w:szCs w:val="18"/>
              </w:rPr>
              <w:t>information for each of the system indoor coils or fan coil units.</w:t>
            </w:r>
          </w:p>
        </w:tc>
      </w:tr>
      <w:tr w:rsidR="00A53F9F" w:rsidRPr="00295655" w14:paraId="1F9B9447" w14:textId="77777777" w:rsidTr="00A53F9F">
        <w:trPr>
          <w:cantSplit/>
          <w:trHeight w:val="188"/>
        </w:trPr>
        <w:tc>
          <w:tcPr>
            <w:tcW w:w="1458" w:type="dxa"/>
            <w:vAlign w:val="bottom"/>
          </w:tcPr>
          <w:p w14:paraId="1F9B9442"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443"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1F9B9444"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1F9B9445"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1F9B9446"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05</w:t>
            </w:r>
          </w:p>
        </w:tc>
      </w:tr>
      <w:tr w:rsidR="00A53F9F" w:rsidRPr="00295655" w14:paraId="1F9B944D" w14:textId="77777777" w:rsidTr="00A53F9F">
        <w:trPr>
          <w:cantSplit/>
          <w:trHeight w:val="576"/>
        </w:trPr>
        <w:tc>
          <w:tcPr>
            <w:tcW w:w="1458" w:type="dxa"/>
            <w:vAlign w:val="bottom"/>
          </w:tcPr>
          <w:p w14:paraId="1F9B9448" w14:textId="77777777" w:rsidR="00A53F9F" w:rsidRPr="00BF40A1" w:rsidRDefault="00A53F9F" w:rsidP="00A53F9F">
            <w:pPr>
              <w:keepNext/>
              <w:jc w:val="center"/>
              <w:rPr>
                <w:rFonts w:ascii="Calibri" w:hAnsi="Calibri"/>
                <w:sz w:val="18"/>
                <w:szCs w:val="18"/>
              </w:rPr>
            </w:pPr>
            <w:r w:rsidRPr="00ED7B73">
              <w:rPr>
                <w:rFonts w:ascii="Calibri" w:hAnsi="Calibri"/>
                <w:sz w:val="18"/>
                <w:szCs w:val="18"/>
              </w:rPr>
              <w:t>SC System Identification or Name</w:t>
            </w:r>
          </w:p>
        </w:tc>
        <w:tc>
          <w:tcPr>
            <w:tcW w:w="1440" w:type="dxa"/>
            <w:vAlign w:val="bottom"/>
          </w:tcPr>
          <w:p w14:paraId="1F9B9449" w14:textId="77777777" w:rsidR="00A53F9F" w:rsidRPr="00ED7B73" w:rsidRDefault="00A53F9F" w:rsidP="00A53F9F">
            <w:pPr>
              <w:keepNext/>
              <w:jc w:val="center"/>
              <w:rPr>
                <w:rFonts w:ascii="Calibri" w:hAnsi="Calibri"/>
                <w:sz w:val="18"/>
                <w:szCs w:val="18"/>
              </w:rPr>
            </w:pPr>
            <w:r w:rsidRPr="00ED7B73">
              <w:rPr>
                <w:rFonts w:ascii="Calibri" w:hAnsi="Calibri"/>
                <w:sz w:val="18"/>
                <w:szCs w:val="18"/>
              </w:rPr>
              <w:t>SC System Location or Area Served</w:t>
            </w:r>
          </w:p>
        </w:tc>
        <w:tc>
          <w:tcPr>
            <w:tcW w:w="3900" w:type="dxa"/>
            <w:vAlign w:val="bottom"/>
          </w:tcPr>
          <w:p w14:paraId="1F9B944A" w14:textId="77777777" w:rsidR="00A53F9F" w:rsidRPr="00BF40A1" w:rsidRDefault="00A53F9F" w:rsidP="00A53F9F">
            <w:pPr>
              <w:keepNext/>
              <w:jc w:val="center"/>
              <w:rPr>
                <w:rFonts w:ascii="Calibri" w:hAnsi="Calibri"/>
                <w:sz w:val="18"/>
                <w:szCs w:val="18"/>
              </w:rPr>
            </w:pPr>
            <w:r w:rsidRPr="00BF40A1">
              <w:rPr>
                <w:rFonts w:ascii="Calibri" w:hAnsi="Calibri"/>
                <w:sz w:val="18"/>
                <w:szCs w:val="18"/>
              </w:rPr>
              <w:t>Indoor Coil or Fan Coil Unit Manufacturer</w:t>
            </w:r>
          </w:p>
        </w:tc>
        <w:tc>
          <w:tcPr>
            <w:tcW w:w="3900" w:type="dxa"/>
            <w:vAlign w:val="bottom"/>
          </w:tcPr>
          <w:p w14:paraId="1F9B944B" w14:textId="77777777" w:rsidR="00A53F9F" w:rsidRPr="00BF40A1" w:rsidRDefault="00A53F9F" w:rsidP="00A53F9F">
            <w:pPr>
              <w:keepNext/>
              <w:jc w:val="center"/>
              <w:rPr>
                <w:rFonts w:ascii="Calibri" w:hAnsi="Calibri"/>
                <w:sz w:val="18"/>
                <w:szCs w:val="18"/>
              </w:rPr>
            </w:pPr>
            <w:r w:rsidRPr="00BF40A1">
              <w:rPr>
                <w:rFonts w:ascii="Calibri" w:hAnsi="Calibri"/>
                <w:sz w:val="18"/>
                <w:szCs w:val="18"/>
              </w:rPr>
              <w:t>Indoor Coil or Fan Coil Unit Model Number</w:t>
            </w:r>
          </w:p>
        </w:tc>
        <w:tc>
          <w:tcPr>
            <w:tcW w:w="3900" w:type="dxa"/>
            <w:vAlign w:val="bottom"/>
          </w:tcPr>
          <w:p w14:paraId="1F9B944C" w14:textId="70F30FE6" w:rsidR="00A53F9F" w:rsidRPr="00BF40A1" w:rsidRDefault="00A53F9F" w:rsidP="00DD0362">
            <w:pPr>
              <w:keepNext/>
              <w:jc w:val="center"/>
              <w:rPr>
                <w:rFonts w:ascii="Calibri" w:hAnsi="Calibri"/>
                <w:sz w:val="18"/>
                <w:szCs w:val="18"/>
              </w:rPr>
            </w:pPr>
            <w:r w:rsidRPr="00BF40A1">
              <w:rPr>
                <w:rFonts w:ascii="Calibri" w:hAnsi="Calibri"/>
                <w:sz w:val="18"/>
                <w:szCs w:val="18"/>
              </w:rPr>
              <w:t xml:space="preserve">Indoor Coil or Fan Coil Unit </w:t>
            </w:r>
            <w:r w:rsidR="00DD0362">
              <w:rPr>
                <w:rFonts w:ascii="Calibri" w:hAnsi="Calibri"/>
                <w:sz w:val="18"/>
                <w:szCs w:val="18"/>
              </w:rPr>
              <w:t>S</w:t>
            </w:r>
            <w:r w:rsidRPr="00BF40A1">
              <w:rPr>
                <w:rFonts w:ascii="Calibri" w:hAnsi="Calibri"/>
                <w:sz w:val="18"/>
                <w:szCs w:val="18"/>
              </w:rPr>
              <w:t xml:space="preserve">erial </w:t>
            </w:r>
            <w:r w:rsidR="00DD0362">
              <w:rPr>
                <w:rFonts w:ascii="Calibri" w:hAnsi="Calibri"/>
                <w:sz w:val="18"/>
                <w:szCs w:val="18"/>
              </w:rPr>
              <w:t>N</w:t>
            </w:r>
            <w:r w:rsidRPr="00BF40A1">
              <w:rPr>
                <w:rFonts w:ascii="Calibri" w:hAnsi="Calibri"/>
                <w:sz w:val="18"/>
                <w:szCs w:val="18"/>
              </w:rPr>
              <w:t>umber</w:t>
            </w:r>
          </w:p>
        </w:tc>
      </w:tr>
      <w:tr w:rsidR="00A53F9F" w:rsidRPr="00295655" w14:paraId="1F9B9459" w14:textId="77777777" w:rsidTr="00BF40A1">
        <w:trPr>
          <w:cantSplit/>
          <w:trHeight w:val="395"/>
        </w:trPr>
        <w:tc>
          <w:tcPr>
            <w:tcW w:w="1458" w:type="dxa"/>
          </w:tcPr>
          <w:p w14:paraId="1F9B9454" w14:textId="77777777" w:rsidR="00A53F9F" w:rsidRPr="00295655" w:rsidRDefault="00A53F9F" w:rsidP="00A53F9F">
            <w:pPr>
              <w:keepNext/>
              <w:rPr>
                <w:rFonts w:ascii="Calibri" w:hAnsi="Calibri"/>
                <w:sz w:val="18"/>
                <w:szCs w:val="18"/>
              </w:rPr>
            </w:pPr>
          </w:p>
        </w:tc>
        <w:tc>
          <w:tcPr>
            <w:tcW w:w="1440" w:type="dxa"/>
          </w:tcPr>
          <w:p w14:paraId="1F9B9455" w14:textId="77777777" w:rsidR="00A53F9F" w:rsidRPr="00BF40A1" w:rsidRDefault="00A53F9F" w:rsidP="00A53F9F">
            <w:pPr>
              <w:keepNext/>
              <w:rPr>
                <w:rFonts w:ascii="Calibri" w:hAnsi="Calibri"/>
                <w:sz w:val="16"/>
              </w:rPr>
            </w:pPr>
          </w:p>
        </w:tc>
        <w:tc>
          <w:tcPr>
            <w:tcW w:w="3900" w:type="dxa"/>
          </w:tcPr>
          <w:p w14:paraId="1F9B9456" w14:textId="77777777" w:rsidR="00A53F9F" w:rsidRPr="00295655" w:rsidRDefault="00A53F9F" w:rsidP="00A53F9F">
            <w:pPr>
              <w:keepNext/>
              <w:rPr>
                <w:rFonts w:ascii="Calibri" w:hAnsi="Calibri"/>
                <w:sz w:val="18"/>
                <w:szCs w:val="18"/>
              </w:rPr>
            </w:pPr>
          </w:p>
        </w:tc>
        <w:tc>
          <w:tcPr>
            <w:tcW w:w="3900" w:type="dxa"/>
          </w:tcPr>
          <w:p w14:paraId="1F9B9457" w14:textId="77777777" w:rsidR="00A53F9F" w:rsidRPr="00295655" w:rsidRDefault="00A53F9F" w:rsidP="00A53F9F">
            <w:pPr>
              <w:keepNext/>
              <w:rPr>
                <w:rFonts w:ascii="Calibri" w:hAnsi="Calibri"/>
                <w:sz w:val="18"/>
                <w:szCs w:val="18"/>
              </w:rPr>
            </w:pPr>
          </w:p>
        </w:tc>
        <w:tc>
          <w:tcPr>
            <w:tcW w:w="3900" w:type="dxa"/>
          </w:tcPr>
          <w:p w14:paraId="1F9B9458" w14:textId="77777777" w:rsidR="00A53F9F" w:rsidRPr="00295655" w:rsidRDefault="00A53F9F" w:rsidP="00A53F9F">
            <w:pPr>
              <w:keepNext/>
              <w:rPr>
                <w:rFonts w:ascii="Calibri" w:hAnsi="Calibri"/>
                <w:sz w:val="18"/>
                <w:szCs w:val="18"/>
              </w:rPr>
            </w:pPr>
          </w:p>
        </w:tc>
      </w:tr>
      <w:tr w:rsidR="00A53F9F" w:rsidRPr="00295655" w14:paraId="1F9B945F" w14:textId="77777777" w:rsidTr="00A53F9F">
        <w:trPr>
          <w:cantSplit/>
          <w:trHeight w:val="288"/>
        </w:trPr>
        <w:tc>
          <w:tcPr>
            <w:tcW w:w="1458" w:type="dxa"/>
          </w:tcPr>
          <w:p w14:paraId="1F9B945A" w14:textId="77777777" w:rsidR="00A53F9F" w:rsidRPr="00295655" w:rsidRDefault="00A53F9F" w:rsidP="00A53F9F">
            <w:pPr>
              <w:keepNext/>
              <w:rPr>
                <w:rFonts w:ascii="Calibri" w:hAnsi="Calibri"/>
                <w:sz w:val="18"/>
                <w:szCs w:val="18"/>
              </w:rPr>
            </w:pPr>
          </w:p>
        </w:tc>
        <w:tc>
          <w:tcPr>
            <w:tcW w:w="1440" w:type="dxa"/>
          </w:tcPr>
          <w:p w14:paraId="1F9B945B" w14:textId="77777777" w:rsidR="00A53F9F" w:rsidRPr="00295655" w:rsidRDefault="00A53F9F" w:rsidP="00A53F9F">
            <w:pPr>
              <w:keepNext/>
              <w:rPr>
                <w:rFonts w:ascii="Calibri" w:hAnsi="Calibri"/>
                <w:sz w:val="18"/>
                <w:szCs w:val="18"/>
              </w:rPr>
            </w:pPr>
          </w:p>
        </w:tc>
        <w:tc>
          <w:tcPr>
            <w:tcW w:w="3900" w:type="dxa"/>
          </w:tcPr>
          <w:p w14:paraId="1F9B945C" w14:textId="77777777" w:rsidR="00A53F9F" w:rsidRPr="00295655" w:rsidRDefault="00A53F9F" w:rsidP="00A53F9F">
            <w:pPr>
              <w:keepNext/>
              <w:rPr>
                <w:rFonts w:ascii="Calibri" w:hAnsi="Calibri"/>
                <w:sz w:val="18"/>
                <w:szCs w:val="18"/>
              </w:rPr>
            </w:pPr>
          </w:p>
        </w:tc>
        <w:tc>
          <w:tcPr>
            <w:tcW w:w="3900" w:type="dxa"/>
          </w:tcPr>
          <w:p w14:paraId="1F9B945D" w14:textId="77777777" w:rsidR="00A53F9F" w:rsidRPr="00295655" w:rsidRDefault="00A53F9F" w:rsidP="00A53F9F">
            <w:pPr>
              <w:keepNext/>
              <w:rPr>
                <w:rFonts w:ascii="Calibri" w:hAnsi="Calibri"/>
                <w:sz w:val="18"/>
                <w:szCs w:val="18"/>
              </w:rPr>
            </w:pPr>
          </w:p>
        </w:tc>
        <w:tc>
          <w:tcPr>
            <w:tcW w:w="3900" w:type="dxa"/>
          </w:tcPr>
          <w:p w14:paraId="1F9B945E" w14:textId="77777777" w:rsidR="00A53F9F" w:rsidRPr="00295655" w:rsidRDefault="00A53F9F" w:rsidP="00A53F9F">
            <w:pPr>
              <w:keepNext/>
              <w:rPr>
                <w:rFonts w:ascii="Calibri" w:hAnsi="Calibri"/>
                <w:sz w:val="18"/>
                <w:szCs w:val="18"/>
              </w:rPr>
            </w:pPr>
          </w:p>
        </w:tc>
      </w:tr>
      <w:tr w:rsidR="00A53F9F" w:rsidRPr="00295655" w14:paraId="1F9B9461" w14:textId="77777777" w:rsidTr="00A53F9F">
        <w:trPr>
          <w:cantSplit/>
        </w:trPr>
        <w:tc>
          <w:tcPr>
            <w:tcW w:w="14598" w:type="dxa"/>
            <w:gridSpan w:val="5"/>
          </w:tcPr>
          <w:p w14:paraId="1F9B9460" w14:textId="77777777" w:rsidR="00A53F9F" w:rsidRPr="00295655" w:rsidRDefault="00A53F9F" w:rsidP="00A53F9F">
            <w:pPr>
              <w:keepNext/>
              <w:rPr>
                <w:rFonts w:ascii="Calibri" w:hAnsi="Calibri"/>
                <w:sz w:val="18"/>
                <w:szCs w:val="18"/>
              </w:rPr>
            </w:pPr>
            <w:r w:rsidRPr="00295655">
              <w:rPr>
                <w:rFonts w:ascii="Calibri" w:hAnsi="Calibri"/>
                <w:sz w:val="18"/>
                <w:szCs w:val="18"/>
              </w:rPr>
              <w:t>Notes:</w:t>
            </w:r>
          </w:p>
        </w:tc>
      </w:tr>
    </w:tbl>
    <w:p w14:paraId="1F9B9462" w14:textId="77777777" w:rsidR="00A53F9F" w:rsidRPr="007F0777" w:rsidRDefault="00A53F9F" w:rsidP="00A53F9F">
      <w:pPr>
        <w:rPr>
          <w:rFonts w:ascii="Calibri" w:hAnsi="Calibri"/>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3900"/>
        <w:gridCol w:w="3900"/>
        <w:gridCol w:w="3900"/>
      </w:tblGrid>
      <w:tr w:rsidR="00A53F9F" w:rsidRPr="00295655" w14:paraId="1F9B9464" w14:textId="77777777" w:rsidTr="00A53F9F">
        <w:trPr>
          <w:cantSplit/>
        </w:trPr>
        <w:tc>
          <w:tcPr>
            <w:tcW w:w="14598" w:type="dxa"/>
            <w:gridSpan w:val="5"/>
            <w:shd w:val="clear" w:color="auto" w:fill="auto"/>
          </w:tcPr>
          <w:p w14:paraId="1F9B9463" w14:textId="7013533C" w:rsidR="00A53F9F" w:rsidRPr="00F907C7" w:rsidRDefault="00A53F9F" w:rsidP="00F907C7">
            <w:pPr>
              <w:keepNext/>
              <w:rPr>
                <w:rFonts w:ascii="Calibri" w:hAnsi="Calibri"/>
                <w:b/>
                <w:sz w:val="18"/>
                <w:szCs w:val="18"/>
              </w:rPr>
            </w:pPr>
            <w:r w:rsidRPr="007F0777">
              <w:rPr>
                <w:rFonts w:ascii="Calibri" w:hAnsi="Calibri"/>
                <w:b/>
                <w:szCs w:val="18"/>
              </w:rPr>
              <w:t>H. Installed Heat Pump System – Split System Condensing Unit or Package Unit Equipment Information</w:t>
            </w:r>
          </w:p>
        </w:tc>
      </w:tr>
      <w:tr w:rsidR="00A53F9F" w:rsidRPr="00295655" w14:paraId="1F9B946A" w14:textId="77777777" w:rsidTr="00A53F9F">
        <w:trPr>
          <w:cantSplit/>
          <w:trHeight w:val="188"/>
        </w:trPr>
        <w:tc>
          <w:tcPr>
            <w:tcW w:w="1458" w:type="dxa"/>
            <w:vAlign w:val="bottom"/>
          </w:tcPr>
          <w:p w14:paraId="1F9B9465"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466"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1F9B9467"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1F9B9468"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1F9B9469"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05</w:t>
            </w:r>
          </w:p>
        </w:tc>
      </w:tr>
      <w:tr w:rsidR="00A53F9F" w:rsidRPr="00295655" w14:paraId="1F9B9471" w14:textId="77777777" w:rsidTr="00A53F9F">
        <w:trPr>
          <w:cantSplit/>
          <w:trHeight w:val="576"/>
        </w:trPr>
        <w:tc>
          <w:tcPr>
            <w:tcW w:w="1458" w:type="dxa"/>
            <w:vAlign w:val="bottom"/>
          </w:tcPr>
          <w:p w14:paraId="1F9B946B" w14:textId="77777777" w:rsidR="00A53F9F" w:rsidRPr="00BF40A1" w:rsidRDefault="00A53F9F" w:rsidP="00A53F9F">
            <w:pPr>
              <w:keepNext/>
              <w:jc w:val="center"/>
              <w:rPr>
                <w:rFonts w:ascii="Calibri" w:hAnsi="Calibri"/>
                <w:sz w:val="18"/>
                <w:szCs w:val="18"/>
              </w:rPr>
            </w:pPr>
            <w:r w:rsidRPr="00ED7B73">
              <w:rPr>
                <w:rFonts w:ascii="Calibri" w:hAnsi="Calibri"/>
                <w:sz w:val="18"/>
                <w:szCs w:val="18"/>
              </w:rPr>
              <w:t>SC System Identification or Name</w:t>
            </w:r>
          </w:p>
        </w:tc>
        <w:tc>
          <w:tcPr>
            <w:tcW w:w="1440" w:type="dxa"/>
            <w:vAlign w:val="bottom"/>
          </w:tcPr>
          <w:p w14:paraId="1F9B946C" w14:textId="77777777" w:rsidR="00A53F9F" w:rsidRPr="00ED7B73" w:rsidRDefault="00A53F9F" w:rsidP="00A53F9F">
            <w:pPr>
              <w:keepNext/>
              <w:jc w:val="center"/>
              <w:rPr>
                <w:rFonts w:ascii="Calibri" w:hAnsi="Calibri"/>
                <w:sz w:val="18"/>
                <w:szCs w:val="18"/>
              </w:rPr>
            </w:pPr>
            <w:r w:rsidRPr="00ED7B73">
              <w:rPr>
                <w:rFonts w:ascii="Calibri" w:hAnsi="Calibri"/>
                <w:sz w:val="18"/>
                <w:szCs w:val="18"/>
              </w:rPr>
              <w:t>SC System Location or Area Served</w:t>
            </w:r>
          </w:p>
        </w:tc>
        <w:tc>
          <w:tcPr>
            <w:tcW w:w="3900" w:type="dxa"/>
            <w:vAlign w:val="bottom"/>
          </w:tcPr>
          <w:p w14:paraId="1F9B946D" w14:textId="77777777" w:rsidR="00A53F9F" w:rsidRPr="007F0777" w:rsidRDefault="00A53F9F" w:rsidP="00A53F9F">
            <w:pPr>
              <w:keepNext/>
              <w:jc w:val="center"/>
              <w:rPr>
                <w:rFonts w:ascii="Calibri" w:hAnsi="Calibri"/>
                <w:sz w:val="18"/>
              </w:rPr>
            </w:pPr>
            <w:r w:rsidRPr="007F0777">
              <w:rPr>
                <w:rFonts w:ascii="Calibri" w:hAnsi="Calibri"/>
                <w:sz w:val="18"/>
              </w:rPr>
              <w:t>Condenser or Package Unit Manufacturer</w:t>
            </w:r>
          </w:p>
        </w:tc>
        <w:tc>
          <w:tcPr>
            <w:tcW w:w="3900" w:type="dxa"/>
            <w:vAlign w:val="bottom"/>
          </w:tcPr>
          <w:p w14:paraId="1F9B946E" w14:textId="77777777" w:rsidR="00A53F9F" w:rsidRPr="007F0777" w:rsidRDefault="00A53F9F" w:rsidP="00A53F9F">
            <w:pPr>
              <w:keepNext/>
              <w:jc w:val="center"/>
              <w:rPr>
                <w:rFonts w:ascii="Calibri" w:hAnsi="Calibri"/>
                <w:sz w:val="18"/>
              </w:rPr>
            </w:pPr>
            <w:r w:rsidRPr="007F0777">
              <w:rPr>
                <w:rFonts w:ascii="Calibri" w:hAnsi="Calibri"/>
                <w:sz w:val="18"/>
              </w:rPr>
              <w:t>Condenser or Package Unit Model Number</w:t>
            </w:r>
          </w:p>
        </w:tc>
        <w:tc>
          <w:tcPr>
            <w:tcW w:w="3900" w:type="dxa"/>
            <w:vAlign w:val="bottom"/>
          </w:tcPr>
          <w:p w14:paraId="1F9B946F" w14:textId="77777777" w:rsidR="00A53F9F" w:rsidRPr="007F0777" w:rsidRDefault="00A53F9F" w:rsidP="00A53F9F">
            <w:pPr>
              <w:keepNext/>
              <w:jc w:val="center"/>
              <w:rPr>
                <w:rFonts w:ascii="Calibri" w:hAnsi="Calibri"/>
                <w:sz w:val="18"/>
              </w:rPr>
            </w:pPr>
            <w:r w:rsidRPr="007F0777">
              <w:rPr>
                <w:rFonts w:ascii="Calibri" w:hAnsi="Calibri"/>
                <w:sz w:val="18"/>
              </w:rPr>
              <w:t xml:space="preserve">Condenser or Package Unit </w:t>
            </w:r>
          </w:p>
          <w:p w14:paraId="1F9B9470" w14:textId="77777777" w:rsidR="00A53F9F" w:rsidRPr="007F0777" w:rsidRDefault="00A53F9F" w:rsidP="00A53F9F">
            <w:pPr>
              <w:keepNext/>
              <w:jc w:val="center"/>
              <w:rPr>
                <w:rFonts w:ascii="Calibri" w:hAnsi="Calibri"/>
                <w:sz w:val="18"/>
              </w:rPr>
            </w:pPr>
            <w:r w:rsidRPr="007F0777">
              <w:rPr>
                <w:rFonts w:ascii="Calibri" w:hAnsi="Calibri"/>
                <w:sz w:val="18"/>
              </w:rPr>
              <w:t>Serial Number</w:t>
            </w:r>
          </w:p>
        </w:tc>
      </w:tr>
      <w:tr w:rsidR="00A53F9F" w:rsidRPr="00295655" w14:paraId="1F9B947D" w14:textId="77777777" w:rsidTr="00BF40A1">
        <w:trPr>
          <w:cantSplit/>
          <w:trHeight w:val="395"/>
        </w:trPr>
        <w:tc>
          <w:tcPr>
            <w:tcW w:w="1458" w:type="dxa"/>
          </w:tcPr>
          <w:p w14:paraId="1F9B9478" w14:textId="77777777" w:rsidR="00A53F9F" w:rsidRPr="00295655" w:rsidRDefault="00A53F9F" w:rsidP="00A53F9F">
            <w:pPr>
              <w:keepNext/>
              <w:rPr>
                <w:rFonts w:ascii="Calibri" w:hAnsi="Calibri"/>
                <w:sz w:val="18"/>
                <w:szCs w:val="18"/>
              </w:rPr>
            </w:pPr>
          </w:p>
        </w:tc>
        <w:tc>
          <w:tcPr>
            <w:tcW w:w="1440" w:type="dxa"/>
          </w:tcPr>
          <w:p w14:paraId="1F9B9479" w14:textId="77777777" w:rsidR="00A53F9F" w:rsidRPr="00BF40A1" w:rsidRDefault="00A53F9F" w:rsidP="00A53F9F">
            <w:pPr>
              <w:keepNext/>
              <w:rPr>
                <w:rFonts w:ascii="Calibri" w:hAnsi="Calibri"/>
                <w:sz w:val="16"/>
              </w:rPr>
            </w:pPr>
          </w:p>
        </w:tc>
        <w:tc>
          <w:tcPr>
            <w:tcW w:w="3900" w:type="dxa"/>
          </w:tcPr>
          <w:p w14:paraId="1F9B947A" w14:textId="77777777" w:rsidR="00A53F9F" w:rsidRPr="00295655" w:rsidRDefault="00A53F9F" w:rsidP="00A53F9F">
            <w:pPr>
              <w:keepNext/>
              <w:rPr>
                <w:rFonts w:ascii="Calibri" w:hAnsi="Calibri"/>
                <w:sz w:val="18"/>
                <w:szCs w:val="18"/>
              </w:rPr>
            </w:pPr>
          </w:p>
        </w:tc>
        <w:tc>
          <w:tcPr>
            <w:tcW w:w="3900" w:type="dxa"/>
          </w:tcPr>
          <w:p w14:paraId="1F9B947B" w14:textId="77777777" w:rsidR="00A53F9F" w:rsidRPr="00295655" w:rsidRDefault="00A53F9F" w:rsidP="00A53F9F">
            <w:pPr>
              <w:keepNext/>
              <w:rPr>
                <w:rFonts w:ascii="Calibri" w:hAnsi="Calibri"/>
                <w:sz w:val="18"/>
                <w:szCs w:val="18"/>
              </w:rPr>
            </w:pPr>
          </w:p>
        </w:tc>
        <w:tc>
          <w:tcPr>
            <w:tcW w:w="3900" w:type="dxa"/>
          </w:tcPr>
          <w:p w14:paraId="1F9B947C" w14:textId="77777777" w:rsidR="00A53F9F" w:rsidRPr="00295655" w:rsidRDefault="00A53F9F" w:rsidP="00A53F9F">
            <w:pPr>
              <w:keepNext/>
              <w:rPr>
                <w:rFonts w:ascii="Calibri" w:hAnsi="Calibri"/>
                <w:sz w:val="18"/>
                <w:szCs w:val="18"/>
              </w:rPr>
            </w:pPr>
          </w:p>
        </w:tc>
      </w:tr>
      <w:tr w:rsidR="00A53F9F" w:rsidRPr="00295655" w14:paraId="1F9B9483" w14:textId="77777777" w:rsidTr="00A53F9F">
        <w:trPr>
          <w:cantSplit/>
          <w:trHeight w:val="288"/>
        </w:trPr>
        <w:tc>
          <w:tcPr>
            <w:tcW w:w="1458" w:type="dxa"/>
          </w:tcPr>
          <w:p w14:paraId="1F9B947E" w14:textId="77777777" w:rsidR="00A53F9F" w:rsidRPr="00295655" w:rsidRDefault="00A53F9F" w:rsidP="00A53F9F">
            <w:pPr>
              <w:keepNext/>
              <w:rPr>
                <w:rFonts w:ascii="Calibri" w:hAnsi="Calibri"/>
                <w:sz w:val="18"/>
                <w:szCs w:val="18"/>
              </w:rPr>
            </w:pPr>
          </w:p>
        </w:tc>
        <w:tc>
          <w:tcPr>
            <w:tcW w:w="1440" w:type="dxa"/>
          </w:tcPr>
          <w:p w14:paraId="1F9B947F" w14:textId="77777777" w:rsidR="00A53F9F" w:rsidRPr="00295655" w:rsidRDefault="00A53F9F" w:rsidP="00A53F9F">
            <w:pPr>
              <w:keepNext/>
              <w:rPr>
                <w:rFonts w:ascii="Calibri" w:hAnsi="Calibri"/>
                <w:sz w:val="18"/>
                <w:szCs w:val="18"/>
              </w:rPr>
            </w:pPr>
          </w:p>
        </w:tc>
        <w:tc>
          <w:tcPr>
            <w:tcW w:w="3900" w:type="dxa"/>
          </w:tcPr>
          <w:p w14:paraId="1F9B9480" w14:textId="77777777" w:rsidR="00A53F9F" w:rsidRPr="00295655" w:rsidRDefault="00A53F9F" w:rsidP="00A53F9F">
            <w:pPr>
              <w:keepNext/>
              <w:rPr>
                <w:rFonts w:ascii="Calibri" w:hAnsi="Calibri"/>
                <w:sz w:val="18"/>
                <w:szCs w:val="18"/>
              </w:rPr>
            </w:pPr>
          </w:p>
        </w:tc>
        <w:tc>
          <w:tcPr>
            <w:tcW w:w="3900" w:type="dxa"/>
          </w:tcPr>
          <w:p w14:paraId="1F9B9481" w14:textId="77777777" w:rsidR="00A53F9F" w:rsidRPr="00295655" w:rsidRDefault="00A53F9F" w:rsidP="00A53F9F">
            <w:pPr>
              <w:keepNext/>
              <w:rPr>
                <w:rFonts w:ascii="Calibri" w:hAnsi="Calibri"/>
                <w:sz w:val="18"/>
                <w:szCs w:val="18"/>
              </w:rPr>
            </w:pPr>
          </w:p>
        </w:tc>
        <w:tc>
          <w:tcPr>
            <w:tcW w:w="3900" w:type="dxa"/>
          </w:tcPr>
          <w:p w14:paraId="1F9B9482" w14:textId="77777777" w:rsidR="00A53F9F" w:rsidRPr="00295655" w:rsidRDefault="00A53F9F" w:rsidP="00A53F9F">
            <w:pPr>
              <w:keepNext/>
              <w:rPr>
                <w:rFonts w:ascii="Calibri" w:hAnsi="Calibri"/>
                <w:sz w:val="18"/>
                <w:szCs w:val="18"/>
              </w:rPr>
            </w:pPr>
          </w:p>
        </w:tc>
      </w:tr>
      <w:tr w:rsidR="00A53F9F" w:rsidRPr="00295655" w14:paraId="1F9B9485" w14:textId="77777777" w:rsidTr="00A53F9F">
        <w:trPr>
          <w:cantSplit/>
        </w:trPr>
        <w:tc>
          <w:tcPr>
            <w:tcW w:w="14598" w:type="dxa"/>
            <w:gridSpan w:val="5"/>
          </w:tcPr>
          <w:p w14:paraId="1F9B9484" w14:textId="77777777" w:rsidR="00A53F9F" w:rsidRPr="00295655" w:rsidRDefault="00A53F9F" w:rsidP="00A53F9F">
            <w:pPr>
              <w:keepNext/>
              <w:rPr>
                <w:rFonts w:ascii="Calibri" w:hAnsi="Calibri"/>
                <w:sz w:val="18"/>
                <w:szCs w:val="18"/>
              </w:rPr>
            </w:pPr>
            <w:r w:rsidRPr="00295655">
              <w:rPr>
                <w:rFonts w:ascii="Calibri" w:hAnsi="Calibri"/>
                <w:sz w:val="18"/>
                <w:szCs w:val="18"/>
              </w:rPr>
              <w:t>Notes:</w:t>
            </w:r>
          </w:p>
        </w:tc>
      </w:tr>
    </w:tbl>
    <w:p w14:paraId="1F9B9486" w14:textId="77777777" w:rsidR="00A53F9F" w:rsidRDefault="00A53F9F" w:rsidP="00A53F9F">
      <w:pPr>
        <w:rPr>
          <w:rFonts w:ascii="Calibri" w:hAnsi="Calibri"/>
          <w:sz w:val="18"/>
          <w:szCs w:val="18"/>
        </w:rPr>
      </w:pPr>
    </w:p>
    <w:p w14:paraId="1F9B9487" w14:textId="77777777" w:rsidR="00A53F9F" w:rsidRDefault="00A53F9F" w:rsidP="00A53F9F">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1464"/>
        <w:gridCol w:w="1465"/>
        <w:gridCol w:w="1465"/>
        <w:gridCol w:w="1465"/>
        <w:gridCol w:w="1464"/>
        <w:gridCol w:w="1465"/>
        <w:gridCol w:w="1465"/>
        <w:gridCol w:w="1465"/>
      </w:tblGrid>
      <w:tr w:rsidR="00A53F9F" w:rsidRPr="00295655" w14:paraId="1F9B9489" w14:textId="77777777" w:rsidTr="00A53F9F">
        <w:trPr>
          <w:cantSplit/>
        </w:trPr>
        <w:tc>
          <w:tcPr>
            <w:tcW w:w="14616" w:type="dxa"/>
            <w:gridSpan w:val="10"/>
          </w:tcPr>
          <w:p w14:paraId="1F9B9488" w14:textId="39E5891D" w:rsidR="00A53F9F" w:rsidRPr="00F907C7" w:rsidRDefault="00A53F9F" w:rsidP="00A53F9F">
            <w:pPr>
              <w:keepNext/>
              <w:rPr>
                <w:rFonts w:ascii="Calibri" w:hAnsi="Calibri"/>
                <w:b/>
                <w:sz w:val="18"/>
                <w:szCs w:val="18"/>
              </w:rPr>
            </w:pPr>
            <w:r w:rsidRPr="007F0777">
              <w:rPr>
                <w:rFonts w:ascii="Calibri" w:hAnsi="Calibri"/>
                <w:b/>
                <w:szCs w:val="18"/>
              </w:rPr>
              <w:t>I. Installed Heat Pump System – Efficiency and Performance Compliance Information</w:t>
            </w:r>
          </w:p>
        </w:tc>
      </w:tr>
      <w:tr w:rsidR="00A53F9F" w:rsidRPr="00295655" w14:paraId="1F9B9494" w14:textId="77777777" w:rsidTr="00A53F9F">
        <w:trPr>
          <w:cantSplit/>
          <w:trHeight w:val="224"/>
        </w:trPr>
        <w:tc>
          <w:tcPr>
            <w:tcW w:w="1458" w:type="dxa"/>
            <w:vAlign w:val="bottom"/>
          </w:tcPr>
          <w:p w14:paraId="1F9B948A"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48B"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02</w:t>
            </w:r>
          </w:p>
        </w:tc>
        <w:tc>
          <w:tcPr>
            <w:tcW w:w="1464" w:type="dxa"/>
            <w:vAlign w:val="bottom"/>
          </w:tcPr>
          <w:p w14:paraId="1F9B948C"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03</w:t>
            </w:r>
          </w:p>
        </w:tc>
        <w:tc>
          <w:tcPr>
            <w:tcW w:w="1465" w:type="dxa"/>
            <w:vAlign w:val="bottom"/>
          </w:tcPr>
          <w:p w14:paraId="1F9B948D"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04</w:t>
            </w:r>
          </w:p>
        </w:tc>
        <w:tc>
          <w:tcPr>
            <w:tcW w:w="1465" w:type="dxa"/>
            <w:vAlign w:val="bottom"/>
          </w:tcPr>
          <w:p w14:paraId="1F9B948E"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05</w:t>
            </w:r>
          </w:p>
        </w:tc>
        <w:tc>
          <w:tcPr>
            <w:tcW w:w="1465" w:type="dxa"/>
            <w:vAlign w:val="bottom"/>
          </w:tcPr>
          <w:p w14:paraId="1F9B948F"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06</w:t>
            </w:r>
          </w:p>
        </w:tc>
        <w:tc>
          <w:tcPr>
            <w:tcW w:w="1464" w:type="dxa"/>
            <w:vAlign w:val="bottom"/>
          </w:tcPr>
          <w:p w14:paraId="1F9B9490"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07</w:t>
            </w:r>
          </w:p>
        </w:tc>
        <w:tc>
          <w:tcPr>
            <w:tcW w:w="1465" w:type="dxa"/>
            <w:vAlign w:val="bottom"/>
          </w:tcPr>
          <w:p w14:paraId="1F9B9491"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08</w:t>
            </w:r>
          </w:p>
        </w:tc>
        <w:tc>
          <w:tcPr>
            <w:tcW w:w="1465" w:type="dxa"/>
            <w:vAlign w:val="bottom"/>
          </w:tcPr>
          <w:p w14:paraId="1F9B9492" w14:textId="77777777" w:rsidR="00A53F9F" w:rsidRPr="00295655" w:rsidRDefault="00A53F9F" w:rsidP="00A53F9F">
            <w:pPr>
              <w:keepNext/>
              <w:jc w:val="center"/>
              <w:rPr>
                <w:rFonts w:ascii="Calibri" w:hAnsi="Calibri"/>
                <w:sz w:val="18"/>
                <w:szCs w:val="18"/>
              </w:rPr>
            </w:pPr>
            <w:r>
              <w:rPr>
                <w:rFonts w:ascii="Calibri" w:hAnsi="Calibri"/>
                <w:sz w:val="18"/>
                <w:szCs w:val="18"/>
              </w:rPr>
              <w:t>09</w:t>
            </w:r>
          </w:p>
        </w:tc>
        <w:tc>
          <w:tcPr>
            <w:tcW w:w="1465" w:type="dxa"/>
            <w:vAlign w:val="bottom"/>
          </w:tcPr>
          <w:p w14:paraId="1F9B9493" w14:textId="77777777" w:rsidR="00A53F9F" w:rsidRPr="00295655" w:rsidRDefault="00A53F9F" w:rsidP="00A53F9F">
            <w:pPr>
              <w:keepNext/>
              <w:jc w:val="center"/>
              <w:rPr>
                <w:rFonts w:ascii="Calibri" w:hAnsi="Calibri"/>
                <w:sz w:val="18"/>
                <w:szCs w:val="18"/>
              </w:rPr>
            </w:pPr>
            <w:r>
              <w:rPr>
                <w:rFonts w:ascii="Calibri" w:hAnsi="Calibri"/>
                <w:sz w:val="18"/>
                <w:szCs w:val="18"/>
              </w:rPr>
              <w:t>10</w:t>
            </w:r>
          </w:p>
        </w:tc>
      </w:tr>
      <w:tr w:rsidR="00A53F9F" w:rsidRPr="005A5C17" w14:paraId="1F9B94A6" w14:textId="77777777" w:rsidTr="00A53F9F">
        <w:trPr>
          <w:cantSplit/>
          <w:trHeight w:val="576"/>
        </w:trPr>
        <w:tc>
          <w:tcPr>
            <w:tcW w:w="1458" w:type="dxa"/>
            <w:vAlign w:val="bottom"/>
          </w:tcPr>
          <w:p w14:paraId="1F9B9495" w14:textId="77777777" w:rsidR="00A53F9F" w:rsidRPr="005A5C17" w:rsidRDefault="00A53F9F" w:rsidP="00A53F9F">
            <w:pPr>
              <w:keepNext/>
              <w:jc w:val="center"/>
              <w:rPr>
                <w:rFonts w:ascii="Calibri" w:hAnsi="Calibri"/>
                <w:sz w:val="16"/>
                <w:szCs w:val="16"/>
              </w:rPr>
            </w:pPr>
            <w:r w:rsidRPr="005A5C17">
              <w:rPr>
                <w:rFonts w:ascii="Calibri" w:hAnsi="Calibri"/>
                <w:sz w:val="18"/>
                <w:szCs w:val="18"/>
              </w:rPr>
              <w:t>SC System Identification or Name</w:t>
            </w:r>
          </w:p>
        </w:tc>
        <w:tc>
          <w:tcPr>
            <w:tcW w:w="1440" w:type="dxa"/>
            <w:vAlign w:val="bottom"/>
          </w:tcPr>
          <w:p w14:paraId="1F9B9496" w14:textId="77777777" w:rsidR="00A53F9F" w:rsidRPr="005A5C17" w:rsidRDefault="00A53F9F" w:rsidP="00A53F9F">
            <w:pPr>
              <w:keepNext/>
              <w:jc w:val="center"/>
              <w:rPr>
                <w:rFonts w:ascii="Calibri" w:hAnsi="Calibri"/>
                <w:sz w:val="18"/>
                <w:szCs w:val="18"/>
              </w:rPr>
            </w:pPr>
            <w:r w:rsidRPr="005A5C17">
              <w:rPr>
                <w:rFonts w:ascii="Calibri" w:hAnsi="Calibri"/>
                <w:sz w:val="18"/>
                <w:szCs w:val="18"/>
              </w:rPr>
              <w:t>SC System Location or Area Served</w:t>
            </w:r>
          </w:p>
        </w:tc>
        <w:tc>
          <w:tcPr>
            <w:tcW w:w="1464" w:type="dxa"/>
            <w:vAlign w:val="bottom"/>
          </w:tcPr>
          <w:p w14:paraId="1F9B9497" w14:textId="77777777" w:rsidR="00A53F9F" w:rsidRPr="00BF40A1" w:rsidRDefault="00A53F9F" w:rsidP="00A53F9F">
            <w:pPr>
              <w:keepNext/>
              <w:jc w:val="center"/>
              <w:rPr>
                <w:rFonts w:ascii="Calibri" w:hAnsi="Calibri"/>
                <w:sz w:val="18"/>
                <w:szCs w:val="16"/>
              </w:rPr>
            </w:pPr>
            <w:r w:rsidRPr="00BF40A1">
              <w:rPr>
                <w:rFonts w:ascii="Calibri" w:hAnsi="Calibri"/>
                <w:sz w:val="18"/>
                <w:szCs w:val="16"/>
              </w:rPr>
              <w:t>Heating Efficiency Type</w:t>
            </w:r>
          </w:p>
        </w:tc>
        <w:tc>
          <w:tcPr>
            <w:tcW w:w="1465" w:type="dxa"/>
            <w:vAlign w:val="bottom"/>
          </w:tcPr>
          <w:p w14:paraId="1F9B9498" w14:textId="77777777" w:rsidR="00A53F9F" w:rsidRPr="00BF40A1" w:rsidRDefault="00A53F9F" w:rsidP="00A53F9F">
            <w:pPr>
              <w:keepNext/>
              <w:jc w:val="center"/>
              <w:rPr>
                <w:rFonts w:ascii="Calibri" w:hAnsi="Calibri"/>
                <w:sz w:val="18"/>
                <w:szCs w:val="16"/>
              </w:rPr>
            </w:pPr>
            <w:r w:rsidRPr="00BF40A1">
              <w:rPr>
                <w:rFonts w:ascii="Calibri" w:hAnsi="Calibri"/>
                <w:sz w:val="18"/>
                <w:szCs w:val="16"/>
              </w:rPr>
              <w:t>Heating Efficiency Value</w:t>
            </w:r>
          </w:p>
        </w:tc>
        <w:tc>
          <w:tcPr>
            <w:tcW w:w="1465" w:type="dxa"/>
            <w:vAlign w:val="bottom"/>
          </w:tcPr>
          <w:p w14:paraId="1F9B9499" w14:textId="77777777" w:rsidR="00A53F9F" w:rsidRPr="00BF40A1" w:rsidRDefault="00A53F9F" w:rsidP="00A53F9F">
            <w:pPr>
              <w:keepNext/>
              <w:jc w:val="center"/>
              <w:rPr>
                <w:rFonts w:ascii="Calibri" w:hAnsi="Calibri"/>
                <w:sz w:val="18"/>
                <w:szCs w:val="16"/>
              </w:rPr>
            </w:pPr>
            <w:r w:rsidRPr="00BF40A1">
              <w:rPr>
                <w:rFonts w:ascii="Calibri" w:hAnsi="Calibri"/>
                <w:sz w:val="18"/>
                <w:szCs w:val="16"/>
              </w:rPr>
              <w:t>System Rated</w:t>
            </w:r>
          </w:p>
          <w:p w14:paraId="1F9B949A" w14:textId="0617F89B" w:rsidR="00A53F9F" w:rsidRPr="00BF40A1" w:rsidRDefault="00A53F9F" w:rsidP="00A53F9F">
            <w:pPr>
              <w:keepNext/>
              <w:jc w:val="center"/>
              <w:rPr>
                <w:rFonts w:ascii="Calibri" w:hAnsi="Calibri"/>
                <w:sz w:val="18"/>
                <w:szCs w:val="16"/>
              </w:rPr>
            </w:pPr>
            <w:r w:rsidRPr="00BF40A1">
              <w:rPr>
                <w:rFonts w:ascii="Calibri" w:hAnsi="Calibri"/>
                <w:sz w:val="18"/>
                <w:szCs w:val="16"/>
              </w:rPr>
              <w:t>Heating Capacity at 47</w:t>
            </w:r>
            <w:r w:rsidR="00DD0362">
              <w:rPr>
                <w:rFonts w:ascii="Calibri" w:hAnsi="Calibri"/>
                <w:sz w:val="18"/>
                <w:szCs w:val="16"/>
              </w:rPr>
              <w:t>°</w:t>
            </w:r>
            <w:r w:rsidRPr="00BF40A1">
              <w:rPr>
                <w:rFonts w:ascii="Calibri" w:hAnsi="Calibri"/>
                <w:sz w:val="18"/>
                <w:szCs w:val="16"/>
              </w:rPr>
              <w:t>F</w:t>
            </w:r>
          </w:p>
        </w:tc>
        <w:tc>
          <w:tcPr>
            <w:tcW w:w="1465" w:type="dxa"/>
            <w:vAlign w:val="bottom"/>
          </w:tcPr>
          <w:p w14:paraId="1F9B949B" w14:textId="77777777" w:rsidR="00A53F9F" w:rsidRPr="00BF40A1" w:rsidRDefault="00A53F9F" w:rsidP="00A53F9F">
            <w:pPr>
              <w:keepNext/>
              <w:jc w:val="center"/>
              <w:rPr>
                <w:rFonts w:ascii="Calibri" w:hAnsi="Calibri"/>
                <w:sz w:val="18"/>
                <w:szCs w:val="16"/>
              </w:rPr>
            </w:pPr>
            <w:r w:rsidRPr="00BF40A1">
              <w:rPr>
                <w:rFonts w:ascii="Calibri" w:hAnsi="Calibri"/>
                <w:sz w:val="18"/>
                <w:szCs w:val="16"/>
              </w:rPr>
              <w:t>System Rated</w:t>
            </w:r>
          </w:p>
          <w:p w14:paraId="1F9B949C" w14:textId="37B5F074" w:rsidR="00A53F9F" w:rsidRPr="00BF40A1" w:rsidRDefault="00A53F9F" w:rsidP="00A53F9F">
            <w:pPr>
              <w:keepNext/>
              <w:jc w:val="center"/>
              <w:rPr>
                <w:rFonts w:ascii="Calibri" w:hAnsi="Calibri"/>
                <w:sz w:val="18"/>
                <w:szCs w:val="16"/>
              </w:rPr>
            </w:pPr>
            <w:r w:rsidRPr="00BF40A1">
              <w:rPr>
                <w:rFonts w:ascii="Calibri" w:hAnsi="Calibri"/>
                <w:sz w:val="18"/>
                <w:szCs w:val="16"/>
              </w:rPr>
              <w:t>Heating Capacity at 17</w:t>
            </w:r>
            <w:r w:rsidR="00DD0362">
              <w:rPr>
                <w:rFonts w:ascii="Calibri" w:hAnsi="Calibri"/>
                <w:sz w:val="18"/>
                <w:szCs w:val="16"/>
              </w:rPr>
              <w:t>°</w:t>
            </w:r>
            <w:r w:rsidRPr="00BF40A1">
              <w:rPr>
                <w:rFonts w:ascii="Calibri" w:hAnsi="Calibri"/>
                <w:sz w:val="18"/>
                <w:szCs w:val="16"/>
              </w:rPr>
              <w:t>F</w:t>
            </w:r>
          </w:p>
        </w:tc>
        <w:tc>
          <w:tcPr>
            <w:tcW w:w="1464" w:type="dxa"/>
            <w:vAlign w:val="bottom"/>
          </w:tcPr>
          <w:p w14:paraId="1F9B949D" w14:textId="77777777" w:rsidR="00A53F9F" w:rsidRPr="00BF40A1" w:rsidRDefault="00A53F9F" w:rsidP="00A53F9F">
            <w:pPr>
              <w:keepNext/>
              <w:jc w:val="center"/>
              <w:rPr>
                <w:rFonts w:ascii="Calibri" w:hAnsi="Calibri"/>
                <w:sz w:val="18"/>
                <w:szCs w:val="16"/>
              </w:rPr>
            </w:pPr>
            <w:r w:rsidRPr="00BF40A1">
              <w:rPr>
                <w:rFonts w:ascii="Calibri" w:hAnsi="Calibri"/>
                <w:sz w:val="18"/>
                <w:szCs w:val="16"/>
              </w:rPr>
              <w:t>System Rated</w:t>
            </w:r>
          </w:p>
          <w:p w14:paraId="1F9B949E" w14:textId="77777777" w:rsidR="00A53F9F" w:rsidRPr="00BF40A1" w:rsidRDefault="00A53F9F" w:rsidP="00A53F9F">
            <w:pPr>
              <w:keepNext/>
              <w:jc w:val="center"/>
              <w:rPr>
                <w:rFonts w:ascii="Calibri" w:hAnsi="Calibri"/>
                <w:sz w:val="18"/>
                <w:szCs w:val="16"/>
              </w:rPr>
            </w:pPr>
            <w:r w:rsidRPr="00BF40A1">
              <w:rPr>
                <w:rFonts w:ascii="Calibri" w:hAnsi="Calibri"/>
                <w:sz w:val="18"/>
                <w:szCs w:val="16"/>
              </w:rPr>
              <w:t>Cooling Efficiency</w:t>
            </w:r>
          </w:p>
          <w:p w14:paraId="1F9B949F" w14:textId="77777777" w:rsidR="00A53F9F" w:rsidRPr="00BF40A1" w:rsidRDefault="00A53F9F" w:rsidP="00A53F9F">
            <w:pPr>
              <w:keepNext/>
              <w:jc w:val="center"/>
              <w:rPr>
                <w:rFonts w:ascii="Calibri" w:hAnsi="Calibri"/>
                <w:sz w:val="18"/>
                <w:szCs w:val="16"/>
              </w:rPr>
            </w:pPr>
            <w:r w:rsidRPr="00BF40A1">
              <w:rPr>
                <w:rFonts w:ascii="Calibri" w:hAnsi="Calibri"/>
                <w:sz w:val="18"/>
                <w:szCs w:val="16"/>
              </w:rPr>
              <w:t>SEER</w:t>
            </w:r>
          </w:p>
        </w:tc>
        <w:tc>
          <w:tcPr>
            <w:tcW w:w="1465" w:type="dxa"/>
            <w:vAlign w:val="bottom"/>
          </w:tcPr>
          <w:p w14:paraId="1F9B94A0" w14:textId="77777777" w:rsidR="00A53F9F" w:rsidRPr="00BF40A1" w:rsidRDefault="00A53F9F" w:rsidP="00A53F9F">
            <w:pPr>
              <w:keepNext/>
              <w:jc w:val="center"/>
              <w:rPr>
                <w:rFonts w:ascii="Calibri" w:hAnsi="Calibri"/>
                <w:sz w:val="18"/>
                <w:szCs w:val="16"/>
              </w:rPr>
            </w:pPr>
            <w:r w:rsidRPr="00BF40A1">
              <w:rPr>
                <w:rFonts w:ascii="Calibri" w:hAnsi="Calibri"/>
                <w:sz w:val="18"/>
                <w:szCs w:val="16"/>
              </w:rPr>
              <w:t>System Rated</w:t>
            </w:r>
          </w:p>
          <w:p w14:paraId="1F9B94A1" w14:textId="77777777" w:rsidR="00A53F9F" w:rsidRPr="00BF40A1" w:rsidRDefault="00A53F9F" w:rsidP="00A53F9F">
            <w:pPr>
              <w:keepNext/>
              <w:jc w:val="center"/>
              <w:rPr>
                <w:rFonts w:ascii="Calibri" w:hAnsi="Calibri"/>
                <w:sz w:val="18"/>
                <w:szCs w:val="16"/>
              </w:rPr>
            </w:pPr>
            <w:r w:rsidRPr="00BF40A1">
              <w:rPr>
                <w:rFonts w:ascii="Calibri" w:hAnsi="Calibri"/>
                <w:sz w:val="18"/>
                <w:szCs w:val="16"/>
              </w:rPr>
              <w:t>Cooling Efficiency</w:t>
            </w:r>
          </w:p>
          <w:p w14:paraId="1F9B94A2" w14:textId="77777777" w:rsidR="00A53F9F" w:rsidRPr="00BF40A1" w:rsidRDefault="00A53F9F" w:rsidP="00A53F9F">
            <w:pPr>
              <w:keepNext/>
              <w:jc w:val="center"/>
              <w:rPr>
                <w:rFonts w:ascii="Calibri" w:hAnsi="Calibri"/>
                <w:sz w:val="18"/>
                <w:szCs w:val="16"/>
              </w:rPr>
            </w:pPr>
            <w:r w:rsidRPr="00BF40A1">
              <w:rPr>
                <w:rFonts w:ascii="Calibri" w:hAnsi="Calibri"/>
                <w:sz w:val="18"/>
                <w:szCs w:val="16"/>
              </w:rPr>
              <w:t>EER</w:t>
            </w:r>
          </w:p>
        </w:tc>
        <w:tc>
          <w:tcPr>
            <w:tcW w:w="1465" w:type="dxa"/>
            <w:vAlign w:val="bottom"/>
          </w:tcPr>
          <w:p w14:paraId="1F9B94A3" w14:textId="2DC8704F" w:rsidR="00A53F9F" w:rsidRPr="00BF40A1" w:rsidRDefault="00A53F9F" w:rsidP="00A53F9F">
            <w:pPr>
              <w:keepNext/>
              <w:jc w:val="center"/>
              <w:rPr>
                <w:rFonts w:ascii="Calibri" w:hAnsi="Calibri"/>
                <w:sz w:val="18"/>
                <w:szCs w:val="16"/>
              </w:rPr>
            </w:pPr>
            <w:r w:rsidRPr="00BF40A1">
              <w:rPr>
                <w:rFonts w:ascii="Calibri" w:hAnsi="Calibri"/>
                <w:sz w:val="18"/>
                <w:szCs w:val="16"/>
              </w:rPr>
              <w:t>System Rated Cooling Capacity at Design Conditions (B</w:t>
            </w:r>
            <w:r w:rsidR="00DD0362">
              <w:rPr>
                <w:rFonts w:ascii="Calibri" w:hAnsi="Calibri"/>
                <w:sz w:val="18"/>
                <w:szCs w:val="16"/>
              </w:rPr>
              <w:t>tu/h</w:t>
            </w:r>
            <w:r w:rsidRPr="00BF40A1">
              <w:rPr>
                <w:rFonts w:ascii="Calibri" w:hAnsi="Calibri"/>
                <w:sz w:val="18"/>
                <w:szCs w:val="16"/>
              </w:rPr>
              <w:t>)</w:t>
            </w:r>
          </w:p>
        </w:tc>
        <w:tc>
          <w:tcPr>
            <w:tcW w:w="1465" w:type="dxa"/>
            <w:vAlign w:val="bottom"/>
          </w:tcPr>
          <w:p w14:paraId="1F9B94A4" w14:textId="77777777" w:rsidR="00A53F9F" w:rsidRPr="00BF40A1" w:rsidRDefault="00A53F9F" w:rsidP="00A53F9F">
            <w:pPr>
              <w:keepNext/>
              <w:jc w:val="center"/>
              <w:rPr>
                <w:rFonts w:ascii="Calibri" w:hAnsi="Calibri"/>
                <w:sz w:val="18"/>
                <w:szCs w:val="16"/>
              </w:rPr>
            </w:pPr>
            <w:r w:rsidRPr="00BF40A1">
              <w:rPr>
                <w:rFonts w:ascii="Calibri" w:hAnsi="Calibri"/>
                <w:sz w:val="18"/>
                <w:szCs w:val="16"/>
              </w:rPr>
              <w:t>Condenser Rated Nominal Cooling Capacity</w:t>
            </w:r>
          </w:p>
          <w:p w14:paraId="1F9B94A5" w14:textId="77777777" w:rsidR="00A53F9F" w:rsidRPr="00BF40A1" w:rsidRDefault="00A53F9F" w:rsidP="00A53F9F">
            <w:pPr>
              <w:keepNext/>
              <w:jc w:val="center"/>
              <w:rPr>
                <w:rFonts w:ascii="Calibri" w:hAnsi="Calibri"/>
                <w:sz w:val="18"/>
                <w:szCs w:val="16"/>
              </w:rPr>
            </w:pPr>
            <w:r w:rsidRPr="00BF40A1">
              <w:rPr>
                <w:rFonts w:ascii="Calibri" w:hAnsi="Calibri"/>
                <w:sz w:val="18"/>
                <w:szCs w:val="16"/>
              </w:rPr>
              <w:t>(ton)</w:t>
            </w:r>
          </w:p>
        </w:tc>
      </w:tr>
      <w:tr w:rsidR="00A53F9F" w:rsidRPr="00295655" w14:paraId="1F9B94BC" w14:textId="77777777" w:rsidTr="00A53F9F">
        <w:trPr>
          <w:cantSplit/>
          <w:trHeight w:val="288"/>
        </w:trPr>
        <w:tc>
          <w:tcPr>
            <w:tcW w:w="1458" w:type="dxa"/>
          </w:tcPr>
          <w:p w14:paraId="1F9B94B2" w14:textId="77777777" w:rsidR="00A53F9F" w:rsidRPr="00295655" w:rsidRDefault="00A53F9F" w:rsidP="00A53F9F">
            <w:pPr>
              <w:keepNext/>
              <w:rPr>
                <w:rFonts w:ascii="Calibri" w:hAnsi="Calibri"/>
                <w:sz w:val="18"/>
                <w:szCs w:val="18"/>
              </w:rPr>
            </w:pPr>
          </w:p>
        </w:tc>
        <w:tc>
          <w:tcPr>
            <w:tcW w:w="1440" w:type="dxa"/>
          </w:tcPr>
          <w:p w14:paraId="1F9B94B3" w14:textId="77777777" w:rsidR="00A53F9F" w:rsidRPr="00295655" w:rsidRDefault="00A53F9F" w:rsidP="00A53F9F">
            <w:pPr>
              <w:keepNext/>
              <w:rPr>
                <w:rFonts w:ascii="Calibri" w:hAnsi="Calibri"/>
                <w:sz w:val="18"/>
                <w:szCs w:val="18"/>
              </w:rPr>
            </w:pPr>
          </w:p>
        </w:tc>
        <w:tc>
          <w:tcPr>
            <w:tcW w:w="1464" w:type="dxa"/>
          </w:tcPr>
          <w:p w14:paraId="1F9B94B4" w14:textId="77777777" w:rsidR="00A53F9F" w:rsidRPr="00295655" w:rsidRDefault="00A53F9F" w:rsidP="00A53F9F">
            <w:pPr>
              <w:keepNext/>
              <w:rPr>
                <w:rFonts w:ascii="Calibri" w:hAnsi="Calibri"/>
                <w:sz w:val="18"/>
                <w:szCs w:val="18"/>
              </w:rPr>
            </w:pPr>
          </w:p>
        </w:tc>
        <w:tc>
          <w:tcPr>
            <w:tcW w:w="1465" w:type="dxa"/>
          </w:tcPr>
          <w:p w14:paraId="1F9B94B5" w14:textId="77777777" w:rsidR="00A53F9F" w:rsidRPr="00295655" w:rsidRDefault="00A53F9F" w:rsidP="00A53F9F">
            <w:pPr>
              <w:keepNext/>
              <w:rPr>
                <w:rFonts w:ascii="Calibri" w:hAnsi="Calibri"/>
                <w:sz w:val="18"/>
                <w:szCs w:val="18"/>
              </w:rPr>
            </w:pPr>
          </w:p>
        </w:tc>
        <w:tc>
          <w:tcPr>
            <w:tcW w:w="1465" w:type="dxa"/>
          </w:tcPr>
          <w:p w14:paraId="1F9B94B6" w14:textId="77777777" w:rsidR="00A53F9F" w:rsidRPr="00295655" w:rsidRDefault="00A53F9F" w:rsidP="00A53F9F">
            <w:pPr>
              <w:keepNext/>
              <w:rPr>
                <w:rFonts w:ascii="Calibri" w:hAnsi="Calibri"/>
                <w:sz w:val="18"/>
                <w:szCs w:val="18"/>
              </w:rPr>
            </w:pPr>
          </w:p>
        </w:tc>
        <w:tc>
          <w:tcPr>
            <w:tcW w:w="1465" w:type="dxa"/>
          </w:tcPr>
          <w:p w14:paraId="1F9B94B7" w14:textId="77777777" w:rsidR="00A53F9F" w:rsidRPr="00295655" w:rsidRDefault="00A53F9F" w:rsidP="00A53F9F">
            <w:pPr>
              <w:keepNext/>
              <w:rPr>
                <w:rFonts w:ascii="Calibri" w:hAnsi="Calibri"/>
                <w:sz w:val="18"/>
                <w:szCs w:val="18"/>
              </w:rPr>
            </w:pPr>
          </w:p>
        </w:tc>
        <w:tc>
          <w:tcPr>
            <w:tcW w:w="1464" w:type="dxa"/>
          </w:tcPr>
          <w:p w14:paraId="1F9B94B8" w14:textId="77777777" w:rsidR="00A53F9F" w:rsidRPr="00295655" w:rsidRDefault="00A53F9F" w:rsidP="00A53F9F">
            <w:pPr>
              <w:keepNext/>
              <w:rPr>
                <w:rFonts w:ascii="Calibri" w:hAnsi="Calibri"/>
                <w:sz w:val="18"/>
                <w:szCs w:val="18"/>
              </w:rPr>
            </w:pPr>
          </w:p>
        </w:tc>
        <w:tc>
          <w:tcPr>
            <w:tcW w:w="1465" w:type="dxa"/>
          </w:tcPr>
          <w:p w14:paraId="1F9B94B9" w14:textId="77777777" w:rsidR="00A53F9F" w:rsidRPr="00295655" w:rsidRDefault="00A53F9F" w:rsidP="00A53F9F">
            <w:pPr>
              <w:keepNext/>
              <w:rPr>
                <w:rFonts w:ascii="Calibri" w:hAnsi="Calibri"/>
                <w:sz w:val="18"/>
                <w:szCs w:val="18"/>
              </w:rPr>
            </w:pPr>
          </w:p>
        </w:tc>
        <w:tc>
          <w:tcPr>
            <w:tcW w:w="1465" w:type="dxa"/>
          </w:tcPr>
          <w:p w14:paraId="1F9B94BA" w14:textId="77777777" w:rsidR="00A53F9F" w:rsidRPr="00295655" w:rsidRDefault="00A53F9F" w:rsidP="00A53F9F">
            <w:pPr>
              <w:keepNext/>
              <w:rPr>
                <w:rFonts w:ascii="Calibri" w:hAnsi="Calibri"/>
                <w:sz w:val="18"/>
                <w:szCs w:val="18"/>
              </w:rPr>
            </w:pPr>
          </w:p>
        </w:tc>
        <w:tc>
          <w:tcPr>
            <w:tcW w:w="1465" w:type="dxa"/>
          </w:tcPr>
          <w:p w14:paraId="1F9B94BB" w14:textId="77777777" w:rsidR="00A53F9F" w:rsidRPr="00295655" w:rsidRDefault="00A53F9F" w:rsidP="00A53F9F">
            <w:pPr>
              <w:keepNext/>
              <w:rPr>
                <w:rFonts w:ascii="Calibri" w:hAnsi="Calibri"/>
                <w:sz w:val="18"/>
                <w:szCs w:val="18"/>
              </w:rPr>
            </w:pPr>
          </w:p>
        </w:tc>
      </w:tr>
      <w:tr w:rsidR="00A53F9F" w:rsidRPr="00295655" w14:paraId="1F9B94C7" w14:textId="77777777" w:rsidTr="00A53F9F">
        <w:trPr>
          <w:cantSplit/>
          <w:trHeight w:val="288"/>
        </w:trPr>
        <w:tc>
          <w:tcPr>
            <w:tcW w:w="1458" w:type="dxa"/>
          </w:tcPr>
          <w:p w14:paraId="1F9B94BD" w14:textId="77777777" w:rsidR="00A53F9F" w:rsidRPr="00295655" w:rsidRDefault="00A53F9F" w:rsidP="00A53F9F">
            <w:pPr>
              <w:keepNext/>
              <w:rPr>
                <w:rFonts w:ascii="Calibri" w:hAnsi="Calibri"/>
                <w:sz w:val="18"/>
                <w:szCs w:val="18"/>
              </w:rPr>
            </w:pPr>
          </w:p>
        </w:tc>
        <w:tc>
          <w:tcPr>
            <w:tcW w:w="1440" w:type="dxa"/>
          </w:tcPr>
          <w:p w14:paraId="1F9B94BE" w14:textId="77777777" w:rsidR="00A53F9F" w:rsidRPr="00295655" w:rsidRDefault="00A53F9F" w:rsidP="00A53F9F">
            <w:pPr>
              <w:keepNext/>
              <w:rPr>
                <w:rFonts w:ascii="Calibri" w:hAnsi="Calibri"/>
                <w:sz w:val="18"/>
                <w:szCs w:val="18"/>
              </w:rPr>
            </w:pPr>
          </w:p>
        </w:tc>
        <w:tc>
          <w:tcPr>
            <w:tcW w:w="1464" w:type="dxa"/>
          </w:tcPr>
          <w:p w14:paraId="1F9B94BF" w14:textId="77777777" w:rsidR="00A53F9F" w:rsidRPr="00295655" w:rsidRDefault="00A53F9F" w:rsidP="00A53F9F">
            <w:pPr>
              <w:keepNext/>
              <w:rPr>
                <w:rFonts w:ascii="Calibri" w:hAnsi="Calibri"/>
                <w:sz w:val="18"/>
                <w:szCs w:val="18"/>
              </w:rPr>
            </w:pPr>
          </w:p>
        </w:tc>
        <w:tc>
          <w:tcPr>
            <w:tcW w:w="1465" w:type="dxa"/>
          </w:tcPr>
          <w:p w14:paraId="1F9B94C0" w14:textId="77777777" w:rsidR="00A53F9F" w:rsidRPr="00295655" w:rsidRDefault="00A53F9F" w:rsidP="00A53F9F">
            <w:pPr>
              <w:keepNext/>
              <w:rPr>
                <w:rFonts w:ascii="Calibri" w:hAnsi="Calibri"/>
                <w:sz w:val="18"/>
                <w:szCs w:val="18"/>
              </w:rPr>
            </w:pPr>
          </w:p>
        </w:tc>
        <w:tc>
          <w:tcPr>
            <w:tcW w:w="1465" w:type="dxa"/>
          </w:tcPr>
          <w:p w14:paraId="1F9B94C1" w14:textId="77777777" w:rsidR="00A53F9F" w:rsidRPr="00295655" w:rsidRDefault="00A53F9F" w:rsidP="00A53F9F">
            <w:pPr>
              <w:keepNext/>
              <w:rPr>
                <w:rFonts w:ascii="Calibri" w:hAnsi="Calibri"/>
                <w:sz w:val="18"/>
                <w:szCs w:val="18"/>
              </w:rPr>
            </w:pPr>
          </w:p>
        </w:tc>
        <w:tc>
          <w:tcPr>
            <w:tcW w:w="1465" w:type="dxa"/>
          </w:tcPr>
          <w:p w14:paraId="1F9B94C2" w14:textId="77777777" w:rsidR="00A53F9F" w:rsidRPr="00295655" w:rsidRDefault="00A53F9F" w:rsidP="00A53F9F">
            <w:pPr>
              <w:keepNext/>
              <w:rPr>
                <w:rFonts w:ascii="Calibri" w:hAnsi="Calibri"/>
                <w:sz w:val="18"/>
                <w:szCs w:val="18"/>
              </w:rPr>
            </w:pPr>
          </w:p>
        </w:tc>
        <w:tc>
          <w:tcPr>
            <w:tcW w:w="1464" w:type="dxa"/>
          </w:tcPr>
          <w:p w14:paraId="1F9B94C3" w14:textId="77777777" w:rsidR="00A53F9F" w:rsidRPr="00295655" w:rsidRDefault="00A53F9F" w:rsidP="00A53F9F">
            <w:pPr>
              <w:keepNext/>
              <w:rPr>
                <w:rFonts w:ascii="Calibri" w:hAnsi="Calibri"/>
                <w:sz w:val="18"/>
                <w:szCs w:val="18"/>
              </w:rPr>
            </w:pPr>
          </w:p>
        </w:tc>
        <w:tc>
          <w:tcPr>
            <w:tcW w:w="1465" w:type="dxa"/>
          </w:tcPr>
          <w:p w14:paraId="1F9B94C4" w14:textId="77777777" w:rsidR="00A53F9F" w:rsidRPr="00295655" w:rsidRDefault="00A53F9F" w:rsidP="00A53F9F">
            <w:pPr>
              <w:keepNext/>
              <w:rPr>
                <w:rFonts w:ascii="Calibri" w:hAnsi="Calibri"/>
                <w:sz w:val="18"/>
                <w:szCs w:val="18"/>
              </w:rPr>
            </w:pPr>
          </w:p>
        </w:tc>
        <w:tc>
          <w:tcPr>
            <w:tcW w:w="1465" w:type="dxa"/>
          </w:tcPr>
          <w:p w14:paraId="1F9B94C5" w14:textId="77777777" w:rsidR="00A53F9F" w:rsidRPr="00295655" w:rsidRDefault="00A53F9F" w:rsidP="00A53F9F">
            <w:pPr>
              <w:keepNext/>
              <w:rPr>
                <w:rFonts w:ascii="Calibri" w:hAnsi="Calibri"/>
                <w:sz w:val="18"/>
                <w:szCs w:val="18"/>
              </w:rPr>
            </w:pPr>
          </w:p>
        </w:tc>
        <w:tc>
          <w:tcPr>
            <w:tcW w:w="1465" w:type="dxa"/>
          </w:tcPr>
          <w:p w14:paraId="1F9B94C6" w14:textId="77777777" w:rsidR="00A53F9F" w:rsidRPr="00295655" w:rsidRDefault="00A53F9F" w:rsidP="00A53F9F">
            <w:pPr>
              <w:keepNext/>
              <w:rPr>
                <w:rFonts w:ascii="Calibri" w:hAnsi="Calibri"/>
                <w:sz w:val="18"/>
                <w:szCs w:val="18"/>
              </w:rPr>
            </w:pPr>
          </w:p>
        </w:tc>
      </w:tr>
      <w:tr w:rsidR="00A53F9F" w:rsidRPr="00295655" w14:paraId="1F9B94C9" w14:textId="77777777" w:rsidTr="00A53F9F">
        <w:trPr>
          <w:cantSplit/>
        </w:trPr>
        <w:tc>
          <w:tcPr>
            <w:tcW w:w="14616" w:type="dxa"/>
            <w:gridSpan w:val="10"/>
          </w:tcPr>
          <w:p w14:paraId="1F9B94C8" w14:textId="77777777" w:rsidR="00A53F9F" w:rsidRPr="00295655" w:rsidRDefault="00A53F9F" w:rsidP="00A53F9F">
            <w:pPr>
              <w:keepNext/>
              <w:rPr>
                <w:rFonts w:ascii="Calibri" w:hAnsi="Calibri"/>
                <w:sz w:val="18"/>
                <w:szCs w:val="18"/>
              </w:rPr>
            </w:pPr>
            <w:r w:rsidRPr="00295655">
              <w:rPr>
                <w:rFonts w:ascii="Calibri" w:hAnsi="Calibri"/>
                <w:sz w:val="18"/>
                <w:szCs w:val="18"/>
              </w:rPr>
              <w:t>Notes:</w:t>
            </w:r>
          </w:p>
        </w:tc>
      </w:tr>
    </w:tbl>
    <w:p w14:paraId="1F9B94CB" w14:textId="77777777" w:rsidR="00A53F9F" w:rsidRPr="007F0777" w:rsidRDefault="00A53F9F" w:rsidP="00A53F9F">
      <w:pPr>
        <w:rPr>
          <w:rFonts w:ascii="Calibri" w:hAnsi="Calibri"/>
          <w:szCs w:val="18"/>
        </w:rPr>
      </w:pP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5"/>
        <w:gridCol w:w="1308"/>
        <w:gridCol w:w="1226"/>
        <w:gridCol w:w="817"/>
        <w:gridCol w:w="1226"/>
        <w:gridCol w:w="817"/>
        <w:gridCol w:w="1310"/>
        <w:gridCol w:w="1311"/>
        <w:gridCol w:w="1310"/>
        <w:gridCol w:w="1311"/>
        <w:gridCol w:w="1312"/>
        <w:gridCol w:w="1311"/>
      </w:tblGrid>
      <w:tr w:rsidR="007B1087" w:rsidRPr="00295655" w14:paraId="1F9B94CD" w14:textId="34DE5106" w:rsidTr="007B1087">
        <w:trPr>
          <w:cantSplit/>
          <w:trHeight w:val="247"/>
        </w:trPr>
        <w:tc>
          <w:tcPr>
            <w:tcW w:w="14584" w:type="dxa"/>
            <w:gridSpan w:val="12"/>
          </w:tcPr>
          <w:p w14:paraId="4FD7242D" w14:textId="46F02B2B" w:rsidR="007B1087" w:rsidRPr="007F0777" w:rsidRDefault="007B1087" w:rsidP="007F0777">
            <w:pPr>
              <w:keepNext/>
              <w:rPr>
                <w:rFonts w:ascii="Calibri" w:hAnsi="Calibri"/>
                <w:b/>
                <w:szCs w:val="18"/>
              </w:rPr>
            </w:pPr>
            <w:r w:rsidRPr="007F0777">
              <w:rPr>
                <w:rFonts w:ascii="Calibri" w:hAnsi="Calibri"/>
                <w:b/>
                <w:szCs w:val="18"/>
              </w:rPr>
              <w:t xml:space="preserve">J. Installed Duct System Information </w:t>
            </w:r>
          </w:p>
        </w:tc>
      </w:tr>
      <w:tr w:rsidR="007B1087" w:rsidRPr="00295655" w14:paraId="1F9B94D9" w14:textId="0B93B9C1" w:rsidTr="007B1087">
        <w:trPr>
          <w:cantSplit/>
          <w:trHeight w:val="141"/>
        </w:trPr>
        <w:tc>
          <w:tcPr>
            <w:tcW w:w="1325" w:type="dxa"/>
            <w:vAlign w:val="bottom"/>
          </w:tcPr>
          <w:p w14:paraId="1F9B94CE" w14:textId="77777777" w:rsidR="007B1087" w:rsidRPr="00295655" w:rsidRDefault="007B1087" w:rsidP="00A53F9F">
            <w:pPr>
              <w:keepNext/>
              <w:jc w:val="center"/>
              <w:rPr>
                <w:rFonts w:ascii="Calibri" w:hAnsi="Calibri"/>
                <w:sz w:val="18"/>
                <w:szCs w:val="18"/>
              </w:rPr>
            </w:pPr>
            <w:r w:rsidRPr="00295655">
              <w:rPr>
                <w:rFonts w:ascii="Calibri" w:hAnsi="Calibri"/>
                <w:sz w:val="18"/>
                <w:szCs w:val="18"/>
              </w:rPr>
              <w:t>01</w:t>
            </w:r>
          </w:p>
        </w:tc>
        <w:tc>
          <w:tcPr>
            <w:tcW w:w="1308" w:type="dxa"/>
            <w:vAlign w:val="bottom"/>
          </w:tcPr>
          <w:p w14:paraId="1F9B94CF" w14:textId="77777777" w:rsidR="007B1087" w:rsidRPr="00295655" w:rsidRDefault="007B1087" w:rsidP="00A53F9F">
            <w:pPr>
              <w:keepNext/>
              <w:jc w:val="center"/>
              <w:rPr>
                <w:rFonts w:ascii="Calibri" w:hAnsi="Calibri"/>
                <w:sz w:val="18"/>
                <w:szCs w:val="18"/>
              </w:rPr>
            </w:pPr>
            <w:r w:rsidRPr="00295655">
              <w:rPr>
                <w:rFonts w:ascii="Calibri" w:hAnsi="Calibri"/>
                <w:sz w:val="18"/>
                <w:szCs w:val="18"/>
              </w:rPr>
              <w:t>02</w:t>
            </w:r>
          </w:p>
        </w:tc>
        <w:tc>
          <w:tcPr>
            <w:tcW w:w="1226" w:type="dxa"/>
            <w:vAlign w:val="bottom"/>
          </w:tcPr>
          <w:p w14:paraId="1F9B94D0" w14:textId="77777777" w:rsidR="007B1087" w:rsidRPr="00295655" w:rsidRDefault="007B1087" w:rsidP="00A53F9F">
            <w:pPr>
              <w:keepNext/>
              <w:jc w:val="center"/>
              <w:rPr>
                <w:rFonts w:ascii="Calibri" w:hAnsi="Calibri"/>
                <w:sz w:val="18"/>
                <w:szCs w:val="18"/>
              </w:rPr>
            </w:pPr>
            <w:r w:rsidRPr="00295655">
              <w:rPr>
                <w:rFonts w:ascii="Calibri" w:hAnsi="Calibri"/>
                <w:sz w:val="18"/>
                <w:szCs w:val="18"/>
              </w:rPr>
              <w:t>03</w:t>
            </w:r>
          </w:p>
        </w:tc>
        <w:tc>
          <w:tcPr>
            <w:tcW w:w="817" w:type="dxa"/>
            <w:vAlign w:val="bottom"/>
          </w:tcPr>
          <w:p w14:paraId="1F9B94D1" w14:textId="77777777" w:rsidR="007B1087" w:rsidRPr="00295655" w:rsidRDefault="007B1087" w:rsidP="00A53F9F">
            <w:pPr>
              <w:keepNext/>
              <w:jc w:val="center"/>
              <w:rPr>
                <w:rFonts w:ascii="Calibri" w:hAnsi="Calibri"/>
                <w:sz w:val="18"/>
                <w:szCs w:val="18"/>
              </w:rPr>
            </w:pPr>
            <w:r w:rsidRPr="00295655">
              <w:rPr>
                <w:rFonts w:ascii="Calibri" w:hAnsi="Calibri"/>
                <w:sz w:val="18"/>
                <w:szCs w:val="18"/>
              </w:rPr>
              <w:t>04</w:t>
            </w:r>
          </w:p>
        </w:tc>
        <w:tc>
          <w:tcPr>
            <w:tcW w:w="1226" w:type="dxa"/>
            <w:vAlign w:val="bottom"/>
          </w:tcPr>
          <w:p w14:paraId="1F9B94D2" w14:textId="77777777" w:rsidR="007B1087" w:rsidRPr="00295655" w:rsidRDefault="007B1087" w:rsidP="00A53F9F">
            <w:pPr>
              <w:keepNext/>
              <w:jc w:val="center"/>
              <w:rPr>
                <w:rFonts w:ascii="Calibri" w:hAnsi="Calibri"/>
                <w:sz w:val="18"/>
                <w:szCs w:val="18"/>
              </w:rPr>
            </w:pPr>
            <w:r w:rsidRPr="00295655">
              <w:rPr>
                <w:rFonts w:ascii="Calibri" w:hAnsi="Calibri"/>
                <w:sz w:val="18"/>
                <w:szCs w:val="18"/>
              </w:rPr>
              <w:t>05</w:t>
            </w:r>
          </w:p>
        </w:tc>
        <w:tc>
          <w:tcPr>
            <w:tcW w:w="817" w:type="dxa"/>
            <w:vAlign w:val="bottom"/>
          </w:tcPr>
          <w:p w14:paraId="1F9B94D3" w14:textId="77777777" w:rsidR="007B1087" w:rsidRPr="00295655" w:rsidRDefault="007B1087" w:rsidP="00A53F9F">
            <w:pPr>
              <w:keepNext/>
              <w:jc w:val="center"/>
              <w:rPr>
                <w:rFonts w:ascii="Calibri" w:hAnsi="Calibri"/>
                <w:sz w:val="18"/>
                <w:szCs w:val="18"/>
              </w:rPr>
            </w:pPr>
            <w:r w:rsidRPr="00295655">
              <w:rPr>
                <w:rFonts w:ascii="Calibri" w:hAnsi="Calibri"/>
                <w:sz w:val="18"/>
                <w:szCs w:val="18"/>
              </w:rPr>
              <w:t>06</w:t>
            </w:r>
          </w:p>
        </w:tc>
        <w:tc>
          <w:tcPr>
            <w:tcW w:w="1310" w:type="dxa"/>
            <w:vAlign w:val="bottom"/>
          </w:tcPr>
          <w:p w14:paraId="1F9B94D4" w14:textId="77777777" w:rsidR="007B1087" w:rsidRPr="00295655" w:rsidRDefault="007B1087" w:rsidP="00A53F9F">
            <w:pPr>
              <w:keepNext/>
              <w:jc w:val="center"/>
              <w:rPr>
                <w:rFonts w:ascii="Calibri" w:hAnsi="Calibri"/>
                <w:sz w:val="18"/>
                <w:szCs w:val="18"/>
              </w:rPr>
            </w:pPr>
            <w:r w:rsidRPr="00295655">
              <w:rPr>
                <w:rFonts w:ascii="Calibri" w:hAnsi="Calibri"/>
                <w:sz w:val="18"/>
                <w:szCs w:val="18"/>
              </w:rPr>
              <w:t>07</w:t>
            </w:r>
          </w:p>
        </w:tc>
        <w:tc>
          <w:tcPr>
            <w:tcW w:w="1311" w:type="dxa"/>
            <w:vAlign w:val="bottom"/>
          </w:tcPr>
          <w:p w14:paraId="1F9B94D5" w14:textId="77777777" w:rsidR="007B1087" w:rsidRPr="00295655" w:rsidRDefault="007B1087" w:rsidP="00A53F9F">
            <w:pPr>
              <w:keepNext/>
              <w:jc w:val="center"/>
              <w:rPr>
                <w:rFonts w:ascii="Calibri" w:hAnsi="Calibri"/>
                <w:sz w:val="18"/>
                <w:szCs w:val="18"/>
              </w:rPr>
            </w:pPr>
            <w:r w:rsidRPr="00295655">
              <w:rPr>
                <w:rFonts w:ascii="Calibri" w:hAnsi="Calibri"/>
                <w:sz w:val="18"/>
                <w:szCs w:val="18"/>
              </w:rPr>
              <w:t>08</w:t>
            </w:r>
          </w:p>
        </w:tc>
        <w:tc>
          <w:tcPr>
            <w:tcW w:w="1310" w:type="dxa"/>
            <w:vAlign w:val="bottom"/>
          </w:tcPr>
          <w:p w14:paraId="1F9B94D6" w14:textId="77777777" w:rsidR="007B1087" w:rsidRPr="00295655" w:rsidRDefault="007B1087" w:rsidP="00A53F9F">
            <w:pPr>
              <w:keepNext/>
              <w:jc w:val="center"/>
              <w:rPr>
                <w:rFonts w:ascii="Calibri" w:hAnsi="Calibri"/>
                <w:sz w:val="18"/>
                <w:szCs w:val="18"/>
              </w:rPr>
            </w:pPr>
            <w:r w:rsidRPr="00295655">
              <w:rPr>
                <w:rFonts w:ascii="Calibri" w:hAnsi="Calibri"/>
                <w:sz w:val="18"/>
                <w:szCs w:val="18"/>
              </w:rPr>
              <w:t>09</w:t>
            </w:r>
          </w:p>
        </w:tc>
        <w:tc>
          <w:tcPr>
            <w:tcW w:w="1311" w:type="dxa"/>
            <w:vAlign w:val="bottom"/>
          </w:tcPr>
          <w:p w14:paraId="1F9B94D7" w14:textId="77777777" w:rsidR="007B1087" w:rsidRPr="00295655" w:rsidRDefault="007B1087" w:rsidP="00A53F9F">
            <w:pPr>
              <w:keepNext/>
              <w:jc w:val="center"/>
              <w:rPr>
                <w:rFonts w:ascii="Calibri" w:hAnsi="Calibri"/>
                <w:sz w:val="18"/>
                <w:szCs w:val="18"/>
              </w:rPr>
            </w:pPr>
            <w:r w:rsidRPr="00295655">
              <w:rPr>
                <w:rFonts w:ascii="Calibri" w:hAnsi="Calibri"/>
                <w:sz w:val="18"/>
                <w:szCs w:val="18"/>
              </w:rPr>
              <w:t>10</w:t>
            </w:r>
          </w:p>
        </w:tc>
        <w:tc>
          <w:tcPr>
            <w:tcW w:w="1312" w:type="dxa"/>
            <w:vAlign w:val="bottom"/>
          </w:tcPr>
          <w:p w14:paraId="1F9B94D8" w14:textId="77777777" w:rsidR="007B1087" w:rsidRPr="00295655" w:rsidRDefault="007B1087" w:rsidP="00A53F9F">
            <w:pPr>
              <w:keepNext/>
              <w:jc w:val="center"/>
              <w:rPr>
                <w:rFonts w:ascii="Calibri" w:hAnsi="Calibri"/>
                <w:sz w:val="18"/>
                <w:szCs w:val="18"/>
              </w:rPr>
            </w:pPr>
            <w:r>
              <w:rPr>
                <w:rFonts w:ascii="Calibri" w:hAnsi="Calibri"/>
                <w:sz w:val="18"/>
                <w:szCs w:val="18"/>
              </w:rPr>
              <w:t>11</w:t>
            </w:r>
          </w:p>
        </w:tc>
        <w:tc>
          <w:tcPr>
            <w:tcW w:w="1311" w:type="dxa"/>
          </w:tcPr>
          <w:p w14:paraId="3D49C7B4" w14:textId="06B4EE0F" w:rsidR="007B1087" w:rsidRDefault="007B1087" w:rsidP="00A53F9F">
            <w:pPr>
              <w:keepNext/>
              <w:jc w:val="center"/>
              <w:rPr>
                <w:rFonts w:ascii="Calibri" w:hAnsi="Calibri"/>
                <w:sz w:val="18"/>
                <w:szCs w:val="18"/>
              </w:rPr>
            </w:pPr>
            <w:r>
              <w:rPr>
                <w:rFonts w:ascii="Calibri" w:hAnsi="Calibri"/>
                <w:sz w:val="18"/>
                <w:szCs w:val="18"/>
              </w:rPr>
              <w:t>12</w:t>
            </w:r>
          </w:p>
        </w:tc>
      </w:tr>
      <w:tr w:rsidR="007B1087" w:rsidRPr="001139B2" w14:paraId="1F9B94E7" w14:textId="527F0CC5" w:rsidTr="007B1087">
        <w:trPr>
          <w:cantSplit/>
          <w:trHeight w:val="608"/>
        </w:trPr>
        <w:tc>
          <w:tcPr>
            <w:tcW w:w="1325" w:type="dxa"/>
            <w:vAlign w:val="bottom"/>
          </w:tcPr>
          <w:p w14:paraId="1F9B94DA" w14:textId="77777777" w:rsidR="007B1087" w:rsidRPr="001139B2" w:rsidRDefault="007B1087" w:rsidP="00A53F9F">
            <w:pPr>
              <w:keepNext/>
              <w:jc w:val="center"/>
              <w:rPr>
                <w:rFonts w:ascii="Calibri" w:hAnsi="Calibri"/>
                <w:sz w:val="18"/>
                <w:szCs w:val="18"/>
              </w:rPr>
            </w:pPr>
            <w:r w:rsidRPr="001139B2">
              <w:rPr>
                <w:rFonts w:ascii="Calibri" w:hAnsi="Calibri"/>
                <w:sz w:val="18"/>
                <w:szCs w:val="18"/>
              </w:rPr>
              <w:t>SC System Identification or Name</w:t>
            </w:r>
          </w:p>
        </w:tc>
        <w:tc>
          <w:tcPr>
            <w:tcW w:w="1308" w:type="dxa"/>
            <w:vAlign w:val="bottom"/>
          </w:tcPr>
          <w:p w14:paraId="1F9B94DB" w14:textId="77777777" w:rsidR="007B1087" w:rsidRPr="001139B2" w:rsidRDefault="007B1087" w:rsidP="00A53F9F">
            <w:pPr>
              <w:keepNext/>
              <w:jc w:val="center"/>
              <w:rPr>
                <w:rFonts w:ascii="Calibri" w:hAnsi="Calibri"/>
                <w:sz w:val="18"/>
                <w:szCs w:val="18"/>
              </w:rPr>
            </w:pPr>
            <w:r w:rsidRPr="001139B2">
              <w:rPr>
                <w:rFonts w:ascii="Calibri" w:hAnsi="Calibri"/>
                <w:sz w:val="18"/>
                <w:szCs w:val="18"/>
              </w:rPr>
              <w:t>SC System Location or Area Served</w:t>
            </w:r>
          </w:p>
        </w:tc>
        <w:tc>
          <w:tcPr>
            <w:tcW w:w="1226" w:type="dxa"/>
            <w:vAlign w:val="bottom"/>
          </w:tcPr>
          <w:p w14:paraId="1F9B94DC" w14:textId="77777777" w:rsidR="007B1087" w:rsidRPr="001139B2" w:rsidRDefault="007B1087" w:rsidP="00A53F9F">
            <w:pPr>
              <w:keepNext/>
              <w:jc w:val="center"/>
              <w:rPr>
                <w:rFonts w:ascii="Calibri" w:hAnsi="Calibri"/>
                <w:sz w:val="18"/>
                <w:szCs w:val="18"/>
              </w:rPr>
            </w:pPr>
            <w:r w:rsidRPr="001139B2">
              <w:rPr>
                <w:rFonts w:ascii="Calibri" w:hAnsi="Calibri"/>
                <w:sz w:val="18"/>
                <w:szCs w:val="18"/>
              </w:rPr>
              <w:t>Supply Duct Location</w:t>
            </w:r>
          </w:p>
        </w:tc>
        <w:tc>
          <w:tcPr>
            <w:tcW w:w="817" w:type="dxa"/>
            <w:vAlign w:val="bottom"/>
          </w:tcPr>
          <w:p w14:paraId="1F9B94DD" w14:textId="77777777" w:rsidR="007B1087" w:rsidRDefault="007B1087" w:rsidP="00A53F9F">
            <w:pPr>
              <w:keepNext/>
              <w:jc w:val="center"/>
              <w:rPr>
                <w:rFonts w:ascii="Calibri" w:hAnsi="Calibri"/>
                <w:sz w:val="18"/>
                <w:szCs w:val="18"/>
              </w:rPr>
            </w:pPr>
            <w:r w:rsidRPr="001139B2">
              <w:rPr>
                <w:rFonts w:ascii="Calibri" w:hAnsi="Calibri"/>
                <w:sz w:val="18"/>
                <w:szCs w:val="18"/>
              </w:rPr>
              <w:t xml:space="preserve">Supply Duct </w:t>
            </w:r>
          </w:p>
          <w:p w14:paraId="1F9B94DE" w14:textId="77777777" w:rsidR="007B1087" w:rsidRPr="001139B2" w:rsidRDefault="007B1087" w:rsidP="00A53F9F">
            <w:pPr>
              <w:keepNext/>
              <w:jc w:val="center"/>
              <w:rPr>
                <w:rFonts w:ascii="Calibri" w:hAnsi="Calibri"/>
                <w:sz w:val="18"/>
                <w:szCs w:val="18"/>
              </w:rPr>
            </w:pPr>
            <w:r w:rsidRPr="001139B2">
              <w:rPr>
                <w:rFonts w:ascii="Calibri" w:hAnsi="Calibri"/>
                <w:sz w:val="18"/>
                <w:szCs w:val="18"/>
              </w:rPr>
              <w:t>R-Value</w:t>
            </w:r>
          </w:p>
        </w:tc>
        <w:tc>
          <w:tcPr>
            <w:tcW w:w="1226" w:type="dxa"/>
            <w:vAlign w:val="bottom"/>
          </w:tcPr>
          <w:p w14:paraId="1F9B94DF" w14:textId="77777777" w:rsidR="007B1087" w:rsidRPr="001139B2" w:rsidRDefault="007B1087" w:rsidP="00A53F9F">
            <w:pPr>
              <w:keepNext/>
              <w:jc w:val="center"/>
              <w:rPr>
                <w:rFonts w:ascii="Calibri" w:hAnsi="Calibri"/>
                <w:sz w:val="18"/>
                <w:szCs w:val="18"/>
              </w:rPr>
            </w:pPr>
            <w:r w:rsidRPr="001139B2">
              <w:rPr>
                <w:rFonts w:ascii="Calibri" w:hAnsi="Calibri"/>
                <w:sz w:val="18"/>
                <w:szCs w:val="18"/>
              </w:rPr>
              <w:t>Return Duct Location</w:t>
            </w:r>
          </w:p>
        </w:tc>
        <w:tc>
          <w:tcPr>
            <w:tcW w:w="817" w:type="dxa"/>
            <w:vAlign w:val="bottom"/>
          </w:tcPr>
          <w:p w14:paraId="1F9B94E0" w14:textId="77777777" w:rsidR="007B1087" w:rsidRDefault="007B1087" w:rsidP="00A53F9F">
            <w:pPr>
              <w:keepNext/>
              <w:jc w:val="center"/>
              <w:rPr>
                <w:rFonts w:ascii="Calibri" w:hAnsi="Calibri"/>
                <w:sz w:val="18"/>
                <w:szCs w:val="18"/>
              </w:rPr>
            </w:pPr>
            <w:r w:rsidRPr="001139B2">
              <w:rPr>
                <w:rFonts w:ascii="Calibri" w:hAnsi="Calibri"/>
                <w:sz w:val="18"/>
                <w:szCs w:val="18"/>
              </w:rPr>
              <w:t xml:space="preserve">Return Duct </w:t>
            </w:r>
          </w:p>
          <w:p w14:paraId="1F9B94E1" w14:textId="77777777" w:rsidR="007B1087" w:rsidRPr="001139B2" w:rsidRDefault="007B1087" w:rsidP="00A53F9F">
            <w:pPr>
              <w:keepNext/>
              <w:jc w:val="center"/>
              <w:rPr>
                <w:rFonts w:ascii="Calibri" w:hAnsi="Calibri"/>
                <w:sz w:val="18"/>
                <w:szCs w:val="18"/>
              </w:rPr>
            </w:pPr>
            <w:r w:rsidRPr="001139B2">
              <w:rPr>
                <w:rFonts w:ascii="Calibri" w:hAnsi="Calibri"/>
                <w:sz w:val="18"/>
                <w:szCs w:val="18"/>
              </w:rPr>
              <w:t>R-Value</w:t>
            </w:r>
          </w:p>
        </w:tc>
        <w:tc>
          <w:tcPr>
            <w:tcW w:w="1310" w:type="dxa"/>
            <w:vAlign w:val="bottom"/>
          </w:tcPr>
          <w:p w14:paraId="1F9B94E2" w14:textId="77777777" w:rsidR="007B1087" w:rsidRPr="001139B2" w:rsidRDefault="007B1087" w:rsidP="00A53F9F">
            <w:pPr>
              <w:keepNext/>
              <w:jc w:val="center"/>
              <w:rPr>
                <w:rFonts w:ascii="Calibri" w:hAnsi="Calibri"/>
                <w:sz w:val="18"/>
                <w:szCs w:val="18"/>
              </w:rPr>
            </w:pPr>
            <w:r w:rsidRPr="001139B2">
              <w:rPr>
                <w:rFonts w:ascii="Calibri" w:hAnsi="Calibri"/>
                <w:sz w:val="18"/>
                <w:szCs w:val="18"/>
              </w:rPr>
              <w:t xml:space="preserve">Exemption from </w:t>
            </w:r>
            <w:r>
              <w:rPr>
                <w:rFonts w:ascii="Calibri" w:hAnsi="Calibri"/>
                <w:sz w:val="18"/>
                <w:szCs w:val="18"/>
              </w:rPr>
              <w:t>Min</w:t>
            </w:r>
            <w:r w:rsidRPr="001139B2">
              <w:rPr>
                <w:rFonts w:ascii="Calibri" w:hAnsi="Calibri"/>
                <w:sz w:val="18"/>
                <w:szCs w:val="18"/>
              </w:rPr>
              <w:t xml:space="preserve"> R-Value for Ducts In Conditioned Space</w:t>
            </w:r>
          </w:p>
        </w:tc>
        <w:tc>
          <w:tcPr>
            <w:tcW w:w="1311" w:type="dxa"/>
            <w:vAlign w:val="bottom"/>
          </w:tcPr>
          <w:p w14:paraId="1F9B94E3" w14:textId="77777777" w:rsidR="007B1087" w:rsidRPr="001139B2" w:rsidRDefault="007B1087" w:rsidP="00A53F9F">
            <w:pPr>
              <w:keepNext/>
              <w:jc w:val="center"/>
              <w:rPr>
                <w:rFonts w:ascii="Calibri" w:hAnsi="Calibri"/>
                <w:sz w:val="18"/>
                <w:szCs w:val="18"/>
              </w:rPr>
            </w:pPr>
            <w:r w:rsidRPr="001139B2">
              <w:rPr>
                <w:rFonts w:ascii="Calibri" w:hAnsi="Calibri"/>
                <w:sz w:val="18"/>
                <w:szCs w:val="18"/>
              </w:rPr>
              <w:t>Method of compliance with duct and filter grille sizing Req's in 150.0(m)13</w:t>
            </w:r>
          </w:p>
        </w:tc>
        <w:tc>
          <w:tcPr>
            <w:tcW w:w="1310" w:type="dxa"/>
            <w:vAlign w:val="bottom"/>
          </w:tcPr>
          <w:p w14:paraId="1F9B94E4" w14:textId="77777777" w:rsidR="007B1087" w:rsidRPr="001139B2" w:rsidRDefault="007B1087" w:rsidP="00A53F9F">
            <w:pPr>
              <w:keepNext/>
              <w:jc w:val="center"/>
              <w:rPr>
                <w:rFonts w:ascii="Calibri" w:hAnsi="Calibri"/>
                <w:sz w:val="18"/>
                <w:szCs w:val="18"/>
              </w:rPr>
            </w:pPr>
            <w:r w:rsidRPr="001139B2">
              <w:rPr>
                <w:rFonts w:ascii="Calibri" w:hAnsi="Calibri"/>
                <w:sz w:val="18"/>
                <w:szCs w:val="18"/>
              </w:rPr>
              <w:t>Exemption From Duct Leakage Requirements</w:t>
            </w:r>
          </w:p>
        </w:tc>
        <w:tc>
          <w:tcPr>
            <w:tcW w:w="1311" w:type="dxa"/>
            <w:vAlign w:val="bottom"/>
          </w:tcPr>
          <w:p w14:paraId="1F9B94E5" w14:textId="77777777" w:rsidR="007B1087" w:rsidRPr="001139B2" w:rsidRDefault="007B1087" w:rsidP="00A53F9F">
            <w:pPr>
              <w:keepNext/>
              <w:jc w:val="center"/>
              <w:rPr>
                <w:rFonts w:ascii="Calibri" w:hAnsi="Calibri"/>
                <w:sz w:val="18"/>
                <w:szCs w:val="18"/>
              </w:rPr>
            </w:pPr>
            <w:r w:rsidRPr="001139B2">
              <w:rPr>
                <w:rFonts w:ascii="Calibri" w:hAnsi="Calibri"/>
                <w:sz w:val="18"/>
                <w:szCs w:val="18"/>
              </w:rPr>
              <w:t>Bypass Duct Status</w:t>
            </w:r>
          </w:p>
        </w:tc>
        <w:tc>
          <w:tcPr>
            <w:tcW w:w="1312" w:type="dxa"/>
            <w:vAlign w:val="bottom"/>
          </w:tcPr>
          <w:p w14:paraId="1F9B94E6" w14:textId="77777777" w:rsidR="007B1087" w:rsidRPr="001139B2" w:rsidRDefault="007B1087" w:rsidP="00A53F9F">
            <w:pPr>
              <w:keepNext/>
              <w:jc w:val="center"/>
              <w:rPr>
                <w:rFonts w:ascii="Calibri" w:hAnsi="Calibri"/>
                <w:sz w:val="18"/>
                <w:szCs w:val="18"/>
              </w:rPr>
            </w:pPr>
            <w:r w:rsidRPr="001139B2">
              <w:rPr>
                <w:rFonts w:ascii="Calibri" w:hAnsi="Calibri"/>
                <w:sz w:val="18"/>
                <w:szCs w:val="18"/>
              </w:rPr>
              <w:t>Number of Air Filter Devices on System</w:t>
            </w:r>
          </w:p>
        </w:tc>
        <w:tc>
          <w:tcPr>
            <w:tcW w:w="1311" w:type="dxa"/>
            <w:vAlign w:val="bottom"/>
          </w:tcPr>
          <w:p w14:paraId="6F19CD3C" w14:textId="661D7C54" w:rsidR="007B1087" w:rsidRPr="001139B2" w:rsidRDefault="007B1087" w:rsidP="007B1087">
            <w:pPr>
              <w:keepNext/>
              <w:jc w:val="center"/>
              <w:rPr>
                <w:rFonts w:ascii="Calibri" w:hAnsi="Calibri"/>
                <w:sz w:val="18"/>
                <w:szCs w:val="18"/>
              </w:rPr>
            </w:pPr>
            <w:r>
              <w:rPr>
                <w:rFonts w:ascii="Calibri" w:hAnsi="Calibri"/>
                <w:sz w:val="18"/>
                <w:szCs w:val="18"/>
              </w:rPr>
              <w:t>Can RA3.3 Airflow Protocols be used to test this System?</w:t>
            </w:r>
          </w:p>
        </w:tc>
      </w:tr>
      <w:tr w:rsidR="007B1087" w:rsidRPr="0065068B" w14:paraId="1F9B94F3" w14:textId="4BE377AC" w:rsidTr="007B1087">
        <w:trPr>
          <w:cantSplit/>
          <w:trHeight w:val="350"/>
        </w:trPr>
        <w:tc>
          <w:tcPr>
            <w:tcW w:w="1325" w:type="dxa"/>
          </w:tcPr>
          <w:p w14:paraId="1F9B94E8" w14:textId="77777777" w:rsidR="007B1087" w:rsidRPr="0065068B" w:rsidRDefault="007B1087" w:rsidP="00ED7B73">
            <w:pPr>
              <w:keepNext/>
              <w:rPr>
                <w:rFonts w:ascii="Calibri" w:hAnsi="Calibri"/>
                <w:sz w:val="14"/>
                <w:szCs w:val="14"/>
              </w:rPr>
            </w:pPr>
          </w:p>
        </w:tc>
        <w:tc>
          <w:tcPr>
            <w:tcW w:w="1308" w:type="dxa"/>
          </w:tcPr>
          <w:p w14:paraId="1F9B94E9" w14:textId="77777777" w:rsidR="007B1087" w:rsidRPr="0065068B" w:rsidRDefault="007B1087" w:rsidP="00ED7B73">
            <w:pPr>
              <w:keepNext/>
              <w:rPr>
                <w:rFonts w:ascii="Calibri" w:hAnsi="Calibri"/>
                <w:sz w:val="14"/>
                <w:szCs w:val="14"/>
              </w:rPr>
            </w:pPr>
          </w:p>
        </w:tc>
        <w:tc>
          <w:tcPr>
            <w:tcW w:w="1226" w:type="dxa"/>
          </w:tcPr>
          <w:p w14:paraId="1F9B94EA" w14:textId="77777777" w:rsidR="007B1087" w:rsidRPr="0065068B" w:rsidRDefault="007B1087" w:rsidP="00ED7B73">
            <w:pPr>
              <w:keepNext/>
              <w:rPr>
                <w:rFonts w:ascii="Calibri" w:hAnsi="Calibri"/>
                <w:sz w:val="14"/>
                <w:szCs w:val="14"/>
              </w:rPr>
            </w:pPr>
          </w:p>
        </w:tc>
        <w:tc>
          <w:tcPr>
            <w:tcW w:w="817" w:type="dxa"/>
          </w:tcPr>
          <w:p w14:paraId="1F9B94EB" w14:textId="77777777" w:rsidR="007B1087" w:rsidRPr="0065068B" w:rsidRDefault="007B1087" w:rsidP="00ED7B73">
            <w:pPr>
              <w:keepNext/>
              <w:rPr>
                <w:rFonts w:ascii="Calibri" w:hAnsi="Calibri"/>
                <w:sz w:val="14"/>
                <w:szCs w:val="14"/>
              </w:rPr>
            </w:pPr>
          </w:p>
        </w:tc>
        <w:tc>
          <w:tcPr>
            <w:tcW w:w="1226" w:type="dxa"/>
          </w:tcPr>
          <w:p w14:paraId="1F9B94EC" w14:textId="77777777" w:rsidR="007B1087" w:rsidRPr="0065068B" w:rsidRDefault="007B1087" w:rsidP="00ED7B73">
            <w:pPr>
              <w:keepNext/>
              <w:rPr>
                <w:rFonts w:ascii="Calibri" w:hAnsi="Calibri"/>
                <w:sz w:val="14"/>
                <w:szCs w:val="14"/>
              </w:rPr>
            </w:pPr>
          </w:p>
        </w:tc>
        <w:tc>
          <w:tcPr>
            <w:tcW w:w="817" w:type="dxa"/>
          </w:tcPr>
          <w:p w14:paraId="1F9B94ED" w14:textId="77777777" w:rsidR="007B1087" w:rsidRPr="0065068B" w:rsidRDefault="007B1087" w:rsidP="00ED7B73">
            <w:pPr>
              <w:keepNext/>
              <w:rPr>
                <w:rFonts w:ascii="Calibri" w:hAnsi="Calibri"/>
                <w:sz w:val="14"/>
                <w:szCs w:val="14"/>
              </w:rPr>
            </w:pPr>
          </w:p>
        </w:tc>
        <w:tc>
          <w:tcPr>
            <w:tcW w:w="1310" w:type="dxa"/>
          </w:tcPr>
          <w:p w14:paraId="1F9B94EE" w14:textId="77777777" w:rsidR="007B1087" w:rsidRPr="0065068B" w:rsidRDefault="007B1087" w:rsidP="00ED7B73">
            <w:pPr>
              <w:keepNext/>
              <w:rPr>
                <w:rFonts w:asciiTheme="minorHAnsi" w:hAnsiTheme="minorHAnsi"/>
                <w:sz w:val="14"/>
                <w:szCs w:val="14"/>
              </w:rPr>
            </w:pPr>
          </w:p>
        </w:tc>
        <w:tc>
          <w:tcPr>
            <w:tcW w:w="1311" w:type="dxa"/>
          </w:tcPr>
          <w:p w14:paraId="1F9B94EF" w14:textId="77777777" w:rsidR="007B1087" w:rsidRPr="0065068B" w:rsidRDefault="007B1087" w:rsidP="00ED7B73">
            <w:pPr>
              <w:keepNext/>
              <w:rPr>
                <w:rFonts w:ascii="Calibri" w:hAnsi="Calibri"/>
                <w:sz w:val="14"/>
                <w:szCs w:val="14"/>
              </w:rPr>
            </w:pPr>
          </w:p>
        </w:tc>
        <w:tc>
          <w:tcPr>
            <w:tcW w:w="1310" w:type="dxa"/>
          </w:tcPr>
          <w:p w14:paraId="1F9B94F0" w14:textId="77777777" w:rsidR="007B1087" w:rsidRPr="0065068B" w:rsidRDefault="007B1087" w:rsidP="00ED7B73">
            <w:pPr>
              <w:keepNext/>
              <w:rPr>
                <w:rFonts w:asciiTheme="minorHAnsi" w:hAnsiTheme="minorHAnsi"/>
                <w:sz w:val="14"/>
                <w:szCs w:val="14"/>
              </w:rPr>
            </w:pPr>
          </w:p>
        </w:tc>
        <w:tc>
          <w:tcPr>
            <w:tcW w:w="1311" w:type="dxa"/>
          </w:tcPr>
          <w:p w14:paraId="1F9B94F1" w14:textId="77777777" w:rsidR="007B1087" w:rsidRPr="0065068B" w:rsidRDefault="007B1087" w:rsidP="00ED7B73">
            <w:pPr>
              <w:keepNext/>
              <w:rPr>
                <w:rFonts w:ascii="Calibri" w:hAnsi="Calibri"/>
                <w:sz w:val="14"/>
                <w:szCs w:val="14"/>
              </w:rPr>
            </w:pPr>
          </w:p>
        </w:tc>
        <w:tc>
          <w:tcPr>
            <w:tcW w:w="1312" w:type="dxa"/>
          </w:tcPr>
          <w:p w14:paraId="1F9B94F2" w14:textId="77777777" w:rsidR="007B1087" w:rsidRPr="0065068B" w:rsidRDefault="007B1087" w:rsidP="00ED7B73">
            <w:pPr>
              <w:keepNext/>
              <w:rPr>
                <w:rFonts w:ascii="Calibri" w:hAnsi="Calibri"/>
                <w:sz w:val="14"/>
                <w:szCs w:val="14"/>
              </w:rPr>
            </w:pPr>
          </w:p>
        </w:tc>
        <w:tc>
          <w:tcPr>
            <w:tcW w:w="1311" w:type="dxa"/>
          </w:tcPr>
          <w:p w14:paraId="7072EB81" w14:textId="77777777" w:rsidR="007B1087" w:rsidRPr="0065068B" w:rsidRDefault="007B1087" w:rsidP="00ED7B73">
            <w:pPr>
              <w:keepNext/>
              <w:rPr>
                <w:rFonts w:ascii="Calibri" w:hAnsi="Calibri"/>
                <w:sz w:val="14"/>
                <w:szCs w:val="14"/>
              </w:rPr>
            </w:pPr>
          </w:p>
        </w:tc>
      </w:tr>
      <w:tr w:rsidR="007B1087" w:rsidRPr="00295655" w14:paraId="1F9B94FF" w14:textId="03C1B4E5" w:rsidTr="007B1087">
        <w:trPr>
          <w:cantSplit/>
          <w:trHeight w:val="360"/>
        </w:trPr>
        <w:tc>
          <w:tcPr>
            <w:tcW w:w="1325" w:type="dxa"/>
            <w:vAlign w:val="bottom"/>
          </w:tcPr>
          <w:p w14:paraId="1F9B94F4" w14:textId="77777777" w:rsidR="007B1087" w:rsidRPr="00295655" w:rsidRDefault="007B1087" w:rsidP="00ED7B73">
            <w:pPr>
              <w:keepNext/>
              <w:rPr>
                <w:rFonts w:ascii="Calibri" w:hAnsi="Calibri"/>
                <w:sz w:val="18"/>
                <w:szCs w:val="18"/>
              </w:rPr>
            </w:pPr>
          </w:p>
        </w:tc>
        <w:tc>
          <w:tcPr>
            <w:tcW w:w="1308" w:type="dxa"/>
            <w:vAlign w:val="bottom"/>
          </w:tcPr>
          <w:p w14:paraId="1F9B94F5" w14:textId="77777777" w:rsidR="007B1087" w:rsidRPr="00295655" w:rsidRDefault="007B1087" w:rsidP="00ED7B73">
            <w:pPr>
              <w:keepNext/>
              <w:rPr>
                <w:rFonts w:ascii="Calibri" w:hAnsi="Calibri"/>
                <w:sz w:val="18"/>
                <w:szCs w:val="18"/>
              </w:rPr>
            </w:pPr>
          </w:p>
        </w:tc>
        <w:tc>
          <w:tcPr>
            <w:tcW w:w="1226" w:type="dxa"/>
            <w:vAlign w:val="bottom"/>
          </w:tcPr>
          <w:p w14:paraId="1F9B94F6" w14:textId="77777777" w:rsidR="007B1087" w:rsidRPr="00295655" w:rsidRDefault="007B1087" w:rsidP="00ED7B73">
            <w:pPr>
              <w:keepNext/>
              <w:rPr>
                <w:rFonts w:ascii="Calibri" w:hAnsi="Calibri"/>
                <w:sz w:val="18"/>
                <w:szCs w:val="18"/>
              </w:rPr>
            </w:pPr>
          </w:p>
        </w:tc>
        <w:tc>
          <w:tcPr>
            <w:tcW w:w="817" w:type="dxa"/>
            <w:vAlign w:val="bottom"/>
          </w:tcPr>
          <w:p w14:paraId="1F9B94F7" w14:textId="77777777" w:rsidR="007B1087" w:rsidRPr="00295655" w:rsidRDefault="007B1087" w:rsidP="00ED7B73">
            <w:pPr>
              <w:keepNext/>
              <w:rPr>
                <w:rFonts w:ascii="Calibri" w:hAnsi="Calibri"/>
                <w:sz w:val="18"/>
                <w:szCs w:val="18"/>
              </w:rPr>
            </w:pPr>
          </w:p>
        </w:tc>
        <w:tc>
          <w:tcPr>
            <w:tcW w:w="1226" w:type="dxa"/>
            <w:vAlign w:val="bottom"/>
          </w:tcPr>
          <w:p w14:paraId="1F9B94F8" w14:textId="77777777" w:rsidR="007B1087" w:rsidRPr="00295655" w:rsidRDefault="007B1087" w:rsidP="00ED7B73">
            <w:pPr>
              <w:keepNext/>
              <w:rPr>
                <w:rFonts w:ascii="Calibri" w:hAnsi="Calibri"/>
                <w:sz w:val="18"/>
                <w:szCs w:val="18"/>
              </w:rPr>
            </w:pPr>
          </w:p>
        </w:tc>
        <w:tc>
          <w:tcPr>
            <w:tcW w:w="817" w:type="dxa"/>
            <w:vAlign w:val="bottom"/>
          </w:tcPr>
          <w:p w14:paraId="1F9B94F9" w14:textId="77777777" w:rsidR="007B1087" w:rsidRPr="00295655" w:rsidRDefault="007B1087" w:rsidP="00ED7B73">
            <w:pPr>
              <w:keepNext/>
              <w:rPr>
                <w:rFonts w:ascii="Calibri" w:hAnsi="Calibri"/>
                <w:sz w:val="18"/>
                <w:szCs w:val="18"/>
              </w:rPr>
            </w:pPr>
          </w:p>
        </w:tc>
        <w:tc>
          <w:tcPr>
            <w:tcW w:w="1310" w:type="dxa"/>
          </w:tcPr>
          <w:p w14:paraId="1F9B94FA" w14:textId="77777777" w:rsidR="007B1087" w:rsidRPr="00295655" w:rsidRDefault="007B1087" w:rsidP="00ED7B73">
            <w:pPr>
              <w:keepNext/>
              <w:rPr>
                <w:rFonts w:ascii="Calibri" w:hAnsi="Calibri"/>
                <w:sz w:val="18"/>
                <w:szCs w:val="18"/>
              </w:rPr>
            </w:pPr>
          </w:p>
        </w:tc>
        <w:tc>
          <w:tcPr>
            <w:tcW w:w="1311" w:type="dxa"/>
            <w:vAlign w:val="bottom"/>
          </w:tcPr>
          <w:p w14:paraId="1F9B94FB" w14:textId="77777777" w:rsidR="007B1087" w:rsidRPr="00295655" w:rsidRDefault="007B1087" w:rsidP="00ED7B73">
            <w:pPr>
              <w:keepNext/>
              <w:rPr>
                <w:rFonts w:ascii="Calibri" w:hAnsi="Calibri"/>
                <w:sz w:val="18"/>
                <w:szCs w:val="18"/>
              </w:rPr>
            </w:pPr>
          </w:p>
        </w:tc>
        <w:tc>
          <w:tcPr>
            <w:tcW w:w="1310" w:type="dxa"/>
            <w:vAlign w:val="bottom"/>
          </w:tcPr>
          <w:p w14:paraId="1F9B94FC" w14:textId="77777777" w:rsidR="007B1087" w:rsidRPr="00295655" w:rsidRDefault="007B1087" w:rsidP="00ED7B73">
            <w:pPr>
              <w:keepNext/>
              <w:rPr>
                <w:rFonts w:ascii="Calibri" w:hAnsi="Calibri"/>
                <w:sz w:val="18"/>
                <w:szCs w:val="18"/>
              </w:rPr>
            </w:pPr>
          </w:p>
        </w:tc>
        <w:tc>
          <w:tcPr>
            <w:tcW w:w="1311" w:type="dxa"/>
            <w:vAlign w:val="bottom"/>
          </w:tcPr>
          <w:p w14:paraId="1F9B94FD" w14:textId="77777777" w:rsidR="007B1087" w:rsidRPr="00295655" w:rsidRDefault="007B1087" w:rsidP="00ED7B73">
            <w:pPr>
              <w:keepNext/>
              <w:rPr>
                <w:rFonts w:ascii="Calibri" w:hAnsi="Calibri"/>
                <w:sz w:val="18"/>
                <w:szCs w:val="18"/>
              </w:rPr>
            </w:pPr>
          </w:p>
        </w:tc>
        <w:tc>
          <w:tcPr>
            <w:tcW w:w="1312" w:type="dxa"/>
            <w:vAlign w:val="bottom"/>
          </w:tcPr>
          <w:p w14:paraId="1F9B94FE" w14:textId="77777777" w:rsidR="007B1087" w:rsidRPr="00295655" w:rsidRDefault="007B1087" w:rsidP="00ED7B73">
            <w:pPr>
              <w:keepNext/>
              <w:rPr>
                <w:rFonts w:ascii="Calibri" w:hAnsi="Calibri"/>
                <w:sz w:val="18"/>
                <w:szCs w:val="18"/>
              </w:rPr>
            </w:pPr>
          </w:p>
        </w:tc>
        <w:tc>
          <w:tcPr>
            <w:tcW w:w="1311" w:type="dxa"/>
          </w:tcPr>
          <w:p w14:paraId="3945606D" w14:textId="77777777" w:rsidR="007B1087" w:rsidRPr="00295655" w:rsidRDefault="007B1087" w:rsidP="00ED7B73">
            <w:pPr>
              <w:keepNext/>
              <w:rPr>
                <w:rFonts w:ascii="Calibri" w:hAnsi="Calibri"/>
                <w:sz w:val="18"/>
                <w:szCs w:val="18"/>
              </w:rPr>
            </w:pPr>
          </w:p>
        </w:tc>
      </w:tr>
      <w:tr w:rsidR="007B1087" w:rsidRPr="00295655" w14:paraId="1F9B9501" w14:textId="35910805" w:rsidTr="007B1087">
        <w:trPr>
          <w:cantSplit/>
          <w:trHeight w:val="230"/>
        </w:trPr>
        <w:tc>
          <w:tcPr>
            <w:tcW w:w="13273" w:type="dxa"/>
            <w:gridSpan w:val="11"/>
          </w:tcPr>
          <w:p w14:paraId="1F9B9500" w14:textId="77777777" w:rsidR="007B1087" w:rsidRPr="00295655" w:rsidRDefault="007B1087" w:rsidP="00A53F9F">
            <w:pPr>
              <w:keepNext/>
              <w:rPr>
                <w:rFonts w:ascii="Calibri" w:hAnsi="Calibri"/>
                <w:sz w:val="18"/>
                <w:szCs w:val="18"/>
              </w:rPr>
            </w:pPr>
            <w:r w:rsidRPr="00295655">
              <w:rPr>
                <w:rFonts w:ascii="Calibri" w:hAnsi="Calibri"/>
                <w:sz w:val="18"/>
                <w:szCs w:val="18"/>
              </w:rPr>
              <w:t>Notes:</w:t>
            </w:r>
          </w:p>
        </w:tc>
        <w:tc>
          <w:tcPr>
            <w:tcW w:w="1311" w:type="dxa"/>
          </w:tcPr>
          <w:p w14:paraId="17ED7A2A" w14:textId="77777777" w:rsidR="007B1087" w:rsidRPr="00295655" w:rsidRDefault="007B1087" w:rsidP="00A53F9F">
            <w:pPr>
              <w:keepNext/>
              <w:rPr>
                <w:rFonts w:ascii="Calibri" w:hAnsi="Calibri"/>
                <w:sz w:val="18"/>
                <w:szCs w:val="18"/>
              </w:rPr>
            </w:pPr>
          </w:p>
        </w:tc>
      </w:tr>
    </w:tbl>
    <w:p w14:paraId="1F9B9502" w14:textId="77777777" w:rsidR="00A53F9F" w:rsidRPr="007F0777" w:rsidRDefault="00A53F9F" w:rsidP="00A53F9F">
      <w:pPr>
        <w:rPr>
          <w:rFonts w:ascii="Calibri" w:hAnsi="Calibri"/>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2340"/>
        <w:gridCol w:w="2340"/>
        <w:gridCol w:w="2341"/>
        <w:gridCol w:w="2340"/>
        <w:gridCol w:w="2339"/>
      </w:tblGrid>
      <w:tr w:rsidR="00A53F9F" w:rsidRPr="00295655" w14:paraId="1F9B9507" w14:textId="77777777" w:rsidTr="00F907C7">
        <w:trPr>
          <w:cantSplit/>
        </w:trPr>
        <w:tc>
          <w:tcPr>
            <w:tcW w:w="14598" w:type="dxa"/>
            <w:gridSpan w:val="7"/>
            <w:shd w:val="clear" w:color="auto" w:fill="auto"/>
          </w:tcPr>
          <w:p w14:paraId="1F9B9505" w14:textId="3A7B372B" w:rsidR="00F907C7" w:rsidRDefault="00A53F9F" w:rsidP="00F907C7">
            <w:pPr>
              <w:keepNext/>
              <w:rPr>
                <w:rFonts w:ascii="Calibri" w:hAnsi="Calibri"/>
                <w:b/>
                <w:sz w:val="18"/>
                <w:szCs w:val="18"/>
              </w:rPr>
            </w:pPr>
            <w:r w:rsidRPr="007F0777">
              <w:rPr>
                <w:rFonts w:ascii="Calibri" w:hAnsi="Calibri"/>
                <w:b/>
                <w:szCs w:val="18"/>
              </w:rPr>
              <w:t>K. Installed</w:t>
            </w:r>
            <w:r w:rsidR="00F907C7" w:rsidRPr="007F0777">
              <w:rPr>
                <w:rFonts w:ascii="Calibri" w:hAnsi="Calibri"/>
                <w:b/>
                <w:szCs w:val="18"/>
              </w:rPr>
              <w:t xml:space="preserve"> Air Filter Device Information</w:t>
            </w:r>
          </w:p>
          <w:p w14:paraId="1F9B9506" w14:textId="77777777" w:rsidR="00A53F9F" w:rsidRPr="00F907C7" w:rsidRDefault="00A53F9F" w:rsidP="00F907C7">
            <w:pPr>
              <w:keepNext/>
              <w:rPr>
                <w:rFonts w:ascii="Calibri" w:hAnsi="Calibri"/>
                <w:sz w:val="18"/>
                <w:szCs w:val="18"/>
              </w:rPr>
            </w:pPr>
            <w:r w:rsidRPr="00F907C7">
              <w:rPr>
                <w:rFonts w:ascii="Calibri" w:hAnsi="Calibri"/>
                <w:sz w:val="18"/>
                <w:szCs w:val="18"/>
              </w:rPr>
              <w:t>Mandatory requirements for air filter devices are specified Section 150.0(m)12.</w:t>
            </w:r>
          </w:p>
        </w:tc>
      </w:tr>
      <w:tr w:rsidR="00A53F9F" w:rsidRPr="00295655" w14:paraId="1F9B950F" w14:textId="77777777" w:rsidTr="00F907C7">
        <w:trPr>
          <w:cantSplit/>
          <w:trHeight w:val="134"/>
        </w:trPr>
        <w:tc>
          <w:tcPr>
            <w:tcW w:w="1458" w:type="dxa"/>
            <w:vAlign w:val="bottom"/>
          </w:tcPr>
          <w:p w14:paraId="1F9B9508"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509"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02</w:t>
            </w:r>
          </w:p>
        </w:tc>
        <w:tc>
          <w:tcPr>
            <w:tcW w:w="2340" w:type="dxa"/>
          </w:tcPr>
          <w:p w14:paraId="1F9B950A"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03</w:t>
            </w:r>
          </w:p>
        </w:tc>
        <w:tc>
          <w:tcPr>
            <w:tcW w:w="2340" w:type="dxa"/>
            <w:vAlign w:val="bottom"/>
          </w:tcPr>
          <w:p w14:paraId="1F9B950B"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04</w:t>
            </w:r>
          </w:p>
        </w:tc>
        <w:tc>
          <w:tcPr>
            <w:tcW w:w="2341" w:type="dxa"/>
            <w:vAlign w:val="bottom"/>
          </w:tcPr>
          <w:p w14:paraId="1F9B950C"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05</w:t>
            </w:r>
          </w:p>
        </w:tc>
        <w:tc>
          <w:tcPr>
            <w:tcW w:w="2340" w:type="dxa"/>
            <w:vAlign w:val="bottom"/>
          </w:tcPr>
          <w:p w14:paraId="1F9B950D"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06</w:t>
            </w:r>
          </w:p>
        </w:tc>
        <w:tc>
          <w:tcPr>
            <w:tcW w:w="2339" w:type="dxa"/>
            <w:vAlign w:val="bottom"/>
          </w:tcPr>
          <w:p w14:paraId="1F9B950E"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07</w:t>
            </w:r>
          </w:p>
        </w:tc>
      </w:tr>
      <w:tr w:rsidR="00A53F9F" w:rsidRPr="00B82750" w14:paraId="1F9B951B" w14:textId="77777777" w:rsidTr="00F907C7">
        <w:trPr>
          <w:cantSplit/>
          <w:trHeight w:val="576"/>
        </w:trPr>
        <w:tc>
          <w:tcPr>
            <w:tcW w:w="1458" w:type="dxa"/>
            <w:vAlign w:val="bottom"/>
          </w:tcPr>
          <w:p w14:paraId="1F9B9510" w14:textId="77777777" w:rsidR="00A53F9F" w:rsidRPr="00B82750" w:rsidRDefault="00A53F9F" w:rsidP="00A53F9F">
            <w:pPr>
              <w:keepNext/>
              <w:jc w:val="center"/>
              <w:rPr>
                <w:rFonts w:ascii="Calibri" w:hAnsi="Calibri"/>
                <w:sz w:val="18"/>
                <w:szCs w:val="18"/>
              </w:rPr>
            </w:pPr>
            <w:r w:rsidRPr="00B82750">
              <w:rPr>
                <w:rFonts w:ascii="Calibri" w:hAnsi="Calibri"/>
                <w:sz w:val="18"/>
                <w:szCs w:val="18"/>
              </w:rPr>
              <w:t>SC System Identification or Name</w:t>
            </w:r>
          </w:p>
        </w:tc>
        <w:tc>
          <w:tcPr>
            <w:tcW w:w="1440" w:type="dxa"/>
            <w:vAlign w:val="bottom"/>
          </w:tcPr>
          <w:p w14:paraId="1F9B9511" w14:textId="77777777" w:rsidR="00A53F9F" w:rsidRPr="00B82750" w:rsidRDefault="00A53F9F" w:rsidP="00A53F9F">
            <w:pPr>
              <w:keepNext/>
              <w:jc w:val="center"/>
              <w:rPr>
                <w:rFonts w:ascii="Calibri" w:hAnsi="Calibri"/>
                <w:sz w:val="18"/>
                <w:szCs w:val="18"/>
              </w:rPr>
            </w:pPr>
            <w:r w:rsidRPr="00B82750">
              <w:rPr>
                <w:rFonts w:ascii="Calibri" w:hAnsi="Calibri"/>
                <w:sz w:val="18"/>
                <w:szCs w:val="18"/>
              </w:rPr>
              <w:t>SC System Location or Area Served</w:t>
            </w:r>
          </w:p>
        </w:tc>
        <w:tc>
          <w:tcPr>
            <w:tcW w:w="2340" w:type="dxa"/>
            <w:vAlign w:val="bottom"/>
          </w:tcPr>
          <w:p w14:paraId="1F9B9512" w14:textId="77777777" w:rsidR="00A53F9F" w:rsidRPr="00B82750" w:rsidRDefault="00A53F9F" w:rsidP="00A53F9F">
            <w:pPr>
              <w:keepNext/>
              <w:jc w:val="center"/>
              <w:rPr>
                <w:rFonts w:ascii="Calibri" w:hAnsi="Calibri"/>
                <w:sz w:val="18"/>
                <w:szCs w:val="18"/>
              </w:rPr>
            </w:pPr>
            <w:r w:rsidRPr="00B82750">
              <w:rPr>
                <w:rFonts w:ascii="Calibri" w:hAnsi="Calibri"/>
                <w:sz w:val="18"/>
                <w:szCs w:val="18"/>
              </w:rPr>
              <w:t>Air Filter Identification or Name</w:t>
            </w:r>
          </w:p>
        </w:tc>
        <w:tc>
          <w:tcPr>
            <w:tcW w:w="2340" w:type="dxa"/>
            <w:vAlign w:val="bottom"/>
          </w:tcPr>
          <w:p w14:paraId="1F9B9513" w14:textId="77777777" w:rsidR="00A53F9F" w:rsidRPr="00B82750" w:rsidRDefault="00A53F9F" w:rsidP="00A53F9F">
            <w:pPr>
              <w:keepNext/>
              <w:jc w:val="center"/>
              <w:rPr>
                <w:rFonts w:ascii="Calibri" w:hAnsi="Calibri"/>
                <w:sz w:val="18"/>
                <w:szCs w:val="18"/>
              </w:rPr>
            </w:pPr>
            <w:r w:rsidRPr="00B82750">
              <w:rPr>
                <w:rFonts w:ascii="Calibri" w:hAnsi="Calibri"/>
                <w:sz w:val="18"/>
                <w:szCs w:val="18"/>
              </w:rPr>
              <w:t>Air Filter Device Type</w:t>
            </w:r>
          </w:p>
        </w:tc>
        <w:tc>
          <w:tcPr>
            <w:tcW w:w="2341" w:type="dxa"/>
            <w:vAlign w:val="bottom"/>
          </w:tcPr>
          <w:p w14:paraId="1F9B9514" w14:textId="77777777" w:rsidR="00A53F9F" w:rsidRPr="00B82750" w:rsidRDefault="00A53F9F" w:rsidP="00A53F9F">
            <w:pPr>
              <w:keepNext/>
              <w:jc w:val="center"/>
              <w:rPr>
                <w:rFonts w:ascii="Calibri" w:hAnsi="Calibri"/>
                <w:sz w:val="18"/>
                <w:szCs w:val="18"/>
              </w:rPr>
            </w:pPr>
            <w:r w:rsidRPr="00B82750">
              <w:rPr>
                <w:rFonts w:ascii="Calibri" w:hAnsi="Calibri"/>
                <w:sz w:val="18"/>
                <w:szCs w:val="18"/>
              </w:rPr>
              <w:t>Air Filter Device Location</w:t>
            </w:r>
          </w:p>
        </w:tc>
        <w:tc>
          <w:tcPr>
            <w:tcW w:w="2340" w:type="dxa"/>
            <w:vAlign w:val="bottom"/>
          </w:tcPr>
          <w:p w14:paraId="1F9B9515" w14:textId="77777777" w:rsidR="00F907C7" w:rsidRDefault="00A53F9F" w:rsidP="00A53F9F">
            <w:pPr>
              <w:keepNext/>
              <w:jc w:val="center"/>
              <w:rPr>
                <w:rFonts w:ascii="Calibri" w:hAnsi="Calibri"/>
                <w:sz w:val="18"/>
                <w:szCs w:val="18"/>
              </w:rPr>
            </w:pPr>
            <w:r w:rsidRPr="00B82750">
              <w:rPr>
                <w:rFonts w:ascii="Calibri" w:hAnsi="Calibri"/>
                <w:sz w:val="18"/>
                <w:szCs w:val="18"/>
              </w:rPr>
              <w:t xml:space="preserve">Determined Design </w:t>
            </w:r>
          </w:p>
          <w:p w14:paraId="1F9B9516" w14:textId="77777777" w:rsidR="005A3E12" w:rsidRDefault="00A53F9F" w:rsidP="00F907C7">
            <w:pPr>
              <w:keepNext/>
              <w:jc w:val="center"/>
              <w:rPr>
                <w:rFonts w:ascii="Calibri" w:hAnsi="Calibri"/>
                <w:sz w:val="18"/>
                <w:szCs w:val="18"/>
              </w:rPr>
            </w:pPr>
            <w:r w:rsidRPr="00B82750">
              <w:rPr>
                <w:rFonts w:ascii="Calibri" w:hAnsi="Calibri"/>
                <w:sz w:val="18"/>
                <w:szCs w:val="18"/>
              </w:rPr>
              <w:t xml:space="preserve">Airflow Rate for </w:t>
            </w:r>
          </w:p>
          <w:p w14:paraId="1F9B9517" w14:textId="77777777" w:rsidR="005A3E12" w:rsidRDefault="00A53F9F" w:rsidP="00F907C7">
            <w:pPr>
              <w:keepNext/>
              <w:jc w:val="center"/>
              <w:rPr>
                <w:rFonts w:ascii="Calibri" w:hAnsi="Calibri"/>
                <w:sz w:val="18"/>
                <w:szCs w:val="18"/>
              </w:rPr>
            </w:pPr>
            <w:r w:rsidRPr="00B82750">
              <w:rPr>
                <w:rFonts w:ascii="Calibri" w:hAnsi="Calibri"/>
                <w:sz w:val="18"/>
                <w:szCs w:val="18"/>
              </w:rPr>
              <w:t xml:space="preserve">Air Filter Device </w:t>
            </w:r>
          </w:p>
          <w:p w14:paraId="1F9B9518" w14:textId="77777777" w:rsidR="00A53F9F" w:rsidRPr="00B82750" w:rsidRDefault="00A53F9F" w:rsidP="00F907C7">
            <w:pPr>
              <w:keepNext/>
              <w:jc w:val="center"/>
              <w:rPr>
                <w:rFonts w:ascii="Calibri" w:hAnsi="Calibri"/>
                <w:sz w:val="18"/>
                <w:szCs w:val="18"/>
              </w:rPr>
            </w:pPr>
            <w:r w:rsidRPr="00B82750">
              <w:rPr>
                <w:rFonts w:ascii="Calibri" w:hAnsi="Calibri"/>
                <w:sz w:val="18"/>
                <w:szCs w:val="18"/>
              </w:rPr>
              <w:t>(cfm)</w:t>
            </w:r>
          </w:p>
        </w:tc>
        <w:tc>
          <w:tcPr>
            <w:tcW w:w="2339" w:type="dxa"/>
            <w:vAlign w:val="bottom"/>
          </w:tcPr>
          <w:p w14:paraId="1F9B9519" w14:textId="77777777" w:rsidR="00A53F9F" w:rsidRPr="00B82750" w:rsidRDefault="00A53F9F" w:rsidP="00A53F9F">
            <w:pPr>
              <w:keepNext/>
              <w:jc w:val="center"/>
              <w:rPr>
                <w:rFonts w:ascii="Calibri" w:hAnsi="Calibri"/>
                <w:sz w:val="18"/>
                <w:szCs w:val="18"/>
              </w:rPr>
            </w:pPr>
            <w:r w:rsidRPr="00B82750">
              <w:rPr>
                <w:rFonts w:ascii="Calibri" w:hAnsi="Calibri"/>
                <w:sz w:val="18"/>
                <w:szCs w:val="18"/>
              </w:rPr>
              <w:t xml:space="preserve">Determined Design Allowable Pressure Drop for Air Filter Device </w:t>
            </w:r>
          </w:p>
          <w:p w14:paraId="1F9B951A" w14:textId="77777777" w:rsidR="00A53F9F" w:rsidRPr="00B82750" w:rsidRDefault="00A53F9F" w:rsidP="00A53F9F">
            <w:pPr>
              <w:keepNext/>
              <w:jc w:val="center"/>
              <w:rPr>
                <w:rFonts w:ascii="Calibri" w:hAnsi="Calibri"/>
                <w:sz w:val="18"/>
                <w:szCs w:val="18"/>
              </w:rPr>
            </w:pPr>
            <w:r w:rsidRPr="00B82750">
              <w:rPr>
                <w:rFonts w:ascii="Calibri" w:hAnsi="Calibri"/>
                <w:sz w:val="18"/>
                <w:szCs w:val="18"/>
              </w:rPr>
              <w:t xml:space="preserve">(inch W.C.) </w:t>
            </w:r>
          </w:p>
        </w:tc>
      </w:tr>
      <w:tr w:rsidR="00A53F9F" w:rsidRPr="00295655" w14:paraId="1F9B952B" w14:textId="77777777" w:rsidTr="00BF40A1">
        <w:trPr>
          <w:cantSplit/>
          <w:trHeight w:val="323"/>
        </w:trPr>
        <w:tc>
          <w:tcPr>
            <w:tcW w:w="1458" w:type="dxa"/>
          </w:tcPr>
          <w:p w14:paraId="1F9B9524" w14:textId="77777777" w:rsidR="00A53F9F" w:rsidRPr="00295655" w:rsidRDefault="00A53F9F" w:rsidP="00BF40A1">
            <w:pPr>
              <w:keepNext/>
              <w:rPr>
                <w:rFonts w:ascii="Calibri" w:hAnsi="Calibri"/>
                <w:sz w:val="18"/>
                <w:szCs w:val="18"/>
              </w:rPr>
            </w:pPr>
          </w:p>
        </w:tc>
        <w:tc>
          <w:tcPr>
            <w:tcW w:w="1440" w:type="dxa"/>
          </w:tcPr>
          <w:p w14:paraId="1F9B9525" w14:textId="77777777" w:rsidR="00A53F9F" w:rsidRPr="00295655" w:rsidRDefault="00A53F9F" w:rsidP="00BF40A1">
            <w:pPr>
              <w:keepNext/>
              <w:rPr>
                <w:rFonts w:ascii="Calibri" w:hAnsi="Calibri"/>
                <w:sz w:val="18"/>
                <w:szCs w:val="18"/>
              </w:rPr>
            </w:pPr>
          </w:p>
        </w:tc>
        <w:tc>
          <w:tcPr>
            <w:tcW w:w="2340" w:type="dxa"/>
          </w:tcPr>
          <w:p w14:paraId="1F9B9526" w14:textId="77777777" w:rsidR="00A53F9F" w:rsidRPr="00295655" w:rsidRDefault="00A53F9F" w:rsidP="00BF40A1">
            <w:pPr>
              <w:keepNext/>
              <w:rPr>
                <w:rFonts w:ascii="Calibri" w:hAnsi="Calibri"/>
                <w:sz w:val="18"/>
                <w:szCs w:val="18"/>
              </w:rPr>
            </w:pPr>
          </w:p>
        </w:tc>
        <w:tc>
          <w:tcPr>
            <w:tcW w:w="2340" w:type="dxa"/>
          </w:tcPr>
          <w:p w14:paraId="1F9B9527" w14:textId="77777777" w:rsidR="00A53F9F" w:rsidRPr="00295655" w:rsidRDefault="00A53F9F" w:rsidP="00BF40A1">
            <w:pPr>
              <w:keepNext/>
              <w:rPr>
                <w:rFonts w:ascii="Calibri" w:hAnsi="Calibri"/>
                <w:sz w:val="18"/>
                <w:szCs w:val="18"/>
              </w:rPr>
            </w:pPr>
          </w:p>
        </w:tc>
        <w:tc>
          <w:tcPr>
            <w:tcW w:w="2341" w:type="dxa"/>
          </w:tcPr>
          <w:p w14:paraId="1F9B9528" w14:textId="77777777" w:rsidR="00A53F9F" w:rsidRPr="00295655" w:rsidRDefault="00A53F9F" w:rsidP="00BF40A1">
            <w:pPr>
              <w:keepNext/>
              <w:rPr>
                <w:rFonts w:ascii="Calibri" w:hAnsi="Calibri"/>
                <w:sz w:val="18"/>
                <w:szCs w:val="18"/>
              </w:rPr>
            </w:pPr>
          </w:p>
        </w:tc>
        <w:tc>
          <w:tcPr>
            <w:tcW w:w="2340" w:type="dxa"/>
          </w:tcPr>
          <w:p w14:paraId="1F9B9529" w14:textId="77777777" w:rsidR="00A53F9F" w:rsidRPr="00295655" w:rsidRDefault="00A53F9F" w:rsidP="00BF40A1">
            <w:pPr>
              <w:keepNext/>
              <w:rPr>
                <w:rFonts w:ascii="Calibri" w:hAnsi="Calibri"/>
                <w:sz w:val="18"/>
                <w:szCs w:val="18"/>
              </w:rPr>
            </w:pPr>
          </w:p>
        </w:tc>
        <w:tc>
          <w:tcPr>
            <w:tcW w:w="2339" w:type="dxa"/>
          </w:tcPr>
          <w:p w14:paraId="1F9B952A" w14:textId="77777777" w:rsidR="00A53F9F" w:rsidRPr="00295655" w:rsidRDefault="00A53F9F" w:rsidP="00BF40A1">
            <w:pPr>
              <w:keepNext/>
              <w:rPr>
                <w:rFonts w:ascii="Calibri" w:hAnsi="Calibri"/>
                <w:sz w:val="18"/>
                <w:szCs w:val="18"/>
              </w:rPr>
            </w:pPr>
          </w:p>
        </w:tc>
      </w:tr>
      <w:tr w:rsidR="00A53F9F" w:rsidRPr="00295655" w14:paraId="1F9B9533" w14:textId="77777777" w:rsidTr="00F907C7">
        <w:trPr>
          <w:cantSplit/>
          <w:trHeight w:val="288"/>
        </w:trPr>
        <w:tc>
          <w:tcPr>
            <w:tcW w:w="1458" w:type="dxa"/>
            <w:vAlign w:val="center"/>
          </w:tcPr>
          <w:p w14:paraId="1F9B952C" w14:textId="77777777" w:rsidR="00A53F9F" w:rsidRPr="00295655" w:rsidRDefault="00A53F9F" w:rsidP="00A53F9F">
            <w:pPr>
              <w:keepNext/>
              <w:jc w:val="center"/>
              <w:rPr>
                <w:rFonts w:ascii="Calibri" w:hAnsi="Calibri"/>
                <w:sz w:val="18"/>
                <w:szCs w:val="18"/>
              </w:rPr>
            </w:pPr>
          </w:p>
        </w:tc>
        <w:tc>
          <w:tcPr>
            <w:tcW w:w="1440" w:type="dxa"/>
            <w:vAlign w:val="center"/>
          </w:tcPr>
          <w:p w14:paraId="1F9B952D" w14:textId="77777777" w:rsidR="00A53F9F" w:rsidRPr="00295655" w:rsidRDefault="00A53F9F" w:rsidP="00A53F9F">
            <w:pPr>
              <w:keepNext/>
              <w:jc w:val="center"/>
              <w:rPr>
                <w:rFonts w:ascii="Calibri" w:hAnsi="Calibri"/>
                <w:sz w:val="18"/>
                <w:szCs w:val="18"/>
              </w:rPr>
            </w:pPr>
          </w:p>
        </w:tc>
        <w:tc>
          <w:tcPr>
            <w:tcW w:w="2340" w:type="dxa"/>
            <w:vAlign w:val="center"/>
          </w:tcPr>
          <w:p w14:paraId="1F9B952E" w14:textId="77777777" w:rsidR="00A53F9F" w:rsidRPr="00295655" w:rsidRDefault="00A53F9F" w:rsidP="00A53F9F">
            <w:pPr>
              <w:keepNext/>
              <w:jc w:val="center"/>
              <w:rPr>
                <w:rFonts w:ascii="Calibri" w:hAnsi="Calibri"/>
                <w:sz w:val="18"/>
                <w:szCs w:val="18"/>
              </w:rPr>
            </w:pPr>
          </w:p>
        </w:tc>
        <w:tc>
          <w:tcPr>
            <w:tcW w:w="2340" w:type="dxa"/>
            <w:vAlign w:val="center"/>
          </w:tcPr>
          <w:p w14:paraId="1F9B952F" w14:textId="77777777" w:rsidR="00A53F9F" w:rsidRPr="00295655" w:rsidRDefault="00A53F9F" w:rsidP="00A53F9F">
            <w:pPr>
              <w:keepNext/>
              <w:jc w:val="center"/>
              <w:rPr>
                <w:rFonts w:ascii="Calibri" w:hAnsi="Calibri"/>
                <w:sz w:val="18"/>
                <w:szCs w:val="18"/>
              </w:rPr>
            </w:pPr>
          </w:p>
        </w:tc>
        <w:tc>
          <w:tcPr>
            <w:tcW w:w="2341" w:type="dxa"/>
            <w:vAlign w:val="center"/>
          </w:tcPr>
          <w:p w14:paraId="1F9B9530" w14:textId="77777777" w:rsidR="00A53F9F" w:rsidRPr="00295655" w:rsidRDefault="00A53F9F" w:rsidP="00A53F9F">
            <w:pPr>
              <w:keepNext/>
              <w:jc w:val="center"/>
              <w:rPr>
                <w:rFonts w:ascii="Calibri" w:hAnsi="Calibri"/>
                <w:sz w:val="18"/>
                <w:szCs w:val="18"/>
              </w:rPr>
            </w:pPr>
          </w:p>
        </w:tc>
        <w:tc>
          <w:tcPr>
            <w:tcW w:w="2340" w:type="dxa"/>
            <w:vAlign w:val="center"/>
          </w:tcPr>
          <w:p w14:paraId="1F9B9531" w14:textId="77777777" w:rsidR="00A53F9F" w:rsidRPr="00295655" w:rsidRDefault="00A53F9F" w:rsidP="00A53F9F">
            <w:pPr>
              <w:keepNext/>
              <w:jc w:val="center"/>
              <w:rPr>
                <w:rFonts w:ascii="Calibri" w:hAnsi="Calibri"/>
                <w:sz w:val="18"/>
                <w:szCs w:val="18"/>
              </w:rPr>
            </w:pPr>
          </w:p>
        </w:tc>
        <w:tc>
          <w:tcPr>
            <w:tcW w:w="2339" w:type="dxa"/>
            <w:vAlign w:val="center"/>
          </w:tcPr>
          <w:p w14:paraId="1F9B9532" w14:textId="77777777" w:rsidR="00A53F9F" w:rsidRPr="00295655" w:rsidRDefault="00A53F9F" w:rsidP="00A53F9F">
            <w:pPr>
              <w:keepNext/>
              <w:jc w:val="center"/>
              <w:rPr>
                <w:rFonts w:ascii="Calibri" w:hAnsi="Calibri"/>
                <w:sz w:val="18"/>
                <w:szCs w:val="18"/>
              </w:rPr>
            </w:pPr>
          </w:p>
        </w:tc>
      </w:tr>
      <w:tr w:rsidR="00A53F9F" w:rsidRPr="00295655" w14:paraId="1F9B9535" w14:textId="77777777" w:rsidTr="00F907C7">
        <w:trPr>
          <w:cantSplit/>
        </w:trPr>
        <w:tc>
          <w:tcPr>
            <w:tcW w:w="14598" w:type="dxa"/>
            <w:gridSpan w:val="7"/>
          </w:tcPr>
          <w:p w14:paraId="1F9B9534" w14:textId="77777777" w:rsidR="00A53F9F" w:rsidRPr="00295655" w:rsidRDefault="00A53F9F" w:rsidP="00A53F9F">
            <w:pPr>
              <w:keepNext/>
              <w:rPr>
                <w:rFonts w:ascii="Calibri" w:hAnsi="Calibri"/>
                <w:sz w:val="18"/>
                <w:szCs w:val="18"/>
              </w:rPr>
            </w:pPr>
            <w:r w:rsidRPr="00295655">
              <w:rPr>
                <w:rFonts w:ascii="Calibri" w:hAnsi="Calibri"/>
                <w:sz w:val="18"/>
                <w:szCs w:val="18"/>
              </w:rPr>
              <w:t>Notes:</w:t>
            </w:r>
          </w:p>
        </w:tc>
      </w:tr>
    </w:tbl>
    <w:p w14:paraId="1F9B9536" w14:textId="77777777" w:rsidR="00A53F9F" w:rsidRPr="00295655" w:rsidRDefault="00A53F9F" w:rsidP="00A53F9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8"/>
        <w:gridCol w:w="14148"/>
      </w:tblGrid>
      <w:tr w:rsidR="00A53F9F" w:rsidRPr="00295655" w14:paraId="1F9B9538" w14:textId="77777777" w:rsidTr="00A53F9F">
        <w:trPr>
          <w:cantSplit/>
        </w:trPr>
        <w:tc>
          <w:tcPr>
            <w:tcW w:w="14616" w:type="dxa"/>
            <w:gridSpan w:val="2"/>
            <w:shd w:val="clear" w:color="auto" w:fill="auto"/>
          </w:tcPr>
          <w:p w14:paraId="1F9B9537" w14:textId="21180B65" w:rsidR="00A53F9F" w:rsidRPr="00295655" w:rsidRDefault="00A53F9F" w:rsidP="00A53F9F">
            <w:pPr>
              <w:keepNext/>
              <w:rPr>
                <w:rFonts w:ascii="Calibri" w:hAnsi="Calibri"/>
                <w:b/>
                <w:sz w:val="18"/>
                <w:szCs w:val="18"/>
              </w:rPr>
            </w:pPr>
            <w:r w:rsidRPr="007F0777">
              <w:rPr>
                <w:rFonts w:ascii="Calibri" w:hAnsi="Calibri"/>
                <w:b/>
                <w:szCs w:val="18"/>
              </w:rPr>
              <w:t xml:space="preserve">L. Air Filter Device Requirements  </w:t>
            </w:r>
          </w:p>
        </w:tc>
      </w:tr>
      <w:tr w:rsidR="00A53F9F" w:rsidRPr="00295655" w14:paraId="1F9B953B" w14:textId="77777777" w:rsidTr="00A53F9F">
        <w:trPr>
          <w:cantSplit/>
        </w:trPr>
        <w:tc>
          <w:tcPr>
            <w:tcW w:w="468" w:type="dxa"/>
            <w:shd w:val="clear" w:color="auto" w:fill="auto"/>
            <w:vAlign w:val="center"/>
          </w:tcPr>
          <w:p w14:paraId="1F9B9539"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01</w:t>
            </w:r>
          </w:p>
        </w:tc>
        <w:tc>
          <w:tcPr>
            <w:tcW w:w="14148" w:type="dxa"/>
            <w:shd w:val="clear" w:color="auto" w:fill="auto"/>
          </w:tcPr>
          <w:p w14:paraId="1F9B953A" w14:textId="77777777" w:rsidR="00A53F9F" w:rsidRPr="00295655" w:rsidRDefault="00A53F9F" w:rsidP="00A53F9F">
            <w:pPr>
              <w:keepNext/>
              <w:spacing w:after="60"/>
              <w:rPr>
                <w:rFonts w:ascii="Calibri" w:hAnsi="Calibri"/>
                <w:sz w:val="18"/>
                <w:szCs w:val="18"/>
              </w:rPr>
            </w:pPr>
            <w:r w:rsidRPr="00295655">
              <w:rPr>
                <w:rFonts w:ascii="Calibri" w:hAnsi="Calibri"/>
                <w:sz w:val="18"/>
                <w:szCs w:val="18"/>
              </w:rPr>
              <w:t>The system shall be designed to ensure that all recirculated air and all outdoor air supplied to the occupiable space is filtered before passing through the system's thermal conditioning components.</w:t>
            </w:r>
          </w:p>
        </w:tc>
      </w:tr>
      <w:tr w:rsidR="00A53F9F" w:rsidRPr="00295655" w14:paraId="1F9B953E" w14:textId="77777777" w:rsidTr="00A53F9F">
        <w:trPr>
          <w:cantSplit/>
        </w:trPr>
        <w:tc>
          <w:tcPr>
            <w:tcW w:w="468" w:type="dxa"/>
            <w:shd w:val="clear" w:color="auto" w:fill="auto"/>
            <w:vAlign w:val="center"/>
          </w:tcPr>
          <w:p w14:paraId="1F9B953C"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02</w:t>
            </w:r>
          </w:p>
        </w:tc>
        <w:tc>
          <w:tcPr>
            <w:tcW w:w="14148" w:type="dxa"/>
            <w:shd w:val="clear" w:color="auto" w:fill="auto"/>
          </w:tcPr>
          <w:p w14:paraId="1F9B953D" w14:textId="77777777" w:rsidR="00A53F9F" w:rsidRPr="00295655" w:rsidRDefault="00A53F9F" w:rsidP="00A53F9F">
            <w:pPr>
              <w:keepNext/>
              <w:spacing w:after="60"/>
              <w:rPr>
                <w:rFonts w:ascii="Calibri" w:hAnsi="Calibri"/>
                <w:sz w:val="18"/>
                <w:szCs w:val="18"/>
              </w:rPr>
            </w:pPr>
            <w:r w:rsidRPr="00295655">
              <w:rPr>
                <w:rFonts w:ascii="Calibri" w:hAnsi="Calibri"/>
                <w:sz w:val="18"/>
                <w:szCs w:val="18"/>
              </w:rPr>
              <w:t>The system shall be designed to accommodate the clean-filter pressure drop imposed by the system air filter device(s). The design airflow rate and maximum allowable clean-filter pressure drop at the design airflow rate applicable to each air filter device shall be determined, and all system air filter device locations shall be labeled to disclose the applicable design airflow rate and the maximum allowable clean-filter pressure drop.  The labels shall be permanently affixed to the air filter device, readily legible, and visible to a person replacing the air filter media, and the air filter devices shall be provided with air filter media that conforms to these determined/labeled maximum allowable clean-filter pressure drop values as rated using AHRI Standard 680.</w:t>
            </w:r>
          </w:p>
        </w:tc>
      </w:tr>
      <w:tr w:rsidR="00A53F9F" w:rsidRPr="00295655" w14:paraId="1F9B9541" w14:textId="77777777" w:rsidTr="00A53F9F">
        <w:trPr>
          <w:cantSplit/>
        </w:trPr>
        <w:tc>
          <w:tcPr>
            <w:tcW w:w="468" w:type="dxa"/>
            <w:shd w:val="clear" w:color="auto" w:fill="auto"/>
            <w:vAlign w:val="center"/>
          </w:tcPr>
          <w:p w14:paraId="1F9B953F"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03</w:t>
            </w:r>
          </w:p>
        </w:tc>
        <w:tc>
          <w:tcPr>
            <w:tcW w:w="14148" w:type="dxa"/>
            <w:shd w:val="clear" w:color="auto" w:fill="auto"/>
          </w:tcPr>
          <w:p w14:paraId="1F9B9540" w14:textId="77777777" w:rsidR="00A53F9F" w:rsidRPr="00295655" w:rsidRDefault="00A53F9F" w:rsidP="00A53F9F">
            <w:pPr>
              <w:keepNext/>
              <w:spacing w:after="60"/>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00A53F9F" w:rsidRPr="00295655" w14:paraId="1F9B9544" w14:textId="77777777" w:rsidTr="00A53F9F">
        <w:trPr>
          <w:cantSplit/>
        </w:trPr>
        <w:tc>
          <w:tcPr>
            <w:tcW w:w="468" w:type="dxa"/>
            <w:shd w:val="clear" w:color="auto" w:fill="auto"/>
            <w:vAlign w:val="center"/>
          </w:tcPr>
          <w:p w14:paraId="1F9B9542"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04</w:t>
            </w:r>
          </w:p>
        </w:tc>
        <w:tc>
          <w:tcPr>
            <w:tcW w:w="14148" w:type="dxa"/>
            <w:shd w:val="clear" w:color="auto" w:fill="auto"/>
          </w:tcPr>
          <w:p w14:paraId="1F9B9543" w14:textId="0FA368C2" w:rsidR="00A53F9F" w:rsidRPr="00295655" w:rsidRDefault="00A53F9F" w:rsidP="00A53F9F">
            <w:pPr>
              <w:keepNext/>
              <w:spacing w:after="60"/>
              <w:rPr>
                <w:rFonts w:ascii="Calibri" w:hAnsi="Calibri"/>
                <w:sz w:val="18"/>
                <w:szCs w:val="18"/>
              </w:rPr>
            </w:pPr>
            <w:r w:rsidRPr="00295655">
              <w:rPr>
                <w:rFonts w:ascii="Calibri" w:hAnsi="Calibri"/>
                <w:sz w:val="18"/>
                <w:szCs w:val="18"/>
              </w:rPr>
              <w:t>The system shall be provided with air filter media having a designated efficiency equal to or greater than MERV 6 when tested in accordance with ASHRAE Standard 52.2, or a particle size efficiency rating equal to or greater than 50</w:t>
            </w:r>
            <w:r w:rsidR="00DD0362">
              <w:rPr>
                <w:rFonts w:ascii="Calibri" w:hAnsi="Calibri"/>
                <w:sz w:val="18"/>
                <w:szCs w:val="18"/>
              </w:rPr>
              <w:t>%</w:t>
            </w:r>
            <w:r w:rsidRPr="00295655">
              <w:rPr>
                <w:rFonts w:ascii="Calibri" w:hAnsi="Calibri"/>
                <w:sz w:val="18"/>
                <w:szCs w:val="18"/>
              </w:rPr>
              <w:t xml:space="preserve"> in the 3.0–10 μm range when tested in accordance with AHRI Standard 680.</w:t>
            </w:r>
          </w:p>
        </w:tc>
      </w:tr>
      <w:tr w:rsidR="00A53F9F" w:rsidRPr="00295655" w14:paraId="1F9B9547" w14:textId="77777777" w:rsidTr="00A53F9F">
        <w:trPr>
          <w:cantSplit/>
        </w:trPr>
        <w:tc>
          <w:tcPr>
            <w:tcW w:w="468" w:type="dxa"/>
            <w:shd w:val="clear" w:color="auto" w:fill="auto"/>
            <w:vAlign w:val="center"/>
          </w:tcPr>
          <w:p w14:paraId="1F9B9545" w14:textId="77777777" w:rsidR="00A53F9F" w:rsidRPr="00295655" w:rsidRDefault="00A53F9F" w:rsidP="00A53F9F">
            <w:pPr>
              <w:keepNext/>
              <w:jc w:val="center"/>
              <w:rPr>
                <w:rFonts w:ascii="Calibri" w:hAnsi="Calibri"/>
                <w:sz w:val="18"/>
                <w:szCs w:val="18"/>
              </w:rPr>
            </w:pPr>
            <w:r w:rsidRPr="00295655">
              <w:rPr>
                <w:rFonts w:ascii="Calibri" w:hAnsi="Calibri"/>
                <w:sz w:val="18"/>
                <w:szCs w:val="18"/>
              </w:rPr>
              <w:t>05</w:t>
            </w:r>
          </w:p>
        </w:tc>
        <w:tc>
          <w:tcPr>
            <w:tcW w:w="14148" w:type="dxa"/>
            <w:shd w:val="clear" w:color="auto" w:fill="auto"/>
          </w:tcPr>
          <w:p w14:paraId="1F9B9546" w14:textId="77777777" w:rsidR="00A53F9F" w:rsidRPr="00295655" w:rsidRDefault="00A53F9F" w:rsidP="00A53F9F">
            <w:pPr>
              <w:keepNext/>
              <w:spacing w:after="60"/>
              <w:rPr>
                <w:rFonts w:ascii="Calibri" w:hAnsi="Calibri"/>
                <w:sz w:val="18"/>
                <w:szCs w:val="18"/>
              </w:rPr>
            </w:pPr>
            <w:r w:rsidRPr="00295655">
              <w:rPr>
                <w:rFonts w:ascii="Calibri" w:hAnsi="Calibri"/>
                <w:sz w:val="18"/>
                <w:szCs w:val="18"/>
              </w:rPr>
              <w:t>The system shall be provided with air filter media that has been labeled by the manufacturer to disclose the efficiency and pressure drop ratings that conform to the required efficiency and pressure drop requirements for the air filter device.</w:t>
            </w:r>
          </w:p>
        </w:tc>
      </w:tr>
      <w:tr w:rsidR="00A53F9F" w:rsidRPr="00295655" w14:paraId="1F9B9549" w14:textId="77777777" w:rsidTr="00A53F9F">
        <w:trPr>
          <w:cantSplit/>
        </w:trPr>
        <w:tc>
          <w:tcPr>
            <w:tcW w:w="14616" w:type="dxa"/>
            <w:gridSpan w:val="2"/>
            <w:shd w:val="clear" w:color="auto" w:fill="auto"/>
            <w:vAlign w:val="center"/>
          </w:tcPr>
          <w:p w14:paraId="1F9B9548" w14:textId="77777777" w:rsidR="00A53F9F" w:rsidRPr="00295655" w:rsidRDefault="00A53F9F" w:rsidP="00A53F9F">
            <w:pPr>
              <w:keepNext/>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14:paraId="1F9B954A" w14:textId="77777777" w:rsidR="00A53F9F" w:rsidRPr="007F0777" w:rsidRDefault="00A53F9F" w:rsidP="00A53F9F">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67"/>
        <w:gridCol w:w="1291"/>
        <w:gridCol w:w="1194"/>
        <w:gridCol w:w="1194"/>
        <w:gridCol w:w="1194"/>
        <w:gridCol w:w="1194"/>
        <w:gridCol w:w="1194"/>
        <w:gridCol w:w="1194"/>
        <w:gridCol w:w="1194"/>
        <w:gridCol w:w="1194"/>
        <w:gridCol w:w="1194"/>
        <w:gridCol w:w="1194"/>
        <w:gridCol w:w="18"/>
      </w:tblGrid>
      <w:tr w:rsidR="000B650D" w:rsidRPr="00295655" w14:paraId="1F9B954D" w14:textId="77777777" w:rsidTr="007F0777">
        <w:trPr>
          <w:cantSplit/>
        </w:trPr>
        <w:tc>
          <w:tcPr>
            <w:tcW w:w="14616" w:type="dxa"/>
            <w:gridSpan w:val="13"/>
          </w:tcPr>
          <w:p w14:paraId="1F9B954C" w14:textId="64BCC6AF" w:rsidR="000B650D" w:rsidRPr="00295655" w:rsidRDefault="000B650D" w:rsidP="00A53F9F">
            <w:pPr>
              <w:keepNext/>
              <w:rPr>
                <w:rFonts w:ascii="Calibri" w:hAnsi="Calibri"/>
                <w:b/>
                <w:sz w:val="18"/>
                <w:szCs w:val="18"/>
              </w:rPr>
            </w:pPr>
            <w:r w:rsidRPr="007F0777">
              <w:rPr>
                <w:rFonts w:ascii="Calibri" w:hAnsi="Calibri"/>
                <w:b/>
                <w:szCs w:val="18"/>
              </w:rPr>
              <w:t xml:space="preserve">M. HERS Verification Requirements </w:t>
            </w:r>
          </w:p>
        </w:tc>
      </w:tr>
      <w:tr w:rsidR="000B650D" w:rsidRPr="00295655" w14:paraId="1F9B9559" w14:textId="77777777" w:rsidTr="009756EC">
        <w:trPr>
          <w:gridAfter w:val="1"/>
          <w:wAfter w:w="17" w:type="dxa"/>
          <w:cantSplit/>
          <w:trHeight w:val="188"/>
        </w:trPr>
        <w:tc>
          <w:tcPr>
            <w:tcW w:w="1368" w:type="dxa"/>
            <w:vAlign w:val="bottom"/>
          </w:tcPr>
          <w:p w14:paraId="1F9B954E" w14:textId="77777777" w:rsidR="000B650D" w:rsidRPr="00295655" w:rsidRDefault="000B650D" w:rsidP="00A53F9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1291" w:type="dxa"/>
            <w:vAlign w:val="bottom"/>
          </w:tcPr>
          <w:p w14:paraId="1F9B954F" w14:textId="77777777" w:rsidR="000B650D" w:rsidRPr="00295655" w:rsidRDefault="000B650D" w:rsidP="00A53F9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194" w:type="dxa"/>
            <w:vAlign w:val="bottom"/>
          </w:tcPr>
          <w:p w14:paraId="1F9B9550" w14:textId="77777777" w:rsidR="000B650D" w:rsidRPr="00295655" w:rsidRDefault="000B650D" w:rsidP="00A53F9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3</w:t>
            </w:r>
          </w:p>
        </w:tc>
        <w:tc>
          <w:tcPr>
            <w:tcW w:w="1194" w:type="dxa"/>
            <w:vAlign w:val="bottom"/>
          </w:tcPr>
          <w:p w14:paraId="1F9B9551" w14:textId="77777777" w:rsidR="000B650D" w:rsidRPr="00295655" w:rsidRDefault="000B650D" w:rsidP="00A53F9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4</w:t>
            </w:r>
          </w:p>
        </w:tc>
        <w:tc>
          <w:tcPr>
            <w:tcW w:w="1194" w:type="dxa"/>
            <w:vAlign w:val="bottom"/>
          </w:tcPr>
          <w:p w14:paraId="1F9B9552" w14:textId="77777777" w:rsidR="000B650D" w:rsidRPr="00295655" w:rsidRDefault="000B650D" w:rsidP="00A53F9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5</w:t>
            </w:r>
          </w:p>
        </w:tc>
        <w:tc>
          <w:tcPr>
            <w:tcW w:w="1194" w:type="dxa"/>
            <w:vAlign w:val="bottom"/>
          </w:tcPr>
          <w:p w14:paraId="1F9B9553" w14:textId="77777777" w:rsidR="000B650D" w:rsidRPr="00295655" w:rsidRDefault="000B650D" w:rsidP="00A53F9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6</w:t>
            </w:r>
          </w:p>
        </w:tc>
        <w:tc>
          <w:tcPr>
            <w:tcW w:w="1194" w:type="dxa"/>
            <w:vAlign w:val="bottom"/>
          </w:tcPr>
          <w:p w14:paraId="1F9B9554" w14:textId="77777777" w:rsidR="000B650D" w:rsidRPr="00295655" w:rsidRDefault="000B650D" w:rsidP="00A53F9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7</w:t>
            </w:r>
          </w:p>
        </w:tc>
        <w:tc>
          <w:tcPr>
            <w:tcW w:w="1194" w:type="dxa"/>
            <w:vAlign w:val="bottom"/>
          </w:tcPr>
          <w:p w14:paraId="1F9B9555" w14:textId="77777777" w:rsidR="000B650D" w:rsidRPr="00295655" w:rsidRDefault="000B650D" w:rsidP="00A53F9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8</w:t>
            </w:r>
          </w:p>
        </w:tc>
        <w:tc>
          <w:tcPr>
            <w:tcW w:w="1194" w:type="dxa"/>
            <w:vAlign w:val="bottom"/>
          </w:tcPr>
          <w:p w14:paraId="4265EE81" w14:textId="471036DA" w:rsidR="000B650D" w:rsidRDefault="000B650D" w:rsidP="00A53F9F">
            <w:pPr>
              <w:keepNext/>
              <w:jc w:val="center"/>
              <w:rPr>
                <w:rFonts w:ascii="Calibri" w:hAnsi="Calibri"/>
                <w:sz w:val="18"/>
                <w:szCs w:val="18"/>
              </w:rPr>
            </w:pPr>
            <w:r>
              <w:rPr>
                <w:rFonts w:ascii="Calibri" w:hAnsi="Calibri"/>
                <w:sz w:val="18"/>
                <w:szCs w:val="18"/>
              </w:rPr>
              <w:t>09</w:t>
            </w:r>
          </w:p>
        </w:tc>
        <w:tc>
          <w:tcPr>
            <w:tcW w:w="1194" w:type="dxa"/>
            <w:vAlign w:val="bottom"/>
          </w:tcPr>
          <w:p w14:paraId="1F9B9556" w14:textId="7E586AF5" w:rsidR="000B650D" w:rsidRPr="00295655" w:rsidRDefault="000B650D" w:rsidP="00A53F9F">
            <w:pPr>
              <w:keepNext/>
              <w:jc w:val="center"/>
              <w:rPr>
                <w:rFonts w:ascii="Calibri" w:hAnsi="Calibri"/>
                <w:sz w:val="18"/>
                <w:szCs w:val="18"/>
              </w:rPr>
            </w:pPr>
            <w:r>
              <w:rPr>
                <w:rFonts w:ascii="Calibri" w:hAnsi="Calibri"/>
                <w:sz w:val="18"/>
                <w:szCs w:val="18"/>
              </w:rPr>
              <w:t>10</w:t>
            </w:r>
          </w:p>
        </w:tc>
        <w:tc>
          <w:tcPr>
            <w:tcW w:w="1194" w:type="dxa"/>
            <w:vAlign w:val="bottom"/>
          </w:tcPr>
          <w:p w14:paraId="1F9B9557" w14:textId="210C4400" w:rsidR="000B650D" w:rsidRPr="00295655" w:rsidRDefault="000B650D" w:rsidP="00A53F9F">
            <w:pPr>
              <w:keepNext/>
              <w:jc w:val="center"/>
              <w:rPr>
                <w:rFonts w:ascii="Calibri" w:hAnsi="Calibri"/>
                <w:sz w:val="18"/>
                <w:szCs w:val="18"/>
              </w:rPr>
            </w:pPr>
            <w:r>
              <w:rPr>
                <w:rFonts w:ascii="Calibri" w:hAnsi="Calibri"/>
                <w:sz w:val="18"/>
                <w:szCs w:val="18"/>
              </w:rPr>
              <w:t>11</w:t>
            </w:r>
          </w:p>
        </w:tc>
        <w:tc>
          <w:tcPr>
            <w:tcW w:w="1194" w:type="dxa"/>
            <w:vAlign w:val="bottom"/>
          </w:tcPr>
          <w:p w14:paraId="1F9B9558" w14:textId="6E996560" w:rsidR="000B650D" w:rsidRPr="00295655" w:rsidRDefault="000B650D" w:rsidP="00A53F9F">
            <w:pPr>
              <w:keepNext/>
              <w:jc w:val="center"/>
              <w:rPr>
                <w:rFonts w:ascii="Calibri" w:hAnsi="Calibri"/>
                <w:sz w:val="18"/>
                <w:szCs w:val="18"/>
              </w:rPr>
            </w:pPr>
            <w:r>
              <w:rPr>
                <w:rFonts w:ascii="Calibri" w:hAnsi="Calibri"/>
                <w:sz w:val="18"/>
                <w:szCs w:val="18"/>
              </w:rPr>
              <w:t>12</w:t>
            </w:r>
          </w:p>
        </w:tc>
      </w:tr>
      <w:tr w:rsidR="000B650D" w:rsidRPr="00B82750" w14:paraId="1F9B9565" w14:textId="77777777" w:rsidTr="009756EC">
        <w:trPr>
          <w:gridAfter w:val="1"/>
          <w:wAfter w:w="17" w:type="dxa"/>
          <w:cantSplit/>
          <w:trHeight w:val="359"/>
        </w:trPr>
        <w:tc>
          <w:tcPr>
            <w:tcW w:w="1368" w:type="dxa"/>
            <w:tcBorders>
              <w:bottom w:val="nil"/>
            </w:tcBorders>
            <w:vAlign w:val="bottom"/>
          </w:tcPr>
          <w:p w14:paraId="1F9B955A" w14:textId="77777777" w:rsidR="000B650D" w:rsidRPr="00B82750" w:rsidRDefault="000B650D" w:rsidP="00A53F9F">
            <w:pPr>
              <w:keepNext/>
              <w:jc w:val="center"/>
              <w:rPr>
                <w:rFonts w:ascii="Calibri" w:hAnsi="Calibri"/>
                <w:sz w:val="18"/>
                <w:szCs w:val="18"/>
              </w:rPr>
            </w:pPr>
          </w:p>
        </w:tc>
        <w:tc>
          <w:tcPr>
            <w:tcW w:w="1291" w:type="dxa"/>
            <w:tcBorders>
              <w:bottom w:val="nil"/>
            </w:tcBorders>
            <w:vAlign w:val="bottom"/>
          </w:tcPr>
          <w:p w14:paraId="1F9B955B" w14:textId="77777777" w:rsidR="000B650D" w:rsidRPr="00B82750" w:rsidRDefault="000B650D" w:rsidP="00A53F9F">
            <w:pPr>
              <w:keepNext/>
              <w:jc w:val="center"/>
              <w:rPr>
                <w:rFonts w:ascii="Calibri" w:hAnsi="Calibri"/>
                <w:sz w:val="18"/>
                <w:szCs w:val="18"/>
              </w:rPr>
            </w:pPr>
          </w:p>
        </w:tc>
        <w:tc>
          <w:tcPr>
            <w:tcW w:w="1194" w:type="dxa"/>
            <w:tcBorders>
              <w:bottom w:val="nil"/>
            </w:tcBorders>
            <w:vAlign w:val="bottom"/>
          </w:tcPr>
          <w:p w14:paraId="1F9B955C"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20</w:t>
            </w:r>
          </w:p>
        </w:tc>
        <w:tc>
          <w:tcPr>
            <w:tcW w:w="1194" w:type="dxa"/>
            <w:tcBorders>
              <w:bottom w:val="nil"/>
            </w:tcBorders>
            <w:vAlign w:val="bottom"/>
          </w:tcPr>
          <w:p w14:paraId="1F9B955D"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21</w:t>
            </w:r>
          </w:p>
        </w:tc>
        <w:tc>
          <w:tcPr>
            <w:tcW w:w="1194" w:type="dxa"/>
            <w:tcBorders>
              <w:bottom w:val="nil"/>
            </w:tcBorders>
            <w:vAlign w:val="bottom"/>
          </w:tcPr>
          <w:p w14:paraId="1F9B955E"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22</w:t>
            </w:r>
          </w:p>
        </w:tc>
        <w:tc>
          <w:tcPr>
            <w:tcW w:w="1194" w:type="dxa"/>
            <w:tcBorders>
              <w:bottom w:val="nil"/>
            </w:tcBorders>
            <w:vAlign w:val="bottom"/>
          </w:tcPr>
          <w:p w14:paraId="1F9B955F"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23</w:t>
            </w:r>
          </w:p>
        </w:tc>
        <w:tc>
          <w:tcPr>
            <w:tcW w:w="1194" w:type="dxa"/>
            <w:tcBorders>
              <w:bottom w:val="nil"/>
            </w:tcBorders>
            <w:vAlign w:val="bottom"/>
          </w:tcPr>
          <w:p w14:paraId="1F9B9560"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25</w:t>
            </w:r>
          </w:p>
        </w:tc>
        <w:tc>
          <w:tcPr>
            <w:tcW w:w="1194" w:type="dxa"/>
            <w:tcBorders>
              <w:bottom w:val="nil"/>
            </w:tcBorders>
            <w:vAlign w:val="bottom"/>
          </w:tcPr>
          <w:p w14:paraId="1F9B9561"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26</w:t>
            </w:r>
          </w:p>
        </w:tc>
        <w:tc>
          <w:tcPr>
            <w:tcW w:w="1194" w:type="dxa"/>
            <w:tcBorders>
              <w:bottom w:val="nil"/>
            </w:tcBorders>
            <w:vAlign w:val="bottom"/>
          </w:tcPr>
          <w:p w14:paraId="323F157E" w14:textId="54D1E69C" w:rsidR="000B650D" w:rsidRPr="00B82750" w:rsidRDefault="000B650D" w:rsidP="00A53F9F">
            <w:pPr>
              <w:keepNext/>
              <w:jc w:val="center"/>
              <w:rPr>
                <w:rFonts w:ascii="Calibri" w:hAnsi="Calibri"/>
                <w:sz w:val="18"/>
                <w:szCs w:val="18"/>
              </w:rPr>
            </w:pPr>
            <w:r w:rsidRPr="00F7587F">
              <w:rPr>
                <w:rFonts w:ascii="Calibri" w:hAnsi="Calibri"/>
                <w:sz w:val="18"/>
                <w:szCs w:val="18"/>
              </w:rPr>
              <w:t>MCH-2</w:t>
            </w:r>
            <w:r>
              <w:rPr>
                <w:rFonts w:ascii="Calibri" w:hAnsi="Calibri"/>
                <w:sz w:val="18"/>
                <w:szCs w:val="18"/>
              </w:rPr>
              <w:t>7</w:t>
            </w:r>
          </w:p>
        </w:tc>
        <w:tc>
          <w:tcPr>
            <w:tcW w:w="1194" w:type="dxa"/>
            <w:tcBorders>
              <w:bottom w:val="nil"/>
            </w:tcBorders>
            <w:vAlign w:val="bottom"/>
          </w:tcPr>
          <w:p w14:paraId="1F9B9562" w14:textId="5B7BAA3F" w:rsidR="000B650D" w:rsidRPr="00B82750" w:rsidRDefault="000B650D" w:rsidP="00A53F9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28</w:t>
            </w:r>
          </w:p>
        </w:tc>
        <w:tc>
          <w:tcPr>
            <w:tcW w:w="1194" w:type="dxa"/>
            <w:tcBorders>
              <w:bottom w:val="nil"/>
            </w:tcBorders>
            <w:vAlign w:val="bottom"/>
          </w:tcPr>
          <w:p w14:paraId="1F9B9563"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29</w:t>
            </w:r>
          </w:p>
        </w:tc>
        <w:tc>
          <w:tcPr>
            <w:tcW w:w="1194" w:type="dxa"/>
            <w:tcBorders>
              <w:bottom w:val="nil"/>
            </w:tcBorders>
            <w:vAlign w:val="bottom"/>
          </w:tcPr>
          <w:p w14:paraId="1F9B9564"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MCH30</w:t>
            </w:r>
          </w:p>
        </w:tc>
      </w:tr>
      <w:tr w:rsidR="000B650D" w:rsidRPr="00B82750" w14:paraId="1F9B9574" w14:textId="77777777" w:rsidTr="009756EC">
        <w:trPr>
          <w:gridAfter w:val="1"/>
          <w:wAfter w:w="17" w:type="dxa"/>
          <w:cantSplit/>
          <w:trHeight w:val="972"/>
        </w:trPr>
        <w:tc>
          <w:tcPr>
            <w:tcW w:w="1368" w:type="dxa"/>
            <w:tcBorders>
              <w:top w:val="nil"/>
            </w:tcBorders>
            <w:vAlign w:val="bottom"/>
          </w:tcPr>
          <w:p w14:paraId="1F9B9566"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SC System Identification or Name</w:t>
            </w:r>
          </w:p>
        </w:tc>
        <w:tc>
          <w:tcPr>
            <w:tcW w:w="1291" w:type="dxa"/>
            <w:tcBorders>
              <w:top w:val="nil"/>
            </w:tcBorders>
            <w:vAlign w:val="bottom"/>
          </w:tcPr>
          <w:p w14:paraId="1F9B9567"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SC System Location or Area Served</w:t>
            </w:r>
          </w:p>
        </w:tc>
        <w:tc>
          <w:tcPr>
            <w:tcW w:w="1194" w:type="dxa"/>
            <w:tcBorders>
              <w:top w:val="nil"/>
            </w:tcBorders>
            <w:vAlign w:val="bottom"/>
          </w:tcPr>
          <w:p w14:paraId="1F9B9568"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Duct Leakage Test</w:t>
            </w:r>
          </w:p>
        </w:tc>
        <w:tc>
          <w:tcPr>
            <w:tcW w:w="1194" w:type="dxa"/>
            <w:tcBorders>
              <w:top w:val="nil"/>
            </w:tcBorders>
            <w:vAlign w:val="bottom"/>
          </w:tcPr>
          <w:p w14:paraId="1F9B9569"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Duct Location Verification</w:t>
            </w:r>
          </w:p>
        </w:tc>
        <w:tc>
          <w:tcPr>
            <w:tcW w:w="1194" w:type="dxa"/>
            <w:tcBorders>
              <w:top w:val="nil"/>
            </w:tcBorders>
            <w:vAlign w:val="bottom"/>
          </w:tcPr>
          <w:p w14:paraId="1F9B956A"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AHU Fan Efficacy (W/cfm)</w:t>
            </w:r>
          </w:p>
        </w:tc>
        <w:tc>
          <w:tcPr>
            <w:tcW w:w="1194" w:type="dxa"/>
            <w:tcBorders>
              <w:top w:val="nil"/>
            </w:tcBorders>
            <w:vAlign w:val="bottom"/>
          </w:tcPr>
          <w:p w14:paraId="1F9B956B"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AHU Airflow Rate</w:t>
            </w:r>
          </w:p>
          <w:p w14:paraId="1F9B956C"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(cfm/ton)</w:t>
            </w:r>
          </w:p>
        </w:tc>
        <w:tc>
          <w:tcPr>
            <w:tcW w:w="1194" w:type="dxa"/>
            <w:tcBorders>
              <w:top w:val="nil"/>
            </w:tcBorders>
            <w:vAlign w:val="bottom"/>
          </w:tcPr>
          <w:p w14:paraId="1F9B956D"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Refrigerant Charge</w:t>
            </w:r>
          </w:p>
        </w:tc>
        <w:tc>
          <w:tcPr>
            <w:tcW w:w="1194" w:type="dxa"/>
            <w:tcBorders>
              <w:top w:val="nil"/>
            </w:tcBorders>
            <w:vAlign w:val="bottom"/>
          </w:tcPr>
          <w:p w14:paraId="1F9B956E" w14:textId="77777777" w:rsidR="000B650D" w:rsidRDefault="000B650D" w:rsidP="00A53F9F">
            <w:pPr>
              <w:keepNext/>
              <w:jc w:val="center"/>
              <w:rPr>
                <w:rFonts w:ascii="Calibri" w:hAnsi="Calibri"/>
                <w:sz w:val="18"/>
                <w:szCs w:val="18"/>
              </w:rPr>
            </w:pPr>
            <w:r>
              <w:rPr>
                <w:rFonts w:ascii="Calibri" w:hAnsi="Calibri"/>
                <w:sz w:val="18"/>
                <w:szCs w:val="18"/>
              </w:rPr>
              <w:t xml:space="preserve">Rated </w:t>
            </w:r>
          </w:p>
          <w:p w14:paraId="1F9B956F" w14:textId="77777777" w:rsidR="000B650D" w:rsidRDefault="000B650D" w:rsidP="00A53F9F">
            <w:pPr>
              <w:keepNext/>
              <w:jc w:val="center"/>
              <w:rPr>
                <w:rFonts w:ascii="Calibri" w:hAnsi="Calibri"/>
                <w:sz w:val="18"/>
                <w:szCs w:val="18"/>
              </w:rPr>
            </w:pPr>
            <w:r>
              <w:rPr>
                <w:rFonts w:ascii="Calibri" w:hAnsi="Calibri"/>
                <w:sz w:val="18"/>
                <w:szCs w:val="18"/>
              </w:rPr>
              <w:t>SC System</w:t>
            </w:r>
          </w:p>
          <w:p w14:paraId="1F9B9570" w14:textId="77777777" w:rsidR="000B650D" w:rsidRPr="00B82750" w:rsidRDefault="000B650D" w:rsidP="00A53F9F">
            <w:pPr>
              <w:keepNext/>
              <w:jc w:val="center"/>
              <w:rPr>
                <w:rFonts w:ascii="Calibri" w:hAnsi="Calibri"/>
                <w:sz w:val="18"/>
                <w:szCs w:val="18"/>
              </w:rPr>
            </w:pPr>
            <w:r>
              <w:rPr>
                <w:rFonts w:ascii="Calibri" w:hAnsi="Calibri"/>
                <w:sz w:val="18"/>
                <w:szCs w:val="18"/>
              </w:rPr>
              <w:t>Equipment Verification</w:t>
            </w:r>
          </w:p>
        </w:tc>
        <w:tc>
          <w:tcPr>
            <w:tcW w:w="1194" w:type="dxa"/>
            <w:tcBorders>
              <w:top w:val="nil"/>
            </w:tcBorders>
            <w:vAlign w:val="bottom"/>
          </w:tcPr>
          <w:p w14:paraId="5CAF421E" w14:textId="1388C36B" w:rsidR="000B650D" w:rsidRPr="00B82750" w:rsidRDefault="000B650D" w:rsidP="00A53F9F">
            <w:pPr>
              <w:keepNext/>
              <w:jc w:val="center"/>
              <w:rPr>
                <w:rFonts w:ascii="Calibri" w:hAnsi="Calibri"/>
                <w:sz w:val="18"/>
                <w:szCs w:val="18"/>
              </w:rPr>
            </w:pPr>
            <w:r>
              <w:rPr>
                <w:rFonts w:ascii="Calibri" w:hAnsi="Calibri"/>
                <w:sz w:val="18"/>
                <w:szCs w:val="18"/>
              </w:rPr>
              <w:t>IAQ Mechanical Ventilation</w:t>
            </w:r>
          </w:p>
        </w:tc>
        <w:tc>
          <w:tcPr>
            <w:tcW w:w="1194" w:type="dxa"/>
            <w:tcBorders>
              <w:top w:val="nil"/>
            </w:tcBorders>
            <w:vAlign w:val="bottom"/>
          </w:tcPr>
          <w:p w14:paraId="1F9B9571" w14:textId="31994554" w:rsidR="000B650D" w:rsidRPr="00B82750" w:rsidRDefault="000B650D" w:rsidP="00EF7F53">
            <w:pPr>
              <w:keepNext/>
              <w:jc w:val="center"/>
              <w:rPr>
                <w:rFonts w:ascii="Calibri" w:hAnsi="Calibri"/>
                <w:sz w:val="18"/>
                <w:szCs w:val="18"/>
              </w:rPr>
            </w:pPr>
            <w:r w:rsidRPr="00B82750">
              <w:rPr>
                <w:rFonts w:ascii="Calibri" w:hAnsi="Calibri"/>
                <w:sz w:val="18"/>
                <w:szCs w:val="18"/>
              </w:rPr>
              <w:t>Return Duct Design - Table 150.0-</w:t>
            </w:r>
            <w:r w:rsidR="00EF7F53">
              <w:rPr>
                <w:rFonts w:ascii="Calibri" w:hAnsi="Calibri"/>
                <w:sz w:val="18"/>
                <w:szCs w:val="18"/>
              </w:rPr>
              <w:t>B</w:t>
            </w:r>
            <w:r w:rsidRPr="00B82750">
              <w:rPr>
                <w:rFonts w:ascii="Calibri" w:hAnsi="Calibri"/>
                <w:sz w:val="18"/>
                <w:szCs w:val="18"/>
              </w:rPr>
              <w:t xml:space="preserve"> or </w:t>
            </w:r>
            <w:r w:rsidR="00EF7F53">
              <w:rPr>
                <w:rFonts w:ascii="Calibri" w:hAnsi="Calibri"/>
                <w:sz w:val="18"/>
                <w:szCs w:val="18"/>
              </w:rPr>
              <w:t>C</w:t>
            </w:r>
          </w:p>
        </w:tc>
        <w:tc>
          <w:tcPr>
            <w:tcW w:w="1194" w:type="dxa"/>
            <w:tcBorders>
              <w:top w:val="nil"/>
            </w:tcBorders>
            <w:vAlign w:val="bottom"/>
          </w:tcPr>
          <w:p w14:paraId="1F9B9572"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Supply Duct Surface Area R-Value Buried Ducts</w:t>
            </w:r>
          </w:p>
        </w:tc>
        <w:tc>
          <w:tcPr>
            <w:tcW w:w="1194" w:type="dxa"/>
            <w:tcBorders>
              <w:top w:val="nil"/>
            </w:tcBorders>
            <w:vAlign w:val="bottom"/>
          </w:tcPr>
          <w:p w14:paraId="1F9B9573" w14:textId="77777777" w:rsidR="000B650D" w:rsidRPr="00B82750" w:rsidRDefault="000B650D" w:rsidP="00A53F9F">
            <w:pPr>
              <w:keepNext/>
              <w:jc w:val="center"/>
              <w:rPr>
                <w:rFonts w:ascii="Calibri" w:hAnsi="Calibri"/>
                <w:sz w:val="18"/>
                <w:szCs w:val="18"/>
              </w:rPr>
            </w:pPr>
            <w:r w:rsidRPr="00B82750">
              <w:rPr>
                <w:rFonts w:ascii="Calibri" w:hAnsi="Calibri"/>
                <w:sz w:val="18"/>
                <w:szCs w:val="18"/>
              </w:rPr>
              <w:t>Ventilation Cooling Credit</w:t>
            </w:r>
          </w:p>
        </w:tc>
      </w:tr>
      <w:tr w:rsidR="000B650D" w:rsidRPr="00D46D7C" w14:paraId="1F9B9580" w14:textId="77777777" w:rsidTr="009756EC">
        <w:trPr>
          <w:gridAfter w:val="1"/>
          <w:wAfter w:w="17" w:type="dxa"/>
          <w:cantSplit/>
          <w:trHeight w:val="288"/>
        </w:trPr>
        <w:tc>
          <w:tcPr>
            <w:tcW w:w="1368" w:type="dxa"/>
          </w:tcPr>
          <w:p w14:paraId="1F9B9575" w14:textId="77777777" w:rsidR="000B650D" w:rsidRPr="00D46D7C" w:rsidRDefault="000B650D" w:rsidP="005A3E12">
            <w:pPr>
              <w:keepNext/>
              <w:rPr>
                <w:rFonts w:ascii="Calibri" w:hAnsi="Calibri"/>
                <w:sz w:val="16"/>
                <w:szCs w:val="16"/>
              </w:rPr>
            </w:pPr>
          </w:p>
        </w:tc>
        <w:tc>
          <w:tcPr>
            <w:tcW w:w="1291" w:type="dxa"/>
          </w:tcPr>
          <w:p w14:paraId="1F9B9576" w14:textId="77777777" w:rsidR="000B650D" w:rsidRPr="00D46D7C" w:rsidRDefault="000B650D" w:rsidP="00A53F9F">
            <w:pPr>
              <w:keepNext/>
              <w:rPr>
                <w:rFonts w:ascii="Calibri" w:hAnsi="Calibri"/>
                <w:sz w:val="16"/>
                <w:szCs w:val="16"/>
              </w:rPr>
            </w:pPr>
          </w:p>
        </w:tc>
        <w:tc>
          <w:tcPr>
            <w:tcW w:w="1194" w:type="dxa"/>
          </w:tcPr>
          <w:p w14:paraId="1F9B9577" w14:textId="77777777" w:rsidR="000B650D" w:rsidRPr="00D46D7C" w:rsidRDefault="000B650D" w:rsidP="005A3E12">
            <w:pPr>
              <w:keepNext/>
              <w:rPr>
                <w:rFonts w:ascii="Calibri" w:hAnsi="Calibri"/>
                <w:i/>
                <w:sz w:val="16"/>
                <w:szCs w:val="16"/>
              </w:rPr>
            </w:pPr>
          </w:p>
        </w:tc>
        <w:tc>
          <w:tcPr>
            <w:tcW w:w="1194" w:type="dxa"/>
          </w:tcPr>
          <w:p w14:paraId="1F9B9578" w14:textId="77777777" w:rsidR="000B650D" w:rsidRPr="00D46D7C" w:rsidRDefault="000B650D" w:rsidP="005A3E12">
            <w:pPr>
              <w:keepNext/>
              <w:rPr>
                <w:rFonts w:ascii="Calibri" w:hAnsi="Calibri"/>
                <w:sz w:val="16"/>
                <w:szCs w:val="16"/>
              </w:rPr>
            </w:pPr>
          </w:p>
        </w:tc>
        <w:tc>
          <w:tcPr>
            <w:tcW w:w="1194" w:type="dxa"/>
          </w:tcPr>
          <w:p w14:paraId="1F9B9579" w14:textId="77777777" w:rsidR="000B650D" w:rsidRPr="00D46D7C" w:rsidRDefault="000B650D" w:rsidP="00A53F9F">
            <w:pPr>
              <w:keepNext/>
              <w:rPr>
                <w:rFonts w:ascii="Calibri" w:hAnsi="Calibri"/>
                <w:sz w:val="16"/>
                <w:szCs w:val="16"/>
              </w:rPr>
            </w:pPr>
          </w:p>
        </w:tc>
        <w:tc>
          <w:tcPr>
            <w:tcW w:w="1194" w:type="dxa"/>
          </w:tcPr>
          <w:p w14:paraId="1F9B957A" w14:textId="77777777" w:rsidR="000B650D" w:rsidRPr="00D46D7C" w:rsidRDefault="000B650D" w:rsidP="005A3E12">
            <w:pPr>
              <w:keepNext/>
              <w:rPr>
                <w:rFonts w:ascii="Calibri" w:hAnsi="Calibri"/>
                <w:sz w:val="16"/>
                <w:szCs w:val="16"/>
              </w:rPr>
            </w:pPr>
          </w:p>
        </w:tc>
        <w:tc>
          <w:tcPr>
            <w:tcW w:w="1194" w:type="dxa"/>
          </w:tcPr>
          <w:p w14:paraId="1F9B957B" w14:textId="77777777" w:rsidR="000B650D" w:rsidRPr="00D46D7C" w:rsidRDefault="000B650D" w:rsidP="00A53F9F">
            <w:pPr>
              <w:keepNext/>
              <w:rPr>
                <w:rFonts w:ascii="Calibri" w:hAnsi="Calibri"/>
                <w:sz w:val="16"/>
                <w:szCs w:val="16"/>
              </w:rPr>
            </w:pPr>
          </w:p>
        </w:tc>
        <w:tc>
          <w:tcPr>
            <w:tcW w:w="1194" w:type="dxa"/>
          </w:tcPr>
          <w:p w14:paraId="1F9B957C" w14:textId="77777777" w:rsidR="000B650D" w:rsidRPr="00D46D7C" w:rsidRDefault="000B650D" w:rsidP="00A53F9F">
            <w:pPr>
              <w:keepNext/>
              <w:tabs>
                <w:tab w:val="center" w:pos="4320"/>
                <w:tab w:val="right" w:pos="8640"/>
              </w:tabs>
              <w:rPr>
                <w:rFonts w:ascii="Calibri" w:hAnsi="Calibri"/>
                <w:sz w:val="16"/>
                <w:szCs w:val="16"/>
              </w:rPr>
            </w:pPr>
          </w:p>
        </w:tc>
        <w:tc>
          <w:tcPr>
            <w:tcW w:w="1194" w:type="dxa"/>
          </w:tcPr>
          <w:p w14:paraId="6FAEF6B8" w14:textId="77777777" w:rsidR="000B650D" w:rsidRPr="00D46D7C" w:rsidRDefault="000B650D" w:rsidP="00A53F9F">
            <w:pPr>
              <w:keepNext/>
              <w:rPr>
                <w:rFonts w:ascii="Calibri" w:hAnsi="Calibri"/>
                <w:sz w:val="16"/>
                <w:szCs w:val="16"/>
              </w:rPr>
            </w:pPr>
          </w:p>
        </w:tc>
        <w:tc>
          <w:tcPr>
            <w:tcW w:w="1194" w:type="dxa"/>
          </w:tcPr>
          <w:p w14:paraId="1F9B957D" w14:textId="4A8872F5" w:rsidR="000B650D" w:rsidRPr="00D46D7C" w:rsidRDefault="000B650D" w:rsidP="00A53F9F">
            <w:pPr>
              <w:keepNext/>
              <w:rPr>
                <w:rFonts w:ascii="Calibri" w:hAnsi="Calibri"/>
                <w:sz w:val="16"/>
                <w:szCs w:val="16"/>
              </w:rPr>
            </w:pPr>
          </w:p>
        </w:tc>
        <w:tc>
          <w:tcPr>
            <w:tcW w:w="1194" w:type="dxa"/>
          </w:tcPr>
          <w:p w14:paraId="1F9B957E" w14:textId="77777777" w:rsidR="000B650D" w:rsidRPr="00D46D7C" w:rsidRDefault="000B650D" w:rsidP="00A53F9F">
            <w:pPr>
              <w:keepNext/>
              <w:rPr>
                <w:rFonts w:ascii="Calibri" w:hAnsi="Calibri"/>
                <w:sz w:val="16"/>
                <w:szCs w:val="16"/>
              </w:rPr>
            </w:pPr>
          </w:p>
        </w:tc>
        <w:tc>
          <w:tcPr>
            <w:tcW w:w="1194" w:type="dxa"/>
          </w:tcPr>
          <w:p w14:paraId="1F9B957F" w14:textId="77777777" w:rsidR="000B650D" w:rsidRPr="00D46D7C" w:rsidRDefault="000B650D" w:rsidP="00A53F9F">
            <w:pPr>
              <w:keepNext/>
              <w:rPr>
                <w:rFonts w:ascii="Calibri" w:hAnsi="Calibri"/>
                <w:sz w:val="16"/>
                <w:szCs w:val="16"/>
              </w:rPr>
            </w:pPr>
          </w:p>
        </w:tc>
      </w:tr>
      <w:tr w:rsidR="000B650D" w:rsidRPr="00295655" w14:paraId="1F9B958C" w14:textId="77777777" w:rsidTr="009756EC">
        <w:trPr>
          <w:gridAfter w:val="1"/>
          <w:wAfter w:w="17" w:type="dxa"/>
          <w:cantSplit/>
          <w:trHeight w:val="288"/>
        </w:trPr>
        <w:tc>
          <w:tcPr>
            <w:tcW w:w="1368" w:type="dxa"/>
            <w:vAlign w:val="bottom"/>
          </w:tcPr>
          <w:p w14:paraId="1F9B9581" w14:textId="77777777" w:rsidR="000B650D" w:rsidRPr="00295655" w:rsidRDefault="000B650D" w:rsidP="00A53F9F">
            <w:pPr>
              <w:keepNext/>
              <w:jc w:val="center"/>
              <w:rPr>
                <w:rFonts w:ascii="Calibri" w:hAnsi="Calibri"/>
                <w:sz w:val="18"/>
                <w:szCs w:val="18"/>
              </w:rPr>
            </w:pPr>
          </w:p>
        </w:tc>
        <w:tc>
          <w:tcPr>
            <w:tcW w:w="1291" w:type="dxa"/>
          </w:tcPr>
          <w:p w14:paraId="1F9B9582" w14:textId="77777777" w:rsidR="000B650D" w:rsidRPr="00295655" w:rsidRDefault="000B650D" w:rsidP="00A53F9F">
            <w:pPr>
              <w:keepNext/>
              <w:jc w:val="center"/>
              <w:rPr>
                <w:rFonts w:ascii="Calibri" w:hAnsi="Calibri"/>
                <w:sz w:val="18"/>
                <w:szCs w:val="18"/>
              </w:rPr>
            </w:pPr>
          </w:p>
        </w:tc>
        <w:tc>
          <w:tcPr>
            <w:tcW w:w="1194" w:type="dxa"/>
            <w:vAlign w:val="bottom"/>
          </w:tcPr>
          <w:p w14:paraId="1F9B9583" w14:textId="77777777" w:rsidR="000B650D" w:rsidRPr="00295655" w:rsidRDefault="000B650D" w:rsidP="00A53F9F">
            <w:pPr>
              <w:keepNext/>
              <w:jc w:val="center"/>
              <w:rPr>
                <w:rFonts w:ascii="Calibri" w:hAnsi="Calibri"/>
                <w:sz w:val="18"/>
                <w:szCs w:val="18"/>
              </w:rPr>
            </w:pPr>
          </w:p>
        </w:tc>
        <w:tc>
          <w:tcPr>
            <w:tcW w:w="1194" w:type="dxa"/>
            <w:vAlign w:val="bottom"/>
          </w:tcPr>
          <w:p w14:paraId="1F9B9584" w14:textId="77777777" w:rsidR="000B650D" w:rsidRPr="00295655" w:rsidRDefault="000B650D" w:rsidP="00A53F9F">
            <w:pPr>
              <w:keepNext/>
              <w:jc w:val="center"/>
              <w:rPr>
                <w:rFonts w:ascii="Calibri" w:hAnsi="Calibri"/>
                <w:sz w:val="18"/>
                <w:szCs w:val="18"/>
              </w:rPr>
            </w:pPr>
          </w:p>
        </w:tc>
        <w:tc>
          <w:tcPr>
            <w:tcW w:w="1194" w:type="dxa"/>
            <w:vAlign w:val="bottom"/>
          </w:tcPr>
          <w:p w14:paraId="1F9B9585" w14:textId="77777777" w:rsidR="000B650D" w:rsidRPr="00295655" w:rsidRDefault="000B650D" w:rsidP="00A53F9F">
            <w:pPr>
              <w:keepNext/>
              <w:jc w:val="center"/>
              <w:rPr>
                <w:rFonts w:ascii="Calibri" w:hAnsi="Calibri"/>
                <w:sz w:val="18"/>
                <w:szCs w:val="18"/>
              </w:rPr>
            </w:pPr>
          </w:p>
        </w:tc>
        <w:tc>
          <w:tcPr>
            <w:tcW w:w="1194" w:type="dxa"/>
            <w:vAlign w:val="bottom"/>
          </w:tcPr>
          <w:p w14:paraId="1F9B9586" w14:textId="77777777" w:rsidR="000B650D" w:rsidRPr="00295655" w:rsidRDefault="000B650D" w:rsidP="00A53F9F">
            <w:pPr>
              <w:keepNext/>
              <w:jc w:val="center"/>
              <w:rPr>
                <w:rFonts w:ascii="Calibri" w:hAnsi="Calibri"/>
                <w:sz w:val="18"/>
                <w:szCs w:val="18"/>
              </w:rPr>
            </w:pPr>
          </w:p>
        </w:tc>
        <w:tc>
          <w:tcPr>
            <w:tcW w:w="1194" w:type="dxa"/>
            <w:vAlign w:val="bottom"/>
          </w:tcPr>
          <w:p w14:paraId="1F9B9587" w14:textId="77777777" w:rsidR="000B650D" w:rsidRPr="00295655" w:rsidRDefault="000B650D" w:rsidP="00A53F9F">
            <w:pPr>
              <w:keepNext/>
              <w:jc w:val="center"/>
              <w:rPr>
                <w:rFonts w:ascii="Calibri" w:hAnsi="Calibri"/>
                <w:sz w:val="18"/>
                <w:szCs w:val="18"/>
              </w:rPr>
            </w:pPr>
          </w:p>
        </w:tc>
        <w:tc>
          <w:tcPr>
            <w:tcW w:w="1194" w:type="dxa"/>
            <w:vAlign w:val="bottom"/>
          </w:tcPr>
          <w:p w14:paraId="1F9B9588" w14:textId="77777777" w:rsidR="000B650D" w:rsidRPr="00295655" w:rsidRDefault="000B650D" w:rsidP="00A53F9F">
            <w:pPr>
              <w:keepNext/>
              <w:jc w:val="center"/>
              <w:rPr>
                <w:rFonts w:ascii="Calibri" w:hAnsi="Calibri"/>
                <w:sz w:val="18"/>
                <w:szCs w:val="18"/>
              </w:rPr>
            </w:pPr>
          </w:p>
        </w:tc>
        <w:tc>
          <w:tcPr>
            <w:tcW w:w="1194" w:type="dxa"/>
          </w:tcPr>
          <w:p w14:paraId="6370388E" w14:textId="77777777" w:rsidR="000B650D" w:rsidRPr="00295655" w:rsidRDefault="000B650D" w:rsidP="00A53F9F">
            <w:pPr>
              <w:keepNext/>
              <w:jc w:val="center"/>
              <w:rPr>
                <w:rFonts w:ascii="Calibri" w:hAnsi="Calibri"/>
                <w:sz w:val="18"/>
                <w:szCs w:val="18"/>
              </w:rPr>
            </w:pPr>
          </w:p>
        </w:tc>
        <w:tc>
          <w:tcPr>
            <w:tcW w:w="1194" w:type="dxa"/>
            <w:vAlign w:val="bottom"/>
          </w:tcPr>
          <w:p w14:paraId="1F9B9589" w14:textId="263BE941" w:rsidR="000B650D" w:rsidRPr="00295655" w:rsidRDefault="000B650D" w:rsidP="00A53F9F">
            <w:pPr>
              <w:keepNext/>
              <w:jc w:val="center"/>
              <w:rPr>
                <w:rFonts w:ascii="Calibri" w:hAnsi="Calibri"/>
                <w:sz w:val="18"/>
                <w:szCs w:val="18"/>
              </w:rPr>
            </w:pPr>
          </w:p>
        </w:tc>
        <w:tc>
          <w:tcPr>
            <w:tcW w:w="1194" w:type="dxa"/>
            <w:vAlign w:val="bottom"/>
          </w:tcPr>
          <w:p w14:paraId="1F9B958A" w14:textId="77777777" w:rsidR="000B650D" w:rsidRPr="00295655" w:rsidRDefault="000B650D" w:rsidP="00A53F9F">
            <w:pPr>
              <w:keepNext/>
              <w:jc w:val="center"/>
              <w:rPr>
                <w:rFonts w:ascii="Calibri" w:hAnsi="Calibri"/>
                <w:sz w:val="18"/>
                <w:szCs w:val="18"/>
              </w:rPr>
            </w:pPr>
          </w:p>
        </w:tc>
        <w:tc>
          <w:tcPr>
            <w:tcW w:w="1194" w:type="dxa"/>
            <w:vAlign w:val="bottom"/>
          </w:tcPr>
          <w:p w14:paraId="1F9B958B" w14:textId="77777777" w:rsidR="000B650D" w:rsidRPr="00295655" w:rsidRDefault="000B650D" w:rsidP="00A53F9F">
            <w:pPr>
              <w:keepNext/>
              <w:jc w:val="center"/>
              <w:rPr>
                <w:rFonts w:ascii="Calibri" w:hAnsi="Calibri"/>
                <w:sz w:val="18"/>
                <w:szCs w:val="18"/>
              </w:rPr>
            </w:pPr>
          </w:p>
        </w:tc>
      </w:tr>
      <w:tr w:rsidR="000B650D" w:rsidRPr="00295655" w14:paraId="1F9B958E" w14:textId="77777777" w:rsidTr="008B39EA">
        <w:trPr>
          <w:gridAfter w:val="1"/>
          <w:wAfter w:w="18" w:type="dxa"/>
          <w:cantSplit/>
        </w:trPr>
        <w:tc>
          <w:tcPr>
            <w:tcW w:w="1368" w:type="dxa"/>
          </w:tcPr>
          <w:p w14:paraId="3DD425A3" w14:textId="3C02103A" w:rsidR="000B650D" w:rsidRPr="00295655" w:rsidRDefault="009756EC" w:rsidP="00A53F9F">
            <w:pPr>
              <w:keepNext/>
              <w:rPr>
                <w:rFonts w:ascii="Calibri" w:hAnsi="Calibri"/>
                <w:sz w:val="18"/>
                <w:szCs w:val="18"/>
              </w:rPr>
            </w:pPr>
            <w:r w:rsidRPr="00295655">
              <w:rPr>
                <w:rFonts w:ascii="Calibri" w:hAnsi="Calibri"/>
                <w:sz w:val="18"/>
                <w:szCs w:val="18"/>
              </w:rPr>
              <w:t>Notes:</w:t>
            </w:r>
          </w:p>
        </w:tc>
        <w:tc>
          <w:tcPr>
            <w:tcW w:w="13230" w:type="dxa"/>
            <w:gridSpan w:val="11"/>
          </w:tcPr>
          <w:p w14:paraId="1F9B958D" w14:textId="363542B5" w:rsidR="000B650D" w:rsidRPr="00295655" w:rsidRDefault="000B650D" w:rsidP="00A53F9F">
            <w:pPr>
              <w:keepNext/>
              <w:rPr>
                <w:rFonts w:ascii="Calibri" w:hAnsi="Calibri"/>
                <w:sz w:val="18"/>
                <w:szCs w:val="18"/>
              </w:rPr>
            </w:pPr>
          </w:p>
        </w:tc>
      </w:tr>
    </w:tbl>
    <w:p w14:paraId="1F9B958F" w14:textId="77777777" w:rsidR="00A53F9F" w:rsidRPr="00295655" w:rsidRDefault="00A53F9F" w:rsidP="00A53F9F">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8"/>
        <w:gridCol w:w="14130"/>
      </w:tblGrid>
      <w:tr w:rsidR="00A53F9F" w:rsidRPr="00295655" w14:paraId="1F9B9592" w14:textId="77777777" w:rsidTr="008B39EA">
        <w:trPr>
          <w:gridBefore w:val="1"/>
          <w:wBefore w:w="12" w:type="dxa"/>
          <w:cantSplit/>
        </w:trPr>
        <w:tc>
          <w:tcPr>
            <w:tcW w:w="14598" w:type="dxa"/>
            <w:gridSpan w:val="2"/>
            <w:shd w:val="clear" w:color="auto" w:fill="auto"/>
          </w:tcPr>
          <w:p w14:paraId="1F9B9590" w14:textId="2CC24FC8" w:rsidR="00A53F9F" w:rsidRPr="00295655" w:rsidRDefault="00A53F9F" w:rsidP="00A53F9F">
            <w:pPr>
              <w:keepNext/>
              <w:rPr>
                <w:rFonts w:ascii="Calibri" w:hAnsi="Calibri"/>
                <w:b/>
                <w:sz w:val="18"/>
                <w:szCs w:val="18"/>
              </w:rPr>
            </w:pPr>
            <w:r>
              <w:rPr>
                <w:rFonts w:ascii="Calibri" w:hAnsi="Calibri"/>
                <w:b/>
                <w:sz w:val="18"/>
                <w:szCs w:val="18"/>
              </w:rPr>
              <w:t>N</w:t>
            </w:r>
            <w:r w:rsidRPr="00295655">
              <w:rPr>
                <w:rFonts w:ascii="Calibri" w:hAnsi="Calibri"/>
                <w:b/>
                <w:sz w:val="18"/>
                <w:szCs w:val="18"/>
              </w:rPr>
              <w:t>. Space Conditioning Systems, Ducts and Fans – Mandatory Requirements and Additional Measures</w:t>
            </w:r>
          </w:p>
          <w:p w14:paraId="1F9B9591" w14:textId="22902F36" w:rsidR="00A53F9F" w:rsidRPr="00295655" w:rsidRDefault="00A53F9F" w:rsidP="00A53F9F">
            <w:pPr>
              <w:keepNext/>
              <w:rPr>
                <w:rFonts w:ascii="Calibri" w:hAnsi="Calibri"/>
                <w:b/>
                <w:sz w:val="18"/>
                <w:szCs w:val="18"/>
              </w:rPr>
            </w:pPr>
            <w:r w:rsidRPr="00295655">
              <w:rPr>
                <w:rFonts w:asciiTheme="minorHAnsi" w:eastAsia="Cambria" w:hAnsiTheme="minorHAnsi"/>
                <w:sz w:val="18"/>
                <w:szCs w:val="18"/>
              </w:rPr>
              <w:t>Note:  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A53F9F" w:rsidRPr="00295655" w14:paraId="1F9B9594"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1F9B9593" w14:textId="77777777" w:rsidR="00A53F9F" w:rsidRPr="00295655" w:rsidRDefault="00A53F9F" w:rsidP="00A53F9F">
            <w:pPr>
              <w:keepNext/>
              <w:rPr>
                <w:rFonts w:asciiTheme="minorHAnsi" w:eastAsia="Cambria" w:hAnsiTheme="minorHAnsi"/>
                <w:b/>
                <w:sz w:val="18"/>
                <w:szCs w:val="18"/>
              </w:rPr>
            </w:pPr>
            <w:r w:rsidRPr="00295655">
              <w:rPr>
                <w:rFonts w:asciiTheme="minorHAnsi" w:eastAsia="Cambria" w:hAnsiTheme="minorHAnsi"/>
                <w:b/>
                <w:sz w:val="18"/>
                <w:szCs w:val="18"/>
              </w:rPr>
              <w:t>Heating Equipment</w:t>
            </w:r>
          </w:p>
        </w:tc>
      </w:tr>
      <w:tr w:rsidR="00A53F9F" w:rsidRPr="00295655" w14:paraId="1F9B9597"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95" w14:textId="77777777" w:rsidR="00A53F9F" w:rsidRPr="00295655" w:rsidRDefault="00A53F9F" w:rsidP="00A53F9F">
            <w:pPr>
              <w:keepNext/>
              <w:rPr>
                <w:rFonts w:asciiTheme="minorHAnsi" w:eastAsia="Cambria" w:hAnsiTheme="minorHAnsi"/>
                <w:sz w:val="18"/>
                <w:szCs w:val="18"/>
              </w:rPr>
            </w:pPr>
            <w:r w:rsidRPr="00295655">
              <w:rPr>
                <w:rFonts w:asciiTheme="minorHAnsi" w:eastAsia="Cambria" w:hAnsiTheme="minorHAnsi"/>
                <w:sz w:val="18"/>
                <w:szCs w:val="18"/>
              </w:rPr>
              <w:t>01</w:t>
            </w:r>
          </w:p>
        </w:tc>
        <w:tc>
          <w:tcPr>
            <w:tcW w:w="14130" w:type="dxa"/>
            <w:shd w:val="clear" w:color="auto" w:fill="auto"/>
            <w:vAlign w:val="center"/>
          </w:tcPr>
          <w:p w14:paraId="1F9B9596" w14:textId="77777777" w:rsidR="00A53F9F" w:rsidRPr="00295655" w:rsidRDefault="00A53F9F" w:rsidP="00A53F9F">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A53F9F" w:rsidRPr="00295655" w14:paraId="1F9B959A"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98" w14:textId="77777777" w:rsidR="00A53F9F" w:rsidRPr="00295655" w:rsidRDefault="00A53F9F" w:rsidP="00A53F9F">
            <w:pPr>
              <w:keepNext/>
              <w:rPr>
                <w:rFonts w:asciiTheme="minorHAnsi" w:eastAsia="Cambria" w:hAnsiTheme="minorHAnsi"/>
                <w:sz w:val="18"/>
                <w:szCs w:val="18"/>
              </w:rPr>
            </w:pPr>
            <w:r w:rsidRPr="00295655">
              <w:rPr>
                <w:rFonts w:asciiTheme="minorHAnsi" w:eastAsia="Cambria" w:hAnsiTheme="minorHAnsi"/>
                <w:sz w:val="18"/>
                <w:szCs w:val="18"/>
              </w:rPr>
              <w:t>02</w:t>
            </w:r>
          </w:p>
        </w:tc>
        <w:tc>
          <w:tcPr>
            <w:tcW w:w="14130" w:type="dxa"/>
            <w:shd w:val="clear" w:color="auto" w:fill="auto"/>
            <w:vAlign w:val="center"/>
          </w:tcPr>
          <w:p w14:paraId="1F9B9599" w14:textId="1881FFF0" w:rsidR="00A53F9F" w:rsidRPr="00295655" w:rsidRDefault="00A53F9F" w:rsidP="00A53F9F">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A53F9F" w:rsidRPr="00295655" w14:paraId="1F9B959D"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9B" w14:textId="77777777" w:rsidR="00A53F9F" w:rsidRPr="00295655" w:rsidRDefault="00A53F9F" w:rsidP="00A53F9F">
            <w:pPr>
              <w:keepNext/>
              <w:rPr>
                <w:rFonts w:asciiTheme="minorHAnsi" w:eastAsia="Cambria" w:hAnsiTheme="minorHAnsi"/>
                <w:sz w:val="18"/>
                <w:szCs w:val="18"/>
              </w:rPr>
            </w:pPr>
            <w:r w:rsidRPr="00295655">
              <w:rPr>
                <w:rFonts w:asciiTheme="minorHAnsi" w:eastAsia="Cambria" w:hAnsiTheme="minorHAnsi"/>
                <w:sz w:val="18"/>
                <w:szCs w:val="18"/>
              </w:rPr>
              <w:t>03</w:t>
            </w:r>
          </w:p>
        </w:tc>
        <w:tc>
          <w:tcPr>
            <w:tcW w:w="14130" w:type="dxa"/>
            <w:shd w:val="clear" w:color="auto" w:fill="auto"/>
            <w:vAlign w:val="center"/>
          </w:tcPr>
          <w:p w14:paraId="1F9B959C" w14:textId="0477DC92" w:rsidR="00A53F9F" w:rsidRPr="00295655" w:rsidRDefault="00A53F9F" w:rsidP="00A53F9F">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A53F9F" w:rsidRPr="00295655" w14:paraId="1F9B95A0"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9E" w14:textId="77777777" w:rsidR="00A53F9F" w:rsidRPr="00295655" w:rsidRDefault="00A53F9F" w:rsidP="00A53F9F">
            <w:pPr>
              <w:keepNext/>
              <w:rPr>
                <w:rFonts w:asciiTheme="minorHAnsi" w:eastAsia="Cambria" w:hAnsiTheme="minorHAnsi"/>
                <w:sz w:val="18"/>
                <w:szCs w:val="18"/>
              </w:rPr>
            </w:pPr>
            <w:r w:rsidRPr="00295655">
              <w:rPr>
                <w:rFonts w:asciiTheme="minorHAnsi" w:eastAsia="Cambria" w:hAnsiTheme="minorHAnsi"/>
                <w:sz w:val="18"/>
                <w:szCs w:val="18"/>
              </w:rPr>
              <w:t>04</w:t>
            </w:r>
          </w:p>
        </w:tc>
        <w:tc>
          <w:tcPr>
            <w:tcW w:w="14130" w:type="dxa"/>
            <w:shd w:val="clear" w:color="auto" w:fill="auto"/>
            <w:vAlign w:val="center"/>
          </w:tcPr>
          <w:p w14:paraId="1F9B959F" w14:textId="77777777" w:rsidR="00A53F9F" w:rsidRPr="00295655" w:rsidRDefault="00A53F9F" w:rsidP="00A53F9F">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A53F9F" w:rsidRPr="00295655" w14:paraId="1F9B95A3"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A1" w14:textId="77777777" w:rsidR="00A53F9F" w:rsidRPr="00295655" w:rsidRDefault="00A53F9F" w:rsidP="00A53F9F">
            <w:pPr>
              <w:keepNext/>
              <w:rPr>
                <w:rFonts w:asciiTheme="minorHAnsi" w:eastAsia="Cambria" w:hAnsiTheme="minorHAnsi"/>
                <w:sz w:val="18"/>
                <w:szCs w:val="18"/>
              </w:rPr>
            </w:pPr>
            <w:r w:rsidRPr="00295655">
              <w:rPr>
                <w:rFonts w:asciiTheme="minorHAnsi" w:eastAsia="Cambria" w:hAnsiTheme="minorHAnsi"/>
                <w:sz w:val="18"/>
                <w:szCs w:val="18"/>
              </w:rPr>
              <w:t>05</w:t>
            </w:r>
          </w:p>
        </w:tc>
        <w:tc>
          <w:tcPr>
            <w:tcW w:w="14130" w:type="dxa"/>
            <w:shd w:val="clear" w:color="auto" w:fill="auto"/>
            <w:vAlign w:val="center"/>
          </w:tcPr>
          <w:p w14:paraId="1F9B95A2" w14:textId="77777777" w:rsidR="00A53F9F" w:rsidRPr="00295655" w:rsidRDefault="00A53F9F" w:rsidP="00A53F9F">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Standby Losses and Pilot Lights: Fan-type central furnaces may not have a continuously burning pilot light. Section 110.5 and Section 110.2(d).</w:t>
            </w:r>
          </w:p>
        </w:tc>
      </w:tr>
      <w:tr w:rsidR="00A53F9F" w:rsidRPr="00295655" w14:paraId="1F9B95A5"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1F9B95A4" w14:textId="77777777" w:rsidR="00A53F9F" w:rsidRPr="00295655" w:rsidRDefault="00A53F9F" w:rsidP="00A53F9F">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Cooling Equipment</w:t>
            </w:r>
          </w:p>
        </w:tc>
      </w:tr>
      <w:tr w:rsidR="00A53F9F" w:rsidRPr="00295655" w14:paraId="1F9B95A8"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A6" w14:textId="77777777" w:rsidR="00A53F9F" w:rsidRPr="00295655" w:rsidRDefault="00A53F9F" w:rsidP="00A53F9F">
            <w:pPr>
              <w:keepNext/>
              <w:rPr>
                <w:rFonts w:asciiTheme="minorHAnsi" w:eastAsia="Cambria" w:hAnsiTheme="minorHAnsi"/>
                <w:sz w:val="18"/>
                <w:szCs w:val="18"/>
              </w:rPr>
            </w:pPr>
            <w:r w:rsidRPr="00295655">
              <w:rPr>
                <w:rFonts w:asciiTheme="minorHAnsi" w:eastAsia="Cambria" w:hAnsiTheme="minorHAnsi"/>
                <w:sz w:val="18"/>
                <w:szCs w:val="18"/>
              </w:rPr>
              <w:t>06</w:t>
            </w:r>
          </w:p>
        </w:tc>
        <w:tc>
          <w:tcPr>
            <w:tcW w:w="14130" w:type="dxa"/>
            <w:shd w:val="clear" w:color="auto" w:fill="auto"/>
            <w:vAlign w:val="center"/>
          </w:tcPr>
          <w:p w14:paraId="1F9B95A7" w14:textId="46F302F6" w:rsidR="00A53F9F" w:rsidRPr="00295655" w:rsidRDefault="00A53F9F" w:rsidP="00A53F9F">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A53F9F" w:rsidRPr="00295655" w14:paraId="1F9B95AB"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A9" w14:textId="77777777" w:rsidR="00A53F9F" w:rsidRPr="00295655" w:rsidRDefault="00A53F9F" w:rsidP="00A53F9F">
            <w:pPr>
              <w:keepNext/>
              <w:rPr>
                <w:rFonts w:asciiTheme="minorHAnsi" w:eastAsia="Cambria" w:hAnsiTheme="minorHAnsi"/>
                <w:sz w:val="18"/>
                <w:szCs w:val="18"/>
              </w:rPr>
            </w:pPr>
            <w:r w:rsidRPr="00295655">
              <w:rPr>
                <w:rFonts w:asciiTheme="minorHAnsi" w:eastAsia="Cambria" w:hAnsiTheme="minorHAnsi"/>
                <w:sz w:val="18"/>
                <w:szCs w:val="18"/>
              </w:rPr>
              <w:t>07</w:t>
            </w:r>
          </w:p>
        </w:tc>
        <w:tc>
          <w:tcPr>
            <w:tcW w:w="14130" w:type="dxa"/>
            <w:shd w:val="clear" w:color="auto" w:fill="auto"/>
            <w:vAlign w:val="center"/>
          </w:tcPr>
          <w:p w14:paraId="1F9B95AA" w14:textId="7A8A728D" w:rsidR="00A53F9F" w:rsidRPr="00295655" w:rsidRDefault="00A53F9F" w:rsidP="00A53F9F">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A53F9F" w:rsidRPr="00295655" w14:paraId="1F9B95AE"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AC" w14:textId="77777777" w:rsidR="00A53F9F" w:rsidRPr="00295655" w:rsidRDefault="00A53F9F" w:rsidP="00A53F9F">
            <w:pPr>
              <w:keepNext/>
              <w:rPr>
                <w:rFonts w:asciiTheme="minorHAnsi" w:eastAsia="Cambria" w:hAnsiTheme="minorHAnsi"/>
                <w:sz w:val="18"/>
                <w:szCs w:val="18"/>
              </w:rPr>
            </w:pPr>
            <w:r w:rsidRPr="00295655">
              <w:rPr>
                <w:rFonts w:asciiTheme="minorHAnsi" w:eastAsia="Cambria" w:hAnsiTheme="minorHAnsi"/>
                <w:sz w:val="18"/>
                <w:szCs w:val="18"/>
              </w:rPr>
              <w:t>08</w:t>
            </w:r>
          </w:p>
        </w:tc>
        <w:tc>
          <w:tcPr>
            <w:tcW w:w="14130" w:type="dxa"/>
            <w:shd w:val="clear" w:color="auto" w:fill="auto"/>
            <w:vAlign w:val="center"/>
          </w:tcPr>
          <w:p w14:paraId="1F9B95AD" w14:textId="4CADE3D6" w:rsidR="00A53F9F" w:rsidRPr="00295655" w:rsidRDefault="00A53F9F" w:rsidP="00A53F9F">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Condensing Unit Location: Condensing units shall not be placed within 5 feet of a dryer vent outlet. See Section 150.0(h)3A.</w:t>
            </w:r>
          </w:p>
        </w:tc>
      </w:tr>
      <w:tr w:rsidR="00F27D7E" w:rsidRPr="00295655" w14:paraId="1703A95C"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B4A133C" w14:textId="235FE2FB" w:rsidR="00F27D7E" w:rsidRPr="00295655" w:rsidRDefault="00F27D7E" w:rsidP="00A53F9F">
            <w:pPr>
              <w:keepNext/>
              <w:rPr>
                <w:rFonts w:asciiTheme="minorHAnsi" w:eastAsia="Cambria" w:hAnsiTheme="minorHAnsi"/>
                <w:sz w:val="18"/>
                <w:szCs w:val="18"/>
              </w:rPr>
            </w:pPr>
            <w:r>
              <w:rPr>
                <w:rFonts w:asciiTheme="minorHAnsi" w:eastAsia="Cambria" w:hAnsiTheme="minorHAnsi"/>
                <w:sz w:val="18"/>
                <w:szCs w:val="18"/>
              </w:rPr>
              <w:t>09</w:t>
            </w:r>
          </w:p>
        </w:tc>
        <w:tc>
          <w:tcPr>
            <w:tcW w:w="14130" w:type="dxa"/>
            <w:shd w:val="clear" w:color="auto" w:fill="auto"/>
            <w:vAlign w:val="center"/>
          </w:tcPr>
          <w:p w14:paraId="23D0A982" w14:textId="215FB12F" w:rsidR="00F27D7E" w:rsidRPr="00295655" w:rsidRDefault="00F27D7E" w:rsidP="00A53F9F">
            <w:pPr>
              <w:keepNext/>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Liquid Line Filter Drier: If applicable, a liquid line filter drier shall be installed according to the manufacturer’s specifications.</w:t>
            </w:r>
            <w:r w:rsidR="00AB41E6">
              <w:rPr>
                <w:rFonts w:asciiTheme="minorHAnsi" w:eastAsia="Cambria" w:hAnsiTheme="minorHAnsi"/>
                <w:sz w:val="18"/>
                <w:szCs w:val="18"/>
              </w:rPr>
              <w:t xml:space="preserve">  Section 150.0(h)3B</w:t>
            </w:r>
          </w:p>
        </w:tc>
      </w:tr>
      <w:tr w:rsidR="00A53F9F" w:rsidRPr="00295655" w14:paraId="1F9B95B1"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AF" w14:textId="460A63A1" w:rsidR="00A53F9F" w:rsidRPr="00295655" w:rsidRDefault="00F27D7E" w:rsidP="00A53F9F">
            <w:pPr>
              <w:keepNext/>
              <w:rPr>
                <w:rFonts w:asciiTheme="minorHAnsi" w:eastAsia="Cambria" w:hAnsiTheme="minorHAnsi"/>
                <w:sz w:val="18"/>
                <w:szCs w:val="18"/>
              </w:rPr>
            </w:pPr>
            <w:r>
              <w:rPr>
                <w:rFonts w:asciiTheme="minorHAnsi" w:eastAsia="Cambria" w:hAnsiTheme="minorHAnsi"/>
                <w:sz w:val="18"/>
                <w:szCs w:val="18"/>
              </w:rPr>
              <w:t>10</w:t>
            </w:r>
          </w:p>
        </w:tc>
        <w:tc>
          <w:tcPr>
            <w:tcW w:w="14130" w:type="dxa"/>
            <w:shd w:val="clear" w:color="auto" w:fill="auto"/>
            <w:vAlign w:val="center"/>
          </w:tcPr>
          <w:p w14:paraId="1F9B95B0" w14:textId="77777777" w:rsidR="00A53F9F" w:rsidRPr="00295655" w:rsidRDefault="00A53F9F" w:rsidP="00A53F9F">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A53F9F" w:rsidRPr="00295655" w14:paraId="1F9B95B3"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1F9B95B2" w14:textId="77777777" w:rsidR="00A53F9F" w:rsidRPr="00295655" w:rsidRDefault="00A53F9F" w:rsidP="00A53F9F">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Air Distribution System Ducts, Plenums and Fans</w:t>
            </w:r>
          </w:p>
        </w:tc>
      </w:tr>
      <w:tr w:rsidR="00A53F9F" w:rsidRPr="00295655" w14:paraId="1F9B95B6"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B4" w14:textId="179CFDFE" w:rsidR="00A53F9F" w:rsidRPr="00295655" w:rsidRDefault="00F27D7E" w:rsidP="00A53F9F">
            <w:pPr>
              <w:keepNext/>
              <w:rPr>
                <w:rFonts w:asciiTheme="minorHAnsi" w:eastAsia="Cambria" w:hAnsiTheme="minorHAnsi"/>
                <w:sz w:val="18"/>
                <w:szCs w:val="18"/>
              </w:rPr>
            </w:pPr>
            <w:r>
              <w:rPr>
                <w:rFonts w:asciiTheme="minorHAnsi" w:eastAsia="Cambria" w:hAnsiTheme="minorHAnsi"/>
                <w:sz w:val="18"/>
                <w:szCs w:val="18"/>
              </w:rPr>
              <w:t>11</w:t>
            </w:r>
          </w:p>
        </w:tc>
        <w:tc>
          <w:tcPr>
            <w:tcW w:w="14130" w:type="dxa"/>
            <w:shd w:val="clear" w:color="auto" w:fill="auto"/>
            <w:vAlign w:val="center"/>
          </w:tcPr>
          <w:p w14:paraId="1F9B95B5" w14:textId="196AC407" w:rsidR="00A53F9F" w:rsidRPr="00295655" w:rsidRDefault="00A53F9F" w:rsidP="00A53F9F">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Insulation: In all cases, unless ducts are enclosed entirely in directly conditioned space, the minimum duct insulation value is R-6. Note that higher values may be required by the prescriptive or performance requirements. See Section 150.0(m)1.</w:t>
            </w:r>
          </w:p>
        </w:tc>
      </w:tr>
      <w:tr w:rsidR="00A53F9F" w:rsidRPr="00295655" w14:paraId="1F9B95B9"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B7" w14:textId="7CC8BF54" w:rsidR="00A53F9F" w:rsidRPr="00295655" w:rsidRDefault="00F27D7E" w:rsidP="00A53F9F">
            <w:pPr>
              <w:keepNext/>
              <w:rPr>
                <w:rFonts w:asciiTheme="minorHAnsi" w:eastAsia="Cambria" w:hAnsiTheme="minorHAnsi"/>
                <w:sz w:val="18"/>
                <w:szCs w:val="18"/>
              </w:rPr>
            </w:pPr>
            <w:r>
              <w:rPr>
                <w:rFonts w:asciiTheme="minorHAnsi" w:eastAsia="Cambria" w:hAnsiTheme="minorHAnsi"/>
                <w:sz w:val="18"/>
                <w:szCs w:val="18"/>
              </w:rPr>
              <w:t>12</w:t>
            </w:r>
          </w:p>
        </w:tc>
        <w:tc>
          <w:tcPr>
            <w:tcW w:w="14130" w:type="dxa"/>
            <w:shd w:val="clear" w:color="auto" w:fill="auto"/>
            <w:vAlign w:val="center"/>
          </w:tcPr>
          <w:p w14:paraId="1F9B95B8" w14:textId="39985058" w:rsidR="00A53F9F" w:rsidRPr="00295655" w:rsidRDefault="00A53F9F" w:rsidP="00A53F9F">
            <w:pPr>
              <w:keepNext/>
              <w:rPr>
                <w:rFonts w:asciiTheme="minorHAnsi" w:eastAsia="Cambria" w:hAnsiTheme="minorHAnsi"/>
                <w:sz w:val="18"/>
                <w:szCs w:val="18"/>
              </w:rPr>
            </w:pPr>
            <w:r w:rsidRPr="00295655">
              <w:rPr>
                <w:rFonts w:asciiTheme="minorHAnsi" w:eastAsia="Cambria" w:hAnsiTheme="minorHAnsi"/>
                <w:sz w:val="18"/>
                <w:szCs w:val="18"/>
              </w:rPr>
              <w:t xml:space="preserve">Connections and Closures: All installed air-distribution system ducts and plenums must be, sealed and insulated to meet the requirements of CMC Sections 601.0, 602.0, 603.0, 604.0, 605.0 and ANSI/SMACNA-006-2006: Supply-air and return-air ducts and plenums must be insulated to a minimum installed level of R-6.0 or enclosed entirely in directly conditioned space as confirmed through field verification and diagnostic testing in accordance with the requirements of Reference Residential Appendix RA3.1.4.3.8. </w:t>
            </w:r>
          </w:p>
        </w:tc>
      </w:tr>
      <w:tr w:rsidR="00A53F9F" w:rsidRPr="00295655" w14:paraId="1F9B95BB"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1F9B95BA" w14:textId="77777777" w:rsidR="00A53F9F" w:rsidRPr="00295655" w:rsidRDefault="00A53F9F" w:rsidP="00A53F9F">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 xml:space="preserve">Heat Pump Thermostat </w:t>
            </w:r>
          </w:p>
        </w:tc>
      </w:tr>
      <w:tr w:rsidR="00A53F9F" w:rsidRPr="00295655" w14:paraId="1F9B95BE"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BC" w14:textId="3C60F359" w:rsidR="00A53F9F" w:rsidRPr="00295655" w:rsidRDefault="00F27D7E" w:rsidP="00A53F9F">
            <w:pPr>
              <w:keepNext/>
              <w:rPr>
                <w:rFonts w:asciiTheme="minorHAnsi" w:eastAsia="Cambria" w:hAnsiTheme="minorHAnsi"/>
                <w:sz w:val="18"/>
                <w:szCs w:val="18"/>
              </w:rPr>
            </w:pPr>
            <w:r>
              <w:rPr>
                <w:rFonts w:asciiTheme="minorHAnsi" w:eastAsia="Cambria" w:hAnsiTheme="minorHAnsi"/>
                <w:sz w:val="18"/>
                <w:szCs w:val="18"/>
              </w:rPr>
              <w:t>13</w:t>
            </w:r>
          </w:p>
        </w:tc>
        <w:tc>
          <w:tcPr>
            <w:tcW w:w="14130" w:type="dxa"/>
            <w:shd w:val="clear" w:color="auto" w:fill="auto"/>
            <w:vAlign w:val="center"/>
          </w:tcPr>
          <w:p w14:paraId="1F9B95BD" w14:textId="77777777" w:rsidR="00A53F9F" w:rsidRPr="00295655" w:rsidRDefault="00A53F9F" w:rsidP="00A53F9F">
            <w:pPr>
              <w:keepNext/>
              <w:rPr>
                <w:rFonts w:asciiTheme="minorHAnsi" w:eastAsia="Cambria" w:hAnsiTheme="minorHAnsi"/>
                <w:sz w:val="18"/>
                <w:szCs w:val="18"/>
              </w:rPr>
            </w:pPr>
            <w:r w:rsidRPr="00295655">
              <w:rPr>
                <w:rFonts w:ascii="Calibri" w:hAnsi="Calibri"/>
                <w:sz w:val="18"/>
                <w:szCs w:val="18"/>
              </w:rPr>
              <w:t>A thermostat shall be installed that meets the requirements of Section 110.2(b) and Section 110.2(c).</w:t>
            </w:r>
          </w:p>
        </w:tc>
      </w:tr>
      <w:tr w:rsidR="00A53F9F" w:rsidRPr="00295655" w14:paraId="1F9B95C1"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BF" w14:textId="6E648481" w:rsidR="00A53F9F" w:rsidRPr="00295655" w:rsidRDefault="00F27D7E" w:rsidP="00A53F9F">
            <w:pPr>
              <w:keepNext/>
              <w:rPr>
                <w:rFonts w:asciiTheme="minorHAnsi" w:eastAsia="Cambria" w:hAnsiTheme="minorHAnsi"/>
                <w:sz w:val="18"/>
                <w:szCs w:val="18"/>
              </w:rPr>
            </w:pPr>
            <w:r>
              <w:rPr>
                <w:rFonts w:asciiTheme="minorHAnsi" w:eastAsia="Cambria" w:hAnsiTheme="minorHAnsi"/>
                <w:sz w:val="18"/>
                <w:szCs w:val="18"/>
              </w:rPr>
              <w:t>14</w:t>
            </w:r>
          </w:p>
        </w:tc>
        <w:tc>
          <w:tcPr>
            <w:tcW w:w="14130" w:type="dxa"/>
            <w:shd w:val="clear" w:color="auto" w:fill="auto"/>
            <w:vAlign w:val="center"/>
          </w:tcPr>
          <w:p w14:paraId="1F9B95C0" w14:textId="77777777" w:rsidR="00A53F9F" w:rsidRPr="00295655" w:rsidRDefault="00A53F9F" w:rsidP="00A53F9F">
            <w:pPr>
              <w:keepNext/>
              <w:rPr>
                <w:rFonts w:asciiTheme="minorHAnsi" w:eastAsia="Cambria" w:hAnsiTheme="minorHAnsi"/>
                <w:sz w:val="18"/>
                <w:szCs w:val="18"/>
              </w:rPr>
            </w:pPr>
            <w:r w:rsidRPr="00295655">
              <w:rPr>
                <w:rFonts w:ascii="Calibri" w:hAnsi="Calibri"/>
                <w:sz w:val="18"/>
                <w:szCs w:val="18"/>
              </w:rPr>
              <w:t>The thermostat shall be installed in accordance with the manufacturers published installation specifications.</w:t>
            </w:r>
          </w:p>
        </w:tc>
      </w:tr>
      <w:tr w:rsidR="00A53F9F" w:rsidRPr="00295655" w14:paraId="1F9B95C4"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C2" w14:textId="213C4DA3" w:rsidR="00A53F9F" w:rsidRPr="00295655" w:rsidRDefault="00F27D7E" w:rsidP="00A53F9F">
            <w:pPr>
              <w:keepNext/>
              <w:rPr>
                <w:rFonts w:asciiTheme="minorHAnsi" w:eastAsia="Cambria" w:hAnsiTheme="minorHAnsi"/>
                <w:sz w:val="18"/>
                <w:szCs w:val="18"/>
              </w:rPr>
            </w:pPr>
            <w:r>
              <w:rPr>
                <w:rFonts w:asciiTheme="minorHAnsi" w:eastAsia="Cambria" w:hAnsiTheme="minorHAnsi"/>
                <w:sz w:val="18"/>
                <w:szCs w:val="18"/>
              </w:rPr>
              <w:t>15</w:t>
            </w:r>
          </w:p>
        </w:tc>
        <w:tc>
          <w:tcPr>
            <w:tcW w:w="14130" w:type="dxa"/>
            <w:shd w:val="clear" w:color="auto" w:fill="auto"/>
            <w:vAlign w:val="center"/>
          </w:tcPr>
          <w:p w14:paraId="1F9B95C3" w14:textId="77777777" w:rsidR="00A53F9F" w:rsidRPr="00295655" w:rsidRDefault="00A53F9F" w:rsidP="00A53F9F">
            <w:pPr>
              <w:keepNext/>
              <w:rPr>
                <w:rFonts w:asciiTheme="minorHAnsi" w:eastAsia="Cambria" w:hAnsiTheme="minorHAnsi"/>
                <w:sz w:val="18"/>
                <w:szCs w:val="18"/>
              </w:rPr>
            </w:pPr>
            <w:r w:rsidRPr="00295655">
              <w:rPr>
                <w:rFonts w:ascii="Calibri" w:hAnsi="Calibri"/>
                <w:sz w:val="18"/>
                <w:szCs w:val="18"/>
              </w:rPr>
              <w:t>First stage of heating shall be assigned to heat pump heating.</w:t>
            </w:r>
          </w:p>
        </w:tc>
      </w:tr>
      <w:tr w:rsidR="00A53F9F" w:rsidRPr="00295655" w14:paraId="1F9B95C7" w14:textId="77777777" w:rsidTr="008B39EA">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5C5" w14:textId="217B3AF6" w:rsidR="00A53F9F" w:rsidRPr="00295655" w:rsidRDefault="00F27D7E" w:rsidP="00A53F9F">
            <w:pPr>
              <w:keepNext/>
              <w:rPr>
                <w:rFonts w:asciiTheme="minorHAnsi" w:eastAsia="Cambria" w:hAnsiTheme="minorHAnsi"/>
                <w:sz w:val="18"/>
                <w:szCs w:val="18"/>
              </w:rPr>
            </w:pPr>
            <w:r>
              <w:rPr>
                <w:rFonts w:asciiTheme="minorHAnsi" w:eastAsia="Cambria" w:hAnsiTheme="minorHAnsi"/>
                <w:sz w:val="18"/>
                <w:szCs w:val="18"/>
              </w:rPr>
              <w:t>16</w:t>
            </w:r>
          </w:p>
        </w:tc>
        <w:tc>
          <w:tcPr>
            <w:tcW w:w="14130" w:type="dxa"/>
            <w:shd w:val="clear" w:color="auto" w:fill="auto"/>
            <w:vAlign w:val="center"/>
          </w:tcPr>
          <w:p w14:paraId="1F9B95C6" w14:textId="77777777" w:rsidR="00A53F9F" w:rsidRPr="00295655" w:rsidRDefault="00A53F9F" w:rsidP="00A53F9F">
            <w:pPr>
              <w:keepNext/>
              <w:rPr>
                <w:rFonts w:asciiTheme="minorHAnsi" w:eastAsia="Cambria" w:hAnsiTheme="minorHAnsi"/>
                <w:sz w:val="18"/>
                <w:szCs w:val="18"/>
              </w:rPr>
            </w:pPr>
            <w:r w:rsidRPr="00295655">
              <w:rPr>
                <w:rFonts w:ascii="Calibri" w:hAnsi="Calibri"/>
                <w:sz w:val="18"/>
                <w:szCs w:val="18"/>
              </w:rPr>
              <w:t>Second stage back up heating shall be set to come on only when the indoor set temperature cannot be met.</w:t>
            </w:r>
          </w:p>
        </w:tc>
      </w:tr>
      <w:tr w:rsidR="00A53F9F" w14:paraId="1F9B95C9" w14:textId="77777777" w:rsidTr="008B39E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1F9B95C8" w14:textId="77777777" w:rsidR="00A53F9F" w:rsidRPr="007E2934" w:rsidRDefault="00A53F9F" w:rsidP="00A53F9F">
            <w:pPr>
              <w:keepNext/>
              <w:rPr>
                <w:rFonts w:ascii="Calibri" w:hAnsi="Calibri"/>
                <w:b/>
                <w:sz w:val="18"/>
                <w:szCs w:val="18"/>
              </w:rPr>
            </w:pPr>
            <w:r w:rsidRPr="00295655">
              <w:rPr>
                <w:rFonts w:ascii="Calibri" w:hAnsi="Calibri"/>
                <w:b/>
                <w:sz w:val="18"/>
                <w:szCs w:val="18"/>
              </w:rPr>
              <w:t>The responsible person’s signature on this compliance document affirms that all applicable requirements in this table have been met.</w:t>
            </w:r>
          </w:p>
        </w:tc>
      </w:tr>
    </w:tbl>
    <w:p w14:paraId="1F9B95CA" w14:textId="77777777" w:rsidR="000F413D" w:rsidRPr="00295655" w:rsidRDefault="000F413D" w:rsidP="0073412E">
      <w:pPr>
        <w:rPr>
          <w:rFonts w:ascii="Calibri" w:hAnsi="Calibri"/>
          <w:sz w:val="18"/>
          <w:szCs w:val="18"/>
        </w:rPr>
      </w:pPr>
    </w:p>
    <w:p w14:paraId="1F9B95CB" w14:textId="77777777" w:rsidR="000F413D" w:rsidRPr="00295655" w:rsidRDefault="000F413D" w:rsidP="00C2497D">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0F413D" w:rsidRPr="00295655" w14:paraId="1F9B95CD" w14:textId="77777777" w:rsidTr="000631C9">
        <w:trPr>
          <w:trHeight w:val="206"/>
        </w:trPr>
        <w:tc>
          <w:tcPr>
            <w:tcW w:w="10943" w:type="dxa"/>
            <w:gridSpan w:val="4"/>
            <w:vAlign w:val="center"/>
          </w:tcPr>
          <w:p w14:paraId="1F9B95CC" w14:textId="77777777" w:rsidR="000F413D" w:rsidRPr="00295655"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95655">
              <w:rPr>
                <w:rFonts w:ascii="Calibri" w:hAnsi="Calibri" w:cs="Arial"/>
                <w:b/>
                <w:caps/>
                <w:sz w:val="18"/>
                <w:szCs w:val="18"/>
              </w:rPr>
              <w:t>Documentation Author's Declaration Statement</w:t>
            </w:r>
          </w:p>
        </w:tc>
      </w:tr>
      <w:tr w:rsidR="000F413D" w:rsidRPr="00295655" w14:paraId="1F9B95CF" w14:textId="77777777" w:rsidTr="000631C9">
        <w:trPr>
          <w:trHeight w:hRule="exact" w:val="360"/>
        </w:trPr>
        <w:tc>
          <w:tcPr>
            <w:tcW w:w="10943" w:type="dxa"/>
            <w:gridSpan w:val="4"/>
            <w:vAlign w:val="center"/>
          </w:tcPr>
          <w:p w14:paraId="1F9B95CE" w14:textId="77777777" w:rsidR="000F413D" w:rsidRPr="00295655" w:rsidRDefault="000F413D" w:rsidP="000631C9">
            <w:pPr>
              <w:pStyle w:val="Heading3"/>
              <w:numPr>
                <w:ilvl w:val="0"/>
                <w:numId w:val="11"/>
              </w:numPr>
              <w:spacing w:before="0" w:after="60"/>
              <w:ind w:right="90"/>
              <w:rPr>
                <w:rFonts w:ascii="Calibri" w:hAnsi="Calibri"/>
                <w:sz w:val="18"/>
                <w:szCs w:val="18"/>
              </w:rPr>
            </w:pPr>
            <w:r w:rsidRPr="00295655">
              <w:rPr>
                <w:rFonts w:ascii="Calibri" w:hAnsi="Calibri"/>
                <w:sz w:val="18"/>
                <w:szCs w:val="18"/>
              </w:rPr>
              <w:t>I certify that this Certificate of Installation documentation is accurate and complete.</w:t>
            </w:r>
          </w:p>
        </w:tc>
      </w:tr>
      <w:tr w:rsidR="000F413D" w:rsidRPr="00295655" w14:paraId="1F9B95D2" w14:textId="77777777" w:rsidTr="000631C9">
        <w:trPr>
          <w:trHeight w:val="360"/>
        </w:trPr>
        <w:tc>
          <w:tcPr>
            <w:tcW w:w="5577" w:type="dxa"/>
            <w:gridSpan w:val="2"/>
          </w:tcPr>
          <w:p w14:paraId="1F9B95D0" w14:textId="77777777" w:rsidR="000F413D" w:rsidRPr="00295655" w:rsidRDefault="000F413D" w:rsidP="000631C9">
            <w:pPr>
              <w:keepNext/>
              <w:rPr>
                <w:rFonts w:ascii="Calibri" w:hAnsi="Calibri"/>
                <w:sz w:val="14"/>
                <w:szCs w:val="14"/>
              </w:rPr>
            </w:pPr>
            <w:r w:rsidRPr="00295655">
              <w:rPr>
                <w:rFonts w:ascii="Calibri" w:hAnsi="Calibri"/>
                <w:sz w:val="14"/>
                <w:szCs w:val="14"/>
              </w:rPr>
              <w:t>Documentation Author Name:</w:t>
            </w:r>
          </w:p>
        </w:tc>
        <w:tc>
          <w:tcPr>
            <w:tcW w:w="5366" w:type="dxa"/>
            <w:gridSpan w:val="2"/>
          </w:tcPr>
          <w:p w14:paraId="1F9B95D1" w14:textId="77777777" w:rsidR="000F413D" w:rsidRPr="00295655" w:rsidRDefault="000F413D" w:rsidP="000631C9">
            <w:pPr>
              <w:keepNext/>
              <w:rPr>
                <w:rFonts w:ascii="Calibri" w:hAnsi="Calibri"/>
                <w:sz w:val="14"/>
                <w:szCs w:val="14"/>
              </w:rPr>
            </w:pPr>
            <w:r w:rsidRPr="00295655">
              <w:rPr>
                <w:rFonts w:ascii="Calibri" w:hAnsi="Calibri"/>
                <w:sz w:val="14"/>
                <w:szCs w:val="14"/>
              </w:rPr>
              <w:t>Documentation Author Signature:</w:t>
            </w:r>
          </w:p>
        </w:tc>
      </w:tr>
      <w:tr w:rsidR="000F413D" w:rsidRPr="00295655" w14:paraId="1F9B95D5" w14:textId="77777777" w:rsidTr="000631C9">
        <w:trPr>
          <w:trHeight w:val="360"/>
        </w:trPr>
        <w:tc>
          <w:tcPr>
            <w:tcW w:w="5577" w:type="dxa"/>
            <w:gridSpan w:val="2"/>
          </w:tcPr>
          <w:p w14:paraId="1F9B95D3" w14:textId="77777777" w:rsidR="000F413D" w:rsidRPr="00295655" w:rsidRDefault="000F413D" w:rsidP="000631C9">
            <w:pPr>
              <w:keepNext/>
              <w:rPr>
                <w:rFonts w:ascii="Calibri" w:hAnsi="Calibri"/>
                <w:sz w:val="14"/>
                <w:szCs w:val="14"/>
              </w:rPr>
            </w:pPr>
            <w:r w:rsidRPr="00295655">
              <w:rPr>
                <w:rFonts w:ascii="Calibri" w:hAnsi="Calibri"/>
                <w:sz w:val="14"/>
                <w:szCs w:val="14"/>
              </w:rPr>
              <w:t>Documentation Author Company Name:</w:t>
            </w:r>
          </w:p>
        </w:tc>
        <w:tc>
          <w:tcPr>
            <w:tcW w:w="5366" w:type="dxa"/>
            <w:gridSpan w:val="2"/>
          </w:tcPr>
          <w:p w14:paraId="1F9B95D4" w14:textId="77777777" w:rsidR="000F413D" w:rsidRPr="00295655" w:rsidRDefault="000F413D" w:rsidP="000631C9">
            <w:pPr>
              <w:keepNext/>
              <w:rPr>
                <w:rFonts w:ascii="Calibri" w:hAnsi="Calibri"/>
                <w:sz w:val="14"/>
                <w:szCs w:val="14"/>
              </w:rPr>
            </w:pPr>
            <w:r w:rsidRPr="00295655">
              <w:rPr>
                <w:rFonts w:ascii="Calibri" w:hAnsi="Calibri"/>
                <w:sz w:val="14"/>
                <w:szCs w:val="14"/>
              </w:rPr>
              <w:t>Date Signed:</w:t>
            </w:r>
          </w:p>
        </w:tc>
      </w:tr>
      <w:tr w:rsidR="000F413D" w:rsidRPr="00295655" w14:paraId="1F9B95D8" w14:textId="77777777" w:rsidTr="000631C9">
        <w:trPr>
          <w:trHeight w:val="360"/>
        </w:trPr>
        <w:tc>
          <w:tcPr>
            <w:tcW w:w="5577" w:type="dxa"/>
            <w:gridSpan w:val="2"/>
          </w:tcPr>
          <w:p w14:paraId="1F9B95D6" w14:textId="77777777" w:rsidR="000F413D" w:rsidRPr="00295655" w:rsidRDefault="000F413D" w:rsidP="000631C9">
            <w:pPr>
              <w:keepNext/>
              <w:rPr>
                <w:rFonts w:ascii="Calibri" w:hAnsi="Calibri"/>
                <w:sz w:val="14"/>
                <w:szCs w:val="14"/>
              </w:rPr>
            </w:pPr>
            <w:r w:rsidRPr="00295655">
              <w:rPr>
                <w:rFonts w:ascii="Calibri" w:hAnsi="Calibri"/>
                <w:sz w:val="14"/>
                <w:szCs w:val="14"/>
              </w:rPr>
              <w:t>Address:</w:t>
            </w:r>
          </w:p>
        </w:tc>
        <w:tc>
          <w:tcPr>
            <w:tcW w:w="5366" w:type="dxa"/>
            <w:gridSpan w:val="2"/>
          </w:tcPr>
          <w:p w14:paraId="1F9B95D7" w14:textId="77777777" w:rsidR="000F413D" w:rsidRPr="00295655" w:rsidRDefault="000F413D" w:rsidP="000631C9">
            <w:pPr>
              <w:keepNext/>
              <w:rPr>
                <w:rFonts w:ascii="Calibri" w:hAnsi="Calibri"/>
                <w:sz w:val="14"/>
                <w:szCs w:val="14"/>
              </w:rPr>
            </w:pPr>
            <w:r w:rsidRPr="00295655">
              <w:rPr>
                <w:rFonts w:ascii="Calibri" w:hAnsi="Calibri"/>
                <w:sz w:val="14"/>
                <w:szCs w:val="14"/>
              </w:rPr>
              <w:t>CEA/HERS Certification Identification (If applicable):</w:t>
            </w:r>
          </w:p>
        </w:tc>
      </w:tr>
      <w:tr w:rsidR="000F413D" w:rsidRPr="00295655" w14:paraId="1F9B95DB" w14:textId="77777777" w:rsidTr="000631C9">
        <w:trPr>
          <w:trHeight w:val="360"/>
        </w:trPr>
        <w:tc>
          <w:tcPr>
            <w:tcW w:w="5577" w:type="dxa"/>
            <w:gridSpan w:val="2"/>
          </w:tcPr>
          <w:p w14:paraId="1F9B95D9" w14:textId="77777777" w:rsidR="000F413D" w:rsidRPr="00295655" w:rsidRDefault="000F413D" w:rsidP="000631C9">
            <w:pPr>
              <w:keepNext/>
              <w:rPr>
                <w:rFonts w:ascii="Calibri" w:hAnsi="Calibri"/>
                <w:sz w:val="14"/>
                <w:szCs w:val="14"/>
              </w:rPr>
            </w:pPr>
            <w:r w:rsidRPr="00295655">
              <w:rPr>
                <w:rFonts w:ascii="Calibri" w:hAnsi="Calibri"/>
                <w:sz w:val="14"/>
                <w:szCs w:val="14"/>
              </w:rPr>
              <w:t>City/State/Zip:</w:t>
            </w:r>
          </w:p>
        </w:tc>
        <w:tc>
          <w:tcPr>
            <w:tcW w:w="5366" w:type="dxa"/>
            <w:gridSpan w:val="2"/>
          </w:tcPr>
          <w:p w14:paraId="1F9B95DA" w14:textId="77777777" w:rsidR="000F413D" w:rsidRPr="00295655" w:rsidRDefault="000F413D" w:rsidP="000631C9">
            <w:pPr>
              <w:keepNext/>
              <w:rPr>
                <w:rFonts w:ascii="Calibri" w:hAnsi="Calibri"/>
                <w:sz w:val="14"/>
                <w:szCs w:val="14"/>
              </w:rPr>
            </w:pPr>
            <w:r w:rsidRPr="00295655">
              <w:rPr>
                <w:rFonts w:ascii="Calibri" w:hAnsi="Calibri"/>
                <w:sz w:val="14"/>
                <w:szCs w:val="14"/>
              </w:rPr>
              <w:t>Phone:</w:t>
            </w:r>
          </w:p>
        </w:tc>
      </w:tr>
      <w:tr w:rsidR="000F413D" w:rsidRPr="00295655" w14:paraId="1F9B95DD" w14:textId="77777777" w:rsidTr="000631C9">
        <w:tblPrEx>
          <w:tblCellMar>
            <w:left w:w="115" w:type="dxa"/>
            <w:right w:w="115" w:type="dxa"/>
          </w:tblCellMar>
        </w:tblPrEx>
        <w:trPr>
          <w:trHeight w:val="296"/>
        </w:trPr>
        <w:tc>
          <w:tcPr>
            <w:tcW w:w="10943" w:type="dxa"/>
            <w:gridSpan w:val="4"/>
            <w:vAlign w:val="center"/>
          </w:tcPr>
          <w:p w14:paraId="1F9B95DC" w14:textId="77777777" w:rsidR="000F413D" w:rsidRPr="00295655"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295655">
              <w:rPr>
                <w:rFonts w:ascii="Calibri" w:hAnsi="Calibri" w:cs="Arial"/>
                <w:b/>
                <w:caps/>
                <w:sz w:val="18"/>
                <w:szCs w:val="18"/>
              </w:rPr>
              <w:t>Responsible Person's Declaration statement</w:t>
            </w:r>
          </w:p>
        </w:tc>
      </w:tr>
      <w:tr w:rsidR="000F413D" w:rsidRPr="00295655" w14:paraId="1F9B95E4" w14:textId="77777777" w:rsidTr="000631C9">
        <w:tblPrEx>
          <w:tblCellMar>
            <w:left w:w="115" w:type="dxa"/>
            <w:right w:w="115" w:type="dxa"/>
          </w:tblCellMar>
        </w:tblPrEx>
        <w:trPr>
          <w:trHeight w:val="504"/>
        </w:trPr>
        <w:tc>
          <w:tcPr>
            <w:tcW w:w="10943" w:type="dxa"/>
            <w:gridSpan w:val="4"/>
          </w:tcPr>
          <w:p w14:paraId="12CAE387" w14:textId="77777777" w:rsidR="008D6308" w:rsidRPr="008D6308" w:rsidRDefault="008D6308" w:rsidP="008D6308">
            <w:pPr>
              <w:pStyle w:val="Heading3"/>
              <w:numPr>
                <w:ilvl w:val="0"/>
                <w:numId w:val="0"/>
              </w:numPr>
              <w:spacing w:before="60"/>
              <w:ind w:right="86"/>
              <w:rPr>
                <w:rFonts w:asciiTheme="minorHAnsi" w:hAnsiTheme="minorHAnsi"/>
                <w:sz w:val="18"/>
              </w:rPr>
            </w:pPr>
            <w:r w:rsidRPr="008D6308">
              <w:rPr>
                <w:rFonts w:asciiTheme="minorHAnsi" w:hAnsiTheme="minorHAnsi"/>
                <w:sz w:val="18"/>
              </w:rPr>
              <w:t xml:space="preserve">I certify the following under penalty of perjury, under the laws of the State of California: </w:t>
            </w:r>
          </w:p>
          <w:p w14:paraId="0C8778DB" w14:textId="77777777" w:rsidR="008D6308" w:rsidRPr="008D6308" w:rsidRDefault="008D6308" w:rsidP="008D6308">
            <w:pPr>
              <w:pStyle w:val="Heading3"/>
              <w:numPr>
                <w:ilvl w:val="0"/>
                <w:numId w:val="28"/>
              </w:numPr>
              <w:spacing w:before="0"/>
              <w:ind w:right="90"/>
              <w:rPr>
                <w:rFonts w:asciiTheme="minorHAnsi" w:hAnsiTheme="minorHAnsi"/>
                <w:color w:val="4F81BD" w:themeColor="accent1"/>
                <w:sz w:val="18"/>
              </w:rPr>
            </w:pPr>
            <w:r w:rsidRPr="008D6308">
              <w:rPr>
                <w:rFonts w:asciiTheme="minorHAnsi" w:hAnsiTheme="minorHAnsi"/>
                <w:sz w:val="18"/>
              </w:rPr>
              <w:t xml:space="preserve">The information provided on this Certificate of Installation is true and correct. </w:t>
            </w:r>
          </w:p>
          <w:p w14:paraId="44340F9F" w14:textId="77777777" w:rsidR="008D6308" w:rsidRPr="008D6308" w:rsidRDefault="008D6308" w:rsidP="008D6308">
            <w:pPr>
              <w:keepNext/>
              <w:widowControl w:val="0"/>
              <w:numPr>
                <w:ilvl w:val="0"/>
                <w:numId w:val="28"/>
              </w:numPr>
              <w:ind w:right="90"/>
              <w:rPr>
                <w:rFonts w:asciiTheme="minorHAnsi" w:hAnsiTheme="minorHAnsi"/>
                <w:sz w:val="18"/>
              </w:rPr>
            </w:pPr>
            <w:r w:rsidRPr="008D6308">
              <w:rPr>
                <w:rFonts w:asciiTheme="minorHAnsi" w:hAnsiTheme="minorHAnsi"/>
                <w:snapToGrid w:val="0"/>
                <w:sz w:val="18"/>
              </w:rPr>
              <w:t xml:space="preserve">I am either: a) a responsible person eligible under Division 3 of the Business and Professions Code </w:t>
            </w:r>
            <w:r w:rsidRPr="008D6308">
              <w:rPr>
                <w:rFonts w:asciiTheme="minorHAnsi" w:hAnsiTheme="minorHAnsi"/>
                <w:sz w:val="18"/>
              </w:rPr>
              <w:t xml:space="preserve">in the applicable classification to accept responsibility for the system design, construction, or installation </w:t>
            </w:r>
            <w:r w:rsidRPr="008D6308">
              <w:rPr>
                <w:rFonts w:asciiTheme="minorHAnsi" w:hAnsiTheme="minorHAnsi"/>
                <w:snapToGrid w:val="0"/>
                <w:sz w:val="18"/>
              </w:rPr>
              <w:t xml:space="preserve">of features, materials, components, or manufactured devices </w:t>
            </w:r>
            <w:r w:rsidRPr="008D6308">
              <w:rPr>
                <w:rFonts w:asciiTheme="minorHAnsi" w:hAnsiTheme="minorHAnsi"/>
                <w:sz w:val="18"/>
              </w:rPr>
              <w:t xml:space="preserve">for the scope of work identified on this Certificate of Installation, </w:t>
            </w:r>
            <w:r w:rsidRPr="008D6308">
              <w:rPr>
                <w:rFonts w:asciiTheme="minorHAnsi" w:hAnsiTheme="minorHAnsi"/>
                <w:snapToGrid w:val="0"/>
                <w:sz w:val="18"/>
              </w:rPr>
              <w:t>and attest to the declarations in this statement</w:t>
            </w:r>
            <w:r w:rsidRPr="008D6308">
              <w:rPr>
                <w:rFonts w:asciiTheme="minorHAnsi" w:hAnsiTheme="minorHAnsi"/>
                <w:sz w:val="18"/>
              </w:rPr>
              <w:t>, or b) I am an authorized representative of the responsible person and attest to the declarations in this statement on the responsible person’s behalf.</w:t>
            </w:r>
          </w:p>
          <w:p w14:paraId="1C482B18" w14:textId="77777777" w:rsidR="008D6308" w:rsidRPr="008D6308" w:rsidRDefault="008D6308" w:rsidP="008D6308">
            <w:pPr>
              <w:pStyle w:val="ListParagraph"/>
              <w:keepNext/>
              <w:numPr>
                <w:ilvl w:val="0"/>
                <w:numId w:val="28"/>
              </w:numPr>
              <w:autoSpaceDE w:val="0"/>
              <w:autoSpaceDN w:val="0"/>
              <w:adjustRightInd w:val="0"/>
              <w:ind w:right="90"/>
              <w:rPr>
                <w:rFonts w:asciiTheme="minorHAnsi" w:hAnsiTheme="minorHAnsi"/>
                <w:sz w:val="18"/>
                <w:szCs w:val="22"/>
              </w:rPr>
            </w:pPr>
            <w:r w:rsidRPr="008D6308">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F9B95E3" w14:textId="7DD656F0" w:rsidR="000F413D" w:rsidRPr="00295655" w:rsidRDefault="008D6308" w:rsidP="000631C9">
            <w:pPr>
              <w:pStyle w:val="ListParagraph"/>
              <w:keepNext/>
              <w:numPr>
                <w:ilvl w:val="0"/>
                <w:numId w:val="12"/>
              </w:numPr>
              <w:spacing w:after="60"/>
            </w:pPr>
            <w:r w:rsidRPr="008D6308">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F413D" w:rsidRPr="00295655" w14:paraId="1F9B95E7" w14:textId="77777777" w:rsidTr="000631C9">
        <w:tblPrEx>
          <w:tblCellMar>
            <w:left w:w="108" w:type="dxa"/>
            <w:right w:w="108" w:type="dxa"/>
          </w:tblCellMar>
        </w:tblPrEx>
        <w:trPr>
          <w:trHeight w:val="360"/>
        </w:trPr>
        <w:tc>
          <w:tcPr>
            <w:tcW w:w="5307" w:type="dxa"/>
          </w:tcPr>
          <w:p w14:paraId="1F9B95E5" w14:textId="77777777" w:rsidR="000F413D" w:rsidRPr="00295655"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Responsible Builder/Installer Name:</w:t>
            </w:r>
          </w:p>
        </w:tc>
        <w:tc>
          <w:tcPr>
            <w:tcW w:w="5636" w:type="dxa"/>
            <w:gridSpan w:val="3"/>
          </w:tcPr>
          <w:p w14:paraId="1F9B95E6" w14:textId="77777777" w:rsidR="000F413D" w:rsidRPr="00295655"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Responsible Builder/Installer Signature:</w:t>
            </w:r>
          </w:p>
        </w:tc>
      </w:tr>
      <w:tr w:rsidR="000F413D" w:rsidRPr="00295655" w14:paraId="1F9B95EA" w14:textId="77777777" w:rsidTr="000631C9">
        <w:tblPrEx>
          <w:tblCellMar>
            <w:left w:w="108" w:type="dxa"/>
            <w:right w:w="108" w:type="dxa"/>
          </w:tblCellMar>
        </w:tblPrEx>
        <w:trPr>
          <w:trHeight w:val="360"/>
        </w:trPr>
        <w:tc>
          <w:tcPr>
            <w:tcW w:w="5307" w:type="dxa"/>
          </w:tcPr>
          <w:p w14:paraId="1F9B95E8" w14:textId="0F91B38E"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Company Name: (Installing Subcontractor or General Contractor or Builder/Owner)</w:t>
            </w:r>
          </w:p>
        </w:tc>
        <w:tc>
          <w:tcPr>
            <w:tcW w:w="5636" w:type="dxa"/>
            <w:gridSpan w:val="3"/>
          </w:tcPr>
          <w:p w14:paraId="1F9B95E9"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Position With Company (Title):</w:t>
            </w:r>
          </w:p>
        </w:tc>
      </w:tr>
      <w:tr w:rsidR="000F413D" w:rsidRPr="00295655" w14:paraId="1F9B95ED" w14:textId="77777777" w:rsidTr="000631C9">
        <w:tblPrEx>
          <w:tblCellMar>
            <w:left w:w="108" w:type="dxa"/>
            <w:right w:w="108" w:type="dxa"/>
          </w:tblCellMar>
        </w:tblPrEx>
        <w:trPr>
          <w:trHeight w:val="360"/>
        </w:trPr>
        <w:tc>
          <w:tcPr>
            <w:tcW w:w="5307" w:type="dxa"/>
          </w:tcPr>
          <w:p w14:paraId="1F9B95EB"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Address:</w:t>
            </w:r>
          </w:p>
        </w:tc>
        <w:tc>
          <w:tcPr>
            <w:tcW w:w="5636" w:type="dxa"/>
            <w:gridSpan w:val="3"/>
          </w:tcPr>
          <w:p w14:paraId="1F9B95EC"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CSLB License:</w:t>
            </w:r>
          </w:p>
        </w:tc>
      </w:tr>
      <w:tr w:rsidR="000F413D" w:rsidRPr="00295655" w14:paraId="1F9B95F1" w14:textId="77777777" w:rsidTr="000631C9">
        <w:tblPrEx>
          <w:tblCellMar>
            <w:left w:w="108" w:type="dxa"/>
            <w:right w:w="108" w:type="dxa"/>
          </w:tblCellMar>
        </w:tblPrEx>
        <w:trPr>
          <w:trHeight w:val="360"/>
        </w:trPr>
        <w:tc>
          <w:tcPr>
            <w:tcW w:w="5307" w:type="dxa"/>
          </w:tcPr>
          <w:p w14:paraId="1F9B95EE"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City/State/Zip:</w:t>
            </w:r>
          </w:p>
        </w:tc>
        <w:tc>
          <w:tcPr>
            <w:tcW w:w="2821" w:type="dxa"/>
            <w:gridSpan w:val="2"/>
          </w:tcPr>
          <w:p w14:paraId="1F9B95EF" w14:textId="44F2C783"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Phone</w:t>
            </w:r>
            <w:r w:rsidR="00DD0362">
              <w:rPr>
                <w:rFonts w:ascii="Calibri" w:hAnsi="Calibri"/>
                <w:sz w:val="14"/>
                <w:szCs w:val="14"/>
              </w:rPr>
              <w:t>:</w:t>
            </w:r>
          </w:p>
        </w:tc>
        <w:tc>
          <w:tcPr>
            <w:tcW w:w="2815" w:type="dxa"/>
          </w:tcPr>
          <w:p w14:paraId="1F9B95F0"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Date Signed:</w:t>
            </w:r>
          </w:p>
        </w:tc>
      </w:tr>
    </w:tbl>
    <w:p w14:paraId="1F9B95F2" w14:textId="77777777" w:rsidR="000F413D" w:rsidRPr="00295655" w:rsidRDefault="000F413D" w:rsidP="00C2497D">
      <w:pPr>
        <w:rPr>
          <w:rFonts w:ascii="Calibri" w:hAnsi="Calibri"/>
          <w:sz w:val="18"/>
          <w:szCs w:val="18"/>
        </w:rPr>
      </w:pPr>
    </w:p>
    <w:p w14:paraId="1F9B95F3" w14:textId="77777777" w:rsidR="000F413D" w:rsidRPr="00295655" w:rsidRDefault="000F413D" w:rsidP="00C2497D">
      <w:pPr>
        <w:rPr>
          <w:rFonts w:ascii="Calibri" w:hAnsi="Calibri"/>
          <w:sz w:val="18"/>
          <w:szCs w:val="18"/>
        </w:rPr>
      </w:pPr>
    </w:p>
    <w:p w14:paraId="1F9B95F4" w14:textId="77777777" w:rsidR="000F413D" w:rsidRPr="00295655" w:rsidRDefault="000F413D" w:rsidP="00C2497D">
      <w:pPr>
        <w:rPr>
          <w:rFonts w:ascii="Calibri" w:hAnsi="Calibri"/>
          <w:sz w:val="18"/>
          <w:szCs w:val="18"/>
        </w:rPr>
      </w:pPr>
    </w:p>
    <w:p w14:paraId="1F9B95F5" w14:textId="77777777" w:rsidR="000F413D" w:rsidRPr="00295655" w:rsidRDefault="000F413D" w:rsidP="00C2497D">
      <w:pPr>
        <w:rPr>
          <w:rFonts w:ascii="Calibri" w:hAnsi="Calibri"/>
          <w:sz w:val="18"/>
          <w:szCs w:val="18"/>
        </w:rPr>
        <w:sectPr w:rsidR="000F413D" w:rsidRPr="00295655" w:rsidSect="002D5D95">
          <w:headerReference w:type="even" r:id="rId9"/>
          <w:headerReference w:type="default" r:id="rId10"/>
          <w:footerReference w:type="even" r:id="rId11"/>
          <w:footerReference w:type="default" r:id="rId12"/>
          <w:headerReference w:type="first" r:id="rId13"/>
          <w:footerReference w:type="first" r:id="rId14"/>
          <w:pgSz w:w="15840" w:h="12240" w:orient="landscape" w:code="1"/>
          <w:pgMar w:top="1296" w:right="720" w:bottom="1008" w:left="720" w:header="432" w:footer="432" w:gutter="0"/>
          <w:cols w:space="720"/>
          <w:docGrid w:linePitch="272"/>
        </w:sectPr>
      </w:pPr>
    </w:p>
    <w:p w14:paraId="1F9B95F6" w14:textId="0EF06154" w:rsidR="008C6ADC" w:rsidRPr="007F0777" w:rsidRDefault="008C6ADC" w:rsidP="00BF40A1">
      <w:pPr>
        <w:jc w:val="center"/>
        <w:rPr>
          <w:rFonts w:ascii="Calibri" w:hAnsi="Calibri"/>
          <w:b/>
          <w:sz w:val="16"/>
        </w:rPr>
      </w:pPr>
      <w:r w:rsidRPr="007F0777">
        <w:rPr>
          <w:rFonts w:ascii="Calibri" w:hAnsi="Calibri"/>
          <w:b/>
          <w:szCs w:val="22"/>
        </w:rPr>
        <w:t>CF2R-MCH-01a</w:t>
      </w:r>
      <w:r w:rsidR="009B16EE" w:rsidRPr="007F0777">
        <w:rPr>
          <w:rFonts w:ascii="Calibri" w:hAnsi="Calibri"/>
          <w:b/>
          <w:szCs w:val="22"/>
        </w:rPr>
        <w:t>-E User Instructions</w:t>
      </w:r>
    </w:p>
    <w:p w14:paraId="1F9B95F7" w14:textId="77777777" w:rsidR="008C6ADC" w:rsidRPr="007F0777" w:rsidRDefault="008C6ADC" w:rsidP="0035199F">
      <w:pPr>
        <w:rPr>
          <w:rFonts w:ascii="Calibri" w:hAnsi="Calibri"/>
          <w:b/>
        </w:rPr>
      </w:pPr>
    </w:p>
    <w:p w14:paraId="1F9B95F8" w14:textId="77777777" w:rsidR="00F0164F" w:rsidRPr="007F0777" w:rsidRDefault="00D85AB5" w:rsidP="00F0164F">
      <w:pPr>
        <w:rPr>
          <w:rFonts w:ascii="Calibri" w:hAnsi="Calibri"/>
        </w:rPr>
      </w:pPr>
      <w:r w:rsidRPr="007F0777">
        <w:rPr>
          <w:rFonts w:ascii="Calibri" w:hAnsi="Calibri"/>
          <w:b/>
        </w:rPr>
        <w:t>Section A. General Information</w:t>
      </w:r>
    </w:p>
    <w:p w14:paraId="1F9B95F9" w14:textId="51099538" w:rsidR="00F0164F" w:rsidRPr="007F0777" w:rsidRDefault="00F0164F" w:rsidP="00F0164F">
      <w:pPr>
        <w:pStyle w:val="ListParagraph"/>
        <w:numPr>
          <w:ilvl w:val="0"/>
          <w:numId w:val="16"/>
        </w:numPr>
        <w:ind w:left="360" w:hanging="360"/>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5FA" w14:textId="4658906C" w:rsidR="00F0164F" w:rsidRPr="007F0777" w:rsidRDefault="00F0164F" w:rsidP="00F0164F">
      <w:pPr>
        <w:pStyle w:val="ListParagraph"/>
        <w:numPr>
          <w:ilvl w:val="0"/>
          <w:numId w:val="16"/>
        </w:numPr>
        <w:ind w:left="360" w:hanging="360"/>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5FB" w14:textId="5AE51E16" w:rsidR="00F0164F" w:rsidRPr="007F0777" w:rsidRDefault="00F0164F" w:rsidP="00F0164F">
      <w:pPr>
        <w:pStyle w:val="ListParagraph"/>
        <w:numPr>
          <w:ilvl w:val="0"/>
          <w:numId w:val="16"/>
        </w:numPr>
        <w:ind w:left="360" w:hanging="360"/>
        <w:rPr>
          <w:rFonts w:ascii="Calibri" w:hAnsi="Calibri"/>
        </w:rPr>
      </w:pPr>
      <w:r w:rsidRPr="007F0777">
        <w:rPr>
          <w:rFonts w:ascii="Calibri" w:hAnsi="Calibri"/>
        </w:rPr>
        <w:t>This field is filled out automatically. It is referenced from the Certificate of Compliance (CF1R), which must be completed prior to this document.</w:t>
      </w:r>
      <w:r w:rsidR="000B650D" w:rsidRPr="007F0777">
        <w:rPr>
          <w:rFonts w:ascii="Calibri" w:hAnsi="Calibri"/>
        </w:rPr>
        <w:t xml:space="preserve"> </w:t>
      </w:r>
      <w:r w:rsidR="00A62429" w:rsidRPr="007F0777">
        <w:rPr>
          <w:rFonts w:ascii="Calibri" w:hAnsi="Calibri"/>
        </w:rPr>
        <w:t xml:space="preserve">When the project scope includes an addition to an existing building, the value is equal to the sum of the existing conditioned floor area plus the conditioned floor area of the addition. </w:t>
      </w:r>
      <w:r w:rsidR="000B650D" w:rsidRPr="007F0777">
        <w:rPr>
          <w:rFonts w:ascii="Calibri" w:hAnsi="Calibri"/>
        </w:rPr>
        <w:t>The default value from the CF1R-PRF may be overwritten in this document. Overwriting the default value will automatically flag this entry and subject it to additional scrutiny by QA and enforcement personnel.</w:t>
      </w:r>
    </w:p>
    <w:p w14:paraId="1F9B95FC" w14:textId="22C0070A" w:rsidR="00F0164F" w:rsidRPr="007F0777" w:rsidRDefault="00F0164F" w:rsidP="00F0164F">
      <w:pPr>
        <w:pStyle w:val="ListParagraph"/>
        <w:numPr>
          <w:ilvl w:val="0"/>
          <w:numId w:val="16"/>
        </w:numPr>
        <w:ind w:left="360" w:hanging="360"/>
        <w:rPr>
          <w:rFonts w:ascii="Calibri" w:hAnsi="Calibri"/>
        </w:rPr>
      </w:pPr>
      <w:r w:rsidRPr="007F0777">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5FD" w14:textId="013E796D" w:rsidR="00F0164F" w:rsidRPr="007F0777" w:rsidRDefault="00F0164F" w:rsidP="00F0164F">
      <w:pPr>
        <w:pStyle w:val="ListParagraph"/>
        <w:numPr>
          <w:ilvl w:val="0"/>
          <w:numId w:val="16"/>
        </w:numPr>
        <w:ind w:left="360" w:hanging="360"/>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5FE" w14:textId="27A2A08C" w:rsidR="00F0164F" w:rsidRPr="007F0777" w:rsidRDefault="00F0164F" w:rsidP="00F0164F">
      <w:pPr>
        <w:pStyle w:val="ListParagraph"/>
        <w:numPr>
          <w:ilvl w:val="0"/>
          <w:numId w:val="16"/>
        </w:numPr>
        <w:ind w:left="360" w:hanging="360"/>
        <w:rPr>
          <w:rFonts w:ascii="Calibri" w:hAnsi="Calibri"/>
        </w:rPr>
      </w:pPr>
      <w:r w:rsidRPr="007F0777">
        <w:rPr>
          <w:rFonts w:ascii="Calibri" w:hAnsi="Calibri"/>
        </w:rPr>
        <w:t xml:space="preserve">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3BDAC454" w:rsidR="00F0164F" w:rsidRPr="007F0777" w:rsidRDefault="00F0164F" w:rsidP="00F0164F">
      <w:pPr>
        <w:pStyle w:val="ListParagraph"/>
        <w:numPr>
          <w:ilvl w:val="0"/>
          <w:numId w:val="16"/>
        </w:numPr>
        <w:ind w:left="360" w:hanging="360"/>
        <w:rPr>
          <w:rFonts w:ascii="Calibri" w:hAnsi="Calibri"/>
        </w:rPr>
      </w:pPr>
      <w:r w:rsidRPr="007F0777">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Pr="007F0777" w:rsidRDefault="00F0164F" w:rsidP="00F0164F">
      <w:pPr>
        <w:pStyle w:val="ListParagraph"/>
        <w:numPr>
          <w:ilvl w:val="0"/>
          <w:numId w:val="16"/>
        </w:numPr>
        <w:ind w:left="360" w:hanging="360"/>
        <w:rPr>
          <w:rFonts w:ascii="Calibri" w:hAnsi="Calibri"/>
        </w:rPr>
      </w:pPr>
      <w:r w:rsidRPr="007F0777">
        <w:rPr>
          <w:rFonts w:ascii="Calibri" w:hAnsi="Calibri"/>
        </w:rPr>
        <w:t xml:space="preserve">Enter the total heating load for the dwelling unit described by this </w:t>
      </w:r>
      <w:r w:rsidR="00BF40A1" w:rsidRPr="007F0777">
        <w:rPr>
          <w:rFonts w:ascii="Calibri" w:hAnsi="Calibri"/>
        </w:rPr>
        <w:t>document. For</w:t>
      </w:r>
      <w:r w:rsidRPr="007F0777">
        <w:rPr>
          <w:rFonts w:ascii="Calibri" w:hAnsi="Calibri"/>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78CAD2F9" w:rsidR="00C10A80" w:rsidRPr="007F0777" w:rsidRDefault="00C10A80" w:rsidP="00C13DF9">
      <w:pPr>
        <w:pStyle w:val="ListParagraph"/>
        <w:numPr>
          <w:ilvl w:val="0"/>
          <w:numId w:val="16"/>
        </w:numPr>
        <w:ind w:left="360" w:hanging="360"/>
        <w:rPr>
          <w:rFonts w:ascii="Calibri" w:hAnsi="Calibri"/>
        </w:rPr>
      </w:pPr>
      <w:r w:rsidRPr="007F0777">
        <w:rPr>
          <w:rFonts w:ascii="Calibri" w:hAnsi="Calibri"/>
        </w:rPr>
        <w:t>Enter the number of bedrooms in the dwelling unit. This field is filled out automatically using the default value from the CF1R-PRF for performance compliance, and is user entry for prescriptive compliance. The default value from the CF1R-PRF may be overwritten in this document. Overwriting the default value will automatically flag this entry and subject it to additional scrutiny by QA and enforcement personnel.</w:t>
      </w:r>
    </w:p>
    <w:p w14:paraId="1F9B9601" w14:textId="77777777" w:rsidR="00F0164F" w:rsidRPr="007F0777" w:rsidRDefault="00F0164F" w:rsidP="00F0164F">
      <w:pPr>
        <w:rPr>
          <w:rFonts w:ascii="Calibri" w:hAnsi="Calibri"/>
        </w:rPr>
      </w:pPr>
    </w:p>
    <w:p w14:paraId="1F9B9602" w14:textId="1B85CAE8" w:rsidR="00F0164F" w:rsidRPr="007F0777" w:rsidRDefault="00F0164F" w:rsidP="00F0164F">
      <w:pPr>
        <w:rPr>
          <w:rFonts w:ascii="Calibri" w:hAnsi="Calibri"/>
          <w:b/>
        </w:rPr>
      </w:pPr>
      <w:r w:rsidRPr="007F0777">
        <w:rPr>
          <w:rFonts w:ascii="Calibri" w:hAnsi="Calibri"/>
          <w:b/>
        </w:rPr>
        <w:t>Section B. Design Space Conditioning (SC) System Component Specifications from CF1R</w:t>
      </w:r>
    </w:p>
    <w:p w14:paraId="1F9B9604" w14:textId="36FAF31F" w:rsidR="00F0164F" w:rsidRPr="007F0777" w:rsidRDefault="00F0164F" w:rsidP="00F0164F">
      <w:pPr>
        <w:pStyle w:val="ListParagraph"/>
        <w:numPr>
          <w:ilvl w:val="0"/>
          <w:numId w:val="17"/>
        </w:numPr>
        <w:ind w:left="360" w:hanging="360"/>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5" w14:textId="6E4A0FC8" w:rsidR="00F0164F" w:rsidRPr="007F0777" w:rsidRDefault="00F0164F" w:rsidP="00F0164F">
      <w:pPr>
        <w:pStyle w:val="ListParagraph"/>
        <w:numPr>
          <w:ilvl w:val="0"/>
          <w:numId w:val="17"/>
        </w:numPr>
        <w:ind w:left="360" w:hanging="360"/>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6" w14:textId="66399185" w:rsidR="00F0164F" w:rsidRPr="007F0777" w:rsidRDefault="00F0164F" w:rsidP="00F0164F">
      <w:pPr>
        <w:pStyle w:val="ListParagraph"/>
        <w:numPr>
          <w:ilvl w:val="0"/>
          <w:numId w:val="17"/>
        </w:numPr>
        <w:ind w:left="360" w:hanging="360"/>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7" w14:textId="2098D428" w:rsidR="00F0164F" w:rsidRPr="007F0777" w:rsidRDefault="00F0164F" w:rsidP="00F0164F">
      <w:pPr>
        <w:pStyle w:val="ListParagraph"/>
        <w:numPr>
          <w:ilvl w:val="0"/>
          <w:numId w:val="17"/>
        </w:numPr>
        <w:ind w:left="360" w:hanging="360"/>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8" w14:textId="054218EA" w:rsidR="00F0164F" w:rsidRPr="007F0777" w:rsidRDefault="00F0164F" w:rsidP="00F0164F">
      <w:pPr>
        <w:pStyle w:val="ListParagraph"/>
        <w:numPr>
          <w:ilvl w:val="0"/>
          <w:numId w:val="17"/>
        </w:numPr>
        <w:ind w:left="360" w:hanging="360"/>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9" w14:textId="0F7B367C" w:rsidR="00F0164F" w:rsidRPr="007F0777" w:rsidRDefault="00F0164F" w:rsidP="00F0164F">
      <w:pPr>
        <w:pStyle w:val="ListParagraph"/>
        <w:numPr>
          <w:ilvl w:val="0"/>
          <w:numId w:val="17"/>
        </w:numPr>
        <w:ind w:left="360" w:hanging="360"/>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A" w14:textId="74F34FB7" w:rsidR="00F0164F" w:rsidRPr="007F0777" w:rsidRDefault="00F0164F" w:rsidP="00F0164F">
      <w:pPr>
        <w:pStyle w:val="ListParagraph"/>
        <w:numPr>
          <w:ilvl w:val="0"/>
          <w:numId w:val="17"/>
        </w:numPr>
        <w:ind w:left="360" w:hanging="360"/>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B" w14:textId="7007556A" w:rsidR="00F0164F" w:rsidRPr="007F0777" w:rsidRDefault="00F0164F" w:rsidP="00F0164F">
      <w:pPr>
        <w:pStyle w:val="ListParagraph"/>
        <w:numPr>
          <w:ilvl w:val="0"/>
          <w:numId w:val="17"/>
        </w:numPr>
        <w:ind w:left="360" w:hanging="360"/>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0C" w14:textId="16EF505B" w:rsidR="00F0164F" w:rsidRPr="007F0777" w:rsidRDefault="00F0164F" w:rsidP="00F0164F">
      <w:pPr>
        <w:pStyle w:val="ListParagraph"/>
        <w:numPr>
          <w:ilvl w:val="0"/>
          <w:numId w:val="17"/>
        </w:numPr>
        <w:ind w:left="360" w:hanging="360"/>
        <w:rPr>
          <w:rFonts w:ascii="Calibri" w:hAnsi="Calibri"/>
        </w:rPr>
      </w:pPr>
      <w:r w:rsidRPr="007F0777">
        <w:rPr>
          <w:rFonts w:ascii="Calibri" w:hAnsi="Calibri"/>
        </w:rPr>
        <w:t>This field is filled out automatically. It is determined based on entries on the Certificate of Compliance (CF1R), which must be completed prior to this document.</w:t>
      </w:r>
    </w:p>
    <w:p w14:paraId="1F9B960D" w14:textId="165574EA" w:rsidR="00F0164F" w:rsidRPr="007F0777" w:rsidRDefault="00F0164F" w:rsidP="00F0164F">
      <w:pPr>
        <w:pStyle w:val="ListParagraph"/>
        <w:numPr>
          <w:ilvl w:val="0"/>
          <w:numId w:val="17"/>
        </w:numPr>
        <w:ind w:left="360" w:hanging="360"/>
        <w:rPr>
          <w:rFonts w:ascii="Calibri" w:hAnsi="Calibri"/>
        </w:rPr>
      </w:pPr>
      <w:r w:rsidRPr="007F0777">
        <w:rPr>
          <w:rFonts w:ascii="Calibri" w:hAnsi="Calibri"/>
        </w:rPr>
        <w:t>This field is filled out automatically. It is determined based on entries on the Certificate of Compliance (CF1R), which must be completed prior to this document.</w:t>
      </w:r>
    </w:p>
    <w:p w14:paraId="1F9B960E" w14:textId="2F3C7073" w:rsidR="00F0164F" w:rsidRPr="007F0777" w:rsidRDefault="00F0164F" w:rsidP="00F0164F">
      <w:pPr>
        <w:pStyle w:val="ListParagraph"/>
        <w:numPr>
          <w:ilvl w:val="0"/>
          <w:numId w:val="17"/>
        </w:numPr>
        <w:ind w:left="360" w:hanging="360"/>
        <w:rPr>
          <w:rFonts w:ascii="Calibri" w:hAnsi="Calibri"/>
        </w:rPr>
      </w:pPr>
      <w:r w:rsidRPr="007F0777">
        <w:rPr>
          <w:rFonts w:ascii="Calibri" w:hAnsi="Calibri"/>
        </w:rPr>
        <w:t>This field is filled out automatically. It is determined based on entries on the Certificate of Compliance (CF1R), which must be completed prior to this document.</w:t>
      </w:r>
    </w:p>
    <w:p w14:paraId="1F9B960F" w14:textId="189384FE" w:rsidR="00F0164F" w:rsidRPr="007F0777" w:rsidRDefault="00F0164F" w:rsidP="00F0164F">
      <w:pPr>
        <w:pStyle w:val="ListParagraph"/>
        <w:numPr>
          <w:ilvl w:val="0"/>
          <w:numId w:val="17"/>
        </w:numPr>
        <w:ind w:left="360" w:hanging="360"/>
        <w:rPr>
          <w:rFonts w:ascii="Calibri" w:hAnsi="Calibri"/>
        </w:rPr>
      </w:pPr>
      <w:r w:rsidRPr="007F0777">
        <w:rPr>
          <w:rFonts w:ascii="Calibri" w:hAnsi="Calibri"/>
        </w:rPr>
        <w:t>This field is filled out automatically. It is determined based on entries on the Certificate of Compliance (CF1R), which must be completed prior to this document.</w:t>
      </w:r>
    </w:p>
    <w:p w14:paraId="1F9B9610" w14:textId="77777777" w:rsidR="00F0164F" w:rsidRPr="007F0777" w:rsidRDefault="00F0164F" w:rsidP="00F0164F">
      <w:pPr>
        <w:pStyle w:val="ListParagraph"/>
        <w:ind w:left="360"/>
        <w:rPr>
          <w:rFonts w:ascii="Calibri" w:hAnsi="Calibri"/>
        </w:rPr>
      </w:pPr>
    </w:p>
    <w:p w14:paraId="1F9B9611" w14:textId="5CF15791" w:rsidR="00F0164F" w:rsidRPr="007F0777" w:rsidRDefault="00F0164F" w:rsidP="00F0164F">
      <w:pPr>
        <w:rPr>
          <w:rFonts w:ascii="Calibri" w:hAnsi="Calibri"/>
          <w:b/>
        </w:rPr>
      </w:pPr>
      <w:r w:rsidRPr="007F0777">
        <w:rPr>
          <w:rFonts w:ascii="Calibri" w:hAnsi="Calibri"/>
          <w:b/>
        </w:rPr>
        <w:t>Section C. Design Space Conditioning (SC) System Compliance Requirements from CF1R</w:t>
      </w:r>
    </w:p>
    <w:p w14:paraId="1F9B9613" w14:textId="4867377F" w:rsidR="00F0164F" w:rsidRPr="007F0777" w:rsidRDefault="00F0164F" w:rsidP="00F0164F">
      <w:pPr>
        <w:pStyle w:val="ListParagraph"/>
        <w:numPr>
          <w:ilvl w:val="0"/>
          <w:numId w:val="18"/>
        </w:numPr>
        <w:rPr>
          <w:rFonts w:ascii="Calibri" w:hAnsi="Calibri"/>
        </w:rPr>
      </w:pPr>
      <w:r w:rsidRPr="007F0777">
        <w:rPr>
          <w:rFonts w:ascii="Calibri" w:hAnsi="Calibri"/>
        </w:rPr>
        <w:t>This field is filled out automatically. It is referenced from the same row and column in the previous section.</w:t>
      </w:r>
    </w:p>
    <w:p w14:paraId="1F9B9614" w14:textId="1C8D80CB" w:rsidR="00F0164F" w:rsidRPr="007F0777" w:rsidRDefault="00F0164F" w:rsidP="00F0164F">
      <w:pPr>
        <w:pStyle w:val="ListParagraph"/>
        <w:numPr>
          <w:ilvl w:val="0"/>
          <w:numId w:val="18"/>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5" w14:textId="60621134" w:rsidR="00F0164F" w:rsidRPr="007F0777" w:rsidRDefault="00F0164F" w:rsidP="00F0164F">
      <w:pPr>
        <w:pStyle w:val="ListParagraph"/>
        <w:numPr>
          <w:ilvl w:val="0"/>
          <w:numId w:val="18"/>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6" w14:textId="19552DF5" w:rsidR="00F0164F" w:rsidRPr="007F0777" w:rsidRDefault="00F0164F" w:rsidP="00F0164F">
      <w:pPr>
        <w:pStyle w:val="ListParagraph"/>
        <w:numPr>
          <w:ilvl w:val="0"/>
          <w:numId w:val="18"/>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7" w14:textId="76D7501E" w:rsidR="00F0164F" w:rsidRPr="007F0777" w:rsidRDefault="00F0164F" w:rsidP="00F0164F">
      <w:pPr>
        <w:pStyle w:val="ListParagraph"/>
        <w:numPr>
          <w:ilvl w:val="0"/>
          <w:numId w:val="18"/>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8" w14:textId="334C4F08" w:rsidR="00F0164F" w:rsidRPr="007F0777" w:rsidRDefault="00F0164F" w:rsidP="00F0164F">
      <w:pPr>
        <w:pStyle w:val="ListParagraph"/>
        <w:numPr>
          <w:ilvl w:val="0"/>
          <w:numId w:val="18"/>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9" w14:textId="5460CA20" w:rsidR="00F0164F" w:rsidRPr="007F0777" w:rsidRDefault="00F0164F" w:rsidP="00F0164F">
      <w:pPr>
        <w:pStyle w:val="ListParagraph"/>
        <w:numPr>
          <w:ilvl w:val="0"/>
          <w:numId w:val="18"/>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A" w14:textId="631A7245" w:rsidR="00F0164F" w:rsidRPr="007F0777" w:rsidRDefault="00F0164F" w:rsidP="00F0164F">
      <w:pPr>
        <w:pStyle w:val="ListParagraph"/>
        <w:numPr>
          <w:ilvl w:val="0"/>
          <w:numId w:val="18"/>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B" w14:textId="1003E8B8" w:rsidR="00F0164F" w:rsidRPr="007F0777" w:rsidRDefault="00F0164F" w:rsidP="00F0164F">
      <w:pPr>
        <w:pStyle w:val="ListParagraph"/>
        <w:numPr>
          <w:ilvl w:val="0"/>
          <w:numId w:val="18"/>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C" w14:textId="106DA29E" w:rsidR="00F0164F" w:rsidRPr="007F0777" w:rsidRDefault="00F0164F" w:rsidP="00F0164F">
      <w:pPr>
        <w:pStyle w:val="ListParagraph"/>
        <w:numPr>
          <w:ilvl w:val="0"/>
          <w:numId w:val="18"/>
        </w:numPr>
        <w:rPr>
          <w:rFonts w:ascii="Calibri" w:hAnsi="Calibri"/>
        </w:rPr>
      </w:pPr>
      <w:r w:rsidRPr="007F0777">
        <w:rPr>
          <w:rFonts w:ascii="Calibri" w:hAnsi="Calibri"/>
        </w:rPr>
        <w:t>This field is filled out automatically. It is referenced from the Certificate of Compliance (CF1R), which must be completed prior to this document.</w:t>
      </w:r>
    </w:p>
    <w:p w14:paraId="1F9B961D" w14:textId="77777777" w:rsidR="00F0164F" w:rsidRPr="007F0777" w:rsidRDefault="00F0164F" w:rsidP="00F0164F">
      <w:pPr>
        <w:rPr>
          <w:rFonts w:ascii="Calibri" w:hAnsi="Calibri"/>
        </w:rPr>
      </w:pPr>
    </w:p>
    <w:p w14:paraId="1F9B961E" w14:textId="69302733" w:rsidR="00F0164F" w:rsidRPr="007F0777" w:rsidRDefault="00F0164F" w:rsidP="00F0164F">
      <w:pPr>
        <w:rPr>
          <w:rFonts w:ascii="Calibri" w:hAnsi="Calibri"/>
          <w:b/>
        </w:rPr>
      </w:pPr>
      <w:r w:rsidRPr="007F0777">
        <w:rPr>
          <w:rFonts w:ascii="Calibri" w:hAnsi="Calibri"/>
          <w:b/>
        </w:rPr>
        <w:t>Section D. Installed Space Conditioning (SC) System Component Information</w:t>
      </w:r>
    </w:p>
    <w:p w14:paraId="1F9B9620" w14:textId="77777777" w:rsidR="00F0164F" w:rsidRPr="007F0777" w:rsidRDefault="00F0164F" w:rsidP="00F0164F">
      <w:pPr>
        <w:pStyle w:val="ListParagraph"/>
        <w:numPr>
          <w:ilvl w:val="0"/>
          <w:numId w:val="19"/>
        </w:numPr>
        <w:rPr>
          <w:rFonts w:ascii="Calibri" w:hAnsi="Calibri"/>
        </w:rPr>
      </w:pPr>
      <w:r w:rsidRPr="007F0777">
        <w:rPr>
          <w:rFonts w:ascii="Calibri" w:hAnsi="Calibri"/>
        </w:rPr>
        <w:t>Select System name from the list of systems identified in previous sections and originally specified on the CF1R.</w:t>
      </w:r>
    </w:p>
    <w:p w14:paraId="1F9B9621" w14:textId="31218D39" w:rsidR="00F0164F" w:rsidRPr="007F0777" w:rsidRDefault="00F0164F" w:rsidP="00F0164F">
      <w:pPr>
        <w:pStyle w:val="ListParagraph"/>
        <w:numPr>
          <w:ilvl w:val="0"/>
          <w:numId w:val="19"/>
        </w:numPr>
        <w:rPr>
          <w:rFonts w:ascii="Calibri" w:hAnsi="Calibri"/>
        </w:rPr>
      </w:pPr>
      <w:r w:rsidRPr="007F0777">
        <w:rPr>
          <w:rFonts w:ascii="Calibri" w:hAnsi="Calibri"/>
        </w:rPr>
        <w:t>Briefly describe the area served by this system. Examples: entire house, upstairs, downstairs, sleeping area, north wing, etc.</w:t>
      </w:r>
    </w:p>
    <w:p w14:paraId="1F9B9622" w14:textId="2CA7E6E0" w:rsidR="00F0164F" w:rsidRPr="007F0777" w:rsidRDefault="00F0164F" w:rsidP="00F0164F">
      <w:pPr>
        <w:pStyle w:val="ListParagraph"/>
        <w:numPr>
          <w:ilvl w:val="0"/>
          <w:numId w:val="19"/>
        </w:numPr>
        <w:rPr>
          <w:rFonts w:ascii="Calibri" w:hAnsi="Calibri"/>
        </w:rPr>
      </w:pPr>
      <w:r w:rsidRPr="007F0777">
        <w:rPr>
          <w:rFonts w:ascii="Calibri" w:hAnsi="Calibri"/>
        </w:rPr>
        <w:t>Enter the conditioned floor area served by the system described in this row. The total value of this column for all rows must equal the total dwelling unit conditioned floor area as shown in Section A.</w:t>
      </w:r>
    </w:p>
    <w:p w14:paraId="1F9B9623" w14:textId="180C9B43" w:rsidR="00F0164F" w:rsidRPr="007F0777" w:rsidRDefault="00F0164F" w:rsidP="00F0164F">
      <w:pPr>
        <w:pStyle w:val="ListParagraph"/>
        <w:numPr>
          <w:ilvl w:val="0"/>
          <w:numId w:val="19"/>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4" w14:textId="36AD161C" w:rsidR="00F0164F" w:rsidRPr="007F0777" w:rsidRDefault="00F0164F" w:rsidP="00F0164F">
      <w:pPr>
        <w:pStyle w:val="ListParagraph"/>
        <w:numPr>
          <w:ilvl w:val="0"/>
          <w:numId w:val="19"/>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5" w14:textId="2935EF90" w:rsidR="00F0164F" w:rsidRPr="007F0777" w:rsidRDefault="00F0164F" w:rsidP="00F0164F">
      <w:pPr>
        <w:pStyle w:val="ListParagraph"/>
        <w:numPr>
          <w:ilvl w:val="0"/>
          <w:numId w:val="19"/>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6" w14:textId="1534346B" w:rsidR="00F0164F" w:rsidRPr="007F0777" w:rsidRDefault="00F0164F" w:rsidP="00F0164F">
      <w:pPr>
        <w:pStyle w:val="ListParagraph"/>
        <w:numPr>
          <w:ilvl w:val="0"/>
          <w:numId w:val="19"/>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7" w14:textId="0ECB9CD4" w:rsidR="00F0164F" w:rsidRPr="007F0777" w:rsidRDefault="00F0164F" w:rsidP="00F0164F">
      <w:pPr>
        <w:pStyle w:val="ListParagraph"/>
        <w:numPr>
          <w:ilvl w:val="0"/>
          <w:numId w:val="19"/>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8" w14:textId="344C2E15" w:rsidR="00F0164F" w:rsidRPr="007F0777" w:rsidRDefault="00F0164F" w:rsidP="00F0164F">
      <w:pPr>
        <w:pStyle w:val="ListParagraph"/>
        <w:numPr>
          <w:ilvl w:val="0"/>
          <w:numId w:val="19"/>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9" w14:textId="6990B6E4" w:rsidR="00F0164F" w:rsidRPr="007F0777" w:rsidRDefault="00F0164F" w:rsidP="00F0164F">
      <w:pPr>
        <w:pStyle w:val="ListParagraph"/>
        <w:numPr>
          <w:ilvl w:val="0"/>
          <w:numId w:val="19"/>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2A" w14:textId="6FC52BCE" w:rsidR="00F0164F" w:rsidRPr="007F0777" w:rsidRDefault="00F0164F" w:rsidP="00F0164F">
      <w:pPr>
        <w:pStyle w:val="ListParagraph"/>
        <w:numPr>
          <w:ilvl w:val="0"/>
          <w:numId w:val="19"/>
        </w:numPr>
        <w:rPr>
          <w:rFonts w:ascii="Calibri" w:hAnsi="Calibri"/>
        </w:rPr>
      </w:pPr>
      <w:r w:rsidRPr="007F0777">
        <w:rPr>
          <w:rFonts w:ascii="Calibri" w:hAnsi="Calibri"/>
        </w:rPr>
        <w:t xml:space="preserve">Central fan integrated ventilation systems may be subject to additional field verification. See definition in Section 100.1 of the </w:t>
      </w:r>
      <w:r w:rsidR="00EB3265">
        <w:rPr>
          <w:rFonts w:ascii="Calibri" w:hAnsi="Calibri"/>
        </w:rPr>
        <w:t>2016</w:t>
      </w:r>
      <w:r w:rsidRPr="007F0777">
        <w:rPr>
          <w:rFonts w:ascii="Calibri" w:hAnsi="Calibri"/>
        </w:rPr>
        <w:t xml:space="preserve"> Building Energy Efficiency Standards. Select the correct description that applies to the system described in this row.  </w:t>
      </w:r>
    </w:p>
    <w:p w14:paraId="1F9B962C" w14:textId="77777777" w:rsidR="00F0164F" w:rsidRPr="007F0777" w:rsidRDefault="00F0164F" w:rsidP="00F0164F">
      <w:pPr>
        <w:rPr>
          <w:rFonts w:ascii="Calibri" w:hAnsi="Calibri"/>
        </w:rPr>
      </w:pPr>
    </w:p>
    <w:p w14:paraId="1F9B962D" w14:textId="05181B64" w:rsidR="00F0164F" w:rsidRPr="007F0777" w:rsidRDefault="00F0164F" w:rsidP="00F0164F">
      <w:pPr>
        <w:rPr>
          <w:rFonts w:ascii="Calibri" w:hAnsi="Calibri"/>
          <w:b/>
        </w:rPr>
      </w:pPr>
      <w:r w:rsidRPr="007F0777">
        <w:rPr>
          <w:rFonts w:ascii="Calibri" w:hAnsi="Calibri"/>
          <w:b/>
        </w:rPr>
        <w:t>Section E. Installed Heating System Information (not heat pumps)</w:t>
      </w:r>
    </w:p>
    <w:p w14:paraId="1F9B962F" w14:textId="52B7B3BF" w:rsidR="00F0164F" w:rsidRPr="007F0777" w:rsidRDefault="00F0164F" w:rsidP="00F0164F">
      <w:pPr>
        <w:pStyle w:val="ListParagraph"/>
        <w:numPr>
          <w:ilvl w:val="0"/>
          <w:numId w:val="20"/>
        </w:numPr>
        <w:rPr>
          <w:rFonts w:ascii="Calibri" w:hAnsi="Calibri"/>
        </w:rPr>
      </w:pPr>
      <w:r w:rsidRPr="007F0777">
        <w:rPr>
          <w:rFonts w:ascii="Calibri" w:hAnsi="Calibri"/>
        </w:rPr>
        <w:t>This field is filled out automatically. It is referenced from the same row and column in the previous section.</w:t>
      </w:r>
    </w:p>
    <w:p w14:paraId="1F9B9630" w14:textId="1C3C3852" w:rsidR="00F0164F" w:rsidRPr="007F0777" w:rsidRDefault="00F0164F" w:rsidP="00F0164F">
      <w:pPr>
        <w:pStyle w:val="ListParagraph"/>
        <w:numPr>
          <w:ilvl w:val="0"/>
          <w:numId w:val="20"/>
        </w:numPr>
        <w:rPr>
          <w:rFonts w:ascii="Calibri" w:hAnsi="Calibri"/>
        </w:rPr>
      </w:pPr>
      <w:r w:rsidRPr="007F0777">
        <w:rPr>
          <w:rFonts w:ascii="Calibri" w:hAnsi="Calibri"/>
        </w:rPr>
        <w:t>This field is filled out automatically. It is referenced from the same row and column in the previous section.</w:t>
      </w:r>
    </w:p>
    <w:p w14:paraId="1F9B9631" w14:textId="08C9204B" w:rsidR="00F0164F" w:rsidRPr="007F0777" w:rsidRDefault="00F0164F" w:rsidP="00F0164F">
      <w:pPr>
        <w:pStyle w:val="ListParagraph"/>
        <w:numPr>
          <w:ilvl w:val="0"/>
          <w:numId w:val="20"/>
        </w:numPr>
        <w:rPr>
          <w:rFonts w:ascii="Calibri" w:hAnsi="Calibri"/>
        </w:rPr>
      </w:pPr>
      <w:r w:rsidRPr="007F0777">
        <w:rPr>
          <w:rFonts w:ascii="Calibri" w:hAnsi="Calibri"/>
        </w:rPr>
        <w:t>This field is filled out automatically. It is referenced from the same row and column in Section C.</w:t>
      </w:r>
    </w:p>
    <w:p w14:paraId="1F9B9632" w14:textId="31A51C7E" w:rsidR="00F0164F" w:rsidRPr="007F0777" w:rsidRDefault="00F0164F" w:rsidP="00F0164F">
      <w:pPr>
        <w:pStyle w:val="ListParagraph"/>
        <w:numPr>
          <w:ilvl w:val="0"/>
          <w:numId w:val="20"/>
        </w:numPr>
        <w:rPr>
          <w:rFonts w:ascii="Calibri" w:hAnsi="Calibri"/>
        </w:rPr>
      </w:pPr>
      <w:r w:rsidRPr="007F0777">
        <w:rPr>
          <w:rFonts w:ascii="Calibri" w:hAnsi="Calibri"/>
        </w:rPr>
        <w:t xml:space="preserve">Enter the certified heating efficiency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14:paraId="1F9B9633" w14:textId="77777777" w:rsidR="00F0164F" w:rsidRPr="007F0777" w:rsidRDefault="00F0164F" w:rsidP="00F0164F">
      <w:pPr>
        <w:pStyle w:val="ListParagraph"/>
        <w:numPr>
          <w:ilvl w:val="0"/>
          <w:numId w:val="20"/>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Heating Unit Manufacturer as shown on the equipment nameplate.</w:t>
      </w:r>
    </w:p>
    <w:p w14:paraId="1F9B9634" w14:textId="77777777" w:rsidR="00F0164F" w:rsidRPr="007F0777" w:rsidRDefault="00F0164F" w:rsidP="00F0164F">
      <w:pPr>
        <w:pStyle w:val="ListParagraph"/>
        <w:numPr>
          <w:ilvl w:val="0"/>
          <w:numId w:val="20"/>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Heating Unit Model Number as shown on the equipment nameplate.</w:t>
      </w:r>
    </w:p>
    <w:p w14:paraId="1F9B9635" w14:textId="77777777" w:rsidR="00F0164F" w:rsidRPr="007F0777" w:rsidRDefault="00F0164F" w:rsidP="00F0164F">
      <w:pPr>
        <w:pStyle w:val="ListParagraph"/>
        <w:numPr>
          <w:ilvl w:val="0"/>
          <w:numId w:val="20"/>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Heating Unit Serial number as shown on the equipment nameplate.</w:t>
      </w:r>
    </w:p>
    <w:p w14:paraId="1F9B9636" w14:textId="77777777" w:rsidR="00F0164F" w:rsidRPr="007F0777" w:rsidRDefault="00F0164F" w:rsidP="00F0164F">
      <w:pPr>
        <w:pStyle w:val="ListParagraph"/>
        <w:numPr>
          <w:ilvl w:val="0"/>
          <w:numId w:val="20"/>
        </w:numPr>
        <w:rPr>
          <w:rFonts w:ascii="Calibri" w:hAnsi="Calibri"/>
        </w:rPr>
      </w:pPr>
      <w:r w:rsidRPr="007F0777">
        <w:rPr>
          <w:rFonts w:ascii="Calibri" w:hAnsi="Calibri"/>
        </w:rPr>
        <w:t xml:space="preserve">Enter the rated heating capacity (output) of the </w:t>
      </w:r>
      <w:r w:rsidRPr="007F0777">
        <w:rPr>
          <w:rFonts w:ascii="Calibri" w:hAnsi="Calibri"/>
          <w:i/>
        </w:rPr>
        <w:t>installed</w:t>
      </w:r>
      <w:r w:rsidRPr="007F0777">
        <w:rPr>
          <w:rFonts w:ascii="Calibri" w:hAnsi="Calibri"/>
        </w:rPr>
        <w:t xml:space="preserve"> Heating Unit in BTUs per hour.</w:t>
      </w:r>
    </w:p>
    <w:p w14:paraId="1F9B9637" w14:textId="77777777" w:rsidR="00F0164F" w:rsidRPr="007F0777" w:rsidRDefault="00F0164F" w:rsidP="00F0164F">
      <w:pPr>
        <w:rPr>
          <w:rFonts w:ascii="Calibri" w:hAnsi="Calibri"/>
        </w:rPr>
      </w:pPr>
    </w:p>
    <w:p w14:paraId="1F9B9638" w14:textId="7E870971" w:rsidR="00F0164F" w:rsidRPr="007F0777" w:rsidRDefault="00F0164F" w:rsidP="00F0164F">
      <w:pPr>
        <w:rPr>
          <w:rFonts w:ascii="Calibri" w:hAnsi="Calibri"/>
          <w:b/>
        </w:rPr>
      </w:pPr>
      <w:r w:rsidRPr="007F0777">
        <w:rPr>
          <w:rFonts w:ascii="Calibri" w:hAnsi="Calibri"/>
          <w:b/>
        </w:rPr>
        <w:t>Section F. Installed Cooling System Outdoor Unit or Package Unit Equipment Information (not heat</w:t>
      </w:r>
      <w:r w:rsidR="00EF7F53">
        <w:rPr>
          <w:rFonts w:ascii="Calibri" w:hAnsi="Calibri"/>
          <w:b/>
        </w:rPr>
        <w:t xml:space="preserve"> </w:t>
      </w:r>
      <w:r w:rsidRPr="007F0777">
        <w:rPr>
          <w:rFonts w:ascii="Calibri" w:hAnsi="Calibri"/>
          <w:b/>
        </w:rPr>
        <w:t>pump)</w:t>
      </w:r>
    </w:p>
    <w:p w14:paraId="1F9B963A" w14:textId="76F5E8D4" w:rsidR="00F0164F" w:rsidRPr="007F0777" w:rsidRDefault="00F0164F" w:rsidP="00F0164F">
      <w:pPr>
        <w:pStyle w:val="ListParagraph"/>
        <w:numPr>
          <w:ilvl w:val="0"/>
          <w:numId w:val="21"/>
        </w:numPr>
        <w:rPr>
          <w:rFonts w:ascii="Calibri" w:hAnsi="Calibri"/>
        </w:rPr>
      </w:pPr>
      <w:r w:rsidRPr="007F0777">
        <w:rPr>
          <w:rFonts w:ascii="Calibri" w:hAnsi="Calibri"/>
        </w:rPr>
        <w:t>This field is filled out automatically. It is referenced from the same row and column in the previous section.</w:t>
      </w:r>
    </w:p>
    <w:p w14:paraId="1F9B963B" w14:textId="2958C04B" w:rsidR="00F0164F" w:rsidRPr="007F0777" w:rsidRDefault="00F0164F" w:rsidP="00F0164F">
      <w:pPr>
        <w:pStyle w:val="ListParagraph"/>
        <w:numPr>
          <w:ilvl w:val="0"/>
          <w:numId w:val="21"/>
        </w:numPr>
        <w:rPr>
          <w:rFonts w:ascii="Calibri" w:hAnsi="Calibri"/>
        </w:rPr>
      </w:pPr>
      <w:r w:rsidRPr="007F0777">
        <w:rPr>
          <w:rFonts w:ascii="Calibri" w:hAnsi="Calibri"/>
        </w:rPr>
        <w:t>This field is filled out automatically. It is referenced from the same row and column in the previous section.</w:t>
      </w:r>
    </w:p>
    <w:p w14:paraId="1F9B963C" w14:textId="7A2E7C03" w:rsidR="00F0164F" w:rsidRPr="007F0777" w:rsidRDefault="00F0164F" w:rsidP="00F0164F">
      <w:pPr>
        <w:pStyle w:val="ListParagraph"/>
        <w:numPr>
          <w:ilvl w:val="0"/>
          <w:numId w:val="21"/>
        </w:numPr>
        <w:rPr>
          <w:rFonts w:ascii="Calibri" w:hAnsi="Calibri"/>
        </w:rPr>
      </w:pPr>
      <w:r w:rsidRPr="007F0777">
        <w:rPr>
          <w:rFonts w:ascii="Calibri" w:hAnsi="Calibri"/>
        </w:rPr>
        <w:t xml:space="preserve">Enter the certified cooling efficiency (SEER)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14:paraId="1F9B963D" w14:textId="64587ACB" w:rsidR="00F0164F" w:rsidRPr="007F0777" w:rsidRDefault="00F0164F" w:rsidP="00F0164F">
      <w:pPr>
        <w:pStyle w:val="ListParagraph"/>
        <w:numPr>
          <w:ilvl w:val="0"/>
          <w:numId w:val="21"/>
        </w:numPr>
        <w:rPr>
          <w:rFonts w:ascii="Calibri" w:hAnsi="Calibri"/>
        </w:rPr>
      </w:pPr>
      <w:r w:rsidRPr="007F0777">
        <w:rPr>
          <w:rFonts w:ascii="Calibri" w:hAnsi="Calibri"/>
        </w:rPr>
        <w:t xml:space="preserve">Enter the certified cooling efficiency (EER)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14:paraId="1F9B963E" w14:textId="77777777" w:rsidR="00F0164F" w:rsidRPr="007F0777" w:rsidRDefault="00F0164F" w:rsidP="00F0164F">
      <w:pPr>
        <w:pStyle w:val="ListParagraph"/>
        <w:numPr>
          <w:ilvl w:val="0"/>
          <w:numId w:val="21"/>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Condenser or Package Unit Manufacturer as shown on the equipment nameplate.</w:t>
      </w:r>
    </w:p>
    <w:p w14:paraId="1F9B963F" w14:textId="77777777" w:rsidR="00F0164F" w:rsidRPr="007F0777" w:rsidRDefault="00F0164F" w:rsidP="00F0164F">
      <w:pPr>
        <w:pStyle w:val="ListParagraph"/>
        <w:numPr>
          <w:ilvl w:val="0"/>
          <w:numId w:val="21"/>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Condenser or Package Unit Model Number as shown on the equipment nameplate.</w:t>
      </w:r>
    </w:p>
    <w:p w14:paraId="1F9B9640" w14:textId="77777777" w:rsidR="00F0164F" w:rsidRPr="007F0777" w:rsidRDefault="00F0164F" w:rsidP="00F0164F">
      <w:pPr>
        <w:pStyle w:val="ListParagraph"/>
        <w:numPr>
          <w:ilvl w:val="0"/>
          <w:numId w:val="21"/>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Condenser or Package Unit Serial Number as shown on the equipment nameplate.</w:t>
      </w:r>
    </w:p>
    <w:p w14:paraId="1F9B9641" w14:textId="77777777" w:rsidR="00F0164F" w:rsidRPr="007F0777" w:rsidRDefault="00F0164F" w:rsidP="00F0164F">
      <w:pPr>
        <w:pStyle w:val="ListParagraph"/>
        <w:numPr>
          <w:ilvl w:val="0"/>
          <w:numId w:val="21"/>
        </w:numPr>
        <w:rPr>
          <w:rFonts w:ascii="Calibri" w:hAnsi="Calibri"/>
        </w:rPr>
      </w:pPr>
      <w:r w:rsidRPr="007F0777">
        <w:rPr>
          <w:rFonts w:ascii="Calibri" w:hAnsi="Calibri"/>
        </w:rPr>
        <w:t xml:space="preserve">Enter the rated sensible cooling capacity at design conditions of the </w:t>
      </w:r>
      <w:r w:rsidRPr="007F0777">
        <w:rPr>
          <w:rFonts w:ascii="Calibri" w:hAnsi="Calibri"/>
          <w:i/>
        </w:rPr>
        <w:t>installed</w:t>
      </w:r>
      <w:r w:rsidRPr="007F0777">
        <w:rPr>
          <w:rFonts w:ascii="Calibri" w:hAnsi="Calibri"/>
        </w:rPr>
        <w:t xml:space="preserve"> cooling system in BTUs per hour.</w:t>
      </w:r>
    </w:p>
    <w:p w14:paraId="1F9B9642" w14:textId="3245458E" w:rsidR="00F0164F" w:rsidRDefault="00F0164F" w:rsidP="00F0164F">
      <w:pPr>
        <w:pStyle w:val="ListParagraph"/>
        <w:numPr>
          <w:ilvl w:val="0"/>
          <w:numId w:val="21"/>
        </w:numPr>
        <w:rPr>
          <w:rFonts w:ascii="Calibri" w:hAnsi="Calibri"/>
        </w:rPr>
      </w:pPr>
      <w:r w:rsidRPr="007F0777">
        <w:rPr>
          <w:rFonts w:ascii="Calibri" w:hAnsi="Calibri"/>
        </w:rPr>
        <w:t xml:space="preserve">Enter the </w:t>
      </w:r>
      <w:r w:rsidRPr="007F0777">
        <w:rPr>
          <w:rFonts w:ascii="Calibri" w:hAnsi="Calibri"/>
          <w:i/>
        </w:rPr>
        <w:t xml:space="preserve">installed </w:t>
      </w:r>
      <w:r w:rsidRPr="007F0777">
        <w:rPr>
          <w:rFonts w:ascii="Calibri" w:hAnsi="Calibri"/>
        </w:rPr>
        <w:t>Condenser Rated Nominal Cooling Capacity in tons. Note that this is based on the condenser, not the coil or air handler. This can usually be determined by the condenser model number.</w:t>
      </w:r>
    </w:p>
    <w:p w14:paraId="30C4C9B3" w14:textId="77777777" w:rsidR="007F0777" w:rsidRPr="007F0777" w:rsidRDefault="007F0777" w:rsidP="007F0777">
      <w:pPr>
        <w:pStyle w:val="ListParagraph"/>
        <w:ind w:left="360"/>
        <w:rPr>
          <w:rFonts w:ascii="Calibri" w:hAnsi="Calibri"/>
        </w:rPr>
      </w:pPr>
    </w:p>
    <w:p w14:paraId="1F9B9644" w14:textId="063FDEDC" w:rsidR="00F0164F" w:rsidRPr="007F0777" w:rsidRDefault="00F0164F" w:rsidP="00F0164F">
      <w:pPr>
        <w:rPr>
          <w:rFonts w:ascii="Calibri" w:hAnsi="Calibri"/>
          <w:b/>
        </w:rPr>
      </w:pPr>
      <w:r w:rsidRPr="007F0777">
        <w:rPr>
          <w:rFonts w:ascii="Calibri" w:hAnsi="Calibri"/>
          <w:b/>
        </w:rPr>
        <w:t>Section G. Installed Split System Indoor Coil or Fan Coil Unit Equipment information (applicable to DX or hydronic heating/cooling coils or fan coil units)</w:t>
      </w:r>
    </w:p>
    <w:p w14:paraId="1F9B9646" w14:textId="7C01AE01" w:rsidR="00F0164F" w:rsidRPr="007F0777" w:rsidRDefault="00F0164F" w:rsidP="00F0164F">
      <w:pPr>
        <w:pStyle w:val="ListParagraph"/>
        <w:numPr>
          <w:ilvl w:val="0"/>
          <w:numId w:val="22"/>
        </w:numPr>
        <w:rPr>
          <w:rFonts w:ascii="Calibri" w:hAnsi="Calibri"/>
        </w:rPr>
      </w:pPr>
      <w:r w:rsidRPr="007F0777">
        <w:rPr>
          <w:rFonts w:ascii="Calibri" w:hAnsi="Calibri"/>
        </w:rPr>
        <w:t>This field is filled out automatically. It is referenced from the same row and column in the previous sections.</w:t>
      </w:r>
    </w:p>
    <w:p w14:paraId="1F9B9647" w14:textId="32364C32" w:rsidR="00F0164F" w:rsidRPr="007F0777" w:rsidRDefault="00F0164F" w:rsidP="00F0164F">
      <w:pPr>
        <w:pStyle w:val="ListParagraph"/>
        <w:numPr>
          <w:ilvl w:val="0"/>
          <w:numId w:val="22"/>
        </w:numPr>
        <w:rPr>
          <w:rFonts w:ascii="Calibri" w:hAnsi="Calibri"/>
        </w:rPr>
      </w:pPr>
      <w:r w:rsidRPr="007F0777">
        <w:rPr>
          <w:rFonts w:ascii="Calibri" w:hAnsi="Calibri"/>
        </w:rPr>
        <w:t>This field is filled out automatically. It is referenced from the same row and column in the previous sections.</w:t>
      </w:r>
    </w:p>
    <w:p w14:paraId="1F9B9648" w14:textId="77777777" w:rsidR="00F0164F" w:rsidRPr="007F0777" w:rsidRDefault="00F0164F" w:rsidP="00F0164F">
      <w:pPr>
        <w:pStyle w:val="ListParagraph"/>
        <w:numPr>
          <w:ilvl w:val="0"/>
          <w:numId w:val="22"/>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Indoor Coil or Fan Coil Unit Manufacturer as shown on the equipment nameplate.</w:t>
      </w:r>
    </w:p>
    <w:p w14:paraId="1F9B9649" w14:textId="77777777" w:rsidR="00F0164F" w:rsidRPr="007F0777" w:rsidRDefault="00F0164F" w:rsidP="00F0164F">
      <w:pPr>
        <w:pStyle w:val="ListParagraph"/>
        <w:numPr>
          <w:ilvl w:val="0"/>
          <w:numId w:val="22"/>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Indoor Coil or Fan Coil Unit Model Number as shown on the equipment nameplate.</w:t>
      </w:r>
    </w:p>
    <w:p w14:paraId="1F9B964A" w14:textId="77777777" w:rsidR="00F0164F" w:rsidRPr="007F0777" w:rsidRDefault="00F0164F" w:rsidP="00F0164F">
      <w:pPr>
        <w:pStyle w:val="ListParagraph"/>
        <w:numPr>
          <w:ilvl w:val="0"/>
          <w:numId w:val="22"/>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Indoor Coil or Fan Coil Unit Serial Number as shown on the equipment nameplate.</w:t>
      </w:r>
    </w:p>
    <w:p w14:paraId="1F9B964B" w14:textId="77777777" w:rsidR="00F0164F" w:rsidRPr="007F0777" w:rsidRDefault="00F0164F" w:rsidP="00F0164F">
      <w:pPr>
        <w:rPr>
          <w:rFonts w:ascii="Calibri" w:hAnsi="Calibri"/>
        </w:rPr>
      </w:pPr>
    </w:p>
    <w:p w14:paraId="6329644C" w14:textId="77777777" w:rsidR="007F0777" w:rsidRDefault="007F0777">
      <w:pPr>
        <w:rPr>
          <w:rFonts w:ascii="Calibri" w:hAnsi="Calibri"/>
          <w:b/>
        </w:rPr>
      </w:pPr>
      <w:r>
        <w:rPr>
          <w:rFonts w:ascii="Calibri" w:hAnsi="Calibri"/>
          <w:b/>
        </w:rPr>
        <w:br w:type="page"/>
      </w:r>
    </w:p>
    <w:p w14:paraId="1F9B964C" w14:textId="087A9EC3" w:rsidR="00F0164F" w:rsidRPr="007F0777" w:rsidRDefault="00F0164F" w:rsidP="00F0164F">
      <w:pPr>
        <w:rPr>
          <w:rFonts w:ascii="Calibri" w:hAnsi="Calibri"/>
          <w:b/>
        </w:rPr>
      </w:pPr>
      <w:r w:rsidRPr="007F0777">
        <w:rPr>
          <w:rFonts w:ascii="Calibri" w:hAnsi="Calibri"/>
          <w:b/>
        </w:rPr>
        <w:t>Section H. Installed Heat Pump System – Split System Condensing Unit or Package Unit Equipment Information</w:t>
      </w:r>
    </w:p>
    <w:p w14:paraId="1F9B964E" w14:textId="3663AF1C" w:rsidR="00F0164F" w:rsidRPr="007F0777" w:rsidRDefault="00F0164F" w:rsidP="00F0164F">
      <w:pPr>
        <w:pStyle w:val="ListParagraph"/>
        <w:numPr>
          <w:ilvl w:val="0"/>
          <w:numId w:val="23"/>
        </w:numPr>
        <w:rPr>
          <w:rFonts w:ascii="Calibri" w:hAnsi="Calibri"/>
        </w:rPr>
      </w:pPr>
      <w:r w:rsidRPr="007F0777">
        <w:rPr>
          <w:rFonts w:ascii="Calibri" w:hAnsi="Calibri"/>
        </w:rPr>
        <w:t>This field is filled out automatically. It is referenced from the same row and column in the previous sections.</w:t>
      </w:r>
    </w:p>
    <w:p w14:paraId="1F9B964F" w14:textId="750B3BDE" w:rsidR="00F0164F" w:rsidRPr="007F0777" w:rsidRDefault="00F0164F" w:rsidP="00F0164F">
      <w:pPr>
        <w:pStyle w:val="ListParagraph"/>
        <w:numPr>
          <w:ilvl w:val="0"/>
          <w:numId w:val="23"/>
        </w:numPr>
        <w:rPr>
          <w:rFonts w:ascii="Calibri" w:hAnsi="Calibri"/>
        </w:rPr>
      </w:pPr>
      <w:r w:rsidRPr="007F0777">
        <w:rPr>
          <w:rFonts w:ascii="Calibri" w:hAnsi="Calibri"/>
        </w:rPr>
        <w:t>This field is filled out automatically. It is referenced from the same row and column in the previous sections.</w:t>
      </w:r>
    </w:p>
    <w:p w14:paraId="1F9B9650" w14:textId="77777777" w:rsidR="00F0164F" w:rsidRPr="007F0777" w:rsidRDefault="00F0164F" w:rsidP="00F0164F">
      <w:pPr>
        <w:pStyle w:val="ListParagraph"/>
        <w:numPr>
          <w:ilvl w:val="0"/>
          <w:numId w:val="23"/>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 Pump Condenser or Package Unit Manufacturer as shown on the equipment nameplate.</w:t>
      </w:r>
    </w:p>
    <w:p w14:paraId="1F9B9651" w14:textId="77777777" w:rsidR="00F0164F" w:rsidRPr="007F0777" w:rsidRDefault="00F0164F" w:rsidP="00F0164F">
      <w:pPr>
        <w:pStyle w:val="ListParagraph"/>
        <w:numPr>
          <w:ilvl w:val="0"/>
          <w:numId w:val="23"/>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 Pump Condenser or Package Unit Model Number as shown on the equipment nameplate.</w:t>
      </w:r>
    </w:p>
    <w:p w14:paraId="1F9B9652" w14:textId="77777777" w:rsidR="00F0164F" w:rsidRPr="007F0777" w:rsidRDefault="00F0164F" w:rsidP="00F0164F">
      <w:pPr>
        <w:pStyle w:val="ListParagraph"/>
        <w:numPr>
          <w:ilvl w:val="0"/>
          <w:numId w:val="23"/>
        </w:numPr>
        <w:rPr>
          <w:rFonts w:ascii="Calibri" w:hAnsi="Calibri"/>
        </w:rPr>
      </w:pPr>
      <w:r w:rsidRPr="007F0777">
        <w:rPr>
          <w:rFonts w:ascii="Calibri" w:hAnsi="Calibri"/>
        </w:rPr>
        <w:t xml:space="preserve">Enter the name of the </w:t>
      </w:r>
      <w:r w:rsidRPr="007F0777">
        <w:rPr>
          <w:rFonts w:ascii="Calibri" w:hAnsi="Calibri"/>
          <w:i/>
        </w:rPr>
        <w:t>installed</w:t>
      </w:r>
      <w:r w:rsidRPr="007F0777">
        <w:rPr>
          <w:rFonts w:ascii="Calibri" w:hAnsi="Calibri"/>
        </w:rPr>
        <w:t xml:space="preserve"> Heat Pump Condenser or Package Unit Serial Number as shown on the equipment nameplate.</w:t>
      </w:r>
    </w:p>
    <w:p w14:paraId="1F9B9653" w14:textId="77777777" w:rsidR="00F0164F" w:rsidRPr="007F0777" w:rsidRDefault="00F0164F" w:rsidP="00F0164F">
      <w:pPr>
        <w:rPr>
          <w:rFonts w:ascii="Calibri" w:hAnsi="Calibri"/>
          <w:b/>
        </w:rPr>
      </w:pPr>
    </w:p>
    <w:p w14:paraId="1F9B9654" w14:textId="77777777" w:rsidR="00F0164F" w:rsidRPr="007F0777" w:rsidRDefault="00F0164F" w:rsidP="00F0164F">
      <w:pPr>
        <w:rPr>
          <w:rFonts w:ascii="Calibri" w:hAnsi="Calibri"/>
          <w:b/>
        </w:rPr>
      </w:pPr>
      <w:r w:rsidRPr="007F0777">
        <w:rPr>
          <w:rFonts w:ascii="Calibri" w:hAnsi="Calibri"/>
          <w:b/>
        </w:rPr>
        <w:t>Section I. Installed Heat Pump System – Efficiency and Performance Compliance Information</w:t>
      </w:r>
    </w:p>
    <w:p w14:paraId="1F9B9656" w14:textId="5F9AE3E7" w:rsidR="00F0164F" w:rsidRPr="007F0777" w:rsidRDefault="00F0164F" w:rsidP="00F0164F">
      <w:pPr>
        <w:pStyle w:val="ListParagraph"/>
        <w:numPr>
          <w:ilvl w:val="0"/>
          <w:numId w:val="24"/>
        </w:numPr>
        <w:rPr>
          <w:rFonts w:ascii="Calibri" w:hAnsi="Calibri"/>
        </w:rPr>
      </w:pPr>
      <w:r w:rsidRPr="007F0777">
        <w:rPr>
          <w:rFonts w:ascii="Calibri" w:hAnsi="Calibri"/>
        </w:rPr>
        <w:t>This field is filled out automatically. It is referenced from the same row and column in the previous sections.</w:t>
      </w:r>
    </w:p>
    <w:p w14:paraId="1F9B9657" w14:textId="4FF2B7E3" w:rsidR="00F0164F" w:rsidRPr="007F0777" w:rsidRDefault="00F0164F" w:rsidP="00F0164F">
      <w:pPr>
        <w:pStyle w:val="ListParagraph"/>
        <w:numPr>
          <w:ilvl w:val="0"/>
          <w:numId w:val="24"/>
        </w:numPr>
        <w:rPr>
          <w:rFonts w:ascii="Calibri" w:hAnsi="Calibri"/>
        </w:rPr>
      </w:pPr>
      <w:r w:rsidRPr="007F0777">
        <w:rPr>
          <w:rFonts w:ascii="Calibri" w:hAnsi="Calibri"/>
        </w:rPr>
        <w:t>This field is filled out automatically. It is referenced from the same row and column in the previous sections.</w:t>
      </w:r>
    </w:p>
    <w:p w14:paraId="1F9B9658" w14:textId="109586A5" w:rsidR="00F0164F" w:rsidRPr="007F0777" w:rsidRDefault="00F0164F" w:rsidP="00F0164F">
      <w:pPr>
        <w:pStyle w:val="ListParagraph"/>
        <w:numPr>
          <w:ilvl w:val="0"/>
          <w:numId w:val="24"/>
        </w:numPr>
        <w:rPr>
          <w:rFonts w:ascii="Calibri" w:hAnsi="Calibri"/>
        </w:rPr>
      </w:pPr>
      <w:r w:rsidRPr="007F0777">
        <w:rPr>
          <w:rFonts w:ascii="Calibri" w:hAnsi="Calibri"/>
        </w:rPr>
        <w:t>This field is filled out automatically. It is referenced from the same row in Section C.</w:t>
      </w:r>
    </w:p>
    <w:p w14:paraId="1F9B9659" w14:textId="77C37004" w:rsidR="00F0164F" w:rsidRPr="007F0777" w:rsidRDefault="00F0164F" w:rsidP="00F0164F">
      <w:pPr>
        <w:pStyle w:val="ListParagraph"/>
        <w:numPr>
          <w:ilvl w:val="0"/>
          <w:numId w:val="24"/>
        </w:numPr>
        <w:rPr>
          <w:rFonts w:ascii="Calibri" w:hAnsi="Calibri"/>
        </w:rPr>
      </w:pPr>
      <w:r w:rsidRPr="007F0777">
        <w:rPr>
          <w:rFonts w:ascii="Calibri" w:hAnsi="Calibri"/>
        </w:rPr>
        <w:t xml:space="preserve">Enter the certified heating efficiency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14:paraId="1F9B965A" w14:textId="1EF93791" w:rsidR="00F0164F" w:rsidRPr="007F0777" w:rsidRDefault="00F0164F" w:rsidP="00F0164F">
      <w:pPr>
        <w:pStyle w:val="ListParagraph"/>
        <w:numPr>
          <w:ilvl w:val="0"/>
          <w:numId w:val="24"/>
        </w:numPr>
        <w:rPr>
          <w:rFonts w:ascii="Calibri" w:hAnsi="Calibri"/>
        </w:rPr>
      </w:pPr>
      <w:r w:rsidRPr="007F0777">
        <w:rPr>
          <w:rFonts w:ascii="Calibri" w:hAnsi="Calibri"/>
        </w:rPr>
        <w:t xml:space="preserve">Enter the certified heating capacity at 47F of the </w:t>
      </w:r>
      <w:r w:rsidRPr="007F0777">
        <w:rPr>
          <w:rFonts w:ascii="Calibri" w:hAnsi="Calibri"/>
          <w:i/>
        </w:rPr>
        <w:t>installed</w:t>
      </w:r>
      <w:r w:rsidRPr="007F0777">
        <w:rPr>
          <w:rFonts w:ascii="Calibri" w:hAnsi="Calibri"/>
        </w:rPr>
        <w:t xml:space="preserve"> equipment. This value is verified against the minimum value shown in Section C. The installed capacity must be greater than or equal to the required minimum capacity.</w:t>
      </w:r>
    </w:p>
    <w:p w14:paraId="1F9B965B" w14:textId="54E48FC8" w:rsidR="00F0164F" w:rsidRPr="007F0777" w:rsidRDefault="00F0164F" w:rsidP="00F0164F">
      <w:pPr>
        <w:pStyle w:val="ListParagraph"/>
        <w:numPr>
          <w:ilvl w:val="0"/>
          <w:numId w:val="24"/>
        </w:numPr>
        <w:rPr>
          <w:rFonts w:ascii="Calibri" w:hAnsi="Calibri"/>
        </w:rPr>
      </w:pPr>
      <w:r w:rsidRPr="007F0777">
        <w:rPr>
          <w:rFonts w:ascii="Calibri" w:hAnsi="Calibri"/>
        </w:rPr>
        <w:t xml:space="preserve">Enter the certified heating capacity at 17F of the </w:t>
      </w:r>
      <w:r w:rsidRPr="007F0777">
        <w:rPr>
          <w:rFonts w:ascii="Calibri" w:hAnsi="Calibri"/>
          <w:i/>
        </w:rPr>
        <w:t>installed</w:t>
      </w:r>
      <w:r w:rsidRPr="007F0777">
        <w:rPr>
          <w:rFonts w:ascii="Calibri" w:hAnsi="Calibri"/>
        </w:rPr>
        <w:t xml:space="preserve"> equipment. This value is verified against the minimum value shown in Section C</w:t>
      </w:r>
      <w:r w:rsidR="009B16EE" w:rsidRPr="007F0777">
        <w:rPr>
          <w:rFonts w:ascii="Calibri" w:hAnsi="Calibri"/>
        </w:rPr>
        <w:t>.</w:t>
      </w:r>
      <w:r w:rsidRPr="007F0777">
        <w:rPr>
          <w:rFonts w:ascii="Calibri" w:hAnsi="Calibri"/>
        </w:rPr>
        <w:t xml:space="preserve"> The installed capacity must be greater than or equal to the required minimum capacity.</w:t>
      </w:r>
    </w:p>
    <w:p w14:paraId="1F9B965C" w14:textId="01198237" w:rsidR="00F0164F" w:rsidRPr="007F0777" w:rsidRDefault="00F0164F" w:rsidP="00F0164F">
      <w:pPr>
        <w:pStyle w:val="ListParagraph"/>
        <w:numPr>
          <w:ilvl w:val="0"/>
          <w:numId w:val="24"/>
        </w:numPr>
        <w:rPr>
          <w:rFonts w:ascii="Calibri" w:hAnsi="Calibri"/>
        </w:rPr>
      </w:pPr>
      <w:r w:rsidRPr="007F0777">
        <w:rPr>
          <w:rFonts w:ascii="Calibri" w:hAnsi="Calibri"/>
        </w:rPr>
        <w:t xml:space="preserve">Enter the certified cooling efficiency (SEER)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14:paraId="1F9B965D" w14:textId="7023AE1C" w:rsidR="00F0164F" w:rsidRPr="007F0777" w:rsidRDefault="00F0164F" w:rsidP="00F0164F">
      <w:pPr>
        <w:pStyle w:val="ListParagraph"/>
        <w:numPr>
          <w:ilvl w:val="0"/>
          <w:numId w:val="24"/>
        </w:numPr>
        <w:rPr>
          <w:rFonts w:ascii="Calibri" w:hAnsi="Calibri"/>
        </w:rPr>
      </w:pPr>
      <w:r w:rsidRPr="007F0777">
        <w:rPr>
          <w:rFonts w:ascii="Calibri" w:hAnsi="Calibri"/>
        </w:rPr>
        <w:t xml:space="preserve">Enter the certified cooling efficiency (EER) of the </w:t>
      </w:r>
      <w:r w:rsidRPr="007F0777">
        <w:rPr>
          <w:rFonts w:ascii="Calibri" w:hAnsi="Calibri"/>
          <w:i/>
        </w:rPr>
        <w:t>installed</w:t>
      </w:r>
      <w:r w:rsidRPr="007F0777">
        <w:rPr>
          <w:rFonts w:ascii="Calibri" w:hAnsi="Calibri"/>
        </w:rPr>
        <w:t xml:space="preserve"> equipment. This value is verified against the minimum value shown in Section C. The installed efficiency must be greater than or equal to the required minimum efficiency.</w:t>
      </w:r>
    </w:p>
    <w:p w14:paraId="1F9B965E" w14:textId="77777777" w:rsidR="00F0164F" w:rsidRPr="007F0777" w:rsidRDefault="00F0164F" w:rsidP="00F0164F">
      <w:pPr>
        <w:pStyle w:val="ListParagraph"/>
        <w:numPr>
          <w:ilvl w:val="0"/>
          <w:numId w:val="24"/>
        </w:numPr>
        <w:rPr>
          <w:rFonts w:ascii="Calibri" w:hAnsi="Calibri"/>
        </w:rPr>
      </w:pPr>
      <w:r w:rsidRPr="007F0777">
        <w:rPr>
          <w:rFonts w:ascii="Calibri" w:hAnsi="Calibri"/>
        </w:rPr>
        <w:t xml:space="preserve">Enter the rated sensible cooling capacity at design conditions of the </w:t>
      </w:r>
      <w:r w:rsidRPr="007F0777">
        <w:rPr>
          <w:rFonts w:ascii="Calibri" w:hAnsi="Calibri"/>
          <w:i/>
        </w:rPr>
        <w:t>installed</w:t>
      </w:r>
      <w:r w:rsidRPr="007F0777">
        <w:rPr>
          <w:rFonts w:ascii="Calibri" w:hAnsi="Calibri"/>
        </w:rPr>
        <w:t xml:space="preserve"> cooling system in BTUs per hour.</w:t>
      </w:r>
    </w:p>
    <w:p w14:paraId="1F9B965F" w14:textId="101AAF06" w:rsidR="00F0164F" w:rsidRPr="007F0777" w:rsidRDefault="00F0164F" w:rsidP="00F0164F">
      <w:pPr>
        <w:pStyle w:val="ListParagraph"/>
        <w:numPr>
          <w:ilvl w:val="0"/>
          <w:numId w:val="24"/>
        </w:numPr>
        <w:rPr>
          <w:rFonts w:ascii="Calibri" w:hAnsi="Calibri"/>
        </w:rPr>
      </w:pPr>
      <w:r w:rsidRPr="007F0777">
        <w:rPr>
          <w:rFonts w:ascii="Calibri" w:hAnsi="Calibri"/>
        </w:rPr>
        <w:t xml:space="preserve">Enter the </w:t>
      </w:r>
      <w:r w:rsidRPr="007F0777">
        <w:rPr>
          <w:rFonts w:ascii="Calibri" w:hAnsi="Calibri"/>
          <w:i/>
        </w:rPr>
        <w:t xml:space="preserve">installed </w:t>
      </w:r>
      <w:r w:rsidRPr="007F0777">
        <w:rPr>
          <w:rFonts w:ascii="Calibri" w:hAnsi="Calibri"/>
        </w:rPr>
        <w:t>Condenser Rated Nominal Cooling Capacity in tons. Note that this is based on the condenser, not the coil or air handler. Can usually be determined by the condenser model number.</w:t>
      </w:r>
    </w:p>
    <w:p w14:paraId="65FF015A" w14:textId="77777777" w:rsidR="0092220C" w:rsidRPr="007F0777" w:rsidRDefault="0092220C" w:rsidP="00BF40A1">
      <w:pPr>
        <w:pStyle w:val="ListParagraph"/>
        <w:ind w:left="360"/>
        <w:rPr>
          <w:rFonts w:ascii="Calibri" w:hAnsi="Calibri"/>
        </w:rPr>
      </w:pPr>
    </w:p>
    <w:p w14:paraId="1F9B9661" w14:textId="77777777" w:rsidR="00F0164F" w:rsidRPr="007F0777" w:rsidRDefault="00F0164F" w:rsidP="00F0164F">
      <w:pPr>
        <w:rPr>
          <w:rFonts w:ascii="Calibri" w:hAnsi="Calibri"/>
          <w:b/>
        </w:rPr>
      </w:pPr>
      <w:r w:rsidRPr="007F0777">
        <w:rPr>
          <w:rFonts w:ascii="Calibri" w:hAnsi="Calibri"/>
          <w:b/>
        </w:rPr>
        <w:t>Section J. Installed Duct System Information</w:t>
      </w:r>
    </w:p>
    <w:p w14:paraId="1F9B9663" w14:textId="67C22487" w:rsidR="00F0164F" w:rsidRPr="007F0777" w:rsidRDefault="00F0164F" w:rsidP="00F0164F">
      <w:pPr>
        <w:pStyle w:val="ListParagraph"/>
        <w:numPr>
          <w:ilvl w:val="0"/>
          <w:numId w:val="25"/>
        </w:numPr>
        <w:rPr>
          <w:rFonts w:ascii="Calibri" w:hAnsi="Calibri"/>
        </w:rPr>
      </w:pPr>
      <w:r w:rsidRPr="007F0777">
        <w:rPr>
          <w:rFonts w:ascii="Calibri" w:hAnsi="Calibri"/>
        </w:rPr>
        <w:t>This field is filled out automatically. It is referenced from the same row and column in the previous sections.</w:t>
      </w:r>
    </w:p>
    <w:p w14:paraId="1F9B9664" w14:textId="1931E874" w:rsidR="00F0164F" w:rsidRPr="007F0777" w:rsidRDefault="00F0164F" w:rsidP="00F0164F">
      <w:pPr>
        <w:pStyle w:val="ListParagraph"/>
        <w:numPr>
          <w:ilvl w:val="0"/>
          <w:numId w:val="25"/>
        </w:numPr>
        <w:rPr>
          <w:rFonts w:ascii="Calibri" w:hAnsi="Calibri"/>
        </w:rPr>
      </w:pPr>
      <w:r w:rsidRPr="007F0777">
        <w:rPr>
          <w:rFonts w:ascii="Calibri" w:hAnsi="Calibri"/>
        </w:rPr>
        <w:t>This field is filled out automatically. It is referenced from the same row and column in the previous sections.</w:t>
      </w:r>
    </w:p>
    <w:p w14:paraId="1F9B9665" w14:textId="316BB9C1" w:rsidR="00F0164F" w:rsidRPr="007F0777" w:rsidRDefault="00F0164F" w:rsidP="00F0164F">
      <w:pPr>
        <w:pStyle w:val="ListParagraph"/>
        <w:numPr>
          <w:ilvl w:val="0"/>
          <w:numId w:val="25"/>
        </w:numPr>
        <w:rPr>
          <w:rFonts w:ascii="Calibri" w:hAnsi="Calibri"/>
        </w:rPr>
      </w:pPr>
      <w:r w:rsidRPr="007F0777">
        <w:rPr>
          <w:rFonts w:ascii="Calibri" w:hAnsi="Calibri"/>
        </w:rPr>
        <w:t xml:space="preserve">This field is filled out automatically. It appears in Section B and D,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66" w14:textId="64902057" w:rsidR="00F0164F" w:rsidRPr="007F0777" w:rsidRDefault="00F0164F" w:rsidP="00F0164F">
      <w:pPr>
        <w:pStyle w:val="ListParagraph"/>
        <w:numPr>
          <w:ilvl w:val="0"/>
          <w:numId w:val="25"/>
        </w:numPr>
        <w:rPr>
          <w:rFonts w:ascii="Calibri" w:hAnsi="Calibri"/>
        </w:rPr>
      </w:pPr>
      <w:r w:rsidRPr="007F0777">
        <w:rPr>
          <w:rFonts w:ascii="Calibri" w:hAnsi="Calibri"/>
        </w:rPr>
        <w:t xml:space="preserve">Enter the R-value of the </w:t>
      </w:r>
      <w:r w:rsidRPr="007F0777">
        <w:rPr>
          <w:rFonts w:ascii="Calibri" w:hAnsi="Calibri"/>
          <w:i/>
        </w:rPr>
        <w:t>installed</w:t>
      </w:r>
      <w:r w:rsidRPr="007F0777">
        <w:rPr>
          <w:rFonts w:ascii="Calibri" w:hAnsi="Calibri"/>
        </w:rPr>
        <w:t xml:space="preserve"> supply ducts. This value is verified against the minimum value shown in Section C. The installed R-value must be greater than or equal to the required minimum R-value.</w:t>
      </w:r>
    </w:p>
    <w:p w14:paraId="1F9B9667" w14:textId="0CC1EC32" w:rsidR="00F0164F" w:rsidRPr="007F0777" w:rsidRDefault="00F0164F" w:rsidP="00F0164F">
      <w:pPr>
        <w:pStyle w:val="ListParagraph"/>
        <w:numPr>
          <w:ilvl w:val="0"/>
          <w:numId w:val="25"/>
        </w:numPr>
        <w:rPr>
          <w:rFonts w:ascii="Calibri" w:hAnsi="Calibri"/>
        </w:rPr>
      </w:pPr>
      <w:r w:rsidRPr="007F0777">
        <w:rPr>
          <w:rFonts w:ascii="Calibri" w:hAnsi="Calibri"/>
        </w:rPr>
        <w:t xml:space="preserve">This field is filled out automatically. It appears in Section B and D,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68" w14:textId="3547DF08" w:rsidR="00F0164F" w:rsidRPr="007F0777" w:rsidRDefault="00F0164F" w:rsidP="00F0164F">
      <w:pPr>
        <w:pStyle w:val="ListParagraph"/>
        <w:numPr>
          <w:ilvl w:val="0"/>
          <w:numId w:val="25"/>
        </w:numPr>
        <w:rPr>
          <w:rFonts w:ascii="Calibri" w:hAnsi="Calibri"/>
        </w:rPr>
      </w:pPr>
      <w:r w:rsidRPr="007F0777">
        <w:rPr>
          <w:rFonts w:ascii="Calibri" w:hAnsi="Calibri"/>
        </w:rPr>
        <w:t xml:space="preserve">Enter the R-value of the </w:t>
      </w:r>
      <w:r w:rsidRPr="007F0777">
        <w:rPr>
          <w:rFonts w:ascii="Calibri" w:hAnsi="Calibri"/>
          <w:i/>
        </w:rPr>
        <w:t>installed</w:t>
      </w:r>
      <w:r w:rsidRPr="007F0777">
        <w:rPr>
          <w:rFonts w:ascii="Calibri" w:hAnsi="Calibri"/>
        </w:rPr>
        <w:t xml:space="preserve"> return ducts. This value is verified against the minimum value shown in Section C. The installed R-value must be greater than or equal to the required minimum R-value.</w:t>
      </w:r>
    </w:p>
    <w:p w14:paraId="1F9B9669" w14:textId="3658A32C" w:rsidR="00F0164F" w:rsidRPr="007F0777" w:rsidRDefault="00F0164F" w:rsidP="00F0164F">
      <w:pPr>
        <w:pStyle w:val="ListParagraph"/>
        <w:numPr>
          <w:ilvl w:val="0"/>
          <w:numId w:val="25"/>
        </w:numPr>
        <w:rPr>
          <w:rFonts w:ascii="Calibri" w:hAnsi="Calibri"/>
        </w:rPr>
      </w:pPr>
      <w:r w:rsidRPr="007F0777">
        <w:rPr>
          <w:rFonts w:ascii="Calibri" w:hAnsi="Calibri"/>
        </w:rPr>
        <w:t>The duct system is exempt from the minimum R-value requirement if all of the ducts are located entirely within conditioned space. If indicated as such in the previous columns, the user may select “yes” to indicate the exemption. Note: Selecting “yes” may subject the duct system to additional HERS verification.</w:t>
      </w:r>
    </w:p>
    <w:p w14:paraId="1F9B966A" w14:textId="7ECF51E4" w:rsidR="00F0164F" w:rsidRPr="007F0777" w:rsidRDefault="00F0164F" w:rsidP="00F0164F">
      <w:pPr>
        <w:pStyle w:val="ListParagraph"/>
        <w:numPr>
          <w:ilvl w:val="0"/>
          <w:numId w:val="25"/>
        </w:numPr>
        <w:rPr>
          <w:rFonts w:ascii="Calibri" w:hAnsi="Calibri"/>
        </w:rPr>
      </w:pPr>
      <w:r w:rsidRPr="007F0777">
        <w:rPr>
          <w:rFonts w:ascii="Calibri" w:hAnsi="Calibri"/>
        </w:rPr>
        <w:t>For newly constructed systems taking the performance credit for better than default air flow or fan efficacy, field verification of these criteria is required and this field is filled out automatically. Otherwise, the user may pick the appropriate choice. Refer to section 150.0(m)13 and Residential Compliance Manual Chapter 4.4 for more information.</w:t>
      </w:r>
    </w:p>
    <w:p w14:paraId="1F9B966B" w14:textId="0325335C" w:rsidR="00F0164F" w:rsidRPr="007F0777" w:rsidRDefault="00F0164F" w:rsidP="00F0164F">
      <w:pPr>
        <w:pStyle w:val="ListParagraph"/>
        <w:numPr>
          <w:ilvl w:val="0"/>
          <w:numId w:val="25"/>
        </w:numPr>
        <w:rPr>
          <w:rFonts w:ascii="Calibri" w:hAnsi="Calibri"/>
        </w:rPr>
      </w:pPr>
      <w:r w:rsidRPr="007F0777">
        <w:rPr>
          <w:rFonts w:ascii="Calibri" w:hAnsi="Calibri"/>
        </w:rPr>
        <w:t>Altered existing duct systems may be exempt from duct sealing and testing requirements. If so, the exemption may be indicated here. The default value here is “No Exemptions”. Overwriting the default value will automatically flag this entry and subject it to additional scrutiny by QA and enforcement personnel.</w:t>
      </w:r>
    </w:p>
    <w:p w14:paraId="1F9B966C" w14:textId="068EEDCB" w:rsidR="00F0164F" w:rsidRPr="007F0777" w:rsidRDefault="00F0164F" w:rsidP="00F0164F">
      <w:pPr>
        <w:pStyle w:val="ListParagraph"/>
        <w:numPr>
          <w:ilvl w:val="0"/>
          <w:numId w:val="25"/>
        </w:numPr>
        <w:rPr>
          <w:rFonts w:ascii="Calibri" w:hAnsi="Calibri"/>
        </w:rPr>
      </w:pPr>
      <w:r w:rsidRPr="007F0777">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Pr>
          <w:rFonts w:ascii="Calibri" w:hAnsi="Calibri"/>
        </w:rPr>
        <w:t>uncommon</w:t>
      </w:r>
      <w:r w:rsidRPr="007F0777">
        <w:rPr>
          <w:rFonts w:ascii="Calibri" w:hAnsi="Calibri"/>
        </w:rPr>
        <w:t>. Overwriting the default value will automatically flag this entry and subject it to additional scrutiny by QA and enforcement personnel.</w:t>
      </w:r>
    </w:p>
    <w:p w14:paraId="1F9B966D" w14:textId="68B9CF92" w:rsidR="00F0164F" w:rsidRDefault="00F0164F" w:rsidP="00F0164F">
      <w:pPr>
        <w:pStyle w:val="ListParagraph"/>
        <w:numPr>
          <w:ilvl w:val="0"/>
          <w:numId w:val="25"/>
        </w:numPr>
        <w:rPr>
          <w:rFonts w:ascii="Calibri" w:hAnsi="Calibri"/>
        </w:rPr>
      </w:pPr>
      <w:r w:rsidRPr="007F0777">
        <w:rPr>
          <w:rFonts w:ascii="Calibri" w:hAnsi="Calibri"/>
        </w:rPr>
        <w:t>Specify the number of air filter devices installed in this space conditioning system. Air filter devices installed in completely new systems must be properly sized, as documented in the next section. The value entered here will determine the number of rows needed in the following section.</w:t>
      </w:r>
    </w:p>
    <w:p w14:paraId="04EC493B" w14:textId="4EBB59DA" w:rsidR="00A21E66" w:rsidRPr="007F0777" w:rsidRDefault="00A21E66" w:rsidP="00F0164F">
      <w:pPr>
        <w:pStyle w:val="ListParagraph"/>
        <w:numPr>
          <w:ilvl w:val="0"/>
          <w:numId w:val="25"/>
        </w:numPr>
        <w:rPr>
          <w:rFonts w:ascii="Calibri" w:hAnsi="Calibri"/>
        </w:rPr>
      </w:pPr>
      <w:r>
        <w:rPr>
          <w:rFonts w:ascii="Calibri" w:hAnsi="Calibri"/>
        </w:rPr>
        <w:t>If the system is of a type that can use one of the Reference Residential Appendix RA3.3 protocols for testing the airflow rate, then enter yes. Otherwise enter no.</w:t>
      </w:r>
    </w:p>
    <w:p w14:paraId="1F9B966E" w14:textId="77777777" w:rsidR="00F0164F" w:rsidRPr="007F0777" w:rsidRDefault="00F0164F" w:rsidP="00F0164F">
      <w:pPr>
        <w:rPr>
          <w:rFonts w:ascii="Calibri" w:hAnsi="Calibri"/>
        </w:rPr>
      </w:pPr>
    </w:p>
    <w:p w14:paraId="1F9B966F" w14:textId="45EF02B3" w:rsidR="00F0164F" w:rsidRPr="007F0777" w:rsidRDefault="00F0164F" w:rsidP="00F0164F">
      <w:pPr>
        <w:rPr>
          <w:rFonts w:ascii="Calibri" w:hAnsi="Calibri"/>
        </w:rPr>
      </w:pPr>
      <w:r w:rsidRPr="007F0777">
        <w:rPr>
          <w:rFonts w:ascii="Calibri" w:hAnsi="Calibri"/>
          <w:b/>
        </w:rPr>
        <w:t>Section K. Installed Air Filter Device Information</w:t>
      </w:r>
    </w:p>
    <w:p w14:paraId="1F9B9671" w14:textId="2F031B43" w:rsidR="00F0164F" w:rsidRPr="007F0777" w:rsidRDefault="00F0164F" w:rsidP="00F0164F">
      <w:pPr>
        <w:pStyle w:val="ListParagraph"/>
        <w:numPr>
          <w:ilvl w:val="0"/>
          <w:numId w:val="26"/>
        </w:numPr>
        <w:rPr>
          <w:rFonts w:ascii="Calibri" w:hAnsi="Calibri"/>
        </w:rPr>
      </w:pPr>
      <w:r w:rsidRPr="007F0777">
        <w:rPr>
          <w:rFonts w:ascii="Calibri" w:hAnsi="Calibri"/>
        </w:rPr>
        <w:t>This field is filled out automatically. It is referenced from the same row and column in the previous sections.</w:t>
      </w:r>
    </w:p>
    <w:p w14:paraId="1F9B9672" w14:textId="1A8CC942" w:rsidR="00F0164F" w:rsidRPr="007F0777" w:rsidRDefault="00F0164F" w:rsidP="00F0164F">
      <w:pPr>
        <w:pStyle w:val="ListParagraph"/>
        <w:numPr>
          <w:ilvl w:val="0"/>
          <w:numId w:val="26"/>
        </w:numPr>
        <w:rPr>
          <w:rFonts w:ascii="Calibri" w:hAnsi="Calibri"/>
        </w:rPr>
      </w:pPr>
      <w:r w:rsidRPr="007F0777">
        <w:rPr>
          <w:rFonts w:ascii="Calibri" w:hAnsi="Calibri"/>
        </w:rPr>
        <w:t>This field is filled out automatically. It is referenced from the same row and column in the previous sections</w:t>
      </w:r>
    </w:p>
    <w:p w14:paraId="1F9B9673" w14:textId="149B5870" w:rsidR="00F0164F" w:rsidRPr="007F0777" w:rsidRDefault="00F0164F" w:rsidP="00F0164F">
      <w:pPr>
        <w:pStyle w:val="ListParagraph"/>
        <w:numPr>
          <w:ilvl w:val="0"/>
          <w:numId w:val="26"/>
        </w:numPr>
        <w:rPr>
          <w:rFonts w:ascii="Calibri" w:hAnsi="Calibri"/>
        </w:rPr>
      </w:pPr>
      <w:r w:rsidRPr="007F0777">
        <w:rPr>
          <w:rFonts w:ascii="Calibri" w:hAnsi="Calibri"/>
        </w:rPr>
        <w:t>Enter a descriptive name of each air filter device so that it may be distinguished from others in the same system. Examples: FG1, filter2, etc.</w:t>
      </w:r>
    </w:p>
    <w:p w14:paraId="1F9B9674" w14:textId="77777777" w:rsidR="00F0164F" w:rsidRPr="007F0777" w:rsidRDefault="00F0164F" w:rsidP="00F0164F">
      <w:pPr>
        <w:pStyle w:val="ListParagraph"/>
        <w:numPr>
          <w:ilvl w:val="0"/>
          <w:numId w:val="26"/>
        </w:numPr>
        <w:rPr>
          <w:rFonts w:ascii="Calibri" w:hAnsi="Calibri"/>
        </w:rPr>
      </w:pPr>
      <w:r w:rsidRPr="007F0777">
        <w:rPr>
          <w:rFonts w:ascii="Calibri" w:hAnsi="Calibri"/>
        </w:rPr>
        <w:t>Select the appropriate type of filter device from the list.</w:t>
      </w:r>
    </w:p>
    <w:p w14:paraId="1F9B9675" w14:textId="101F9A44" w:rsidR="00F0164F" w:rsidRPr="007F0777" w:rsidRDefault="00F0164F" w:rsidP="00F0164F">
      <w:pPr>
        <w:pStyle w:val="ListParagraph"/>
        <w:numPr>
          <w:ilvl w:val="0"/>
          <w:numId w:val="26"/>
        </w:numPr>
        <w:rPr>
          <w:rFonts w:ascii="Calibri" w:hAnsi="Calibri"/>
        </w:rPr>
      </w:pPr>
      <w:r w:rsidRPr="007F0777">
        <w:rPr>
          <w:rFonts w:ascii="Calibri" w:hAnsi="Calibri"/>
        </w:rPr>
        <w:t>Enter a descriptive name of each air filter device so that it may be identified in the home. Examples: master suite, main hallway, at furnace, entry wall, etc.</w:t>
      </w:r>
    </w:p>
    <w:p w14:paraId="1F9B9676" w14:textId="25203919" w:rsidR="00F0164F" w:rsidRPr="007F0777" w:rsidRDefault="00F0164F" w:rsidP="00F0164F">
      <w:pPr>
        <w:pStyle w:val="ListParagraph"/>
        <w:numPr>
          <w:ilvl w:val="0"/>
          <w:numId w:val="26"/>
        </w:numPr>
        <w:rPr>
          <w:rFonts w:ascii="Calibri" w:hAnsi="Calibri"/>
        </w:rPr>
      </w:pPr>
      <w:r w:rsidRPr="007F0777">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1F9B9677" w14:textId="139EA6AC" w:rsidR="00F0164F" w:rsidRPr="007F0777" w:rsidRDefault="00F0164F" w:rsidP="00F0164F">
      <w:pPr>
        <w:pStyle w:val="ListParagraph"/>
        <w:numPr>
          <w:ilvl w:val="0"/>
          <w:numId w:val="26"/>
        </w:numPr>
        <w:rPr>
          <w:rFonts w:ascii="Calibri" w:hAnsi="Calibri"/>
        </w:rPr>
      </w:pPr>
      <w:r w:rsidRPr="007F0777">
        <w:rPr>
          <w:rFonts w:ascii="Calibri" w:hAnsi="Calibri"/>
        </w:rPr>
        <w:t>Enter the design static pressure drop provided by the filter device manufacturer. This should be consistent with the duct design calculations. Not accounting for higher filter pressure drops will result in poor system airflow characteristics, reduced capacity and reduced efficiency. This may result in not passing field verification.</w:t>
      </w:r>
    </w:p>
    <w:p w14:paraId="1F9B9678" w14:textId="77777777" w:rsidR="00F0164F" w:rsidRPr="007F0777" w:rsidRDefault="00F0164F" w:rsidP="00F0164F">
      <w:pPr>
        <w:rPr>
          <w:rFonts w:ascii="Calibri" w:hAnsi="Calibri"/>
        </w:rPr>
      </w:pPr>
    </w:p>
    <w:p w14:paraId="1F9B9679" w14:textId="706EBA1F" w:rsidR="00F0164F" w:rsidRPr="007F0777" w:rsidRDefault="00F0164F" w:rsidP="00F0164F">
      <w:pPr>
        <w:rPr>
          <w:rFonts w:ascii="Calibri" w:hAnsi="Calibri"/>
          <w:b/>
        </w:rPr>
      </w:pPr>
      <w:r w:rsidRPr="007F0777">
        <w:rPr>
          <w:rFonts w:ascii="Calibri" w:hAnsi="Calibri"/>
          <w:b/>
        </w:rPr>
        <w:t>Section L. Air Filter Device Requirements</w:t>
      </w:r>
    </w:p>
    <w:p w14:paraId="1F9B967B" w14:textId="34453DFE" w:rsidR="00F0164F" w:rsidRPr="007F0777" w:rsidRDefault="0024045F" w:rsidP="00F0164F">
      <w:pPr>
        <w:rPr>
          <w:rFonts w:ascii="Calibri" w:hAnsi="Calibri"/>
        </w:rPr>
      </w:pPr>
      <w:r>
        <w:rPr>
          <w:rFonts w:ascii="Calibri" w:hAnsi="Calibri"/>
        </w:rPr>
        <w:t>This table is a list of requirements for air filter devices.</w:t>
      </w:r>
    </w:p>
    <w:p w14:paraId="1F9B967C" w14:textId="77777777" w:rsidR="00F0164F" w:rsidRPr="007F0777" w:rsidRDefault="00F0164F" w:rsidP="00F0164F">
      <w:pPr>
        <w:rPr>
          <w:rFonts w:ascii="Calibri" w:hAnsi="Calibri"/>
          <w:b/>
        </w:rPr>
      </w:pPr>
    </w:p>
    <w:p w14:paraId="1F9B967D" w14:textId="77777777" w:rsidR="00F0164F" w:rsidRPr="007F0777" w:rsidRDefault="00F0164F" w:rsidP="00F0164F">
      <w:pPr>
        <w:rPr>
          <w:rFonts w:ascii="Calibri" w:hAnsi="Calibri"/>
          <w:b/>
        </w:rPr>
      </w:pPr>
      <w:r w:rsidRPr="007F0777">
        <w:rPr>
          <w:rFonts w:ascii="Calibri" w:hAnsi="Calibri"/>
          <w:b/>
        </w:rPr>
        <w:t>Section M. HERS Verification Requirements</w:t>
      </w:r>
    </w:p>
    <w:p w14:paraId="1F9B967F" w14:textId="3647F1B4" w:rsidR="00F0164F" w:rsidRPr="007F0777" w:rsidRDefault="00F0164F" w:rsidP="00F0164F">
      <w:pPr>
        <w:pStyle w:val="ListParagraph"/>
        <w:numPr>
          <w:ilvl w:val="0"/>
          <w:numId w:val="27"/>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0" w14:textId="626B226C" w:rsidR="00F0164F" w:rsidRPr="007F0777" w:rsidRDefault="00F0164F" w:rsidP="00F0164F">
      <w:pPr>
        <w:pStyle w:val="ListParagraph"/>
        <w:numPr>
          <w:ilvl w:val="0"/>
          <w:numId w:val="27"/>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1" w14:textId="65E4DAF4" w:rsidR="00F0164F" w:rsidRPr="007F0777" w:rsidRDefault="00F0164F" w:rsidP="00F0164F">
      <w:pPr>
        <w:pStyle w:val="ListParagraph"/>
        <w:numPr>
          <w:ilvl w:val="0"/>
          <w:numId w:val="27"/>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2" w14:textId="59FAD886" w:rsidR="00F0164F" w:rsidRPr="007F0777" w:rsidRDefault="00F0164F" w:rsidP="00F0164F">
      <w:pPr>
        <w:pStyle w:val="ListParagraph"/>
        <w:numPr>
          <w:ilvl w:val="0"/>
          <w:numId w:val="27"/>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3" w14:textId="52CDCD7D" w:rsidR="00F0164F" w:rsidRPr="007F0777" w:rsidRDefault="00F0164F" w:rsidP="00F0164F">
      <w:pPr>
        <w:pStyle w:val="ListParagraph"/>
        <w:numPr>
          <w:ilvl w:val="0"/>
          <w:numId w:val="27"/>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4" w14:textId="3DECC742" w:rsidR="00F0164F" w:rsidRPr="007F0777" w:rsidRDefault="00F0164F" w:rsidP="00F0164F">
      <w:pPr>
        <w:pStyle w:val="ListParagraph"/>
        <w:numPr>
          <w:ilvl w:val="0"/>
          <w:numId w:val="27"/>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5" w14:textId="24407F38" w:rsidR="00F0164F" w:rsidRPr="007F0777" w:rsidRDefault="00F0164F" w:rsidP="00F0164F">
      <w:pPr>
        <w:pStyle w:val="ListParagraph"/>
        <w:numPr>
          <w:ilvl w:val="0"/>
          <w:numId w:val="27"/>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6" w14:textId="5BC59318" w:rsidR="00F0164F" w:rsidRPr="007F0777" w:rsidRDefault="00F0164F" w:rsidP="00F0164F">
      <w:pPr>
        <w:pStyle w:val="ListParagraph"/>
        <w:numPr>
          <w:ilvl w:val="0"/>
          <w:numId w:val="27"/>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7" w14:textId="2AE4A87C" w:rsidR="00F0164F" w:rsidRPr="007F0777" w:rsidRDefault="00F0164F" w:rsidP="00F0164F">
      <w:pPr>
        <w:pStyle w:val="ListParagraph"/>
        <w:numPr>
          <w:ilvl w:val="0"/>
          <w:numId w:val="27"/>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8" w14:textId="1BE90F86" w:rsidR="00F0164F" w:rsidRPr="007F0777" w:rsidRDefault="00F0164F" w:rsidP="00F0164F">
      <w:pPr>
        <w:pStyle w:val="ListParagraph"/>
        <w:numPr>
          <w:ilvl w:val="0"/>
          <w:numId w:val="27"/>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9" w14:textId="0165CBB6" w:rsidR="00F0164F" w:rsidRPr="007F0777" w:rsidRDefault="00F0164F" w:rsidP="00F0164F">
      <w:pPr>
        <w:pStyle w:val="ListParagraph"/>
        <w:numPr>
          <w:ilvl w:val="0"/>
          <w:numId w:val="27"/>
        </w:numPr>
        <w:rPr>
          <w:rFonts w:ascii="Calibri" w:hAnsi="Calibri"/>
        </w:rPr>
      </w:pPr>
      <w:r w:rsidRPr="007F0777">
        <w:rPr>
          <w:rFonts w:ascii="Calibri" w:hAnsi="Calibri"/>
        </w:rPr>
        <w:t>This field is filled out automatically. It is calculated based on data from the CF1R and from previous sections in this document.</w:t>
      </w:r>
    </w:p>
    <w:p w14:paraId="549EFFAC" w14:textId="77777777" w:rsidR="000B650D" w:rsidRPr="007F0777" w:rsidRDefault="000B650D" w:rsidP="000B650D">
      <w:pPr>
        <w:pStyle w:val="ListParagraph"/>
        <w:numPr>
          <w:ilvl w:val="0"/>
          <w:numId w:val="27"/>
        </w:numPr>
        <w:rPr>
          <w:rFonts w:ascii="Calibri" w:hAnsi="Calibri"/>
        </w:rPr>
      </w:pPr>
      <w:r w:rsidRPr="007F0777">
        <w:rPr>
          <w:rFonts w:ascii="Calibri" w:hAnsi="Calibri"/>
        </w:rPr>
        <w:t>This field is filled out automatically. It is calculated based on data from the CF1R and from previous sections in this document.</w:t>
      </w:r>
    </w:p>
    <w:p w14:paraId="1F9B968A" w14:textId="77777777" w:rsidR="00F0164F" w:rsidRPr="007F0777" w:rsidRDefault="00F0164F" w:rsidP="00F0164F">
      <w:pPr>
        <w:rPr>
          <w:rFonts w:ascii="Calibri" w:hAnsi="Calibri"/>
        </w:rPr>
      </w:pPr>
    </w:p>
    <w:p w14:paraId="1F9B968B" w14:textId="6274E833" w:rsidR="00F0164F" w:rsidRPr="007F0777" w:rsidRDefault="00F0164F" w:rsidP="00F0164F">
      <w:pPr>
        <w:rPr>
          <w:rFonts w:ascii="Calibri" w:hAnsi="Calibri"/>
          <w:b/>
        </w:rPr>
      </w:pPr>
      <w:r w:rsidRPr="007F0777">
        <w:rPr>
          <w:rFonts w:ascii="Calibri" w:hAnsi="Calibri"/>
          <w:b/>
        </w:rPr>
        <w:t>Section N. Space Conditioning Systems, Ducts and Fans – Mandatory Requirements and Additional Measures</w:t>
      </w:r>
    </w:p>
    <w:p w14:paraId="1F9B968D" w14:textId="5F680A6B" w:rsidR="00F0164F" w:rsidRPr="007F0777" w:rsidRDefault="0024045F" w:rsidP="00F0164F">
      <w:pPr>
        <w:rPr>
          <w:rFonts w:ascii="Calibri" w:hAnsi="Calibri"/>
        </w:rPr>
      </w:pPr>
      <w:r>
        <w:rPr>
          <w:rFonts w:ascii="Calibri" w:hAnsi="Calibri"/>
        </w:rPr>
        <w:t>This table is a list of mandatory measures and additional requirements for space conditioning systems, ducts and fans.</w:t>
      </w:r>
    </w:p>
    <w:p w14:paraId="1F9B968E" w14:textId="77777777" w:rsidR="000F413D" w:rsidRPr="00295655" w:rsidRDefault="000F413D" w:rsidP="0035199F">
      <w:pPr>
        <w:rPr>
          <w:rFonts w:ascii="Calibri" w:hAnsi="Calibri"/>
          <w:sz w:val="18"/>
          <w:szCs w:val="18"/>
        </w:rPr>
      </w:pPr>
    </w:p>
    <w:p w14:paraId="1F9B968F" w14:textId="77777777" w:rsidR="000F413D" w:rsidRPr="00295655" w:rsidRDefault="000F413D" w:rsidP="0035199F">
      <w:pPr>
        <w:rPr>
          <w:rFonts w:ascii="Calibri" w:hAnsi="Calibri"/>
          <w:sz w:val="18"/>
          <w:szCs w:val="18"/>
        </w:rPr>
      </w:pPr>
    </w:p>
    <w:p w14:paraId="1F9B9690" w14:textId="77777777" w:rsidR="000F413D" w:rsidRPr="00295655" w:rsidRDefault="000F413D" w:rsidP="0035199F">
      <w:pPr>
        <w:rPr>
          <w:rFonts w:ascii="Calibri" w:hAnsi="Calibri"/>
          <w:sz w:val="18"/>
          <w:szCs w:val="18"/>
        </w:rPr>
      </w:pPr>
    </w:p>
    <w:p w14:paraId="1F9B9691" w14:textId="77777777" w:rsidR="000F413D" w:rsidRPr="00295655" w:rsidRDefault="000F413D" w:rsidP="0035199F">
      <w:pPr>
        <w:rPr>
          <w:rFonts w:ascii="Calibri" w:hAnsi="Calibri"/>
          <w:sz w:val="18"/>
          <w:szCs w:val="18"/>
        </w:rPr>
        <w:sectPr w:rsidR="000F413D" w:rsidRPr="00295655" w:rsidSect="009E2EFF">
          <w:headerReference w:type="even" r:id="rId15"/>
          <w:headerReference w:type="default" r:id="rId16"/>
          <w:footerReference w:type="default" r:id="rId17"/>
          <w:headerReference w:type="first" r:id="rId18"/>
          <w:pgSz w:w="15840" w:h="12240" w:orient="landscape" w:code="1"/>
          <w:pgMar w:top="1296" w:right="720" w:bottom="1008" w:left="720" w:header="576" w:footer="576" w:gutter="0"/>
          <w:pgNumType w:start="1"/>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0F413D" w:rsidRPr="00295655" w14:paraId="1F9B9696" w14:textId="77777777" w:rsidTr="00295655">
        <w:trPr>
          <w:cantSplit/>
          <w:trHeight w:val="288"/>
        </w:trPr>
        <w:tc>
          <w:tcPr>
            <w:tcW w:w="5000" w:type="pct"/>
            <w:gridSpan w:val="6"/>
            <w:shd w:val="clear" w:color="auto" w:fill="auto"/>
            <w:vAlign w:val="center"/>
          </w:tcPr>
          <w:p w14:paraId="1F9B9695" w14:textId="77777777" w:rsidR="000F413D" w:rsidRPr="00295655" w:rsidRDefault="000F413D" w:rsidP="0035199F">
            <w:pPr>
              <w:keepNext/>
              <w:rPr>
                <w:rFonts w:ascii="Calibri" w:hAnsi="Calibri"/>
                <w:b/>
                <w:sz w:val="18"/>
                <w:szCs w:val="18"/>
              </w:rPr>
            </w:pPr>
            <w:r w:rsidRPr="00F9147E">
              <w:rPr>
                <w:rFonts w:ascii="Calibri" w:hAnsi="Calibri"/>
                <w:b/>
                <w:szCs w:val="18"/>
              </w:rPr>
              <w:t>A. General Information</w:t>
            </w:r>
          </w:p>
        </w:tc>
      </w:tr>
      <w:tr w:rsidR="003A543D" w:rsidRPr="00295655" w14:paraId="1F9B969D" w14:textId="77777777" w:rsidTr="000D6702">
        <w:trPr>
          <w:cantSplit/>
          <w:trHeight w:val="432"/>
        </w:trPr>
        <w:tc>
          <w:tcPr>
            <w:tcW w:w="103" w:type="pct"/>
            <w:tcMar>
              <w:left w:w="29" w:type="dxa"/>
              <w:right w:w="29" w:type="dxa"/>
            </w:tcMar>
            <w:vAlign w:val="center"/>
          </w:tcPr>
          <w:p w14:paraId="1F9B9697" w14:textId="77777777" w:rsidR="003A543D" w:rsidRPr="00295655" w:rsidRDefault="003A543D" w:rsidP="00BA02F4">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1F9B9698" w14:textId="4F72D458" w:rsidR="003A543D" w:rsidRPr="00295655" w:rsidRDefault="003A543D" w:rsidP="0035199F">
            <w:pPr>
              <w:rPr>
                <w:rFonts w:ascii="Calibri" w:hAnsi="Calibri"/>
                <w:sz w:val="18"/>
                <w:szCs w:val="18"/>
              </w:rPr>
            </w:pPr>
            <w:r w:rsidRPr="00295655">
              <w:rPr>
                <w:rFonts w:ascii="Calibri" w:hAnsi="Calibri"/>
                <w:sz w:val="18"/>
                <w:szCs w:val="18"/>
              </w:rPr>
              <w:t>Dwelling Unit Name</w:t>
            </w:r>
          </w:p>
        </w:tc>
        <w:tc>
          <w:tcPr>
            <w:tcW w:w="1261" w:type="pct"/>
            <w:vAlign w:val="center"/>
          </w:tcPr>
          <w:p w14:paraId="1F9B9699" w14:textId="77777777" w:rsidR="003A543D" w:rsidRPr="00295655" w:rsidRDefault="00295655" w:rsidP="00103243">
            <w:pPr>
              <w:spacing w:after="60"/>
              <w:rPr>
                <w:rFonts w:ascii="Calibri" w:hAnsi="Calibri"/>
                <w:sz w:val="18"/>
                <w:szCs w:val="18"/>
              </w:rPr>
            </w:pPr>
            <w:r>
              <w:rPr>
                <w:rFonts w:ascii="Calibri" w:hAnsi="Calibri"/>
                <w:sz w:val="18"/>
                <w:szCs w:val="18"/>
              </w:rPr>
              <w:t>&lt;&lt;</w:t>
            </w:r>
            <w:r w:rsidR="003A543D" w:rsidRPr="00295655">
              <w:rPr>
                <w:rFonts w:ascii="Calibri" w:hAnsi="Calibri"/>
                <w:sz w:val="18"/>
                <w:szCs w:val="18"/>
              </w:rPr>
              <w:t>reference text from CF1R</w:t>
            </w:r>
            <w:r w:rsidR="00103243" w:rsidRPr="00295655" w:rsidDel="00103243">
              <w:rPr>
                <w:rFonts w:ascii="Calibri" w:hAnsi="Calibri"/>
                <w:sz w:val="18"/>
                <w:szCs w:val="18"/>
              </w:rPr>
              <w:t xml:space="preserve"> </w:t>
            </w:r>
            <w:r w:rsidR="003A543D" w:rsidRPr="00295655">
              <w:rPr>
                <w:rFonts w:ascii="Calibri" w:hAnsi="Calibri"/>
                <w:sz w:val="18"/>
                <w:szCs w:val="18"/>
              </w:rPr>
              <w:t>&gt;&gt;</w:t>
            </w:r>
          </w:p>
        </w:tc>
        <w:tc>
          <w:tcPr>
            <w:tcW w:w="92" w:type="pct"/>
            <w:tcMar>
              <w:left w:w="29" w:type="dxa"/>
              <w:right w:w="29" w:type="dxa"/>
            </w:tcMar>
            <w:vAlign w:val="center"/>
          </w:tcPr>
          <w:p w14:paraId="1F9B969A" w14:textId="77777777" w:rsidR="003A543D" w:rsidRPr="00295655" w:rsidRDefault="003A543D" w:rsidP="00BA02F4">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1F9B969B" w14:textId="3564A036" w:rsidR="003A543D" w:rsidRPr="00295655" w:rsidRDefault="003A543D" w:rsidP="0035199F">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1F9B969C" w14:textId="77777777" w:rsidR="003A543D" w:rsidRPr="00295655" w:rsidRDefault="003A543D" w:rsidP="00031AD6">
            <w:pPr>
              <w:spacing w:after="60"/>
              <w:rPr>
                <w:rFonts w:ascii="Calibri" w:hAnsi="Calibri"/>
                <w:sz w:val="18"/>
                <w:szCs w:val="18"/>
              </w:rPr>
            </w:pPr>
            <w:r w:rsidRPr="00295655">
              <w:rPr>
                <w:rFonts w:ascii="Calibri" w:hAnsi="Calibri"/>
                <w:sz w:val="18"/>
                <w:szCs w:val="18"/>
              </w:rPr>
              <w:t>&lt;&lt; reference text from CF1R&gt;&gt;</w:t>
            </w:r>
          </w:p>
        </w:tc>
      </w:tr>
      <w:tr w:rsidR="003A543D" w:rsidRPr="00295655" w14:paraId="1F9B96A5" w14:textId="77777777" w:rsidTr="000D6702">
        <w:trPr>
          <w:cantSplit/>
          <w:trHeight w:val="432"/>
        </w:trPr>
        <w:tc>
          <w:tcPr>
            <w:tcW w:w="103" w:type="pct"/>
            <w:tcMar>
              <w:left w:w="29" w:type="dxa"/>
              <w:right w:w="29" w:type="dxa"/>
            </w:tcMar>
            <w:vAlign w:val="center"/>
          </w:tcPr>
          <w:p w14:paraId="1F9B969E" w14:textId="77777777" w:rsidR="003A543D" w:rsidRPr="00295655" w:rsidRDefault="003A543D" w:rsidP="00BA02F4">
            <w:pPr>
              <w:pStyle w:val="FootnoteText"/>
              <w:jc w:val="center"/>
              <w:rPr>
                <w:rFonts w:ascii="Calibri" w:hAnsi="Calibri"/>
                <w:sz w:val="18"/>
                <w:szCs w:val="18"/>
              </w:rPr>
            </w:pPr>
            <w:r w:rsidRPr="00295655">
              <w:rPr>
                <w:rFonts w:ascii="Calibri" w:hAnsi="Calibri"/>
                <w:sz w:val="18"/>
                <w:szCs w:val="18"/>
              </w:rPr>
              <w:t>03</w:t>
            </w:r>
          </w:p>
        </w:tc>
        <w:tc>
          <w:tcPr>
            <w:tcW w:w="1107" w:type="pct"/>
            <w:vAlign w:val="center"/>
          </w:tcPr>
          <w:p w14:paraId="1F9B969F" w14:textId="13095817" w:rsidR="003A543D" w:rsidRPr="00295655" w:rsidRDefault="003A543D" w:rsidP="00492DDC">
            <w:pPr>
              <w:rPr>
                <w:rFonts w:ascii="Calibri" w:hAnsi="Calibri"/>
                <w:sz w:val="18"/>
                <w:szCs w:val="18"/>
              </w:rPr>
            </w:pPr>
            <w:r w:rsidRPr="00295655">
              <w:rPr>
                <w:rFonts w:ascii="Calibri" w:hAnsi="Calibri"/>
                <w:sz w:val="18"/>
                <w:szCs w:val="18"/>
              </w:rPr>
              <w:t xml:space="preserve">Dwelling Unit </w:t>
            </w:r>
            <w:r w:rsidR="00E120E6">
              <w:rPr>
                <w:rFonts w:ascii="Calibri" w:hAnsi="Calibri"/>
                <w:sz w:val="18"/>
                <w:szCs w:val="18"/>
              </w:rPr>
              <w:t xml:space="preserve">Total </w:t>
            </w:r>
            <w:r w:rsidRPr="00295655">
              <w:rPr>
                <w:rFonts w:ascii="Calibri" w:hAnsi="Calibri"/>
                <w:sz w:val="18"/>
                <w:szCs w:val="18"/>
              </w:rPr>
              <w:t>Conditioned Floor Area (ft</w:t>
            </w:r>
            <w:r w:rsidRPr="00F9147E">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2137FDC5"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&lt;&lt;numeric: xxxxx; </w:t>
            </w:r>
          </w:p>
          <w:p w14:paraId="7C0F26C2" w14:textId="77777777" w:rsidR="00A44C62" w:rsidRPr="00A42831" w:rsidRDefault="00A44C62" w:rsidP="00A44C62">
            <w:pPr>
              <w:spacing w:after="60"/>
              <w:rPr>
                <w:rFonts w:ascii="Calibri" w:hAnsi="Calibri"/>
                <w:sz w:val="12"/>
                <w:szCs w:val="12"/>
              </w:rPr>
            </w:pPr>
            <w:r w:rsidRPr="00A42831">
              <w:rPr>
                <w:rFonts w:ascii="Calibri" w:hAnsi="Calibri"/>
                <w:b/>
                <w:sz w:val="12"/>
                <w:szCs w:val="12"/>
              </w:rPr>
              <w:t>if1 parent is CF1R-PRF</w:t>
            </w:r>
            <w:r w:rsidRPr="00A42831">
              <w:rPr>
                <w:rFonts w:ascii="Calibri" w:hAnsi="Calibri"/>
                <w:sz w:val="12"/>
                <w:szCs w:val="12"/>
              </w:rPr>
              <w:t>, then</w:t>
            </w:r>
          </w:p>
          <w:p w14:paraId="6C4EE985"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if2 project scope = Newly Constructed (Addition Alone)</w:t>
            </w:r>
          </w:p>
          <w:p w14:paraId="2A6175B3"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77ED1A88"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existing CFA + addition CFA</w:t>
            </w:r>
          </w:p>
          <w:p w14:paraId="5E1FD0AF"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else reference the value from CF1R endif2</w:t>
            </w:r>
          </w:p>
          <w:p w14:paraId="0595BE64" w14:textId="77777777" w:rsidR="00A44C62" w:rsidRPr="00A42831" w:rsidRDefault="00A44C62" w:rsidP="00A44C62">
            <w:pPr>
              <w:spacing w:after="60"/>
              <w:rPr>
                <w:rFonts w:ascii="Calibri" w:hAnsi="Calibri"/>
                <w:sz w:val="12"/>
                <w:szCs w:val="12"/>
              </w:rPr>
            </w:pPr>
          </w:p>
          <w:p w14:paraId="5CB5BC9F" w14:textId="77777777" w:rsidR="00A44C62" w:rsidRPr="00A42831" w:rsidRDefault="00A44C62" w:rsidP="00A44C62">
            <w:pPr>
              <w:spacing w:after="60"/>
              <w:rPr>
                <w:rFonts w:ascii="Calibri" w:hAnsi="Calibri"/>
                <w:sz w:val="12"/>
                <w:szCs w:val="12"/>
              </w:rPr>
            </w:pPr>
            <w:r w:rsidRPr="00A42831">
              <w:rPr>
                <w:rFonts w:ascii="Calibri" w:hAnsi="Calibri"/>
                <w:b/>
                <w:sz w:val="12"/>
                <w:szCs w:val="12"/>
              </w:rPr>
              <w:t>elseif parent is CF1R-NCB-01</w:t>
            </w:r>
            <w:r w:rsidRPr="00A42831">
              <w:rPr>
                <w:rFonts w:ascii="Calibri" w:hAnsi="Calibri"/>
                <w:sz w:val="12"/>
                <w:szCs w:val="12"/>
              </w:rPr>
              <w:t>, then</w:t>
            </w:r>
          </w:p>
          <w:p w14:paraId="431205BD" w14:textId="77777777" w:rsidR="00A44C62" w:rsidRPr="00A42831" w:rsidRDefault="00A44C62" w:rsidP="00A44C62">
            <w:pPr>
              <w:spacing w:after="60"/>
              <w:rPr>
                <w:rFonts w:ascii="Calibri" w:hAnsi="Calibri"/>
                <w:b/>
                <w:sz w:val="12"/>
                <w:szCs w:val="12"/>
              </w:rPr>
            </w:pPr>
            <w:r w:rsidRPr="00A42831">
              <w:rPr>
                <w:rFonts w:ascii="Calibri" w:hAnsi="Calibri"/>
                <w:b/>
                <w:sz w:val="12"/>
                <w:szCs w:val="12"/>
              </w:rPr>
              <w:t xml:space="preserve">     if3 project scope = New Addition greater than 1,000 ft2</w:t>
            </w:r>
          </w:p>
          <w:p w14:paraId="257305AB"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48AD3B13"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existing CFA + addition CFA</w:t>
            </w:r>
          </w:p>
          <w:p w14:paraId="38C02C75" w14:textId="77777777" w:rsidR="00A44C62" w:rsidRPr="00A42831" w:rsidRDefault="00A44C62" w:rsidP="00A44C62">
            <w:pPr>
              <w:spacing w:after="60"/>
              <w:rPr>
                <w:rFonts w:ascii="Calibri" w:hAnsi="Calibri"/>
                <w:b/>
                <w:sz w:val="12"/>
                <w:szCs w:val="12"/>
              </w:rPr>
            </w:pPr>
            <w:r w:rsidRPr="00A42831">
              <w:rPr>
                <w:rFonts w:ascii="Calibri" w:hAnsi="Calibri"/>
                <w:b/>
                <w:sz w:val="12"/>
                <w:szCs w:val="12"/>
              </w:rPr>
              <w:t xml:space="preserve">      elseif project scope = Newly Constructed Building, then</w:t>
            </w:r>
          </w:p>
          <w:p w14:paraId="3F765534"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if4 building type = Single Family, then</w:t>
            </w:r>
          </w:p>
          <w:p w14:paraId="39AF776B"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reference value from CF1R-NCB field A10</w:t>
            </w:r>
          </w:p>
          <w:p w14:paraId="1B85214F"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elseif Building Type=Multifamily, then</w:t>
            </w:r>
          </w:p>
          <w:p w14:paraId="5D5B9A94"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reference value from CF1R-NCB field M02 endif4</w:t>
            </w:r>
          </w:p>
          <w:p w14:paraId="1E461987"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endif3</w:t>
            </w:r>
          </w:p>
          <w:p w14:paraId="024E09E4" w14:textId="77777777" w:rsidR="00A44C62" w:rsidRPr="00A42831" w:rsidRDefault="00A44C62" w:rsidP="00A44C62">
            <w:pPr>
              <w:spacing w:after="60"/>
              <w:rPr>
                <w:rFonts w:ascii="Calibri" w:hAnsi="Calibri"/>
                <w:sz w:val="12"/>
                <w:szCs w:val="12"/>
              </w:rPr>
            </w:pPr>
            <w:r w:rsidRPr="00A42831">
              <w:rPr>
                <w:rFonts w:ascii="Calibri" w:hAnsi="Calibri"/>
                <w:b/>
                <w:sz w:val="12"/>
                <w:szCs w:val="12"/>
              </w:rPr>
              <w:t>elseif parent is CF1R-ADD-01</w:t>
            </w:r>
            <w:r w:rsidRPr="00A42831">
              <w:rPr>
                <w:rFonts w:ascii="Calibri" w:hAnsi="Calibri"/>
                <w:sz w:val="12"/>
                <w:szCs w:val="12"/>
              </w:rPr>
              <w:t>, then</w:t>
            </w:r>
          </w:p>
          <w:p w14:paraId="06DE2C00"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if5 building type= Single Family, then</w:t>
            </w:r>
          </w:p>
          <w:p w14:paraId="144AAA03"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0F68ED6E"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47694FF8"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Section J.</w:t>
            </w:r>
          </w:p>
          <w:p w14:paraId="2E2DA55D" w14:textId="77777777" w:rsidR="00A44C62" w:rsidRPr="00A42831" w:rsidRDefault="00A44C62" w:rsidP="00A44C62">
            <w:pPr>
              <w:spacing w:after="60"/>
              <w:rPr>
                <w:rFonts w:ascii="Calibri" w:hAnsi="Calibri"/>
                <w:sz w:val="12"/>
                <w:szCs w:val="12"/>
              </w:rPr>
            </w:pPr>
          </w:p>
          <w:p w14:paraId="282DAEDD"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elseif Building Type=Multifamily, then</w:t>
            </w:r>
          </w:p>
          <w:p w14:paraId="7B9A1219"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reference value from field A08 from the CF1R-ALT-02</w:t>
            </w:r>
            <w:r>
              <w:t xml:space="preserve"> </w:t>
            </w:r>
            <w:r w:rsidRPr="00541088">
              <w:rPr>
                <w:rFonts w:ascii="Calibri" w:hAnsi="Calibri"/>
                <w:sz w:val="12"/>
                <w:szCs w:val="12"/>
              </w:rPr>
              <w:t>that is</w:t>
            </w:r>
          </w:p>
          <w:p w14:paraId="60B543AA"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24F1B0E5"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Section L. endif5</w:t>
            </w:r>
          </w:p>
          <w:p w14:paraId="671BF663" w14:textId="77777777" w:rsidR="00A44C62" w:rsidRPr="00A42831" w:rsidRDefault="00A44C62" w:rsidP="00A44C62">
            <w:pPr>
              <w:spacing w:after="60"/>
              <w:rPr>
                <w:rFonts w:ascii="Calibri" w:hAnsi="Calibri"/>
                <w:sz w:val="12"/>
                <w:szCs w:val="12"/>
              </w:rPr>
            </w:pPr>
          </w:p>
          <w:p w14:paraId="36C832D2" w14:textId="77777777" w:rsidR="00A44C62" w:rsidRPr="00A42831" w:rsidRDefault="00A44C62" w:rsidP="00A44C62">
            <w:pPr>
              <w:spacing w:after="60"/>
              <w:rPr>
                <w:rFonts w:ascii="Calibri" w:hAnsi="Calibri"/>
                <w:sz w:val="12"/>
                <w:szCs w:val="12"/>
              </w:rPr>
            </w:pPr>
          </w:p>
          <w:p w14:paraId="3952699F" w14:textId="77777777" w:rsidR="00A44C62" w:rsidRPr="00A42831" w:rsidRDefault="00A44C62" w:rsidP="00A44C62">
            <w:pPr>
              <w:spacing w:after="60"/>
              <w:rPr>
                <w:rFonts w:ascii="Calibri" w:hAnsi="Calibri"/>
                <w:sz w:val="12"/>
                <w:szCs w:val="12"/>
              </w:rPr>
            </w:pPr>
            <w:r w:rsidRPr="00A42831">
              <w:rPr>
                <w:rFonts w:ascii="Calibri" w:hAnsi="Calibri"/>
                <w:b/>
                <w:sz w:val="12"/>
                <w:szCs w:val="12"/>
              </w:rPr>
              <w:t>elseif parent is CF1R-ALT-01</w:t>
            </w:r>
            <w:r w:rsidRPr="00A42831">
              <w:rPr>
                <w:rFonts w:ascii="Calibri" w:hAnsi="Calibri"/>
                <w:sz w:val="12"/>
                <w:szCs w:val="12"/>
              </w:rPr>
              <w:t>, then</w:t>
            </w:r>
          </w:p>
          <w:p w14:paraId="29AACF9B"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if6 building type= Single Family, then</w:t>
            </w:r>
          </w:p>
          <w:p w14:paraId="18EB34CB"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12550E2A"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w:t>
            </w:r>
            <w:r>
              <w:rPr>
                <w:rFonts w:ascii="Calibri" w:hAnsi="Calibri"/>
                <w:sz w:val="12"/>
                <w:szCs w:val="12"/>
              </w:rPr>
              <w:t xml:space="preserve"> </w:t>
            </w:r>
            <w:r w:rsidRPr="00A42831">
              <w:rPr>
                <w:rFonts w:ascii="Calibri" w:hAnsi="Calibri"/>
                <w:sz w:val="12"/>
                <w:szCs w:val="12"/>
              </w:rPr>
              <w:t>required for the dwelling unit according to CF1R-ALT-01</w:t>
            </w:r>
          </w:p>
          <w:p w14:paraId="640D207F"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Section G.</w:t>
            </w:r>
          </w:p>
          <w:p w14:paraId="66A48DAA" w14:textId="77777777" w:rsidR="00A44C62" w:rsidRPr="00A42831" w:rsidRDefault="00A44C62" w:rsidP="00A44C62">
            <w:pPr>
              <w:spacing w:after="60"/>
              <w:rPr>
                <w:rFonts w:ascii="Calibri" w:hAnsi="Calibri"/>
                <w:b/>
                <w:sz w:val="12"/>
                <w:szCs w:val="12"/>
              </w:rPr>
            </w:pPr>
          </w:p>
          <w:p w14:paraId="51DB9151" w14:textId="77777777" w:rsidR="00A44C62" w:rsidRPr="00A42831" w:rsidRDefault="00A44C62" w:rsidP="00A44C62">
            <w:pPr>
              <w:spacing w:after="60"/>
              <w:rPr>
                <w:rFonts w:ascii="Calibri" w:hAnsi="Calibri"/>
                <w:sz w:val="12"/>
                <w:szCs w:val="12"/>
              </w:rPr>
            </w:pPr>
            <w:r w:rsidRPr="00A42831">
              <w:rPr>
                <w:rFonts w:ascii="Calibri" w:hAnsi="Calibri"/>
                <w:b/>
                <w:sz w:val="12"/>
                <w:szCs w:val="12"/>
              </w:rPr>
              <w:t xml:space="preserve">     elseif Building Type=Multifamily, then</w:t>
            </w:r>
          </w:p>
          <w:p w14:paraId="6F62B31B"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387DF51E"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required for the dwelling unit according to CF1R-ALT-01</w:t>
            </w:r>
          </w:p>
          <w:p w14:paraId="53313F5D" w14:textId="77777777" w:rsidR="00A44C62" w:rsidRPr="00A42831" w:rsidRDefault="00A44C62" w:rsidP="00A44C62">
            <w:pPr>
              <w:spacing w:after="60"/>
              <w:rPr>
                <w:rFonts w:ascii="Calibri" w:hAnsi="Calibri"/>
                <w:sz w:val="12"/>
                <w:szCs w:val="12"/>
              </w:rPr>
            </w:pPr>
            <w:r w:rsidRPr="00A42831">
              <w:rPr>
                <w:rFonts w:ascii="Calibri" w:hAnsi="Calibri"/>
                <w:sz w:val="12"/>
                <w:szCs w:val="12"/>
              </w:rPr>
              <w:t xml:space="preserve">       Section letter I. endif6</w:t>
            </w:r>
          </w:p>
          <w:p w14:paraId="2358A6DB" w14:textId="77777777" w:rsidR="00A44C62" w:rsidRPr="00A42831" w:rsidRDefault="00A44C62" w:rsidP="00A44C62">
            <w:pPr>
              <w:spacing w:after="60"/>
              <w:rPr>
                <w:rFonts w:ascii="Calibri" w:hAnsi="Calibri"/>
                <w:sz w:val="12"/>
                <w:szCs w:val="12"/>
              </w:rPr>
            </w:pPr>
          </w:p>
          <w:p w14:paraId="1B05F1C2" w14:textId="77777777" w:rsidR="00A44C62" w:rsidRPr="00A42831" w:rsidRDefault="00A44C62" w:rsidP="00A44C62">
            <w:pPr>
              <w:spacing w:after="60"/>
              <w:rPr>
                <w:rFonts w:ascii="Calibri" w:hAnsi="Calibri"/>
                <w:sz w:val="12"/>
                <w:szCs w:val="12"/>
              </w:rPr>
            </w:pPr>
            <w:r w:rsidRPr="00A42831">
              <w:rPr>
                <w:rFonts w:ascii="Calibri" w:hAnsi="Calibri"/>
                <w:sz w:val="12"/>
                <w:szCs w:val="12"/>
              </w:rPr>
              <w:t>elseif parent is CF1R-ALT-02, then</w:t>
            </w:r>
          </w:p>
          <w:p w14:paraId="4E185CEB" w14:textId="77777777" w:rsidR="00A44C62" w:rsidRPr="00B9256D" w:rsidRDefault="00A44C62" w:rsidP="00A44C62">
            <w:pPr>
              <w:spacing w:after="60"/>
              <w:rPr>
                <w:rFonts w:ascii="Calibri" w:hAnsi="Calibri"/>
                <w:sz w:val="14"/>
                <w:szCs w:val="14"/>
              </w:rPr>
            </w:pPr>
            <w:r w:rsidRPr="00A42831">
              <w:rPr>
                <w:rFonts w:ascii="Calibri" w:hAnsi="Calibri"/>
                <w:sz w:val="12"/>
                <w:szCs w:val="12"/>
              </w:rPr>
              <w:t>reference value from CF1R-ALT-02 field A08.  endif1</w:t>
            </w:r>
          </w:p>
          <w:p w14:paraId="1F9B96A0" w14:textId="68FA05C9" w:rsidR="003A543D" w:rsidRPr="00295655" w:rsidRDefault="00A44C62" w:rsidP="00E13992">
            <w:pPr>
              <w:spacing w:after="60"/>
              <w:rPr>
                <w:rFonts w:ascii="Calibri" w:hAnsi="Calibri"/>
                <w:sz w:val="18"/>
                <w:szCs w:val="18"/>
              </w:rPr>
            </w:pPr>
            <w:r w:rsidRPr="000D12C7">
              <w:rPr>
                <w:rFonts w:ascii="Calibri" w:hAnsi="Calibri"/>
                <w:sz w:val="14"/>
                <w:szCs w:val="14"/>
              </w:rPr>
              <w:t>allow user to override default and input a value;  flag overridden values and report in project status notes field &gt;&gt;</w:t>
            </w:r>
          </w:p>
        </w:tc>
        <w:tc>
          <w:tcPr>
            <w:tcW w:w="92" w:type="pct"/>
            <w:tcMar>
              <w:left w:w="29" w:type="dxa"/>
              <w:right w:w="29" w:type="dxa"/>
            </w:tcMar>
            <w:vAlign w:val="center"/>
          </w:tcPr>
          <w:p w14:paraId="1F9B96A1" w14:textId="77777777" w:rsidR="003A543D" w:rsidRPr="00295655" w:rsidRDefault="003A543D" w:rsidP="00BA02F4">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1F9B96A2" w14:textId="2076EBA6" w:rsidR="003A543D" w:rsidRPr="00295655" w:rsidRDefault="003A543D" w:rsidP="00F9147E">
            <w:pPr>
              <w:spacing w:after="60"/>
              <w:rPr>
                <w:rFonts w:ascii="Calibri" w:hAnsi="Calibri"/>
                <w:sz w:val="18"/>
                <w:szCs w:val="18"/>
              </w:rPr>
            </w:pPr>
            <w:r w:rsidRPr="00295655">
              <w:rPr>
                <w:rFonts w:ascii="Calibri" w:hAnsi="Calibri"/>
                <w:sz w:val="18"/>
                <w:szCs w:val="18"/>
              </w:rPr>
              <w:t xml:space="preserve">Number of Space Conditioning Systems in this </w:t>
            </w:r>
            <w:r w:rsidR="00F9147E">
              <w:rPr>
                <w:rFonts w:ascii="Calibri" w:hAnsi="Calibri"/>
                <w:sz w:val="18"/>
                <w:szCs w:val="18"/>
              </w:rPr>
              <w:t>D</w:t>
            </w:r>
            <w:r w:rsidRPr="00295655">
              <w:rPr>
                <w:rFonts w:ascii="Calibri" w:hAnsi="Calibri"/>
                <w:sz w:val="18"/>
                <w:szCs w:val="18"/>
              </w:rPr>
              <w:t xml:space="preserve">welling </w:t>
            </w:r>
            <w:r w:rsidR="00F9147E">
              <w:rPr>
                <w:rFonts w:ascii="Calibri" w:hAnsi="Calibri"/>
                <w:sz w:val="18"/>
                <w:szCs w:val="18"/>
              </w:rPr>
              <w:t>U</w:t>
            </w:r>
            <w:r w:rsidRPr="00295655">
              <w:rPr>
                <w:rFonts w:ascii="Calibri" w:hAnsi="Calibri"/>
                <w:sz w:val="18"/>
                <w:szCs w:val="18"/>
              </w:rPr>
              <w:t>nit</w:t>
            </w:r>
          </w:p>
        </w:tc>
        <w:tc>
          <w:tcPr>
            <w:tcW w:w="1177" w:type="pct"/>
            <w:vAlign w:val="center"/>
          </w:tcPr>
          <w:p w14:paraId="1F9B96A3" w14:textId="5ABCE9A0" w:rsidR="00674A22" w:rsidRDefault="003A543D" w:rsidP="00674A22">
            <w:pPr>
              <w:spacing w:after="60"/>
              <w:rPr>
                <w:rFonts w:ascii="Calibri" w:hAnsi="Calibri"/>
                <w:sz w:val="18"/>
                <w:szCs w:val="18"/>
              </w:rPr>
            </w:pPr>
            <w:r w:rsidRPr="00295655">
              <w:rPr>
                <w:rFonts w:ascii="Calibri" w:hAnsi="Calibri"/>
                <w:sz w:val="18"/>
                <w:szCs w:val="18"/>
              </w:rPr>
              <w:t xml:space="preserve">&lt;&lt;integer: xx; </w:t>
            </w:r>
            <w:r w:rsidR="00674A22">
              <w:rPr>
                <w:rFonts w:ascii="Calibri" w:hAnsi="Calibri"/>
                <w:sz w:val="18"/>
                <w:szCs w:val="18"/>
              </w:rPr>
              <w:t xml:space="preserve">If parent is CF1R-ALT-02 doc type, then use as </w:t>
            </w:r>
            <w:r w:rsidRPr="00295655">
              <w:rPr>
                <w:rFonts w:ascii="Calibri" w:hAnsi="Calibri"/>
                <w:sz w:val="18"/>
                <w:szCs w:val="18"/>
              </w:rPr>
              <w:t xml:space="preserve">default </w:t>
            </w:r>
            <w:r w:rsidR="00674A22">
              <w:rPr>
                <w:rFonts w:ascii="Calibri" w:hAnsi="Calibri"/>
                <w:sz w:val="18"/>
                <w:szCs w:val="18"/>
              </w:rPr>
              <w:t xml:space="preserve">the </w:t>
            </w:r>
            <w:r w:rsidRPr="00295655">
              <w:rPr>
                <w:rFonts w:ascii="Calibri" w:hAnsi="Calibri"/>
                <w:sz w:val="18"/>
                <w:szCs w:val="18"/>
              </w:rPr>
              <w:t>value referenced from CF1R</w:t>
            </w:r>
            <w:r w:rsidR="00674A22">
              <w:rPr>
                <w:rFonts w:ascii="Calibri" w:hAnsi="Calibri"/>
                <w:sz w:val="18"/>
                <w:szCs w:val="18"/>
              </w:rPr>
              <w:t xml:space="preserve"> ALT-02 Section A</w:t>
            </w:r>
            <w:r w:rsidR="00A44C62">
              <w:rPr>
                <w:rFonts w:ascii="Calibri" w:hAnsi="Calibri"/>
                <w:sz w:val="18"/>
                <w:szCs w:val="18"/>
              </w:rPr>
              <w:t xml:space="preserve"> (field A10)</w:t>
            </w:r>
            <w:r w:rsidRPr="00295655">
              <w:rPr>
                <w:rFonts w:ascii="Calibri" w:hAnsi="Calibri"/>
                <w:sz w:val="18"/>
                <w:szCs w:val="18"/>
              </w:rPr>
              <w:t>; or allow user to override the default and input a new value;  flag non-default values and report in project status notes field</w:t>
            </w:r>
            <w:r w:rsidR="00674A22">
              <w:rPr>
                <w:rFonts w:ascii="Calibri" w:hAnsi="Calibri"/>
                <w:sz w:val="18"/>
                <w:szCs w:val="18"/>
              </w:rPr>
              <w:t>;</w:t>
            </w:r>
          </w:p>
          <w:p w14:paraId="1F9B96A4" w14:textId="77777777" w:rsidR="003A543D" w:rsidRPr="00295655" w:rsidRDefault="00674A22" w:rsidP="00674A22">
            <w:pPr>
              <w:spacing w:after="60"/>
              <w:rPr>
                <w:rFonts w:ascii="Calibri" w:hAnsi="Calibri"/>
                <w:sz w:val="18"/>
                <w:szCs w:val="18"/>
              </w:rPr>
            </w:pPr>
            <w:r>
              <w:rPr>
                <w:rFonts w:ascii="Calibri" w:hAnsi="Calibri"/>
                <w:sz w:val="18"/>
                <w:szCs w:val="18"/>
              </w:rPr>
              <w:t>elseif parent is not CF1R-ALT-02 doc type, then user input the integer value</w:t>
            </w:r>
            <w:r w:rsidR="003A543D" w:rsidRPr="00295655">
              <w:rPr>
                <w:rFonts w:ascii="Calibri" w:hAnsi="Calibri"/>
                <w:sz w:val="18"/>
                <w:szCs w:val="18"/>
              </w:rPr>
              <w:t>&gt;&gt;</w:t>
            </w:r>
          </w:p>
        </w:tc>
      </w:tr>
      <w:tr w:rsidR="000F413D" w:rsidRPr="00295655" w14:paraId="1F9B96B0" w14:textId="77777777" w:rsidTr="005A527B">
        <w:trPr>
          <w:cantSplit/>
          <w:trHeight w:val="1142"/>
        </w:trPr>
        <w:tc>
          <w:tcPr>
            <w:tcW w:w="103" w:type="pct"/>
            <w:tcMar>
              <w:left w:w="29" w:type="dxa"/>
              <w:right w:w="29" w:type="dxa"/>
            </w:tcMar>
            <w:vAlign w:val="center"/>
          </w:tcPr>
          <w:p w14:paraId="1F9B96A6" w14:textId="39A2AA45" w:rsidR="000F413D" w:rsidRPr="00295655" w:rsidRDefault="000F413D" w:rsidP="00BA02F4">
            <w:pPr>
              <w:pStyle w:val="FootnoteText"/>
              <w:jc w:val="center"/>
              <w:rPr>
                <w:rFonts w:ascii="Calibri" w:hAnsi="Calibri"/>
                <w:sz w:val="18"/>
                <w:szCs w:val="18"/>
              </w:rPr>
            </w:pPr>
            <w:r w:rsidRPr="00295655">
              <w:rPr>
                <w:rFonts w:ascii="Calibri" w:hAnsi="Calibri"/>
                <w:sz w:val="18"/>
                <w:szCs w:val="18"/>
              </w:rPr>
              <w:t>05</w:t>
            </w:r>
          </w:p>
        </w:tc>
        <w:tc>
          <w:tcPr>
            <w:tcW w:w="1107" w:type="pct"/>
            <w:vAlign w:val="center"/>
          </w:tcPr>
          <w:p w14:paraId="1F9B96A7" w14:textId="59CCF866" w:rsidR="000F413D" w:rsidRPr="00295655" w:rsidRDefault="000F413D" w:rsidP="0035199F">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1F9B96A8" w14:textId="77777777" w:rsidR="000F413D" w:rsidRPr="00295655" w:rsidRDefault="00A37C65" w:rsidP="00281F61">
            <w:pPr>
              <w:spacing w:after="60"/>
              <w:rPr>
                <w:rFonts w:ascii="Calibri" w:hAnsi="Calibri"/>
                <w:sz w:val="18"/>
                <w:szCs w:val="18"/>
              </w:rPr>
            </w:pPr>
            <w:r w:rsidRPr="00295655">
              <w:rPr>
                <w:rFonts w:ascii="Calibri" w:hAnsi="Calibri"/>
                <w:sz w:val="18"/>
                <w:szCs w:val="18"/>
              </w:rPr>
              <w:t xml:space="preserve">&lt;&lt; reference document type property from CF1R:  allowed values: </w:t>
            </w:r>
            <w:r w:rsidRPr="00295655">
              <w:rPr>
                <w:rFonts w:ascii="Calibri" w:hAnsi="Calibri"/>
                <w:sz w:val="18"/>
                <w:szCs w:val="18"/>
                <w:u w:val="single"/>
              </w:rPr>
              <w:t>performance (CF1R-PRF)</w:t>
            </w:r>
            <w:r w:rsidRPr="00295655">
              <w:rPr>
                <w:rFonts w:ascii="Calibri" w:hAnsi="Calibri"/>
                <w:sz w:val="18"/>
                <w:szCs w:val="18"/>
              </w:rPr>
              <w:t xml:space="preserve">; or </w:t>
            </w:r>
            <w:r w:rsidRPr="00295655">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14:paraId="1F9B96A9" w14:textId="77777777" w:rsidR="000F413D" w:rsidRPr="00295655" w:rsidRDefault="000F413D" w:rsidP="00BA02F4">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1F9B96AA" w14:textId="7BC556B4" w:rsidR="000F413D" w:rsidRPr="00295655" w:rsidRDefault="00F9147E" w:rsidP="00F9147E">
            <w:pPr>
              <w:spacing w:after="60"/>
              <w:rPr>
                <w:rFonts w:ascii="Calibri" w:hAnsi="Calibri"/>
                <w:sz w:val="18"/>
                <w:szCs w:val="18"/>
              </w:rPr>
            </w:pPr>
            <w:r>
              <w:rPr>
                <w:rFonts w:ascii="Calibri" w:hAnsi="Calibri"/>
                <w:sz w:val="18"/>
                <w:szCs w:val="18"/>
              </w:rPr>
              <w:t>M</w:t>
            </w:r>
            <w:r w:rsidR="000F413D" w:rsidRPr="00295655">
              <w:rPr>
                <w:rFonts w:ascii="Calibri" w:hAnsi="Calibri"/>
                <w:sz w:val="18"/>
                <w:szCs w:val="18"/>
              </w:rPr>
              <w:t xml:space="preserve">ethod </w:t>
            </w:r>
            <w:r>
              <w:rPr>
                <w:rFonts w:ascii="Calibri" w:hAnsi="Calibri"/>
                <w:sz w:val="18"/>
                <w:szCs w:val="18"/>
              </w:rPr>
              <w:t>U</w:t>
            </w:r>
            <w:r w:rsidR="000F413D" w:rsidRPr="00295655">
              <w:rPr>
                <w:rFonts w:ascii="Calibri" w:hAnsi="Calibri"/>
                <w:sz w:val="18"/>
                <w:szCs w:val="18"/>
              </w:rPr>
              <w:t xml:space="preserve">sed to </w:t>
            </w:r>
            <w:r>
              <w:rPr>
                <w:rFonts w:ascii="Calibri" w:hAnsi="Calibri"/>
                <w:sz w:val="18"/>
                <w:szCs w:val="18"/>
              </w:rPr>
              <w:t>C</w:t>
            </w:r>
            <w:r w:rsidR="000F413D" w:rsidRPr="00295655">
              <w:rPr>
                <w:rFonts w:ascii="Calibri" w:hAnsi="Calibri"/>
                <w:sz w:val="18"/>
                <w:szCs w:val="18"/>
              </w:rPr>
              <w:t xml:space="preserve">alculate HVAC </w:t>
            </w:r>
            <w:r>
              <w:rPr>
                <w:rFonts w:ascii="Calibri" w:hAnsi="Calibri"/>
                <w:sz w:val="18"/>
                <w:szCs w:val="18"/>
              </w:rPr>
              <w:t>L</w:t>
            </w:r>
            <w:r w:rsidR="000F413D" w:rsidRPr="00295655">
              <w:rPr>
                <w:rFonts w:ascii="Calibri" w:hAnsi="Calibri"/>
                <w:sz w:val="18"/>
                <w:szCs w:val="18"/>
              </w:rPr>
              <w:t>oads</w:t>
            </w:r>
          </w:p>
        </w:tc>
        <w:tc>
          <w:tcPr>
            <w:tcW w:w="1177" w:type="pct"/>
            <w:vAlign w:val="center"/>
          </w:tcPr>
          <w:p w14:paraId="1F9B96AB"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 xml:space="preserve">&lt;&lt;user select from list: </w:t>
            </w:r>
          </w:p>
          <w:p w14:paraId="1F9B96AC"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 xml:space="preserve">*ASHRAE Handbook;  </w:t>
            </w:r>
          </w:p>
          <w:p w14:paraId="1F9B96AD"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*SMACNA Residential Comfort System Installation Standards Manual;</w:t>
            </w:r>
          </w:p>
          <w:p w14:paraId="1F9B96AE"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*ACCA Manual J</w:t>
            </w:r>
          </w:p>
          <w:p w14:paraId="1F9B96AF" w14:textId="77777777" w:rsidR="000F413D" w:rsidRPr="00295655" w:rsidRDefault="003A543D" w:rsidP="003A543D">
            <w:pPr>
              <w:rPr>
                <w:rFonts w:ascii="Calibri" w:hAnsi="Calibri"/>
                <w:sz w:val="18"/>
                <w:szCs w:val="18"/>
              </w:rPr>
            </w:pPr>
            <w:r w:rsidRPr="00295655">
              <w:rPr>
                <w:rFonts w:asciiTheme="minorHAnsi" w:hAnsiTheme="minorHAnsi"/>
                <w:sz w:val="18"/>
                <w:szCs w:val="18"/>
              </w:rPr>
              <w:t>*n/a equipment changeout, like-for-like&gt;&gt;</w:t>
            </w:r>
          </w:p>
        </w:tc>
      </w:tr>
      <w:tr w:rsidR="000F413D" w:rsidRPr="00295655" w14:paraId="1F9B96B7" w14:textId="77777777" w:rsidTr="000D6702">
        <w:trPr>
          <w:cantSplit/>
          <w:trHeight w:val="432"/>
        </w:trPr>
        <w:tc>
          <w:tcPr>
            <w:tcW w:w="103" w:type="pct"/>
            <w:tcMar>
              <w:left w:w="29" w:type="dxa"/>
              <w:right w:w="29" w:type="dxa"/>
            </w:tcMar>
            <w:vAlign w:val="center"/>
          </w:tcPr>
          <w:p w14:paraId="1F9B96B1" w14:textId="77777777" w:rsidR="000F413D" w:rsidRPr="00295655" w:rsidRDefault="000F413D" w:rsidP="00BA02F4">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1F9B96B2" w14:textId="18AE524D" w:rsidR="000F413D" w:rsidRPr="00295655" w:rsidRDefault="000F413D" w:rsidP="0035199F">
            <w:pPr>
              <w:spacing w:after="60"/>
              <w:rPr>
                <w:rFonts w:ascii="Calibri" w:hAnsi="Calibri"/>
                <w:sz w:val="18"/>
                <w:szCs w:val="18"/>
              </w:rPr>
            </w:pPr>
            <w:r w:rsidRPr="00295655">
              <w:rPr>
                <w:rFonts w:ascii="Calibri" w:hAnsi="Calibri"/>
                <w:sz w:val="18"/>
                <w:szCs w:val="18"/>
              </w:rPr>
              <w:t xml:space="preserve">Calculated </w:t>
            </w:r>
            <w:r w:rsidR="00A37C65" w:rsidRPr="00295655">
              <w:rPr>
                <w:rFonts w:ascii="Calibri" w:hAnsi="Calibri"/>
                <w:sz w:val="18"/>
                <w:szCs w:val="18"/>
              </w:rPr>
              <w:t xml:space="preserve">Dwelling Unit </w:t>
            </w:r>
            <w:r w:rsidRPr="00295655">
              <w:rPr>
                <w:rFonts w:ascii="Calibri" w:hAnsi="Calibri"/>
                <w:sz w:val="18"/>
                <w:szCs w:val="18"/>
              </w:rPr>
              <w:t>Sensible Cooling Load (</w:t>
            </w:r>
            <w:r w:rsidR="00314979">
              <w:rPr>
                <w:rFonts w:ascii="Calibri" w:hAnsi="Calibri"/>
                <w:sz w:val="18"/>
                <w:szCs w:val="18"/>
              </w:rPr>
              <w:t>Btu/h</w:t>
            </w:r>
            <w:r w:rsidRPr="00295655">
              <w:rPr>
                <w:rFonts w:ascii="Calibri" w:hAnsi="Calibri"/>
                <w:sz w:val="18"/>
                <w:szCs w:val="18"/>
              </w:rPr>
              <w:t>)</w:t>
            </w:r>
          </w:p>
        </w:tc>
        <w:tc>
          <w:tcPr>
            <w:tcW w:w="1261" w:type="pct"/>
            <w:vAlign w:val="center"/>
          </w:tcPr>
          <w:p w14:paraId="1F9B96B3" w14:textId="77777777" w:rsidR="000F413D" w:rsidRPr="00295655" w:rsidRDefault="000F413D" w:rsidP="00E13992">
            <w:pPr>
              <w:spacing w:after="60"/>
              <w:rPr>
                <w:rFonts w:ascii="Calibri" w:hAnsi="Calibri"/>
                <w:sz w:val="18"/>
                <w:szCs w:val="18"/>
              </w:rPr>
            </w:pPr>
            <w:r w:rsidRPr="00295655">
              <w:rPr>
                <w:rFonts w:ascii="Calibri" w:hAnsi="Calibri"/>
                <w:sz w:val="18"/>
                <w:szCs w:val="18"/>
              </w:rPr>
              <w:t>&lt;&lt;user entry: numeric:  xxxxx</w:t>
            </w:r>
            <w:r w:rsidR="00E13992">
              <w:rPr>
                <w:rFonts w:ascii="Calibri" w:hAnsi="Calibri"/>
                <w:sz w:val="18"/>
                <w:szCs w:val="18"/>
              </w:rPr>
              <w:t xml:space="preserve"> (allow n/a entry if "</w:t>
            </w:r>
            <w:r w:rsidR="00E13992">
              <w:rPr>
                <w:rFonts w:asciiTheme="minorHAnsi" w:hAnsiTheme="minorHAnsi"/>
                <w:sz w:val="18"/>
                <w:szCs w:val="18"/>
              </w:rPr>
              <w:t>n/a equipment changeout, like-for-like" is selected in A06)</w:t>
            </w:r>
            <w:r w:rsidR="00E13992" w:rsidRPr="007E2934">
              <w:rPr>
                <w:rFonts w:ascii="Calibri" w:hAnsi="Calibri"/>
                <w:sz w:val="18"/>
                <w:szCs w:val="18"/>
              </w:rPr>
              <w:t xml:space="preserve"> </w:t>
            </w:r>
            <w:r w:rsidRPr="00295655">
              <w:rPr>
                <w:rFonts w:ascii="Calibri" w:hAnsi="Calibri"/>
                <w:sz w:val="18"/>
                <w:szCs w:val="18"/>
              </w:rPr>
              <w:t>&gt;&gt;</w:t>
            </w:r>
          </w:p>
        </w:tc>
        <w:tc>
          <w:tcPr>
            <w:tcW w:w="92" w:type="pct"/>
            <w:tcMar>
              <w:left w:w="29" w:type="dxa"/>
              <w:right w:w="29" w:type="dxa"/>
            </w:tcMar>
            <w:vAlign w:val="center"/>
          </w:tcPr>
          <w:p w14:paraId="1F9B96B4" w14:textId="77777777" w:rsidR="000F413D" w:rsidRPr="00295655" w:rsidRDefault="000F413D" w:rsidP="00BA02F4">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1F9B96B5" w14:textId="729814EF" w:rsidR="000F413D" w:rsidRPr="00295655" w:rsidRDefault="000F413D" w:rsidP="0035199F">
            <w:pPr>
              <w:spacing w:after="60"/>
              <w:rPr>
                <w:rFonts w:ascii="Calibri" w:hAnsi="Calibri"/>
                <w:sz w:val="18"/>
                <w:szCs w:val="18"/>
              </w:rPr>
            </w:pPr>
            <w:r w:rsidRPr="00295655">
              <w:rPr>
                <w:rFonts w:ascii="Calibri" w:hAnsi="Calibri"/>
                <w:sz w:val="18"/>
                <w:szCs w:val="18"/>
              </w:rPr>
              <w:t xml:space="preserve">Calculated </w:t>
            </w:r>
            <w:r w:rsidR="00265AD4">
              <w:rPr>
                <w:rFonts w:ascii="Calibri" w:hAnsi="Calibri"/>
                <w:sz w:val="18"/>
                <w:szCs w:val="18"/>
              </w:rPr>
              <w:t xml:space="preserve">Dwelling Unit </w:t>
            </w:r>
            <w:r w:rsidRPr="00295655">
              <w:rPr>
                <w:rFonts w:ascii="Calibri" w:hAnsi="Calibri"/>
                <w:sz w:val="18"/>
                <w:szCs w:val="18"/>
              </w:rPr>
              <w:t>Heating Load (</w:t>
            </w:r>
            <w:r w:rsidR="00314979">
              <w:rPr>
                <w:rFonts w:ascii="Calibri" w:hAnsi="Calibri"/>
                <w:sz w:val="18"/>
                <w:szCs w:val="18"/>
              </w:rPr>
              <w:t>Btu/h</w:t>
            </w:r>
            <w:r w:rsidRPr="00295655">
              <w:rPr>
                <w:rFonts w:ascii="Calibri" w:hAnsi="Calibri"/>
                <w:sz w:val="18"/>
                <w:szCs w:val="18"/>
              </w:rPr>
              <w:t>)</w:t>
            </w:r>
          </w:p>
        </w:tc>
        <w:tc>
          <w:tcPr>
            <w:tcW w:w="1177" w:type="pct"/>
            <w:vAlign w:val="center"/>
          </w:tcPr>
          <w:p w14:paraId="1F9B96B6" w14:textId="77777777" w:rsidR="000F413D" w:rsidRPr="00295655" w:rsidRDefault="000F413D" w:rsidP="00E13992">
            <w:pPr>
              <w:spacing w:after="60"/>
              <w:rPr>
                <w:rFonts w:ascii="Calibri" w:hAnsi="Calibri"/>
                <w:sz w:val="18"/>
                <w:szCs w:val="18"/>
              </w:rPr>
            </w:pPr>
            <w:r w:rsidRPr="00295655">
              <w:rPr>
                <w:rFonts w:ascii="Calibri" w:hAnsi="Calibri"/>
                <w:sz w:val="18"/>
                <w:szCs w:val="18"/>
              </w:rPr>
              <w:t>&lt;&lt;user entry: numeric:  xxxxx</w:t>
            </w:r>
            <w:r w:rsidR="00E13992">
              <w:rPr>
                <w:rFonts w:ascii="Calibri" w:hAnsi="Calibri"/>
                <w:sz w:val="18"/>
                <w:szCs w:val="18"/>
              </w:rPr>
              <w:t xml:space="preserve"> (allow n/a entry if "</w:t>
            </w:r>
            <w:r w:rsidR="00E13992">
              <w:rPr>
                <w:rFonts w:asciiTheme="minorHAnsi" w:hAnsiTheme="minorHAnsi"/>
                <w:sz w:val="18"/>
                <w:szCs w:val="18"/>
              </w:rPr>
              <w:t>n/a equipment changeout, like-for-like" is selected in A06)</w:t>
            </w:r>
            <w:r w:rsidR="00E13992" w:rsidRPr="007E2934">
              <w:rPr>
                <w:rFonts w:ascii="Calibri" w:hAnsi="Calibri"/>
                <w:sz w:val="18"/>
                <w:szCs w:val="18"/>
              </w:rPr>
              <w:t xml:space="preserve"> </w:t>
            </w:r>
            <w:r w:rsidRPr="00295655">
              <w:rPr>
                <w:rFonts w:ascii="Calibri" w:hAnsi="Calibri"/>
                <w:sz w:val="18"/>
                <w:szCs w:val="18"/>
              </w:rPr>
              <w:t>&gt;&gt;</w:t>
            </w:r>
          </w:p>
        </w:tc>
      </w:tr>
      <w:tr w:rsidR="000F413D" w:rsidRPr="00295655" w14:paraId="1F9B96C5" w14:textId="77777777" w:rsidTr="000D6702">
        <w:trPr>
          <w:cantSplit/>
          <w:trHeight w:val="432"/>
        </w:trPr>
        <w:tc>
          <w:tcPr>
            <w:tcW w:w="103" w:type="pct"/>
            <w:tcMar>
              <w:left w:w="29" w:type="dxa"/>
              <w:right w:w="29" w:type="dxa"/>
            </w:tcMar>
            <w:vAlign w:val="center"/>
          </w:tcPr>
          <w:p w14:paraId="1F9B96B8" w14:textId="77777777" w:rsidR="000F413D" w:rsidRPr="00295655" w:rsidRDefault="000F413D" w:rsidP="00BA02F4">
            <w:pPr>
              <w:pStyle w:val="FootnoteText"/>
              <w:jc w:val="center"/>
              <w:rPr>
                <w:rFonts w:ascii="Calibri" w:hAnsi="Calibri"/>
                <w:sz w:val="18"/>
                <w:szCs w:val="18"/>
              </w:rPr>
            </w:pPr>
            <w:r w:rsidRPr="00295655">
              <w:rPr>
                <w:rFonts w:ascii="Calibri" w:hAnsi="Calibri"/>
                <w:sz w:val="18"/>
                <w:szCs w:val="18"/>
              </w:rPr>
              <w:t>09</w:t>
            </w:r>
          </w:p>
        </w:tc>
        <w:tc>
          <w:tcPr>
            <w:tcW w:w="1107" w:type="pct"/>
            <w:vAlign w:val="center"/>
          </w:tcPr>
          <w:p w14:paraId="1F9B96B9" w14:textId="1349412C" w:rsidR="000F413D" w:rsidRPr="00295655" w:rsidRDefault="00990CE6" w:rsidP="00281F61">
            <w:pPr>
              <w:rPr>
                <w:rFonts w:ascii="Calibri" w:hAnsi="Calibri"/>
                <w:sz w:val="18"/>
                <w:szCs w:val="18"/>
              </w:rPr>
            </w:pPr>
            <w:r>
              <w:rPr>
                <w:rFonts w:ascii="Calibri" w:hAnsi="Calibri"/>
                <w:sz w:val="18"/>
                <w:szCs w:val="18"/>
              </w:rPr>
              <w:t>Dwelling Unit Number of Bedrooms</w:t>
            </w:r>
          </w:p>
        </w:tc>
        <w:tc>
          <w:tcPr>
            <w:tcW w:w="1261" w:type="pct"/>
            <w:vAlign w:val="center"/>
          </w:tcPr>
          <w:p w14:paraId="48B6D631" w14:textId="69EB5A8F" w:rsidR="000F413D" w:rsidRDefault="00990CE6" w:rsidP="00281F61">
            <w:pPr>
              <w:spacing w:after="60"/>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1B1689E6" w14:textId="1CBF9037" w:rsidR="00990CE6" w:rsidRPr="00990CE6" w:rsidRDefault="00990CE6" w:rsidP="00990CE6">
            <w:pPr>
              <w:spacing w:after="60"/>
              <w:rPr>
                <w:rFonts w:ascii="Calibri" w:hAnsi="Calibri"/>
                <w:sz w:val="18"/>
                <w:szCs w:val="18"/>
              </w:rPr>
            </w:pPr>
            <w:r w:rsidRPr="00990CE6">
              <w:rPr>
                <w:rFonts w:ascii="Calibri" w:hAnsi="Calibri"/>
                <w:sz w:val="18"/>
                <w:szCs w:val="18"/>
              </w:rPr>
              <w:t>if CertComplianceType=</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CF1R-PRF </w:t>
            </w:r>
            <w:r w:rsidRPr="00990CE6">
              <w:rPr>
                <w:rFonts w:ascii="Calibri" w:hAnsi="Calibri"/>
                <w:sz w:val="18"/>
                <w:szCs w:val="18"/>
              </w:rPr>
              <w:t>or allow user to override the default and input a new value;  flag non-default values and report in project status notes field;</w:t>
            </w:r>
          </w:p>
          <w:p w14:paraId="1EAD7C20" w14:textId="1A7633A3" w:rsidR="00990CE6" w:rsidRDefault="00990CE6" w:rsidP="00990CE6">
            <w:pPr>
              <w:spacing w:after="60"/>
              <w:rPr>
                <w:rFonts w:ascii="Calibri" w:hAnsi="Calibri"/>
                <w:sz w:val="18"/>
                <w:szCs w:val="18"/>
              </w:rPr>
            </w:pPr>
            <w:r>
              <w:rPr>
                <w:rFonts w:ascii="Calibri" w:hAnsi="Calibri"/>
                <w:sz w:val="18"/>
                <w:szCs w:val="18"/>
              </w:rPr>
              <w:t>elseif parent is not CF1R-PRF</w:t>
            </w:r>
            <w:r w:rsidRPr="00990CE6">
              <w:rPr>
                <w:rFonts w:ascii="Calibri" w:hAnsi="Calibri"/>
                <w:sz w:val="18"/>
                <w:szCs w:val="18"/>
              </w:rPr>
              <w:t xml:space="preserve"> doc type, t</w:t>
            </w:r>
            <w:r w:rsidR="00FE241B">
              <w:rPr>
                <w:rFonts w:ascii="Calibri" w:hAnsi="Calibri"/>
                <w:sz w:val="18"/>
                <w:szCs w:val="18"/>
              </w:rPr>
              <w:t>hen user input the integer value xx&gt;&gt;</w:t>
            </w:r>
          </w:p>
          <w:p w14:paraId="1F9B96C1" w14:textId="5E8E9315" w:rsidR="00990CE6" w:rsidRPr="00295655" w:rsidRDefault="00990CE6" w:rsidP="00281F61">
            <w:pPr>
              <w:spacing w:after="60"/>
              <w:rPr>
                <w:rFonts w:ascii="Calibri" w:hAnsi="Calibri"/>
                <w:sz w:val="18"/>
                <w:szCs w:val="18"/>
              </w:rPr>
            </w:pPr>
          </w:p>
        </w:tc>
        <w:tc>
          <w:tcPr>
            <w:tcW w:w="92" w:type="pct"/>
            <w:tcMar>
              <w:left w:w="29" w:type="dxa"/>
              <w:right w:w="29" w:type="dxa"/>
            </w:tcMar>
            <w:vAlign w:val="center"/>
          </w:tcPr>
          <w:p w14:paraId="1F9B96C2" w14:textId="12083062" w:rsidR="000F413D" w:rsidRPr="00295655" w:rsidRDefault="0067132E" w:rsidP="00BA02F4">
            <w:pPr>
              <w:spacing w:after="60"/>
              <w:jc w:val="center"/>
              <w:rPr>
                <w:rFonts w:ascii="Calibri" w:hAnsi="Calibri"/>
                <w:sz w:val="18"/>
                <w:szCs w:val="18"/>
              </w:rPr>
            </w:pPr>
            <w:r>
              <w:rPr>
                <w:rFonts w:ascii="Calibri" w:hAnsi="Calibri"/>
                <w:sz w:val="18"/>
                <w:szCs w:val="18"/>
              </w:rPr>
              <w:t>10</w:t>
            </w:r>
          </w:p>
        </w:tc>
        <w:tc>
          <w:tcPr>
            <w:tcW w:w="1260" w:type="pct"/>
            <w:vAlign w:val="center"/>
          </w:tcPr>
          <w:p w14:paraId="1F9B96C3" w14:textId="4BD5C84E" w:rsidR="000F413D" w:rsidRPr="00295655" w:rsidRDefault="00990CE6" w:rsidP="0035199F">
            <w:pPr>
              <w:spacing w:after="60"/>
              <w:rPr>
                <w:rFonts w:ascii="Calibri" w:hAnsi="Calibri"/>
                <w:sz w:val="18"/>
                <w:szCs w:val="18"/>
              </w:rPr>
            </w:pPr>
            <w:r w:rsidRPr="00295655">
              <w:rPr>
                <w:rFonts w:ascii="Calibri" w:hAnsi="Calibri"/>
                <w:sz w:val="18"/>
                <w:szCs w:val="18"/>
              </w:rPr>
              <w:t>Determination of Mech01 type (this field not visible to user)</w:t>
            </w:r>
          </w:p>
        </w:tc>
        <w:tc>
          <w:tcPr>
            <w:tcW w:w="1177" w:type="pct"/>
            <w:vAlign w:val="center"/>
          </w:tcPr>
          <w:p w14:paraId="6C5D8015" w14:textId="77777777" w:rsidR="00415B4C" w:rsidRDefault="00415B4C" w:rsidP="00415B4C">
            <w:pPr>
              <w:rPr>
                <w:rFonts w:ascii="Calibri" w:hAnsi="Calibri"/>
                <w:sz w:val="18"/>
                <w:szCs w:val="18"/>
              </w:rPr>
            </w:pPr>
            <w:r>
              <w:rPr>
                <w:rFonts w:ascii="Calibri" w:hAnsi="Calibri"/>
                <w:sz w:val="18"/>
                <w:szCs w:val="18"/>
              </w:rPr>
              <w:t>&lt;&lt;calculated field:</w:t>
            </w:r>
          </w:p>
          <w:p w14:paraId="5A0793B3" w14:textId="77777777" w:rsidR="00415B4C" w:rsidRDefault="00415B4C" w:rsidP="00415B4C">
            <w:pPr>
              <w:rPr>
                <w:rFonts w:ascii="Calibri" w:hAnsi="Calibri"/>
                <w:sz w:val="18"/>
                <w:szCs w:val="18"/>
              </w:rPr>
            </w:pPr>
            <w:r>
              <w:rPr>
                <w:rFonts w:ascii="Calibri" w:hAnsi="Calibri"/>
                <w:sz w:val="18"/>
                <w:szCs w:val="18"/>
              </w:rPr>
              <w:t>if1 CertComplianceType=performance, then</w:t>
            </w:r>
          </w:p>
          <w:p w14:paraId="6FBA0D6C" w14:textId="77777777" w:rsidR="00415B4C" w:rsidRDefault="00415B4C" w:rsidP="00415B4C">
            <w:pPr>
              <w:rPr>
                <w:rFonts w:ascii="Calibri" w:hAnsi="Calibri"/>
                <w:sz w:val="18"/>
                <w:szCs w:val="18"/>
              </w:rPr>
            </w:pPr>
            <w:r>
              <w:rPr>
                <w:rFonts w:ascii="Calibri" w:hAnsi="Calibri"/>
                <w:sz w:val="18"/>
                <w:szCs w:val="18"/>
              </w:rPr>
              <w:t xml:space="preserve">     if2 CF1R-PRF Project Scope=one of the</w:t>
            </w:r>
          </w:p>
          <w:p w14:paraId="4FA1C871" w14:textId="77777777" w:rsidR="00415B4C" w:rsidRDefault="00415B4C" w:rsidP="00415B4C">
            <w:pPr>
              <w:rPr>
                <w:rFonts w:ascii="Calibri" w:hAnsi="Calibri"/>
                <w:sz w:val="18"/>
                <w:szCs w:val="18"/>
              </w:rPr>
            </w:pPr>
            <w:r>
              <w:rPr>
                <w:rFonts w:ascii="Calibri" w:hAnsi="Calibri"/>
                <w:sz w:val="18"/>
                <w:szCs w:val="18"/>
              </w:rPr>
              <w:t xml:space="preserve">     following two types:</w:t>
            </w:r>
          </w:p>
          <w:p w14:paraId="0C937996" w14:textId="77777777" w:rsidR="00415B4C" w:rsidRDefault="00415B4C" w:rsidP="00415B4C">
            <w:pPr>
              <w:rPr>
                <w:rFonts w:ascii="Calibri" w:hAnsi="Calibri"/>
                <w:sz w:val="18"/>
                <w:szCs w:val="18"/>
              </w:rPr>
            </w:pPr>
            <w:r>
              <w:rPr>
                <w:rFonts w:ascii="Calibri" w:hAnsi="Calibri"/>
                <w:sz w:val="18"/>
                <w:szCs w:val="18"/>
              </w:rPr>
              <w:t xml:space="preserve">     **Addition and/or Alteration</w:t>
            </w:r>
          </w:p>
          <w:p w14:paraId="10AC1D80" w14:textId="77777777" w:rsidR="00415B4C" w:rsidRDefault="00415B4C" w:rsidP="00415B4C">
            <w:pPr>
              <w:rPr>
                <w:rFonts w:ascii="Calibri" w:hAnsi="Calibri"/>
                <w:sz w:val="18"/>
                <w:szCs w:val="18"/>
              </w:rPr>
            </w:pPr>
            <w:r>
              <w:rPr>
                <w:rFonts w:ascii="Calibri" w:hAnsi="Calibri"/>
                <w:sz w:val="18"/>
                <w:szCs w:val="18"/>
              </w:rPr>
              <w:t xml:space="preserve">     **Newly Constructed - Addition Alone</w:t>
            </w:r>
          </w:p>
          <w:p w14:paraId="35F47F35" w14:textId="77777777" w:rsidR="00415B4C" w:rsidRDefault="00415B4C" w:rsidP="00415B4C">
            <w:pPr>
              <w:rPr>
                <w:rFonts w:ascii="Calibri" w:hAnsi="Calibri"/>
                <w:sz w:val="18"/>
                <w:szCs w:val="18"/>
              </w:rPr>
            </w:pPr>
            <w:r>
              <w:rPr>
                <w:rFonts w:ascii="Calibri" w:hAnsi="Calibri"/>
                <w:sz w:val="18"/>
                <w:szCs w:val="18"/>
              </w:rPr>
              <w:t xml:space="preserve">     then display doc variation MCH-01d;</w:t>
            </w:r>
          </w:p>
          <w:p w14:paraId="7FC0E792" w14:textId="77777777" w:rsidR="00415B4C" w:rsidRDefault="00415B4C" w:rsidP="00415B4C">
            <w:pPr>
              <w:rPr>
                <w:rFonts w:ascii="Calibri" w:hAnsi="Calibri"/>
                <w:sz w:val="18"/>
                <w:szCs w:val="18"/>
              </w:rPr>
            </w:pPr>
            <w:r>
              <w:rPr>
                <w:rFonts w:ascii="Calibri" w:hAnsi="Calibri"/>
                <w:sz w:val="18"/>
                <w:szCs w:val="18"/>
              </w:rPr>
              <w:t xml:space="preserve">     elseif CF1R-PRF Project Scope=Newly </w:t>
            </w:r>
          </w:p>
          <w:p w14:paraId="550E578C" w14:textId="77777777" w:rsidR="00B10F59" w:rsidRDefault="00415B4C" w:rsidP="00415B4C">
            <w:pPr>
              <w:rPr>
                <w:rFonts w:ascii="Calibri" w:hAnsi="Calibri"/>
                <w:sz w:val="18"/>
                <w:szCs w:val="18"/>
              </w:rPr>
            </w:pPr>
            <w:r>
              <w:rPr>
                <w:rFonts w:ascii="Calibri" w:hAnsi="Calibri"/>
                <w:sz w:val="18"/>
                <w:szCs w:val="18"/>
              </w:rPr>
              <w:t xml:space="preserve">     Constructed,</w:t>
            </w:r>
          </w:p>
          <w:p w14:paraId="2680CBA5" w14:textId="224187E7" w:rsidR="00415B4C" w:rsidRDefault="00415B4C" w:rsidP="00415B4C">
            <w:pPr>
              <w:rPr>
                <w:rFonts w:ascii="Calibri" w:hAnsi="Calibri"/>
                <w:sz w:val="18"/>
                <w:szCs w:val="18"/>
              </w:rPr>
            </w:pPr>
            <w:r>
              <w:rPr>
                <w:rFonts w:ascii="Calibri" w:hAnsi="Calibri"/>
                <w:sz w:val="18"/>
                <w:szCs w:val="18"/>
              </w:rPr>
              <w:t xml:space="preserve">     then display doc variation MECH01a </w:t>
            </w:r>
          </w:p>
          <w:p w14:paraId="3611394E" w14:textId="77777777" w:rsidR="00415B4C" w:rsidRDefault="00415B4C" w:rsidP="00415B4C">
            <w:pPr>
              <w:rPr>
                <w:rFonts w:ascii="Calibri" w:hAnsi="Calibri"/>
                <w:sz w:val="18"/>
                <w:szCs w:val="18"/>
              </w:rPr>
            </w:pPr>
            <w:r>
              <w:rPr>
                <w:rFonts w:ascii="Calibri" w:hAnsi="Calibri"/>
                <w:sz w:val="18"/>
                <w:szCs w:val="18"/>
              </w:rPr>
              <w:t xml:space="preserve">      endif2</w:t>
            </w:r>
          </w:p>
          <w:p w14:paraId="4DD0404C" w14:textId="77777777" w:rsidR="00415B4C" w:rsidRDefault="00415B4C" w:rsidP="00415B4C">
            <w:pPr>
              <w:rPr>
                <w:rFonts w:ascii="Calibri" w:hAnsi="Calibri"/>
                <w:sz w:val="18"/>
                <w:szCs w:val="18"/>
              </w:rPr>
            </w:pPr>
            <w:r>
              <w:rPr>
                <w:rFonts w:ascii="Calibri" w:hAnsi="Calibri"/>
                <w:sz w:val="18"/>
                <w:szCs w:val="18"/>
              </w:rPr>
              <w:t>elseif CertComplianceType=</w:t>
            </w:r>
            <w:r>
              <w:rPr>
                <w:rFonts w:ascii="Calibri" w:hAnsi="Calibri"/>
                <w:sz w:val="18"/>
                <w:szCs w:val="18"/>
                <w:u w:val="single"/>
              </w:rPr>
              <w:t>prescriptive additions/alterations</w:t>
            </w:r>
            <w:r>
              <w:rPr>
                <w:rFonts w:ascii="Calibri" w:hAnsi="Calibri"/>
                <w:sz w:val="18"/>
                <w:szCs w:val="18"/>
              </w:rPr>
              <w:t>,</w:t>
            </w:r>
          </w:p>
          <w:p w14:paraId="493F9114" w14:textId="77777777" w:rsidR="00415B4C" w:rsidRDefault="00415B4C" w:rsidP="00415B4C">
            <w:pPr>
              <w:rPr>
                <w:rFonts w:ascii="Calibri" w:hAnsi="Calibri"/>
                <w:sz w:val="18"/>
                <w:szCs w:val="18"/>
              </w:rPr>
            </w:pPr>
            <w:r>
              <w:rPr>
                <w:rFonts w:ascii="Calibri" w:hAnsi="Calibri"/>
                <w:sz w:val="18"/>
                <w:szCs w:val="18"/>
              </w:rPr>
              <w:t>then display doc variation MECH01b,</w:t>
            </w:r>
          </w:p>
          <w:p w14:paraId="26AD9491" w14:textId="77777777" w:rsidR="00415B4C" w:rsidRDefault="00415B4C" w:rsidP="00415B4C">
            <w:pPr>
              <w:rPr>
                <w:rFonts w:ascii="Calibri" w:hAnsi="Calibri"/>
                <w:sz w:val="18"/>
                <w:szCs w:val="18"/>
                <w:u w:val="single"/>
              </w:rPr>
            </w:pPr>
            <w:r>
              <w:rPr>
                <w:rFonts w:ascii="Calibri" w:hAnsi="Calibri"/>
                <w:sz w:val="18"/>
                <w:szCs w:val="18"/>
              </w:rPr>
              <w:t>elseif CertComplianceType=</w:t>
            </w:r>
            <w:r>
              <w:rPr>
                <w:rFonts w:ascii="Calibri" w:hAnsi="Calibri"/>
                <w:sz w:val="18"/>
                <w:szCs w:val="18"/>
                <w:u w:val="single"/>
              </w:rPr>
              <w:t>prescriptive newly constructed,</w:t>
            </w:r>
          </w:p>
          <w:p w14:paraId="6C295285" w14:textId="77777777" w:rsidR="00415B4C" w:rsidRDefault="00415B4C" w:rsidP="00415B4C">
            <w:pPr>
              <w:rPr>
                <w:rFonts w:ascii="Calibri" w:hAnsi="Calibri"/>
                <w:sz w:val="18"/>
                <w:szCs w:val="18"/>
                <w:u w:val="single"/>
              </w:rPr>
            </w:pPr>
            <w:r>
              <w:rPr>
                <w:rFonts w:ascii="Calibri" w:hAnsi="Calibri"/>
                <w:sz w:val="18"/>
                <w:szCs w:val="18"/>
              </w:rPr>
              <w:t>then display doc variation MECH01c</w:t>
            </w:r>
          </w:p>
          <w:p w14:paraId="1F9B96C4" w14:textId="4ED39C51" w:rsidR="000F413D" w:rsidRPr="00295655" w:rsidRDefault="00415B4C" w:rsidP="00990CE6">
            <w:pPr>
              <w:spacing w:after="60"/>
              <w:rPr>
                <w:rFonts w:ascii="Calibri" w:hAnsi="Calibri"/>
                <w:sz w:val="18"/>
                <w:szCs w:val="18"/>
              </w:rPr>
            </w:pPr>
            <w:r>
              <w:rPr>
                <w:rFonts w:ascii="Calibri" w:hAnsi="Calibri"/>
                <w:sz w:val="18"/>
                <w:szCs w:val="18"/>
              </w:rPr>
              <w:t>(this field not visible to user) endif1&gt;&gt;</w:t>
            </w:r>
          </w:p>
        </w:tc>
      </w:tr>
    </w:tbl>
    <w:p w14:paraId="1F9B96C7" w14:textId="77777777" w:rsidR="000F413D" w:rsidRPr="00295655"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616"/>
      </w:tblGrid>
      <w:tr w:rsidR="000A23E5" w:rsidRPr="00295655" w14:paraId="1F9B96CB" w14:textId="77777777" w:rsidTr="000A23E5">
        <w:tc>
          <w:tcPr>
            <w:tcW w:w="5000" w:type="pct"/>
          </w:tcPr>
          <w:p w14:paraId="1F9B96CA" w14:textId="41764E4A" w:rsidR="003A543D" w:rsidRPr="00295655" w:rsidRDefault="000A23E5">
            <w:pPr>
              <w:keepNext/>
              <w:rPr>
                <w:rFonts w:ascii="Calibri" w:hAnsi="Calibri"/>
                <w:b/>
                <w:sz w:val="18"/>
                <w:szCs w:val="18"/>
              </w:rPr>
            </w:pPr>
            <w:r w:rsidRPr="00F9147E">
              <w:rPr>
                <w:rFonts w:ascii="Calibri" w:hAnsi="Calibri"/>
                <w:b/>
              </w:rPr>
              <w:t xml:space="preserve">MCH-01a – </w:t>
            </w:r>
            <w:r w:rsidR="0003649D" w:rsidRPr="00F9147E">
              <w:rPr>
                <w:rFonts w:ascii="Calibri" w:hAnsi="Calibri"/>
                <w:b/>
                <w:bCs/>
              </w:rPr>
              <w:t>Space Conditioning Systems Ducts and Fans</w:t>
            </w:r>
            <w:r w:rsidR="0003649D" w:rsidRPr="00F9147E">
              <w:rPr>
                <w:rFonts w:ascii="Calibri" w:hAnsi="Calibri"/>
                <w:b/>
              </w:rPr>
              <w:t xml:space="preserve"> - For use with </w:t>
            </w:r>
            <w:r w:rsidRPr="00F9147E">
              <w:rPr>
                <w:rFonts w:ascii="Calibri" w:hAnsi="Calibri"/>
                <w:b/>
              </w:rPr>
              <w:t>Performance</w:t>
            </w:r>
            <w:r w:rsidR="0003649D" w:rsidRPr="00F9147E">
              <w:rPr>
                <w:rFonts w:ascii="Calibri" w:hAnsi="Calibri"/>
                <w:b/>
              </w:rPr>
              <w:t xml:space="preserve"> Certificate of</w:t>
            </w:r>
            <w:r w:rsidR="0003649D" w:rsidRPr="00295655">
              <w:rPr>
                <w:rFonts w:ascii="Calibri" w:hAnsi="Calibri"/>
                <w:b/>
                <w:sz w:val="18"/>
                <w:szCs w:val="18"/>
              </w:rPr>
              <w:t xml:space="preserve"> </w:t>
            </w:r>
            <w:r w:rsidR="0003649D" w:rsidRPr="00F9147E">
              <w:rPr>
                <w:rFonts w:ascii="Calibri" w:hAnsi="Calibri"/>
                <w:b/>
                <w:szCs w:val="18"/>
              </w:rPr>
              <w:t>Compliance</w:t>
            </w:r>
          </w:p>
        </w:tc>
      </w:tr>
    </w:tbl>
    <w:p w14:paraId="1F9B96CD" w14:textId="77777777" w:rsidR="008F2BFE" w:rsidRPr="00295655" w:rsidRDefault="008F2B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16"/>
        <w:gridCol w:w="1217"/>
        <w:gridCol w:w="1216"/>
        <w:gridCol w:w="1217"/>
        <w:gridCol w:w="1216"/>
        <w:gridCol w:w="1217"/>
        <w:gridCol w:w="1216"/>
        <w:gridCol w:w="1217"/>
        <w:gridCol w:w="1216"/>
        <w:gridCol w:w="1217"/>
        <w:gridCol w:w="1216"/>
        <w:gridCol w:w="1217"/>
        <w:gridCol w:w="18"/>
      </w:tblGrid>
      <w:tr w:rsidR="000437E7" w:rsidRPr="00295655" w14:paraId="1F9B96D1" w14:textId="77777777" w:rsidTr="000437E7">
        <w:trPr>
          <w:cantSplit/>
        </w:trPr>
        <w:tc>
          <w:tcPr>
            <w:tcW w:w="14616" w:type="dxa"/>
            <w:gridSpan w:val="13"/>
          </w:tcPr>
          <w:p w14:paraId="1F9B96CE" w14:textId="50F3749B" w:rsidR="000437E7" w:rsidRPr="00F9147E" w:rsidRDefault="000437E7" w:rsidP="008F2BFE">
            <w:pPr>
              <w:keepNext/>
              <w:rPr>
                <w:rFonts w:ascii="Calibri" w:hAnsi="Calibri"/>
                <w:b/>
                <w:szCs w:val="18"/>
              </w:rPr>
            </w:pPr>
            <w:r w:rsidRPr="00F9147E">
              <w:rPr>
                <w:rFonts w:ascii="Calibri" w:hAnsi="Calibri"/>
                <w:b/>
                <w:szCs w:val="18"/>
              </w:rPr>
              <w:t xml:space="preserve">B. </w:t>
            </w:r>
            <w:r w:rsidR="00285F79" w:rsidRPr="00F9147E">
              <w:rPr>
                <w:rFonts w:ascii="Calibri" w:hAnsi="Calibri"/>
                <w:b/>
                <w:szCs w:val="18"/>
              </w:rPr>
              <w:t xml:space="preserve">Design </w:t>
            </w:r>
            <w:r w:rsidRPr="00F9147E">
              <w:rPr>
                <w:rFonts w:ascii="Calibri" w:hAnsi="Calibri"/>
                <w:b/>
                <w:szCs w:val="18"/>
              </w:rPr>
              <w:t xml:space="preserve">Space Conditioning (SC) System Component Specifications from CF1R  </w:t>
            </w:r>
          </w:p>
          <w:p w14:paraId="1F9B96CF" w14:textId="77777777" w:rsidR="00265AD4" w:rsidRPr="00265AD4" w:rsidRDefault="00265AD4" w:rsidP="008F2BFE">
            <w:pPr>
              <w:keepNext/>
              <w:rPr>
                <w:rFonts w:ascii="Calibri" w:hAnsi="Calibri"/>
                <w:sz w:val="18"/>
                <w:szCs w:val="18"/>
              </w:rPr>
            </w:pPr>
            <w:r>
              <w:rPr>
                <w:rFonts w:ascii="Calibri" w:hAnsi="Calibri"/>
                <w:sz w:val="18"/>
                <w:szCs w:val="18"/>
              </w:rPr>
              <w:t xml:space="preserve">This table </w:t>
            </w:r>
            <w:r w:rsidR="00B458E5">
              <w:rPr>
                <w:rFonts w:ascii="Calibri" w:hAnsi="Calibri"/>
                <w:sz w:val="18"/>
                <w:szCs w:val="18"/>
              </w:rPr>
              <w:t>reports</w:t>
            </w:r>
            <w:r>
              <w:rPr>
                <w:rFonts w:ascii="Calibri" w:hAnsi="Calibri"/>
                <w:sz w:val="18"/>
                <w:szCs w:val="18"/>
              </w:rPr>
              <w:t xml:space="preserve"> the space conditioning system features </w:t>
            </w:r>
            <w:r w:rsidR="008558F4">
              <w:rPr>
                <w:rFonts w:ascii="Calibri" w:hAnsi="Calibri"/>
                <w:sz w:val="18"/>
                <w:szCs w:val="18"/>
              </w:rPr>
              <w:t>that were</w:t>
            </w:r>
            <w:r>
              <w:rPr>
                <w:rFonts w:ascii="Calibri" w:hAnsi="Calibri"/>
                <w:sz w:val="18"/>
                <w:szCs w:val="18"/>
              </w:rPr>
              <w:t xml:space="preserve"> specified on the </w:t>
            </w:r>
            <w:r w:rsidR="00E91CEC">
              <w:rPr>
                <w:rFonts w:ascii="Calibri" w:hAnsi="Calibri"/>
                <w:sz w:val="18"/>
                <w:szCs w:val="18"/>
              </w:rPr>
              <w:t xml:space="preserve">registered </w:t>
            </w:r>
            <w:r>
              <w:rPr>
                <w:rFonts w:ascii="Calibri" w:hAnsi="Calibri"/>
                <w:sz w:val="18"/>
                <w:szCs w:val="18"/>
              </w:rPr>
              <w:t>CF1R-PRF</w:t>
            </w:r>
            <w:r w:rsidR="00620333">
              <w:rPr>
                <w:rFonts w:ascii="Calibri" w:hAnsi="Calibri"/>
                <w:sz w:val="18"/>
                <w:szCs w:val="18"/>
              </w:rPr>
              <w:t xml:space="preserve"> compliance document</w:t>
            </w:r>
            <w:r w:rsidR="00E91CEC">
              <w:rPr>
                <w:rFonts w:ascii="Calibri" w:hAnsi="Calibri"/>
                <w:sz w:val="18"/>
                <w:szCs w:val="18"/>
              </w:rPr>
              <w:t xml:space="preserve"> for this project.</w:t>
            </w:r>
          </w:p>
          <w:p w14:paraId="1F9B96D0" w14:textId="77777777" w:rsidR="000437E7" w:rsidRPr="00FB4BFD" w:rsidRDefault="000437E7" w:rsidP="00441DA5">
            <w:pPr>
              <w:keepNext/>
              <w:rPr>
                <w:rFonts w:ascii="Calibri" w:hAnsi="Calibri"/>
                <w:sz w:val="18"/>
                <w:szCs w:val="18"/>
              </w:rPr>
            </w:pPr>
            <w:r w:rsidRPr="00FB4BFD">
              <w:rPr>
                <w:rFonts w:ascii="Calibri" w:hAnsi="Calibri"/>
                <w:sz w:val="18"/>
                <w:szCs w:val="18"/>
              </w:rPr>
              <w:t>&lt;&lt;require one row of data for each SC System identified on the CF1R report that is applicable to this dwelling unit;  do not allow user to overwrite these referenced data &gt;&gt;</w:t>
            </w:r>
          </w:p>
        </w:tc>
      </w:tr>
      <w:tr w:rsidR="00A154C8" w:rsidRPr="00295655" w14:paraId="1F9B96DE" w14:textId="77777777" w:rsidTr="00A154C8">
        <w:trPr>
          <w:gridAfter w:val="1"/>
          <w:wAfter w:w="18" w:type="dxa"/>
          <w:cantSplit/>
          <w:trHeight w:val="215"/>
        </w:trPr>
        <w:tc>
          <w:tcPr>
            <w:tcW w:w="1216" w:type="dxa"/>
            <w:vAlign w:val="center"/>
          </w:tcPr>
          <w:p w14:paraId="1F9B96D2" w14:textId="77777777" w:rsidR="00A154C8" w:rsidRPr="00891634" w:rsidRDefault="00A154C8" w:rsidP="008F2BFE">
            <w:pPr>
              <w:keepNext/>
              <w:jc w:val="center"/>
              <w:rPr>
                <w:rFonts w:ascii="Calibri" w:hAnsi="Calibri"/>
                <w:sz w:val="18"/>
                <w:szCs w:val="18"/>
                <w:highlight w:val="yellow"/>
              </w:rPr>
            </w:pPr>
            <w:r w:rsidRPr="00891634">
              <w:rPr>
                <w:rFonts w:ascii="Calibri" w:hAnsi="Calibri"/>
                <w:sz w:val="18"/>
                <w:szCs w:val="18"/>
                <w:highlight w:val="yellow"/>
              </w:rPr>
              <w:t>01</w:t>
            </w:r>
          </w:p>
        </w:tc>
        <w:tc>
          <w:tcPr>
            <w:tcW w:w="1217" w:type="dxa"/>
            <w:vAlign w:val="center"/>
          </w:tcPr>
          <w:p w14:paraId="1F9B96D3" w14:textId="77777777" w:rsidR="00A154C8" w:rsidRPr="00891634" w:rsidRDefault="00A154C8" w:rsidP="00103243">
            <w:pPr>
              <w:keepNext/>
              <w:jc w:val="center"/>
              <w:rPr>
                <w:rFonts w:ascii="Calibri" w:hAnsi="Calibri"/>
                <w:sz w:val="18"/>
                <w:szCs w:val="18"/>
                <w:highlight w:val="yellow"/>
              </w:rPr>
            </w:pPr>
            <w:r w:rsidRPr="00891634">
              <w:rPr>
                <w:rFonts w:ascii="Calibri" w:hAnsi="Calibri"/>
                <w:sz w:val="18"/>
                <w:szCs w:val="18"/>
                <w:highlight w:val="yellow"/>
              </w:rPr>
              <w:t>02</w:t>
            </w:r>
          </w:p>
        </w:tc>
        <w:tc>
          <w:tcPr>
            <w:tcW w:w="1216" w:type="dxa"/>
            <w:vAlign w:val="center"/>
          </w:tcPr>
          <w:p w14:paraId="1F9B96D4" w14:textId="77777777" w:rsidR="00A154C8" w:rsidRPr="00891634" w:rsidRDefault="00A154C8" w:rsidP="00103243">
            <w:pPr>
              <w:keepNext/>
              <w:jc w:val="center"/>
              <w:rPr>
                <w:rFonts w:ascii="Calibri" w:hAnsi="Calibri"/>
                <w:sz w:val="18"/>
                <w:szCs w:val="18"/>
                <w:highlight w:val="yellow"/>
              </w:rPr>
            </w:pPr>
            <w:r w:rsidRPr="00891634">
              <w:rPr>
                <w:rFonts w:ascii="Calibri" w:hAnsi="Calibri"/>
                <w:sz w:val="18"/>
                <w:szCs w:val="18"/>
                <w:highlight w:val="yellow"/>
              </w:rPr>
              <w:t>03</w:t>
            </w:r>
          </w:p>
        </w:tc>
        <w:tc>
          <w:tcPr>
            <w:tcW w:w="1217" w:type="dxa"/>
            <w:vAlign w:val="center"/>
          </w:tcPr>
          <w:p w14:paraId="1F9B96D5" w14:textId="77777777" w:rsidR="00A154C8" w:rsidRPr="00891634" w:rsidRDefault="00A154C8" w:rsidP="00103243">
            <w:pPr>
              <w:keepNext/>
              <w:jc w:val="center"/>
              <w:rPr>
                <w:rFonts w:ascii="Calibri" w:hAnsi="Calibri"/>
                <w:sz w:val="18"/>
                <w:szCs w:val="18"/>
                <w:highlight w:val="yellow"/>
              </w:rPr>
            </w:pPr>
            <w:r w:rsidRPr="00891634">
              <w:rPr>
                <w:rFonts w:ascii="Calibri" w:hAnsi="Calibri"/>
                <w:sz w:val="18"/>
                <w:szCs w:val="18"/>
                <w:highlight w:val="yellow"/>
              </w:rPr>
              <w:t>04</w:t>
            </w:r>
          </w:p>
        </w:tc>
        <w:tc>
          <w:tcPr>
            <w:tcW w:w="1216" w:type="dxa"/>
            <w:vAlign w:val="center"/>
          </w:tcPr>
          <w:p w14:paraId="1F9B96D6" w14:textId="77777777" w:rsidR="00A154C8" w:rsidRPr="00891634" w:rsidRDefault="002C2B5E" w:rsidP="00103243">
            <w:pPr>
              <w:keepNext/>
              <w:jc w:val="center"/>
              <w:rPr>
                <w:rFonts w:ascii="Calibri" w:hAnsi="Calibri"/>
                <w:sz w:val="18"/>
                <w:szCs w:val="18"/>
                <w:highlight w:val="yellow"/>
              </w:rPr>
            </w:pPr>
            <w:r w:rsidRPr="00891634">
              <w:rPr>
                <w:rFonts w:ascii="Calibri" w:hAnsi="Calibri"/>
                <w:sz w:val="18"/>
                <w:szCs w:val="18"/>
                <w:highlight w:val="yellow"/>
              </w:rPr>
              <w:t>05</w:t>
            </w:r>
          </w:p>
        </w:tc>
        <w:tc>
          <w:tcPr>
            <w:tcW w:w="1217" w:type="dxa"/>
            <w:vAlign w:val="center"/>
          </w:tcPr>
          <w:p w14:paraId="1F9B96D7" w14:textId="77777777" w:rsidR="00A154C8" w:rsidRPr="00891634" w:rsidRDefault="00A154C8" w:rsidP="00103243">
            <w:pPr>
              <w:keepNext/>
              <w:jc w:val="center"/>
              <w:rPr>
                <w:rFonts w:ascii="Calibri" w:hAnsi="Calibri"/>
                <w:sz w:val="18"/>
                <w:szCs w:val="18"/>
                <w:highlight w:val="yellow"/>
              </w:rPr>
            </w:pPr>
            <w:r w:rsidRPr="00891634">
              <w:rPr>
                <w:rFonts w:ascii="Calibri" w:hAnsi="Calibri"/>
                <w:sz w:val="18"/>
                <w:szCs w:val="18"/>
                <w:highlight w:val="yellow"/>
              </w:rPr>
              <w:t>06</w:t>
            </w:r>
          </w:p>
        </w:tc>
        <w:tc>
          <w:tcPr>
            <w:tcW w:w="1216" w:type="dxa"/>
            <w:vAlign w:val="center"/>
          </w:tcPr>
          <w:p w14:paraId="1F9B96D8" w14:textId="77777777" w:rsidR="00A154C8" w:rsidRPr="00891634" w:rsidRDefault="00A154C8" w:rsidP="00103243">
            <w:pPr>
              <w:keepNext/>
              <w:jc w:val="center"/>
              <w:rPr>
                <w:rFonts w:ascii="Calibri" w:hAnsi="Calibri"/>
                <w:sz w:val="18"/>
                <w:szCs w:val="18"/>
                <w:highlight w:val="yellow"/>
              </w:rPr>
            </w:pPr>
            <w:r w:rsidRPr="00891634">
              <w:rPr>
                <w:rFonts w:ascii="Calibri" w:hAnsi="Calibri"/>
                <w:sz w:val="18"/>
                <w:szCs w:val="18"/>
                <w:highlight w:val="yellow"/>
              </w:rPr>
              <w:t>07</w:t>
            </w:r>
          </w:p>
        </w:tc>
        <w:tc>
          <w:tcPr>
            <w:tcW w:w="1217" w:type="dxa"/>
            <w:vAlign w:val="center"/>
          </w:tcPr>
          <w:p w14:paraId="1F9B96D9" w14:textId="77777777" w:rsidR="00A154C8" w:rsidRPr="00891634" w:rsidRDefault="00A154C8" w:rsidP="00103243">
            <w:pPr>
              <w:keepNext/>
              <w:jc w:val="center"/>
              <w:rPr>
                <w:rFonts w:ascii="Calibri" w:hAnsi="Calibri"/>
                <w:sz w:val="18"/>
                <w:szCs w:val="18"/>
                <w:highlight w:val="yellow"/>
              </w:rPr>
            </w:pPr>
            <w:r w:rsidRPr="00891634">
              <w:rPr>
                <w:rFonts w:ascii="Calibri" w:hAnsi="Calibri"/>
                <w:sz w:val="18"/>
                <w:szCs w:val="18"/>
                <w:highlight w:val="yellow"/>
              </w:rPr>
              <w:t>08</w:t>
            </w:r>
          </w:p>
        </w:tc>
        <w:tc>
          <w:tcPr>
            <w:tcW w:w="1216" w:type="dxa"/>
            <w:vAlign w:val="center"/>
          </w:tcPr>
          <w:p w14:paraId="1F9B96DA" w14:textId="77777777" w:rsidR="00A154C8" w:rsidRPr="00891634" w:rsidRDefault="00A154C8" w:rsidP="00103243">
            <w:pPr>
              <w:keepNext/>
              <w:jc w:val="center"/>
              <w:rPr>
                <w:rFonts w:ascii="Calibri" w:hAnsi="Calibri"/>
                <w:sz w:val="18"/>
                <w:szCs w:val="18"/>
                <w:highlight w:val="yellow"/>
              </w:rPr>
            </w:pPr>
            <w:r w:rsidRPr="00891634">
              <w:rPr>
                <w:rFonts w:ascii="Calibri" w:hAnsi="Calibri"/>
                <w:sz w:val="18"/>
                <w:szCs w:val="18"/>
                <w:highlight w:val="yellow"/>
              </w:rPr>
              <w:t>09</w:t>
            </w:r>
          </w:p>
        </w:tc>
        <w:tc>
          <w:tcPr>
            <w:tcW w:w="1217" w:type="dxa"/>
            <w:vAlign w:val="center"/>
          </w:tcPr>
          <w:p w14:paraId="1F9B96DB" w14:textId="77777777" w:rsidR="00A154C8" w:rsidRPr="00891634" w:rsidRDefault="00A154C8" w:rsidP="00103243">
            <w:pPr>
              <w:keepNext/>
              <w:jc w:val="center"/>
              <w:rPr>
                <w:rFonts w:ascii="Calibri" w:hAnsi="Calibri"/>
                <w:sz w:val="18"/>
                <w:szCs w:val="18"/>
                <w:highlight w:val="yellow"/>
              </w:rPr>
            </w:pPr>
            <w:r w:rsidRPr="00891634">
              <w:rPr>
                <w:rFonts w:ascii="Calibri" w:hAnsi="Calibri"/>
                <w:sz w:val="18"/>
                <w:szCs w:val="18"/>
                <w:highlight w:val="yellow"/>
              </w:rPr>
              <w:t>10</w:t>
            </w:r>
          </w:p>
        </w:tc>
        <w:tc>
          <w:tcPr>
            <w:tcW w:w="1216" w:type="dxa"/>
          </w:tcPr>
          <w:p w14:paraId="1F9B96DC" w14:textId="77777777" w:rsidR="00A154C8" w:rsidRPr="00891634" w:rsidRDefault="00A154C8" w:rsidP="00103243">
            <w:pPr>
              <w:keepNext/>
              <w:jc w:val="center"/>
              <w:rPr>
                <w:rFonts w:ascii="Calibri" w:hAnsi="Calibri"/>
                <w:sz w:val="18"/>
                <w:szCs w:val="18"/>
                <w:highlight w:val="yellow"/>
              </w:rPr>
            </w:pPr>
            <w:r w:rsidRPr="00891634">
              <w:rPr>
                <w:rFonts w:ascii="Calibri" w:hAnsi="Calibri"/>
                <w:sz w:val="18"/>
                <w:szCs w:val="18"/>
                <w:highlight w:val="yellow"/>
              </w:rPr>
              <w:t>11</w:t>
            </w:r>
          </w:p>
        </w:tc>
        <w:tc>
          <w:tcPr>
            <w:tcW w:w="1217" w:type="dxa"/>
          </w:tcPr>
          <w:p w14:paraId="1F9B96DD" w14:textId="77777777" w:rsidR="00A154C8" w:rsidRPr="00891634" w:rsidRDefault="00A154C8" w:rsidP="00103243">
            <w:pPr>
              <w:keepNext/>
              <w:jc w:val="center"/>
              <w:rPr>
                <w:rFonts w:ascii="Calibri" w:hAnsi="Calibri"/>
                <w:sz w:val="18"/>
                <w:szCs w:val="18"/>
                <w:highlight w:val="yellow"/>
              </w:rPr>
            </w:pPr>
            <w:r w:rsidRPr="00891634">
              <w:rPr>
                <w:rFonts w:ascii="Calibri" w:hAnsi="Calibri"/>
                <w:sz w:val="18"/>
                <w:szCs w:val="18"/>
                <w:highlight w:val="yellow"/>
              </w:rPr>
              <w:t>12</w:t>
            </w:r>
          </w:p>
        </w:tc>
      </w:tr>
      <w:tr w:rsidR="00A154C8" w:rsidRPr="00295655" w14:paraId="1F9B96EE" w14:textId="77777777" w:rsidTr="00A154C8">
        <w:trPr>
          <w:gridAfter w:val="1"/>
          <w:wAfter w:w="18" w:type="dxa"/>
          <w:cantSplit/>
          <w:trHeight w:val="576"/>
        </w:trPr>
        <w:tc>
          <w:tcPr>
            <w:tcW w:w="1216" w:type="dxa"/>
            <w:vAlign w:val="bottom"/>
          </w:tcPr>
          <w:p w14:paraId="1F9B96DF" w14:textId="77777777" w:rsidR="00A154C8" w:rsidRPr="00314979" w:rsidRDefault="00A154C8" w:rsidP="008F2BFE">
            <w:pPr>
              <w:keepNext/>
              <w:jc w:val="center"/>
              <w:rPr>
                <w:rFonts w:ascii="Calibri" w:hAnsi="Calibri"/>
                <w:sz w:val="18"/>
                <w:szCs w:val="18"/>
              </w:rPr>
            </w:pPr>
            <w:r w:rsidRPr="00314979">
              <w:rPr>
                <w:rFonts w:ascii="Calibri" w:hAnsi="Calibri"/>
                <w:sz w:val="18"/>
                <w:szCs w:val="18"/>
              </w:rPr>
              <w:t xml:space="preserve">Zone </w:t>
            </w:r>
          </w:p>
          <w:p w14:paraId="1F9B96E0" w14:textId="77777777" w:rsidR="00A154C8" w:rsidRPr="00314979" w:rsidRDefault="00A154C8" w:rsidP="008F2BFE">
            <w:pPr>
              <w:keepNext/>
              <w:jc w:val="center"/>
              <w:rPr>
                <w:rFonts w:ascii="Calibri" w:hAnsi="Calibri"/>
                <w:sz w:val="18"/>
                <w:szCs w:val="18"/>
              </w:rPr>
            </w:pPr>
            <w:r w:rsidRPr="00314979">
              <w:rPr>
                <w:rFonts w:ascii="Calibri" w:hAnsi="Calibri"/>
                <w:sz w:val="18"/>
                <w:szCs w:val="18"/>
              </w:rPr>
              <w:t>Name</w:t>
            </w:r>
          </w:p>
        </w:tc>
        <w:tc>
          <w:tcPr>
            <w:tcW w:w="1217" w:type="dxa"/>
            <w:vAlign w:val="bottom"/>
          </w:tcPr>
          <w:p w14:paraId="1F9B96E1" w14:textId="4F68012B" w:rsidR="00A154C8" w:rsidRPr="00295655" w:rsidRDefault="00212586" w:rsidP="008F2BFE">
            <w:pPr>
              <w:keepNext/>
              <w:jc w:val="center"/>
              <w:rPr>
                <w:rFonts w:ascii="Calibri" w:hAnsi="Calibri"/>
                <w:sz w:val="18"/>
                <w:szCs w:val="18"/>
              </w:rPr>
            </w:pPr>
            <w:r>
              <w:rPr>
                <w:rFonts w:ascii="Calibri" w:hAnsi="Calibri"/>
                <w:sz w:val="18"/>
                <w:szCs w:val="18"/>
              </w:rPr>
              <w:t>SC</w:t>
            </w:r>
            <w:r w:rsidR="00A154C8" w:rsidRPr="00295655">
              <w:rPr>
                <w:rFonts w:ascii="Calibri" w:hAnsi="Calibri"/>
                <w:sz w:val="18"/>
                <w:szCs w:val="18"/>
              </w:rPr>
              <w:t xml:space="preserve"> System Identification or Name</w:t>
            </w:r>
          </w:p>
        </w:tc>
        <w:tc>
          <w:tcPr>
            <w:tcW w:w="1216" w:type="dxa"/>
            <w:vAlign w:val="bottom"/>
          </w:tcPr>
          <w:p w14:paraId="1F9B96E2" w14:textId="6401C17C" w:rsidR="00A154C8" w:rsidRPr="00295655" w:rsidRDefault="00212586" w:rsidP="008F2BFE">
            <w:pPr>
              <w:keepNext/>
              <w:jc w:val="center"/>
              <w:rPr>
                <w:rFonts w:ascii="Calibri" w:hAnsi="Calibri"/>
                <w:sz w:val="18"/>
                <w:szCs w:val="18"/>
              </w:rPr>
            </w:pPr>
            <w:r>
              <w:rPr>
                <w:rFonts w:ascii="Calibri" w:hAnsi="Calibri"/>
                <w:sz w:val="18"/>
                <w:szCs w:val="18"/>
              </w:rPr>
              <w:t>SC</w:t>
            </w:r>
            <w:r w:rsidR="00A154C8" w:rsidRPr="00295655">
              <w:rPr>
                <w:rFonts w:ascii="Calibri" w:hAnsi="Calibri"/>
                <w:sz w:val="18"/>
                <w:szCs w:val="18"/>
              </w:rPr>
              <w:t xml:space="preserve"> System Type</w:t>
            </w:r>
          </w:p>
        </w:tc>
        <w:tc>
          <w:tcPr>
            <w:tcW w:w="1217" w:type="dxa"/>
            <w:vAlign w:val="bottom"/>
          </w:tcPr>
          <w:p w14:paraId="1F9B96E3" w14:textId="77777777" w:rsidR="00A154C8" w:rsidRPr="00295655" w:rsidRDefault="00A154C8" w:rsidP="008F2BFE">
            <w:pPr>
              <w:keepNext/>
              <w:jc w:val="center"/>
              <w:rPr>
                <w:rFonts w:ascii="Calibri" w:hAnsi="Calibri"/>
                <w:sz w:val="18"/>
                <w:szCs w:val="18"/>
              </w:rPr>
            </w:pPr>
            <w:r w:rsidRPr="00295655">
              <w:rPr>
                <w:rFonts w:ascii="Calibri" w:hAnsi="Calibri"/>
                <w:sz w:val="18"/>
                <w:szCs w:val="18"/>
              </w:rPr>
              <w:t>Heating System Type</w:t>
            </w:r>
          </w:p>
        </w:tc>
        <w:tc>
          <w:tcPr>
            <w:tcW w:w="1216" w:type="dxa"/>
            <w:vAlign w:val="bottom"/>
          </w:tcPr>
          <w:p w14:paraId="1F9B96E4" w14:textId="77777777" w:rsidR="00A154C8" w:rsidRPr="00295655" w:rsidRDefault="00A154C8" w:rsidP="00E91CEC">
            <w:pPr>
              <w:keepNext/>
              <w:jc w:val="center"/>
              <w:rPr>
                <w:rFonts w:ascii="Calibri" w:hAnsi="Calibri"/>
                <w:sz w:val="18"/>
                <w:szCs w:val="18"/>
              </w:rPr>
            </w:pPr>
            <w:r w:rsidRPr="00295655">
              <w:rPr>
                <w:rFonts w:ascii="Calibri" w:hAnsi="Calibri"/>
                <w:sz w:val="18"/>
                <w:szCs w:val="18"/>
              </w:rPr>
              <w:t>Cooling System Type</w:t>
            </w:r>
          </w:p>
        </w:tc>
        <w:tc>
          <w:tcPr>
            <w:tcW w:w="1217" w:type="dxa"/>
            <w:vAlign w:val="bottom"/>
          </w:tcPr>
          <w:p w14:paraId="1F9B96E5" w14:textId="32689D58" w:rsidR="00A154C8" w:rsidRPr="00295655" w:rsidRDefault="00212586" w:rsidP="00E91CEC">
            <w:pPr>
              <w:keepNext/>
              <w:jc w:val="center"/>
              <w:rPr>
                <w:rFonts w:ascii="Calibri" w:hAnsi="Calibri"/>
                <w:sz w:val="18"/>
                <w:szCs w:val="18"/>
              </w:rPr>
            </w:pPr>
            <w:r>
              <w:rPr>
                <w:rFonts w:ascii="Calibri" w:hAnsi="Calibri"/>
                <w:sz w:val="18"/>
                <w:szCs w:val="18"/>
              </w:rPr>
              <w:t>SC</w:t>
            </w:r>
            <w:r w:rsidR="00A154C8" w:rsidRPr="00295655">
              <w:rPr>
                <w:rFonts w:ascii="Calibri" w:hAnsi="Calibri"/>
                <w:sz w:val="18"/>
                <w:szCs w:val="18"/>
              </w:rPr>
              <w:t xml:space="preserve"> Fan Type</w:t>
            </w:r>
          </w:p>
        </w:tc>
        <w:tc>
          <w:tcPr>
            <w:tcW w:w="1216" w:type="dxa"/>
            <w:vAlign w:val="bottom"/>
          </w:tcPr>
          <w:p w14:paraId="1F9B96E6" w14:textId="77777777" w:rsidR="00A154C8" w:rsidRPr="00295655" w:rsidRDefault="00A154C8" w:rsidP="00E91CEC">
            <w:pPr>
              <w:keepNext/>
              <w:jc w:val="center"/>
              <w:rPr>
                <w:rFonts w:ascii="Calibri" w:hAnsi="Calibri"/>
                <w:sz w:val="18"/>
                <w:szCs w:val="18"/>
              </w:rPr>
            </w:pPr>
            <w:r w:rsidRPr="00295655">
              <w:rPr>
                <w:rFonts w:ascii="Calibri" w:hAnsi="Calibri"/>
                <w:sz w:val="18"/>
                <w:szCs w:val="18"/>
              </w:rPr>
              <w:t>Distribution System Type</w:t>
            </w:r>
          </w:p>
        </w:tc>
        <w:tc>
          <w:tcPr>
            <w:tcW w:w="1217" w:type="dxa"/>
            <w:vAlign w:val="bottom"/>
          </w:tcPr>
          <w:p w14:paraId="1F9B96E7" w14:textId="77777777" w:rsidR="00A154C8" w:rsidRDefault="00A154C8" w:rsidP="00A82EF3">
            <w:pPr>
              <w:keepNext/>
              <w:jc w:val="center"/>
              <w:rPr>
                <w:rFonts w:ascii="Calibri" w:hAnsi="Calibri"/>
                <w:sz w:val="18"/>
                <w:szCs w:val="18"/>
              </w:rPr>
            </w:pPr>
            <w:r>
              <w:rPr>
                <w:rFonts w:ascii="Calibri" w:hAnsi="Calibri"/>
                <w:sz w:val="18"/>
                <w:szCs w:val="18"/>
              </w:rPr>
              <w:t>Required</w:t>
            </w:r>
          </w:p>
          <w:p w14:paraId="1F9B96E8" w14:textId="77777777" w:rsidR="00A154C8" w:rsidRPr="00295655" w:rsidRDefault="00A154C8" w:rsidP="00A82EF3">
            <w:pPr>
              <w:keepNext/>
              <w:jc w:val="center"/>
              <w:rPr>
                <w:rFonts w:ascii="Calibri" w:hAnsi="Calibri"/>
                <w:sz w:val="18"/>
                <w:szCs w:val="18"/>
              </w:rPr>
            </w:pPr>
            <w:r>
              <w:rPr>
                <w:rFonts w:ascii="Calibri" w:hAnsi="Calibri"/>
                <w:sz w:val="18"/>
                <w:szCs w:val="18"/>
              </w:rPr>
              <w:t>Thermostat Type</w:t>
            </w:r>
          </w:p>
        </w:tc>
        <w:tc>
          <w:tcPr>
            <w:tcW w:w="1216" w:type="dxa"/>
            <w:vAlign w:val="bottom"/>
          </w:tcPr>
          <w:p w14:paraId="1F9B96E9" w14:textId="77777777" w:rsidR="00A154C8" w:rsidRDefault="00A154C8" w:rsidP="00A154C8">
            <w:pPr>
              <w:keepNext/>
              <w:jc w:val="center"/>
              <w:rPr>
                <w:rFonts w:ascii="Calibri" w:hAnsi="Calibri"/>
                <w:sz w:val="18"/>
                <w:szCs w:val="18"/>
              </w:rPr>
            </w:pPr>
            <w:r>
              <w:rPr>
                <w:rFonts w:ascii="Calibri" w:hAnsi="Calibri"/>
                <w:sz w:val="18"/>
                <w:szCs w:val="18"/>
              </w:rPr>
              <w:t>Low Leakage Air-Handling Unit (LLAHU)</w:t>
            </w:r>
          </w:p>
          <w:p w14:paraId="1F9B96EA" w14:textId="77777777" w:rsidR="00A154C8" w:rsidRPr="00295655" w:rsidRDefault="00A154C8" w:rsidP="00A154C8">
            <w:pPr>
              <w:keepNext/>
              <w:jc w:val="center"/>
              <w:rPr>
                <w:rFonts w:ascii="Calibri" w:hAnsi="Calibri"/>
                <w:sz w:val="18"/>
                <w:szCs w:val="18"/>
              </w:rPr>
            </w:pPr>
            <w:r>
              <w:rPr>
                <w:rFonts w:ascii="Calibri" w:hAnsi="Calibri"/>
                <w:sz w:val="18"/>
                <w:szCs w:val="18"/>
              </w:rPr>
              <w:t>Status</w:t>
            </w:r>
          </w:p>
        </w:tc>
        <w:tc>
          <w:tcPr>
            <w:tcW w:w="1217" w:type="dxa"/>
            <w:vAlign w:val="bottom"/>
          </w:tcPr>
          <w:p w14:paraId="1F9B96EB" w14:textId="77777777" w:rsidR="00A154C8" w:rsidRPr="00295655" w:rsidRDefault="00A154C8" w:rsidP="008558F4">
            <w:pPr>
              <w:keepNext/>
              <w:jc w:val="center"/>
              <w:rPr>
                <w:rFonts w:ascii="Calibri" w:hAnsi="Calibri"/>
                <w:sz w:val="18"/>
                <w:szCs w:val="18"/>
              </w:rPr>
            </w:pPr>
            <w:r w:rsidRPr="00295655">
              <w:rPr>
                <w:rFonts w:ascii="Calibri" w:hAnsi="Calibri"/>
                <w:sz w:val="18"/>
                <w:szCs w:val="18"/>
              </w:rPr>
              <w:t>Bypass Duct Status</w:t>
            </w:r>
          </w:p>
        </w:tc>
        <w:tc>
          <w:tcPr>
            <w:tcW w:w="1216" w:type="dxa"/>
            <w:vAlign w:val="bottom"/>
          </w:tcPr>
          <w:p w14:paraId="1F9B96EC" w14:textId="77777777" w:rsidR="00A154C8" w:rsidRPr="00295655" w:rsidRDefault="00A154C8" w:rsidP="008558F4">
            <w:pPr>
              <w:keepNext/>
              <w:jc w:val="center"/>
              <w:rPr>
                <w:rFonts w:ascii="Calibri" w:hAnsi="Calibri"/>
                <w:sz w:val="18"/>
                <w:szCs w:val="18"/>
              </w:rPr>
            </w:pPr>
            <w:r w:rsidRPr="00295655">
              <w:rPr>
                <w:rFonts w:ascii="Calibri" w:hAnsi="Calibri"/>
                <w:sz w:val="18"/>
                <w:szCs w:val="18"/>
              </w:rPr>
              <w:t>Cooling Zoning Type</w:t>
            </w:r>
          </w:p>
        </w:tc>
        <w:tc>
          <w:tcPr>
            <w:tcW w:w="1217" w:type="dxa"/>
            <w:vAlign w:val="bottom"/>
          </w:tcPr>
          <w:p w14:paraId="1F9B96ED" w14:textId="77777777" w:rsidR="00A154C8" w:rsidRPr="00295655" w:rsidRDefault="00A154C8" w:rsidP="008558F4">
            <w:pPr>
              <w:keepNext/>
              <w:jc w:val="center"/>
              <w:rPr>
                <w:rFonts w:ascii="Calibri" w:hAnsi="Calibri"/>
                <w:sz w:val="18"/>
                <w:szCs w:val="18"/>
              </w:rPr>
            </w:pPr>
            <w:r w:rsidRPr="00295655">
              <w:rPr>
                <w:rFonts w:ascii="Calibri" w:hAnsi="Calibri"/>
                <w:sz w:val="18"/>
                <w:szCs w:val="18"/>
              </w:rPr>
              <w:t>Cooling System Compressor Speed Type</w:t>
            </w:r>
          </w:p>
        </w:tc>
      </w:tr>
      <w:tr w:rsidR="00A154C8" w:rsidRPr="0061440C" w14:paraId="1F9B9716" w14:textId="77777777" w:rsidTr="00A154C8">
        <w:trPr>
          <w:gridAfter w:val="1"/>
          <w:wAfter w:w="18" w:type="dxa"/>
          <w:cantSplit/>
          <w:trHeight w:val="359"/>
        </w:trPr>
        <w:tc>
          <w:tcPr>
            <w:tcW w:w="1216" w:type="dxa"/>
          </w:tcPr>
          <w:p w14:paraId="1F9B96EF" w14:textId="72691700" w:rsidR="00A154C8" w:rsidRPr="00314979" w:rsidRDefault="00A154C8" w:rsidP="00212586">
            <w:pPr>
              <w:keepNext/>
              <w:rPr>
                <w:rFonts w:ascii="Calibri" w:hAnsi="Calibri"/>
                <w:sz w:val="16"/>
                <w:szCs w:val="16"/>
              </w:rPr>
            </w:pPr>
            <w:r w:rsidRPr="00314979">
              <w:rPr>
                <w:rFonts w:ascii="Calibri" w:hAnsi="Calibri"/>
                <w:sz w:val="16"/>
                <w:szCs w:val="16"/>
              </w:rPr>
              <w:t xml:space="preserve">&lt;auto filled text: </w:t>
            </w:r>
            <w:r w:rsidR="00212586" w:rsidRPr="00314979">
              <w:rPr>
                <w:rFonts w:ascii="Calibri" w:hAnsi="Calibri"/>
                <w:sz w:val="16"/>
                <w:szCs w:val="16"/>
              </w:rPr>
              <w:t>N/A</w:t>
            </w:r>
            <w:r w:rsidRPr="00314979">
              <w:rPr>
                <w:rFonts w:ascii="Calibri" w:hAnsi="Calibri"/>
                <w:sz w:val="16"/>
                <w:szCs w:val="16"/>
              </w:rPr>
              <w:t>&gt;&gt;</w:t>
            </w:r>
          </w:p>
        </w:tc>
        <w:tc>
          <w:tcPr>
            <w:tcW w:w="1217" w:type="dxa"/>
          </w:tcPr>
          <w:p w14:paraId="1F9B96F0" w14:textId="77777777" w:rsidR="00A154C8" w:rsidRPr="0061440C" w:rsidRDefault="00A154C8" w:rsidP="00400466">
            <w:pPr>
              <w:keepNext/>
              <w:rPr>
                <w:rFonts w:ascii="Calibri" w:hAnsi="Calibri"/>
                <w:sz w:val="16"/>
                <w:szCs w:val="16"/>
              </w:rPr>
            </w:pPr>
            <w:r w:rsidRPr="0061440C">
              <w:rPr>
                <w:rFonts w:ascii="Calibri" w:hAnsi="Calibri"/>
                <w:sz w:val="16"/>
                <w:szCs w:val="16"/>
              </w:rPr>
              <w:t>&lt;auto filled text: referenced from CF1R&gt;&gt;</w:t>
            </w:r>
          </w:p>
        </w:tc>
        <w:tc>
          <w:tcPr>
            <w:tcW w:w="1216" w:type="dxa"/>
          </w:tcPr>
          <w:p w14:paraId="1F9B96F1" w14:textId="77777777" w:rsidR="00A154C8" w:rsidRPr="0061440C" w:rsidRDefault="00A154C8" w:rsidP="00800D57">
            <w:pPr>
              <w:keepNext/>
              <w:rPr>
                <w:rFonts w:ascii="Calibri" w:hAnsi="Calibri"/>
                <w:sz w:val="16"/>
                <w:szCs w:val="16"/>
              </w:rPr>
            </w:pPr>
            <w:r w:rsidRPr="0061440C">
              <w:rPr>
                <w:rFonts w:ascii="Calibri" w:hAnsi="Calibri"/>
                <w:sz w:val="16"/>
                <w:szCs w:val="16"/>
              </w:rPr>
              <w:t>&lt;&lt;</w:t>
            </w:r>
            <w:r w:rsidR="00800D57" w:rsidRPr="0061440C">
              <w:rPr>
                <w:rFonts w:ascii="Calibri" w:hAnsi="Calibri"/>
                <w:sz w:val="16"/>
                <w:szCs w:val="16"/>
              </w:rPr>
              <w:t xml:space="preserve"> auto filled text: </w:t>
            </w:r>
            <w:r w:rsidR="00800D57">
              <w:rPr>
                <w:rFonts w:ascii="Calibri" w:hAnsi="Calibri"/>
                <w:sz w:val="16"/>
                <w:szCs w:val="16"/>
              </w:rPr>
              <w:t xml:space="preserve"> </w:t>
            </w:r>
            <w:r w:rsidRPr="0061440C">
              <w:rPr>
                <w:rFonts w:ascii="Calibri" w:hAnsi="Calibri"/>
                <w:sz w:val="16"/>
                <w:szCs w:val="16"/>
              </w:rPr>
              <w:t>Reference from CF1R</w:t>
            </w:r>
            <w:r w:rsidR="00800D57">
              <w:rPr>
                <w:rFonts w:ascii="Calibri" w:hAnsi="Calibri"/>
                <w:sz w:val="16"/>
                <w:szCs w:val="16"/>
              </w:rPr>
              <w:t xml:space="preserve">&gt;&gt; </w:t>
            </w:r>
          </w:p>
        </w:tc>
        <w:tc>
          <w:tcPr>
            <w:tcW w:w="1217" w:type="dxa"/>
          </w:tcPr>
          <w:p w14:paraId="1F9B96F2" w14:textId="77777777" w:rsidR="00A154C8" w:rsidRDefault="00A154C8" w:rsidP="00400466">
            <w:pPr>
              <w:keepNext/>
              <w:rPr>
                <w:rFonts w:ascii="Calibri" w:hAnsi="Calibri"/>
                <w:sz w:val="16"/>
                <w:szCs w:val="16"/>
              </w:rPr>
            </w:pPr>
            <w:r w:rsidRPr="0061440C">
              <w:rPr>
                <w:rFonts w:ascii="Calibri" w:hAnsi="Calibri"/>
                <w:sz w:val="16"/>
                <w:szCs w:val="16"/>
              </w:rPr>
              <w:t>&lt;&lt;auto filled text: referenced from CF1R</w:t>
            </w:r>
            <w:r w:rsidR="00F66E2D">
              <w:rPr>
                <w:rFonts w:ascii="Calibri" w:hAnsi="Calibri"/>
                <w:sz w:val="16"/>
                <w:szCs w:val="16"/>
              </w:rPr>
              <w:t>&gt;&gt;</w:t>
            </w:r>
          </w:p>
          <w:p w14:paraId="1F9B96F3" w14:textId="77777777" w:rsidR="00A154C8" w:rsidRPr="0061440C" w:rsidRDefault="00A154C8" w:rsidP="00F66E2D">
            <w:pPr>
              <w:rPr>
                <w:rFonts w:ascii="Calibri" w:hAnsi="Calibri"/>
                <w:sz w:val="16"/>
                <w:szCs w:val="16"/>
              </w:rPr>
            </w:pPr>
          </w:p>
          <w:p w14:paraId="1F9B96F4" w14:textId="77777777" w:rsidR="00A154C8" w:rsidRDefault="00A154C8" w:rsidP="00400466">
            <w:pPr>
              <w:keepNext/>
              <w:rPr>
                <w:rFonts w:ascii="Calibri" w:hAnsi="Calibri"/>
                <w:sz w:val="16"/>
                <w:szCs w:val="16"/>
              </w:rPr>
            </w:pPr>
          </w:p>
          <w:p w14:paraId="1F9B96F5" w14:textId="77777777" w:rsidR="00A154C8" w:rsidRPr="0061440C" w:rsidRDefault="00A154C8" w:rsidP="00400466">
            <w:pPr>
              <w:keepNext/>
              <w:rPr>
                <w:rFonts w:ascii="Calibri" w:hAnsi="Calibri"/>
                <w:sz w:val="16"/>
                <w:szCs w:val="16"/>
              </w:rPr>
            </w:pPr>
          </w:p>
        </w:tc>
        <w:tc>
          <w:tcPr>
            <w:tcW w:w="1216" w:type="dxa"/>
          </w:tcPr>
          <w:p w14:paraId="1F9B96F6" w14:textId="77777777" w:rsidR="00A154C8" w:rsidRPr="0061440C" w:rsidRDefault="00A154C8" w:rsidP="00F66E2D">
            <w:pPr>
              <w:keepNext/>
              <w:rPr>
                <w:rFonts w:ascii="Calibri" w:hAnsi="Calibri"/>
                <w:sz w:val="16"/>
                <w:szCs w:val="16"/>
              </w:rPr>
            </w:pPr>
            <w:r w:rsidRPr="0061440C">
              <w:rPr>
                <w:rFonts w:ascii="Calibri" w:hAnsi="Calibri"/>
                <w:sz w:val="16"/>
                <w:szCs w:val="16"/>
              </w:rPr>
              <w:t>&lt;&lt;auto filled text: referenced from CF1R</w:t>
            </w:r>
            <w:r w:rsidR="00F66E2D">
              <w:rPr>
                <w:rFonts w:ascii="Calibri" w:hAnsi="Calibri"/>
                <w:sz w:val="16"/>
                <w:szCs w:val="16"/>
              </w:rPr>
              <w:t>&gt;&gt;</w:t>
            </w:r>
          </w:p>
        </w:tc>
        <w:tc>
          <w:tcPr>
            <w:tcW w:w="1217" w:type="dxa"/>
          </w:tcPr>
          <w:p w14:paraId="1F9B96F7" w14:textId="77777777" w:rsidR="00A154C8" w:rsidRPr="0061440C" w:rsidRDefault="00A154C8" w:rsidP="00E91CEC">
            <w:pPr>
              <w:keepNext/>
              <w:rPr>
                <w:rFonts w:ascii="Calibri" w:hAnsi="Calibri"/>
                <w:sz w:val="16"/>
                <w:szCs w:val="16"/>
              </w:rPr>
            </w:pPr>
            <w:r w:rsidRPr="0061440C">
              <w:rPr>
                <w:rFonts w:ascii="Calibri" w:hAnsi="Calibri"/>
                <w:sz w:val="16"/>
                <w:szCs w:val="16"/>
              </w:rPr>
              <w:t>&lt;&lt;auto filled text: referenced from CF1R&gt;&gt;</w:t>
            </w:r>
          </w:p>
          <w:p w14:paraId="1F9B96F8" w14:textId="77777777" w:rsidR="00A154C8" w:rsidRPr="00510646" w:rsidRDefault="00A154C8" w:rsidP="00E91CEC">
            <w:pPr>
              <w:keepNext/>
              <w:rPr>
                <w:rFonts w:ascii="Calibri" w:hAnsi="Calibri"/>
                <w:sz w:val="16"/>
                <w:szCs w:val="16"/>
              </w:rPr>
            </w:pPr>
          </w:p>
        </w:tc>
        <w:tc>
          <w:tcPr>
            <w:tcW w:w="1216" w:type="dxa"/>
          </w:tcPr>
          <w:p w14:paraId="1F9B96F9" w14:textId="77777777" w:rsidR="00A154C8" w:rsidRPr="0061440C" w:rsidRDefault="00A154C8" w:rsidP="00E91CEC">
            <w:pPr>
              <w:keepNext/>
              <w:rPr>
                <w:rFonts w:ascii="Calibri" w:hAnsi="Calibri"/>
                <w:sz w:val="16"/>
                <w:szCs w:val="16"/>
              </w:rPr>
            </w:pPr>
            <w:r w:rsidRPr="0061440C">
              <w:rPr>
                <w:rFonts w:ascii="Calibri" w:hAnsi="Calibri"/>
                <w:sz w:val="16"/>
                <w:szCs w:val="16"/>
              </w:rPr>
              <w:t>&lt;&lt;auto filled text: referenced from CF1R&gt;&gt;</w:t>
            </w:r>
          </w:p>
          <w:p w14:paraId="1F9B96FA" w14:textId="77777777" w:rsidR="00A154C8" w:rsidRPr="0061440C" w:rsidRDefault="00A154C8" w:rsidP="00E91CEC">
            <w:pPr>
              <w:keepNext/>
              <w:rPr>
                <w:rFonts w:ascii="Calibri" w:hAnsi="Calibri"/>
                <w:sz w:val="16"/>
                <w:szCs w:val="16"/>
              </w:rPr>
            </w:pPr>
          </w:p>
        </w:tc>
        <w:tc>
          <w:tcPr>
            <w:tcW w:w="1217" w:type="dxa"/>
          </w:tcPr>
          <w:p w14:paraId="1F9B96FB" w14:textId="77777777" w:rsidR="00A154C8" w:rsidRDefault="00A154C8" w:rsidP="00A82EF3">
            <w:pPr>
              <w:keepNext/>
              <w:rPr>
                <w:rFonts w:ascii="Calibri" w:hAnsi="Calibri"/>
                <w:sz w:val="16"/>
                <w:szCs w:val="16"/>
              </w:rPr>
            </w:pPr>
            <w:r>
              <w:rPr>
                <w:rFonts w:ascii="Calibri" w:hAnsi="Calibri"/>
                <w:sz w:val="16"/>
                <w:szCs w:val="16"/>
              </w:rPr>
              <w:t>&lt;&lt;auto filled text referenced from CF1R&gt;&gt;</w:t>
            </w:r>
          </w:p>
          <w:p w14:paraId="1F9B96FC" w14:textId="77777777" w:rsidR="00A154C8" w:rsidRPr="00510646" w:rsidRDefault="00A154C8" w:rsidP="00A82EF3">
            <w:pPr>
              <w:keepNext/>
              <w:rPr>
                <w:rFonts w:ascii="Calibri" w:hAnsi="Calibri"/>
                <w:sz w:val="16"/>
                <w:szCs w:val="16"/>
              </w:rPr>
            </w:pPr>
          </w:p>
        </w:tc>
        <w:tc>
          <w:tcPr>
            <w:tcW w:w="1216" w:type="dxa"/>
          </w:tcPr>
          <w:p w14:paraId="1F9B96FD" w14:textId="77777777" w:rsidR="00763966" w:rsidRPr="00AD33C9" w:rsidRDefault="00A154C8" w:rsidP="008558F4">
            <w:pPr>
              <w:keepNext/>
              <w:rPr>
                <w:rFonts w:ascii="Calibri" w:hAnsi="Calibri"/>
                <w:sz w:val="16"/>
                <w:szCs w:val="16"/>
              </w:rPr>
            </w:pPr>
            <w:r w:rsidRPr="00AD33C9">
              <w:rPr>
                <w:rFonts w:ascii="Calibri" w:hAnsi="Calibri"/>
                <w:sz w:val="16"/>
                <w:szCs w:val="16"/>
              </w:rPr>
              <w:t>&lt;&lt;</w:t>
            </w:r>
            <w:r w:rsidR="00763966" w:rsidRPr="00AD33C9">
              <w:rPr>
                <w:rFonts w:ascii="Calibri" w:hAnsi="Calibri"/>
                <w:sz w:val="16"/>
                <w:szCs w:val="16"/>
              </w:rPr>
              <w:t>if on CF1R</w:t>
            </w:r>
          </w:p>
          <w:p w14:paraId="1F9B96FE" w14:textId="77777777" w:rsidR="008007AD" w:rsidRPr="00AD33C9" w:rsidRDefault="00763966" w:rsidP="008558F4">
            <w:pPr>
              <w:keepNext/>
              <w:rPr>
                <w:rFonts w:asciiTheme="minorHAnsi" w:hAnsiTheme="minorHAnsi" w:cs="Courier New"/>
                <w:sz w:val="16"/>
                <w:szCs w:val="16"/>
              </w:rPr>
            </w:pPr>
            <w:r w:rsidRPr="00AD33C9">
              <w:rPr>
                <w:rFonts w:asciiTheme="minorHAnsi" w:hAnsiTheme="minorHAnsi" w:cs="Courier New"/>
                <w:sz w:val="16"/>
                <w:szCs w:val="16"/>
              </w:rPr>
              <w:t>LowLkgAH</w:t>
            </w:r>
            <w:r w:rsidR="008007AD" w:rsidRPr="00AD33C9">
              <w:rPr>
                <w:rFonts w:asciiTheme="minorHAnsi" w:hAnsiTheme="minorHAnsi" w:cs="Courier New"/>
                <w:sz w:val="16"/>
                <w:szCs w:val="16"/>
              </w:rPr>
              <w:t>=true, then value=</w:t>
            </w:r>
          </w:p>
          <w:p w14:paraId="1F9B96FF" w14:textId="77777777" w:rsidR="008007AD" w:rsidRPr="00AD33C9" w:rsidRDefault="008007AD" w:rsidP="008558F4">
            <w:pPr>
              <w:keepNext/>
              <w:rPr>
                <w:rFonts w:asciiTheme="minorHAnsi" w:hAnsiTheme="minorHAnsi" w:cs="Courier New"/>
                <w:sz w:val="16"/>
                <w:szCs w:val="16"/>
              </w:rPr>
            </w:pPr>
            <w:r w:rsidRPr="00AD33C9">
              <w:rPr>
                <w:rFonts w:asciiTheme="minorHAnsi" w:hAnsiTheme="minorHAnsi" w:cs="Courier New"/>
                <w:sz w:val="16"/>
                <w:szCs w:val="16"/>
              </w:rPr>
              <w:t>*Has Low Leakage Air Handler,</w:t>
            </w:r>
          </w:p>
          <w:p w14:paraId="1F9B9700" w14:textId="77777777" w:rsidR="008007AD" w:rsidRPr="00AD33C9" w:rsidRDefault="008007AD" w:rsidP="008558F4">
            <w:pPr>
              <w:keepNext/>
              <w:rPr>
                <w:rFonts w:asciiTheme="minorHAnsi" w:hAnsiTheme="minorHAnsi" w:cs="Courier New"/>
                <w:sz w:val="16"/>
                <w:szCs w:val="16"/>
              </w:rPr>
            </w:pPr>
            <w:r w:rsidRPr="00AD33C9">
              <w:rPr>
                <w:rFonts w:asciiTheme="minorHAnsi" w:hAnsiTheme="minorHAnsi" w:cs="Courier New"/>
                <w:sz w:val="16"/>
                <w:szCs w:val="16"/>
              </w:rPr>
              <w:t xml:space="preserve"> elsif LowLkgAH=false, then value=</w:t>
            </w:r>
          </w:p>
          <w:p w14:paraId="1F9B9701" w14:textId="77777777" w:rsidR="00763966" w:rsidRPr="00AD33C9" w:rsidRDefault="008007AD" w:rsidP="008558F4">
            <w:pPr>
              <w:keepNext/>
              <w:rPr>
                <w:rFonts w:ascii="Calibri" w:hAnsi="Calibri"/>
                <w:sz w:val="16"/>
                <w:szCs w:val="16"/>
              </w:rPr>
            </w:pPr>
            <w:r w:rsidRPr="00AD33C9">
              <w:rPr>
                <w:rFonts w:asciiTheme="minorHAnsi" w:hAnsiTheme="minorHAnsi" w:cs="Courier New"/>
                <w:sz w:val="16"/>
                <w:szCs w:val="16"/>
              </w:rPr>
              <w:t>*None</w:t>
            </w:r>
          </w:p>
          <w:p w14:paraId="1F9B9702" w14:textId="77777777" w:rsidR="00A154C8" w:rsidRPr="0061440C" w:rsidRDefault="00A154C8" w:rsidP="008558F4">
            <w:pPr>
              <w:keepNext/>
              <w:rPr>
                <w:rFonts w:ascii="Calibri" w:hAnsi="Calibri"/>
                <w:sz w:val="16"/>
                <w:szCs w:val="16"/>
              </w:rPr>
            </w:pPr>
          </w:p>
        </w:tc>
        <w:tc>
          <w:tcPr>
            <w:tcW w:w="1217" w:type="dxa"/>
          </w:tcPr>
          <w:p w14:paraId="1F9B9703" w14:textId="77777777" w:rsidR="006E3960" w:rsidRDefault="00A154C8" w:rsidP="008558F4">
            <w:pPr>
              <w:keepNext/>
              <w:rPr>
                <w:rFonts w:ascii="Calibri" w:hAnsi="Calibri"/>
                <w:sz w:val="16"/>
                <w:szCs w:val="16"/>
              </w:rPr>
            </w:pPr>
            <w:r w:rsidRPr="0061440C">
              <w:rPr>
                <w:rFonts w:ascii="Calibri" w:hAnsi="Calibri"/>
                <w:sz w:val="16"/>
                <w:szCs w:val="16"/>
              </w:rPr>
              <w:t>&lt;&lt;</w:t>
            </w:r>
            <w:r w:rsidR="006E3960">
              <w:rPr>
                <w:rFonts w:ascii="Calibri" w:hAnsi="Calibri"/>
                <w:sz w:val="16"/>
                <w:szCs w:val="16"/>
              </w:rPr>
              <w:t>if on CF1R Has</w:t>
            </w:r>
            <w:r w:rsidR="006E3960" w:rsidRPr="0061440C">
              <w:rPr>
                <w:rFonts w:ascii="Calibri" w:hAnsi="Calibri"/>
                <w:sz w:val="16"/>
                <w:szCs w:val="16"/>
              </w:rPr>
              <w:t>Bypasss Duct</w:t>
            </w:r>
            <w:r w:rsidR="006E3960">
              <w:rPr>
                <w:rFonts w:ascii="Calibri" w:hAnsi="Calibri"/>
                <w:sz w:val="16"/>
                <w:szCs w:val="16"/>
              </w:rPr>
              <w:t xml:space="preserve">=true, then value= </w:t>
            </w:r>
          </w:p>
          <w:p w14:paraId="1F9B9704" w14:textId="77777777" w:rsidR="006E3960" w:rsidRDefault="006E3960" w:rsidP="008558F4">
            <w:pPr>
              <w:keepNext/>
              <w:rPr>
                <w:rFonts w:ascii="Calibri" w:hAnsi="Calibri"/>
                <w:sz w:val="16"/>
                <w:szCs w:val="16"/>
              </w:rPr>
            </w:pPr>
            <w:r>
              <w:rPr>
                <w:rFonts w:ascii="Calibri" w:hAnsi="Calibri"/>
                <w:sz w:val="16"/>
                <w:szCs w:val="16"/>
              </w:rPr>
              <w:t xml:space="preserve">*Has </w:t>
            </w:r>
            <w:r w:rsidRPr="0061440C">
              <w:rPr>
                <w:rFonts w:ascii="Calibri" w:hAnsi="Calibri"/>
                <w:sz w:val="16"/>
                <w:szCs w:val="16"/>
              </w:rPr>
              <w:t>Bypasss Duct</w:t>
            </w:r>
            <w:r>
              <w:rPr>
                <w:rFonts w:ascii="Calibri" w:hAnsi="Calibri"/>
                <w:sz w:val="16"/>
                <w:szCs w:val="16"/>
              </w:rPr>
              <w:t>,</w:t>
            </w:r>
          </w:p>
          <w:p w14:paraId="1F9B9705" w14:textId="77777777" w:rsidR="006E3960" w:rsidRDefault="006E3960" w:rsidP="008558F4">
            <w:pPr>
              <w:keepNext/>
              <w:rPr>
                <w:rFonts w:ascii="Calibri" w:hAnsi="Calibri"/>
                <w:sz w:val="16"/>
                <w:szCs w:val="16"/>
              </w:rPr>
            </w:pPr>
            <w:r>
              <w:rPr>
                <w:rFonts w:ascii="Calibri" w:hAnsi="Calibri"/>
                <w:sz w:val="16"/>
                <w:szCs w:val="16"/>
              </w:rPr>
              <w:t>else value=</w:t>
            </w:r>
          </w:p>
          <w:p w14:paraId="1F9B9706" w14:textId="77777777" w:rsidR="006E3960" w:rsidRDefault="006E3960" w:rsidP="008558F4">
            <w:pPr>
              <w:keepNext/>
              <w:rPr>
                <w:rFonts w:ascii="Calibri" w:hAnsi="Calibri"/>
                <w:sz w:val="16"/>
                <w:szCs w:val="16"/>
              </w:rPr>
            </w:pPr>
            <w:r>
              <w:rPr>
                <w:rFonts w:ascii="Calibri" w:hAnsi="Calibri"/>
                <w:sz w:val="16"/>
                <w:szCs w:val="16"/>
              </w:rPr>
              <w:t>*None</w:t>
            </w:r>
          </w:p>
          <w:p w14:paraId="1F9B9707" w14:textId="77777777" w:rsidR="00A154C8" w:rsidRPr="0061440C" w:rsidRDefault="00A154C8" w:rsidP="008558F4">
            <w:pPr>
              <w:keepNext/>
              <w:rPr>
                <w:rFonts w:ascii="Calibri" w:hAnsi="Calibri"/>
                <w:sz w:val="16"/>
                <w:szCs w:val="16"/>
              </w:rPr>
            </w:pPr>
          </w:p>
        </w:tc>
        <w:tc>
          <w:tcPr>
            <w:tcW w:w="1216" w:type="dxa"/>
          </w:tcPr>
          <w:p w14:paraId="1F9B9708" w14:textId="77777777" w:rsidR="00342DD4" w:rsidRPr="00342DD4" w:rsidRDefault="00A154C8" w:rsidP="00342DD4">
            <w:pPr>
              <w:keepNext/>
              <w:rPr>
                <w:rFonts w:ascii="Calibri" w:hAnsi="Calibri"/>
                <w:sz w:val="16"/>
                <w:szCs w:val="16"/>
              </w:rPr>
            </w:pPr>
            <w:r w:rsidRPr="00342DD4">
              <w:rPr>
                <w:rFonts w:ascii="Calibri" w:hAnsi="Calibri"/>
                <w:sz w:val="16"/>
                <w:szCs w:val="16"/>
              </w:rPr>
              <w:t>&lt;&lt;</w:t>
            </w:r>
            <w:r w:rsidR="00342DD4" w:rsidRPr="00342DD4">
              <w:rPr>
                <w:rFonts w:ascii="Calibri" w:hAnsi="Calibri"/>
                <w:sz w:val="16"/>
                <w:szCs w:val="16"/>
              </w:rPr>
              <w:t>calculated field:</w:t>
            </w:r>
          </w:p>
          <w:p w14:paraId="1F9B9709" w14:textId="77777777" w:rsidR="00342DD4" w:rsidRPr="00342DD4" w:rsidRDefault="00342DD4" w:rsidP="00342DD4">
            <w:pPr>
              <w:keepNext/>
              <w:rPr>
                <w:rFonts w:ascii="Calibri" w:hAnsi="Calibri"/>
                <w:sz w:val="16"/>
                <w:szCs w:val="16"/>
              </w:rPr>
            </w:pPr>
            <w:r w:rsidRPr="00342DD4">
              <w:rPr>
                <w:rFonts w:ascii="Calibri" w:hAnsi="Calibri"/>
                <w:sz w:val="16"/>
                <w:szCs w:val="16"/>
              </w:rPr>
              <w:t>if cooling system type</w:t>
            </w:r>
            <w:r>
              <w:rPr>
                <w:rFonts w:ascii="Calibri" w:hAnsi="Calibri"/>
                <w:sz w:val="16"/>
                <w:szCs w:val="16"/>
              </w:rPr>
              <w:t xml:space="preserve"> (</w:t>
            </w:r>
            <w:r w:rsidRPr="00891634">
              <w:rPr>
                <w:rFonts w:ascii="Calibri" w:hAnsi="Calibri"/>
                <w:sz w:val="16"/>
                <w:szCs w:val="16"/>
                <w:highlight w:val="yellow"/>
              </w:rPr>
              <w:t>B05</w:t>
            </w:r>
            <w:r>
              <w:rPr>
                <w:rFonts w:ascii="Calibri" w:hAnsi="Calibri"/>
                <w:sz w:val="16"/>
                <w:szCs w:val="16"/>
              </w:rPr>
              <w:t xml:space="preserve">) </w:t>
            </w:r>
            <w:r w:rsidRPr="00342DD4">
              <w:rPr>
                <w:rFonts w:ascii="Calibri" w:hAnsi="Calibri"/>
                <w:sz w:val="16"/>
                <w:szCs w:val="16"/>
              </w:rPr>
              <w:t>= NoCooling,</w:t>
            </w:r>
          </w:p>
          <w:p w14:paraId="1F9B970A" w14:textId="77777777" w:rsidR="00342DD4" w:rsidRPr="00342DD4" w:rsidRDefault="00342DD4" w:rsidP="00342DD4">
            <w:pPr>
              <w:keepNext/>
              <w:rPr>
                <w:rFonts w:ascii="Calibri" w:hAnsi="Calibri"/>
                <w:sz w:val="16"/>
                <w:szCs w:val="16"/>
              </w:rPr>
            </w:pPr>
            <w:r w:rsidRPr="00342DD4">
              <w:rPr>
                <w:rFonts w:ascii="Calibri" w:hAnsi="Calibri"/>
                <w:sz w:val="16"/>
                <w:szCs w:val="16"/>
              </w:rPr>
              <w:t>then display result=n/a</w:t>
            </w:r>
          </w:p>
          <w:p w14:paraId="1F9B970B" w14:textId="77777777" w:rsidR="00691740" w:rsidRPr="00342DD4" w:rsidRDefault="00342DD4" w:rsidP="008558F4">
            <w:pPr>
              <w:keepNext/>
              <w:rPr>
                <w:rFonts w:ascii="Calibri" w:hAnsi="Calibri"/>
                <w:sz w:val="16"/>
                <w:szCs w:val="16"/>
              </w:rPr>
            </w:pPr>
            <w:r w:rsidRPr="00342DD4">
              <w:rPr>
                <w:rFonts w:ascii="Calibri" w:hAnsi="Calibri"/>
                <w:sz w:val="16"/>
                <w:szCs w:val="16"/>
              </w:rPr>
              <w:t>elseif</w:t>
            </w:r>
            <w:r>
              <w:rPr>
                <w:rFonts w:ascii="Calibri" w:hAnsi="Calibri"/>
                <w:sz w:val="16"/>
                <w:szCs w:val="16"/>
              </w:rPr>
              <w:t xml:space="preserve"> on</w:t>
            </w:r>
            <w:r w:rsidRPr="00342DD4">
              <w:rPr>
                <w:rFonts w:ascii="Calibri" w:hAnsi="Calibri"/>
                <w:sz w:val="16"/>
                <w:szCs w:val="16"/>
              </w:rPr>
              <w:t xml:space="preserve"> </w:t>
            </w:r>
            <w:r>
              <w:rPr>
                <w:rFonts w:ascii="Calibri" w:hAnsi="Calibri"/>
                <w:sz w:val="16"/>
                <w:szCs w:val="16"/>
              </w:rPr>
              <w:t xml:space="preserve">CF1R </w:t>
            </w:r>
            <w:r w:rsidRPr="00342DD4">
              <w:rPr>
                <w:rFonts w:asciiTheme="minorHAnsi" w:hAnsiTheme="minorHAnsi" w:cs="Courier New"/>
                <w:sz w:val="16"/>
                <w:szCs w:val="16"/>
              </w:rPr>
              <w:t xml:space="preserve">IsZonal=true then value = </w:t>
            </w:r>
          </w:p>
          <w:p w14:paraId="1F9B970C" w14:textId="77777777" w:rsidR="00691740" w:rsidRPr="00342DD4" w:rsidRDefault="008007AD" w:rsidP="008558F4">
            <w:pPr>
              <w:keepNext/>
              <w:rPr>
                <w:rFonts w:ascii="Calibri" w:hAnsi="Calibri"/>
                <w:sz w:val="16"/>
                <w:szCs w:val="16"/>
              </w:rPr>
            </w:pPr>
            <w:r>
              <w:rPr>
                <w:rFonts w:ascii="Calibri" w:hAnsi="Calibri"/>
                <w:sz w:val="16"/>
                <w:szCs w:val="16"/>
              </w:rPr>
              <w:t>*</w:t>
            </w:r>
            <w:r w:rsidR="00342DD4" w:rsidRPr="00342DD4">
              <w:rPr>
                <w:rFonts w:ascii="Calibri" w:hAnsi="Calibri"/>
                <w:sz w:val="16"/>
                <w:szCs w:val="16"/>
              </w:rPr>
              <w:t>Zonnaly Controlled</w:t>
            </w:r>
          </w:p>
          <w:p w14:paraId="1F9B970D" w14:textId="77777777" w:rsidR="00342DD4" w:rsidRPr="00342DD4" w:rsidRDefault="00342DD4" w:rsidP="00342DD4">
            <w:pPr>
              <w:keepNext/>
              <w:rPr>
                <w:rFonts w:ascii="Calibri" w:hAnsi="Calibri"/>
                <w:sz w:val="16"/>
                <w:szCs w:val="16"/>
              </w:rPr>
            </w:pPr>
            <w:r w:rsidRPr="00342DD4">
              <w:rPr>
                <w:rFonts w:ascii="Calibri" w:hAnsi="Calibri"/>
                <w:sz w:val="16"/>
                <w:szCs w:val="16"/>
              </w:rPr>
              <w:t xml:space="preserve">elsif </w:t>
            </w:r>
            <w:r w:rsidRPr="00342DD4">
              <w:rPr>
                <w:rFonts w:asciiTheme="minorHAnsi" w:hAnsiTheme="minorHAnsi" w:cs="Courier New"/>
                <w:sz w:val="16"/>
                <w:szCs w:val="16"/>
              </w:rPr>
              <w:t xml:space="preserve">IsZonal=false then value = </w:t>
            </w:r>
            <w:r w:rsidR="008007AD">
              <w:rPr>
                <w:rFonts w:asciiTheme="minorHAnsi" w:hAnsiTheme="minorHAnsi" w:cs="Courier New"/>
                <w:sz w:val="16"/>
                <w:szCs w:val="16"/>
              </w:rPr>
              <w:t>*</w:t>
            </w:r>
            <w:r w:rsidRPr="00342DD4">
              <w:rPr>
                <w:rFonts w:ascii="Calibri" w:hAnsi="Calibri"/>
                <w:sz w:val="16"/>
                <w:szCs w:val="16"/>
              </w:rPr>
              <w:t>Not</w:t>
            </w:r>
            <w:r w:rsidR="00C05911">
              <w:rPr>
                <w:rFonts w:ascii="Calibri" w:hAnsi="Calibri"/>
                <w:sz w:val="16"/>
                <w:szCs w:val="16"/>
              </w:rPr>
              <w:t xml:space="preserve"> </w:t>
            </w:r>
            <w:r w:rsidRPr="00342DD4">
              <w:rPr>
                <w:rFonts w:ascii="Calibri" w:hAnsi="Calibri"/>
                <w:sz w:val="16"/>
                <w:szCs w:val="16"/>
              </w:rPr>
              <w:t xml:space="preserve">Zonal </w:t>
            </w:r>
          </w:p>
          <w:p w14:paraId="1F9B970E" w14:textId="77777777" w:rsidR="00A154C8" w:rsidRPr="00B62959" w:rsidRDefault="00A154C8" w:rsidP="00342DD4">
            <w:pPr>
              <w:keepNext/>
              <w:rPr>
                <w:rFonts w:ascii="Calibri" w:hAnsi="Calibri"/>
                <w:sz w:val="16"/>
                <w:szCs w:val="16"/>
              </w:rPr>
            </w:pPr>
            <w:r w:rsidRPr="00342DD4">
              <w:rPr>
                <w:rFonts w:ascii="Calibri" w:hAnsi="Calibri"/>
                <w:sz w:val="16"/>
                <w:szCs w:val="16"/>
              </w:rPr>
              <w:t>&gt;&gt;</w:t>
            </w:r>
          </w:p>
        </w:tc>
        <w:tc>
          <w:tcPr>
            <w:tcW w:w="1217" w:type="dxa"/>
          </w:tcPr>
          <w:p w14:paraId="1F9B970F" w14:textId="77777777" w:rsidR="00C05911" w:rsidRPr="00342DD4" w:rsidRDefault="00A154C8" w:rsidP="00C05911">
            <w:pPr>
              <w:keepNext/>
              <w:rPr>
                <w:rFonts w:ascii="Calibri" w:hAnsi="Calibri"/>
                <w:sz w:val="16"/>
                <w:szCs w:val="16"/>
              </w:rPr>
            </w:pPr>
            <w:r w:rsidRPr="00B62959">
              <w:rPr>
                <w:rFonts w:ascii="Calibri" w:hAnsi="Calibri"/>
                <w:sz w:val="16"/>
                <w:szCs w:val="16"/>
              </w:rPr>
              <w:t>&lt;&lt;</w:t>
            </w:r>
            <w:r w:rsidR="00C05911" w:rsidRPr="00342DD4">
              <w:rPr>
                <w:rFonts w:ascii="Calibri" w:hAnsi="Calibri"/>
                <w:sz w:val="16"/>
                <w:szCs w:val="16"/>
              </w:rPr>
              <w:t xml:space="preserve"> calculated field:</w:t>
            </w:r>
          </w:p>
          <w:p w14:paraId="1F9B9710" w14:textId="77777777" w:rsidR="00C05911" w:rsidRPr="00342DD4" w:rsidRDefault="00C05911" w:rsidP="00C05911">
            <w:pPr>
              <w:keepNext/>
              <w:rPr>
                <w:rFonts w:ascii="Calibri" w:hAnsi="Calibri"/>
                <w:sz w:val="16"/>
                <w:szCs w:val="16"/>
              </w:rPr>
            </w:pPr>
            <w:r w:rsidRPr="00342DD4">
              <w:rPr>
                <w:rFonts w:ascii="Calibri" w:hAnsi="Calibri"/>
                <w:sz w:val="16"/>
                <w:szCs w:val="16"/>
              </w:rPr>
              <w:t>if cooling system type</w:t>
            </w:r>
            <w:r>
              <w:rPr>
                <w:rFonts w:ascii="Calibri" w:hAnsi="Calibri"/>
                <w:sz w:val="16"/>
                <w:szCs w:val="16"/>
              </w:rPr>
              <w:t xml:space="preserve"> (</w:t>
            </w:r>
            <w:r w:rsidRPr="00891634">
              <w:rPr>
                <w:rFonts w:ascii="Calibri" w:hAnsi="Calibri"/>
                <w:sz w:val="16"/>
                <w:szCs w:val="16"/>
                <w:highlight w:val="yellow"/>
              </w:rPr>
              <w:t>B05</w:t>
            </w:r>
            <w:r>
              <w:rPr>
                <w:rFonts w:ascii="Calibri" w:hAnsi="Calibri"/>
                <w:sz w:val="16"/>
                <w:szCs w:val="16"/>
              </w:rPr>
              <w:t xml:space="preserve">) </w:t>
            </w:r>
            <w:r w:rsidRPr="00342DD4">
              <w:rPr>
                <w:rFonts w:ascii="Calibri" w:hAnsi="Calibri"/>
                <w:sz w:val="16"/>
                <w:szCs w:val="16"/>
              </w:rPr>
              <w:t>= NoCooling,</w:t>
            </w:r>
          </w:p>
          <w:p w14:paraId="1F9B9711" w14:textId="77777777" w:rsidR="00C05911" w:rsidRPr="00342DD4" w:rsidRDefault="00C05911" w:rsidP="00C05911">
            <w:pPr>
              <w:keepNext/>
              <w:rPr>
                <w:rFonts w:ascii="Calibri" w:hAnsi="Calibri"/>
                <w:sz w:val="16"/>
                <w:szCs w:val="16"/>
              </w:rPr>
            </w:pPr>
            <w:r w:rsidRPr="00342DD4">
              <w:rPr>
                <w:rFonts w:ascii="Calibri" w:hAnsi="Calibri"/>
                <w:sz w:val="16"/>
                <w:szCs w:val="16"/>
              </w:rPr>
              <w:t>then display result=n/a</w:t>
            </w:r>
          </w:p>
          <w:p w14:paraId="1F9B9712" w14:textId="77777777" w:rsidR="008007AD" w:rsidRDefault="00C05911" w:rsidP="00C05911">
            <w:pPr>
              <w:keepNext/>
              <w:rPr>
                <w:rFonts w:ascii="Calibri" w:hAnsi="Calibri"/>
                <w:sz w:val="16"/>
                <w:szCs w:val="16"/>
              </w:rPr>
            </w:pPr>
            <w:r w:rsidRPr="00342DD4">
              <w:rPr>
                <w:rFonts w:ascii="Calibri" w:hAnsi="Calibri"/>
                <w:sz w:val="16"/>
                <w:szCs w:val="16"/>
              </w:rPr>
              <w:t>elseif</w:t>
            </w:r>
            <w:r>
              <w:rPr>
                <w:rFonts w:ascii="Calibri" w:hAnsi="Calibri"/>
                <w:sz w:val="16"/>
                <w:szCs w:val="16"/>
              </w:rPr>
              <w:t xml:space="preserve"> on</w:t>
            </w:r>
            <w:r w:rsidRPr="00342DD4">
              <w:rPr>
                <w:rFonts w:ascii="Calibri" w:hAnsi="Calibri"/>
                <w:sz w:val="16"/>
                <w:szCs w:val="16"/>
              </w:rPr>
              <w:t xml:space="preserve"> </w:t>
            </w:r>
            <w:r>
              <w:rPr>
                <w:rFonts w:ascii="Calibri" w:hAnsi="Calibri"/>
                <w:sz w:val="16"/>
                <w:szCs w:val="16"/>
              </w:rPr>
              <w:t xml:space="preserve">CF1R </w:t>
            </w:r>
            <w:r w:rsidRPr="00C05911">
              <w:rPr>
                <w:rFonts w:ascii="Calibri" w:hAnsi="Calibri"/>
                <w:sz w:val="16"/>
                <w:szCs w:val="16"/>
              </w:rPr>
              <w:t>IsMultiSpeed</w:t>
            </w:r>
            <w:r>
              <w:rPr>
                <w:rFonts w:ascii="Calibri" w:hAnsi="Calibri"/>
                <w:sz w:val="16"/>
                <w:szCs w:val="16"/>
              </w:rPr>
              <w:t>=true, then value=</w:t>
            </w:r>
          </w:p>
          <w:p w14:paraId="1F9B9713" w14:textId="77777777" w:rsidR="00C05911" w:rsidRDefault="008007AD" w:rsidP="00C05911">
            <w:pPr>
              <w:keepNext/>
              <w:rPr>
                <w:rFonts w:ascii="Calibri" w:hAnsi="Calibri"/>
                <w:sz w:val="16"/>
                <w:szCs w:val="16"/>
              </w:rPr>
            </w:pPr>
            <w:r>
              <w:rPr>
                <w:rFonts w:ascii="Calibri" w:hAnsi="Calibri"/>
                <w:sz w:val="16"/>
                <w:szCs w:val="16"/>
              </w:rPr>
              <w:t>*</w:t>
            </w:r>
            <w:r w:rsidR="00C05911" w:rsidRPr="00C05911">
              <w:rPr>
                <w:rFonts w:ascii="Calibri" w:hAnsi="Calibri"/>
                <w:sz w:val="16"/>
                <w:szCs w:val="16"/>
              </w:rPr>
              <w:t>Multi</w:t>
            </w:r>
            <w:r w:rsidR="00C05911">
              <w:rPr>
                <w:rFonts w:ascii="Calibri" w:hAnsi="Calibri"/>
                <w:sz w:val="16"/>
                <w:szCs w:val="16"/>
              </w:rPr>
              <w:t>-</w:t>
            </w:r>
            <w:r w:rsidR="00C05911" w:rsidRPr="00C05911">
              <w:rPr>
                <w:rFonts w:ascii="Calibri" w:hAnsi="Calibri"/>
                <w:sz w:val="16"/>
                <w:szCs w:val="16"/>
              </w:rPr>
              <w:t xml:space="preserve">Speed </w:t>
            </w:r>
            <w:r w:rsidR="00C05911">
              <w:rPr>
                <w:rFonts w:ascii="Calibri" w:hAnsi="Calibri"/>
                <w:sz w:val="16"/>
                <w:szCs w:val="16"/>
              </w:rPr>
              <w:t>,</w:t>
            </w:r>
          </w:p>
          <w:p w14:paraId="1F9B9714" w14:textId="77777777" w:rsidR="008007AD" w:rsidRDefault="00C05911" w:rsidP="008558F4">
            <w:pPr>
              <w:keepNext/>
              <w:rPr>
                <w:rFonts w:ascii="Calibri" w:hAnsi="Calibri"/>
                <w:sz w:val="16"/>
                <w:szCs w:val="16"/>
              </w:rPr>
            </w:pPr>
            <w:r>
              <w:rPr>
                <w:rFonts w:ascii="Calibri" w:hAnsi="Calibri"/>
                <w:sz w:val="16"/>
                <w:szCs w:val="16"/>
              </w:rPr>
              <w:t xml:space="preserve">elsif </w:t>
            </w:r>
            <w:r w:rsidRPr="00C05911">
              <w:rPr>
                <w:rFonts w:ascii="Calibri" w:hAnsi="Calibri"/>
                <w:sz w:val="16"/>
                <w:szCs w:val="16"/>
              </w:rPr>
              <w:t>IsMultiSpeed</w:t>
            </w:r>
            <w:r>
              <w:rPr>
                <w:rFonts w:ascii="Calibri" w:hAnsi="Calibri"/>
                <w:sz w:val="16"/>
                <w:szCs w:val="16"/>
              </w:rPr>
              <w:t>=false, then value=</w:t>
            </w:r>
          </w:p>
          <w:p w14:paraId="1F9B9715" w14:textId="77777777" w:rsidR="00A154C8" w:rsidRPr="00B62959" w:rsidRDefault="008007AD" w:rsidP="008558F4">
            <w:pPr>
              <w:keepNext/>
              <w:rPr>
                <w:rFonts w:ascii="Calibri" w:hAnsi="Calibri"/>
                <w:sz w:val="16"/>
                <w:szCs w:val="16"/>
              </w:rPr>
            </w:pPr>
            <w:r>
              <w:rPr>
                <w:rFonts w:ascii="Calibri" w:hAnsi="Calibri"/>
                <w:sz w:val="16"/>
                <w:szCs w:val="16"/>
              </w:rPr>
              <w:t>*</w:t>
            </w:r>
            <w:r w:rsidR="00C05911" w:rsidRPr="00C05911">
              <w:rPr>
                <w:rFonts w:ascii="Calibri" w:hAnsi="Calibri"/>
                <w:sz w:val="16"/>
                <w:szCs w:val="16"/>
              </w:rPr>
              <w:t>Single</w:t>
            </w:r>
            <w:r w:rsidR="00C05911">
              <w:rPr>
                <w:rFonts w:ascii="Calibri" w:hAnsi="Calibri"/>
                <w:sz w:val="16"/>
                <w:szCs w:val="16"/>
              </w:rPr>
              <w:t xml:space="preserve"> </w:t>
            </w:r>
            <w:r w:rsidR="00C05911" w:rsidRPr="00C05911">
              <w:rPr>
                <w:rFonts w:ascii="Calibri" w:hAnsi="Calibri"/>
                <w:sz w:val="16"/>
                <w:szCs w:val="16"/>
              </w:rPr>
              <w:t>Speed</w:t>
            </w:r>
            <w:r w:rsidR="00A154C8" w:rsidRPr="00B62959">
              <w:rPr>
                <w:rFonts w:ascii="Calibri" w:hAnsi="Calibri"/>
                <w:sz w:val="16"/>
                <w:szCs w:val="16"/>
              </w:rPr>
              <w:t>&gt;&gt;</w:t>
            </w:r>
          </w:p>
        </w:tc>
      </w:tr>
      <w:tr w:rsidR="00A154C8" w:rsidRPr="00295655" w14:paraId="1F9B9723" w14:textId="77777777" w:rsidTr="00A154C8">
        <w:trPr>
          <w:gridAfter w:val="1"/>
          <w:wAfter w:w="18" w:type="dxa"/>
          <w:cantSplit/>
          <w:trHeight w:val="288"/>
        </w:trPr>
        <w:tc>
          <w:tcPr>
            <w:tcW w:w="1216" w:type="dxa"/>
            <w:vAlign w:val="center"/>
          </w:tcPr>
          <w:p w14:paraId="1F9B9717" w14:textId="77777777" w:rsidR="00A154C8" w:rsidRPr="00295655" w:rsidRDefault="00A154C8" w:rsidP="000C6F83">
            <w:pPr>
              <w:keepNext/>
              <w:rPr>
                <w:rFonts w:ascii="Calibri" w:hAnsi="Calibri"/>
                <w:sz w:val="18"/>
                <w:szCs w:val="18"/>
              </w:rPr>
            </w:pPr>
          </w:p>
        </w:tc>
        <w:tc>
          <w:tcPr>
            <w:tcW w:w="1217" w:type="dxa"/>
            <w:vAlign w:val="center"/>
          </w:tcPr>
          <w:p w14:paraId="1F9B9718" w14:textId="77777777" w:rsidR="00A154C8" w:rsidRPr="00295655" w:rsidRDefault="00A154C8" w:rsidP="000C6F83">
            <w:pPr>
              <w:keepNext/>
              <w:rPr>
                <w:rFonts w:ascii="Calibri" w:hAnsi="Calibri"/>
                <w:sz w:val="18"/>
                <w:szCs w:val="18"/>
              </w:rPr>
            </w:pPr>
          </w:p>
        </w:tc>
        <w:tc>
          <w:tcPr>
            <w:tcW w:w="1216" w:type="dxa"/>
            <w:vAlign w:val="center"/>
          </w:tcPr>
          <w:p w14:paraId="1F9B9719" w14:textId="77777777" w:rsidR="00A154C8" w:rsidRPr="00295655" w:rsidRDefault="00A154C8" w:rsidP="000C6F83">
            <w:pPr>
              <w:keepNext/>
              <w:rPr>
                <w:rFonts w:ascii="Calibri" w:hAnsi="Calibri"/>
                <w:sz w:val="18"/>
                <w:szCs w:val="18"/>
              </w:rPr>
            </w:pPr>
          </w:p>
        </w:tc>
        <w:tc>
          <w:tcPr>
            <w:tcW w:w="1217" w:type="dxa"/>
            <w:vAlign w:val="center"/>
          </w:tcPr>
          <w:p w14:paraId="1F9B971A" w14:textId="77777777" w:rsidR="00A154C8" w:rsidRPr="00295655" w:rsidRDefault="00A154C8" w:rsidP="000C6F83">
            <w:pPr>
              <w:keepNext/>
              <w:rPr>
                <w:rFonts w:ascii="Calibri" w:hAnsi="Calibri"/>
                <w:sz w:val="18"/>
                <w:szCs w:val="18"/>
              </w:rPr>
            </w:pPr>
          </w:p>
        </w:tc>
        <w:tc>
          <w:tcPr>
            <w:tcW w:w="1216" w:type="dxa"/>
            <w:vAlign w:val="center"/>
          </w:tcPr>
          <w:p w14:paraId="1F9B971B" w14:textId="77777777" w:rsidR="00A154C8" w:rsidRPr="00295655" w:rsidRDefault="00A154C8" w:rsidP="000C6F83">
            <w:pPr>
              <w:keepNext/>
              <w:rPr>
                <w:rFonts w:ascii="Calibri" w:hAnsi="Calibri"/>
                <w:sz w:val="18"/>
                <w:szCs w:val="18"/>
              </w:rPr>
            </w:pPr>
          </w:p>
        </w:tc>
        <w:tc>
          <w:tcPr>
            <w:tcW w:w="1217" w:type="dxa"/>
            <w:vAlign w:val="center"/>
          </w:tcPr>
          <w:p w14:paraId="1F9B971C" w14:textId="77777777" w:rsidR="00A154C8" w:rsidRPr="00295655" w:rsidRDefault="00A154C8" w:rsidP="000C6F83">
            <w:pPr>
              <w:keepNext/>
              <w:rPr>
                <w:rFonts w:ascii="Calibri" w:hAnsi="Calibri"/>
                <w:sz w:val="18"/>
                <w:szCs w:val="18"/>
              </w:rPr>
            </w:pPr>
          </w:p>
        </w:tc>
        <w:tc>
          <w:tcPr>
            <w:tcW w:w="1216" w:type="dxa"/>
            <w:vAlign w:val="center"/>
          </w:tcPr>
          <w:p w14:paraId="1F9B971D" w14:textId="77777777" w:rsidR="00A154C8" w:rsidRPr="00295655" w:rsidRDefault="00A154C8" w:rsidP="000C6F83">
            <w:pPr>
              <w:keepNext/>
              <w:rPr>
                <w:rFonts w:ascii="Calibri" w:hAnsi="Calibri"/>
                <w:sz w:val="18"/>
                <w:szCs w:val="18"/>
              </w:rPr>
            </w:pPr>
          </w:p>
        </w:tc>
        <w:tc>
          <w:tcPr>
            <w:tcW w:w="1217" w:type="dxa"/>
            <w:vAlign w:val="center"/>
          </w:tcPr>
          <w:p w14:paraId="1F9B971E" w14:textId="77777777" w:rsidR="00A154C8" w:rsidRPr="00295655" w:rsidRDefault="00A154C8" w:rsidP="000C6F83">
            <w:pPr>
              <w:keepNext/>
              <w:rPr>
                <w:rFonts w:ascii="Calibri" w:hAnsi="Calibri"/>
                <w:sz w:val="18"/>
                <w:szCs w:val="18"/>
              </w:rPr>
            </w:pPr>
          </w:p>
        </w:tc>
        <w:tc>
          <w:tcPr>
            <w:tcW w:w="1216" w:type="dxa"/>
            <w:vAlign w:val="center"/>
          </w:tcPr>
          <w:p w14:paraId="1F9B971F" w14:textId="77777777" w:rsidR="00A154C8" w:rsidRPr="00295655" w:rsidRDefault="00A154C8" w:rsidP="000C6F83">
            <w:pPr>
              <w:keepNext/>
              <w:rPr>
                <w:rFonts w:ascii="Calibri" w:hAnsi="Calibri"/>
                <w:sz w:val="18"/>
                <w:szCs w:val="18"/>
              </w:rPr>
            </w:pPr>
          </w:p>
        </w:tc>
        <w:tc>
          <w:tcPr>
            <w:tcW w:w="1217" w:type="dxa"/>
            <w:vAlign w:val="center"/>
          </w:tcPr>
          <w:p w14:paraId="1F9B9720" w14:textId="77777777" w:rsidR="00A154C8" w:rsidRPr="00295655" w:rsidRDefault="00A154C8" w:rsidP="000C6F83">
            <w:pPr>
              <w:keepNext/>
              <w:rPr>
                <w:rFonts w:ascii="Calibri" w:hAnsi="Calibri"/>
                <w:sz w:val="18"/>
                <w:szCs w:val="18"/>
              </w:rPr>
            </w:pPr>
          </w:p>
        </w:tc>
        <w:tc>
          <w:tcPr>
            <w:tcW w:w="1216" w:type="dxa"/>
            <w:vAlign w:val="center"/>
          </w:tcPr>
          <w:p w14:paraId="1F9B9721" w14:textId="77777777" w:rsidR="00A154C8" w:rsidRPr="00295655" w:rsidRDefault="00A154C8" w:rsidP="000C6F83">
            <w:pPr>
              <w:keepNext/>
              <w:rPr>
                <w:rFonts w:ascii="Calibri" w:hAnsi="Calibri"/>
                <w:sz w:val="18"/>
                <w:szCs w:val="18"/>
              </w:rPr>
            </w:pPr>
          </w:p>
        </w:tc>
        <w:tc>
          <w:tcPr>
            <w:tcW w:w="1217" w:type="dxa"/>
            <w:vAlign w:val="center"/>
          </w:tcPr>
          <w:p w14:paraId="1F9B9722" w14:textId="77777777" w:rsidR="00A154C8" w:rsidRPr="00295655" w:rsidRDefault="00A154C8" w:rsidP="000C6F83">
            <w:pPr>
              <w:keepNext/>
              <w:rPr>
                <w:rFonts w:ascii="Calibri" w:hAnsi="Calibri"/>
                <w:sz w:val="18"/>
                <w:szCs w:val="18"/>
              </w:rPr>
            </w:pPr>
          </w:p>
        </w:tc>
      </w:tr>
      <w:tr w:rsidR="00A154C8" w:rsidRPr="00295655" w14:paraId="1F9B9730" w14:textId="77777777" w:rsidTr="00A154C8">
        <w:trPr>
          <w:gridAfter w:val="1"/>
          <w:wAfter w:w="18" w:type="dxa"/>
          <w:cantSplit/>
          <w:trHeight w:val="288"/>
        </w:trPr>
        <w:tc>
          <w:tcPr>
            <w:tcW w:w="1216" w:type="dxa"/>
            <w:vAlign w:val="center"/>
          </w:tcPr>
          <w:p w14:paraId="1F9B9724" w14:textId="77777777" w:rsidR="00A154C8" w:rsidRPr="00295655" w:rsidRDefault="00A154C8" w:rsidP="000C6F83">
            <w:pPr>
              <w:keepNext/>
              <w:rPr>
                <w:rFonts w:ascii="Calibri" w:hAnsi="Calibri"/>
                <w:sz w:val="18"/>
                <w:szCs w:val="18"/>
              </w:rPr>
            </w:pPr>
          </w:p>
        </w:tc>
        <w:tc>
          <w:tcPr>
            <w:tcW w:w="1217" w:type="dxa"/>
            <w:vAlign w:val="center"/>
          </w:tcPr>
          <w:p w14:paraId="1F9B9725" w14:textId="77777777" w:rsidR="00A154C8" w:rsidRPr="00295655" w:rsidRDefault="00A154C8" w:rsidP="000C6F83">
            <w:pPr>
              <w:keepNext/>
              <w:rPr>
                <w:rFonts w:ascii="Calibri" w:hAnsi="Calibri"/>
                <w:sz w:val="18"/>
                <w:szCs w:val="18"/>
              </w:rPr>
            </w:pPr>
          </w:p>
        </w:tc>
        <w:tc>
          <w:tcPr>
            <w:tcW w:w="1216" w:type="dxa"/>
            <w:vAlign w:val="center"/>
          </w:tcPr>
          <w:p w14:paraId="1F9B9726" w14:textId="77777777" w:rsidR="00A154C8" w:rsidRPr="00295655" w:rsidRDefault="00A154C8" w:rsidP="000C6F83">
            <w:pPr>
              <w:keepNext/>
              <w:rPr>
                <w:rFonts w:ascii="Calibri" w:hAnsi="Calibri"/>
                <w:sz w:val="18"/>
                <w:szCs w:val="18"/>
              </w:rPr>
            </w:pPr>
          </w:p>
        </w:tc>
        <w:tc>
          <w:tcPr>
            <w:tcW w:w="1217" w:type="dxa"/>
            <w:vAlign w:val="center"/>
          </w:tcPr>
          <w:p w14:paraId="1F9B9727" w14:textId="77777777" w:rsidR="00A154C8" w:rsidRPr="00295655" w:rsidRDefault="00A154C8" w:rsidP="000C6F83">
            <w:pPr>
              <w:keepNext/>
              <w:rPr>
                <w:rFonts w:ascii="Calibri" w:hAnsi="Calibri"/>
                <w:sz w:val="18"/>
                <w:szCs w:val="18"/>
              </w:rPr>
            </w:pPr>
          </w:p>
        </w:tc>
        <w:tc>
          <w:tcPr>
            <w:tcW w:w="1216" w:type="dxa"/>
            <w:vAlign w:val="center"/>
          </w:tcPr>
          <w:p w14:paraId="1F9B9728" w14:textId="77777777" w:rsidR="00A154C8" w:rsidRPr="00295655" w:rsidRDefault="00A154C8" w:rsidP="000C6F83">
            <w:pPr>
              <w:keepNext/>
              <w:rPr>
                <w:rFonts w:ascii="Calibri" w:hAnsi="Calibri"/>
                <w:sz w:val="18"/>
                <w:szCs w:val="18"/>
              </w:rPr>
            </w:pPr>
          </w:p>
        </w:tc>
        <w:tc>
          <w:tcPr>
            <w:tcW w:w="1217" w:type="dxa"/>
            <w:vAlign w:val="center"/>
          </w:tcPr>
          <w:p w14:paraId="1F9B9729" w14:textId="77777777" w:rsidR="00A154C8" w:rsidRPr="00295655" w:rsidRDefault="00A154C8" w:rsidP="000C6F83">
            <w:pPr>
              <w:keepNext/>
              <w:rPr>
                <w:rFonts w:ascii="Calibri" w:hAnsi="Calibri"/>
                <w:sz w:val="18"/>
                <w:szCs w:val="18"/>
              </w:rPr>
            </w:pPr>
          </w:p>
        </w:tc>
        <w:tc>
          <w:tcPr>
            <w:tcW w:w="1216" w:type="dxa"/>
            <w:vAlign w:val="center"/>
          </w:tcPr>
          <w:p w14:paraId="1F9B972A" w14:textId="77777777" w:rsidR="00A154C8" w:rsidRPr="00295655" w:rsidRDefault="00A154C8" w:rsidP="000C6F83">
            <w:pPr>
              <w:keepNext/>
              <w:rPr>
                <w:rFonts w:ascii="Calibri" w:hAnsi="Calibri"/>
                <w:sz w:val="18"/>
                <w:szCs w:val="18"/>
              </w:rPr>
            </w:pPr>
          </w:p>
        </w:tc>
        <w:tc>
          <w:tcPr>
            <w:tcW w:w="1217" w:type="dxa"/>
            <w:vAlign w:val="center"/>
          </w:tcPr>
          <w:p w14:paraId="1F9B972B" w14:textId="77777777" w:rsidR="00A154C8" w:rsidRPr="00295655" w:rsidRDefault="00A154C8" w:rsidP="000C6F83">
            <w:pPr>
              <w:keepNext/>
              <w:rPr>
                <w:rFonts w:ascii="Calibri" w:hAnsi="Calibri"/>
                <w:sz w:val="18"/>
                <w:szCs w:val="18"/>
              </w:rPr>
            </w:pPr>
          </w:p>
        </w:tc>
        <w:tc>
          <w:tcPr>
            <w:tcW w:w="1216" w:type="dxa"/>
            <w:vAlign w:val="center"/>
          </w:tcPr>
          <w:p w14:paraId="1F9B972C" w14:textId="77777777" w:rsidR="00A154C8" w:rsidRPr="00295655" w:rsidRDefault="00A154C8" w:rsidP="000C6F83">
            <w:pPr>
              <w:keepNext/>
              <w:rPr>
                <w:rFonts w:ascii="Calibri" w:hAnsi="Calibri"/>
                <w:sz w:val="18"/>
                <w:szCs w:val="18"/>
              </w:rPr>
            </w:pPr>
          </w:p>
        </w:tc>
        <w:tc>
          <w:tcPr>
            <w:tcW w:w="1217" w:type="dxa"/>
            <w:vAlign w:val="center"/>
          </w:tcPr>
          <w:p w14:paraId="1F9B972D" w14:textId="77777777" w:rsidR="00A154C8" w:rsidRPr="00295655" w:rsidRDefault="00A154C8" w:rsidP="000C6F83">
            <w:pPr>
              <w:keepNext/>
              <w:rPr>
                <w:rFonts w:ascii="Calibri" w:hAnsi="Calibri"/>
                <w:sz w:val="18"/>
                <w:szCs w:val="18"/>
              </w:rPr>
            </w:pPr>
          </w:p>
        </w:tc>
        <w:tc>
          <w:tcPr>
            <w:tcW w:w="1216" w:type="dxa"/>
            <w:vAlign w:val="center"/>
          </w:tcPr>
          <w:p w14:paraId="1F9B972E" w14:textId="77777777" w:rsidR="00A154C8" w:rsidRPr="00295655" w:rsidRDefault="00A154C8" w:rsidP="000C6F83">
            <w:pPr>
              <w:keepNext/>
              <w:rPr>
                <w:rFonts w:ascii="Calibri" w:hAnsi="Calibri"/>
                <w:sz w:val="18"/>
                <w:szCs w:val="18"/>
              </w:rPr>
            </w:pPr>
          </w:p>
        </w:tc>
        <w:tc>
          <w:tcPr>
            <w:tcW w:w="1217" w:type="dxa"/>
            <w:vAlign w:val="center"/>
          </w:tcPr>
          <w:p w14:paraId="1F9B972F" w14:textId="77777777" w:rsidR="00A154C8" w:rsidRPr="00295655" w:rsidRDefault="00A154C8" w:rsidP="000C6F83">
            <w:pPr>
              <w:keepNext/>
              <w:rPr>
                <w:rFonts w:ascii="Calibri" w:hAnsi="Calibri"/>
                <w:sz w:val="18"/>
                <w:szCs w:val="18"/>
              </w:rPr>
            </w:pPr>
          </w:p>
        </w:tc>
      </w:tr>
      <w:tr w:rsidR="00A154C8" w:rsidRPr="00295655" w14:paraId="1F9B9732" w14:textId="77777777" w:rsidTr="00A154C8">
        <w:trPr>
          <w:gridAfter w:val="1"/>
          <w:wAfter w:w="18" w:type="dxa"/>
          <w:cantSplit/>
        </w:trPr>
        <w:tc>
          <w:tcPr>
            <w:tcW w:w="14598" w:type="dxa"/>
            <w:gridSpan w:val="12"/>
          </w:tcPr>
          <w:p w14:paraId="1F9B9731" w14:textId="77777777" w:rsidR="00A154C8" w:rsidRPr="00295655" w:rsidRDefault="00A154C8" w:rsidP="008F2BFE">
            <w:pPr>
              <w:keepNext/>
              <w:rPr>
                <w:rFonts w:ascii="Calibri" w:hAnsi="Calibri"/>
                <w:sz w:val="18"/>
                <w:szCs w:val="18"/>
              </w:rPr>
            </w:pPr>
            <w:r w:rsidRPr="00295655">
              <w:rPr>
                <w:rFonts w:ascii="Calibri" w:hAnsi="Calibri"/>
                <w:sz w:val="18"/>
                <w:szCs w:val="18"/>
              </w:rPr>
              <w:t>Notes:</w:t>
            </w:r>
          </w:p>
        </w:tc>
      </w:tr>
    </w:tbl>
    <w:p w14:paraId="1F9B9733" w14:textId="77777777" w:rsidR="008F2BFE" w:rsidRPr="00295655" w:rsidRDefault="008F2BFE" w:rsidP="008846F4">
      <w:pPr>
        <w:rPr>
          <w:rFonts w:ascii="Calibri" w:hAnsi="Calibri"/>
          <w:sz w:val="18"/>
          <w:szCs w:val="18"/>
        </w:rPr>
      </w:pPr>
    </w:p>
    <w:p w14:paraId="1F9B9734" w14:textId="77777777" w:rsidR="008F2BFE" w:rsidRPr="00295655" w:rsidRDefault="008F2BFE" w:rsidP="008846F4">
      <w:pPr>
        <w:rPr>
          <w:rFonts w:ascii="Calibri" w:hAnsi="Calibri"/>
          <w:sz w:val="18"/>
          <w:szCs w:val="18"/>
        </w:rPr>
      </w:pPr>
    </w:p>
    <w:p w14:paraId="1F9B9735" w14:textId="77777777" w:rsidR="008F2BFE" w:rsidRPr="00295655" w:rsidRDefault="008F2BFE" w:rsidP="008846F4">
      <w:pPr>
        <w:rPr>
          <w:rFonts w:ascii="Calibri" w:hAnsi="Calibri"/>
          <w:sz w:val="18"/>
          <w:szCs w:val="18"/>
        </w:rPr>
      </w:pPr>
    </w:p>
    <w:p w14:paraId="1F9B9736" w14:textId="77777777" w:rsidR="008F2BFE" w:rsidRPr="00295655" w:rsidRDefault="008F2B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61"/>
        <w:gridCol w:w="1461"/>
        <w:gridCol w:w="1461"/>
        <w:gridCol w:w="1461"/>
        <w:gridCol w:w="1462"/>
        <w:gridCol w:w="1462"/>
        <w:gridCol w:w="1462"/>
        <w:gridCol w:w="1462"/>
        <w:gridCol w:w="1462"/>
        <w:gridCol w:w="1462"/>
      </w:tblGrid>
      <w:tr w:rsidR="00DC1C6C" w:rsidRPr="00295655" w14:paraId="1F9B973A" w14:textId="77777777" w:rsidTr="00DC1C6C">
        <w:trPr>
          <w:cantSplit/>
        </w:trPr>
        <w:tc>
          <w:tcPr>
            <w:tcW w:w="16221" w:type="dxa"/>
            <w:gridSpan w:val="10"/>
            <w:shd w:val="clear" w:color="auto" w:fill="auto"/>
          </w:tcPr>
          <w:p w14:paraId="1F9B9737" w14:textId="6CEAE84A" w:rsidR="00DC1C6C" w:rsidRPr="00F9147E" w:rsidRDefault="00DC1C6C" w:rsidP="00007C52">
            <w:pPr>
              <w:keepNext/>
              <w:rPr>
                <w:rFonts w:ascii="Calibri" w:hAnsi="Calibri"/>
                <w:b/>
                <w:szCs w:val="18"/>
              </w:rPr>
            </w:pPr>
            <w:r w:rsidRPr="00F9147E">
              <w:rPr>
                <w:rFonts w:ascii="Calibri" w:hAnsi="Calibri"/>
                <w:b/>
                <w:szCs w:val="18"/>
              </w:rPr>
              <w:t>C. Design Space Conditioning (SC) System Compliance Requirements from CF1R</w:t>
            </w:r>
          </w:p>
          <w:p w14:paraId="1F9B9738" w14:textId="77777777" w:rsidR="00E91CEC" w:rsidRPr="00E91CEC" w:rsidRDefault="00E91CEC" w:rsidP="00007C52">
            <w:pPr>
              <w:keepNext/>
              <w:rPr>
                <w:rFonts w:ascii="Calibri" w:hAnsi="Calibri"/>
                <w:sz w:val="18"/>
                <w:szCs w:val="18"/>
              </w:rPr>
            </w:pPr>
            <w:r>
              <w:rPr>
                <w:rFonts w:ascii="Calibri" w:hAnsi="Calibri"/>
                <w:sz w:val="18"/>
                <w:szCs w:val="18"/>
              </w:rPr>
              <w:t xml:space="preserve">This table </w:t>
            </w:r>
            <w:r w:rsidR="00B458E5">
              <w:rPr>
                <w:rFonts w:ascii="Calibri" w:hAnsi="Calibri"/>
                <w:sz w:val="18"/>
                <w:szCs w:val="18"/>
              </w:rPr>
              <w:t>reports</w:t>
            </w:r>
            <w:r>
              <w:rPr>
                <w:rFonts w:ascii="Calibri" w:hAnsi="Calibri"/>
                <w:sz w:val="18"/>
                <w:szCs w:val="18"/>
              </w:rPr>
              <w:t xml:space="preserve"> the space conditioning system features </w:t>
            </w:r>
            <w:r w:rsidR="008660E4">
              <w:rPr>
                <w:rFonts w:ascii="Calibri" w:hAnsi="Calibri"/>
                <w:sz w:val="18"/>
                <w:szCs w:val="18"/>
              </w:rPr>
              <w:t>that were</w:t>
            </w:r>
            <w:r>
              <w:rPr>
                <w:rFonts w:ascii="Calibri" w:hAnsi="Calibri"/>
                <w:sz w:val="18"/>
                <w:szCs w:val="18"/>
              </w:rPr>
              <w:t xml:space="preserve"> specified on the registered CF1R-PRF </w:t>
            </w:r>
            <w:r w:rsidR="00620333">
              <w:rPr>
                <w:rFonts w:ascii="Calibri" w:hAnsi="Calibri"/>
                <w:sz w:val="18"/>
                <w:szCs w:val="18"/>
              </w:rPr>
              <w:t xml:space="preserve">compliance document </w:t>
            </w:r>
            <w:r>
              <w:rPr>
                <w:rFonts w:ascii="Calibri" w:hAnsi="Calibri"/>
                <w:sz w:val="18"/>
                <w:szCs w:val="18"/>
              </w:rPr>
              <w:t>for this project.</w:t>
            </w:r>
          </w:p>
          <w:p w14:paraId="1F9B9739" w14:textId="77777777" w:rsidR="00DC1C6C" w:rsidRDefault="00DC1C6C" w:rsidP="00007C52">
            <w:pPr>
              <w:keepNext/>
              <w:rPr>
                <w:rFonts w:ascii="Calibri" w:hAnsi="Calibri"/>
                <w:b/>
                <w:sz w:val="18"/>
                <w:szCs w:val="18"/>
              </w:rPr>
            </w:pPr>
            <w:r w:rsidRPr="00FB4BFD">
              <w:rPr>
                <w:rFonts w:ascii="Calibri" w:hAnsi="Calibri"/>
                <w:sz w:val="18"/>
                <w:szCs w:val="18"/>
              </w:rPr>
              <w:t>&lt;&lt;require one row of data for each SC System in Section B;  do not allow user to overwrite these referenced data&gt;&gt;</w:t>
            </w:r>
          </w:p>
        </w:tc>
      </w:tr>
      <w:tr w:rsidR="00DC1C6C" w:rsidRPr="00295655" w14:paraId="1F9B9745" w14:textId="77777777" w:rsidTr="00DC1C6C">
        <w:trPr>
          <w:cantSplit/>
          <w:trHeight w:val="215"/>
        </w:trPr>
        <w:tc>
          <w:tcPr>
            <w:tcW w:w="1623" w:type="dxa"/>
            <w:vAlign w:val="center"/>
          </w:tcPr>
          <w:p w14:paraId="1F9B973B" w14:textId="77777777" w:rsidR="00DC1C6C" w:rsidRPr="00295655" w:rsidRDefault="00DC1C6C" w:rsidP="00A82EF3">
            <w:pPr>
              <w:keepNext/>
              <w:jc w:val="center"/>
              <w:rPr>
                <w:rFonts w:ascii="Calibri" w:hAnsi="Calibri"/>
                <w:sz w:val="18"/>
                <w:szCs w:val="18"/>
              </w:rPr>
            </w:pPr>
            <w:r>
              <w:rPr>
                <w:rFonts w:ascii="Calibri" w:hAnsi="Calibri"/>
                <w:sz w:val="18"/>
                <w:szCs w:val="18"/>
              </w:rPr>
              <w:t>01</w:t>
            </w:r>
          </w:p>
        </w:tc>
        <w:tc>
          <w:tcPr>
            <w:tcW w:w="1622" w:type="dxa"/>
            <w:vAlign w:val="center"/>
          </w:tcPr>
          <w:p w14:paraId="1F9B973C"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02</w:t>
            </w:r>
          </w:p>
        </w:tc>
        <w:tc>
          <w:tcPr>
            <w:tcW w:w="1622" w:type="dxa"/>
            <w:vAlign w:val="center"/>
          </w:tcPr>
          <w:p w14:paraId="1F9B973D"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03</w:t>
            </w:r>
          </w:p>
        </w:tc>
        <w:tc>
          <w:tcPr>
            <w:tcW w:w="1622" w:type="dxa"/>
            <w:vAlign w:val="center"/>
          </w:tcPr>
          <w:p w14:paraId="1F9B973E"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04</w:t>
            </w:r>
          </w:p>
        </w:tc>
        <w:tc>
          <w:tcPr>
            <w:tcW w:w="1622" w:type="dxa"/>
            <w:vAlign w:val="center"/>
          </w:tcPr>
          <w:p w14:paraId="1F9B973F"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05</w:t>
            </w:r>
          </w:p>
        </w:tc>
        <w:tc>
          <w:tcPr>
            <w:tcW w:w="1622" w:type="dxa"/>
            <w:vAlign w:val="center"/>
          </w:tcPr>
          <w:p w14:paraId="1F9B9740"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06</w:t>
            </w:r>
          </w:p>
        </w:tc>
        <w:tc>
          <w:tcPr>
            <w:tcW w:w="1622" w:type="dxa"/>
            <w:vAlign w:val="center"/>
          </w:tcPr>
          <w:p w14:paraId="1F9B9741"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07</w:t>
            </w:r>
          </w:p>
        </w:tc>
        <w:tc>
          <w:tcPr>
            <w:tcW w:w="1622" w:type="dxa"/>
            <w:vAlign w:val="center"/>
          </w:tcPr>
          <w:p w14:paraId="1F9B9742"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08</w:t>
            </w:r>
          </w:p>
        </w:tc>
        <w:tc>
          <w:tcPr>
            <w:tcW w:w="1622" w:type="dxa"/>
            <w:vAlign w:val="center"/>
          </w:tcPr>
          <w:p w14:paraId="1F9B9743"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09</w:t>
            </w:r>
          </w:p>
        </w:tc>
        <w:tc>
          <w:tcPr>
            <w:tcW w:w="1622" w:type="dxa"/>
          </w:tcPr>
          <w:p w14:paraId="1F9B9744" w14:textId="77777777" w:rsidR="00DC1C6C" w:rsidRPr="00295655" w:rsidRDefault="00DC1C6C" w:rsidP="00A82EF3">
            <w:pPr>
              <w:keepNext/>
              <w:jc w:val="center"/>
              <w:rPr>
                <w:rFonts w:ascii="Calibri" w:hAnsi="Calibri"/>
                <w:sz w:val="18"/>
                <w:szCs w:val="18"/>
              </w:rPr>
            </w:pPr>
            <w:r>
              <w:rPr>
                <w:rFonts w:ascii="Calibri" w:hAnsi="Calibri"/>
                <w:sz w:val="18"/>
                <w:szCs w:val="18"/>
              </w:rPr>
              <w:t>10</w:t>
            </w:r>
          </w:p>
        </w:tc>
      </w:tr>
      <w:tr w:rsidR="00DC1C6C" w:rsidRPr="00295655" w14:paraId="1F9B975B" w14:textId="77777777" w:rsidTr="00DC1C6C">
        <w:trPr>
          <w:cantSplit/>
          <w:trHeight w:val="576"/>
        </w:trPr>
        <w:tc>
          <w:tcPr>
            <w:tcW w:w="1623" w:type="dxa"/>
            <w:vAlign w:val="bottom"/>
          </w:tcPr>
          <w:p w14:paraId="1F9B9746" w14:textId="44A459A1" w:rsidR="00DC1C6C" w:rsidRPr="00295655" w:rsidRDefault="00212586" w:rsidP="00A84FBB">
            <w:pPr>
              <w:keepNext/>
              <w:jc w:val="center"/>
              <w:rPr>
                <w:rFonts w:ascii="Calibri" w:hAnsi="Calibri"/>
                <w:sz w:val="18"/>
                <w:szCs w:val="18"/>
              </w:rPr>
            </w:pPr>
            <w:r>
              <w:rPr>
                <w:rFonts w:ascii="Calibri" w:hAnsi="Calibri"/>
                <w:sz w:val="18"/>
                <w:szCs w:val="18"/>
              </w:rPr>
              <w:t>SC</w:t>
            </w:r>
            <w:r w:rsidR="00DC1C6C" w:rsidRPr="00295655">
              <w:rPr>
                <w:rFonts w:ascii="Calibri" w:hAnsi="Calibri"/>
                <w:sz w:val="18"/>
                <w:szCs w:val="18"/>
              </w:rPr>
              <w:t xml:space="preserve"> System Identification or Name</w:t>
            </w:r>
          </w:p>
        </w:tc>
        <w:tc>
          <w:tcPr>
            <w:tcW w:w="1622" w:type="dxa"/>
            <w:vAlign w:val="bottom"/>
          </w:tcPr>
          <w:p w14:paraId="1F9B9747"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Heating</w:t>
            </w:r>
          </w:p>
          <w:p w14:paraId="1F9B9748"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Efficiency</w:t>
            </w:r>
          </w:p>
          <w:p w14:paraId="1F9B9749"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Type</w:t>
            </w:r>
          </w:p>
        </w:tc>
        <w:tc>
          <w:tcPr>
            <w:tcW w:w="1622" w:type="dxa"/>
            <w:vAlign w:val="bottom"/>
          </w:tcPr>
          <w:p w14:paraId="1F9B974A"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Minimum</w:t>
            </w:r>
          </w:p>
          <w:p w14:paraId="1F9B974B"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Heating</w:t>
            </w:r>
          </w:p>
          <w:p w14:paraId="1F9B974C"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Efficiency</w:t>
            </w:r>
          </w:p>
          <w:p w14:paraId="1F9B974D"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Value</w:t>
            </w:r>
          </w:p>
        </w:tc>
        <w:tc>
          <w:tcPr>
            <w:tcW w:w="1622" w:type="dxa"/>
            <w:vAlign w:val="bottom"/>
          </w:tcPr>
          <w:p w14:paraId="1F9B974E"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 xml:space="preserve">Heat Pump Heating Capacity </w:t>
            </w:r>
          </w:p>
          <w:p w14:paraId="1F9B974F" w14:textId="28D16293" w:rsidR="00DC1C6C" w:rsidRPr="00295655" w:rsidRDefault="00DC1C6C" w:rsidP="00A82EF3">
            <w:pPr>
              <w:keepNext/>
              <w:jc w:val="center"/>
              <w:rPr>
                <w:rFonts w:ascii="Calibri" w:hAnsi="Calibri"/>
                <w:sz w:val="18"/>
                <w:szCs w:val="18"/>
              </w:rPr>
            </w:pPr>
            <w:r w:rsidRPr="00295655">
              <w:rPr>
                <w:rFonts w:ascii="Calibri" w:hAnsi="Calibri"/>
                <w:sz w:val="18"/>
                <w:szCs w:val="18"/>
              </w:rPr>
              <w:t>@ 47</w:t>
            </w:r>
            <w:r w:rsidR="00B257BE">
              <w:rPr>
                <w:rFonts w:ascii="Calibri" w:hAnsi="Calibri"/>
                <w:sz w:val="18"/>
                <w:szCs w:val="18"/>
              </w:rPr>
              <w:t>°</w:t>
            </w:r>
            <w:r w:rsidRPr="00295655">
              <w:rPr>
                <w:rFonts w:ascii="Calibri" w:hAnsi="Calibri"/>
                <w:sz w:val="18"/>
                <w:szCs w:val="18"/>
              </w:rPr>
              <w:t>F</w:t>
            </w:r>
          </w:p>
        </w:tc>
        <w:tc>
          <w:tcPr>
            <w:tcW w:w="1622" w:type="dxa"/>
            <w:vAlign w:val="bottom"/>
          </w:tcPr>
          <w:p w14:paraId="1F9B9750"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 xml:space="preserve">Heat Pump Heating Capacity </w:t>
            </w:r>
          </w:p>
          <w:p w14:paraId="1F9B9751" w14:textId="03BF678A" w:rsidR="00DC1C6C" w:rsidRPr="00295655" w:rsidRDefault="00DC1C6C" w:rsidP="00A82EF3">
            <w:pPr>
              <w:keepNext/>
              <w:jc w:val="center"/>
              <w:rPr>
                <w:rFonts w:ascii="Calibri" w:hAnsi="Calibri"/>
                <w:sz w:val="18"/>
                <w:szCs w:val="18"/>
              </w:rPr>
            </w:pPr>
            <w:r w:rsidRPr="00295655">
              <w:rPr>
                <w:rFonts w:ascii="Calibri" w:hAnsi="Calibri"/>
                <w:sz w:val="18"/>
                <w:szCs w:val="18"/>
              </w:rPr>
              <w:t>@ 17</w:t>
            </w:r>
            <w:r w:rsidR="00B257BE">
              <w:rPr>
                <w:rFonts w:ascii="Calibri" w:hAnsi="Calibri"/>
                <w:sz w:val="18"/>
                <w:szCs w:val="18"/>
              </w:rPr>
              <w:t>°</w:t>
            </w:r>
            <w:r w:rsidRPr="00295655">
              <w:rPr>
                <w:rFonts w:ascii="Calibri" w:hAnsi="Calibri"/>
                <w:sz w:val="18"/>
                <w:szCs w:val="18"/>
              </w:rPr>
              <w:t>F</w:t>
            </w:r>
          </w:p>
        </w:tc>
        <w:tc>
          <w:tcPr>
            <w:tcW w:w="1622" w:type="dxa"/>
            <w:vAlign w:val="bottom"/>
          </w:tcPr>
          <w:p w14:paraId="1F9B9752"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Minimum</w:t>
            </w:r>
          </w:p>
          <w:p w14:paraId="1F9B9753"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Cooling Efficiency</w:t>
            </w:r>
          </w:p>
          <w:p w14:paraId="1F9B9754"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SEER</w:t>
            </w:r>
          </w:p>
        </w:tc>
        <w:tc>
          <w:tcPr>
            <w:tcW w:w="1622" w:type="dxa"/>
            <w:vAlign w:val="bottom"/>
          </w:tcPr>
          <w:p w14:paraId="1F9B9755"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Minimum</w:t>
            </w:r>
          </w:p>
          <w:p w14:paraId="1F9B9756"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Cooling Efficiency</w:t>
            </w:r>
          </w:p>
          <w:p w14:paraId="1F9B9757" w14:textId="77777777" w:rsidR="00DC1C6C" w:rsidRPr="00295655" w:rsidRDefault="00DC1C6C" w:rsidP="00A82EF3">
            <w:pPr>
              <w:keepNext/>
              <w:jc w:val="center"/>
              <w:rPr>
                <w:rFonts w:ascii="Calibri" w:hAnsi="Calibri"/>
                <w:sz w:val="18"/>
                <w:szCs w:val="18"/>
              </w:rPr>
            </w:pPr>
            <w:r w:rsidRPr="00295655">
              <w:rPr>
                <w:rFonts w:ascii="Calibri" w:hAnsi="Calibri"/>
                <w:sz w:val="18"/>
                <w:szCs w:val="18"/>
              </w:rPr>
              <w:t>EER</w:t>
            </w:r>
          </w:p>
        </w:tc>
        <w:tc>
          <w:tcPr>
            <w:tcW w:w="1622" w:type="dxa"/>
            <w:vAlign w:val="bottom"/>
          </w:tcPr>
          <w:p w14:paraId="1F9B9758" w14:textId="73FE48B9" w:rsidR="00DC1C6C" w:rsidRPr="00295655" w:rsidRDefault="00DC1C6C" w:rsidP="0058404E">
            <w:pPr>
              <w:keepNext/>
              <w:jc w:val="center"/>
              <w:rPr>
                <w:rFonts w:ascii="Calibri" w:hAnsi="Calibri"/>
                <w:sz w:val="18"/>
                <w:szCs w:val="18"/>
              </w:rPr>
            </w:pPr>
            <w:r w:rsidRPr="00295655">
              <w:rPr>
                <w:rFonts w:ascii="Calibri" w:hAnsi="Calibri"/>
                <w:sz w:val="18"/>
                <w:szCs w:val="18"/>
              </w:rPr>
              <w:t>Minimum Cooling System Airflow</w:t>
            </w:r>
            <w:r w:rsidR="00505E05">
              <w:rPr>
                <w:rFonts w:ascii="Calibri" w:hAnsi="Calibri"/>
                <w:sz w:val="18"/>
                <w:szCs w:val="18"/>
              </w:rPr>
              <w:t xml:space="preserve"> </w:t>
            </w:r>
            <w:r w:rsidRPr="00295655">
              <w:rPr>
                <w:rFonts w:ascii="Calibri" w:hAnsi="Calibri"/>
                <w:sz w:val="18"/>
                <w:szCs w:val="18"/>
              </w:rPr>
              <w:t>Rate (</w:t>
            </w:r>
            <w:r w:rsidR="0058404E">
              <w:rPr>
                <w:rFonts w:ascii="Calibri" w:hAnsi="Calibri"/>
                <w:sz w:val="18"/>
                <w:szCs w:val="18"/>
              </w:rPr>
              <w:t>CFM</w:t>
            </w:r>
            <w:r w:rsidRPr="00295655">
              <w:rPr>
                <w:rFonts w:ascii="Calibri" w:hAnsi="Calibri"/>
                <w:sz w:val="18"/>
                <w:szCs w:val="18"/>
              </w:rPr>
              <w:t>/ton)</w:t>
            </w:r>
          </w:p>
        </w:tc>
        <w:tc>
          <w:tcPr>
            <w:tcW w:w="1622" w:type="dxa"/>
            <w:vAlign w:val="bottom"/>
          </w:tcPr>
          <w:p w14:paraId="1F9B9759" w14:textId="700F4E47" w:rsidR="00DC1C6C" w:rsidRPr="00295655" w:rsidRDefault="00DC1C6C" w:rsidP="0058404E">
            <w:pPr>
              <w:keepNext/>
              <w:jc w:val="center"/>
              <w:rPr>
                <w:rFonts w:ascii="Calibri" w:hAnsi="Calibri"/>
                <w:sz w:val="18"/>
                <w:szCs w:val="18"/>
              </w:rPr>
            </w:pPr>
            <w:r w:rsidRPr="00295655">
              <w:rPr>
                <w:rFonts w:ascii="Calibri" w:hAnsi="Calibri"/>
                <w:sz w:val="18"/>
                <w:szCs w:val="18"/>
              </w:rPr>
              <w:t xml:space="preserve">Maximum </w:t>
            </w:r>
            <w:r w:rsidR="0058404E">
              <w:rPr>
                <w:rFonts w:ascii="Calibri" w:hAnsi="Calibri"/>
                <w:sz w:val="18"/>
                <w:szCs w:val="18"/>
              </w:rPr>
              <w:t>Fan Efficacy</w:t>
            </w:r>
            <w:r>
              <w:rPr>
                <w:rFonts w:ascii="Calibri" w:hAnsi="Calibri"/>
                <w:sz w:val="18"/>
                <w:szCs w:val="18"/>
              </w:rPr>
              <w:t xml:space="preserve"> </w:t>
            </w:r>
            <w:r w:rsidR="00314979">
              <w:rPr>
                <w:rFonts w:ascii="Calibri" w:hAnsi="Calibri"/>
                <w:sz w:val="18"/>
                <w:szCs w:val="18"/>
              </w:rPr>
              <w:t>(</w:t>
            </w:r>
            <w:r>
              <w:rPr>
                <w:rFonts w:ascii="Calibri" w:hAnsi="Calibri"/>
                <w:sz w:val="18"/>
                <w:szCs w:val="18"/>
              </w:rPr>
              <w:t>W/CFM</w:t>
            </w:r>
            <w:r w:rsidRPr="00295655">
              <w:rPr>
                <w:rFonts w:ascii="Calibri" w:hAnsi="Calibri"/>
                <w:sz w:val="18"/>
                <w:szCs w:val="18"/>
              </w:rPr>
              <w:t xml:space="preserve"> </w:t>
            </w:r>
            <w:r w:rsidR="00314979">
              <w:rPr>
                <w:rFonts w:ascii="Calibri" w:hAnsi="Calibri"/>
                <w:sz w:val="18"/>
                <w:szCs w:val="18"/>
              </w:rPr>
              <w:t>)</w:t>
            </w:r>
          </w:p>
        </w:tc>
        <w:tc>
          <w:tcPr>
            <w:tcW w:w="1622" w:type="dxa"/>
            <w:vAlign w:val="bottom"/>
          </w:tcPr>
          <w:p w14:paraId="1F9B975A" w14:textId="77777777" w:rsidR="00DC1C6C" w:rsidRPr="00295655" w:rsidRDefault="00DC1C6C" w:rsidP="00DC1C6C">
            <w:pPr>
              <w:keepNext/>
              <w:jc w:val="center"/>
              <w:rPr>
                <w:rFonts w:ascii="Calibri" w:hAnsi="Calibri"/>
                <w:sz w:val="18"/>
                <w:szCs w:val="18"/>
              </w:rPr>
            </w:pPr>
            <w:r>
              <w:rPr>
                <w:rFonts w:ascii="Calibri" w:hAnsi="Calibri"/>
                <w:sz w:val="18"/>
                <w:szCs w:val="18"/>
              </w:rPr>
              <w:t>Minimum Duct R-Value</w:t>
            </w:r>
          </w:p>
        </w:tc>
      </w:tr>
      <w:tr w:rsidR="00DC1C6C" w:rsidRPr="00B62959" w14:paraId="1F9B9779" w14:textId="77777777" w:rsidTr="00DC1C6C">
        <w:trPr>
          <w:cantSplit/>
          <w:trHeight w:val="359"/>
        </w:trPr>
        <w:tc>
          <w:tcPr>
            <w:tcW w:w="1623" w:type="dxa"/>
          </w:tcPr>
          <w:p w14:paraId="1F9B975C" w14:textId="77777777" w:rsidR="00DC1C6C" w:rsidRPr="00B62959" w:rsidRDefault="00DC1C6C" w:rsidP="008B5EDF">
            <w:pPr>
              <w:keepNext/>
              <w:rPr>
                <w:rFonts w:ascii="Calibri" w:hAnsi="Calibri"/>
                <w:sz w:val="16"/>
                <w:szCs w:val="16"/>
              </w:rPr>
            </w:pPr>
            <w:r>
              <w:rPr>
                <w:rFonts w:ascii="Calibri" w:hAnsi="Calibri"/>
                <w:sz w:val="16"/>
                <w:szCs w:val="16"/>
              </w:rPr>
              <w:t>&lt;</w:t>
            </w:r>
            <w:r w:rsidRPr="00B62959">
              <w:rPr>
                <w:rFonts w:ascii="Calibri" w:hAnsi="Calibri"/>
                <w:sz w:val="16"/>
                <w:szCs w:val="16"/>
              </w:rPr>
              <w:t>&lt;auto filled text: referenced from B02&gt;&gt;</w:t>
            </w:r>
          </w:p>
        </w:tc>
        <w:tc>
          <w:tcPr>
            <w:tcW w:w="1622" w:type="dxa"/>
          </w:tcPr>
          <w:p w14:paraId="3D3E1C1A" w14:textId="77777777" w:rsidR="00384403" w:rsidRDefault="00DC1C6C" w:rsidP="00A82EF3">
            <w:pPr>
              <w:keepNext/>
              <w:rPr>
                <w:ins w:id="0" w:author="Shewmaker, Michael@Energy" w:date="2017-12-13T11:11:00Z"/>
                <w:rFonts w:ascii="Calibri" w:hAnsi="Calibri"/>
                <w:sz w:val="16"/>
                <w:szCs w:val="16"/>
              </w:rPr>
            </w:pPr>
            <w:r>
              <w:rPr>
                <w:rFonts w:ascii="Calibri" w:hAnsi="Calibri"/>
                <w:sz w:val="16"/>
                <w:szCs w:val="16"/>
              </w:rPr>
              <w:t>&lt;</w:t>
            </w:r>
            <w:r w:rsidRPr="00B62959">
              <w:rPr>
                <w:rFonts w:ascii="Calibri" w:hAnsi="Calibri"/>
                <w:sz w:val="16"/>
                <w:szCs w:val="16"/>
              </w:rPr>
              <w:t>&lt;</w:t>
            </w:r>
            <w:ins w:id="1" w:author="Shewmaker, Michael@Energy" w:date="2017-12-13T11:11:00Z">
              <w:r w:rsidR="00384403">
                <w:rPr>
                  <w:rFonts w:ascii="Calibri" w:hAnsi="Calibri"/>
                  <w:sz w:val="16"/>
                  <w:szCs w:val="16"/>
                </w:rPr>
                <w:t xml:space="preserve">If B04 = ‘Combined Hydronic’ then report NA; </w:t>
              </w:r>
            </w:ins>
          </w:p>
          <w:p w14:paraId="1F9B975D" w14:textId="42C8CC3E" w:rsidR="00DC1C6C" w:rsidRPr="00B62959" w:rsidRDefault="00384403" w:rsidP="00A82EF3">
            <w:pPr>
              <w:keepNext/>
              <w:rPr>
                <w:rFonts w:ascii="Calibri" w:hAnsi="Calibri"/>
                <w:sz w:val="16"/>
                <w:szCs w:val="16"/>
              </w:rPr>
            </w:pPr>
            <w:ins w:id="2" w:author="Shewmaker, Michael@Energy" w:date="2017-12-13T11:11:00Z">
              <w:r>
                <w:rPr>
                  <w:rFonts w:ascii="Calibri" w:hAnsi="Calibri"/>
                  <w:sz w:val="16"/>
                  <w:szCs w:val="16"/>
                </w:rPr>
                <w:t xml:space="preserve">Else </w:t>
              </w:r>
            </w:ins>
            <w:r w:rsidR="00DC1C6C" w:rsidRPr="00B62959">
              <w:rPr>
                <w:rFonts w:ascii="Calibri" w:hAnsi="Calibri"/>
                <w:sz w:val="16"/>
                <w:szCs w:val="16"/>
              </w:rPr>
              <w:t>auto filled text: referenced from CF1R for this system name&gt;&gt;</w:t>
            </w:r>
          </w:p>
        </w:tc>
        <w:tc>
          <w:tcPr>
            <w:tcW w:w="1622" w:type="dxa"/>
          </w:tcPr>
          <w:p w14:paraId="5316C095" w14:textId="77777777" w:rsidR="00384403" w:rsidRDefault="00DC1C6C" w:rsidP="00A82EF3">
            <w:pPr>
              <w:keepNext/>
              <w:rPr>
                <w:ins w:id="3" w:author="Shewmaker, Michael@Energy" w:date="2017-12-13T11:11:00Z"/>
                <w:rFonts w:ascii="Calibri" w:hAnsi="Calibri"/>
                <w:sz w:val="16"/>
                <w:szCs w:val="16"/>
              </w:rPr>
            </w:pPr>
            <w:r w:rsidRPr="00B62959">
              <w:rPr>
                <w:rFonts w:ascii="Calibri" w:hAnsi="Calibri"/>
                <w:sz w:val="16"/>
                <w:szCs w:val="16"/>
              </w:rPr>
              <w:t>&lt;</w:t>
            </w:r>
            <w:r>
              <w:rPr>
                <w:rFonts w:ascii="Calibri" w:hAnsi="Calibri"/>
                <w:sz w:val="16"/>
                <w:szCs w:val="16"/>
              </w:rPr>
              <w:t>&lt;</w:t>
            </w:r>
            <w:ins w:id="4" w:author="Shewmaker, Michael@Energy" w:date="2017-12-13T11:11:00Z">
              <w:r w:rsidR="00384403">
                <w:rPr>
                  <w:rFonts w:ascii="Calibri" w:hAnsi="Calibri"/>
                  <w:sz w:val="16"/>
                  <w:szCs w:val="16"/>
                </w:rPr>
                <w:t>If B04 = ‘Combined Hydronic’ then report NA;</w:t>
              </w:r>
            </w:ins>
          </w:p>
          <w:p w14:paraId="1F9B975E" w14:textId="793869C5" w:rsidR="00DC1C6C" w:rsidRPr="00B62959" w:rsidRDefault="00384403" w:rsidP="00A82EF3">
            <w:pPr>
              <w:keepNext/>
              <w:rPr>
                <w:rFonts w:ascii="Calibri" w:hAnsi="Calibri"/>
                <w:sz w:val="16"/>
                <w:szCs w:val="16"/>
              </w:rPr>
            </w:pPr>
            <w:ins w:id="5" w:author="Shewmaker, Michael@Energy" w:date="2017-12-13T11:11:00Z">
              <w:r>
                <w:rPr>
                  <w:rFonts w:ascii="Calibri" w:hAnsi="Calibri"/>
                  <w:sz w:val="16"/>
                  <w:szCs w:val="16"/>
                </w:rPr>
                <w:t xml:space="preserve">Else </w:t>
              </w:r>
            </w:ins>
            <w:r w:rsidR="00DC1C6C" w:rsidRPr="00B62959">
              <w:rPr>
                <w:rFonts w:ascii="Calibri" w:hAnsi="Calibri"/>
                <w:sz w:val="16"/>
                <w:szCs w:val="16"/>
              </w:rPr>
              <w:t>auto filled text: referenced from CF1R for this system name&gt;&gt;</w:t>
            </w:r>
          </w:p>
        </w:tc>
        <w:tc>
          <w:tcPr>
            <w:tcW w:w="1622" w:type="dxa"/>
          </w:tcPr>
          <w:p w14:paraId="1F9B975F" w14:textId="77777777" w:rsidR="007232D0" w:rsidRDefault="007232D0" w:rsidP="007232D0">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 xml:space="preserve"> auto filled text: referenced from CF1R for this system name</w:t>
            </w:r>
            <w:r>
              <w:rPr>
                <w:rFonts w:ascii="Calibri" w:hAnsi="Calibri"/>
                <w:sz w:val="16"/>
                <w:szCs w:val="16"/>
              </w:rPr>
              <w:t xml:space="preserve"> if the data is available;</w:t>
            </w:r>
          </w:p>
          <w:p w14:paraId="1F9B9760" w14:textId="77777777" w:rsidR="007232D0" w:rsidRDefault="007232D0" w:rsidP="007232D0">
            <w:pPr>
              <w:keepNext/>
              <w:rPr>
                <w:rFonts w:ascii="Calibri" w:hAnsi="Calibri"/>
                <w:sz w:val="16"/>
                <w:szCs w:val="16"/>
              </w:rPr>
            </w:pPr>
            <w:r>
              <w:rPr>
                <w:rFonts w:ascii="Calibri" w:hAnsi="Calibri"/>
                <w:sz w:val="16"/>
                <w:szCs w:val="16"/>
              </w:rPr>
              <w:t xml:space="preserve"> els</w:t>
            </w:r>
            <w:r w:rsidR="00E176EF">
              <w:rPr>
                <w:rFonts w:ascii="Calibri" w:hAnsi="Calibri"/>
                <w:sz w:val="16"/>
                <w:szCs w:val="16"/>
              </w:rPr>
              <w:t>e</w:t>
            </w:r>
            <w:r w:rsidR="00E72A00">
              <w:rPr>
                <w:rFonts w:ascii="Calibri" w:hAnsi="Calibri"/>
                <w:sz w:val="16"/>
                <w:szCs w:val="16"/>
              </w:rPr>
              <w:t xml:space="preserve"> </w:t>
            </w:r>
            <w:r>
              <w:rPr>
                <w:rFonts w:ascii="Calibri" w:hAnsi="Calibri"/>
                <w:sz w:val="16"/>
                <w:szCs w:val="16"/>
              </w:rPr>
              <w:t xml:space="preserve">if the system type on the CF1R does not provide this data, </w:t>
            </w:r>
          </w:p>
          <w:p w14:paraId="1F9B9761" w14:textId="77777777" w:rsidR="00DC1C6C" w:rsidRPr="00B62959" w:rsidRDefault="007232D0" w:rsidP="007232D0">
            <w:pPr>
              <w:keepNext/>
              <w:rPr>
                <w:rFonts w:ascii="Calibri" w:hAnsi="Calibri"/>
                <w:sz w:val="16"/>
                <w:szCs w:val="16"/>
              </w:rPr>
            </w:pPr>
            <w:r>
              <w:rPr>
                <w:rFonts w:ascii="Calibri" w:hAnsi="Calibri"/>
                <w:sz w:val="16"/>
                <w:szCs w:val="16"/>
              </w:rPr>
              <w:t>then result=N/A</w:t>
            </w:r>
            <w:r w:rsidRPr="00B62959">
              <w:rPr>
                <w:rFonts w:ascii="Calibri" w:hAnsi="Calibri"/>
                <w:sz w:val="16"/>
                <w:szCs w:val="16"/>
              </w:rPr>
              <w:t xml:space="preserve"> &gt;&gt;</w:t>
            </w:r>
          </w:p>
        </w:tc>
        <w:tc>
          <w:tcPr>
            <w:tcW w:w="1622" w:type="dxa"/>
          </w:tcPr>
          <w:p w14:paraId="1F9B9762" w14:textId="77777777" w:rsidR="007232D0" w:rsidRDefault="007232D0" w:rsidP="007232D0">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3" w14:textId="77777777" w:rsidR="007232D0" w:rsidRDefault="007232D0" w:rsidP="007232D0">
            <w:pPr>
              <w:keepNext/>
              <w:rPr>
                <w:rFonts w:ascii="Calibri" w:hAnsi="Calibri"/>
                <w:sz w:val="16"/>
                <w:szCs w:val="16"/>
              </w:rPr>
            </w:pPr>
            <w:r>
              <w:rPr>
                <w:rFonts w:ascii="Calibri" w:hAnsi="Calibri"/>
                <w:sz w:val="16"/>
                <w:szCs w:val="16"/>
              </w:rPr>
              <w:t xml:space="preserve"> els</w:t>
            </w:r>
            <w:r w:rsidR="00E176EF">
              <w:rPr>
                <w:rFonts w:ascii="Calibri" w:hAnsi="Calibri"/>
                <w:sz w:val="16"/>
                <w:szCs w:val="16"/>
              </w:rPr>
              <w:t>e</w:t>
            </w:r>
            <w:r w:rsidR="00E72A00">
              <w:rPr>
                <w:rFonts w:ascii="Calibri" w:hAnsi="Calibri"/>
                <w:sz w:val="16"/>
                <w:szCs w:val="16"/>
              </w:rPr>
              <w:t xml:space="preserve"> </w:t>
            </w:r>
            <w:r>
              <w:rPr>
                <w:rFonts w:ascii="Calibri" w:hAnsi="Calibri"/>
                <w:sz w:val="16"/>
                <w:szCs w:val="16"/>
              </w:rPr>
              <w:t xml:space="preserve">if the system type on the CF1R does not provide this data, </w:t>
            </w:r>
          </w:p>
          <w:p w14:paraId="1F9B9764" w14:textId="77777777" w:rsidR="00DC1C6C" w:rsidRPr="00B62959" w:rsidRDefault="007232D0" w:rsidP="00A82EF3">
            <w:pPr>
              <w:keepNext/>
              <w:rPr>
                <w:rFonts w:ascii="Calibri" w:hAnsi="Calibri"/>
                <w:sz w:val="16"/>
                <w:szCs w:val="16"/>
              </w:rPr>
            </w:pPr>
            <w:r>
              <w:rPr>
                <w:rFonts w:ascii="Calibri" w:hAnsi="Calibri"/>
                <w:sz w:val="16"/>
                <w:szCs w:val="16"/>
              </w:rPr>
              <w:t>then result=N/A</w:t>
            </w:r>
            <w:r w:rsidRPr="00B62959">
              <w:rPr>
                <w:rFonts w:ascii="Calibri" w:hAnsi="Calibri"/>
                <w:sz w:val="16"/>
                <w:szCs w:val="16"/>
              </w:rPr>
              <w:t>&gt;&gt;</w:t>
            </w:r>
          </w:p>
        </w:tc>
        <w:tc>
          <w:tcPr>
            <w:tcW w:w="1622" w:type="dxa"/>
          </w:tcPr>
          <w:p w14:paraId="1F9B9765" w14:textId="77777777" w:rsidR="00E176EF" w:rsidRDefault="0009746F" w:rsidP="00E176EF">
            <w:pPr>
              <w:keepNext/>
              <w:rPr>
                <w:rFonts w:ascii="Calibri" w:hAnsi="Calibri"/>
                <w:sz w:val="16"/>
                <w:szCs w:val="16"/>
              </w:rPr>
            </w:pPr>
            <w:r>
              <w:rPr>
                <w:rFonts w:ascii="Calibri" w:hAnsi="Calibri"/>
                <w:sz w:val="16"/>
                <w:szCs w:val="16"/>
              </w:rPr>
              <w:t>&lt;&lt;</w:t>
            </w:r>
            <w:r w:rsidR="00E176EF" w:rsidRPr="00B62959">
              <w:rPr>
                <w:rFonts w:ascii="Calibri" w:hAnsi="Calibri"/>
                <w:sz w:val="16"/>
                <w:szCs w:val="16"/>
              </w:rPr>
              <w:t>auto filled text: referenced from CF1R for this system name</w:t>
            </w:r>
            <w:r w:rsidR="00E176EF">
              <w:rPr>
                <w:rFonts w:ascii="Calibri" w:hAnsi="Calibri"/>
                <w:sz w:val="16"/>
                <w:szCs w:val="16"/>
              </w:rPr>
              <w:t xml:space="preserve"> if the data is available;</w:t>
            </w:r>
          </w:p>
          <w:p w14:paraId="1F9B9766" w14:textId="77777777" w:rsidR="00E176EF" w:rsidRDefault="00E176EF" w:rsidP="00E176EF">
            <w:pPr>
              <w:keepNext/>
              <w:rPr>
                <w:rFonts w:ascii="Calibri" w:hAnsi="Calibri"/>
                <w:sz w:val="16"/>
                <w:szCs w:val="16"/>
              </w:rPr>
            </w:pPr>
            <w:r>
              <w:rPr>
                <w:rFonts w:ascii="Calibri" w:hAnsi="Calibri"/>
                <w:sz w:val="16"/>
                <w:szCs w:val="16"/>
              </w:rPr>
              <w:t xml:space="preserve"> else</w:t>
            </w:r>
            <w:r w:rsidR="00E72A00">
              <w:rPr>
                <w:rFonts w:ascii="Calibri" w:hAnsi="Calibri"/>
                <w:sz w:val="16"/>
                <w:szCs w:val="16"/>
              </w:rPr>
              <w:t xml:space="preserve"> </w:t>
            </w:r>
            <w:r>
              <w:rPr>
                <w:rFonts w:ascii="Calibri" w:hAnsi="Calibri"/>
                <w:sz w:val="16"/>
                <w:szCs w:val="16"/>
              </w:rPr>
              <w:t xml:space="preserve">if the system type on the CF1R does not provide this data, </w:t>
            </w:r>
          </w:p>
          <w:p w14:paraId="1F9B9767" w14:textId="77777777" w:rsidR="00DC1C6C" w:rsidRPr="00B62959" w:rsidRDefault="00E176EF" w:rsidP="00E176EF">
            <w:pPr>
              <w:keepNext/>
              <w:rPr>
                <w:rFonts w:ascii="Calibri" w:hAnsi="Calibri"/>
                <w:sz w:val="16"/>
                <w:szCs w:val="16"/>
              </w:rPr>
            </w:pPr>
            <w:r>
              <w:rPr>
                <w:rFonts w:ascii="Calibri" w:hAnsi="Calibri"/>
                <w:sz w:val="16"/>
                <w:szCs w:val="16"/>
              </w:rPr>
              <w:t>then result=N/A</w:t>
            </w:r>
            <w:r w:rsidDel="00E176EF">
              <w:rPr>
                <w:rFonts w:ascii="Calibri" w:hAnsi="Calibri"/>
                <w:sz w:val="16"/>
                <w:szCs w:val="16"/>
              </w:rPr>
              <w:t xml:space="preserve"> </w:t>
            </w:r>
            <w:r w:rsidR="0009746F">
              <w:rPr>
                <w:rFonts w:ascii="Calibri" w:hAnsi="Calibri"/>
                <w:sz w:val="16"/>
                <w:szCs w:val="16"/>
              </w:rPr>
              <w:t>&gt;&gt;</w:t>
            </w:r>
          </w:p>
        </w:tc>
        <w:tc>
          <w:tcPr>
            <w:tcW w:w="1622" w:type="dxa"/>
          </w:tcPr>
          <w:p w14:paraId="1F9B9768" w14:textId="77777777" w:rsidR="00E176EF" w:rsidRDefault="0009746F" w:rsidP="00E176EF">
            <w:pPr>
              <w:keepNext/>
              <w:rPr>
                <w:rFonts w:ascii="Calibri" w:hAnsi="Calibri"/>
                <w:sz w:val="16"/>
                <w:szCs w:val="16"/>
              </w:rPr>
            </w:pPr>
            <w:r>
              <w:rPr>
                <w:rFonts w:ascii="Calibri" w:hAnsi="Calibri"/>
                <w:sz w:val="16"/>
                <w:szCs w:val="16"/>
              </w:rPr>
              <w:t>&lt;&lt;</w:t>
            </w:r>
            <w:r w:rsidR="00E176EF" w:rsidRPr="00B62959">
              <w:rPr>
                <w:rFonts w:ascii="Calibri" w:hAnsi="Calibri"/>
                <w:sz w:val="16"/>
                <w:szCs w:val="16"/>
              </w:rPr>
              <w:t>auto filled text: referenced from CF1R for this system name</w:t>
            </w:r>
            <w:r w:rsidR="00E176EF">
              <w:rPr>
                <w:rFonts w:ascii="Calibri" w:hAnsi="Calibri"/>
                <w:sz w:val="16"/>
                <w:szCs w:val="16"/>
              </w:rPr>
              <w:t xml:space="preserve"> if the data is available;</w:t>
            </w:r>
          </w:p>
          <w:p w14:paraId="1F9B9769" w14:textId="77777777" w:rsidR="00E176EF" w:rsidRDefault="00E176EF" w:rsidP="00E176EF">
            <w:pPr>
              <w:keepNext/>
              <w:rPr>
                <w:rFonts w:ascii="Calibri" w:hAnsi="Calibri"/>
                <w:sz w:val="16"/>
                <w:szCs w:val="16"/>
              </w:rPr>
            </w:pPr>
            <w:r>
              <w:rPr>
                <w:rFonts w:ascii="Calibri" w:hAnsi="Calibri"/>
                <w:sz w:val="16"/>
                <w:szCs w:val="16"/>
              </w:rPr>
              <w:t xml:space="preserve"> else</w:t>
            </w:r>
            <w:r w:rsidR="00E72A00">
              <w:rPr>
                <w:rFonts w:ascii="Calibri" w:hAnsi="Calibri"/>
                <w:sz w:val="16"/>
                <w:szCs w:val="16"/>
              </w:rPr>
              <w:t xml:space="preserve"> </w:t>
            </w:r>
            <w:r>
              <w:rPr>
                <w:rFonts w:ascii="Calibri" w:hAnsi="Calibri"/>
                <w:sz w:val="16"/>
                <w:szCs w:val="16"/>
              </w:rPr>
              <w:t xml:space="preserve">if the system type on the CF1R does not provide this data, </w:t>
            </w:r>
          </w:p>
          <w:p w14:paraId="1F9B976A" w14:textId="77777777" w:rsidR="00DC1C6C" w:rsidRPr="00B62959" w:rsidRDefault="00E176EF" w:rsidP="00E176EF">
            <w:pPr>
              <w:keepNext/>
              <w:rPr>
                <w:rFonts w:ascii="Calibri" w:hAnsi="Calibri"/>
                <w:sz w:val="16"/>
                <w:szCs w:val="16"/>
              </w:rPr>
            </w:pPr>
            <w:r>
              <w:rPr>
                <w:rFonts w:ascii="Calibri" w:hAnsi="Calibri"/>
                <w:sz w:val="16"/>
                <w:szCs w:val="16"/>
              </w:rPr>
              <w:t>then result=N/A</w:t>
            </w:r>
            <w:r w:rsidR="0009746F">
              <w:rPr>
                <w:rFonts w:ascii="Calibri" w:hAnsi="Calibri"/>
                <w:sz w:val="16"/>
                <w:szCs w:val="16"/>
              </w:rPr>
              <w:t>&gt;&gt;</w:t>
            </w:r>
          </w:p>
        </w:tc>
        <w:tc>
          <w:tcPr>
            <w:tcW w:w="1622" w:type="dxa"/>
          </w:tcPr>
          <w:p w14:paraId="1F9B976B" w14:textId="77777777" w:rsidR="00E176EF" w:rsidRDefault="0009746F" w:rsidP="00E176EF">
            <w:pPr>
              <w:keepNext/>
              <w:rPr>
                <w:rFonts w:ascii="Calibri" w:hAnsi="Calibri"/>
                <w:sz w:val="16"/>
                <w:szCs w:val="16"/>
              </w:rPr>
            </w:pPr>
            <w:r>
              <w:rPr>
                <w:rFonts w:ascii="Calibri" w:hAnsi="Calibri"/>
                <w:sz w:val="16"/>
                <w:szCs w:val="16"/>
              </w:rPr>
              <w:t>&lt;&lt;</w:t>
            </w:r>
            <w:r w:rsidR="00E176EF" w:rsidRPr="00B62959">
              <w:rPr>
                <w:rFonts w:ascii="Calibri" w:hAnsi="Calibri"/>
                <w:sz w:val="16"/>
                <w:szCs w:val="16"/>
              </w:rPr>
              <w:t>auto filled text: referenced from CF1R for this system name</w:t>
            </w:r>
            <w:r w:rsidR="00E176EF">
              <w:rPr>
                <w:rFonts w:ascii="Calibri" w:hAnsi="Calibri"/>
                <w:sz w:val="16"/>
                <w:szCs w:val="16"/>
              </w:rPr>
              <w:t xml:space="preserve"> if the data is available;</w:t>
            </w:r>
          </w:p>
          <w:p w14:paraId="1F9B976C" w14:textId="77777777" w:rsidR="00E176EF" w:rsidRDefault="00E176EF" w:rsidP="00E176EF">
            <w:pPr>
              <w:keepNext/>
              <w:rPr>
                <w:rFonts w:ascii="Calibri" w:hAnsi="Calibri"/>
                <w:sz w:val="16"/>
                <w:szCs w:val="16"/>
              </w:rPr>
            </w:pPr>
            <w:r>
              <w:rPr>
                <w:rFonts w:ascii="Calibri" w:hAnsi="Calibri"/>
                <w:sz w:val="16"/>
                <w:szCs w:val="16"/>
              </w:rPr>
              <w:t xml:space="preserve"> else</w:t>
            </w:r>
            <w:r w:rsidR="00E72A00">
              <w:rPr>
                <w:rFonts w:ascii="Calibri" w:hAnsi="Calibri"/>
                <w:sz w:val="16"/>
                <w:szCs w:val="16"/>
              </w:rPr>
              <w:t xml:space="preserve"> </w:t>
            </w:r>
            <w:r>
              <w:rPr>
                <w:rFonts w:ascii="Calibri" w:hAnsi="Calibri"/>
                <w:sz w:val="16"/>
                <w:szCs w:val="16"/>
              </w:rPr>
              <w:t xml:space="preserve">if the system type on the CF1R does not provide this data, </w:t>
            </w:r>
          </w:p>
          <w:p w14:paraId="1F9B976D" w14:textId="77777777" w:rsidR="00DC1C6C" w:rsidRPr="00B62959" w:rsidRDefault="00E176EF" w:rsidP="00E176EF">
            <w:pPr>
              <w:keepNext/>
              <w:rPr>
                <w:rFonts w:ascii="Calibri" w:hAnsi="Calibri"/>
                <w:sz w:val="16"/>
                <w:szCs w:val="16"/>
              </w:rPr>
            </w:pPr>
            <w:r>
              <w:rPr>
                <w:rFonts w:ascii="Calibri" w:hAnsi="Calibri"/>
                <w:sz w:val="16"/>
                <w:szCs w:val="16"/>
              </w:rPr>
              <w:t>then result=N/A</w:t>
            </w:r>
            <w:r w:rsidR="0009746F">
              <w:rPr>
                <w:rFonts w:ascii="Calibri" w:hAnsi="Calibri"/>
                <w:sz w:val="16"/>
                <w:szCs w:val="16"/>
              </w:rPr>
              <w:t>&gt;&gt;</w:t>
            </w:r>
          </w:p>
        </w:tc>
        <w:tc>
          <w:tcPr>
            <w:tcW w:w="1622" w:type="dxa"/>
          </w:tcPr>
          <w:p w14:paraId="1F9B976E" w14:textId="77777777" w:rsidR="00E176EF" w:rsidRDefault="0009746F" w:rsidP="00E176EF">
            <w:pPr>
              <w:keepNext/>
              <w:rPr>
                <w:rFonts w:ascii="Calibri" w:hAnsi="Calibri"/>
                <w:sz w:val="16"/>
                <w:szCs w:val="16"/>
              </w:rPr>
            </w:pPr>
            <w:r>
              <w:rPr>
                <w:rFonts w:ascii="Calibri" w:hAnsi="Calibri"/>
                <w:sz w:val="16"/>
                <w:szCs w:val="16"/>
              </w:rPr>
              <w:t>&lt;&lt;</w:t>
            </w:r>
            <w:r w:rsidR="00E176EF" w:rsidRPr="00B62959">
              <w:rPr>
                <w:rFonts w:ascii="Calibri" w:hAnsi="Calibri"/>
                <w:sz w:val="16"/>
                <w:szCs w:val="16"/>
              </w:rPr>
              <w:t>auto filled text: referenced from CF1R for this system name</w:t>
            </w:r>
            <w:r w:rsidR="00E176EF">
              <w:rPr>
                <w:rFonts w:ascii="Calibri" w:hAnsi="Calibri"/>
                <w:sz w:val="16"/>
                <w:szCs w:val="16"/>
              </w:rPr>
              <w:t xml:space="preserve"> if the data is available;</w:t>
            </w:r>
          </w:p>
          <w:p w14:paraId="1F9B976F" w14:textId="77777777" w:rsidR="00E176EF" w:rsidRDefault="00E176EF" w:rsidP="00E176EF">
            <w:pPr>
              <w:keepNext/>
              <w:rPr>
                <w:rFonts w:ascii="Calibri" w:hAnsi="Calibri"/>
                <w:sz w:val="16"/>
                <w:szCs w:val="16"/>
              </w:rPr>
            </w:pPr>
            <w:r>
              <w:rPr>
                <w:rFonts w:ascii="Calibri" w:hAnsi="Calibri"/>
                <w:sz w:val="16"/>
                <w:szCs w:val="16"/>
              </w:rPr>
              <w:t xml:space="preserve"> else</w:t>
            </w:r>
            <w:r w:rsidR="00E72A00">
              <w:rPr>
                <w:rFonts w:ascii="Calibri" w:hAnsi="Calibri"/>
                <w:sz w:val="16"/>
                <w:szCs w:val="16"/>
              </w:rPr>
              <w:t xml:space="preserve"> </w:t>
            </w:r>
            <w:r>
              <w:rPr>
                <w:rFonts w:ascii="Calibri" w:hAnsi="Calibri"/>
                <w:sz w:val="16"/>
                <w:szCs w:val="16"/>
              </w:rPr>
              <w:t xml:space="preserve">if the system type on the CF1R does not provide this data, </w:t>
            </w:r>
          </w:p>
          <w:p w14:paraId="1F9B9770" w14:textId="77777777" w:rsidR="00DC1C6C" w:rsidRPr="0061440C" w:rsidRDefault="00E176EF" w:rsidP="00E176EF">
            <w:pPr>
              <w:keepNext/>
              <w:rPr>
                <w:rFonts w:ascii="Calibri" w:hAnsi="Calibri"/>
                <w:sz w:val="16"/>
                <w:szCs w:val="16"/>
              </w:rPr>
            </w:pPr>
            <w:r>
              <w:rPr>
                <w:rFonts w:ascii="Calibri" w:hAnsi="Calibri"/>
                <w:sz w:val="16"/>
                <w:szCs w:val="16"/>
              </w:rPr>
              <w:t>then result=N/A</w:t>
            </w:r>
            <w:r w:rsidR="0009746F">
              <w:rPr>
                <w:rFonts w:ascii="Calibri" w:hAnsi="Calibri"/>
                <w:sz w:val="16"/>
                <w:szCs w:val="16"/>
              </w:rPr>
              <w:t>&gt;&gt;</w:t>
            </w:r>
          </w:p>
        </w:tc>
        <w:tc>
          <w:tcPr>
            <w:tcW w:w="1622" w:type="dxa"/>
          </w:tcPr>
          <w:p w14:paraId="1F9B9771" w14:textId="77777777" w:rsidR="00F6781E" w:rsidRDefault="0009746F" w:rsidP="00E176EF">
            <w:pPr>
              <w:keepNext/>
              <w:rPr>
                <w:rFonts w:ascii="Calibri" w:hAnsi="Calibri"/>
                <w:sz w:val="16"/>
                <w:szCs w:val="16"/>
              </w:rPr>
            </w:pPr>
            <w:r>
              <w:rPr>
                <w:rFonts w:ascii="Calibri" w:hAnsi="Calibri"/>
                <w:sz w:val="16"/>
                <w:szCs w:val="16"/>
              </w:rPr>
              <w:t>&lt;&lt;calculted field</w:t>
            </w:r>
            <w:r w:rsidR="00E176EF" w:rsidRPr="00B62959">
              <w:rPr>
                <w:rFonts w:ascii="Calibri" w:hAnsi="Calibri"/>
                <w:sz w:val="16"/>
                <w:szCs w:val="16"/>
              </w:rPr>
              <w:t xml:space="preserve">: </w:t>
            </w:r>
            <w:r>
              <w:rPr>
                <w:rFonts w:ascii="Calibri" w:hAnsi="Calibri"/>
                <w:sz w:val="16"/>
                <w:szCs w:val="16"/>
              </w:rPr>
              <w:t>if CF1R</w:t>
            </w:r>
            <w:r w:rsidR="00F6781E">
              <w:rPr>
                <w:rFonts w:ascii="Calibri" w:hAnsi="Calibri"/>
                <w:sz w:val="16"/>
                <w:szCs w:val="16"/>
              </w:rPr>
              <w:t xml:space="preserve"> flags requirement for a Verified Duct </w:t>
            </w:r>
            <w:r w:rsidR="00355F17">
              <w:rPr>
                <w:rFonts w:ascii="Calibri" w:hAnsi="Calibri"/>
                <w:sz w:val="16"/>
                <w:szCs w:val="16"/>
              </w:rPr>
              <w:t xml:space="preserve">System </w:t>
            </w:r>
            <w:r w:rsidR="00F6781E">
              <w:rPr>
                <w:rFonts w:ascii="Calibri" w:hAnsi="Calibri"/>
                <w:sz w:val="16"/>
                <w:szCs w:val="16"/>
              </w:rPr>
              <w:t xml:space="preserve">Design, then display text: </w:t>
            </w:r>
          </w:p>
          <w:p w14:paraId="1F9B9772" w14:textId="77777777" w:rsidR="00DD000F" w:rsidRDefault="00355F17" w:rsidP="00DD000F">
            <w:pPr>
              <w:keepNext/>
              <w:rPr>
                <w:rFonts w:ascii="Calibri" w:hAnsi="Calibri"/>
                <w:sz w:val="16"/>
                <w:szCs w:val="16"/>
              </w:rPr>
            </w:pPr>
            <w:r>
              <w:rPr>
                <w:rFonts w:ascii="Calibri" w:hAnsi="Calibri"/>
                <w:sz w:val="16"/>
                <w:szCs w:val="16"/>
              </w:rPr>
              <w:t xml:space="preserve"> </w:t>
            </w:r>
            <w:r w:rsidR="00DD000F">
              <w:rPr>
                <w:rFonts w:ascii="Calibri" w:hAnsi="Calibri"/>
                <w:sz w:val="16"/>
                <w:szCs w:val="16"/>
              </w:rPr>
              <w:t xml:space="preserve">   Verified Duct </w:t>
            </w:r>
          </w:p>
          <w:p w14:paraId="1F9B9773" w14:textId="77777777" w:rsidR="00355F17" w:rsidRDefault="00DD000F" w:rsidP="00DD000F">
            <w:pPr>
              <w:keepNext/>
              <w:rPr>
                <w:rFonts w:ascii="Calibri" w:hAnsi="Calibri"/>
                <w:sz w:val="16"/>
                <w:szCs w:val="16"/>
              </w:rPr>
            </w:pPr>
            <w:r>
              <w:rPr>
                <w:rFonts w:ascii="Calibri" w:hAnsi="Calibri"/>
                <w:sz w:val="16"/>
                <w:szCs w:val="16"/>
              </w:rPr>
              <w:t xml:space="preserve">     System Design</w:t>
            </w:r>
          </w:p>
          <w:p w14:paraId="1F9B9774" w14:textId="77777777" w:rsidR="00355F17" w:rsidRDefault="00355F17" w:rsidP="00E176EF">
            <w:pPr>
              <w:keepNext/>
              <w:rPr>
                <w:rFonts w:ascii="Calibri" w:hAnsi="Calibri"/>
                <w:sz w:val="16"/>
                <w:szCs w:val="16"/>
              </w:rPr>
            </w:pPr>
          </w:p>
          <w:p w14:paraId="1F9B9775" w14:textId="77777777" w:rsidR="00E176EF" w:rsidRDefault="00355F17" w:rsidP="00E176EF">
            <w:pPr>
              <w:keepNext/>
              <w:rPr>
                <w:rFonts w:ascii="Calibri" w:hAnsi="Calibri"/>
                <w:sz w:val="16"/>
                <w:szCs w:val="16"/>
              </w:rPr>
            </w:pPr>
            <w:r>
              <w:rPr>
                <w:rFonts w:ascii="Calibri" w:hAnsi="Calibri"/>
                <w:sz w:val="16"/>
                <w:szCs w:val="16"/>
              </w:rPr>
              <w:t xml:space="preserve">else </w:t>
            </w:r>
            <w:r w:rsidR="00E176EF" w:rsidRPr="00B62959">
              <w:rPr>
                <w:rFonts w:ascii="Calibri" w:hAnsi="Calibri"/>
                <w:sz w:val="16"/>
                <w:szCs w:val="16"/>
              </w:rPr>
              <w:t>reference</w:t>
            </w:r>
            <w:r>
              <w:rPr>
                <w:rFonts w:ascii="Calibri" w:hAnsi="Calibri"/>
                <w:sz w:val="16"/>
                <w:szCs w:val="16"/>
              </w:rPr>
              <w:t xml:space="preserve"> the R-value</w:t>
            </w:r>
            <w:r w:rsidR="00E176EF" w:rsidRPr="00B62959">
              <w:rPr>
                <w:rFonts w:ascii="Calibri" w:hAnsi="Calibri"/>
                <w:sz w:val="16"/>
                <w:szCs w:val="16"/>
              </w:rPr>
              <w:t xml:space="preserve"> from </w:t>
            </w:r>
            <w:r w:rsidR="00DD000F">
              <w:rPr>
                <w:rFonts w:ascii="Calibri" w:hAnsi="Calibri"/>
                <w:sz w:val="16"/>
                <w:szCs w:val="16"/>
              </w:rPr>
              <w:t xml:space="preserve">the </w:t>
            </w:r>
            <w:r w:rsidR="00E176EF" w:rsidRPr="00B62959">
              <w:rPr>
                <w:rFonts w:ascii="Calibri" w:hAnsi="Calibri"/>
                <w:sz w:val="16"/>
                <w:szCs w:val="16"/>
              </w:rPr>
              <w:t>CF1R for this system name</w:t>
            </w:r>
            <w:r w:rsidR="00E176EF">
              <w:rPr>
                <w:rFonts w:ascii="Calibri" w:hAnsi="Calibri"/>
                <w:sz w:val="16"/>
                <w:szCs w:val="16"/>
              </w:rPr>
              <w:t xml:space="preserve"> if the data is available;</w:t>
            </w:r>
          </w:p>
          <w:p w14:paraId="1F9B9776" w14:textId="77777777" w:rsidR="00355F17" w:rsidRDefault="00355F17" w:rsidP="00E176EF">
            <w:pPr>
              <w:keepNext/>
              <w:rPr>
                <w:rFonts w:ascii="Calibri" w:hAnsi="Calibri"/>
                <w:sz w:val="16"/>
                <w:szCs w:val="16"/>
              </w:rPr>
            </w:pPr>
          </w:p>
          <w:p w14:paraId="1F9B9777" w14:textId="657965C0" w:rsidR="00E176EF" w:rsidRDefault="00E176EF" w:rsidP="00E176EF">
            <w:pPr>
              <w:keepNext/>
              <w:rPr>
                <w:rFonts w:ascii="Calibri" w:hAnsi="Calibri"/>
                <w:sz w:val="16"/>
                <w:szCs w:val="16"/>
              </w:rPr>
            </w:pPr>
            <w:r>
              <w:rPr>
                <w:rFonts w:ascii="Calibri" w:hAnsi="Calibri"/>
                <w:sz w:val="16"/>
                <w:szCs w:val="16"/>
              </w:rPr>
              <w:t>else</w:t>
            </w:r>
            <w:r w:rsidR="00E72A00">
              <w:rPr>
                <w:rFonts w:ascii="Calibri" w:hAnsi="Calibri"/>
                <w:sz w:val="16"/>
                <w:szCs w:val="16"/>
              </w:rPr>
              <w:t xml:space="preserve"> </w:t>
            </w:r>
            <w:r>
              <w:rPr>
                <w:rFonts w:ascii="Calibri" w:hAnsi="Calibri"/>
                <w:sz w:val="16"/>
                <w:szCs w:val="16"/>
              </w:rPr>
              <w:t xml:space="preserve">if CF1R does not provide </w:t>
            </w:r>
            <w:r w:rsidR="00355F17">
              <w:rPr>
                <w:rFonts w:ascii="Calibri" w:hAnsi="Calibri"/>
                <w:sz w:val="16"/>
                <w:szCs w:val="16"/>
              </w:rPr>
              <w:t xml:space="preserve">R-value </w:t>
            </w:r>
            <w:r>
              <w:rPr>
                <w:rFonts w:ascii="Calibri" w:hAnsi="Calibri"/>
                <w:sz w:val="16"/>
                <w:szCs w:val="16"/>
              </w:rPr>
              <w:t>data</w:t>
            </w:r>
            <w:r w:rsidR="00355F17">
              <w:rPr>
                <w:rFonts w:ascii="Calibri" w:hAnsi="Calibri"/>
                <w:sz w:val="16"/>
                <w:szCs w:val="16"/>
              </w:rPr>
              <w:t xml:space="preserve"> for this system</w:t>
            </w:r>
            <w:r>
              <w:rPr>
                <w:rFonts w:ascii="Calibri" w:hAnsi="Calibri"/>
                <w:sz w:val="16"/>
                <w:szCs w:val="16"/>
              </w:rPr>
              <w:t xml:space="preserve">, </w:t>
            </w:r>
          </w:p>
          <w:p w14:paraId="1F9B9778" w14:textId="77777777" w:rsidR="00DC1C6C" w:rsidRPr="0061440C" w:rsidRDefault="00E176EF" w:rsidP="00E176EF">
            <w:pPr>
              <w:keepNext/>
              <w:rPr>
                <w:rFonts w:ascii="Calibri" w:hAnsi="Calibri"/>
                <w:sz w:val="16"/>
                <w:szCs w:val="16"/>
              </w:rPr>
            </w:pPr>
            <w:r>
              <w:rPr>
                <w:rFonts w:ascii="Calibri" w:hAnsi="Calibri"/>
                <w:sz w:val="16"/>
                <w:szCs w:val="16"/>
              </w:rPr>
              <w:t>then result=N/A</w:t>
            </w:r>
            <w:r w:rsidR="0009746F">
              <w:rPr>
                <w:rFonts w:ascii="Calibri" w:hAnsi="Calibri"/>
                <w:sz w:val="16"/>
                <w:szCs w:val="16"/>
              </w:rPr>
              <w:t>&gt;&gt;</w:t>
            </w:r>
          </w:p>
        </w:tc>
      </w:tr>
      <w:tr w:rsidR="00DC1C6C" w:rsidRPr="00295655" w14:paraId="1F9B9784" w14:textId="77777777" w:rsidTr="00DC1C6C">
        <w:trPr>
          <w:cantSplit/>
          <w:trHeight w:val="288"/>
        </w:trPr>
        <w:tc>
          <w:tcPr>
            <w:tcW w:w="1623" w:type="dxa"/>
            <w:vAlign w:val="center"/>
          </w:tcPr>
          <w:p w14:paraId="1F9B977A" w14:textId="2AE6F457" w:rsidR="00DC1C6C" w:rsidRPr="00295655" w:rsidRDefault="00DC1C6C" w:rsidP="00A84FBB">
            <w:pPr>
              <w:keepNext/>
              <w:jc w:val="center"/>
              <w:rPr>
                <w:rFonts w:ascii="Calibri" w:hAnsi="Calibri"/>
                <w:sz w:val="18"/>
                <w:szCs w:val="18"/>
              </w:rPr>
            </w:pPr>
          </w:p>
        </w:tc>
        <w:tc>
          <w:tcPr>
            <w:tcW w:w="1622" w:type="dxa"/>
            <w:vAlign w:val="center"/>
          </w:tcPr>
          <w:p w14:paraId="1F9B977B" w14:textId="77777777" w:rsidR="00DC1C6C" w:rsidRPr="00295655" w:rsidRDefault="00DC1C6C" w:rsidP="00A84FBB">
            <w:pPr>
              <w:keepNext/>
              <w:jc w:val="center"/>
              <w:rPr>
                <w:rFonts w:ascii="Calibri" w:hAnsi="Calibri"/>
                <w:sz w:val="18"/>
                <w:szCs w:val="18"/>
              </w:rPr>
            </w:pPr>
          </w:p>
        </w:tc>
        <w:tc>
          <w:tcPr>
            <w:tcW w:w="1622" w:type="dxa"/>
            <w:vAlign w:val="center"/>
          </w:tcPr>
          <w:p w14:paraId="1F9B977C" w14:textId="77777777" w:rsidR="00DC1C6C" w:rsidRPr="00295655" w:rsidRDefault="00DC1C6C" w:rsidP="00A84FBB">
            <w:pPr>
              <w:keepNext/>
              <w:jc w:val="center"/>
              <w:rPr>
                <w:rFonts w:ascii="Calibri" w:hAnsi="Calibri"/>
                <w:sz w:val="18"/>
                <w:szCs w:val="18"/>
              </w:rPr>
            </w:pPr>
          </w:p>
        </w:tc>
        <w:tc>
          <w:tcPr>
            <w:tcW w:w="1622" w:type="dxa"/>
            <w:vAlign w:val="center"/>
          </w:tcPr>
          <w:p w14:paraId="1F9B977D" w14:textId="77777777" w:rsidR="00DC1C6C" w:rsidRPr="00295655" w:rsidRDefault="00DC1C6C" w:rsidP="00A84FBB">
            <w:pPr>
              <w:keepNext/>
              <w:jc w:val="center"/>
              <w:rPr>
                <w:rFonts w:ascii="Calibri" w:hAnsi="Calibri"/>
                <w:sz w:val="18"/>
                <w:szCs w:val="18"/>
              </w:rPr>
            </w:pPr>
          </w:p>
        </w:tc>
        <w:tc>
          <w:tcPr>
            <w:tcW w:w="1622" w:type="dxa"/>
            <w:vAlign w:val="center"/>
          </w:tcPr>
          <w:p w14:paraId="1F9B977E" w14:textId="77777777" w:rsidR="00DC1C6C" w:rsidRPr="00295655" w:rsidRDefault="00DC1C6C" w:rsidP="00A84FBB">
            <w:pPr>
              <w:keepNext/>
              <w:jc w:val="center"/>
              <w:rPr>
                <w:rFonts w:ascii="Calibri" w:hAnsi="Calibri"/>
                <w:sz w:val="18"/>
                <w:szCs w:val="18"/>
              </w:rPr>
            </w:pPr>
          </w:p>
        </w:tc>
        <w:tc>
          <w:tcPr>
            <w:tcW w:w="1622" w:type="dxa"/>
            <w:vAlign w:val="center"/>
          </w:tcPr>
          <w:p w14:paraId="1F9B977F" w14:textId="77777777" w:rsidR="00DC1C6C" w:rsidRPr="00295655" w:rsidRDefault="00DC1C6C" w:rsidP="00A84FBB">
            <w:pPr>
              <w:keepNext/>
              <w:jc w:val="center"/>
              <w:rPr>
                <w:rFonts w:ascii="Calibri" w:hAnsi="Calibri"/>
                <w:sz w:val="18"/>
                <w:szCs w:val="18"/>
              </w:rPr>
            </w:pPr>
          </w:p>
        </w:tc>
        <w:tc>
          <w:tcPr>
            <w:tcW w:w="1622" w:type="dxa"/>
            <w:vAlign w:val="center"/>
          </w:tcPr>
          <w:p w14:paraId="1F9B9780" w14:textId="77777777" w:rsidR="00DC1C6C" w:rsidRPr="00295655" w:rsidRDefault="00DC1C6C" w:rsidP="00A84FBB">
            <w:pPr>
              <w:keepNext/>
              <w:jc w:val="center"/>
              <w:rPr>
                <w:rFonts w:ascii="Calibri" w:hAnsi="Calibri"/>
                <w:sz w:val="18"/>
                <w:szCs w:val="18"/>
              </w:rPr>
            </w:pPr>
          </w:p>
        </w:tc>
        <w:tc>
          <w:tcPr>
            <w:tcW w:w="1622" w:type="dxa"/>
            <w:vAlign w:val="center"/>
          </w:tcPr>
          <w:p w14:paraId="1F9B9781" w14:textId="77777777" w:rsidR="00DC1C6C" w:rsidRPr="00295655" w:rsidRDefault="00DC1C6C" w:rsidP="00A84FBB">
            <w:pPr>
              <w:keepNext/>
              <w:jc w:val="center"/>
              <w:rPr>
                <w:rFonts w:ascii="Calibri" w:hAnsi="Calibri"/>
                <w:sz w:val="18"/>
                <w:szCs w:val="18"/>
              </w:rPr>
            </w:pPr>
          </w:p>
        </w:tc>
        <w:tc>
          <w:tcPr>
            <w:tcW w:w="1622" w:type="dxa"/>
            <w:vAlign w:val="center"/>
          </w:tcPr>
          <w:p w14:paraId="1F9B9782" w14:textId="77777777" w:rsidR="00DC1C6C" w:rsidRPr="00295655" w:rsidRDefault="00DC1C6C">
            <w:pPr>
              <w:keepNext/>
              <w:jc w:val="center"/>
              <w:rPr>
                <w:rFonts w:ascii="Calibri" w:hAnsi="Calibri"/>
                <w:sz w:val="18"/>
                <w:szCs w:val="18"/>
              </w:rPr>
            </w:pPr>
          </w:p>
        </w:tc>
        <w:tc>
          <w:tcPr>
            <w:tcW w:w="1622" w:type="dxa"/>
          </w:tcPr>
          <w:p w14:paraId="1F9B9783" w14:textId="77777777" w:rsidR="00DC1C6C" w:rsidRPr="00295655" w:rsidRDefault="00DC1C6C">
            <w:pPr>
              <w:keepNext/>
              <w:jc w:val="center"/>
              <w:rPr>
                <w:rFonts w:ascii="Calibri" w:hAnsi="Calibri"/>
                <w:sz w:val="18"/>
                <w:szCs w:val="18"/>
              </w:rPr>
            </w:pPr>
          </w:p>
        </w:tc>
      </w:tr>
      <w:tr w:rsidR="00DC1C6C" w:rsidRPr="00295655" w14:paraId="1F9B978F" w14:textId="77777777" w:rsidTr="00DC1C6C">
        <w:trPr>
          <w:cantSplit/>
          <w:trHeight w:val="288"/>
        </w:trPr>
        <w:tc>
          <w:tcPr>
            <w:tcW w:w="1623" w:type="dxa"/>
            <w:vAlign w:val="center"/>
          </w:tcPr>
          <w:p w14:paraId="1F9B9785" w14:textId="77777777" w:rsidR="00DC1C6C" w:rsidRPr="00295655" w:rsidRDefault="00DC1C6C" w:rsidP="00A84FBB">
            <w:pPr>
              <w:keepNext/>
              <w:jc w:val="center"/>
              <w:rPr>
                <w:rFonts w:ascii="Calibri" w:hAnsi="Calibri"/>
                <w:sz w:val="18"/>
                <w:szCs w:val="18"/>
              </w:rPr>
            </w:pPr>
          </w:p>
        </w:tc>
        <w:tc>
          <w:tcPr>
            <w:tcW w:w="1622" w:type="dxa"/>
            <w:vAlign w:val="center"/>
          </w:tcPr>
          <w:p w14:paraId="1F9B9786" w14:textId="77777777" w:rsidR="00DC1C6C" w:rsidRPr="00295655" w:rsidRDefault="00DC1C6C" w:rsidP="00A84FBB">
            <w:pPr>
              <w:keepNext/>
              <w:jc w:val="center"/>
              <w:rPr>
                <w:rFonts w:ascii="Calibri" w:hAnsi="Calibri"/>
                <w:sz w:val="18"/>
                <w:szCs w:val="18"/>
              </w:rPr>
            </w:pPr>
          </w:p>
        </w:tc>
        <w:tc>
          <w:tcPr>
            <w:tcW w:w="1622" w:type="dxa"/>
            <w:vAlign w:val="center"/>
          </w:tcPr>
          <w:p w14:paraId="1F9B9787" w14:textId="77777777" w:rsidR="00DC1C6C" w:rsidRPr="00295655" w:rsidRDefault="00DC1C6C" w:rsidP="00A84FBB">
            <w:pPr>
              <w:keepNext/>
              <w:jc w:val="center"/>
              <w:rPr>
                <w:rFonts w:ascii="Calibri" w:hAnsi="Calibri"/>
                <w:sz w:val="18"/>
                <w:szCs w:val="18"/>
              </w:rPr>
            </w:pPr>
          </w:p>
        </w:tc>
        <w:tc>
          <w:tcPr>
            <w:tcW w:w="1622" w:type="dxa"/>
            <w:vAlign w:val="center"/>
          </w:tcPr>
          <w:p w14:paraId="1F9B9788" w14:textId="77777777" w:rsidR="00DC1C6C" w:rsidRPr="00295655" w:rsidRDefault="00DC1C6C" w:rsidP="00A84FBB">
            <w:pPr>
              <w:keepNext/>
              <w:jc w:val="center"/>
              <w:rPr>
                <w:rFonts w:ascii="Calibri" w:hAnsi="Calibri"/>
                <w:sz w:val="18"/>
                <w:szCs w:val="18"/>
              </w:rPr>
            </w:pPr>
          </w:p>
        </w:tc>
        <w:tc>
          <w:tcPr>
            <w:tcW w:w="1622" w:type="dxa"/>
            <w:vAlign w:val="center"/>
          </w:tcPr>
          <w:p w14:paraId="1F9B9789" w14:textId="77777777" w:rsidR="00DC1C6C" w:rsidRPr="00295655" w:rsidRDefault="00DC1C6C" w:rsidP="00A84FBB">
            <w:pPr>
              <w:keepNext/>
              <w:jc w:val="center"/>
              <w:rPr>
                <w:rFonts w:ascii="Calibri" w:hAnsi="Calibri"/>
                <w:sz w:val="18"/>
                <w:szCs w:val="18"/>
              </w:rPr>
            </w:pPr>
          </w:p>
        </w:tc>
        <w:tc>
          <w:tcPr>
            <w:tcW w:w="1622" w:type="dxa"/>
            <w:vAlign w:val="center"/>
          </w:tcPr>
          <w:p w14:paraId="1F9B978A" w14:textId="77777777" w:rsidR="00DC1C6C" w:rsidRPr="00295655" w:rsidRDefault="00DC1C6C" w:rsidP="00A84FBB">
            <w:pPr>
              <w:keepNext/>
              <w:jc w:val="center"/>
              <w:rPr>
                <w:rFonts w:ascii="Calibri" w:hAnsi="Calibri"/>
                <w:sz w:val="18"/>
                <w:szCs w:val="18"/>
              </w:rPr>
            </w:pPr>
          </w:p>
        </w:tc>
        <w:tc>
          <w:tcPr>
            <w:tcW w:w="1622" w:type="dxa"/>
            <w:vAlign w:val="center"/>
          </w:tcPr>
          <w:p w14:paraId="1F9B978B" w14:textId="77777777" w:rsidR="00DC1C6C" w:rsidRPr="00295655" w:rsidRDefault="00DC1C6C" w:rsidP="00A84FBB">
            <w:pPr>
              <w:keepNext/>
              <w:jc w:val="center"/>
              <w:rPr>
                <w:rFonts w:ascii="Calibri" w:hAnsi="Calibri"/>
                <w:sz w:val="18"/>
                <w:szCs w:val="18"/>
              </w:rPr>
            </w:pPr>
          </w:p>
        </w:tc>
        <w:tc>
          <w:tcPr>
            <w:tcW w:w="1622" w:type="dxa"/>
            <w:vAlign w:val="center"/>
          </w:tcPr>
          <w:p w14:paraId="1F9B978C" w14:textId="77777777" w:rsidR="00DC1C6C" w:rsidRPr="00295655" w:rsidRDefault="00DC1C6C" w:rsidP="00A84FBB">
            <w:pPr>
              <w:keepNext/>
              <w:jc w:val="center"/>
              <w:rPr>
                <w:rFonts w:ascii="Calibri" w:hAnsi="Calibri"/>
                <w:sz w:val="18"/>
                <w:szCs w:val="18"/>
              </w:rPr>
            </w:pPr>
          </w:p>
        </w:tc>
        <w:tc>
          <w:tcPr>
            <w:tcW w:w="1622" w:type="dxa"/>
            <w:vAlign w:val="center"/>
          </w:tcPr>
          <w:p w14:paraId="1F9B978D" w14:textId="77777777" w:rsidR="00DC1C6C" w:rsidRPr="00295655" w:rsidRDefault="00DC1C6C">
            <w:pPr>
              <w:keepNext/>
              <w:jc w:val="center"/>
              <w:rPr>
                <w:rFonts w:ascii="Calibri" w:hAnsi="Calibri"/>
                <w:sz w:val="18"/>
                <w:szCs w:val="18"/>
              </w:rPr>
            </w:pPr>
          </w:p>
        </w:tc>
        <w:tc>
          <w:tcPr>
            <w:tcW w:w="1622" w:type="dxa"/>
          </w:tcPr>
          <w:p w14:paraId="1F9B978E" w14:textId="77777777" w:rsidR="00DC1C6C" w:rsidRPr="00295655" w:rsidRDefault="00DC1C6C">
            <w:pPr>
              <w:keepNext/>
              <w:jc w:val="center"/>
              <w:rPr>
                <w:rFonts w:ascii="Calibri" w:hAnsi="Calibri"/>
                <w:sz w:val="18"/>
                <w:szCs w:val="18"/>
              </w:rPr>
            </w:pPr>
          </w:p>
        </w:tc>
      </w:tr>
      <w:tr w:rsidR="00DC1C6C" w:rsidRPr="00295655" w14:paraId="1F9B9791" w14:textId="77777777" w:rsidTr="00DC1C6C">
        <w:trPr>
          <w:cantSplit/>
        </w:trPr>
        <w:tc>
          <w:tcPr>
            <w:tcW w:w="16221" w:type="dxa"/>
            <w:gridSpan w:val="10"/>
          </w:tcPr>
          <w:p w14:paraId="1F9B9790" w14:textId="77777777" w:rsidR="00DC1C6C" w:rsidRPr="00295655" w:rsidRDefault="00DC1C6C" w:rsidP="00BA02F4">
            <w:pPr>
              <w:keepNext/>
              <w:rPr>
                <w:rFonts w:ascii="Calibri" w:hAnsi="Calibri"/>
                <w:sz w:val="18"/>
                <w:szCs w:val="18"/>
              </w:rPr>
            </w:pPr>
            <w:r w:rsidRPr="00295655">
              <w:rPr>
                <w:rFonts w:ascii="Calibri" w:hAnsi="Calibri"/>
                <w:sz w:val="18"/>
                <w:szCs w:val="18"/>
              </w:rPr>
              <w:t>Notes:</w:t>
            </w:r>
          </w:p>
        </w:tc>
      </w:tr>
    </w:tbl>
    <w:p w14:paraId="1F9B9792" w14:textId="77777777" w:rsidR="000F413D" w:rsidRPr="00295655" w:rsidRDefault="000F413D" w:rsidP="008846F4">
      <w:pPr>
        <w:rPr>
          <w:rFonts w:ascii="Calibri" w:hAnsi="Calibri"/>
          <w:sz w:val="18"/>
          <w:szCs w:val="18"/>
        </w:rPr>
      </w:pPr>
    </w:p>
    <w:p w14:paraId="1F9B9793" w14:textId="77777777" w:rsidR="008F2BFE" w:rsidRPr="00295655" w:rsidRDefault="008F2BFE" w:rsidP="008846F4">
      <w:pPr>
        <w:rPr>
          <w:rFonts w:ascii="Calibri" w:hAnsi="Calibri"/>
          <w:sz w:val="18"/>
          <w:szCs w:val="18"/>
        </w:rPr>
      </w:pPr>
    </w:p>
    <w:p w14:paraId="1F9B9794" w14:textId="77777777" w:rsidR="008F2BFE" w:rsidRPr="00295655" w:rsidRDefault="008F2B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9"/>
        <w:gridCol w:w="1329"/>
        <w:gridCol w:w="1329"/>
        <w:gridCol w:w="1329"/>
        <w:gridCol w:w="1658"/>
        <w:gridCol w:w="1234"/>
        <w:gridCol w:w="1468"/>
        <w:gridCol w:w="989"/>
        <w:gridCol w:w="1293"/>
        <w:gridCol w:w="1329"/>
        <w:gridCol w:w="1329"/>
      </w:tblGrid>
      <w:tr w:rsidR="00E0793C" w:rsidRPr="00295655" w14:paraId="1F9B9797" w14:textId="77777777" w:rsidTr="00E0793C">
        <w:trPr>
          <w:cantSplit/>
        </w:trPr>
        <w:tc>
          <w:tcPr>
            <w:tcW w:w="14616" w:type="dxa"/>
            <w:gridSpan w:val="11"/>
          </w:tcPr>
          <w:p w14:paraId="1F9B9795" w14:textId="4B7C2C07" w:rsidR="00E0793C" w:rsidRPr="00F9147E" w:rsidRDefault="00E0793C" w:rsidP="00BA02F4">
            <w:pPr>
              <w:keepNext/>
              <w:rPr>
                <w:rFonts w:ascii="Calibri" w:hAnsi="Calibri"/>
                <w:b/>
                <w:szCs w:val="18"/>
              </w:rPr>
            </w:pPr>
            <w:r w:rsidRPr="00F9147E">
              <w:rPr>
                <w:rFonts w:ascii="Calibri" w:hAnsi="Calibri"/>
                <w:b/>
                <w:szCs w:val="18"/>
              </w:rPr>
              <w:t>D. Installed Space Conditioning (SC) System Component Information</w:t>
            </w:r>
          </w:p>
          <w:p w14:paraId="1F9B9796" w14:textId="77777777" w:rsidR="00E0793C" w:rsidRDefault="00E0793C" w:rsidP="00BA02F4">
            <w:pPr>
              <w:keepNext/>
              <w:rPr>
                <w:rFonts w:ascii="Calibri" w:hAnsi="Calibri"/>
                <w:b/>
                <w:sz w:val="18"/>
                <w:szCs w:val="18"/>
              </w:rPr>
            </w:pPr>
            <w:r w:rsidRPr="00FB4BFD">
              <w:rPr>
                <w:rFonts w:ascii="Calibri" w:hAnsi="Calibri"/>
                <w:sz w:val="18"/>
                <w:szCs w:val="18"/>
              </w:rPr>
              <w:t>&lt;&lt; require one row of data to be entered in this table for each of the quantity of space conditioning systems entered in A04</w:t>
            </w:r>
            <w:r>
              <w:rPr>
                <w:rFonts w:ascii="Calibri" w:hAnsi="Calibri"/>
                <w:sz w:val="18"/>
                <w:szCs w:val="18"/>
              </w:rPr>
              <w:t>.</w:t>
            </w:r>
            <w:r w:rsidRPr="00FB4BFD">
              <w:rPr>
                <w:rFonts w:ascii="Calibri" w:hAnsi="Calibri"/>
                <w:sz w:val="18"/>
                <w:szCs w:val="18"/>
              </w:rPr>
              <w:t>&gt;&gt;</w:t>
            </w:r>
          </w:p>
        </w:tc>
      </w:tr>
      <w:tr w:rsidR="00E0793C" w:rsidRPr="00295655" w14:paraId="1F9B97A3" w14:textId="77777777" w:rsidTr="00BC0876">
        <w:trPr>
          <w:cantSplit/>
          <w:trHeight w:val="224"/>
        </w:trPr>
        <w:tc>
          <w:tcPr>
            <w:tcW w:w="1329" w:type="dxa"/>
            <w:vAlign w:val="bottom"/>
          </w:tcPr>
          <w:p w14:paraId="1F9B9798" w14:textId="77777777" w:rsidR="00E0793C" w:rsidRPr="00295655" w:rsidRDefault="00E0793C" w:rsidP="00BA02F4">
            <w:pPr>
              <w:keepNext/>
              <w:jc w:val="center"/>
              <w:rPr>
                <w:rFonts w:ascii="Calibri" w:hAnsi="Calibri"/>
                <w:sz w:val="18"/>
                <w:szCs w:val="18"/>
              </w:rPr>
            </w:pPr>
            <w:r w:rsidRPr="00295655">
              <w:rPr>
                <w:rFonts w:ascii="Calibri" w:hAnsi="Calibri"/>
                <w:sz w:val="18"/>
                <w:szCs w:val="18"/>
              </w:rPr>
              <w:t>01</w:t>
            </w:r>
          </w:p>
        </w:tc>
        <w:tc>
          <w:tcPr>
            <w:tcW w:w="1329" w:type="dxa"/>
            <w:vAlign w:val="bottom"/>
          </w:tcPr>
          <w:p w14:paraId="1F9B9799" w14:textId="77777777" w:rsidR="00E0793C" w:rsidRPr="00295655" w:rsidRDefault="00E0793C" w:rsidP="00BA02F4">
            <w:pPr>
              <w:keepNext/>
              <w:jc w:val="center"/>
              <w:rPr>
                <w:rFonts w:ascii="Calibri" w:hAnsi="Calibri"/>
                <w:sz w:val="18"/>
                <w:szCs w:val="18"/>
              </w:rPr>
            </w:pPr>
            <w:r w:rsidRPr="00295655">
              <w:rPr>
                <w:rFonts w:ascii="Calibri" w:hAnsi="Calibri"/>
                <w:sz w:val="18"/>
                <w:szCs w:val="18"/>
              </w:rPr>
              <w:t>02</w:t>
            </w:r>
          </w:p>
        </w:tc>
        <w:tc>
          <w:tcPr>
            <w:tcW w:w="1329" w:type="dxa"/>
            <w:vAlign w:val="bottom"/>
          </w:tcPr>
          <w:p w14:paraId="1F9B979A" w14:textId="77777777" w:rsidR="00E0793C" w:rsidRPr="00295655" w:rsidRDefault="00E0793C" w:rsidP="00A82EF3">
            <w:pPr>
              <w:keepNext/>
              <w:jc w:val="center"/>
              <w:rPr>
                <w:rFonts w:ascii="Calibri" w:hAnsi="Calibri"/>
                <w:sz w:val="18"/>
                <w:szCs w:val="18"/>
              </w:rPr>
            </w:pPr>
            <w:r w:rsidRPr="00295655">
              <w:rPr>
                <w:rFonts w:ascii="Calibri" w:hAnsi="Calibri"/>
                <w:sz w:val="18"/>
                <w:szCs w:val="18"/>
              </w:rPr>
              <w:t>03</w:t>
            </w:r>
          </w:p>
        </w:tc>
        <w:tc>
          <w:tcPr>
            <w:tcW w:w="1329" w:type="dxa"/>
            <w:vAlign w:val="bottom"/>
          </w:tcPr>
          <w:p w14:paraId="1F9B979B" w14:textId="77777777" w:rsidR="00E0793C" w:rsidRPr="00295655" w:rsidRDefault="00E0793C" w:rsidP="00A82EF3">
            <w:pPr>
              <w:keepNext/>
              <w:jc w:val="center"/>
              <w:rPr>
                <w:rFonts w:ascii="Calibri" w:hAnsi="Calibri"/>
                <w:sz w:val="18"/>
                <w:szCs w:val="18"/>
              </w:rPr>
            </w:pPr>
            <w:r>
              <w:rPr>
                <w:rFonts w:ascii="Calibri" w:hAnsi="Calibri"/>
                <w:sz w:val="18"/>
                <w:szCs w:val="18"/>
              </w:rPr>
              <w:t>04</w:t>
            </w:r>
          </w:p>
        </w:tc>
        <w:tc>
          <w:tcPr>
            <w:tcW w:w="1658" w:type="dxa"/>
            <w:vAlign w:val="bottom"/>
          </w:tcPr>
          <w:p w14:paraId="1F9B979C" w14:textId="77777777" w:rsidR="00E0793C" w:rsidRPr="00295655" w:rsidRDefault="00E0793C" w:rsidP="00A82EF3">
            <w:pPr>
              <w:keepNext/>
              <w:jc w:val="center"/>
              <w:rPr>
                <w:rFonts w:ascii="Calibri" w:hAnsi="Calibri"/>
                <w:sz w:val="18"/>
                <w:szCs w:val="18"/>
              </w:rPr>
            </w:pPr>
            <w:r>
              <w:rPr>
                <w:rFonts w:ascii="Calibri" w:hAnsi="Calibri"/>
                <w:sz w:val="18"/>
                <w:szCs w:val="18"/>
              </w:rPr>
              <w:t>05</w:t>
            </w:r>
          </w:p>
        </w:tc>
        <w:tc>
          <w:tcPr>
            <w:tcW w:w="1234" w:type="dxa"/>
            <w:vAlign w:val="bottom"/>
          </w:tcPr>
          <w:p w14:paraId="1F9B979D" w14:textId="77777777" w:rsidR="00E0793C" w:rsidRPr="00295655" w:rsidRDefault="00E0793C" w:rsidP="00A82EF3">
            <w:pPr>
              <w:keepNext/>
              <w:jc w:val="center"/>
              <w:rPr>
                <w:rFonts w:ascii="Calibri" w:hAnsi="Calibri"/>
                <w:sz w:val="18"/>
                <w:szCs w:val="18"/>
              </w:rPr>
            </w:pPr>
            <w:r>
              <w:rPr>
                <w:rFonts w:ascii="Calibri" w:hAnsi="Calibri"/>
                <w:sz w:val="18"/>
                <w:szCs w:val="18"/>
              </w:rPr>
              <w:t>06</w:t>
            </w:r>
          </w:p>
        </w:tc>
        <w:tc>
          <w:tcPr>
            <w:tcW w:w="1468" w:type="dxa"/>
          </w:tcPr>
          <w:p w14:paraId="1F9B979E" w14:textId="77777777" w:rsidR="00E0793C" w:rsidRPr="00295655" w:rsidRDefault="00E0793C" w:rsidP="00A82EF3">
            <w:pPr>
              <w:keepNext/>
              <w:jc w:val="center"/>
              <w:rPr>
                <w:rFonts w:ascii="Calibri" w:hAnsi="Calibri"/>
                <w:sz w:val="18"/>
                <w:szCs w:val="18"/>
              </w:rPr>
            </w:pPr>
            <w:r>
              <w:rPr>
                <w:rFonts w:ascii="Calibri" w:hAnsi="Calibri"/>
                <w:sz w:val="18"/>
                <w:szCs w:val="18"/>
              </w:rPr>
              <w:t>07</w:t>
            </w:r>
          </w:p>
        </w:tc>
        <w:tc>
          <w:tcPr>
            <w:tcW w:w="989" w:type="dxa"/>
            <w:vAlign w:val="bottom"/>
          </w:tcPr>
          <w:p w14:paraId="1F9B979F" w14:textId="77777777" w:rsidR="00E0793C" w:rsidRDefault="00E0793C" w:rsidP="00A82EF3">
            <w:pPr>
              <w:keepNext/>
              <w:jc w:val="center"/>
              <w:rPr>
                <w:rFonts w:ascii="Calibri" w:hAnsi="Calibri"/>
                <w:sz w:val="18"/>
                <w:szCs w:val="18"/>
              </w:rPr>
            </w:pPr>
            <w:r>
              <w:rPr>
                <w:rFonts w:ascii="Calibri" w:hAnsi="Calibri"/>
                <w:sz w:val="18"/>
                <w:szCs w:val="18"/>
              </w:rPr>
              <w:t>08</w:t>
            </w:r>
          </w:p>
        </w:tc>
        <w:tc>
          <w:tcPr>
            <w:tcW w:w="1293" w:type="dxa"/>
          </w:tcPr>
          <w:p w14:paraId="1F9B97A0" w14:textId="77777777" w:rsidR="00E0793C" w:rsidRPr="00295655" w:rsidRDefault="00E0793C" w:rsidP="00A82EF3">
            <w:pPr>
              <w:keepNext/>
              <w:jc w:val="center"/>
              <w:rPr>
                <w:rFonts w:ascii="Calibri" w:hAnsi="Calibri"/>
                <w:sz w:val="18"/>
                <w:szCs w:val="18"/>
              </w:rPr>
            </w:pPr>
            <w:r>
              <w:rPr>
                <w:rFonts w:ascii="Calibri" w:hAnsi="Calibri"/>
                <w:sz w:val="18"/>
                <w:szCs w:val="18"/>
              </w:rPr>
              <w:t>09</w:t>
            </w:r>
          </w:p>
        </w:tc>
        <w:tc>
          <w:tcPr>
            <w:tcW w:w="1329" w:type="dxa"/>
          </w:tcPr>
          <w:p w14:paraId="1F9B97A1" w14:textId="77777777" w:rsidR="00E0793C" w:rsidRPr="00295655" w:rsidRDefault="00E0793C" w:rsidP="00A82EF3">
            <w:pPr>
              <w:keepNext/>
              <w:jc w:val="center"/>
              <w:rPr>
                <w:rFonts w:ascii="Calibri" w:hAnsi="Calibri"/>
                <w:sz w:val="18"/>
                <w:szCs w:val="18"/>
              </w:rPr>
            </w:pPr>
            <w:r>
              <w:rPr>
                <w:rFonts w:ascii="Calibri" w:hAnsi="Calibri"/>
                <w:sz w:val="18"/>
                <w:szCs w:val="18"/>
              </w:rPr>
              <w:t>10</w:t>
            </w:r>
          </w:p>
        </w:tc>
        <w:tc>
          <w:tcPr>
            <w:tcW w:w="1329" w:type="dxa"/>
          </w:tcPr>
          <w:p w14:paraId="1F9B97A2" w14:textId="77777777" w:rsidR="00E0793C" w:rsidRDefault="00E0793C" w:rsidP="00A82EF3">
            <w:pPr>
              <w:keepNext/>
              <w:jc w:val="center"/>
              <w:rPr>
                <w:rFonts w:ascii="Calibri" w:hAnsi="Calibri"/>
                <w:sz w:val="18"/>
                <w:szCs w:val="18"/>
              </w:rPr>
            </w:pPr>
            <w:r>
              <w:rPr>
                <w:rFonts w:ascii="Calibri" w:hAnsi="Calibri"/>
                <w:sz w:val="18"/>
                <w:szCs w:val="18"/>
              </w:rPr>
              <w:t>11</w:t>
            </w:r>
          </w:p>
        </w:tc>
      </w:tr>
      <w:tr w:rsidR="00E0793C" w:rsidRPr="00D55CAB" w14:paraId="1F9B97B3" w14:textId="77777777" w:rsidTr="00BC0876">
        <w:trPr>
          <w:cantSplit/>
          <w:trHeight w:val="576"/>
        </w:trPr>
        <w:tc>
          <w:tcPr>
            <w:tcW w:w="1329" w:type="dxa"/>
            <w:vAlign w:val="bottom"/>
          </w:tcPr>
          <w:p w14:paraId="1F9B97A4" w14:textId="77777777" w:rsidR="00E0793C" w:rsidRPr="00D55CAB" w:rsidRDefault="00E0793C" w:rsidP="00AA3921">
            <w:pPr>
              <w:keepNext/>
              <w:jc w:val="center"/>
              <w:rPr>
                <w:rFonts w:ascii="Calibri" w:hAnsi="Calibri"/>
                <w:sz w:val="18"/>
                <w:szCs w:val="18"/>
              </w:rPr>
            </w:pPr>
            <w:r w:rsidRPr="00D55CAB">
              <w:rPr>
                <w:rFonts w:ascii="Calibri" w:hAnsi="Calibri"/>
                <w:sz w:val="18"/>
                <w:szCs w:val="18"/>
              </w:rPr>
              <w:t>SC System Identification or Name</w:t>
            </w:r>
          </w:p>
        </w:tc>
        <w:tc>
          <w:tcPr>
            <w:tcW w:w="1329" w:type="dxa"/>
            <w:vAlign w:val="bottom"/>
          </w:tcPr>
          <w:p w14:paraId="1F9B97A5" w14:textId="77777777" w:rsidR="00E0793C" w:rsidRPr="00D55CAB" w:rsidRDefault="00E0793C" w:rsidP="00AA3921">
            <w:pPr>
              <w:keepNext/>
              <w:jc w:val="center"/>
              <w:rPr>
                <w:rFonts w:ascii="Calibri" w:hAnsi="Calibri"/>
                <w:sz w:val="18"/>
                <w:szCs w:val="18"/>
              </w:rPr>
            </w:pPr>
            <w:r w:rsidRPr="00D55CAB">
              <w:rPr>
                <w:rFonts w:ascii="Calibri" w:hAnsi="Calibri"/>
                <w:sz w:val="18"/>
                <w:szCs w:val="18"/>
              </w:rPr>
              <w:t>SC System Location or Area Served</w:t>
            </w:r>
          </w:p>
        </w:tc>
        <w:tc>
          <w:tcPr>
            <w:tcW w:w="1329" w:type="dxa"/>
            <w:vAlign w:val="bottom"/>
          </w:tcPr>
          <w:p w14:paraId="1F9B97A6" w14:textId="77777777" w:rsidR="00E0793C" w:rsidRPr="00D55CAB" w:rsidRDefault="00E0793C" w:rsidP="00620333">
            <w:pPr>
              <w:keepNext/>
              <w:jc w:val="center"/>
              <w:rPr>
                <w:rFonts w:ascii="Calibri" w:hAnsi="Calibri"/>
                <w:sz w:val="18"/>
                <w:szCs w:val="18"/>
              </w:rPr>
            </w:pPr>
            <w:r w:rsidRPr="00D55CAB">
              <w:rPr>
                <w:rFonts w:ascii="Calibri" w:hAnsi="Calibri"/>
                <w:sz w:val="18"/>
                <w:szCs w:val="18"/>
              </w:rPr>
              <w:t xml:space="preserve">Conditioned Floor Area </w:t>
            </w:r>
            <w:r>
              <w:rPr>
                <w:rFonts w:ascii="Calibri" w:hAnsi="Calibri"/>
                <w:sz w:val="18"/>
                <w:szCs w:val="18"/>
              </w:rPr>
              <w:t>S</w:t>
            </w:r>
            <w:r w:rsidRPr="00D55CAB">
              <w:rPr>
                <w:rFonts w:ascii="Calibri" w:hAnsi="Calibri"/>
                <w:sz w:val="18"/>
                <w:szCs w:val="18"/>
              </w:rPr>
              <w:t xml:space="preserve">erved by the </w:t>
            </w:r>
            <w:r>
              <w:rPr>
                <w:rFonts w:ascii="Calibri" w:hAnsi="Calibri"/>
                <w:sz w:val="18"/>
                <w:szCs w:val="18"/>
              </w:rPr>
              <w:t>S</w:t>
            </w:r>
            <w:r w:rsidRPr="00D55CAB">
              <w:rPr>
                <w:rFonts w:ascii="Calibri" w:hAnsi="Calibri"/>
                <w:sz w:val="18"/>
                <w:szCs w:val="18"/>
              </w:rPr>
              <w:t>ystem (ft</w:t>
            </w:r>
            <w:r w:rsidRPr="00B257BE">
              <w:rPr>
                <w:rFonts w:ascii="Calibri" w:hAnsi="Calibri"/>
                <w:sz w:val="18"/>
                <w:szCs w:val="18"/>
                <w:vertAlign w:val="superscript"/>
              </w:rPr>
              <w:t>2</w:t>
            </w:r>
            <w:r w:rsidRPr="00D55CAB">
              <w:rPr>
                <w:rFonts w:ascii="Calibri" w:hAnsi="Calibri"/>
                <w:sz w:val="18"/>
                <w:szCs w:val="18"/>
              </w:rPr>
              <w:t>)</w:t>
            </w:r>
          </w:p>
        </w:tc>
        <w:tc>
          <w:tcPr>
            <w:tcW w:w="1329" w:type="dxa"/>
            <w:vAlign w:val="bottom"/>
          </w:tcPr>
          <w:p w14:paraId="1F9B97A7" w14:textId="77777777" w:rsidR="00E0793C" w:rsidRDefault="00E0793C" w:rsidP="00AA3921">
            <w:pPr>
              <w:keepNext/>
              <w:jc w:val="center"/>
              <w:rPr>
                <w:rFonts w:ascii="Calibri" w:hAnsi="Calibri"/>
                <w:sz w:val="18"/>
                <w:szCs w:val="18"/>
              </w:rPr>
            </w:pPr>
            <w:r w:rsidRPr="00D55CAB">
              <w:rPr>
                <w:rFonts w:ascii="Calibri" w:hAnsi="Calibri"/>
                <w:sz w:val="18"/>
                <w:szCs w:val="18"/>
              </w:rPr>
              <w:t xml:space="preserve">Heating </w:t>
            </w:r>
          </w:p>
          <w:p w14:paraId="1F9B97A8" w14:textId="77777777" w:rsidR="00E0793C" w:rsidRPr="00D55CAB" w:rsidRDefault="00E0793C" w:rsidP="00AA3921">
            <w:pPr>
              <w:keepNext/>
              <w:jc w:val="center"/>
              <w:rPr>
                <w:rFonts w:ascii="Calibri" w:hAnsi="Calibri"/>
                <w:sz w:val="18"/>
                <w:szCs w:val="18"/>
              </w:rPr>
            </w:pPr>
            <w:r w:rsidRPr="00D55CAB">
              <w:rPr>
                <w:rFonts w:ascii="Calibri" w:hAnsi="Calibri"/>
                <w:sz w:val="18"/>
                <w:szCs w:val="18"/>
              </w:rPr>
              <w:t>System Type</w:t>
            </w:r>
          </w:p>
        </w:tc>
        <w:tc>
          <w:tcPr>
            <w:tcW w:w="1658" w:type="dxa"/>
            <w:vAlign w:val="bottom"/>
          </w:tcPr>
          <w:p w14:paraId="1F9B97A9" w14:textId="77777777" w:rsidR="00E0793C" w:rsidRDefault="00E0793C" w:rsidP="00A82EF3">
            <w:pPr>
              <w:keepNext/>
              <w:jc w:val="center"/>
              <w:rPr>
                <w:rFonts w:ascii="Calibri" w:hAnsi="Calibri"/>
                <w:sz w:val="18"/>
                <w:szCs w:val="18"/>
              </w:rPr>
            </w:pPr>
            <w:r w:rsidRPr="00D55CAB">
              <w:rPr>
                <w:rFonts w:ascii="Calibri" w:hAnsi="Calibri"/>
                <w:sz w:val="18"/>
                <w:szCs w:val="18"/>
              </w:rPr>
              <w:t xml:space="preserve">Cooling </w:t>
            </w:r>
          </w:p>
          <w:p w14:paraId="1F9B97AA" w14:textId="77777777" w:rsidR="00E0793C" w:rsidRPr="00D55CAB" w:rsidRDefault="00E0793C" w:rsidP="00A82EF3">
            <w:pPr>
              <w:keepNext/>
              <w:jc w:val="center"/>
              <w:rPr>
                <w:rFonts w:ascii="Calibri" w:hAnsi="Calibri"/>
                <w:sz w:val="18"/>
                <w:szCs w:val="18"/>
              </w:rPr>
            </w:pPr>
            <w:r w:rsidRPr="00D55CAB">
              <w:rPr>
                <w:rFonts w:ascii="Calibri" w:hAnsi="Calibri"/>
                <w:sz w:val="18"/>
                <w:szCs w:val="18"/>
              </w:rPr>
              <w:t>System Type</w:t>
            </w:r>
          </w:p>
        </w:tc>
        <w:tc>
          <w:tcPr>
            <w:tcW w:w="1234" w:type="dxa"/>
            <w:vAlign w:val="bottom"/>
          </w:tcPr>
          <w:p w14:paraId="1F9B97AB" w14:textId="163ADD00" w:rsidR="00E0793C" w:rsidRDefault="00212586" w:rsidP="00AA3921">
            <w:pPr>
              <w:keepNext/>
              <w:jc w:val="center"/>
              <w:rPr>
                <w:rFonts w:ascii="Calibri" w:hAnsi="Calibri"/>
                <w:sz w:val="18"/>
                <w:szCs w:val="18"/>
              </w:rPr>
            </w:pPr>
            <w:r>
              <w:rPr>
                <w:rFonts w:ascii="Calibri" w:hAnsi="Calibri"/>
                <w:sz w:val="18"/>
                <w:szCs w:val="18"/>
              </w:rPr>
              <w:t>SC</w:t>
            </w:r>
            <w:r w:rsidR="00E0793C" w:rsidRPr="00D55CAB">
              <w:rPr>
                <w:rFonts w:ascii="Calibri" w:hAnsi="Calibri"/>
                <w:sz w:val="18"/>
                <w:szCs w:val="18"/>
              </w:rPr>
              <w:t xml:space="preserve"> </w:t>
            </w:r>
          </w:p>
          <w:p w14:paraId="1F9B97AC" w14:textId="77777777" w:rsidR="00E0793C" w:rsidRPr="00D55CAB" w:rsidRDefault="00E0793C" w:rsidP="00AA3921">
            <w:pPr>
              <w:keepNext/>
              <w:jc w:val="center"/>
              <w:rPr>
                <w:rFonts w:ascii="Calibri" w:hAnsi="Calibri"/>
                <w:sz w:val="18"/>
                <w:szCs w:val="18"/>
              </w:rPr>
            </w:pPr>
            <w:r w:rsidRPr="00D55CAB">
              <w:rPr>
                <w:rFonts w:ascii="Calibri" w:hAnsi="Calibri"/>
                <w:sz w:val="18"/>
                <w:szCs w:val="18"/>
              </w:rPr>
              <w:t>Fan Type</w:t>
            </w:r>
          </w:p>
        </w:tc>
        <w:tc>
          <w:tcPr>
            <w:tcW w:w="1468" w:type="dxa"/>
            <w:vAlign w:val="bottom"/>
          </w:tcPr>
          <w:p w14:paraId="1F9B97AD" w14:textId="77777777" w:rsidR="00E0793C" w:rsidRPr="00D55CAB" w:rsidRDefault="00E0793C" w:rsidP="00AA3921">
            <w:pPr>
              <w:keepNext/>
              <w:jc w:val="center"/>
              <w:rPr>
                <w:rFonts w:ascii="Calibri" w:hAnsi="Calibri"/>
                <w:sz w:val="18"/>
                <w:szCs w:val="18"/>
              </w:rPr>
            </w:pPr>
            <w:r w:rsidRPr="00D55CAB">
              <w:rPr>
                <w:rFonts w:ascii="Calibri" w:hAnsi="Calibri"/>
                <w:sz w:val="18"/>
                <w:szCs w:val="18"/>
              </w:rPr>
              <w:t xml:space="preserve">Distribution </w:t>
            </w:r>
            <w:r>
              <w:rPr>
                <w:rFonts w:ascii="Calibri" w:hAnsi="Calibri"/>
                <w:sz w:val="18"/>
                <w:szCs w:val="18"/>
              </w:rPr>
              <w:t xml:space="preserve">System </w:t>
            </w:r>
            <w:r w:rsidRPr="00D55CAB">
              <w:rPr>
                <w:rFonts w:ascii="Calibri" w:hAnsi="Calibri"/>
                <w:sz w:val="18"/>
                <w:szCs w:val="18"/>
              </w:rPr>
              <w:t>Type</w:t>
            </w:r>
          </w:p>
        </w:tc>
        <w:tc>
          <w:tcPr>
            <w:tcW w:w="989" w:type="dxa"/>
            <w:vAlign w:val="bottom"/>
          </w:tcPr>
          <w:p w14:paraId="1F9B97AE" w14:textId="77777777" w:rsidR="00E0793C" w:rsidRPr="00D55CAB" w:rsidRDefault="00E0793C" w:rsidP="008558F4">
            <w:pPr>
              <w:keepNext/>
              <w:jc w:val="center"/>
              <w:rPr>
                <w:rFonts w:ascii="Calibri" w:hAnsi="Calibri"/>
                <w:sz w:val="18"/>
                <w:szCs w:val="18"/>
              </w:rPr>
            </w:pPr>
            <w:r w:rsidRPr="00D55CAB">
              <w:rPr>
                <w:rFonts w:ascii="Calibri" w:hAnsi="Calibri"/>
                <w:sz w:val="18"/>
                <w:szCs w:val="18"/>
              </w:rPr>
              <w:t>SC System</w:t>
            </w:r>
          </w:p>
          <w:p w14:paraId="1F9B97AF" w14:textId="77777777" w:rsidR="00E0793C" w:rsidRPr="00295655" w:rsidRDefault="00E0793C" w:rsidP="00A82EF3">
            <w:pPr>
              <w:keepNext/>
              <w:jc w:val="center"/>
              <w:rPr>
                <w:rFonts w:ascii="Calibri" w:hAnsi="Calibri"/>
                <w:sz w:val="18"/>
                <w:szCs w:val="18"/>
              </w:rPr>
            </w:pPr>
            <w:r w:rsidRPr="00D55CAB">
              <w:rPr>
                <w:rFonts w:ascii="Calibri" w:hAnsi="Calibri"/>
                <w:sz w:val="18"/>
                <w:szCs w:val="18"/>
              </w:rPr>
              <w:t xml:space="preserve">Thermostat </w:t>
            </w:r>
            <w:r>
              <w:rPr>
                <w:rFonts w:ascii="Calibri" w:hAnsi="Calibri"/>
                <w:sz w:val="18"/>
                <w:szCs w:val="18"/>
              </w:rPr>
              <w:t>T</w:t>
            </w:r>
            <w:r w:rsidRPr="00D55CAB">
              <w:rPr>
                <w:rFonts w:ascii="Calibri" w:hAnsi="Calibri"/>
                <w:sz w:val="18"/>
                <w:szCs w:val="18"/>
              </w:rPr>
              <w:t>ype</w:t>
            </w:r>
          </w:p>
        </w:tc>
        <w:tc>
          <w:tcPr>
            <w:tcW w:w="1293" w:type="dxa"/>
            <w:vAlign w:val="bottom"/>
          </w:tcPr>
          <w:p w14:paraId="1F9B97B0" w14:textId="77777777" w:rsidR="00E0793C" w:rsidRPr="00295655" w:rsidRDefault="00E0793C" w:rsidP="00A82EF3">
            <w:pPr>
              <w:keepNext/>
              <w:jc w:val="center"/>
              <w:rPr>
                <w:rFonts w:ascii="Calibri" w:hAnsi="Calibri"/>
                <w:sz w:val="18"/>
                <w:szCs w:val="18"/>
              </w:rPr>
            </w:pPr>
            <w:r w:rsidRPr="00295655">
              <w:rPr>
                <w:rFonts w:ascii="Calibri" w:hAnsi="Calibri"/>
                <w:sz w:val="18"/>
                <w:szCs w:val="18"/>
              </w:rPr>
              <w:t>Cooling Zoning Type</w:t>
            </w:r>
          </w:p>
        </w:tc>
        <w:tc>
          <w:tcPr>
            <w:tcW w:w="1329" w:type="dxa"/>
            <w:vAlign w:val="bottom"/>
          </w:tcPr>
          <w:p w14:paraId="1F9B97B1" w14:textId="77777777" w:rsidR="00E0793C" w:rsidRPr="00295655" w:rsidRDefault="00E0793C" w:rsidP="00A82EF3">
            <w:pPr>
              <w:keepNext/>
              <w:jc w:val="center"/>
              <w:rPr>
                <w:rFonts w:ascii="Calibri" w:hAnsi="Calibri"/>
                <w:sz w:val="18"/>
                <w:szCs w:val="18"/>
              </w:rPr>
            </w:pPr>
            <w:r w:rsidRPr="00295655">
              <w:rPr>
                <w:rFonts w:ascii="Calibri" w:hAnsi="Calibri"/>
                <w:sz w:val="18"/>
                <w:szCs w:val="18"/>
              </w:rPr>
              <w:t>Cooling System Compressor Speed Type</w:t>
            </w:r>
          </w:p>
        </w:tc>
        <w:tc>
          <w:tcPr>
            <w:tcW w:w="1329" w:type="dxa"/>
            <w:vAlign w:val="bottom"/>
          </w:tcPr>
          <w:p w14:paraId="1F9B97B2" w14:textId="77777777" w:rsidR="00E0793C" w:rsidRPr="00295655" w:rsidRDefault="00E0793C" w:rsidP="00A82EF3">
            <w:pPr>
              <w:keepNext/>
              <w:jc w:val="center"/>
              <w:rPr>
                <w:rFonts w:ascii="Calibri" w:hAnsi="Calibri"/>
                <w:sz w:val="18"/>
                <w:szCs w:val="18"/>
              </w:rPr>
            </w:pPr>
            <w:r w:rsidRPr="00BD6432">
              <w:rPr>
                <w:rFonts w:asciiTheme="minorHAnsi" w:hAnsiTheme="minorHAnsi"/>
                <w:sz w:val="18"/>
                <w:szCs w:val="18"/>
              </w:rPr>
              <w:t>Central  Fan Integrated (CFI) Ventilation System Status</w:t>
            </w:r>
          </w:p>
        </w:tc>
      </w:tr>
      <w:tr w:rsidR="00E0793C" w:rsidRPr="00295655" w14:paraId="1F9B9812" w14:textId="77777777" w:rsidTr="00BC0876">
        <w:trPr>
          <w:cantSplit/>
          <w:trHeight w:val="395"/>
        </w:trPr>
        <w:tc>
          <w:tcPr>
            <w:tcW w:w="1329" w:type="dxa"/>
          </w:tcPr>
          <w:p w14:paraId="1F9B97B4" w14:textId="77777777" w:rsidR="00E0793C" w:rsidRPr="00295655" w:rsidRDefault="00E0793C" w:rsidP="004A70E6">
            <w:pPr>
              <w:keepNext/>
              <w:rPr>
                <w:rFonts w:asciiTheme="minorHAnsi" w:hAnsiTheme="minorHAnsi"/>
                <w:sz w:val="16"/>
                <w:szCs w:val="16"/>
              </w:rPr>
            </w:pPr>
            <w:r w:rsidRPr="00295655">
              <w:rPr>
                <w:rFonts w:asciiTheme="minorHAnsi" w:hAnsiTheme="minorHAnsi"/>
                <w:sz w:val="16"/>
                <w:szCs w:val="16"/>
              </w:rPr>
              <w:t xml:space="preserve">&lt;&lt; User select </w:t>
            </w:r>
            <w:r>
              <w:rPr>
                <w:rFonts w:asciiTheme="minorHAnsi" w:hAnsiTheme="minorHAnsi"/>
                <w:sz w:val="16"/>
                <w:szCs w:val="16"/>
              </w:rPr>
              <w:t>applicable</w:t>
            </w:r>
            <w:r w:rsidRPr="00295655">
              <w:rPr>
                <w:rFonts w:asciiTheme="minorHAnsi" w:hAnsiTheme="minorHAnsi"/>
                <w:sz w:val="16"/>
                <w:szCs w:val="16"/>
              </w:rPr>
              <w:t xml:space="preserve"> system name from a list </w:t>
            </w:r>
            <w:r>
              <w:rPr>
                <w:rFonts w:asciiTheme="minorHAnsi" w:hAnsiTheme="minorHAnsi"/>
                <w:sz w:val="16"/>
                <w:szCs w:val="16"/>
              </w:rPr>
              <w:t xml:space="preserve">comprised </w:t>
            </w:r>
            <w:r w:rsidRPr="00295655">
              <w:rPr>
                <w:rFonts w:asciiTheme="minorHAnsi" w:hAnsiTheme="minorHAnsi"/>
                <w:sz w:val="16"/>
                <w:szCs w:val="16"/>
              </w:rPr>
              <w:t>of the systems identified in column B0</w:t>
            </w:r>
            <w:r>
              <w:rPr>
                <w:rFonts w:asciiTheme="minorHAnsi" w:hAnsiTheme="minorHAnsi"/>
                <w:sz w:val="16"/>
                <w:szCs w:val="16"/>
              </w:rPr>
              <w:t>2</w:t>
            </w:r>
            <w:r w:rsidRPr="00295655">
              <w:rPr>
                <w:rFonts w:asciiTheme="minorHAnsi" w:hAnsiTheme="minorHAnsi"/>
                <w:sz w:val="16"/>
                <w:szCs w:val="16"/>
              </w:rPr>
              <w:t>&gt;&gt;</w:t>
            </w:r>
          </w:p>
        </w:tc>
        <w:tc>
          <w:tcPr>
            <w:tcW w:w="1329" w:type="dxa"/>
          </w:tcPr>
          <w:p w14:paraId="1F9B97B5" w14:textId="77777777" w:rsidR="00E0793C" w:rsidRPr="00295655" w:rsidRDefault="00E0793C" w:rsidP="00AA3921">
            <w:pPr>
              <w:keepNext/>
              <w:rPr>
                <w:rFonts w:asciiTheme="minorHAnsi" w:hAnsiTheme="minorHAnsi"/>
                <w:sz w:val="16"/>
                <w:szCs w:val="16"/>
              </w:rPr>
            </w:pPr>
            <w:r w:rsidRPr="00295655">
              <w:rPr>
                <w:rFonts w:asciiTheme="minorHAnsi" w:hAnsiTheme="minorHAnsi"/>
                <w:sz w:val="16"/>
                <w:szCs w:val="16"/>
              </w:rPr>
              <w:t>&lt;&lt;user input, text, 15 characters maximum&gt;&gt;</w:t>
            </w:r>
          </w:p>
        </w:tc>
        <w:tc>
          <w:tcPr>
            <w:tcW w:w="1329" w:type="dxa"/>
          </w:tcPr>
          <w:p w14:paraId="1F9B97B6" w14:textId="77777777" w:rsidR="00E0793C" w:rsidRDefault="00E0793C" w:rsidP="00A82EF3">
            <w:pPr>
              <w:keepNext/>
              <w:rPr>
                <w:rFonts w:asciiTheme="minorHAnsi" w:hAnsiTheme="minorHAnsi"/>
                <w:sz w:val="16"/>
                <w:szCs w:val="16"/>
              </w:rPr>
            </w:pPr>
            <w:r w:rsidRPr="00295655">
              <w:rPr>
                <w:rFonts w:asciiTheme="minorHAnsi" w:hAnsiTheme="minorHAnsi"/>
                <w:sz w:val="16"/>
                <w:szCs w:val="16"/>
              </w:rPr>
              <w:t>&lt;&lt; user input, numeric, xxxx</w:t>
            </w:r>
            <w:r>
              <w:rPr>
                <w:rFonts w:asciiTheme="minorHAnsi" w:hAnsiTheme="minorHAnsi"/>
                <w:sz w:val="16"/>
                <w:szCs w:val="16"/>
              </w:rPr>
              <w:t>;</w:t>
            </w:r>
          </w:p>
          <w:p w14:paraId="1F9B97B7" w14:textId="77777777" w:rsidR="00E0793C" w:rsidRDefault="00E0793C" w:rsidP="00A82EF3">
            <w:pPr>
              <w:keepNext/>
              <w:rPr>
                <w:rFonts w:asciiTheme="minorHAnsi" w:hAnsiTheme="minorHAnsi"/>
                <w:sz w:val="16"/>
                <w:szCs w:val="16"/>
              </w:rPr>
            </w:pPr>
          </w:p>
          <w:p w14:paraId="1F9B97B8" w14:textId="77777777" w:rsidR="00E0793C" w:rsidRPr="00295655" w:rsidRDefault="00E0793C" w:rsidP="00A82EF3">
            <w:pPr>
              <w:keepNext/>
              <w:rPr>
                <w:rFonts w:asciiTheme="minorHAnsi" w:hAnsiTheme="minorHAnsi"/>
                <w:sz w:val="16"/>
                <w:szCs w:val="16"/>
              </w:rPr>
            </w:pPr>
            <w:r>
              <w:rPr>
                <w:rFonts w:asciiTheme="minorHAnsi" w:hAnsiTheme="minorHAnsi"/>
                <w:sz w:val="16"/>
                <w:szCs w:val="16"/>
              </w:rPr>
              <w:t>*Require the sum of the values in this column to be equal to the value in A03 as condition of completion of the doc</w:t>
            </w:r>
            <w:r w:rsidRPr="00295655">
              <w:rPr>
                <w:rFonts w:asciiTheme="minorHAnsi" w:hAnsiTheme="minorHAnsi"/>
                <w:sz w:val="16"/>
                <w:szCs w:val="16"/>
              </w:rPr>
              <w:t>&gt;&gt;</w:t>
            </w:r>
          </w:p>
        </w:tc>
        <w:tc>
          <w:tcPr>
            <w:tcW w:w="1329" w:type="dxa"/>
          </w:tcPr>
          <w:p w14:paraId="1F9B97B9" w14:textId="77777777" w:rsidR="00E0793C" w:rsidRPr="00CA2968" w:rsidRDefault="00E0793C" w:rsidP="00C1617F">
            <w:pPr>
              <w:keepNext/>
              <w:rPr>
                <w:rFonts w:asciiTheme="minorHAnsi" w:hAnsiTheme="minorHAnsi"/>
                <w:sz w:val="12"/>
                <w:szCs w:val="12"/>
              </w:rPr>
            </w:pPr>
            <w:r w:rsidRPr="00CA2968">
              <w:rPr>
                <w:rFonts w:asciiTheme="minorHAnsi" w:hAnsiTheme="minorHAnsi"/>
                <w:sz w:val="12"/>
                <w:szCs w:val="12"/>
              </w:rPr>
              <w:t>&lt;&lt; reference value from B04 as default; allow user to override the default and pick one from list:</w:t>
            </w:r>
          </w:p>
          <w:p w14:paraId="1F9B97BA" w14:textId="77777777" w:rsidR="00E0793C" w:rsidRPr="00CA2968" w:rsidRDefault="00E0793C" w:rsidP="00C1617F">
            <w:pPr>
              <w:keepNext/>
              <w:rPr>
                <w:rFonts w:asciiTheme="minorHAnsi" w:hAnsiTheme="minorHAnsi"/>
                <w:sz w:val="12"/>
                <w:szCs w:val="12"/>
              </w:rPr>
            </w:pPr>
          </w:p>
          <w:p w14:paraId="1F9B97BB" w14:textId="77777777" w:rsidR="00E0793C" w:rsidRPr="00CA2968" w:rsidRDefault="00E0793C" w:rsidP="00B36706">
            <w:pPr>
              <w:rPr>
                <w:rFonts w:asciiTheme="minorHAnsi" w:hAnsiTheme="minorHAnsi"/>
                <w:sz w:val="12"/>
                <w:szCs w:val="12"/>
              </w:rPr>
            </w:pPr>
            <w:r w:rsidRPr="00CA2968">
              <w:rPr>
                <w:rFonts w:asciiTheme="minorHAnsi" w:hAnsiTheme="minorHAnsi"/>
                <w:sz w:val="12"/>
                <w:szCs w:val="12"/>
              </w:rPr>
              <w:t>*central gas furnace;</w:t>
            </w:r>
          </w:p>
          <w:p w14:paraId="1F9B97BC" w14:textId="77777777" w:rsidR="00E0793C" w:rsidRPr="00CA2968" w:rsidRDefault="00E0793C" w:rsidP="00B36706">
            <w:pPr>
              <w:rPr>
                <w:rFonts w:asciiTheme="minorHAnsi" w:hAnsiTheme="minorHAnsi"/>
                <w:sz w:val="12"/>
                <w:szCs w:val="12"/>
              </w:rPr>
            </w:pPr>
            <w:r w:rsidRPr="00CA2968">
              <w:rPr>
                <w:rFonts w:asciiTheme="minorHAnsi" w:hAnsiTheme="minorHAnsi"/>
                <w:sz w:val="12"/>
                <w:szCs w:val="12"/>
              </w:rPr>
              <w:t xml:space="preserve">*central split HP; </w:t>
            </w:r>
          </w:p>
          <w:p w14:paraId="1F9B97BD" w14:textId="77777777" w:rsidR="00E0793C" w:rsidRPr="00CA2968" w:rsidRDefault="00E0793C" w:rsidP="00B36706">
            <w:pPr>
              <w:rPr>
                <w:rFonts w:asciiTheme="minorHAnsi" w:hAnsiTheme="minorHAnsi"/>
                <w:sz w:val="12"/>
                <w:szCs w:val="12"/>
              </w:rPr>
            </w:pPr>
            <w:r w:rsidRPr="00CA2968">
              <w:rPr>
                <w:rFonts w:asciiTheme="minorHAnsi" w:hAnsiTheme="minorHAnsi"/>
                <w:sz w:val="12"/>
                <w:szCs w:val="12"/>
              </w:rPr>
              <w:t>*central packaged HP</w:t>
            </w:r>
          </w:p>
          <w:p w14:paraId="1F9B97BE" w14:textId="77777777" w:rsidR="00E0793C" w:rsidRPr="00CA2968" w:rsidRDefault="00E0793C" w:rsidP="00B36706">
            <w:pPr>
              <w:rPr>
                <w:rFonts w:asciiTheme="minorHAnsi" w:hAnsiTheme="minorHAnsi"/>
                <w:sz w:val="12"/>
                <w:szCs w:val="12"/>
              </w:rPr>
            </w:pPr>
            <w:r w:rsidRPr="00CA2968">
              <w:rPr>
                <w:rFonts w:asciiTheme="minorHAnsi" w:hAnsiTheme="minorHAnsi"/>
                <w:sz w:val="12"/>
                <w:szCs w:val="12"/>
              </w:rPr>
              <w:t>*central large packaged HP</w:t>
            </w:r>
          </w:p>
          <w:p w14:paraId="1F9B97BF" w14:textId="7BA5E157" w:rsidR="00E0793C" w:rsidRPr="00CA2968" w:rsidRDefault="00E0793C" w:rsidP="00B36706">
            <w:pPr>
              <w:rPr>
                <w:rFonts w:asciiTheme="minorHAnsi" w:hAnsiTheme="minorHAnsi"/>
                <w:sz w:val="12"/>
                <w:szCs w:val="12"/>
              </w:rPr>
            </w:pPr>
            <w:r w:rsidRPr="00CA2968">
              <w:rPr>
                <w:rFonts w:asciiTheme="minorHAnsi" w:hAnsiTheme="minorHAnsi"/>
                <w:sz w:val="12"/>
                <w:szCs w:val="12"/>
              </w:rPr>
              <w:t xml:space="preserve">*ductless </w:t>
            </w:r>
            <w:r w:rsidR="00C81363">
              <w:rPr>
                <w:rFonts w:asciiTheme="minorHAnsi" w:hAnsiTheme="minorHAnsi"/>
                <w:sz w:val="12"/>
                <w:szCs w:val="12"/>
              </w:rPr>
              <w:t>mini-</w:t>
            </w:r>
            <w:r w:rsidRPr="00CA2968">
              <w:rPr>
                <w:rFonts w:asciiTheme="minorHAnsi" w:hAnsiTheme="minorHAnsi"/>
                <w:sz w:val="12"/>
                <w:szCs w:val="12"/>
              </w:rPr>
              <w:t>split HP;</w:t>
            </w:r>
          </w:p>
          <w:p w14:paraId="1F9B97C0" w14:textId="77777777" w:rsidR="00E0793C" w:rsidRPr="00CA2968" w:rsidRDefault="00E0793C" w:rsidP="00B36706">
            <w:pPr>
              <w:rPr>
                <w:rFonts w:asciiTheme="minorHAnsi" w:hAnsiTheme="minorHAnsi"/>
                <w:sz w:val="12"/>
                <w:szCs w:val="12"/>
              </w:rPr>
            </w:pPr>
            <w:r w:rsidRPr="00CA2968">
              <w:rPr>
                <w:rFonts w:asciiTheme="minorHAnsi" w:hAnsiTheme="minorHAnsi"/>
                <w:sz w:val="12"/>
                <w:szCs w:val="12"/>
              </w:rPr>
              <w:t>*room HP;</w:t>
            </w:r>
          </w:p>
          <w:p w14:paraId="1F9B97C1" w14:textId="77777777" w:rsidR="00E0793C" w:rsidRPr="00CA2968" w:rsidRDefault="00E0793C" w:rsidP="00B36706">
            <w:pPr>
              <w:rPr>
                <w:rFonts w:asciiTheme="minorHAnsi" w:hAnsiTheme="minorHAnsi"/>
                <w:sz w:val="12"/>
                <w:szCs w:val="12"/>
              </w:rPr>
            </w:pPr>
            <w:r w:rsidRPr="00CA2968">
              <w:rPr>
                <w:rFonts w:asciiTheme="minorHAnsi" w:hAnsiTheme="minorHAnsi"/>
                <w:sz w:val="12"/>
                <w:szCs w:val="12"/>
              </w:rPr>
              <w:t>*boiler;</w:t>
            </w:r>
          </w:p>
          <w:p w14:paraId="1F9B97C2" w14:textId="77777777" w:rsidR="00E0793C" w:rsidRPr="00CA2968" w:rsidRDefault="00E0793C" w:rsidP="00B36706">
            <w:pPr>
              <w:rPr>
                <w:rFonts w:asciiTheme="minorHAnsi" w:hAnsiTheme="minorHAnsi"/>
                <w:sz w:val="12"/>
                <w:szCs w:val="12"/>
              </w:rPr>
            </w:pPr>
            <w:r w:rsidRPr="00CA2968">
              <w:rPr>
                <w:rFonts w:asciiTheme="minorHAnsi" w:hAnsiTheme="minorHAnsi"/>
                <w:sz w:val="12"/>
                <w:szCs w:val="12"/>
              </w:rPr>
              <w:t>*hydronic;</w:t>
            </w:r>
          </w:p>
          <w:p w14:paraId="1F9B97C3" w14:textId="77777777" w:rsidR="00E0793C" w:rsidRPr="00CA2968" w:rsidRDefault="00E0793C" w:rsidP="00B36706">
            <w:pPr>
              <w:rPr>
                <w:rFonts w:asciiTheme="minorHAnsi" w:hAnsiTheme="minorHAnsi"/>
                <w:sz w:val="12"/>
                <w:szCs w:val="12"/>
              </w:rPr>
            </w:pPr>
            <w:r w:rsidRPr="00CA2968">
              <w:rPr>
                <w:rFonts w:asciiTheme="minorHAnsi" w:hAnsiTheme="minorHAnsi"/>
                <w:sz w:val="12"/>
                <w:szCs w:val="12"/>
              </w:rPr>
              <w:t>*combined hydronic;</w:t>
            </w:r>
          </w:p>
          <w:p w14:paraId="1F9B97C4" w14:textId="77777777" w:rsidR="00E0793C" w:rsidRPr="00CA2968" w:rsidRDefault="00E0793C" w:rsidP="00AE39A0">
            <w:pPr>
              <w:rPr>
                <w:rFonts w:asciiTheme="minorHAnsi" w:hAnsiTheme="minorHAnsi"/>
                <w:sz w:val="12"/>
                <w:szCs w:val="12"/>
              </w:rPr>
            </w:pPr>
            <w:r w:rsidRPr="00CA2968">
              <w:rPr>
                <w:rFonts w:asciiTheme="minorHAnsi" w:hAnsiTheme="minorHAnsi"/>
                <w:sz w:val="12"/>
                <w:szCs w:val="12"/>
              </w:rPr>
              <w:t>*hydronic+forced air;</w:t>
            </w:r>
          </w:p>
          <w:p w14:paraId="1F9B97C5" w14:textId="77777777" w:rsidR="00E0793C" w:rsidRPr="00CA2968" w:rsidRDefault="00E0793C" w:rsidP="00AE39A0">
            <w:pPr>
              <w:rPr>
                <w:rFonts w:asciiTheme="minorHAnsi" w:hAnsiTheme="minorHAnsi"/>
                <w:sz w:val="12"/>
                <w:szCs w:val="12"/>
              </w:rPr>
            </w:pPr>
            <w:r w:rsidRPr="00CA2968">
              <w:rPr>
                <w:rFonts w:asciiTheme="minorHAnsi" w:hAnsiTheme="minorHAnsi"/>
                <w:sz w:val="12"/>
                <w:szCs w:val="12"/>
              </w:rPr>
              <w:t>*combined hydronic+forced air;</w:t>
            </w:r>
          </w:p>
          <w:p w14:paraId="1F9B97C6" w14:textId="77777777" w:rsidR="00E0793C" w:rsidRPr="00CA2968" w:rsidRDefault="00E0793C" w:rsidP="009E04C7">
            <w:pPr>
              <w:rPr>
                <w:rFonts w:asciiTheme="minorHAnsi" w:hAnsiTheme="minorHAnsi"/>
                <w:sz w:val="12"/>
                <w:szCs w:val="12"/>
              </w:rPr>
            </w:pPr>
            <w:r w:rsidRPr="00CA2968">
              <w:rPr>
                <w:rFonts w:asciiTheme="minorHAnsi" w:hAnsiTheme="minorHAnsi"/>
                <w:sz w:val="12"/>
                <w:szCs w:val="12"/>
              </w:rPr>
              <w:t>*hydronic HP,</w:t>
            </w:r>
          </w:p>
          <w:p w14:paraId="1F9B97C7" w14:textId="77777777" w:rsidR="00E0793C" w:rsidRPr="00CA2968" w:rsidRDefault="00E0793C" w:rsidP="00AE39A0">
            <w:pPr>
              <w:rPr>
                <w:rFonts w:asciiTheme="minorHAnsi" w:hAnsiTheme="minorHAnsi"/>
                <w:sz w:val="12"/>
                <w:szCs w:val="12"/>
              </w:rPr>
            </w:pPr>
            <w:r w:rsidRPr="00CA2968">
              <w:rPr>
                <w:rFonts w:asciiTheme="minorHAnsi" w:hAnsiTheme="minorHAnsi"/>
                <w:sz w:val="12"/>
                <w:szCs w:val="12"/>
              </w:rPr>
              <w:t>*hydronic HP+forced air;</w:t>
            </w:r>
          </w:p>
          <w:p w14:paraId="1F9B97C8" w14:textId="77777777" w:rsidR="00E0793C" w:rsidRPr="00CA2968" w:rsidRDefault="00E0793C" w:rsidP="00B36706">
            <w:pPr>
              <w:rPr>
                <w:rFonts w:asciiTheme="minorHAnsi" w:hAnsiTheme="minorHAnsi"/>
                <w:sz w:val="12"/>
                <w:szCs w:val="12"/>
              </w:rPr>
            </w:pPr>
            <w:r w:rsidRPr="00CA2968">
              <w:rPr>
                <w:rFonts w:asciiTheme="minorHAnsi" w:hAnsiTheme="minorHAnsi"/>
                <w:sz w:val="12"/>
                <w:szCs w:val="12"/>
              </w:rPr>
              <w:t>*gas wall furnace;</w:t>
            </w:r>
          </w:p>
          <w:p w14:paraId="1F9B97C9" w14:textId="77777777" w:rsidR="00E0793C" w:rsidRPr="00CA2968" w:rsidRDefault="00E0793C" w:rsidP="00B36706">
            <w:pPr>
              <w:rPr>
                <w:rFonts w:asciiTheme="minorHAnsi" w:hAnsiTheme="minorHAnsi"/>
                <w:sz w:val="12"/>
                <w:szCs w:val="12"/>
              </w:rPr>
            </w:pPr>
            <w:r w:rsidRPr="00CA2968">
              <w:rPr>
                <w:rFonts w:asciiTheme="minorHAnsi" w:hAnsiTheme="minorHAnsi"/>
                <w:sz w:val="12"/>
                <w:szCs w:val="12"/>
              </w:rPr>
              <w:t>*gas space heater;</w:t>
            </w:r>
          </w:p>
          <w:p w14:paraId="33535836" w14:textId="77777777" w:rsidR="00162C50" w:rsidRDefault="00E0793C" w:rsidP="00B36706">
            <w:pPr>
              <w:keepNext/>
              <w:rPr>
                <w:rFonts w:asciiTheme="minorHAnsi" w:hAnsiTheme="minorHAnsi"/>
                <w:sz w:val="12"/>
                <w:szCs w:val="12"/>
              </w:rPr>
            </w:pPr>
            <w:r w:rsidRPr="00CA2968">
              <w:rPr>
                <w:rFonts w:asciiTheme="minorHAnsi" w:hAnsiTheme="minorHAnsi"/>
                <w:sz w:val="12"/>
                <w:szCs w:val="12"/>
              </w:rPr>
              <w:t xml:space="preserve">*electric ; </w:t>
            </w:r>
          </w:p>
          <w:p w14:paraId="1F9B97CA" w14:textId="3791FA17" w:rsidR="00E0793C" w:rsidRDefault="00162C50" w:rsidP="00B36706">
            <w:pPr>
              <w:keepNext/>
              <w:rPr>
                <w:rFonts w:asciiTheme="minorHAnsi" w:hAnsiTheme="minorHAnsi"/>
                <w:sz w:val="12"/>
                <w:szCs w:val="12"/>
              </w:rPr>
            </w:pPr>
            <w:r>
              <w:rPr>
                <w:rFonts w:asciiTheme="minorHAnsi" w:hAnsiTheme="minorHAnsi"/>
                <w:sz w:val="12"/>
                <w:szCs w:val="12"/>
              </w:rPr>
              <w:t>*Wood Heat;</w:t>
            </w:r>
          </w:p>
          <w:p w14:paraId="25C2B01B" w14:textId="77777777" w:rsidR="00C81363" w:rsidRDefault="00C81363" w:rsidP="00B36706">
            <w:pPr>
              <w:keepNext/>
              <w:rPr>
                <w:rFonts w:asciiTheme="minorHAnsi" w:hAnsiTheme="minorHAnsi"/>
                <w:sz w:val="12"/>
                <w:szCs w:val="12"/>
              </w:rPr>
            </w:pPr>
            <w:r>
              <w:rPr>
                <w:rFonts w:asciiTheme="minorHAnsi" w:hAnsiTheme="minorHAnsi"/>
                <w:sz w:val="12"/>
                <w:szCs w:val="12"/>
              </w:rPr>
              <w:t>*small duct high velocity HP;</w:t>
            </w:r>
          </w:p>
          <w:p w14:paraId="38EACC0F" w14:textId="77777777" w:rsidR="00C81363" w:rsidRDefault="00C81363" w:rsidP="00B36706">
            <w:pPr>
              <w:keepNext/>
              <w:rPr>
                <w:rFonts w:asciiTheme="minorHAnsi" w:hAnsiTheme="minorHAnsi"/>
                <w:sz w:val="12"/>
                <w:szCs w:val="12"/>
              </w:rPr>
            </w:pPr>
            <w:r>
              <w:rPr>
                <w:rFonts w:asciiTheme="minorHAnsi" w:hAnsiTheme="minorHAnsi"/>
                <w:sz w:val="12"/>
                <w:szCs w:val="12"/>
              </w:rPr>
              <w:t>*ductless multi-split HP;</w:t>
            </w:r>
          </w:p>
          <w:p w14:paraId="6796E834" w14:textId="5B56D5FD" w:rsidR="00C81363" w:rsidRDefault="00C81363" w:rsidP="00B36706">
            <w:pPr>
              <w:keepNext/>
              <w:rPr>
                <w:ins w:id="6" w:author="Shewmaker, Michael@Energy" w:date="2017-12-19T15:38:00Z"/>
                <w:rFonts w:asciiTheme="minorHAnsi" w:hAnsiTheme="minorHAnsi"/>
                <w:sz w:val="12"/>
                <w:szCs w:val="12"/>
              </w:rPr>
            </w:pPr>
            <w:r>
              <w:rPr>
                <w:rFonts w:asciiTheme="minorHAnsi" w:hAnsiTheme="minorHAnsi"/>
                <w:sz w:val="12"/>
                <w:szCs w:val="12"/>
              </w:rPr>
              <w:t>*ductless VRF HP;</w:t>
            </w:r>
          </w:p>
          <w:p w14:paraId="3057A6EB" w14:textId="2DAB4D14" w:rsidR="00987977" w:rsidRPr="00CA2968" w:rsidRDefault="00987977" w:rsidP="00B36706">
            <w:pPr>
              <w:keepNext/>
              <w:rPr>
                <w:rFonts w:asciiTheme="minorHAnsi" w:hAnsiTheme="minorHAnsi"/>
                <w:sz w:val="12"/>
                <w:szCs w:val="12"/>
              </w:rPr>
            </w:pPr>
            <w:ins w:id="7" w:author="Shewmaker, Michael@Energy" w:date="2017-12-19T15:38:00Z">
              <w:r>
                <w:rPr>
                  <w:rFonts w:asciiTheme="minorHAnsi" w:hAnsiTheme="minorHAnsi"/>
                  <w:sz w:val="12"/>
                  <w:szCs w:val="12"/>
                </w:rPr>
                <w:t>*Packaged gas furnace</w:t>
              </w:r>
            </w:ins>
          </w:p>
          <w:p w14:paraId="1F9B97CB" w14:textId="77777777" w:rsidR="00E0793C" w:rsidRPr="00CA2968" w:rsidRDefault="00E0793C" w:rsidP="00B36706">
            <w:pPr>
              <w:keepNext/>
              <w:rPr>
                <w:rFonts w:ascii="Calibri" w:hAnsi="Calibri"/>
                <w:sz w:val="12"/>
                <w:szCs w:val="12"/>
              </w:rPr>
            </w:pPr>
          </w:p>
          <w:p w14:paraId="1F9B97CC" w14:textId="77777777" w:rsidR="00E0793C" w:rsidRPr="00295655" w:rsidRDefault="00E0793C" w:rsidP="00C1617F">
            <w:pPr>
              <w:keepNext/>
              <w:rPr>
                <w:rFonts w:asciiTheme="minorHAnsi" w:hAnsiTheme="minorHAnsi"/>
                <w:sz w:val="16"/>
                <w:szCs w:val="16"/>
              </w:rPr>
            </w:pPr>
            <w:r w:rsidRPr="00CA2968">
              <w:rPr>
                <w:rFonts w:asciiTheme="minorHAnsi" w:hAnsiTheme="minorHAnsi"/>
                <w:sz w:val="12"/>
                <w:szCs w:val="12"/>
              </w:rPr>
              <w:t xml:space="preserve">*flag non-default values and report in project status notes field; a revised CF1R may be required </w:t>
            </w:r>
            <w:r w:rsidRPr="00CA2968">
              <w:rPr>
                <w:rFonts w:ascii="Calibri" w:hAnsi="Calibri"/>
                <w:sz w:val="12"/>
                <w:szCs w:val="12"/>
              </w:rPr>
              <w:t>&gt;&gt;</w:t>
            </w:r>
          </w:p>
        </w:tc>
        <w:tc>
          <w:tcPr>
            <w:tcW w:w="1658" w:type="dxa"/>
          </w:tcPr>
          <w:p w14:paraId="1F9B97CD" w14:textId="2989A5B3" w:rsidR="00E0793C" w:rsidRPr="00CA2968" w:rsidRDefault="00E0793C" w:rsidP="00C1617F">
            <w:pPr>
              <w:keepNext/>
              <w:rPr>
                <w:rFonts w:asciiTheme="minorHAnsi" w:hAnsiTheme="minorHAnsi"/>
                <w:sz w:val="12"/>
                <w:szCs w:val="12"/>
              </w:rPr>
            </w:pPr>
            <w:r w:rsidRPr="00CA2968">
              <w:rPr>
                <w:rFonts w:asciiTheme="minorHAnsi" w:hAnsiTheme="minorHAnsi"/>
                <w:sz w:val="12"/>
                <w:szCs w:val="12"/>
              </w:rPr>
              <w:t xml:space="preserve">&lt;&lt; reference value from B05 as default; </w:t>
            </w:r>
            <w:del w:id="8" w:author="Shewmaker, Michael@Energy" w:date="2018-04-16T14:08:00Z">
              <w:r w:rsidRPr="00CA2968" w:rsidDel="00180F0D">
                <w:rPr>
                  <w:rFonts w:asciiTheme="minorHAnsi" w:hAnsiTheme="minorHAnsi"/>
                  <w:sz w:val="12"/>
                  <w:szCs w:val="12"/>
                </w:rPr>
                <w:delText>allow user to override the default and pick one from list</w:delText>
              </w:r>
            </w:del>
            <w:ins w:id="9" w:author="Shewmaker, Michael@Energy" w:date="2018-04-16T14:08:00Z">
              <w:r w:rsidR="00180F0D">
                <w:rPr>
                  <w:rFonts w:asciiTheme="minorHAnsi" w:hAnsiTheme="minorHAnsi"/>
                  <w:sz w:val="12"/>
                  <w:szCs w:val="12"/>
                </w:rPr>
                <w:t>if B05 = No Cooling, then allow user to override default and pick</w:t>
              </w:r>
            </w:ins>
            <w:r w:rsidRPr="00CA2968">
              <w:rPr>
                <w:rFonts w:asciiTheme="minorHAnsi" w:hAnsiTheme="minorHAnsi"/>
                <w:sz w:val="12"/>
                <w:szCs w:val="12"/>
              </w:rPr>
              <w:t xml:space="preserve">: </w:t>
            </w:r>
          </w:p>
          <w:p w14:paraId="1F9B97CE" w14:textId="77777777" w:rsidR="00E0793C" w:rsidRPr="00CA2968" w:rsidDel="00180F0D" w:rsidRDefault="00E0793C" w:rsidP="00C1617F">
            <w:pPr>
              <w:keepNext/>
              <w:rPr>
                <w:del w:id="10" w:author="Shewmaker, Michael@Energy" w:date="2018-04-16T14:09:00Z"/>
                <w:rFonts w:asciiTheme="minorHAnsi" w:hAnsiTheme="minorHAnsi"/>
                <w:sz w:val="12"/>
                <w:szCs w:val="12"/>
              </w:rPr>
            </w:pPr>
          </w:p>
          <w:p w14:paraId="1F9B97CF" w14:textId="77777777" w:rsidR="00E0793C" w:rsidRPr="00CA2968" w:rsidRDefault="00E0793C" w:rsidP="00AE39A0">
            <w:pPr>
              <w:rPr>
                <w:rFonts w:asciiTheme="minorHAnsi" w:hAnsiTheme="minorHAnsi"/>
                <w:sz w:val="12"/>
                <w:szCs w:val="12"/>
              </w:rPr>
            </w:pPr>
            <w:r w:rsidRPr="00CA2968">
              <w:rPr>
                <w:rFonts w:asciiTheme="minorHAnsi" w:hAnsiTheme="minorHAnsi"/>
                <w:sz w:val="12"/>
                <w:szCs w:val="12"/>
              </w:rPr>
              <w:t>*central split AC;</w:t>
            </w:r>
          </w:p>
          <w:p w14:paraId="1F9B97D0" w14:textId="77777777" w:rsidR="00E0793C" w:rsidRPr="00CA2968" w:rsidDel="00180F0D" w:rsidRDefault="00E0793C" w:rsidP="00AE39A0">
            <w:pPr>
              <w:rPr>
                <w:del w:id="11" w:author="Shewmaker, Michael@Energy" w:date="2018-04-16T14:08:00Z"/>
                <w:rFonts w:asciiTheme="minorHAnsi" w:hAnsiTheme="minorHAnsi"/>
                <w:sz w:val="12"/>
                <w:szCs w:val="12"/>
              </w:rPr>
            </w:pPr>
            <w:del w:id="12" w:author="Shewmaker, Michael@Energy" w:date="2018-04-16T14:08:00Z">
              <w:r w:rsidRPr="00CA2968" w:rsidDel="00180F0D">
                <w:rPr>
                  <w:rFonts w:asciiTheme="minorHAnsi" w:hAnsiTheme="minorHAnsi"/>
                  <w:sz w:val="12"/>
                  <w:szCs w:val="12"/>
                </w:rPr>
                <w:delText>*central split HP</w:delText>
              </w:r>
            </w:del>
          </w:p>
          <w:p w14:paraId="1F9B97D1" w14:textId="77777777" w:rsidR="00E0793C" w:rsidRPr="00CA2968" w:rsidDel="00180F0D" w:rsidRDefault="00E0793C" w:rsidP="00AE39A0">
            <w:pPr>
              <w:rPr>
                <w:del w:id="13" w:author="Shewmaker, Michael@Energy" w:date="2018-04-16T14:08:00Z"/>
                <w:rFonts w:asciiTheme="minorHAnsi" w:hAnsiTheme="minorHAnsi"/>
                <w:sz w:val="12"/>
                <w:szCs w:val="12"/>
              </w:rPr>
            </w:pPr>
            <w:del w:id="14" w:author="Shewmaker, Michael@Energy" w:date="2018-04-16T14:08:00Z">
              <w:r w:rsidRPr="00CA2968" w:rsidDel="00180F0D">
                <w:rPr>
                  <w:rFonts w:asciiTheme="minorHAnsi" w:hAnsiTheme="minorHAnsi"/>
                  <w:sz w:val="12"/>
                  <w:szCs w:val="12"/>
                </w:rPr>
                <w:delText>*central packaged AC ;</w:delText>
              </w:r>
            </w:del>
          </w:p>
          <w:p w14:paraId="1F9B97D2" w14:textId="77777777" w:rsidR="00E0793C" w:rsidRPr="00CA2968" w:rsidDel="00180F0D" w:rsidRDefault="00E0793C" w:rsidP="00AE39A0">
            <w:pPr>
              <w:rPr>
                <w:del w:id="15" w:author="Shewmaker, Michael@Energy" w:date="2018-04-16T14:08:00Z"/>
                <w:rFonts w:asciiTheme="minorHAnsi" w:hAnsiTheme="minorHAnsi"/>
                <w:sz w:val="12"/>
                <w:szCs w:val="12"/>
              </w:rPr>
            </w:pPr>
            <w:del w:id="16" w:author="Shewmaker, Michael@Energy" w:date="2018-04-16T14:08:00Z">
              <w:r w:rsidRPr="00CA2968" w:rsidDel="00180F0D">
                <w:rPr>
                  <w:rFonts w:asciiTheme="minorHAnsi" w:hAnsiTheme="minorHAnsi"/>
                  <w:sz w:val="12"/>
                  <w:szCs w:val="12"/>
                </w:rPr>
                <w:delText>*central packaged HP</w:delText>
              </w:r>
            </w:del>
          </w:p>
          <w:p w14:paraId="1F9B97D3" w14:textId="77777777" w:rsidR="00E0793C" w:rsidRPr="00CA2968" w:rsidDel="00180F0D" w:rsidRDefault="00E0793C" w:rsidP="00AE39A0">
            <w:pPr>
              <w:rPr>
                <w:del w:id="17" w:author="Shewmaker, Michael@Energy" w:date="2018-04-16T14:08:00Z"/>
                <w:rFonts w:asciiTheme="minorHAnsi" w:hAnsiTheme="minorHAnsi"/>
                <w:sz w:val="12"/>
                <w:szCs w:val="12"/>
              </w:rPr>
            </w:pPr>
            <w:del w:id="18" w:author="Shewmaker, Michael@Energy" w:date="2018-04-16T14:08:00Z">
              <w:r w:rsidRPr="00CA2968" w:rsidDel="00180F0D">
                <w:rPr>
                  <w:rFonts w:asciiTheme="minorHAnsi" w:hAnsiTheme="minorHAnsi"/>
                  <w:sz w:val="12"/>
                  <w:szCs w:val="12"/>
                </w:rPr>
                <w:delText>*central large packaged AC ;</w:delText>
              </w:r>
            </w:del>
          </w:p>
          <w:p w14:paraId="1F9B97D4" w14:textId="77777777" w:rsidR="00E0793C" w:rsidRPr="00CA2968" w:rsidDel="00180F0D" w:rsidRDefault="00E0793C" w:rsidP="00AE39A0">
            <w:pPr>
              <w:rPr>
                <w:del w:id="19" w:author="Shewmaker, Michael@Energy" w:date="2018-04-16T14:08:00Z"/>
                <w:rFonts w:asciiTheme="minorHAnsi" w:hAnsiTheme="minorHAnsi"/>
                <w:sz w:val="12"/>
                <w:szCs w:val="12"/>
              </w:rPr>
            </w:pPr>
            <w:del w:id="20" w:author="Shewmaker, Michael@Energy" w:date="2018-04-16T14:08:00Z">
              <w:r w:rsidRPr="00CA2968" w:rsidDel="00180F0D">
                <w:rPr>
                  <w:rFonts w:asciiTheme="minorHAnsi" w:hAnsiTheme="minorHAnsi"/>
                  <w:sz w:val="12"/>
                  <w:szCs w:val="12"/>
                </w:rPr>
                <w:delText>*central large packaged HP</w:delText>
              </w:r>
            </w:del>
          </w:p>
          <w:p w14:paraId="1F9B97D5" w14:textId="2D5C33A9" w:rsidR="00E0793C" w:rsidRPr="00CA2968" w:rsidDel="00180F0D" w:rsidRDefault="00E0793C" w:rsidP="00AE39A0">
            <w:pPr>
              <w:rPr>
                <w:del w:id="21" w:author="Shewmaker, Michael@Energy" w:date="2018-04-16T14:08:00Z"/>
                <w:rFonts w:asciiTheme="minorHAnsi" w:hAnsiTheme="minorHAnsi"/>
                <w:sz w:val="12"/>
                <w:szCs w:val="12"/>
              </w:rPr>
            </w:pPr>
            <w:del w:id="22" w:author="Shewmaker, Michael@Energy" w:date="2018-04-16T14:08:00Z">
              <w:r w:rsidRPr="00CA2968" w:rsidDel="00180F0D">
                <w:rPr>
                  <w:rFonts w:asciiTheme="minorHAnsi" w:hAnsiTheme="minorHAnsi"/>
                  <w:sz w:val="12"/>
                  <w:szCs w:val="12"/>
                </w:rPr>
                <w:delText xml:space="preserve">*ductless </w:delText>
              </w:r>
              <w:r w:rsidR="00C81363" w:rsidDel="00180F0D">
                <w:rPr>
                  <w:rFonts w:asciiTheme="minorHAnsi" w:hAnsiTheme="minorHAnsi"/>
                  <w:sz w:val="12"/>
                  <w:szCs w:val="12"/>
                </w:rPr>
                <w:delText>mini-</w:delText>
              </w:r>
              <w:r w:rsidRPr="00CA2968" w:rsidDel="00180F0D">
                <w:rPr>
                  <w:rFonts w:asciiTheme="minorHAnsi" w:hAnsiTheme="minorHAnsi"/>
                  <w:sz w:val="12"/>
                  <w:szCs w:val="12"/>
                </w:rPr>
                <w:delText>split AC;</w:delText>
              </w:r>
            </w:del>
          </w:p>
          <w:p w14:paraId="1F9B97D6" w14:textId="4536B1B0" w:rsidR="00E0793C" w:rsidRPr="00CA2968" w:rsidDel="00180F0D" w:rsidRDefault="00E0793C" w:rsidP="00AE39A0">
            <w:pPr>
              <w:rPr>
                <w:del w:id="23" w:author="Shewmaker, Michael@Energy" w:date="2018-04-16T14:08:00Z"/>
                <w:rFonts w:asciiTheme="minorHAnsi" w:hAnsiTheme="minorHAnsi"/>
                <w:sz w:val="12"/>
                <w:szCs w:val="12"/>
              </w:rPr>
            </w:pPr>
            <w:del w:id="24" w:author="Shewmaker, Michael@Energy" w:date="2018-04-16T14:08:00Z">
              <w:r w:rsidRPr="00CA2968" w:rsidDel="00180F0D">
                <w:rPr>
                  <w:rFonts w:asciiTheme="minorHAnsi" w:hAnsiTheme="minorHAnsi"/>
                  <w:sz w:val="12"/>
                  <w:szCs w:val="12"/>
                </w:rPr>
                <w:delText xml:space="preserve">*ductless </w:delText>
              </w:r>
              <w:r w:rsidR="00C81363" w:rsidDel="00180F0D">
                <w:rPr>
                  <w:rFonts w:asciiTheme="minorHAnsi" w:hAnsiTheme="minorHAnsi"/>
                  <w:sz w:val="12"/>
                  <w:szCs w:val="12"/>
                </w:rPr>
                <w:delText>mini-</w:delText>
              </w:r>
              <w:r w:rsidRPr="00CA2968" w:rsidDel="00180F0D">
                <w:rPr>
                  <w:rFonts w:asciiTheme="minorHAnsi" w:hAnsiTheme="minorHAnsi"/>
                  <w:sz w:val="12"/>
                  <w:szCs w:val="12"/>
                </w:rPr>
                <w:delText>split HP;</w:delText>
              </w:r>
            </w:del>
          </w:p>
          <w:p w14:paraId="1F9B97D7" w14:textId="77777777" w:rsidR="00E0793C" w:rsidRPr="00CA2968" w:rsidDel="00180F0D" w:rsidRDefault="00E0793C" w:rsidP="00AE39A0">
            <w:pPr>
              <w:rPr>
                <w:del w:id="25" w:author="Shewmaker, Michael@Energy" w:date="2018-04-16T14:08:00Z"/>
                <w:rFonts w:asciiTheme="minorHAnsi" w:hAnsiTheme="minorHAnsi"/>
                <w:sz w:val="12"/>
                <w:szCs w:val="12"/>
              </w:rPr>
            </w:pPr>
            <w:del w:id="26" w:author="Shewmaker, Michael@Energy" w:date="2018-04-16T14:08:00Z">
              <w:r w:rsidRPr="00CA2968" w:rsidDel="00180F0D">
                <w:rPr>
                  <w:rFonts w:asciiTheme="minorHAnsi" w:hAnsiTheme="minorHAnsi"/>
                  <w:sz w:val="12"/>
                  <w:szCs w:val="12"/>
                </w:rPr>
                <w:delText>*gas absorption AC</w:delText>
              </w:r>
            </w:del>
          </w:p>
          <w:p w14:paraId="1F9B97D8" w14:textId="77777777" w:rsidR="00E0793C" w:rsidRPr="00CA2968" w:rsidDel="00180F0D" w:rsidRDefault="00E0793C" w:rsidP="00AE39A0">
            <w:pPr>
              <w:rPr>
                <w:del w:id="27" w:author="Shewmaker, Michael@Energy" w:date="2018-04-16T14:08:00Z"/>
                <w:rFonts w:asciiTheme="minorHAnsi" w:hAnsiTheme="minorHAnsi"/>
                <w:sz w:val="12"/>
                <w:szCs w:val="12"/>
              </w:rPr>
            </w:pPr>
            <w:del w:id="28" w:author="Shewmaker, Michael@Energy" w:date="2018-04-16T14:08:00Z">
              <w:r w:rsidRPr="00CA2968" w:rsidDel="00180F0D">
                <w:rPr>
                  <w:rFonts w:asciiTheme="minorHAnsi" w:hAnsiTheme="minorHAnsi"/>
                  <w:sz w:val="12"/>
                  <w:szCs w:val="12"/>
                </w:rPr>
                <w:delText>*room AC;</w:delText>
              </w:r>
            </w:del>
          </w:p>
          <w:p w14:paraId="1F9B97D9" w14:textId="77777777" w:rsidR="00E0793C" w:rsidRPr="00CA2968" w:rsidDel="00180F0D" w:rsidRDefault="00E0793C" w:rsidP="00AE39A0">
            <w:pPr>
              <w:rPr>
                <w:del w:id="29" w:author="Shewmaker, Michael@Energy" w:date="2018-04-16T14:08:00Z"/>
                <w:rFonts w:asciiTheme="minorHAnsi" w:hAnsiTheme="minorHAnsi"/>
                <w:sz w:val="12"/>
                <w:szCs w:val="12"/>
              </w:rPr>
            </w:pPr>
            <w:del w:id="30" w:author="Shewmaker, Michael@Energy" w:date="2018-04-16T14:08:00Z">
              <w:r w:rsidRPr="00CA2968" w:rsidDel="00180F0D">
                <w:rPr>
                  <w:rFonts w:asciiTheme="minorHAnsi" w:hAnsiTheme="minorHAnsi"/>
                  <w:sz w:val="12"/>
                  <w:szCs w:val="12"/>
                </w:rPr>
                <w:delText xml:space="preserve">*room HP; </w:delText>
              </w:r>
            </w:del>
          </w:p>
          <w:p w14:paraId="1F9B97DA" w14:textId="77777777" w:rsidR="00E0793C" w:rsidRPr="00CA2968" w:rsidDel="00180F0D" w:rsidRDefault="00E0793C" w:rsidP="00AE39A0">
            <w:pPr>
              <w:rPr>
                <w:del w:id="31" w:author="Shewmaker, Michael@Energy" w:date="2018-04-16T14:08:00Z"/>
                <w:rFonts w:asciiTheme="minorHAnsi" w:hAnsiTheme="minorHAnsi"/>
                <w:sz w:val="12"/>
                <w:szCs w:val="12"/>
              </w:rPr>
            </w:pPr>
            <w:del w:id="32" w:author="Shewmaker, Michael@Energy" w:date="2018-04-16T14:08:00Z">
              <w:r w:rsidRPr="00CA2968" w:rsidDel="00180F0D">
                <w:rPr>
                  <w:rFonts w:asciiTheme="minorHAnsi" w:hAnsiTheme="minorHAnsi"/>
                  <w:sz w:val="12"/>
                  <w:szCs w:val="12"/>
                </w:rPr>
                <w:delText>*hydronic HP,</w:delText>
              </w:r>
            </w:del>
          </w:p>
          <w:p w14:paraId="1F9B97DB" w14:textId="77777777" w:rsidR="00E0793C" w:rsidRPr="00CA2968" w:rsidDel="00180F0D" w:rsidRDefault="00E0793C" w:rsidP="00AE39A0">
            <w:pPr>
              <w:rPr>
                <w:del w:id="33" w:author="Shewmaker, Michael@Energy" w:date="2018-04-16T14:08:00Z"/>
                <w:rFonts w:asciiTheme="minorHAnsi" w:hAnsiTheme="minorHAnsi"/>
                <w:sz w:val="12"/>
                <w:szCs w:val="12"/>
              </w:rPr>
            </w:pPr>
            <w:del w:id="34" w:author="Shewmaker, Michael@Energy" w:date="2018-04-16T14:08:00Z">
              <w:r w:rsidRPr="00CA2968" w:rsidDel="00180F0D">
                <w:rPr>
                  <w:rFonts w:asciiTheme="minorHAnsi" w:hAnsiTheme="minorHAnsi"/>
                  <w:sz w:val="12"/>
                  <w:szCs w:val="12"/>
                </w:rPr>
                <w:delText>*hydronic HP+forced air;</w:delText>
              </w:r>
            </w:del>
          </w:p>
          <w:p w14:paraId="1F9B97DC" w14:textId="77777777" w:rsidR="00E0793C" w:rsidRPr="00CA2968" w:rsidDel="00180F0D" w:rsidRDefault="00E0793C" w:rsidP="00AE39A0">
            <w:pPr>
              <w:rPr>
                <w:del w:id="35" w:author="Shewmaker, Michael@Energy" w:date="2018-04-16T14:08:00Z"/>
                <w:rFonts w:asciiTheme="minorHAnsi" w:hAnsiTheme="minorHAnsi"/>
                <w:sz w:val="12"/>
                <w:szCs w:val="12"/>
              </w:rPr>
            </w:pPr>
            <w:del w:id="36" w:author="Shewmaker, Michael@Energy" w:date="2018-04-16T14:08:00Z">
              <w:r w:rsidRPr="00CA2968" w:rsidDel="00180F0D">
                <w:rPr>
                  <w:rFonts w:asciiTheme="minorHAnsi" w:hAnsiTheme="minorHAnsi"/>
                  <w:sz w:val="12"/>
                  <w:szCs w:val="12"/>
                </w:rPr>
                <w:delText>*evaporative - direct</w:delText>
              </w:r>
            </w:del>
          </w:p>
          <w:p w14:paraId="1F9B97DD" w14:textId="77777777" w:rsidR="00E0793C" w:rsidRPr="00CA2968" w:rsidDel="00180F0D" w:rsidRDefault="00E0793C" w:rsidP="00AE39A0">
            <w:pPr>
              <w:rPr>
                <w:del w:id="37" w:author="Shewmaker, Michael@Energy" w:date="2018-04-16T14:08:00Z"/>
                <w:rFonts w:asciiTheme="minorHAnsi" w:hAnsiTheme="minorHAnsi"/>
                <w:sz w:val="12"/>
                <w:szCs w:val="12"/>
              </w:rPr>
            </w:pPr>
            <w:del w:id="38" w:author="Shewmaker, Michael@Energy" w:date="2018-04-16T14:08:00Z">
              <w:r w:rsidRPr="00CA2968" w:rsidDel="00180F0D">
                <w:rPr>
                  <w:rFonts w:asciiTheme="minorHAnsi" w:hAnsiTheme="minorHAnsi"/>
                  <w:sz w:val="12"/>
                  <w:szCs w:val="12"/>
                </w:rPr>
                <w:delText>*evaporative - indirect</w:delText>
              </w:r>
            </w:del>
          </w:p>
          <w:p w14:paraId="1F9B97DE" w14:textId="77777777" w:rsidR="00E0793C" w:rsidRPr="00CA2968" w:rsidDel="00180F0D" w:rsidRDefault="00E0793C" w:rsidP="00AE39A0">
            <w:pPr>
              <w:rPr>
                <w:del w:id="39" w:author="Shewmaker, Michael@Energy" w:date="2018-04-16T14:08:00Z"/>
                <w:rFonts w:asciiTheme="minorHAnsi" w:hAnsiTheme="minorHAnsi"/>
                <w:sz w:val="12"/>
                <w:szCs w:val="12"/>
              </w:rPr>
            </w:pPr>
            <w:del w:id="40" w:author="Shewmaker, Michael@Energy" w:date="2018-04-16T14:08:00Z">
              <w:r w:rsidRPr="00CA2968" w:rsidDel="00180F0D">
                <w:rPr>
                  <w:rFonts w:asciiTheme="minorHAnsi" w:hAnsiTheme="minorHAnsi"/>
                  <w:sz w:val="12"/>
                  <w:szCs w:val="12"/>
                </w:rPr>
                <w:delText>*evaporative - indirectdirect</w:delText>
              </w:r>
            </w:del>
          </w:p>
          <w:p w14:paraId="1F9B97DF" w14:textId="77777777" w:rsidR="00E0793C" w:rsidRPr="00CA2968" w:rsidDel="00180F0D" w:rsidRDefault="00E0793C" w:rsidP="00AE39A0">
            <w:pPr>
              <w:rPr>
                <w:del w:id="41" w:author="Shewmaker, Michael@Energy" w:date="2018-04-16T14:08:00Z"/>
                <w:rFonts w:asciiTheme="minorHAnsi" w:hAnsiTheme="minorHAnsi"/>
                <w:sz w:val="12"/>
                <w:szCs w:val="12"/>
              </w:rPr>
            </w:pPr>
            <w:del w:id="42" w:author="Shewmaker, Michael@Energy" w:date="2018-04-16T14:08:00Z">
              <w:r w:rsidRPr="00CA2968" w:rsidDel="00180F0D">
                <w:rPr>
                  <w:rFonts w:asciiTheme="minorHAnsi" w:hAnsiTheme="minorHAnsi"/>
                  <w:sz w:val="12"/>
                  <w:szCs w:val="12"/>
                </w:rPr>
                <w:delText>*evaporatively cooled condenser</w:delText>
              </w:r>
            </w:del>
          </w:p>
          <w:p w14:paraId="1F9B97E0" w14:textId="77777777" w:rsidR="00E0793C" w:rsidRPr="00CA2968" w:rsidDel="00180F0D" w:rsidRDefault="00E0793C" w:rsidP="00AE39A0">
            <w:pPr>
              <w:rPr>
                <w:del w:id="43" w:author="Shewmaker, Michael@Energy" w:date="2018-04-16T14:08:00Z"/>
                <w:rFonts w:asciiTheme="minorHAnsi" w:hAnsiTheme="minorHAnsi"/>
                <w:sz w:val="12"/>
                <w:szCs w:val="12"/>
              </w:rPr>
            </w:pPr>
            <w:del w:id="44" w:author="Shewmaker, Michael@Energy" w:date="2018-04-16T14:08:00Z">
              <w:r w:rsidRPr="00CA2968" w:rsidDel="00180F0D">
                <w:rPr>
                  <w:rFonts w:asciiTheme="minorHAnsi" w:hAnsiTheme="minorHAnsi"/>
                  <w:sz w:val="12"/>
                  <w:szCs w:val="12"/>
                </w:rPr>
                <w:delText>*Ice Storage AC</w:delText>
              </w:r>
            </w:del>
          </w:p>
          <w:p w14:paraId="1F9B97E1" w14:textId="77777777" w:rsidR="00E0793C" w:rsidDel="00180F0D" w:rsidRDefault="00E0793C" w:rsidP="00AE39A0">
            <w:pPr>
              <w:rPr>
                <w:del w:id="45" w:author="Shewmaker, Michael@Energy" w:date="2018-04-16T14:08:00Z"/>
                <w:rFonts w:asciiTheme="minorHAnsi" w:hAnsiTheme="minorHAnsi"/>
                <w:sz w:val="12"/>
                <w:szCs w:val="12"/>
              </w:rPr>
            </w:pPr>
            <w:del w:id="46" w:author="Shewmaker, Michael@Energy" w:date="2018-04-16T14:08:00Z">
              <w:r w:rsidRPr="00CA2968" w:rsidDel="00180F0D">
                <w:rPr>
                  <w:rFonts w:asciiTheme="minorHAnsi" w:hAnsiTheme="minorHAnsi"/>
                  <w:sz w:val="12"/>
                  <w:szCs w:val="12"/>
                </w:rPr>
                <w:delText>*no cooling;</w:delText>
              </w:r>
            </w:del>
          </w:p>
          <w:p w14:paraId="5E4B77DD" w14:textId="77777777" w:rsidR="00C81363" w:rsidDel="00180F0D" w:rsidRDefault="00C81363" w:rsidP="00AE39A0">
            <w:pPr>
              <w:rPr>
                <w:del w:id="47" w:author="Shewmaker, Michael@Energy" w:date="2018-04-16T14:08:00Z"/>
                <w:rFonts w:asciiTheme="minorHAnsi" w:hAnsiTheme="minorHAnsi"/>
                <w:sz w:val="12"/>
                <w:szCs w:val="12"/>
              </w:rPr>
            </w:pPr>
            <w:del w:id="48" w:author="Shewmaker, Michael@Energy" w:date="2018-04-16T14:08:00Z">
              <w:r w:rsidDel="00180F0D">
                <w:rPr>
                  <w:rFonts w:asciiTheme="minorHAnsi" w:hAnsiTheme="minorHAnsi"/>
                  <w:sz w:val="12"/>
                  <w:szCs w:val="12"/>
                </w:rPr>
                <w:delText>*small duct high velocity HP;</w:delText>
              </w:r>
            </w:del>
          </w:p>
          <w:p w14:paraId="10424BB4" w14:textId="77777777" w:rsidR="00C81363" w:rsidDel="00180F0D" w:rsidRDefault="00C81363" w:rsidP="00AE39A0">
            <w:pPr>
              <w:rPr>
                <w:del w:id="49" w:author="Shewmaker, Michael@Energy" w:date="2018-04-16T14:08:00Z"/>
                <w:rFonts w:asciiTheme="minorHAnsi" w:hAnsiTheme="minorHAnsi"/>
                <w:sz w:val="12"/>
                <w:szCs w:val="12"/>
              </w:rPr>
            </w:pPr>
            <w:del w:id="50" w:author="Shewmaker, Michael@Energy" w:date="2018-04-16T14:08:00Z">
              <w:r w:rsidDel="00180F0D">
                <w:rPr>
                  <w:rFonts w:asciiTheme="minorHAnsi" w:hAnsiTheme="minorHAnsi"/>
                  <w:sz w:val="12"/>
                  <w:szCs w:val="12"/>
                </w:rPr>
                <w:delText>*small duct high velocity AC;</w:delText>
              </w:r>
            </w:del>
          </w:p>
          <w:p w14:paraId="08A4FD24" w14:textId="77777777" w:rsidR="00C81363" w:rsidDel="00180F0D" w:rsidRDefault="00C81363" w:rsidP="00AE39A0">
            <w:pPr>
              <w:rPr>
                <w:del w:id="51" w:author="Shewmaker, Michael@Energy" w:date="2018-04-16T14:08:00Z"/>
                <w:rFonts w:asciiTheme="minorHAnsi" w:hAnsiTheme="minorHAnsi"/>
                <w:sz w:val="12"/>
                <w:szCs w:val="12"/>
              </w:rPr>
            </w:pPr>
            <w:del w:id="52" w:author="Shewmaker, Michael@Energy" w:date="2018-04-16T14:08:00Z">
              <w:r w:rsidDel="00180F0D">
                <w:rPr>
                  <w:rFonts w:asciiTheme="minorHAnsi" w:hAnsiTheme="minorHAnsi"/>
                  <w:sz w:val="12"/>
                  <w:szCs w:val="12"/>
                </w:rPr>
                <w:delText>*ductless multi-split HP;</w:delText>
              </w:r>
            </w:del>
          </w:p>
          <w:p w14:paraId="7B05DCDA" w14:textId="77777777" w:rsidR="00C81363" w:rsidDel="00180F0D" w:rsidRDefault="00C81363" w:rsidP="00AE39A0">
            <w:pPr>
              <w:rPr>
                <w:del w:id="53" w:author="Shewmaker, Michael@Energy" w:date="2018-04-16T14:08:00Z"/>
                <w:rFonts w:asciiTheme="minorHAnsi" w:hAnsiTheme="minorHAnsi"/>
                <w:sz w:val="12"/>
                <w:szCs w:val="12"/>
              </w:rPr>
            </w:pPr>
            <w:del w:id="54" w:author="Shewmaker, Michael@Energy" w:date="2018-04-16T14:08:00Z">
              <w:r w:rsidDel="00180F0D">
                <w:rPr>
                  <w:rFonts w:asciiTheme="minorHAnsi" w:hAnsiTheme="minorHAnsi"/>
                  <w:sz w:val="12"/>
                  <w:szCs w:val="12"/>
                </w:rPr>
                <w:delText>*ductless multi-split AC;</w:delText>
              </w:r>
            </w:del>
          </w:p>
          <w:p w14:paraId="4E0A3908" w14:textId="77777777" w:rsidR="00C81363" w:rsidDel="00180F0D" w:rsidRDefault="00C81363" w:rsidP="00AE39A0">
            <w:pPr>
              <w:rPr>
                <w:del w:id="55" w:author="Shewmaker, Michael@Energy" w:date="2018-04-16T14:08:00Z"/>
                <w:rFonts w:asciiTheme="minorHAnsi" w:hAnsiTheme="minorHAnsi"/>
                <w:sz w:val="12"/>
                <w:szCs w:val="12"/>
              </w:rPr>
            </w:pPr>
            <w:del w:id="56" w:author="Shewmaker, Michael@Energy" w:date="2018-04-16T14:08:00Z">
              <w:r w:rsidDel="00180F0D">
                <w:rPr>
                  <w:rFonts w:asciiTheme="minorHAnsi" w:hAnsiTheme="minorHAnsi"/>
                  <w:sz w:val="12"/>
                  <w:szCs w:val="12"/>
                </w:rPr>
                <w:delText>*ductless VRF HP;</w:delText>
              </w:r>
            </w:del>
          </w:p>
          <w:p w14:paraId="5FF6593C" w14:textId="531E8CD9" w:rsidR="00C81363" w:rsidRPr="00CA2968" w:rsidDel="00180F0D" w:rsidRDefault="00C81363" w:rsidP="00AE39A0">
            <w:pPr>
              <w:rPr>
                <w:del w:id="57" w:author="Shewmaker, Michael@Energy" w:date="2018-04-16T14:08:00Z"/>
                <w:rFonts w:asciiTheme="minorHAnsi" w:hAnsiTheme="minorHAnsi"/>
                <w:sz w:val="12"/>
                <w:szCs w:val="12"/>
              </w:rPr>
            </w:pPr>
            <w:del w:id="58" w:author="Shewmaker, Michael@Energy" w:date="2018-04-16T14:08:00Z">
              <w:r w:rsidDel="00180F0D">
                <w:rPr>
                  <w:rFonts w:asciiTheme="minorHAnsi" w:hAnsiTheme="minorHAnsi"/>
                  <w:sz w:val="12"/>
                  <w:szCs w:val="12"/>
                </w:rPr>
                <w:delText>*ductless VRF AC;</w:delText>
              </w:r>
            </w:del>
          </w:p>
          <w:p w14:paraId="1F9B97E2" w14:textId="77777777" w:rsidR="00E0793C" w:rsidRPr="00CA2968" w:rsidRDefault="00E0793C" w:rsidP="00C1617F">
            <w:pPr>
              <w:keepNext/>
              <w:rPr>
                <w:rFonts w:asciiTheme="minorHAnsi" w:hAnsiTheme="minorHAnsi"/>
                <w:sz w:val="12"/>
                <w:szCs w:val="12"/>
              </w:rPr>
            </w:pPr>
          </w:p>
          <w:p w14:paraId="1F9B97E3" w14:textId="77777777" w:rsidR="00E0793C" w:rsidRPr="00CA2968" w:rsidRDefault="00E0793C" w:rsidP="00C1617F">
            <w:pPr>
              <w:keepNext/>
              <w:rPr>
                <w:rFonts w:asciiTheme="minorHAnsi" w:hAnsiTheme="minorHAnsi"/>
                <w:sz w:val="12"/>
                <w:szCs w:val="12"/>
              </w:rPr>
            </w:pPr>
            <w:r w:rsidRPr="00CA2968">
              <w:rPr>
                <w:rFonts w:asciiTheme="minorHAnsi" w:hAnsiTheme="minorHAnsi"/>
                <w:sz w:val="12"/>
                <w:szCs w:val="12"/>
              </w:rPr>
              <w:t xml:space="preserve"> note: cooling system type "</w:t>
            </w:r>
            <w:r w:rsidRPr="00CA2968">
              <w:rPr>
                <w:rFonts w:asciiTheme="minorHAnsi" w:hAnsiTheme="minorHAnsi"/>
                <w:b/>
                <w:sz w:val="12"/>
                <w:szCs w:val="12"/>
              </w:rPr>
              <w:t>No Cooling"</w:t>
            </w:r>
            <w:r w:rsidRPr="00CA2968">
              <w:rPr>
                <w:rFonts w:asciiTheme="minorHAnsi" w:hAnsiTheme="minorHAnsi"/>
                <w:sz w:val="12"/>
                <w:szCs w:val="12"/>
              </w:rPr>
              <w:t xml:space="preserve"> is the flag for heating-only system type; </w:t>
            </w:r>
            <w:r w:rsidRPr="00CA2968" w:rsidDel="004E5B78">
              <w:rPr>
                <w:rFonts w:asciiTheme="minorHAnsi" w:hAnsiTheme="minorHAnsi"/>
                <w:sz w:val="12"/>
                <w:szCs w:val="12"/>
              </w:rPr>
              <w:t xml:space="preserve"> </w:t>
            </w:r>
          </w:p>
          <w:p w14:paraId="1F9B97E4" w14:textId="77777777" w:rsidR="00E0793C" w:rsidRPr="00CA2968" w:rsidDel="00180F0D" w:rsidRDefault="00E0793C" w:rsidP="00C1617F">
            <w:pPr>
              <w:keepNext/>
              <w:rPr>
                <w:del w:id="59" w:author="Shewmaker, Michael@Energy" w:date="2018-04-16T14:07:00Z"/>
                <w:rFonts w:asciiTheme="minorHAnsi" w:hAnsiTheme="minorHAnsi"/>
                <w:sz w:val="12"/>
                <w:szCs w:val="12"/>
              </w:rPr>
            </w:pPr>
          </w:p>
          <w:p w14:paraId="1F9B97E5" w14:textId="77777777" w:rsidR="00E0793C" w:rsidRPr="00295655" w:rsidRDefault="00E0793C" w:rsidP="00C1617F">
            <w:pPr>
              <w:keepNext/>
              <w:rPr>
                <w:rFonts w:asciiTheme="minorHAnsi" w:hAnsiTheme="minorHAnsi"/>
                <w:sz w:val="16"/>
                <w:szCs w:val="16"/>
              </w:rPr>
            </w:pPr>
            <w:del w:id="60" w:author="Shewmaker, Michael@Energy" w:date="2018-04-16T14:07:00Z">
              <w:r w:rsidRPr="00CA2968" w:rsidDel="00180F0D">
                <w:rPr>
                  <w:rFonts w:asciiTheme="minorHAnsi" w:hAnsiTheme="minorHAnsi"/>
                  <w:sz w:val="12"/>
                  <w:szCs w:val="12"/>
                </w:rPr>
                <w:delText>*flag non-default values and report in project status notes field; a revised CF1R may be required &gt;&gt;</w:delText>
              </w:r>
            </w:del>
            <w:r w:rsidRPr="00CA2968">
              <w:rPr>
                <w:rFonts w:asciiTheme="minorHAnsi" w:hAnsiTheme="minorHAnsi"/>
                <w:sz w:val="12"/>
                <w:szCs w:val="12"/>
              </w:rPr>
              <w:t>&gt;&gt;</w:t>
            </w:r>
            <w:bookmarkStart w:id="61" w:name="_GoBack"/>
            <w:bookmarkEnd w:id="61"/>
          </w:p>
        </w:tc>
        <w:tc>
          <w:tcPr>
            <w:tcW w:w="1234" w:type="dxa"/>
          </w:tcPr>
          <w:p w14:paraId="1F9B97E6" w14:textId="77777777" w:rsidR="00E0793C" w:rsidRPr="00CA2968" w:rsidRDefault="00E0793C" w:rsidP="00C1617F">
            <w:pPr>
              <w:keepNext/>
              <w:rPr>
                <w:rFonts w:asciiTheme="minorHAnsi" w:hAnsiTheme="minorHAnsi"/>
                <w:sz w:val="14"/>
                <w:szCs w:val="14"/>
              </w:rPr>
            </w:pPr>
            <w:r w:rsidRPr="00CA2968">
              <w:rPr>
                <w:rFonts w:asciiTheme="minorHAnsi" w:hAnsiTheme="minorHAnsi"/>
                <w:sz w:val="14"/>
                <w:szCs w:val="14"/>
              </w:rPr>
              <w:t xml:space="preserve">&lt;&lt; reference value from B06 as default; allow user to override the default and pick one from list: </w:t>
            </w:r>
          </w:p>
          <w:p w14:paraId="1F9B97E7" w14:textId="77777777" w:rsidR="00E0793C" w:rsidRPr="00CA2968" w:rsidRDefault="00E0793C" w:rsidP="00C1617F">
            <w:pPr>
              <w:keepNext/>
              <w:rPr>
                <w:rFonts w:ascii="Calibri" w:hAnsi="Calibri"/>
                <w:sz w:val="14"/>
                <w:szCs w:val="14"/>
              </w:rPr>
            </w:pPr>
            <w:r w:rsidRPr="00CA2968">
              <w:rPr>
                <w:rFonts w:ascii="Calibri" w:hAnsi="Calibri"/>
                <w:sz w:val="14"/>
                <w:szCs w:val="14"/>
              </w:rPr>
              <w:t>* PSC – Permanent Split Capacitor</w:t>
            </w:r>
          </w:p>
          <w:p w14:paraId="1F9B97E8" w14:textId="77777777" w:rsidR="00E0793C" w:rsidRPr="00CA2968" w:rsidRDefault="00E0793C" w:rsidP="00C1617F">
            <w:pPr>
              <w:keepNext/>
              <w:rPr>
                <w:rFonts w:asciiTheme="minorHAnsi" w:hAnsiTheme="minorHAnsi"/>
                <w:sz w:val="14"/>
                <w:szCs w:val="14"/>
              </w:rPr>
            </w:pPr>
            <w:r w:rsidRPr="00CA2968">
              <w:rPr>
                <w:rFonts w:ascii="Calibri" w:hAnsi="Calibri"/>
                <w:sz w:val="14"/>
                <w:szCs w:val="14"/>
              </w:rPr>
              <w:t>*BPM – Brushless Permanent Magnet</w:t>
            </w:r>
          </w:p>
          <w:p w14:paraId="1F9B97E9" w14:textId="77777777" w:rsidR="00E0793C" w:rsidRPr="00295655" w:rsidRDefault="00E0793C" w:rsidP="00C1617F">
            <w:pPr>
              <w:keepNext/>
              <w:rPr>
                <w:rFonts w:asciiTheme="minorHAnsi" w:hAnsiTheme="minorHAnsi"/>
                <w:sz w:val="16"/>
                <w:szCs w:val="16"/>
              </w:rPr>
            </w:pPr>
            <w:r w:rsidRPr="00CA2968">
              <w:rPr>
                <w:rFonts w:asciiTheme="minorHAnsi" w:hAnsiTheme="minorHAnsi"/>
                <w:sz w:val="14"/>
                <w:szCs w:val="14"/>
              </w:rPr>
              <w:t>*flag non-default values and report in project status notes field; a revised CF1R may be required &gt;&gt;</w:t>
            </w:r>
          </w:p>
        </w:tc>
        <w:tc>
          <w:tcPr>
            <w:tcW w:w="1468" w:type="dxa"/>
          </w:tcPr>
          <w:p w14:paraId="1F9B97EA"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sz w:val="12"/>
                <w:szCs w:val="12"/>
              </w:rPr>
              <w:t>&lt;&lt;reference value from B07 as default.  Allow user to overwrite only the following default values from B07:</w:t>
            </w:r>
          </w:p>
          <w:p w14:paraId="1F9B97EB"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*DuctsAttic</w:t>
            </w:r>
          </w:p>
          <w:p w14:paraId="1F9B97EC"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*DuctsGarage</w:t>
            </w:r>
          </w:p>
          <w:p w14:paraId="1F9B97ED"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*DuctsOutdoor;</w:t>
            </w:r>
          </w:p>
          <w:p w14:paraId="1F9B97EE"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sz w:val="12"/>
                <w:szCs w:val="12"/>
              </w:rPr>
              <w:t xml:space="preserve">If </w:t>
            </w:r>
            <w:r w:rsidRPr="00CA2968">
              <w:rPr>
                <w:rFonts w:asciiTheme="minorHAnsi" w:hAnsiTheme="minorHAnsi"/>
                <w:sz w:val="12"/>
                <w:szCs w:val="12"/>
              </w:rPr>
              <w:t xml:space="preserve">overriding </w:t>
            </w:r>
            <w:r w:rsidRPr="00CA2968">
              <w:rPr>
                <w:rFonts w:asciiTheme="minorHAnsi" w:hAnsiTheme="minorHAnsi" w:cs="Courier New"/>
                <w:sz w:val="12"/>
                <w:szCs w:val="12"/>
              </w:rPr>
              <w:t xml:space="preserve">pick one from list: </w:t>
            </w:r>
          </w:p>
          <w:p w14:paraId="1F9B97EF"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*DuctsAttic</w:t>
            </w:r>
            <w:r w:rsidRPr="00CA2968">
              <w:rPr>
                <w:rFonts w:asciiTheme="minorHAnsi" w:hAnsiTheme="minorHAnsi" w:cs="Courier New"/>
                <w:sz w:val="12"/>
                <w:szCs w:val="12"/>
              </w:rPr>
              <w:t xml:space="preserve"> - Ducts located overhead in unconditioned attic</w:t>
            </w:r>
          </w:p>
          <w:p w14:paraId="1F9B97F0"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*DuctsCrawl</w:t>
            </w:r>
            <w:r w:rsidRPr="00CA2968">
              <w:rPr>
                <w:rFonts w:asciiTheme="minorHAnsi" w:hAnsiTheme="minorHAnsi" w:cs="Courier New"/>
                <w:sz w:val="12"/>
                <w:szCs w:val="12"/>
              </w:rPr>
              <w:t xml:space="preserve"> - Ducts located underfloor in unconditioned crawl space</w:t>
            </w:r>
          </w:p>
          <w:p w14:paraId="1F9B97F1"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*DuctsGarage</w:t>
            </w:r>
            <w:r w:rsidRPr="00CA2968">
              <w:rPr>
                <w:rFonts w:asciiTheme="minorHAnsi" w:hAnsiTheme="minorHAnsi" w:cs="Courier New"/>
                <w:sz w:val="12"/>
                <w:szCs w:val="12"/>
              </w:rPr>
              <w:t xml:space="preserve"> - Ducts located in an unconditioned garage</w:t>
            </w:r>
          </w:p>
          <w:p w14:paraId="1F9B97F2"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*DuctsInEx12</w:t>
            </w:r>
            <w:r w:rsidRPr="00CA2968">
              <w:rPr>
                <w:rFonts w:asciiTheme="minorHAnsi" w:hAnsiTheme="minorHAnsi" w:cs="Courier New"/>
                <w:sz w:val="12"/>
                <w:szCs w:val="12"/>
              </w:rPr>
              <w:t xml:space="preserve"> - Ducts located within the conditioned space (except &lt; 12 lineal ft)</w:t>
            </w:r>
          </w:p>
          <w:p w14:paraId="1F9B97F3"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*DuctsInAll</w:t>
            </w:r>
            <w:r w:rsidRPr="00CA2968">
              <w:rPr>
                <w:rFonts w:asciiTheme="minorHAnsi" w:hAnsiTheme="minorHAnsi" w:cs="Courier New"/>
                <w:sz w:val="12"/>
                <w:szCs w:val="12"/>
              </w:rPr>
              <w:t xml:space="preserve"> - HVAC system(s) with all HVAC ducts located in conditioned space</w:t>
            </w:r>
          </w:p>
          <w:p w14:paraId="1F9B97F4"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*DuctsNone</w:t>
            </w:r>
            <w:r w:rsidRPr="00CA2968">
              <w:rPr>
                <w:rFonts w:asciiTheme="minorHAnsi" w:hAnsiTheme="minorHAnsi" w:cs="Courier New"/>
                <w:sz w:val="12"/>
                <w:szCs w:val="12"/>
              </w:rPr>
              <w:t xml:space="preserve"> - Air distribution systems without ducts</w:t>
            </w:r>
          </w:p>
          <w:p w14:paraId="1F9B97F5"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*DuctsOutdoor</w:t>
            </w:r>
            <w:r w:rsidRPr="00CA2968">
              <w:rPr>
                <w:rFonts w:asciiTheme="minorHAnsi" w:hAnsiTheme="minorHAnsi" w:cs="Courier New"/>
                <w:sz w:val="12"/>
                <w:szCs w:val="12"/>
              </w:rPr>
              <w:t xml:space="preserve"> - Ducts located in exposed outdoor locations</w:t>
            </w:r>
          </w:p>
          <w:p w14:paraId="1F9B97F6"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cs="Courier New"/>
                <w:b/>
                <w:sz w:val="12"/>
                <w:szCs w:val="12"/>
              </w:rPr>
              <w:t>*LowLlCod</w:t>
            </w:r>
            <w:r w:rsidRPr="00CA2968">
              <w:rPr>
                <w:rFonts w:asciiTheme="minorHAnsi" w:hAnsiTheme="minorHAnsi" w:cs="Courier New"/>
                <w:sz w:val="12"/>
                <w:szCs w:val="12"/>
              </w:rPr>
              <w:t xml:space="preserve"> - Verified low-leakage ducts in conditioned space</w:t>
            </w:r>
          </w:p>
          <w:p w14:paraId="1F9B97F7" w14:textId="77777777" w:rsidR="00E0793C" w:rsidRPr="00CA2968" w:rsidRDefault="00E0793C" w:rsidP="005C3BB4">
            <w:pPr>
              <w:pStyle w:val="PlainText"/>
              <w:rPr>
                <w:rFonts w:asciiTheme="minorHAnsi" w:hAnsiTheme="minorHAnsi" w:cs="Courier New"/>
                <w:sz w:val="12"/>
                <w:szCs w:val="12"/>
              </w:rPr>
            </w:pPr>
            <w:r w:rsidRPr="00CA2968">
              <w:rPr>
                <w:rFonts w:asciiTheme="minorHAnsi" w:hAnsiTheme="minorHAnsi"/>
                <w:sz w:val="12"/>
                <w:szCs w:val="12"/>
              </w:rPr>
              <w:t>*Ducts located in multiple places</w:t>
            </w:r>
          </w:p>
          <w:p w14:paraId="1F9B97F8" w14:textId="77777777" w:rsidR="00E0793C" w:rsidRPr="005C3BB4" w:rsidRDefault="00E0793C" w:rsidP="005C3BB4">
            <w:pPr>
              <w:pStyle w:val="PlainText"/>
              <w:rPr>
                <w:rFonts w:asciiTheme="minorHAnsi" w:hAnsiTheme="minorHAnsi" w:cs="Courier New"/>
                <w:sz w:val="12"/>
                <w:szCs w:val="12"/>
              </w:rPr>
            </w:pPr>
            <w:r w:rsidRPr="00CA2968">
              <w:rPr>
                <w:rFonts w:asciiTheme="minorHAnsi" w:hAnsiTheme="minorHAnsi" w:cs="Courier New"/>
                <w:sz w:val="12"/>
                <w:szCs w:val="12"/>
              </w:rPr>
              <w:t>*flag non-default values and report in project status notes field; a revised CF1R may be required &gt;&gt;</w:t>
            </w:r>
          </w:p>
        </w:tc>
        <w:tc>
          <w:tcPr>
            <w:tcW w:w="989" w:type="dxa"/>
          </w:tcPr>
          <w:p w14:paraId="1F9B97F9" w14:textId="77777777" w:rsidR="00E0793C" w:rsidRDefault="00E0793C" w:rsidP="00A82EF3">
            <w:pPr>
              <w:keepNext/>
              <w:rPr>
                <w:rFonts w:asciiTheme="minorHAnsi" w:hAnsiTheme="minorHAnsi"/>
                <w:sz w:val="16"/>
                <w:szCs w:val="16"/>
              </w:rPr>
            </w:pPr>
            <w:r w:rsidRPr="00295655">
              <w:rPr>
                <w:rFonts w:asciiTheme="minorHAnsi" w:hAnsiTheme="minorHAnsi"/>
                <w:sz w:val="16"/>
                <w:szCs w:val="16"/>
              </w:rPr>
              <w:t xml:space="preserve">&lt;&lt;reference value from </w:t>
            </w:r>
            <w:r w:rsidRPr="00891634">
              <w:rPr>
                <w:rFonts w:asciiTheme="minorHAnsi" w:hAnsiTheme="minorHAnsi"/>
                <w:sz w:val="16"/>
                <w:szCs w:val="16"/>
                <w:highlight w:val="yellow"/>
              </w:rPr>
              <w:t>B08</w:t>
            </w:r>
            <w:r w:rsidRPr="00295655">
              <w:rPr>
                <w:rFonts w:asciiTheme="minorHAnsi" w:hAnsiTheme="minorHAnsi"/>
                <w:sz w:val="16"/>
                <w:szCs w:val="16"/>
              </w:rPr>
              <w:t xml:space="preserve"> as default; </w:t>
            </w:r>
            <w:r>
              <w:rPr>
                <w:rFonts w:asciiTheme="minorHAnsi" w:hAnsiTheme="minorHAnsi"/>
                <w:sz w:val="16"/>
                <w:szCs w:val="16"/>
              </w:rPr>
              <w:t xml:space="preserve"> </w:t>
            </w:r>
            <w:r w:rsidRPr="00295655">
              <w:rPr>
                <w:rFonts w:asciiTheme="minorHAnsi" w:hAnsiTheme="minorHAnsi"/>
                <w:sz w:val="16"/>
                <w:szCs w:val="16"/>
              </w:rPr>
              <w:t>allow user to override the default and pick one from list</w:t>
            </w:r>
            <w:r>
              <w:rPr>
                <w:rFonts w:asciiTheme="minorHAnsi" w:hAnsiTheme="minorHAnsi"/>
                <w:sz w:val="16"/>
                <w:szCs w:val="16"/>
              </w:rPr>
              <w:t>:</w:t>
            </w:r>
          </w:p>
          <w:p w14:paraId="1F9B97FA" w14:textId="77777777" w:rsidR="00E0793C" w:rsidRDefault="00E0793C" w:rsidP="00A82EF3">
            <w:pPr>
              <w:keepNext/>
              <w:rPr>
                <w:rFonts w:asciiTheme="minorHAnsi" w:hAnsiTheme="minorHAnsi"/>
                <w:sz w:val="16"/>
                <w:szCs w:val="16"/>
              </w:rPr>
            </w:pPr>
            <w:r>
              <w:rPr>
                <w:rFonts w:asciiTheme="minorHAnsi" w:hAnsiTheme="minorHAnsi"/>
                <w:sz w:val="16"/>
                <w:szCs w:val="16"/>
              </w:rPr>
              <w:t>*setback</w:t>
            </w:r>
          </w:p>
          <w:p w14:paraId="1F9B97FB" w14:textId="77777777" w:rsidR="00E0793C" w:rsidRDefault="00E0793C" w:rsidP="00A82EF3">
            <w:pPr>
              <w:keepNext/>
              <w:rPr>
                <w:rFonts w:asciiTheme="minorHAnsi" w:hAnsiTheme="minorHAnsi"/>
                <w:sz w:val="16"/>
                <w:szCs w:val="16"/>
              </w:rPr>
            </w:pPr>
            <w:r>
              <w:rPr>
                <w:rFonts w:asciiTheme="minorHAnsi" w:hAnsiTheme="minorHAnsi"/>
                <w:sz w:val="16"/>
                <w:szCs w:val="16"/>
              </w:rPr>
              <w:t xml:space="preserve">*OCST per JA5 </w:t>
            </w:r>
          </w:p>
          <w:p w14:paraId="1F9B97FC" w14:textId="77777777" w:rsidR="00E0793C" w:rsidRPr="00295655" w:rsidRDefault="00E0793C" w:rsidP="00A82EF3">
            <w:pPr>
              <w:keepNext/>
              <w:rPr>
                <w:rFonts w:asciiTheme="minorHAnsi" w:hAnsiTheme="minorHAnsi"/>
                <w:sz w:val="16"/>
                <w:szCs w:val="16"/>
              </w:rPr>
            </w:pPr>
            <w:r w:rsidRPr="00295655">
              <w:rPr>
                <w:rFonts w:asciiTheme="minorHAnsi" w:hAnsiTheme="minorHAnsi"/>
                <w:sz w:val="16"/>
                <w:szCs w:val="16"/>
              </w:rPr>
              <w:t>&gt;&gt;</w:t>
            </w:r>
          </w:p>
        </w:tc>
        <w:tc>
          <w:tcPr>
            <w:tcW w:w="1293" w:type="dxa"/>
          </w:tcPr>
          <w:p w14:paraId="1F9B97FD" w14:textId="347D3947" w:rsidR="00E0793C" w:rsidDel="001F17E2" w:rsidRDefault="00E0793C" w:rsidP="001F17E2">
            <w:pPr>
              <w:keepNext/>
              <w:rPr>
                <w:del w:id="62" w:author="Shewmaker, Michael@Energy" w:date="2018-03-29T11:11:00Z"/>
                <w:rFonts w:asciiTheme="minorHAnsi" w:hAnsiTheme="minorHAnsi"/>
                <w:sz w:val="16"/>
                <w:szCs w:val="16"/>
              </w:rPr>
            </w:pPr>
            <w:r w:rsidRPr="00295655">
              <w:rPr>
                <w:rFonts w:asciiTheme="minorHAnsi" w:hAnsiTheme="minorHAnsi"/>
                <w:sz w:val="16"/>
                <w:szCs w:val="16"/>
              </w:rPr>
              <w:t>&lt;&lt;</w:t>
            </w:r>
            <w:r>
              <w:rPr>
                <w:rFonts w:asciiTheme="minorHAnsi" w:hAnsiTheme="minorHAnsi"/>
                <w:sz w:val="16"/>
                <w:szCs w:val="16"/>
              </w:rPr>
              <w:t xml:space="preserve">calculatred  field: </w:t>
            </w:r>
            <w:r w:rsidRPr="00295655">
              <w:rPr>
                <w:rFonts w:asciiTheme="minorHAnsi" w:hAnsiTheme="minorHAnsi"/>
                <w:sz w:val="16"/>
                <w:szCs w:val="16"/>
              </w:rPr>
              <w:t xml:space="preserve">reference value from </w:t>
            </w:r>
            <w:r w:rsidRPr="00891634">
              <w:rPr>
                <w:rFonts w:asciiTheme="minorHAnsi" w:hAnsiTheme="minorHAnsi"/>
                <w:sz w:val="16"/>
                <w:szCs w:val="16"/>
                <w:highlight w:val="yellow"/>
              </w:rPr>
              <w:t>B11</w:t>
            </w:r>
            <w:del w:id="63" w:author="Shewmaker, Michael@Energy" w:date="2018-03-29T11:11:00Z">
              <w:r w:rsidRPr="00295655" w:rsidDel="001F17E2">
                <w:rPr>
                  <w:rFonts w:asciiTheme="minorHAnsi" w:hAnsiTheme="minorHAnsi"/>
                  <w:sz w:val="16"/>
                  <w:szCs w:val="16"/>
                </w:rPr>
                <w:delText xml:space="preserve"> as default; </w:delText>
              </w:r>
            </w:del>
          </w:p>
          <w:p w14:paraId="1F9B97FE" w14:textId="1B46F4B4" w:rsidR="00E0793C" w:rsidDel="001F17E2" w:rsidRDefault="00E0793C" w:rsidP="001F17E2">
            <w:pPr>
              <w:keepNext/>
              <w:rPr>
                <w:del w:id="64" w:author="Shewmaker, Michael@Energy" w:date="2018-03-29T11:11:00Z"/>
                <w:rFonts w:asciiTheme="minorHAnsi" w:hAnsiTheme="minorHAnsi"/>
                <w:sz w:val="16"/>
                <w:szCs w:val="16"/>
              </w:rPr>
            </w:pPr>
            <w:del w:id="65" w:author="Shewmaker, Michael@Energy" w:date="2018-03-29T11:11:00Z">
              <w:r w:rsidDel="001F17E2">
                <w:rPr>
                  <w:rFonts w:asciiTheme="minorHAnsi" w:hAnsiTheme="minorHAnsi"/>
                  <w:sz w:val="16"/>
                  <w:szCs w:val="16"/>
                </w:rPr>
                <w:delText>else:</w:delText>
              </w:r>
            </w:del>
          </w:p>
          <w:p w14:paraId="1F9B97FF" w14:textId="2BC55E23" w:rsidR="00E0793C" w:rsidRPr="000C08B8" w:rsidDel="001F17E2" w:rsidRDefault="00E0793C" w:rsidP="001F17E2">
            <w:pPr>
              <w:keepNext/>
              <w:rPr>
                <w:del w:id="66" w:author="Shewmaker, Michael@Energy" w:date="2018-03-29T11:11:00Z"/>
                <w:rFonts w:asciiTheme="minorHAnsi" w:hAnsiTheme="minorHAnsi"/>
                <w:sz w:val="16"/>
                <w:szCs w:val="16"/>
              </w:rPr>
            </w:pPr>
            <w:del w:id="67" w:author="Shewmaker, Michael@Energy" w:date="2018-03-29T11:11:00Z">
              <w:r w:rsidDel="001F17E2">
                <w:rPr>
                  <w:rFonts w:asciiTheme="minorHAnsi" w:hAnsiTheme="minorHAnsi"/>
                  <w:sz w:val="16"/>
                  <w:szCs w:val="16"/>
                </w:rPr>
                <w:delText xml:space="preserve">if </w:delText>
              </w:r>
              <w:r w:rsidRPr="00342DD4" w:rsidDel="001F17E2">
                <w:rPr>
                  <w:rFonts w:ascii="Calibri" w:hAnsi="Calibri"/>
                  <w:sz w:val="16"/>
                  <w:szCs w:val="16"/>
                </w:rPr>
                <w:delText>cooling system type</w:delText>
              </w:r>
              <w:r w:rsidDel="001F17E2">
                <w:rPr>
                  <w:rFonts w:ascii="Calibri" w:hAnsi="Calibri"/>
                  <w:sz w:val="16"/>
                  <w:szCs w:val="16"/>
                </w:rPr>
                <w:delText xml:space="preserve"> (D05) </w:delText>
              </w:r>
              <w:r w:rsidRPr="00342DD4" w:rsidDel="001F17E2">
                <w:rPr>
                  <w:rFonts w:ascii="Calibri" w:hAnsi="Calibri"/>
                  <w:sz w:val="16"/>
                  <w:szCs w:val="16"/>
                </w:rPr>
                <w:delText>= NoCooling,</w:delText>
              </w:r>
            </w:del>
          </w:p>
          <w:p w14:paraId="1F9B9800" w14:textId="5925A308" w:rsidR="00E0793C" w:rsidRPr="00342DD4" w:rsidDel="001F17E2" w:rsidRDefault="00E0793C" w:rsidP="001F17E2">
            <w:pPr>
              <w:keepNext/>
              <w:rPr>
                <w:del w:id="68" w:author="Shewmaker, Michael@Energy" w:date="2018-03-29T11:11:00Z"/>
                <w:rFonts w:ascii="Calibri" w:hAnsi="Calibri"/>
                <w:sz w:val="16"/>
                <w:szCs w:val="16"/>
              </w:rPr>
            </w:pPr>
            <w:del w:id="69" w:author="Shewmaker, Michael@Energy" w:date="2018-03-29T11:11:00Z">
              <w:r w:rsidRPr="00342DD4" w:rsidDel="001F17E2">
                <w:rPr>
                  <w:rFonts w:ascii="Calibri" w:hAnsi="Calibri"/>
                  <w:sz w:val="16"/>
                  <w:szCs w:val="16"/>
                </w:rPr>
                <w:delText xml:space="preserve">then </w:delText>
              </w:r>
              <w:r w:rsidDel="001F17E2">
                <w:rPr>
                  <w:rFonts w:ascii="Calibri" w:hAnsi="Calibri"/>
                  <w:sz w:val="16"/>
                  <w:szCs w:val="16"/>
                </w:rPr>
                <w:delText xml:space="preserve">override default and </w:delText>
              </w:r>
              <w:r w:rsidRPr="00342DD4" w:rsidDel="001F17E2">
                <w:rPr>
                  <w:rFonts w:ascii="Calibri" w:hAnsi="Calibri"/>
                  <w:sz w:val="16"/>
                  <w:szCs w:val="16"/>
                </w:rPr>
                <w:delText>display result=n/a</w:delText>
              </w:r>
              <w:r w:rsidDel="001F17E2">
                <w:rPr>
                  <w:rFonts w:ascii="Calibri" w:hAnsi="Calibri"/>
                  <w:sz w:val="16"/>
                  <w:szCs w:val="16"/>
                </w:rPr>
                <w:delText>;</w:delText>
              </w:r>
            </w:del>
          </w:p>
          <w:p w14:paraId="1F9B9801" w14:textId="6D6ADFF7" w:rsidR="00E0793C" w:rsidDel="001F17E2" w:rsidRDefault="00E0793C" w:rsidP="001F17E2">
            <w:pPr>
              <w:keepNext/>
              <w:rPr>
                <w:del w:id="70" w:author="Shewmaker, Michael@Energy" w:date="2018-03-29T11:11:00Z"/>
                <w:rFonts w:asciiTheme="minorHAnsi" w:hAnsiTheme="minorHAnsi"/>
                <w:sz w:val="16"/>
                <w:szCs w:val="16"/>
              </w:rPr>
            </w:pPr>
            <w:del w:id="71" w:author="Shewmaker, Michael@Energy" w:date="2018-03-29T11:11:00Z">
              <w:r w:rsidDel="001F17E2">
                <w:rPr>
                  <w:rFonts w:asciiTheme="minorHAnsi" w:hAnsiTheme="minorHAnsi"/>
                  <w:sz w:val="16"/>
                  <w:szCs w:val="16"/>
                </w:rPr>
                <w:delText>else:</w:delText>
              </w:r>
            </w:del>
          </w:p>
          <w:p w14:paraId="1F9B9802" w14:textId="178DE544" w:rsidR="00E0793C" w:rsidDel="001F17E2" w:rsidRDefault="00E0793C" w:rsidP="001F17E2">
            <w:pPr>
              <w:keepNext/>
              <w:rPr>
                <w:del w:id="72" w:author="Shewmaker, Michael@Energy" w:date="2018-03-29T11:11:00Z"/>
                <w:rFonts w:asciiTheme="minorHAnsi" w:hAnsiTheme="minorHAnsi"/>
                <w:sz w:val="16"/>
                <w:szCs w:val="16"/>
              </w:rPr>
            </w:pPr>
            <w:del w:id="73" w:author="Shewmaker, Michael@Energy" w:date="2018-03-29T11:11:00Z">
              <w:r w:rsidRPr="00295655" w:rsidDel="001F17E2">
                <w:rPr>
                  <w:rFonts w:asciiTheme="minorHAnsi" w:hAnsiTheme="minorHAnsi"/>
                  <w:sz w:val="16"/>
                  <w:szCs w:val="16"/>
                </w:rPr>
                <w:delText>allow user to override the default and pick one from list:</w:delText>
              </w:r>
            </w:del>
          </w:p>
          <w:p w14:paraId="1F9B9803" w14:textId="527ED601" w:rsidR="00E0793C" w:rsidDel="001F17E2" w:rsidRDefault="00E0793C" w:rsidP="001F17E2">
            <w:pPr>
              <w:keepNext/>
              <w:rPr>
                <w:del w:id="74" w:author="Shewmaker, Michael@Energy" w:date="2018-03-29T11:11:00Z"/>
                <w:rFonts w:ascii="Calibri" w:hAnsi="Calibri"/>
                <w:sz w:val="16"/>
                <w:szCs w:val="16"/>
              </w:rPr>
            </w:pPr>
            <w:del w:id="75" w:author="Shewmaker, Michael@Energy" w:date="2018-03-29T11:11:00Z">
              <w:r w:rsidDel="001F17E2">
                <w:rPr>
                  <w:rFonts w:ascii="Calibri" w:hAnsi="Calibri"/>
                  <w:sz w:val="16"/>
                  <w:szCs w:val="16"/>
                </w:rPr>
                <w:delText>*</w:delText>
              </w:r>
              <w:r w:rsidRPr="00B62959" w:rsidDel="001F17E2">
                <w:rPr>
                  <w:rFonts w:ascii="Calibri" w:hAnsi="Calibri"/>
                  <w:sz w:val="16"/>
                  <w:szCs w:val="16"/>
                </w:rPr>
                <w:delText xml:space="preserve">Zonnaly Controlled, </w:delText>
              </w:r>
              <w:r w:rsidDel="001F17E2">
                <w:rPr>
                  <w:rFonts w:ascii="Calibri" w:hAnsi="Calibri"/>
                  <w:sz w:val="16"/>
                  <w:szCs w:val="16"/>
                </w:rPr>
                <w:delText>*</w:delText>
              </w:r>
              <w:r w:rsidRPr="00B62959" w:rsidDel="001F17E2">
                <w:rPr>
                  <w:rFonts w:ascii="Calibri" w:hAnsi="Calibri"/>
                  <w:sz w:val="16"/>
                  <w:szCs w:val="16"/>
                </w:rPr>
                <w:delText>NotZona</w:delText>
              </w:r>
              <w:r w:rsidDel="001F17E2">
                <w:rPr>
                  <w:rFonts w:ascii="Calibri" w:hAnsi="Calibri"/>
                  <w:sz w:val="16"/>
                  <w:szCs w:val="16"/>
                </w:rPr>
                <w:delText xml:space="preserve">l; </w:delText>
              </w:r>
            </w:del>
          </w:p>
          <w:p w14:paraId="1F9B9804" w14:textId="66E4B91B" w:rsidR="00E0793C" w:rsidDel="001F17E2" w:rsidRDefault="00E0793C" w:rsidP="001F17E2">
            <w:pPr>
              <w:keepNext/>
              <w:rPr>
                <w:del w:id="76" w:author="Shewmaker, Michael@Energy" w:date="2018-03-29T11:11:00Z"/>
                <w:rFonts w:ascii="Calibri" w:hAnsi="Calibri"/>
                <w:sz w:val="16"/>
                <w:szCs w:val="16"/>
              </w:rPr>
            </w:pPr>
          </w:p>
          <w:p w14:paraId="1F9B9805" w14:textId="21F22724" w:rsidR="00E0793C" w:rsidRPr="00B62959" w:rsidRDefault="00E0793C" w:rsidP="001F17E2">
            <w:pPr>
              <w:keepNext/>
              <w:rPr>
                <w:rFonts w:ascii="Calibri" w:hAnsi="Calibri"/>
                <w:sz w:val="16"/>
                <w:szCs w:val="16"/>
              </w:rPr>
            </w:pPr>
            <w:del w:id="77" w:author="Shewmaker, Michael@Energy" w:date="2018-03-29T11:11:00Z">
              <w:r w:rsidDel="001F17E2">
                <w:rPr>
                  <w:rFonts w:asciiTheme="minorHAnsi" w:hAnsiTheme="minorHAnsi"/>
                  <w:sz w:val="16"/>
                  <w:szCs w:val="16"/>
                </w:rPr>
                <w:delText>*</w:delText>
              </w:r>
              <w:r w:rsidRPr="00295655" w:rsidDel="001F17E2">
                <w:rPr>
                  <w:rFonts w:asciiTheme="minorHAnsi" w:hAnsiTheme="minorHAnsi"/>
                  <w:sz w:val="16"/>
                  <w:szCs w:val="16"/>
                </w:rPr>
                <w:delText>flag non-default values and report in project status notes field; a revised CF1R may be required</w:delText>
              </w:r>
            </w:del>
            <w:r w:rsidRPr="00295655">
              <w:rPr>
                <w:rFonts w:asciiTheme="minorHAnsi" w:hAnsiTheme="minorHAnsi"/>
                <w:sz w:val="16"/>
                <w:szCs w:val="16"/>
              </w:rPr>
              <w:t xml:space="preserve"> </w:t>
            </w:r>
            <w:r w:rsidRPr="00B62959">
              <w:rPr>
                <w:rFonts w:ascii="Calibri" w:hAnsi="Calibri"/>
                <w:sz w:val="16"/>
                <w:szCs w:val="16"/>
              </w:rPr>
              <w:t>&gt;&gt;</w:t>
            </w:r>
          </w:p>
        </w:tc>
        <w:tc>
          <w:tcPr>
            <w:tcW w:w="1329" w:type="dxa"/>
          </w:tcPr>
          <w:p w14:paraId="1F9B9806" w14:textId="77777777" w:rsidR="00E0793C" w:rsidRDefault="00E0793C" w:rsidP="000C08B8">
            <w:pPr>
              <w:keepNext/>
              <w:rPr>
                <w:rFonts w:asciiTheme="minorHAnsi" w:hAnsiTheme="minorHAnsi"/>
                <w:sz w:val="16"/>
                <w:szCs w:val="16"/>
              </w:rPr>
            </w:pPr>
            <w:r w:rsidRPr="00295655">
              <w:rPr>
                <w:rFonts w:asciiTheme="minorHAnsi" w:hAnsiTheme="minorHAnsi"/>
                <w:sz w:val="16"/>
                <w:szCs w:val="16"/>
              </w:rPr>
              <w:t>&lt;&lt;&lt;&lt;</w:t>
            </w:r>
            <w:r>
              <w:rPr>
                <w:rFonts w:asciiTheme="minorHAnsi" w:hAnsiTheme="minorHAnsi"/>
                <w:sz w:val="16"/>
                <w:szCs w:val="16"/>
              </w:rPr>
              <w:t xml:space="preserve">calculatred  field: </w:t>
            </w:r>
            <w:r w:rsidRPr="00295655">
              <w:rPr>
                <w:rFonts w:asciiTheme="minorHAnsi" w:hAnsiTheme="minorHAnsi"/>
                <w:sz w:val="16"/>
                <w:szCs w:val="16"/>
              </w:rPr>
              <w:t xml:space="preserve">reference value from </w:t>
            </w:r>
            <w:r w:rsidRPr="00891634">
              <w:rPr>
                <w:rFonts w:asciiTheme="minorHAnsi" w:hAnsiTheme="minorHAnsi"/>
                <w:sz w:val="16"/>
                <w:szCs w:val="16"/>
                <w:highlight w:val="yellow"/>
              </w:rPr>
              <w:t>B12</w:t>
            </w:r>
            <w:r w:rsidRPr="00295655">
              <w:rPr>
                <w:rFonts w:asciiTheme="minorHAnsi" w:hAnsiTheme="minorHAnsi"/>
                <w:sz w:val="16"/>
                <w:szCs w:val="16"/>
              </w:rPr>
              <w:t xml:space="preserve"> as default; </w:t>
            </w:r>
          </w:p>
          <w:p w14:paraId="1F9B9807" w14:textId="77777777" w:rsidR="00E0793C" w:rsidRDefault="00E0793C" w:rsidP="000C08B8">
            <w:pPr>
              <w:keepNext/>
              <w:rPr>
                <w:rFonts w:asciiTheme="minorHAnsi" w:hAnsiTheme="minorHAnsi"/>
                <w:sz w:val="16"/>
                <w:szCs w:val="16"/>
              </w:rPr>
            </w:pPr>
            <w:r>
              <w:rPr>
                <w:rFonts w:asciiTheme="minorHAnsi" w:hAnsiTheme="minorHAnsi"/>
                <w:sz w:val="16"/>
                <w:szCs w:val="16"/>
              </w:rPr>
              <w:t>else:</w:t>
            </w:r>
          </w:p>
          <w:p w14:paraId="1F9B9808" w14:textId="77777777" w:rsidR="00E0793C" w:rsidRPr="000C08B8" w:rsidRDefault="00E0793C" w:rsidP="000C08B8">
            <w:pPr>
              <w:keepNext/>
              <w:rPr>
                <w:rFonts w:asciiTheme="minorHAnsi" w:hAnsiTheme="minorHAnsi"/>
                <w:sz w:val="16"/>
                <w:szCs w:val="16"/>
              </w:rPr>
            </w:pPr>
            <w:r>
              <w:rPr>
                <w:rFonts w:asciiTheme="minorHAnsi" w:hAnsiTheme="minorHAnsi"/>
                <w:sz w:val="16"/>
                <w:szCs w:val="16"/>
              </w:rPr>
              <w:t xml:space="preserve">if </w:t>
            </w:r>
            <w:r w:rsidRPr="00342DD4">
              <w:rPr>
                <w:rFonts w:ascii="Calibri" w:hAnsi="Calibri"/>
                <w:sz w:val="16"/>
                <w:szCs w:val="16"/>
              </w:rPr>
              <w:t>cooling system type</w:t>
            </w:r>
            <w:r>
              <w:rPr>
                <w:rFonts w:ascii="Calibri" w:hAnsi="Calibri"/>
                <w:sz w:val="16"/>
                <w:szCs w:val="16"/>
              </w:rPr>
              <w:t xml:space="preserve"> (D05) </w:t>
            </w:r>
            <w:r w:rsidRPr="00342DD4">
              <w:rPr>
                <w:rFonts w:ascii="Calibri" w:hAnsi="Calibri"/>
                <w:sz w:val="16"/>
                <w:szCs w:val="16"/>
              </w:rPr>
              <w:t>= NoCooling,</w:t>
            </w:r>
          </w:p>
          <w:p w14:paraId="1F9B9809" w14:textId="77777777" w:rsidR="00E0793C" w:rsidRPr="00342DD4" w:rsidRDefault="00E0793C" w:rsidP="000C08B8">
            <w:pPr>
              <w:keepNext/>
              <w:rPr>
                <w:rFonts w:ascii="Calibri" w:hAnsi="Calibri"/>
                <w:sz w:val="16"/>
                <w:szCs w:val="16"/>
              </w:rPr>
            </w:pPr>
            <w:r w:rsidRPr="00342DD4">
              <w:rPr>
                <w:rFonts w:ascii="Calibri" w:hAnsi="Calibri"/>
                <w:sz w:val="16"/>
                <w:szCs w:val="16"/>
              </w:rPr>
              <w:t xml:space="preserve">then </w:t>
            </w:r>
            <w:r>
              <w:rPr>
                <w:rFonts w:ascii="Calibri" w:hAnsi="Calibri"/>
                <w:sz w:val="16"/>
                <w:szCs w:val="16"/>
              </w:rPr>
              <w:t xml:space="preserve">override default and </w:t>
            </w:r>
            <w:r w:rsidRPr="00342DD4">
              <w:rPr>
                <w:rFonts w:ascii="Calibri" w:hAnsi="Calibri"/>
                <w:sz w:val="16"/>
                <w:szCs w:val="16"/>
              </w:rPr>
              <w:t>display result=n/a</w:t>
            </w:r>
            <w:r>
              <w:rPr>
                <w:rFonts w:ascii="Calibri" w:hAnsi="Calibri"/>
                <w:sz w:val="16"/>
                <w:szCs w:val="16"/>
              </w:rPr>
              <w:t>;</w:t>
            </w:r>
          </w:p>
          <w:p w14:paraId="1F9B980A" w14:textId="77777777" w:rsidR="00E0793C" w:rsidRDefault="00E0793C" w:rsidP="000C08B8">
            <w:pPr>
              <w:keepNext/>
              <w:rPr>
                <w:rFonts w:asciiTheme="minorHAnsi" w:hAnsiTheme="minorHAnsi"/>
                <w:sz w:val="16"/>
                <w:szCs w:val="16"/>
              </w:rPr>
            </w:pPr>
            <w:r>
              <w:rPr>
                <w:rFonts w:asciiTheme="minorHAnsi" w:hAnsiTheme="minorHAnsi"/>
                <w:sz w:val="16"/>
                <w:szCs w:val="16"/>
              </w:rPr>
              <w:t>else:</w:t>
            </w:r>
          </w:p>
          <w:p w14:paraId="1F9B980B" w14:textId="77777777" w:rsidR="00E0793C" w:rsidRDefault="00E0793C" w:rsidP="000C08B8">
            <w:pPr>
              <w:keepNext/>
              <w:rPr>
                <w:rFonts w:asciiTheme="minorHAnsi" w:hAnsiTheme="minorHAnsi"/>
                <w:sz w:val="16"/>
                <w:szCs w:val="16"/>
              </w:rPr>
            </w:pPr>
            <w:r w:rsidRPr="00295655">
              <w:rPr>
                <w:rFonts w:asciiTheme="minorHAnsi" w:hAnsiTheme="minorHAnsi"/>
                <w:sz w:val="16"/>
                <w:szCs w:val="16"/>
              </w:rPr>
              <w:t xml:space="preserve">allow user to override the default and pick one from list: </w:t>
            </w:r>
          </w:p>
          <w:p w14:paraId="1F9B980C" w14:textId="77777777" w:rsidR="00E0793C" w:rsidRPr="000C08B8" w:rsidRDefault="00E0793C" w:rsidP="00A82EF3">
            <w:pPr>
              <w:keepNext/>
              <w:rPr>
                <w:rFonts w:ascii="Calibri" w:hAnsi="Calibri"/>
                <w:sz w:val="16"/>
                <w:szCs w:val="16"/>
              </w:rPr>
            </w:pPr>
            <w:r>
              <w:rPr>
                <w:rFonts w:ascii="Calibri" w:hAnsi="Calibri"/>
                <w:sz w:val="16"/>
                <w:szCs w:val="16"/>
              </w:rPr>
              <w:t>*</w:t>
            </w:r>
            <w:r w:rsidRPr="00C05911">
              <w:rPr>
                <w:rFonts w:ascii="Calibri" w:hAnsi="Calibri"/>
                <w:sz w:val="16"/>
                <w:szCs w:val="16"/>
              </w:rPr>
              <w:t>Multi</w:t>
            </w:r>
            <w:r>
              <w:rPr>
                <w:rFonts w:ascii="Calibri" w:hAnsi="Calibri"/>
                <w:sz w:val="16"/>
                <w:szCs w:val="16"/>
              </w:rPr>
              <w:t>-</w:t>
            </w:r>
            <w:r w:rsidRPr="00C05911">
              <w:rPr>
                <w:rFonts w:ascii="Calibri" w:hAnsi="Calibri"/>
                <w:sz w:val="16"/>
                <w:szCs w:val="16"/>
              </w:rPr>
              <w:t xml:space="preserve">Speed </w:t>
            </w:r>
            <w:r>
              <w:rPr>
                <w:rFonts w:ascii="Calibri" w:hAnsi="Calibri"/>
                <w:sz w:val="16"/>
                <w:szCs w:val="16"/>
              </w:rPr>
              <w:t>*</w:t>
            </w:r>
            <w:r w:rsidRPr="00B62959">
              <w:rPr>
                <w:rFonts w:asciiTheme="minorHAnsi" w:hAnsiTheme="minorHAnsi"/>
                <w:sz w:val="16"/>
                <w:szCs w:val="16"/>
              </w:rPr>
              <w:t>Single</w:t>
            </w:r>
            <w:r>
              <w:rPr>
                <w:rFonts w:asciiTheme="minorHAnsi" w:hAnsiTheme="minorHAnsi"/>
                <w:sz w:val="16"/>
                <w:szCs w:val="16"/>
              </w:rPr>
              <w:t xml:space="preserve"> </w:t>
            </w:r>
            <w:r w:rsidRPr="00B62959">
              <w:rPr>
                <w:rFonts w:asciiTheme="minorHAnsi" w:hAnsiTheme="minorHAnsi"/>
                <w:sz w:val="16"/>
                <w:szCs w:val="16"/>
              </w:rPr>
              <w:t>Speed</w:t>
            </w:r>
            <w:r>
              <w:rPr>
                <w:rFonts w:ascii="Calibri" w:hAnsi="Calibri"/>
                <w:sz w:val="16"/>
                <w:szCs w:val="16"/>
              </w:rPr>
              <w:t xml:space="preserve"> </w:t>
            </w:r>
          </w:p>
          <w:p w14:paraId="1F9B980D" w14:textId="77777777" w:rsidR="00E0793C" w:rsidRDefault="00E0793C" w:rsidP="00A82EF3">
            <w:pPr>
              <w:keepNext/>
              <w:rPr>
                <w:rFonts w:ascii="Calibri" w:hAnsi="Calibri"/>
                <w:sz w:val="16"/>
                <w:szCs w:val="16"/>
              </w:rPr>
            </w:pPr>
          </w:p>
          <w:p w14:paraId="1F9B980E" w14:textId="77777777" w:rsidR="00E0793C" w:rsidRPr="00B11AFD" w:rsidRDefault="00E0793C" w:rsidP="00A82EF3">
            <w:pPr>
              <w:keepNext/>
              <w:rPr>
                <w:rFonts w:asciiTheme="minorHAnsi" w:hAnsiTheme="minorHAnsi"/>
                <w:sz w:val="16"/>
                <w:szCs w:val="16"/>
              </w:rPr>
            </w:pPr>
            <w:r>
              <w:rPr>
                <w:rFonts w:asciiTheme="minorHAnsi" w:hAnsiTheme="minorHAnsi"/>
                <w:sz w:val="16"/>
                <w:szCs w:val="16"/>
              </w:rPr>
              <w:t>*</w:t>
            </w:r>
            <w:r w:rsidRPr="00295655">
              <w:rPr>
                <w:rFonts w:asciiTheme="minorHAnsi" w:hAnsiTheme="minorHAnsi"/>
                <w:sz w:val="16"/>
                <w:szCs w:val="16"/>
              </w:rPr>
              <w:t>flag non-default values and report in project status notes field; a revised CF1R may be required</w:t>
            </w:r>
            <w:r w:rsidRPr="00B62959">
              <w:rPr>
                <w:rFonts w:ascii="Calibri" w:hAnsi="Calibri"/>
                <w:sz w:val="16"/>
                <w:szCs w:val="16"/>
              </w:rPr>
              <w:t>&gt;&gt;</w:t>
            </w:r>
          </w:p>
        </w:tc>
        <w:tc>
          <w:tcPr>
            <w:tcW w:w="1329" w:type="dxa"/>
          </w:tcPr>
          <w:p w14:paraId="1F9B980F" w14:textId="77777777" w:rsidR="00E0793C" w:rsidRDefault="00E0793C" w:rsidP="009A378F">
            <w:pPr>
              <w:keepNext/>
              <w:rPr>
                <w:rFonts w:asciiTheme="minorHAnsi" w:hAnsiTheme="minorHAnsi"/>
                <w:sz w:val="16"/>
                <w:szCs w:val="16"/>
              </w:rPr>
            </w:pPr>
            <w:r>
              <w:rPr>
                <w:rFonts w:asciiTheme="minorHAnsi" w:hAnsiTheme="minorHAnsi"/>
                <w:sz w:val="16"/>
                <w:szCs w:val="16"/>
              </w:rPr>
              <w:t xml:space="preserve">&lt;&lt;user </w:t>
            </w:r>
            <w:r w:rsidRPr="00295655">
              <w:rPr>
                <w:rFonts w:asciiTheme="minorHAnsi" w:hAnsiTheme="minorHAnsi"/>
                <w:sz w:val="16"/>
                <w:szCs w:val="16"/>
              </w:rPr>
              <w:t xml:space="preserve">pick one from list: </w:t>
            </w:r>
          </w:p>
          <w:p w14:paraId="1F9B9810" w14:textId="77777777" w:rsidR="00E0793C" w:rsidRDefault="00E0793C" w:rsidP="009A378F">
            <w:pPr>
              <w:keepNext/>
              <w:rPr>
                <w:rFonts w:ascii="Calibri" w:hAnsi="Calibri"/>
                <w:sz w:val="16"/>
                <w:szCs w:val="16"/>
              </w:rPr>
            </w:pPr>
            <w:r>
              <w:rPr>
                <w:rFonts w:ascii="Calibri" w:hAnsi="Calibri"/>
                <w:sz w:val="16"/>
                <w:szCs w:val="16"/>
              </w:rPr>
              <w:t>*CFI System</w:t>
            </w:r>
          </w:p>
          <w:p w14:paraId="1F9B9811" w14:textId="77777777" w:rsidR="00E0793C" w:rsidRPr="00295655" w:rsidRDefault="00E0793C" w:rsidP="000C08B8">
            <w:pPr>
              <w:keepNext/>
              <w:rPr>
                <w:rFonts w:asciiTheme="minorHAnsi" w:hAnsiTheme="minorHAnsi"/>
                <w:sz w:val="16"/>
                <w:szCs w:val="16"/>
              </w:rPr>
            </w:pPr>
            <w:r>
              <w:rPr>
                <w:rFonts w:ascii="Calibri" w:hAnsi="Calibri"/>
                <w:sz w:val="16"/>
                <w:szCs w:val="16"/>
              </w:rPr>
              <w:t>*</w:t>
            </w:r>
            <w:r>
              <w:rPr>
                <w:rFonts w:asciiTheme="minorHAnsi" w:hAnsiTheme="minorHAnsi"/>
                <w:sz w:val="16"/>
                <w:szCs w:val="16"/>
              </w:rPr>
              <w:t>Not CFI&gt;&gt;</w:t>
            </w:r>
          </w:p>
        </w:tc>
      </w:tr>
      <w:tr w:rsidR="00E0793C" w:rsidRPr="00295655" w14:paraId="1F9B981E" w14:textId="77777777" w:rsidTr="00BC0876">
        <w:trPr>
          <w:cantSplit/>
          <w:trHeight w:val="288"/>
        </w:trPr>
        <w:tc>
          <w:tcPr>
            <w:tcW w:w="1329" w:type="dxa"/>
            <w:vAlign w:val="center"/>
          </w:tcPr>
          <w:p w14:paraId="1F9B9813" w14:textId="08CA4750" w:rsidR="00E0793C" w:rsidRPr="00295655" w:rsidRDefault="00E0793C" w:rsidP="000C6F83">
            <w:pPr>
              <w:keepNext/>
              <w:rPr>
                <w:rFonts w:ascii="Calibri" w:hAnsi="Calibri"/>
                <w:sz w:val="18"/>
                <w:szCs w:val="18"/>
              </w:rPr>
            </w:pPr>
          </w:p>
        </w:tc>
        <w:tc>
          <w:tcPr>
            <w:tcW w:w="1329" w:type="dxa"/>
            <w:vAlign w:val="center"/>
          </w:tcPr>
          <w:p w14:paraId="1F9B9814" w14:textId="77777777" w:rsidR="00E0793C" w:rsidRPr="00295655" w:rsidRDefault="00E0793C" w:rsidP="000C6F83">
            <w:pPr>
              <w:keepNext/>
              <w:rPr>
                <w:rFonts w:ascii="Calibri" w:hAnsi="Calibri"/>
                <w:sz w:val="18"/>
                <w:szCs w:val="18"/>
              </w:rPr>
            </w:pPr>
          </w:p>
        </w:tc>
        <w:tc>
          <w:tcPr>
            <w:tcW w:w="1329" w:type="dxa"/>
            <w:vAlign w:val="center"/>
          </w:tcPr>
          <w:p w14:paraId="1F9B9815" w14:textId="77777777" w:rsidR="00E0793C" w:rsidRPr="00295655" w:rsidRDefault="00E0793C" w:rsidP="000C6F83">
            <w:pPr>
              <w:keepNext/>
              <w:rPr>
                <w:rFonts w:ascii="Calibri" w:hAnsi="Calibri"/>
                <w:sz w:val="18"/>
                <w:szCs w:val="18"/>
              </w:rPr>
            </w:pPr>
          </w:p>
        </w:tc>
        <w:tc>
          <w:tcPr>
            <w:tcW w:w="1329" w:type="dxa"/>
            <w:vAlign w:val="center"/>
          </w:tcPr>
          <w:p w14:paraId="1F9B9816" w14:textId="77777777" w:rsidR="00E0793C" w:rsidRPr="00295655" w:rsidRDefault="00E0793C" w:rsidP="000C6F83">
            <w:pPr>
              <w:keepNext/>
              <w:rPr>
                <w:rFonts w:ascii="Calibri" w:hAnsi="Calibri"/>
                <w:sz w:val="18"/>
                <w:szCs w:val="18"/>
              </w:rPr>
            </w:pPr>
          </w:p>
        </w:tc>
        <w:tc>
          <w:tcPr>
            <w:tcW w:w="1658" w:type="dxa"/>
            <w:vAlign w:val="center"/>
          </w:tcPr>
          <w:p w14:paraId="1F9B9817" w14:textId="77777777" w:rsidR="00E0793C" w:rsidRPr="00295655" w:rsidRDefault="00E0793C" w:rsidP="000C6F83">
            <w:pPr>
              <w:keepNext/>
              <w:rPr>
                <w:rFonts w:ascii="Calibri" w:hAnsi="Calibri"/>
                <w:sz w:val="18"/>
                <w:szCs w:val="18"/>
              </w:rPr>
            </w:pPr>
          </w:p>
        </w:tc>
        <w:tc>
          <w:tcPr>
            <w:tcW w:w="1234" w:type="dxa"/>
            <w:vAlign w:val="center"/>
          </w:tcPr>
          <w:p w14:paraId="1F9B9818" w14:textId="77777777" w:rsidR="00E0793C" w:rsidRPr="00295655" w:rsidRDefault="00E0793C" w:rsidP="000C6F83">
            <w:pPr>
              <w:keepNext/>
              <w:rPr>
                <w:rFonts w:ascii="Calibri" w:hAnsi="Calibri"/>
                <w:sz w:val="18"/>
                <w:szCs w:val="18"/>
              </w:rPr>
            </w:pPr>
          </w:p>
        </w:tc>
        <w:tc>
          <w:tcPr>
            <w:tcW w:w="1468" w:type="dxa"/>
            <w:vAlign w:val="center"/>
          </w:tcPr>
          <w:p w14:paraId="1F9B9819" w14:textId="77777777" w:rsidR="00E0793C" w:rsidRPr="005C3BB4" w:rsidRDefault="00E0793C" w:rsidP="000C6F83">
            <w:pPr>
              <w:keepNext/>
              <w:rPr>
                <w:rFonts w:ascii="Calibri" w:hAnsi="Calibri"/>
                <w:sz w:val="16"/>
                <w:szCs w:val="16"/>
              </w:rPr>
            </w:pPr>
          </w:p>
        </w:tc>
        <w:tc>
          <w:tcPr>
            <w:tcW w:w="989" w:type="dxa"/>
          </w:tcPr>
          <w:p w14:paraId="1F9B981A" w14:textId="77777777" w:rsidR="00E0793C" w:rsidRPr="00295655" w:rsidRDefault="00E0793C" w:rsidP="000C6F83">
            <w:pPr>
              <w:keepNext/>
              <w:rPr>
                <w:rFonts w:ascii="Calibri" w:hAnsi="Calibri"/>
                <w:sz w:val="18"/>
                <w:szCs w:val="18"/>
              </w:rPr>
            </w:pPr>
          </w:p>
        </w:tc>
        <w:tc>
          <w:tcPr>
            <w:tcW w:w="1293" w:type="dxa"/>
            <w:vAlign w:val="center"/>
          </w:tcPr>
          <w:p w14:paraId="1F9B981B" w14:textId="77777777" w:rsidR="00E0793C" w:rsidRPr="00295655" w:rsidRDefault="00E0793C" w:rsidP="000C6F83">
            <w:pPr>
              <w:keepNext/>
              <w:rPr>
                <w:rFonts w:ascii="Calibri" w:hAnsi="Calibri"/>
                <w:sz w:val="18"/>
                <w:szCs w:val="18"/>
              </w:rPr>
            </w:pPr>
          </w:p>
        </w:tc>
        <w:tc>
          <w:tcPr>
            <w:tcW w:w="1329" w:type="dxa"/>
            <w:vAlign w:val="center"/>
          </w:tcPr>
          <w:p w14:paraId="1F9B981C" w14:textId="77777777" w:rsidR="00E0793C" w:rsidRPr="00295655" w:rsidRDefault="00E0793C" w:rsidP="000C6F83">
            <w:pPr>
              <w:keepNext/>
              <w:rPr>
                <w:rFonts w:ascii="Calibri" w:hAnsi="Calibri"/>
                <w:sz w:val="18"/>
                <w:szCs w:val="18"/>
              </w:rPr>
            </w:pPr>
          </w:p>
        </w:tc>
        <w:tc>
          <w:tcPr>
            <w:tcW w:w="1329" w:type="dxa"/>
          </w:tcPr>
          <w:p w14:paraId="1F9B981D" w14:textId="77777777" w:rsidR="00E0793C" w:rsidRPr="00295655" w:rsidRDefault="00E0793C" w:rsidP="000C6F83">
            <w:pPr>
              <w:keepNext/>
              <w:rPr>
                <w:rFonts w:ascii="Calibri" w:hAnsi="Calibri"/>
                <w:sz w:val="18"/>
                <w:szCs w:val="18"/>
              </w:rPr>
            </w:pPr>
          </w:p>
        </w:tc>
      </w:tr>
      <w:tr w:rsidR="00E0793C" w:rsidRPr="00295655" w14:paraId="1F9B982A" w14:textId="77777777" w:rsidTr="00BC0876">
        <w:trPr>
          <w:cantSplit/>
          <w:trHeight w:val="288"/>
        </w:trPr>
        <w:tc>
          <w:tcPr>
            <w:tcW w:w="1329" w:type="dxa"/>
            <w:vAlign w:val="center"/>
          </w:tcPr>
          <w:p w14:paraId="1F9B981F" w14:textId="77777777" w:rsidR="00E0793C" w:rsidRPr="00295655" w:rsidRDefault="00E0793C" w:rsidP="000C6F83">
            <w:pPr>
              <w:keepNext/>
              <w:rPr>
                <w:rFonts w:ascii="Calibri" w:hAnsi="Calibri"/>
                <w:sz w:val="18"/>
                <w:szCs w:val="18"/>
              </w:rPr>
            </w:pPr>
          </w:p>
        </w:tc>
        <w:tc>
          <w:tcPr>
            <w:tcW w:w="1329" w:type="dxa"/>
            <w:vAlign w:val="center"/>
          </w:tcPr>
          <w:p w14:paraId="1F9B9820" w14:textId="77777777" w:rsidR="00E0793C" w:rsidRPr="00295655" w:rsidRDefault="00E0793C" w:rsidP="000C6F83">
            <w:pPr>
              <w:keepNext/>
              <w:rPr>
                <w:rFonts w:ascii="Calibri" w:hAnsi="Calibri"/>
                <w:sz w:val="18"/>
                <w:szCs w:val="18"/>
              </w:rPr>
            </w:pPr>
          </w:p>
        </w:tc>
        <w:tc>
          <w:tcPr>
            <w:tcW w:w="1329" w:type="dxa"/>
            <w:vAlign w:val="center"/>
          </w:tcPr>
          <w:p w14:paraId="1F9B9821" w14:textId="77777777" w:rsidR="00E0793C" w:rsidRPr="00295655" w:rsidRDefault="00E0793C" w:rsidP="000C6F83">
            <w:pPr>
              <w:keepNext/>
              <w:rPr>
                <w:rFonts w:ascii="Calibri" w:hAnsi="Calibri"/>
                <w:sz w:val="18"/>
                <w:szCs w:val="18"/>
              </w:rPr>
            </w:pPr>
          </w:p>
        </w:tc>
        <w:tc>
          <w:tcPr>
            <w:tcW w:w="1329" w:type="dxa"/>
            <w:vAlign w:val="center"/>
          </w:tcPr>
          <w:p w14:paraId="1F9B9822" w14:textId="77777777" w:rsidR="00E0793C" w:rsidRPr="00295655" w:rsidRDefault="00E0793C" w:rsidP="000C6F83">
            <w:pPr>
              <w:keepNext/>
              <w:rPr>
                <w:rFonts w:ascii="Calibri" w:hAnsi="Calibri"/>
                <w:sz w:val="18"/>
                <w:szCs w:val="18"/>
              </w:rPr>
            </w:pPr>
          </w:p>
        </w:tc>
        <w:tc>
          <w:tcPr>
            <w:tcW w:w="1658" w:type="dxa"/>
            <w:vAlign w:val="center"/>
          </w:tcPr>
          <w:p w14:paraId="1F9B9823" w14:textId="77777777" w:rsidR="00E0793C" w:rsidRPr="00295655" w:rsidRDefault="00E0793C" w:rsidP="000C6F83">
            <w:pPr>
              <w:keepNext/>
              <w:rPr>
                <w:rFonts w:ascii="Calibri" w:hAnsi="Calibri"/>
                <w:sz w:val="18"/>
                <w:szCs w:val="18"/>
              </w:rPr>
            </w:pPr>
          </w:p>
        </w:tc>
        <w:tc>
          <w:tcPr>
            <w:tcW w:w="1234" w:type="dxa"/>
            <w:vAlign w:val="center"/>
          </w:tcPr>
          <w:p w14:paraId="1F9B9824" w14:textId="77777777" w:rsidR="00E0793C" w:rsidRPr="00295655" w:rsidRDefault="00E0793C" w:rsidP="000C6F83">
            <w:pPr>
              <w:keepNext/>
              <w:rPr>
                <w:rFonts w:ascii="Calibri" w:hAnsi="Calibri"/>
                <w:sz w:val="18"/>
                <w:szCs w:val="18"/>
              </w:rPr>
            </w:pPr>
          </w:p>
        </w:tc>
        <w:tc>
          <w:tcPr>
            <w:tcW w:w="1468" w:type="dxa"/>
            <w:vAlign w:val="center"/>
          </w:tcPr>
          <w:p w14:paraId="1F9B9825" w14:textId="77777777" w:rsidR="00E0793C" w:rsidRPr="00295655" w:rsidRDefault="00E0793C" w:rsidP="000C6F83">
            <w:pPr>
              <w:keepNext/>
              <w:rPr>
                <w:rFonts w:ascii="Calibri" w:hAnsi="Calibri"/>
                <w:sz w:val="18"/>
                <w:szCs w:val="18"/>
              </w:rPr>
            </w:pPr>
          </w:p>
        </w:tc>
        <w:tc>
          <w:tcPr>
            <w:tcW w:w="989" w:type="dxa"/>
          </w:tcPr>
          <w:p w14:paraId="1F9B9826" w14:textId="77777777" w:rsidR="00E0793C" w:rsidRPr="00295655" w:rsidRDefault="00E0793C" w:rsidP="000C6F83">
            <w:pPr>
              <w:keepNext/>
              <w:rPr>
                <w:rFonts w:ascii="Calibri" w:hAnsi="Calibri"/>
                <w:sz w:val="18"/>
                <w:szCs w:val="18"/>
              </w:rPr>
            </w:pPr>
          </w:p>
        </w:tc>
        <w:tc>
          <w:tcPr>
            <w:tcW w:w="1293" w:type="dxa"/>
            <w:vAlign w:val="center"/>
          </w:tcPr>
          <w:p w14:paraId="1F9B9827" w14:textId="77777777" w:rsidR="00E0793C" w:rsidRPr="00295655" w:rsidRDefault="00E0793C" w:rsidP="000C6F83">
            <w:pPr>
              <w:keepNext/>
              <w:rPr>
                <w:rFonts w:ascii="Calibri" w:hAnsi="Calibri"/>
                <w:sz w:val="18"/>
                <w:szCs w:val="18"/>
              </w:rPr>
            </w:pPr>
          </w:p>
        </w:tc>
        <w:tc>
          <w:tcPr>
            <w:tcW w:w="1329" w:type="dxa"/>
            <w:vAlign w:val="center"/>
          </w:tcPr>
          <w:p w14:paraId="1F9B9828" w14:textId="77777777" w:rsidR="00E0793C" w:rsidRPr="00295655" w:rsidRDefault="00E0793C" w:rsidP="000C6F83">
            <w:pPr>
              <w:keepNext/>
              <w:rPr>
                <w:rFonts w:ascii="Calibri" w:hAnsi="Calibri"/>
                <w:sz w:val="18"/>
                <w:szCs w:val="18"/>
              </w:rPr>
            </w:pPr>
          </w:p>
        </w:tc>
        <w:tc>
          <w:tcPr>
            <w:tcW w:w="1329" w:type="dxa"/>
          </w:tcPr>
          <w:p w14:paraId="1F9B9829" w14:textId="77777777" w:rsidR="00E0793C" w:rsidRPr="00295655" w:rsidRDefault="00E0793C" w:rsidP="000C6F83">
            <w:pPr>
              <w:keepNext/>
              <w:rPr>
                <w:rFonts w:ascii="Calibri" w:hAnsi="Calibri"/>
                <w:sz w:val="18"/>
                <w:szCs w:val="18"/>
              </w:rPr>
            </w:pPr>
          </w:p>
        </w:tc>
      </w:tr>
      <w:tr w:rsidR="00E0793C" w:rsidRPr="00295655" w14:paraId="1F9B982C" w14:textId="77777777" w:rsidTr="00E0793C">
        <w:trPr>
          <w:cantSplit/>
        </w:trPr>
        <w:tc>
          <w:tcPr>
            <w:tcW w:w="14616" w:type="dxa"/>
            <w:gridSpan w:val="11"/>
          </w:tcPr>
          <w:p w14:paraId="1F9B982B" w14:textId="77777777" w:rsidR="00E0793C" w:rsidRPr="00295655" w:rsidRDefault="00E0793C" w:rsidP="00BA02F4">
            <w:pPr>
              <w:keepNext/>
              <w:rPr>
                <w:rFonts w:ascii="Calibri" w:hAnsi="Calibri"/>
                <w:sz w:val="18"/>
                <w:szCs w:val="18"/>
              </w:rPr>
            </w:pPr>
            <w:r w:rsidRPr="00295655">
              <w:rPr>
                <w:rFonts w:ascii="Calibri" w:hAnsi="Calibri"/>
                <w:sz w:val="18"/>
                <w:szCs w:val="18"/>
              </w:rPr>
              <w:t>Notes:</w:t>
            </w:r>
          </w:p>
        </w:tc>
      </w:tr>
    </w:tbl>
    <w:p w14:paraId="1F9B982D" w14:textId="77777777" w:rsidR="000F413D" w:rsidRDefault="000F413D" w:rsidP="008846F4">
      <w:pPr>
        <w:rPr>
          <w:rFonts w:ascii="Calibri" w:hAnsi="Calibri"/>
          <w:sz w:val="18"/>
          <w:szCs w:val="18"/>
        </w:rPr>
      </w:pPr>
    </w:p>
    <w:p w14:paraId="1F9B982E" w14:textId="77777777" w:rsidR="000C6F83" w:rsidRDefault="000C6F83"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990"/>
        <w:gridCol w:w="990"/>
        <w:gridCol w:w="2910"/>
        <w:gridCol w:w="2910"/>
        <w:gridCol w:w="2910"/>
        <w:gridCol w:w="1008"/>
      </w:tblGrid>
      <w:tr w:rsidR="00697221" w:rsidRPr="00295655" w14:paraId="1F9B9838" w14:textId="77777777" w:rsidTr="00697221">
        <w:trPr>
          <w:cantSplit/>
        </w:trPr>
        <w:tc>
          <w:tcPr>
            <w:tcW w:w="14616" w:type="dxa"/>
            <w:gridSpan w:val="8"/>
          </w:tcPr>
          <w:p w14:paraId="1F9B982F" w14:textId="385E44E9" w:rsidR="00697221" w:rsidRPr="00F9147E" w:rsidRDefault="00697221" w:rsidP="00A82EF3">
            <w:pPr>
              <w:keepNext/>
              <w:rPr>
                <w:rFonts w:ascii="Calibri" w:hAnsi="Calibri"/>
                <w:b/>
                <w:szCs w:val="18"/>
              </w:rPr>
            </w:pPr>
            <w:r w:rsidRPr="00F9147E">
              <w:rPr>
                <w:rFonts w:ascii="Calibri" w:hAnsi="Calibri"/>
                <w:b/>
                <w:szCs w:val="18"/>
              </w:rPr>
              <w:t>E. Installed Heating System Equipment Information (not heat pumps)</w:t>
            </w:r>
          </w:p>
          <w:p w14:paraId="1F9B9830" w14:textId="77777777" w:rsidR="00697221" w:rsidRDefault="00697221" w:rsidP="00A82EF3">
            <w:pPr>
              <w:rPr>
                <w:rFonts w:asciiTheme="minorHAnsi" w:hAnsiTheme="minorHAnsi"/>
                <w:sz w:val="16"/>
                <w:szCs w:val="16"/>
              </w:rPr>
            </w:pPr>
            <w:r w:rsidRPr="00A82EF3">
              <w:rPr>
                <w:rFonts w:ascii="Calibri" w:hAnsi="Calibri"/>
                <w:sz w:val="18"/>
                <w:szCs w:val="18"/>
              </w:rPr>
              <w:t>&lt;&lt;</w:t>
            </w:r>
            <w:r>
              <w:rPr>
                <w:rFonts w:ascii="Calibri" w:hAnsi="Calibri"/>
                <w:sz w:val="18"/>
                <w:szCs w:val="18"/>
              </w:rPr>
              <w:t>&lt;if all of the SC Systems listed in Section D have a value in D04 = one of the heat pump types (see list that follows), then display the section does not apply message; else</w:t>
            </w:r>
            <w:r w:rsidRPr="00A82EF3">
              <w:rPr>
                <w:rFonts w:ascii="Calibri" w:hAnsi="Calibri"/>
                <w:sz w:val="18"/>
                <w:szCs w:val="18"/>
              </w:rPr>
              <w:t xml:space="preserve"> require one row of data to be entered in this table for each of the SC Systems</w:t>
            </w:r>
            <w:r>
              <w:rPr>
                <w:rFonts w:ascii="Calibri" w:hAnsi="Calibri"/>
                <w:sz w:val="18"/>
                <w:szCs w:val="18"/>
              </w:rPr>
              <w:t xml:space="preserve"> for which the heating System Type</w:t>
            </w:r>
            <w:r w:rsidRPr="00A82EF3">
              <w:rPr>
                <w:rFonts w:ascii="Calibri" w:hAnsi="Calibri"/>
                <w:sz w:val="18"/>
                <w:szCs w:val="18"/>
              </w:rPr>
              <w:t xml:space="preserve"> listed in </w:t>
            </w:r>
            <w:r>
              <w:rPr>
                <w:rFonts w:ascii="Calibri" w:hAnsi="Calibri"/>
                <w:sz w:val="18"/>
                <w:szCs w:val="18"/>
              </w:rPr>
              <w:t>D04</w:t>
            </w:r>
            <w:r w:rsidRPr="00A82EF3">
              <w:rPr>
                <w:rFonts w:ascii="Calibri" w:hAnsi="Calibri"/>
                <w:sz w:val="18"/>
                <w:szCs w:val="18"/>
              </w:rPr>
              <w:t xml:space="preserve"> </w:t>
            </w:r>
            <w:r>
              <w:rPr>
                <w:rFonts w:ascii="Calibri" w:hAnsi="Calibri"/>
                <w:sz w:val="18"/>
                <w:szCs w:val="18"/>
              </w:rPr>
              <w:t>≠ one of the following heat pump types:</w:t>
            </w:r>
          </w:p>
          <w:p w14:paraId="1F9B9831" w14:textId="77777777" w:rsidR="00697221" w:rsidRPr="00A82EF3" w:rsidRDefault="00697221" w:rsidP="00A82EF3">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1F9B9832" w14:textId="77777777" w:rsidR="00697221" w:rsidRPr="00A82EF3" w:rsidRDefault="00697221" w:rsidP="00A82EF3">
            <w:pPr>
              <w:rPr>
                <w:rFonts w:asciiTheme="minorHAnsi" w:hAnsiTheme="minorHAnsi"/>
                <w:sz w:val="16"/>
                <w:szCs w:val="16"/>
              </w:rPr>
            </w:pPr>
            <w:r w:rsidRPr="00A82EF3">
              <w:rPr>
                <w:rFonts w:asciiTheme="minorHAnsi" w:hAnsiTheme="minorHAnsi"/>
                <w:sz w:val="16"/>
                <w:szCs w:val="16"/>
              </w:rPr>
              <w:t>*central packaged HP</w:t>
            </w:r>
          </w:p>
          <w:p w14:paraId="1F9B9833" w14:textId="77777777" w:rsidR="00697221" w:rsidRPr="00A82EF3" w:rsidRDefault="00697221" w:rsidP="00A82EF3">
            <w:pPr>
              <w:rPr>
                <w:rFonts w:asciiTheme="minorHAnsi" w:hAnsiTheme="minorHAnsi"/>
                <w:sz w:val="16"/>
                <w:szCs w:val="16"/>
              </w:rPr>
            </w:pPr>
            <w:r w:rsidRPr="00A82EF3">
              <w:rPr>
                <w:rFonts w:asciiTheme="minorHAnsi" w:hAnsiTheme="minorHAnsi"/>
                <w:sz w:val="16"/>
                <w:szCs w:val="16"/>
              </w:rPr>
              <w:t>*central large packaged HP</w:t>
            </w:r>
          </w:p>
          <w:p w14:paraId="1F9B9834" w14:textId="3DB3248D" w:rsidR="00697221" w:rsidRDefault="00697221" w:rsidP="00A81BF8">
            <w:pPr>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w:t>
            </w:r>
            <w:r w:rsidR="008A134D">
              <w:rPr>
                <w:rFonts w:asciiTheme="minorHAnsi" w:hAnsiTheme="minorHAnsi"/>
                <w:sz w:val="16"/>
                <w:szCs w:val="16"/>
              </w:rPr>
              <w:t>mini-</w:t>
            </w:r>
            <w:r>
              <w:rPr>
                <w:rFonts w:asciiTheme="minorHAnsi" w:hAnsiTheme="minorHAnsi"/>
                <w:sz w:val="16"/>
                <w:szCs w:val="16"/>
              </w:rPr>
              <w:t>split</w:t>
            </w:r>
            <w:r w:rsidRPr="00A82EF3">
              <w:rPr>
                <w:rFonts w:asciiTheme="minorHAnsi" w:hAnsiTheme="minorHAnsi"/>
                <w:sz w:val="16"/>
                <w:szCs w:val="16"/>
              </w:rPr>
              <w:t xml:space="preserve"> HP;</w:t>
            </w:r>
            <w:r w:rsidRPr="00761C61">
              <w:rPr>
                <w:rFonts w:asciiTheme="minorHAnsi" w:hAnsiTheme="minorHAnsi"/>
                <w:sz w:val="16"/>
                <w:szCs w:val="16"/>
              </w:rPr>
              <w:t xml:space="preserve"> </w:t>
            </w:r>
          </w:p>
          <w:p w14:paraId="1F9B9835" w14:textId="77777777" w:rsidR="00697221" w:rsidRDefault="00697221" w:rsidP="00A81BF8">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1F9B9836" w14:textId="77777777" w:rsidR="00697221" w:rsidRPr="00A82EF3" w:rsidRDefault="00697221" w:rsidP="00A81BF8">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14:paraId="1C8DFEA8" w14:textId="77777777" w:rsidR="008A134D" w:rsidRDefault="00697221" w:rsidP="00A82EF3">
            <w:pPr>
              <w:keepNext/>
              <w:rPr>
                <w:rFonts w:asciiTheme="minorHAnsi" w:hAnsiTheme="minorHAnsi"/>
                <w:sz w:val="16"/>
                <w:szCs w:val="16"/>
              </w:rPr>
            </w:pPr>
            <w:r w:rsidRPr="00A82EF3">
              <w:rPr>
                <w:rFonts w:asciiTheme="minorHAnsi" w:hAnsiTheme="minorHAnsi"/>
                <w:sz w:val="16"/>
                <w:szCs w:val="16"/>
              </w:rPr>
              <w:t>*room HP</w:t>
            </w:r>
            <w:r w:rsidR="008A134D">
              <w:rPr>
                <w:rFonts w:asciiTheme="minorHAnsi" w:hAnsiTheme="minorHAnsi"/>
                <w:sz w:val="16"/>
                <w:szCs w:val="16"/>
              </w:rPr>
              <w:t>;</w:t>
            </w:r>
          </w:p>
          <w:p w14:paraId="56C5CCF3" w14:textId="77777777" w:rsidR="008A134D" w:rsidRDefault="008A134D" w:rsidP="00A82EF3">
            <w:pPr>
              <w:keepNext/>
              <w:rPr>
                <w:rFonts w:asciiTheme="minorHAnsi" w:hAnsiTheme="minorHAnsi"/>
                <w:sz w:val="16"/>
                <w:szCs w:val="16"/>
              </w:rPr>
            </w:pPr>
            <w:r>
              <w:rPr>
                <w:rFonts w:asciiTheme="minorHAnsi" w:hAnsiTheme="minorHAnsi"/>
                <w:sz w:val="16"/>
                <w:szCs w:val="16"/>
              </w:rPr>
              <w:t>*small duct high velocity HP;</w:t>
            </w:r>
          </w:p>
          <w:p w14:paraId="31C4E02F" w14:textId="68D92F68" w:rsidR="008A134D" w:rsidRDefault="008A134D" w:rsidP="008A134D">
            <w:pPr>
              <w:keepNext/>
              <w:rPr>
                <w:rFonts w:asciiTheme="minorHAnsi" w:hAnsiTheme="minorHAnsi"/>
                <w:sz w:val="16"/>
                <w:szCs w:val="16"/>
              </w:rPr>
            </w:pPr>
            <w:r>
              <w:rPr>
                <w:rFonts w:asciiTheme="minorHAnsi" w:hAnsiTheme="minorHAnsi"/>
                <w:sz w:val="16"/>
                <w:szCs w:val="16"/>
              </w:rPr>
              <w:t>*ductless multi-split HP;</w:t>
            </w:r>
          </w:p>
          <w:p w14:paraId="1F9B9837" w14:textId="567D3507" w:rsidR="00697221" w:rsidRPr="00B36706" w:rsidRDefault="008A134D" w:rsidP="00D12054">
            <w:pPr>
              <w:keepNext/>
              <w:rPr>
                <w:rFonts w:asciiTheme="minorHAnsi" w:hAnsiTheme="minorHAnsi"/>
                <w:sz w:val="16"/>
                <w:szCs w:val="16"/>
              </w:rPr>
            </w:pPr>
            <w:r>
              <w:rPr>
                <w:rFonts w:ascii="Calibri" w:hAnsi="Calibri"/>
                <w:sz w:val="18"/>
                <w:szCs w:val="18"/>
              </w:rPr>
              <w:t>*ductless VRF HP</w:t>
            </w:r>
            <w:r w:rsidR="00697221" w:rsidRPr="00A82EF3">
              <w:rPr>
                <w:rFonts w:ascii="Calibri" w:hAnsi="Calibri"/>
                <w:sz w:val="18"/>
                <w:szCs w:val="18"/>
              </w:rPr>
              <w:t xml:space="preserve"> &gt;&gt;</w:t>
            </w:r>
          </w:p>
        </w:tc>
      </w:tr>
      <w:tr w:rsidR="00217F57" w:rsidRPr="00295655" w14:paraId="1F9B9841" w14:textId="77777777" w:rsidTr="00A53F9F">
        <w:trPr>
          <w:cantSplit/>
          <w:trHeight w:val="188"/>
        </w:trPr>
        <w:tc>
          <w:tcPr>
            <w:tcW w:w="1458" w:type="dxa"/>
            <w:vAlign w:val="bottom"/>
          </w:tcPr>
          <w:p w14:paraId="1F9B9839"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83A"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02</w:t>
            </w:r>
          </w:p>
        </w:tc>
        <w:tc>
          <w:tcPr>
            <w:tcW w:w="990" w:type="dxa"/>
            <w:vAlign w:val="bottom"/>
          </w:tcPr>
          <w:p w14:paraId="1F9B983B"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03</w:t>
            </w:r>
          </w:p>
        </w:tc>
        <w:tc>
          <w:tcPr>
            <w:tcW w:w="990" w:type="dxa"/>
            <w:vAlign w:val="bottom"/>
          </w:tcPr>
          <w:p w14:paraId="1F9B983C"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04</w:t>
            </w:r>
          </w:p>
        </w:tc>
        <w:tc>
          <w:tcPr>
            <w:tcW w:w="2910" w:type="dxa"/>
            <w:vAlign w:val="bottom"/>
          </w:tcPr>
          <w:p w14:paraId="1F9B983D"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05</w:t>
            </w:r>
          </w:p>
        </w:tc>
        <w:tc>
          <w:tcPr>
            <w:tcW w:w="2910" w:type="dxa"/>
            <w:vAlign w:val="bottom"/>
          </w:tcPr>
          <w:p w14:paraId="1F9B983E"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06</w:t>
            </w:r>
          </w:p>
        </w:tc>
        <w:tc>
          <w:tcPr>
            <w:tcW w:w="2910" w:type="dxa"/>
            <w:vAlign w:val="bottom"/>
          </w:tcPr>
          <w:p w14:paraId="1F9B983F"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07</w:t>
            </w:r>
          </w:p>
        </w:tc>
        <w:tc>
          <w:tcPr>
            <w:tcW w:w="1008" w:type="dxa"/>
            <w:vAlign w:val="bottom"/>
          </w:tcPr>
          <w:p w14:paraId="1F9B9840" w14:textId="77777777" w:rsidR="00217F57" w:rsidRPr="00295655" w:rsidRDefault="00217F57" w:rsidP="00A82EF3">
            <w:pPr>
              <w:keepNext/>
              <w:jc w:val="center"/>
              <w:rPr>
                <w:rFonts w:ascii="Calibri" w:hAnsi="Calibri"/>
                <w:sz w:val="18"/>
                <w:szCs w:val="18"/>
              </w:rPr>
            </w:pPr>
            <w:r>
              <w:rPr>
                <w:rFonts w:ascii="Calibri" w:hAnsi="Calibri"/>
                <w:sz w:val="18"/>
                <w:szCs w:val="18"/>
              </w:rPr>
              <w:t>08</w:t>
            </w:r>
          </w:p>
        </w:tc>
      </w:tr>
      <w:tr w:rsidR="00217F57" w:rsidRPr="00697221" w14:paraId="1F9B984C" w14:textId="77777777" w:rsidTr="00DF197D">
        <w:trPr>
          <w:cantSplit/>
          <w:trHeight w:val="576"/>
        </w:trPr>
        <w:tc>
          <w:tcPr>
            <w:tcW w:w="1458" w:type="dxa"/>
            <w:vAlign w:val="bottom"/>
          </w:tcPr>
          <w:p w14:paraId="1F9B9842"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SC System Identification or Name</w:t>
            </w:r>
          </w:p>
        </w:tc>
        <w:tc>
          <w:tcPr>
            <w:tcW w:w="1440" w:type="dxa"/>
            <w:vAlign w:val="bottom"/>
          </w:tcPr>
          <w:p w14:paraId="1F9B9843"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SC System Location or Area Served</w:t>
            </w:r>
          </w:p>
        </w:tc>
        <w:tc>
          <w:tcPr>
            <w:tcW w:w="990" w:type="dxa"/>
            <w:vAlign w:val="bottom"/>
          </w:tcPr>
          <w:p w14:paraId="1F9B9844"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Heating Efficiency</w:t>
            </w:r>
          </w:p>
          <w:p w14:paraId="1F9B9845"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Type</w:t>
            </w:r>
          </w:p>
        </w:tc>
        <w:tc>
          <w:tcPr>
            <w:tcW w:w="990" w:type="dxa"/>
            <w:vAlign w:val="bottom"/>
          </w:tcPr>
          <w:p w14:paraId="1F9B9846"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Heating Efficiency</w:t>
            </w:r>
          </w:p>
          <w:p w14:paraId="1F9B9847" w14:textId="77777777" w:rsidR="00217F57" w:rsidRPr="00697221" w:rsidRDefault="00217F57" w:rsidP="00A82EF3">
            <w:pPr>
              <w:keepNext/>
              <w:jc w:val="center"/>
              <w:rPr>
                <w:rFonts w:ascii="Calibri" w:hAnsi="Calibri"/>
                <w:sz w:val="18"/>
                <w:szCs w:val="18"/>
              </w:rPr>
            </w:pPr>
            <w:r>
              <w:rPr>
                <w:rFonts w:ascii="Calibri" w:hAnsi="Calibri"/>
                <w:sz w:val="18"/>
                <w:szCs w:val="18"/>
              </w:rPr>
              <w:t>V</w:t>
            </w:r>
            <w:r w:rsidRPr="00697221">
              <w:rPr>
                <w:rFonts w:ascii="Calibri" w:hAnsi="Calibri"/>
                <w:sz w:val="18"/>
                <w:szCs w:val="18"/>
              </w:rPr>
              <w:t>alue</w:t>
            </w:r>
          </w:p>
        </w:tc>
        <w:tc>
          <w:tcPr>
            <w:tcW w:w="2910" w:type="dxa"/>
            <w:vAlign w:val="bottom"/>
          </w:tcPr>
          <w:p w14:paraId="1F9B9848"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Heating Unit Manufacturer</w:t>
            </w:r>
          </w:p>
        </w:tc>
        <w:tc>
          <w:tcPr>
            <w:tcW w:w="2910" w:type="dxa"/>
            <w:vAlign w:val="bottom"/>
          </w:tcPr>
          <w:p w14:paraId="1F9B9849"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Heating Unit Model Number</w:t>
            </w:r>
          </w:p>
        </w:tc>
        <w:tc>
          <w:tcPr>
            <w:tcW w:w="2910" w:type="dxa"/>
            <w:vAlign w:val="bottom"/>
          </w:tcPr>
          <w:p w14:paraId="1F9B984A" w14:textId="33C97EA1" w:rsidR="00217F57" w:rsidRPr="00697221" w:rsidRDefault="00217F57" w:rsidP="00B257BE">
            <w:pPr>
              <w:keepNext/>
              <w:jc w:val="center"/>
              <w:rPr>
                <w:rFonts w:ascii="Calibri" w:hAnsi="Calibri"/>
                <w:sz w:val="18"/>
                <w:szCs w:val="18"/>
              </w:rPr>
            </w:pPr>
            <w:r w:rsidRPr="00697221">
              <w:rPr>
                <w:rFonts w:ascii="Calibri" w:hAnsi="Calibri"/>
                <w:sz w:val="18"/>
                <w:szCs w:val="18"/>
              </w:rPr>
              <w:t xml:space="preserve">Heating Unit </w:t>
            </w:r>
            <w:r w:rsidR="00B257BE">
              <w:rPr>
                <w:rFonts w:ascii="Calibri" w:hAnsi="Calibri"/>
                <w:sz w:val="18"/>
                <w:szCs w:val="18"/>
              </w:rPr>
              <w:t>S</w:t>
            </w:r>
            <w:r w:rsidRPr="00697221">
              <w:rPr>
                <w:rFonts w:ascii="Calibri" w:hAnsi="Calibri"/>
                <w:sz w:val="18"/>
                <w:szCs w:val="18"/>
              </w:rPr>
              <w:t xml:space="preserve">erial </w:t>
            </w:r>
            <w:r w:rsidR="00B257BE">
              <w:rPr>
                <w:rFonts w:ascii="Calibri" w:hAnsi="Calibri"/>
                <w:sz w:val="18"/>
                <w:szCs w:val="18"/>
              </w:rPr>
              <w:t>N</w:t>
            </w:r>
            <w:r w:rsidRPr="00697221">
              <w:rPr>
                <w:rFonts w:ascii="Calibri" w:hAnsi="Calibri"/>
                <w:sz w:val="18"/>
                <w:szCs w:val="18"/>
              </w:rPr>
              <w:t>umber</w:t>
            </w:r>
          </w:p>
        </w:tc>
        <w:tc>
          <w:tcPr>
            <w:tcW w:w="1008" w:type="dxa"/>
            <w:vAlign w:val="bottom"/>
          </w:tcPr>
          <w:p w14:paraId="1F9B984B" w14:textId="6B3D0F5B" w:rsidR="00217F57" w:rsidRPr="00697221" w:rsidRDefault="00217F57" w:rsidP="00B257BE">
            <w:pPr>
              <w:keepNext/>
              <w:jc w:val="center"/>
              <w:rPr>
                <w:rFonts w:ascii="Calibri" w:hAnsi="Calibri"/>
                <w:sz w:val="18"/>
                <w:szCs w:val="18"/>
              </w:rPr>
            </w:pPr>
            <w:r w:rsidRPr="00697221">
              <w:rPr>
                <w:rFonts w:ascii="Calibri" w:hAnsi="Calibri"/>
                <w:sz w:val="18"/>
                <w:szCs w:val="18"/>
              </w:rPr>
              <w:t>Rated Heating Capacity, Output (</w:t>
            </w:r>
            <w:r w:rsidR="00B257BE" w:rsidRPr="00697221">
              <w:rPr>
                <w:rFonts w:ascii="Calibri" w:hAnsi="Calibri"/>
                <w:sz w:val="18"/>
                <w:szCs w:val="18"/>
              </w:rPr>
              <w:t>B</w:t>
            </w:r>
            <w:r w:rsidR="00B257BE">
              <w:rPr>
                <w:rFonts w:ascii="Calibri" w:hAnsi="Calibri"/>
                <w:sz w:val="18"/>
                <w:szCs w:val="18"/>
              </w:rPr>
              <w:t>tu/h</w:t>
            </w:r>
            <w:r w:rsidRPr="00697221">
              <w:rPr>
                <w:rFonts w:ascii="Calibri" w:hAnsi="Calibri"/>
                <w:sz w:val="18"/>
                <w:szCs w:val="18"/>
              </w:rPr>
              <w:t>)</w:t>
            </w:r>
          </w:p>
        </w:tc>
      </w:tr>
      <w:tr w:rsidR="00217F57" w:rsidRPr="00295655" w14:paraId="1F9B9859" w14:textId="77777777" w:rsidTr="00DF197D">
        <w:trPr>
          <w:cantSplit/>
          <w:trHeight w:val="395"/>
        </w:trPr>
        <w:tc>
          <w:tcPr>
            <w:tcW w:w="1458" w:type="dxa"/>
          </w:tcPr>
          <w:p w14:paraId="1F9B984D" w14:textId="77777777" w:rsidR="00217F57" w:rsidRPr="00295655" w:rsidRDefault="00217F57" w:rsidP="007822B3">
            <w:pPr>
              <w:keepNext/>
              <w:rPr>
                <w:rFonts w:ascii="Calibri" w:hAnsi="Calibri"/>
                <w:sz w:val="18"/>
                <w:szCs w:val="18"/>
              </w:rPr>
            </w:pPr>
            <w:r w:rsidRPr="00295655">
              <w:rPr>
                <w:rFonts w:ascii="Calibri" w:hAnsi="Calibri"/>
                <w:sz w:val="18"/>
                <w:szCs w:val="18"/>
              </w:rPr>
              <w:t xml:space="preserve">&lt;&lt;auto filled from </w:t>
            </w:r>
            <w:r>
              <w:rPr>
                <w:rFonts w:ascii="Calibri" w:hAnsi="Calibri"/>
                <w:sz w:val="18"/>
                <w:szCs w:val="18"/>
              </w:rPr>
              <w:t>D01</w:t>
            </w:r>
            <w:r w:rsidRPr="00295655">
              <w:rPr>
                <w:rFonts w:ascii="Calibri" w:hAnsi="Calibri"/>
                <w:sz w:val="18"/>
                <w:szCs w:val="18"/>
              </w:rPr>
              <w:t>&gt;&gt;</w:t>
            </w:r>
          </w:p>
        </w:tc>
        <w:tc>
          <w:tcPr>
            <w:tcW w:w="1440" w:type="dxa"/>
          </w:tcPr>
          <w:p w14:paraId="1F9B984E" w14:textId="77777777" w:rsidR="00217F57" w:rsidRPr="00EE5AA6" w:rsidRDefault="00217F57" w:rsidP="00820605">
            <w:pPr>
              <w:rPr>
                <w:rFonts w:asciiTheme="minorHAnsi" w:hAnsiTheme="minorHAnsi"/>
                <w:sz w:val="16"/>
                <w:szCs w:val="16"/>
              </w:rPr>
            </w:pPr>
            <w:r w:rsidRPr="0098534B">
              <w:rPr>
                <w:rFonts w:ascii="Calibri" w:hAnsi="Calibri"/>
                <w:sz w:val="16"/>
                <w:szCs w:val="16"/>
              </w:rPr>
              <w:t xml:space="preserve">&lt;&lt;auto filled from </w:t>
            </w:r>
            <w:r>
              <w:rPr>
                <w:rFonts w:ascii="Calibri" w:hAnsi="Calibri"/>
                <w:sz w:val="16"/>
                <w:szCs w:val="16"/>
              </w:rPr>
              <w:t>D02</w:t>
            </w:r>
            <w:r w:rsidRPr="0098534B">
              <w:rPr>
                <w:rFonts w:ascii="Calibri" w:hAnsi="Calibri"/>
                <w:sz w:val="16"/>
                <w:szCs w:val="16"/>
              </w:rPr>
              <w:t xml:space="preserve">&gt;&gt; </w:t>
            </w:r>
          </w:p>
        </w:tc>
        <w:tc>
          <w:tcPr>
            <w:tcW w:w="990" w:type="dxa"/>
          </w:tcPr>
          <w:p w14:paraId="1F9B984F" w14:textId="77777777" w:rsidR="00217F57" w:rsidRPr="00697221" w:rsidRDefault="00217F57" w:rsidP="00820605">
            <w:pPr>
              <w:rPr>
                <w:rFonts w:asciiTheme="minorHAnsi" w:hAnsiTheme="minorHAnsi"/>
                <w:sz w:val="14"/>
                <w:szCs w:val="14"/>
              </w:rPr>
            </w:pPr>
            <w:r w:rsidRPr="00697221">
              <w:rPr>
                <w:rFonts w:asciiTheme="minorHAnsi" w:hAnsiTheme="minorHAnsi"/>
                <w:sz w:val="14"/>
                <w:szCs w:val="14"/>
              </w:rPr>
              <w:t xml:space="preserve">&lt;&lt;reference value from C02; note: values may be </w:t>
            </w:r>
          </w:p>
          <w:p w14:paraId="1F9B9850" w14:textId="77777777" w:rsidR="00217F57" w:rsidRPr="00697221" w:rsidRDefault="00217F57" w:rsidP="00820605">
            <w:pPr>
              <w:rPr>
                <w:rFonts w:asciiTheme="minorHAnsi" w:hAnsiTheme="minorHAnsi"/>
                <w:sz w:val="14"/>
                <w:szCs w:val="14"/>
              </w:rPr>
            </w:pPr>
            <w:r w:rsidRPr="00697221">
              <w:rPr>
                <w:rFonts w:asciiTheme="minorHAnsi" w:hAnsiTheme="minorHAnsi"/>
                <w:sz w:val="14"/>
                <w:szCs w:val="14"/>
              </w:rPr>
              <w:t>*AFUE;</w:t>
            </w:r>
          </w:p>
          <w:p w14:paraId="1F9B9851" w14:textId="77777777" w:rsidR="00217F57" w:rsidRPr="00697221" w:rsidRDefault="00217F57" w:rsidP="00820605">
            <w:pPr>
              <w:rPr>
                <w:rFonts w:asciiTheme="minorHAnsi" w:hAnsiTheme="minorHAnsi"/>
                <w:sz w:val="14"/>
                <w:szCs w:val="14"/>
              </w:rPr>
            </w:pPr>
            <w:r w:rsidRPr="00697221">
              <w:rPr>
                <w:rFonts w:asciiTheme="minorHAnsi" w:hAnsiTheme="minorHAnsi"/>
                <w:sz w:val="14"/>
                <w:szCs w:val="14"/>
              </w:rPr>
              <w:t>*COP;</w:t>
            </w:r>
          </w:p>
          <w:p w14:paraId="1F9B9852" w14:textId="77777777" w:rsidR="00217F57" w:rsidRDefault="00217F57" w:rsidP="00820605">
            <w:pPr>
              <w:rPr>
                <w:ins w:id="78" w:author="Shewmaker, Michael@Energy" w:date="2017-12-13T11:12:00Z"/>
                <w:rFonts w:asciiTheme="minorHAnsi" w:hAnsiTheme="minorHAnsi"/>
                <w:sz w:val="14"/>
                <w:szCs w:val="14"/>
              </w:rPr>
            </w:pPr>
            <w:r w:rsidRPr="00697221">
              <w:rPr>
                <w:rFonts w:asciiTheme="minorHAnsi" w:hAnsiTheme="minorHAnsi"/>
                <w:sz w:val="14"/>
                <w:szCs w:val="14"/>
              </w:rPr>
              <w:t>*HSPF</w:t>
            </w:r>
            <w:ins w:id="79" w:author="Shewmaker, Michael@Energy" w:date="2017-12-13T11:12:00Z">
              <w:r w:rsidR="00384403">
                <w:rPr>
                  <w:rFonts w:asciiTheme="minorHAnsi" w:hAnsiTheme="minorHAnsi"/>
                  <w:sz w:val="14"/>
                  <w:szCs w:val="14"/>
                </w:rPr>
                <w:t>; or</w:t>
              </w:r>
            </w:ins>
          </w:p>
          <w:p w14:paraId="043EA54E" w14:textId="3F02E088" w:rsidR="00384403" w:rsidRPr="00697221" w:rsidRDefault="00384403" w:rsidP="00820605">
            <w:pPr>
              <w:rPr>
                <w:rFonts w:asciiTheme="minorHAnsi" w:hAnsiTheme="minorHAnsi"/>
                <w:sz w:val="14"/>
                <w:szCs w:val="14"/>
              </w:rPr>
            </w:pPr>
            <w:ins w:id="80" w:author="Shewmaker, Michael@Energy" w:date="2017-12-13T11:12:00Z">
              <w:r>
                <w:rPr>
                  <w:rFonts w:asciiTheme="minorHAnsi" w:hAnsiTheme="minorHAnsi"/>
                  <w:sz w:val="14"/>
                  <w:szCs w:val="14"/>
                </w:rPr>
                <w:t>*NA</w:t>
              </w:r>
            </w:ins>
          </w:p>
          <w:p w14:paraId="1F9B9853" w14:textId="77777777" w:rsidR="00217F57" w:rsidRPr="00295655" w:rsidRDefault="00217F57" w:rsidP="00820605">
            <w:pPr>
              <w:rPr>
                <w:rFonts w:ascii="Calibri" w:hAnsi="Calibri"/>
                <w:sz w:val="18"/>
                <w:szCs w:val="18"/>
              </w:rPr>
            </w:pPr>
            <w:r w:rsidRPr="00697221">
              <w:rPr>
                <w:rFonts w:ascii="Calibri" w:hAnsi="Calibri"/>
                <w:sz w:val="14"/>
                <w:szCs w:val="14"/>
              </w:rPr>
              <w:t>&gt;&gt;</w:t>
            </w:r>
          </w:p>
        </w:tc>
        <w:tc>
          <w:tcPr>
            <w:tcW w:w="990" w:type="dxa"/>
          </w:tcPr>
          <w:p w14:paraId="1F9B9854" w14:textId="1166D2CD" w:rsidR="00217F57" w:rsidRPr="00697221" w:rsidRDefault="00217F57" w:rsidP="00384403">
            <w:pPr>
              <w:keepNext/>
              <w:rPr>
                <w:rFonts w:ascii="Calibri" w:hAnsi="Calibri"/>
                <w:sz w:val="14"/>
                <w:szCs w:val="14"/>
              </w:rPr>
            </w:pPr>
            <w:r w:rsidRPr="00697221">
              <w:rPr>
                <w:rFonts w:ascii="Calibri" w:hAnsi="Calibri"/>
                <w:sz w:val="14"/>
                <w:szCs w:val="14"/>
              </w:rPr>
              <w:t>&lt;&lt;</w:t>
            </w:r>
            <w:ins w:id="81" w:author="Shewmaker, Michael@Energy" w:date="2017-12-13T11:12:00Z">
              <w:r w:rsidR="00384403">
                <w:rPr>
                  <w:rFonts w:ascii="Calibri" w:hAnsi="Calibri"/>
                  <w:sz w:val="14"/>
                  <w:szCs w:val="14"/>
                </w:rPr>
                <w:t xml:space="preserve">If C03 = NA, then report NA; else </w:t>
              </w:r>
            </w:ins>
            <w:r w:rsidRPr="00697221">
              <w:rPr>
                <w:rFonts w:ascii="Calibri" w:hAnsi="Calibri"/>
                <w:sz w:val="14"/>
                <w:szCs w:val="14"/>
              </w:rPr>
              <w:t xml:space="preserve">user input, numeric, 100.0≥xx.x≥0.0;  check value must be ≥ value in C03, to comply; </w:t>
            </w:r>
            <w:del w:id="82" w:author="Shewmaker, Michael@Energy" w:date="2017-12-13T11:15:00Z">
              <w:r w:rsidRPr="00697221" w:rsidDel="00384403">
                <w:rPr>
                  <w:rFonts w:ascii="Calibri" w:hAnsi="Calibri"/>
                  <w:sz w:val="14"/>
                  <w:szCs w:val="14"/>
                </w:rPr>
                <w:delText xml:space="preserve">else </w:delText>
              </w:r>
              <w:r w:rsidRPr="00697221" w:rsidDel="00384403">
                <w:rPr>
                  <w:rFonts w:asciiTheme="minorHAnsi" w:hAnsiTheme="minorHAnsi"/>
                  <w:sz w:val="14"/>
                  <w:szCs w:val="14"/>
                </w:rPr>
                <w:delText xml:space="preserve">flag non-compliant value and </w:delText>
              </w:r>
            </w:del>
            <w:r w:rsidRPr="00697221">
              <w:rPr>
                <w:rFonts w:ascii="Calibri" w:hAnsi="Calibri"/>
                <w:sz w:val="14"/>
                <w:szCs w:val="14"/>
              </w:rPr>
              <w:t xml:space="preserve">else </w:t>
            </w:r>
            <w:r w:rsidRPr="00697221">
              <w:rPr>
                <w:rFonts w:asciiTheme="minorHAnsi" w:hAnsiTheme="minorHAnsi"/>
                <w:sz w:val="14"/>
                <w:szCs w:val="14"/>
              </w:rPr>
              <w:t>flag non-compliant value and do not allow registration to proceed</w:t>
            </w:r>
            <w:r w:rsidRPr="00697221" w:rsidDel="00B47621">
              <w:rPr>
                <w:rFonts w:asciiTheme="minorHAnsi" w:hAnsiTheme="minorHAnsi"/>
                <w:sz w:val="14"/>
                <w:szCs w:val="14"/>
              </w:rPr>
              <w:t xml:space="preserve"> </w:t>
            </w:r>
            <w:r w:rsidRPr="00697221">
              <w:rPr>
                <w:rFonts w:ascii="Calibri" w:hAnsi="Calibri"/>
                <w:sz w:val="14"/>
                <w:szCs w:val="14"/>
              </w:rPr>
              <w:t>&gt;&gt;</w:t>
            </w:r>
          </w:p>
        </w:tc>
        <w:tc>
          <w:tcPr>
            <w:tcW w:w="2910" w:type="dxa"/>
          </w:tcPr>
          <w:p w14:paraId="1F9B9855" w14:textId="77777777" w:rsidR="00217F57" w:rsidRPr="009B16EE" w:rsidRDefault="00217F57" w:rsidP="0098534B">
            <w:pPr>
              <w:keepNext/>
              <w:rPr>
                <w:rFonts w:ascii="Calibri" w:hAnsi="Calibri"/>
                <w:sz w:val="18"/>
                <w:szCs w:val="18"/>
              </w:rPr>
            </w:pPr>
            <w:r w:rsidRPr="009B16EE">
              <w:rPr>
                <w:rFonts w:ascii="Calibri" w:hAnsi="Calibri"/>
                <w:sz w:val="18"/>
                <w:szCs w:val="18"/>
              </w:rPr>
              <w:t>&lt;&lt;user input alphanumeric text string max 50 characters&gt;&gt;</w:t>
            </w:r>
          </w:p>
        </w:tc>
        <w:tc>
          <w:tcPr>
            <w:tcW w:w="2910" w:type="dxa"/>
          </w:tcPr>
          <w:p w14:paraId="1F9B9856" w14:textId="77777777" w:rsidR="00217F57" w:rsidRPr="009B16EE" w:rsidRDefault="00217F57" w:rsidP="0098534B">
            <w:pPr>
              <w:keepNext/>
              <w:rPr>
                <w:rFonts w:ascii="Calibri" w:hAnsi="Calibri"/>
                <w:sz w:val="18"/>
                <w:szCs w:val="18"/>
              </w:rPr>
            </w:pPr>
            <w:r w:rsidRPr="009B16EE">
              <w:rPr>
                <w:rFonts w:ascii="Calibri" w:hAnsi="Calibri"/>
                <w:sz w:val="18"/>
                <w:szCs w:val="18"/>
              </w:rPr>
              <w:t>&lt;&lt;user input alphanumeric text string max 50 characters&gt;&gt;</w:t>
            </w:r>
          </w:p>
        </w:tc>
        <w:tc>
          <w:tcPr>
            <w:tcW w:w="2910" w:type="dxa"/>
          </w:tcPr>
          <w:p w14:paraId="1F9B9857" w14:textId="77777777" w:rsidR="00217F57" w:rsidRPr="009B16EE" w:rsidRDefault="00217F57" w:rsidP="0098534B">
            <w:pPr>
              <w:keepNext/>
              <w:rPr>
                <w:rFonts w:ascii="Calibri" w:hAnsi="Calibri"/>
                <w:sz w:val="18"/>
                <w:szCs w:val="18"/>
              </w:rPr>
            </w:pPr>
            <w:r w:rsidRPr="009B16EE">
              <w:rPr>
                <w:rFonts w:ascii="Calibri" w:hAnsi="Calibri"/>
                <w:sz w:val="18"/>
                <w:szCs w:val="18"/>
              </w:rPr>
              <w:t>&lt;&lt;user input alphanumeric text string max 50 characters&gt;&gt;</w:t>
            </w:r>
          </w:p>
        </w:tc>
        <w:tc>
          <w:tcPr>
            <w:tcW w:w="1008" w:type="dxa"/>
          </w:tcPr>
          <w:p w14:paraId="1F9B9858" w14:textId="77777777" w:rsidR="00217F57" w:rsidRPr="009B16EE" w:rsidRDefault="00217F57" w:rsidP="0098534B">
            <w:pPr>
              <w:keepNext/>
              <w:rPr>
                <w:rFonts w:ascii="Calibri" w:hAnsi="Calibri"/>
                <w:sz w:val="18"/>
                <w:szCs w:val="18"/>
              </w:rPr>
            </w:pPr>
            <w:r w:rsidRPr="009B16EE">
              <w:rPr>
                <w:rFonts w:ascii="Calibri" w:hAnsi="Calibri"/>
                <w:sz w:val="18"/>
                <w:szCs w:val="18"/>
              </w:rPr>
              <w:t>&lt;&lt;user input, numeric, xxxx&gt;&gt;</w:t>
            </w:r>
          </w:p>
        </w:tc>
      </w:tr>
      <w:tr w:rsidR="00217F57" w:rsidRPr="00295655" w14:paraId="1F9B9862" w14:textId="77777777" w:rsidTr="00DF197D">
        <w:trPr>
          <w:cantSplit/>
          <w:trHeight w:val="288"/>
        </w:trPr>
        <w:tc>
          <w:tcPr>
            <w:tcW w:w="1458" w:type="dxa"/>
          </w:tcPr>
          <w:p w14:paraId="1F9B985A" w14:textId="725842AD" w:rsidR="00217F57" w:rsidRPr="00295655" w:rsidRDefault="00217F57" w:rsidP="000C6F83">
            <w:pPr>
              <w:keepNext/>
              <w:rPr>
                <w:rFonts w:ascii="Calibri" w:hAnsi="Calibri"/>
                <w:sz w:val="18"/>
                <w:szCs w:val="18"/>
              </w:rPr>
            </w:pPr>
          </w:p>
        </w:tc>
        <w:tc>
          <w:tcPr>
            <w:tcW w:w="1440" w:type="dxa"/>
          </w:tcPr>
          <w:p w14:paraId="1F9B985B" w14:textId="77777777" w:rsidR="00217F57" w:rsidRPr="00295655" w:rsidRDefault="00217F57" w:rsidP="000C6F83">
            <w:pPr>
              <w:keepNext/>
              <w:rPr>
                <w:rFonts w:ascii="Calibri" w:hAnsi="Calibri"/>
                <w:sz w:val="18"/>
                <w:szCs w:val="18"/>
              </w:rPr>
            </w:pPr>
          </w:p>
        </w:tc>
        <w:tc>
          <w:tcPr>
            <w:tcW w:w="990" w:type="dxa"/>
          </w:tcPr>
          <w:p w14:paraId="1F9B985C" w14:textId="77777777" w:rsidR="00217F57" w:rsidRPr="00295655" w:rsidRDefault="00217F57" w:rsidP="000C6F83">
            <w:pPr>
              <w:keepNext/>
              <w:rPr>
                <w:rFonts w:ascii="Calibri" w:hAnsi="Calibri"/>
                <w:sz w:val="18"/>
                <w:szCs w:val="18"/>
              </w:rPr>
            </w:pPr>
          </w:p>
        </w:tc>
        <w:tc>
          <w:tcPr>
            <w:tcW w:w="990" w:type="dxa"/>
          </w:tcPr>
          <w:p w14:paraId="1F9B985D" w14:textId="77777777" w:rsidR="00217F57" w:rsidRPr="00295655" w:rsidRDefault="00217F57" w:rsidP="000C6F83">
            <w:pPr>
              <w:keepNext/>
              <w:rPr>
                <w:rFonts w:ascii="Calibri" w:hAnsi="Calibri"/>
                <w:sz w:val="18"/>
                <w:szCs w:val="18"/>
              </w:rPr>
            </w:pPr>
          </w:p>
        </w:tc>
        <w:tc>
          <w:tcPr>
            <w:tcW w:w="2910" w:type="dxa"/>
          </w:tcPr>
          <w:p w14:paraId="1F9B985E" w14:textId="77777777" w:rsidR="00217F57" w:rsidRPr="00295655" w:rsidRDefault="00217F57" w:rsidP="000C6F83">
            <w:pPr>
              <w:keepNext/>
              <w:rPr>
                <w:rFonts w:ascii="Calibri" w:hAnsi="Calibri"/>
                <w:sz w:val="18"/>
                <w:szCs w:val="18"/>
              </w:rPr>
            </w:pPr>
          </w:p>
        </w:tc>
        <w:tc>
          <w:tcPr>
            <w:tcW w:w="2910" w:type="dxa"/>
          </w:tcPr>
          <w:p w14:paraId="1F9B985F" w14:textId="77777777" w:rsidR="00217F57" w:rsidRPr="00295655" w:rsidRDefault="00217F57" w:rsidP="000C6F83">
            <w:pPr>
              <w:keepNext/>
              <w:rPr>
                <w:rFonts w:ascii="Calibri" w:hAnsi="Calibri"/>
                <w:sz w:val="18"/>
                <w:szCs w:val="18"/>
              </w:rPr>
            </w:pPr>
          </w:p>
        </w:tc>
        <w:tc>
          <w:tcPr>
            <w:tcW w:w="2910" w:type="dxa"/>
          </w:tcPr>
          <w:p w14:paraId="1F9B9860" w14:textId="77777777" w:rsidR="00217F57" w:rsidRPr="00295655" w:rsidRDefault="00217F57" w:rsidP="000C6F83">
            <w:pPr>
              <w:keepNext/>
              <w:rPr>
                <w:rFonts w:ascii="Calibri" w:hAnsi="Calibri"/>
                <w:sz w:val="18"/>
                <w:szCs w:val="18"/>
              </w:rPr>
            </w:pPr>
          </w:p>
        </w:tc>
        <w:tc>
          <w:tcPr>
            <w:tcW w:w="1008" w:type="dxa"/>
          </w:tcPr>
          <w:p w14:paraId="1F9B9861" w14:textId="77777777" w:rsidR="00217F57" w:rsidRPr="00295655" w:rsidRDefault="00217F57" w:rsidP="000C6F83">
            <w:pPr>
              <w:keepNext/>
              <w:rPr>
                <w:rFonts w:ascii="Calibri" w:hAnsi="Calibri"/>
                <w:sz w:val="18"/>
                <w:szCs w:val="18"/>
              </w:rPr>
            </w:pPr>
          </w:p>
        </w:tc>
      </w:tr>
      <w:tr w:rsidR="00217F57" w:rsidRPr="00295655" w14:paraId="1F9B986B" w14:textId="77777777" w:rsidTr="00DF197D">
        <w:trPr>
          <w:cantSplit/>
          <w:trHeight w:val="288"/>
        </w:trPr>
        <w:tc>
          <w:tcPr>
            <w:tcW w:w="1458" w:type="dxa"/>
          </w:tcPr>
          <w:p w14:paraId="1F9B9863" w14:textId="77777777" w:rsidR="00217F57" w:rsidRPr="00295655" w:rsidRDefault="00217F57" w:rsidP="000C6F83">
            <w:pPr>
              <w:keepNext/>
              <w:rPr>
                <w:rFonts w:ascii="Calibri" w:hAnsi="Calibri"/>
                <w:sz w:val="18"/>
                <w:szCs w:val="18"/>
              </w:rPr>
            </w:pPr>
          </w:p>
        </w:tc>
        <w:tc>
          <w:tcPr>
            <w:tcW w:w="1440" w:type="dxa"/>
          </w:tcPr>
          <w:p w14:paraId="1F9B9864" w14:textId="77777777" w:rsidR="00217F57" w:rsidRPr="00295655" w:rsidRDefault="00217F57" w:rsidP="000C6F83">
            <w:pPr>
              <w:keepNext/>
              <w:rPr>
                <w:rFonts w:ascii="Calibri" w:hAnsi="Calibri"/>
                <w:sz w:val="18"/>
                <w:szCs w:val="18"/>
              </w:rPr>
            </w:pPr>
          </w:p>
        </w:tc>
        <w:tc>
          <w:tcPr>
            <w:tcW w:w="990" w:type="dxa"/>
          </w:tcPr>
          <w:p w14:paraId="1F9B9865" w14:textId="77777777" w:rsidR="00217F57" w:rsidRPr="00295655" w:rsidRDefault="00217F57" w:rsidP="000C6F83">
            <w:pPr>
              <w:keepNext/>
              <w:rPr>
                <w:rFonts w:ascii="Calibri" w:hAnsi="Calibri"/>
                <w:sz w:val="18"/>
                <w:szCs w:val="18"/>
              </w:rPr>
            </w:pPr>
          </w:p>
        </w:tc>
        <w:tc>
          <w:tcPr>
            <w:tcW w:w="990" w:type="dxa"/>
          </w:tcPr>
          <w:p w14:paraId="1F9B9866" w14:textId="77777777" w:rsidR="00217F57" w:rsidRPr="00295655" w:rsidRDefault="00217F57" w:rsidP="000C6F83">
            <w:pPr>
              <w:keepNext/>
              <w:rPr>
                <w:rFonts w:ascii="Calibri" w:hAnsi="Calibri"/>
                <w:sz w:val="18"/>
                <w:szCs w:val="18"/>
              </w:rPr>
            </w:pPr>
          </w:p>
        </w:tc>
        <w:tc>
          <w:tcPr>
            <w:tcW w:w="2910" w:type="dxa"/>
          </w:tcPr>
          <w:p w14:paraId="1F9B9867" w14:textId="77777777" w:rsidR="00217F57" w:rsidRPr="00295655" w:rsidRDefault="00217F57" w:rsidP="000C6F83">
            <w:pPr>
              <w:keepNext/>
              <w:rPr>
                <w:rFonts w:ascii="Calibri" w:hAnsi="Calibri"/>
                <w:sz w:val="18"/>
                <w:szCs w:val="18"/>
              </w:rPr>
            </w:pPr>
          </w:p>
        </w:tc>
        <w:tc>
          <w:tcPr>
            <w:tcW w:w="2910" w:type="dxa"/>
          </w:tcPr>
          <w:p w14:paraId="1F9B9868" w14:textId="77777777" w:rsidR="00217F57" w:rsidRPr="00295655" w:rsidRDefault="00217F57" w:rsidP="000C6F83">
            <w:pPr>
              <w:keepNext/>
              <w:rPr>
                <w:rFonts w:ascii="Calibri" w:hAnsi="Calibri"/>
                <w:sz w:val="18"/>
                <w:szCs w:val="18"/>
              </w:rPr>
            </w:pPr>
          </w:p>
        </w:tc>
        <w:tc>
          <w:tcPr>
            <w:tcW w:w="2910" w:type="dxa"/>
          </w:tcPr>
          <w:p w14:paraId="1F9B9869" w14:textId="77777777" w:rsidR="00217F57" w:rsidRPr="00295655" w:rsidRDefault="00217F57" w:rsidP="000C6F83">
            <w:pPr>
              <w:keepNext/>
              <w:rPr>
                <w:rFonts w:ascii="Calibri" w:hAnsi="Calibri"/>
                <w:sz w:val="18"/>
                <w:szCs w:val="18"/>
              </w:rPr>
            </w:pPr>
          </w:p>
        </w:tc>
        <w:tc>
          <w:tcPr>
            <w:tcW w:w="1008" w:type="dxa"/>
          </w:tcPr>
          <w:p w14:paraId="1F9B986A" w14:textId="77777777" w:rsidR="00217F57" w:rsidRPr="00295655" w:rsidRDefault="00217F57" w:rsidP="000C6F83">
            <w:pPr>
              <w:keepNext/>
              <w:rPr>
                <w:rFonts w:ascii="Calibri" w:hAnsi="Calibri"/>
                <w:sz w:val="18"/>
                <w:szCs w:val="18"/>
              </w:rPr>
            </w:pPr>
          </w:p>
        </w:tc>
      </w:tr>
      <w:tr w:rsidR="00217F57" w:rsidRPr="00295655" w14:paraId="1F9B986D" w14:textId="77777777" w:rsidTr="00697221">
        <w:trPr>
          <w:cantSplit/>
        </w:trPr>
        <w:tc>
          <w:tcPr>
            <w:tcW w:w="14616" w:type="dxa"/>
            <w:gridSpan w:val="8"/>
          </w:tcPr>
          <w:p w14:paraId="1F9B986C" w14:textId="77777777" w:rsidR="00217F57" w:rsidRPr="00295655" w:rsidRDefault="00217F57" w:rsidP="00A82EF3">
            <w:pPr>
              <w:keepNext/>
              <w:rPr>
                <w:rFonts w:ascii="Calibri" w:hAnsi="Calibri"/>
                <w:sz w:val="18"/>
                <w:szCs w:val="18"/>
              </w:rPr>
            </w:pPr>
            <w:r w:rsidRPr="00295655">
              <w:rPr>
                <w:rFonts w:ascii="Calibri" w:hAnsi="Calibri"/>
                <w:sz w:val="18"/>
                <w:szCs w:val="18"/>
              </w:rPr>
              <w:t>Notes:</w:t>
            </w:r>
          </w:p>
        </w:tc>
      </w:tr>
    </w:tbl>
    <w:p w14:paraId="1F9B986E" w14:textId="77777777" w:rsidR="000C6F83" w:rsidRDefault="000C6F83" w:rsidP="008846F4">
      <w:pPr>
        <w:rPr>
          <w:rFonts w:ascii="Calibri" w:hAnsi="Calibri"/>
          <w:sz w:val="18"/>
          <w:szCs w:val="18"/>
        </w:rPr>
      </w:pPr>
    </w:p>
    <w:p w14:paraId="1F9B986F" w14:textId="77777777" w:rsidR="00044F60" w:rsidRDefault="00044F60" w:rsidP="008846F4">
      <w:pPr>
        <w:rPr>
          <w:rFonts w:ascii="Calibri" w:hAnsi="Calibri"/>
          <w:sz w:val="18"/>
          <w:szCs w:val="18"/>
        </w:rPr>
      </w:pPr>
    </w:p>
    <w:p w14:paraId="1F9B9870" w14:textId="77777777" w:rsidR="00044F60" w:rsidRDefault="00044F60"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990"/>
        <w:gridCol w:w="990"/>
        <w:gridCol w:w="2460"/>
        <w:gridCol w:w="2640"/>
        <w:gridCol w:w="2550"/>
        <w:gridCol w:w="1080"/>
        <w:gridCol w:w="1008"/>
      </w:tblGrid>
      <w:tr w:rsidR="00697221" w:rsidRPr="00295655" w14:paraId="1F9B987A" w14:textId="77777777" w:rsidTr="00A53F9F">
        <w:trPr>
          <w:cantSplit/>
        </w:trPr>
        <w:tc>
          <w:tcPr>
            <w:tcW w:w="14616" w:type="dxa"/>
            <w:gridSpan w:val="9"/>
          </w:tcPr>
          <w:p w14:paraId="1F9B9871" w14:textId="4C57D1DB" w:rsidR="00697221" w:rsidRPr="00F9147E" w:rsidRDefault="00697221" w:rsidP="00E91CEC">
            <w:pPr>
              <w:keepNext/>
              <w:rPr>
                <w:rFonts w:ascii="Calibri" w:hAnsi="Calibri"/>
                <w:b/>
                <w:szCs w:val="18"/>
              </w:rPr>
            </w:pPr>
            <w:r w:rsidRPr="00F9147E">
              <w:rPr>
                <w:rFonts w:ascii="Calibri" w:hAnsi="Calibri"/>
                <w:b/>
                <w:szCs w:val="18"/>
              </w:rPr>
              <w:t>F. Installed Cooling System Outdoor Condensing Unit or Package Unit Equipment Information (not heat pumps)</w:t>
            </w:r>
          </w:p>
          <w:p w14:paraId="1F9B9872" w14:textId="77777777" w:rsidR="00697221" w:rsidRDefault="00697221" w:rsidP="00E82483">
            <w:pPr>
              <w:rPr>
                <w:rFonts w:asciiTheme="minorHAnsi" w:hAnsiTheme="minorHAnsi"/>
                <w:sz w:val="16"/>
                <w:szCs w:val="16"/>
              </w:rPr>
            </w:pPr>
            <w:r w:rsidRPr="00FB4BFD">
              <w:rPr>
                <w:rFonts w:ascii="Calibri" w:hAnsi="Calibri"/>
                <w:sz w:val="18"/>
                <w:szCs w:val="18"/>
              </w:rPr>
              <w:t>&lt;&lt;</w:t>
            </w:r>
            <w:r>
              <w:rPr>
                <w:rFonts w:ascii="Calibri" w:hAnsi="Calibri"/>
                <w:sz w:val="18"/>
                <w:szCs w:val="18"/>
              </w:rPr>
              <w:t xml:space="preserve"> if all of the SC Systems listed in Section D have a value in D05= No Cooling, then display the section does not apply message; else</w:t>
            </w:r>
            <w:r w:rsidRPr="00FB4BFD">
              <w:rPr>
                <w:rFonts w:ascii="Calibri" w:hAnsi="Calibri"/>
                <w:sz w:val="18"/>
                <w:szCs w:val="18"/>
              </w:rPr>
              <w:t xml:space="preserve"> require one row of data to be entered in this table for each of the SC System</w:t>
            </w:r>
            <w:r>
              <w:rPr>
                <w:rFonts w:ascii="Calibri" w:hAnsi="Calibri"/>
                <w:sz w:val="18"/>
                <w:szCs w:val="18"/>
              </w:rPr>
              <w:t>s</w:t>
            </w:r>
            <w:r w:rsidRPr="00FB4BFD">
              <w:rPr>
                <w:rFonts w:ascii="Calibri" w:hAnsi="Calibri"/>
                <w:sz w:val="18"/>
                <w:szCs w:val="18"/>
              </w:rPr>
              <w:t xml:space="preserve"> listed in Section </w:t>
            </w:r>
            <w:r>
              <w:rPr>
                <w:rFonts w:ascii="Calibri" w:hAnsi="Calibri"/>
                <w:sz w:val="18"/>
                <w:szCs w:val="18"/>
              </w:rPr>
              <w:t>D</w:t>
            </w:r>
            <w:r w:rsidRPr="00FB4BFD">
              <w:rPr>
                <w:rFonts w:ascii="Calibri" w:hAnsi="Calibri"/>
                <w:sz w:val="18"/>
                <w:szCs w:val="18"/>
              </w:rPr>
              <w:t xml:space="preserve"> </w:t>
            </w:r>
            <w:r>
              <w:rPr>
                <w:rFonts w:ascii="Calibri" w:hAnsi="Calibri"/>
                <w:sz w:val="18"/>
                <w:szCs w:val="18"/>
              </w:rPr>
              <w:t>for which D05≠</w:t>
            </w:r>
            <w:r w:rsidRPr="00FB4BFD">
              <w:rPr>
                <w:rFonts w:ascii="Calibri" w:hAnsi="Calibri"/>
                <w:sz w:val="18"/>
                <w:szCs w:val="18"/>
              </w:rPr>
              <w:t>no cooling</w:t>
            </w:r>
            <w:r>
              <w:rPr>
                <w:rFonts w:ascii="Calibri" w:hAnsi="Calibri"/>
                <w:sz w:val="18"/>
                <w:szCs w:val="18"/>
              </w:rPr>
              <w:t xml:space="preserve"> </w:t>
            </w:r>
            <w:r w:rsidRPr="00A52612">
              <w:rPr>
                <w:rFonts w:ascii="Calibri" w:hAnsi="Calibri"/>
                <w:sz w:val="18"/>
                <w:szCs w:val="18"/>
                <w:u w:val="single"/>
              </w:rPr>
              <w:t>and</w:t>
            </w:r>
            <w:r>
              <w:rPr>
                <w:rFonts w:ascii="Calibri" w:hAnsi="Calibri"/>
                <w:sz w:val="18"/>
                <w:szCs w:val="18"/>
              </w:rPr>
              <w:t xml:space="preserve"> the Cooling System Type</w:t>
            </w:r>
            <w:r w:rsidRPr="00A82EF3">
              <w:rPr>
                <w:rFonts w:ascii="Calibri" w:hAnsi="Calibri"/>
                <w:sz w:val="18"/>
                <w:szCs w:val="18"/>
              </w:rPr>
              <w:t xml:space="preserve"> listed in D0</w:t>
            </w:r>
            <w:r>
              <w:rPr>
                <w:rFonts w:ascii="Calibri" w:hAnsi="Calibri"/>
                <w:sz w:val="18"/>
                <w:szCs w:val="18"/>
              </w:rPr>
              <w:t>5</w:t>
            </w:r>
            <w:r w:rsidRPr="00A82EF3">
              <w:rPr>
                <w:rFonts w:ascii="Calibri" w:hAnsi="Calibri"/>
                <w:sz w:val="18"/>
                <w:szCs w:val="18"/>
              </w:rPr>
              <w:t xml:space="preserve"> </w:t>
            </w:r>
            <w:r>
              <w:rPr>
                <w:rFonts w:ascii="Calibri" w:hAnsi="Calibri"/>
                <w:sz w:val="18"/>
                <w:szCs w:val="18"/>
              </w:rPr>
              <w:t>≠ one of the heat pump types in the following list:</w:t>
            </w:r>
          </w:p>
          <w:p w14:paraId="1F9B9873" w14:textId="77777777" w:rsidR="00697221" w:rsidRPr="00A82EF3" w:rsidRDefault="00697221" w:rsidP="00E82483">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1F9B9874" w14:textId="77777777" w:rsidR="00697221" w:rsidRPr="00A82EF3" w:rsidRDefault="00697221" w:rsidP="00E82483">
            <w:pPr>
              <w:rPr>
                <w:rFonts w:asciiTheme="minorHAnsi" w:hAnsiTheme="minorHAnsi"/>
                <w:sz w:val="16"/>
                <w:szCs w:val="16"/>
              </w:rPr>
            </w:pPr>
            <w:r w:rsidRPr="00A82EF3">
              <w:rPr>
                <w:rFonts w:asciiTheme="minorHAnsi" w:hAnsiTheme="minorHAnsi"/>
                <w:sz w:val="16"/>
                <w:szCs w:val="16"/>
              </w:rPr>
              <w:t>*central packaged HP</w:t>
            </w:r>
          </w:p>
          <w:p w14:paraId="1F9B9875" w14:textId="77777777" w:rsidR="00697221" w:rsidRPr="00A82EF3" w:rsidRDefault="00697221" w:rsidP="00E82483">
            <w:pPr>
              <w:rPr>
                <w:rFonts w:asciiTheme="minorHAnsi" w:hAnsiTheme="minorHAnsi"/>
                <w:sz w:val="16"/>
                <w:szCs w:val="16"/>
              </w:rPr>
            </w:pPr>
            <w:r w:rsidRPr="00A82EF3">
              <w:rPr>
                <w:rFonts w:asciiTheme="minorHAnsi" w:hAnsiTheme="minorHAnsi"/>
                <w:sz w:val="16"/>
                <w:szCs w:val="16"/>
              </w:rPr>
              <w:t>*central large packaged HP</w:t>
            </w:r>
          </w:p>
          <w:p w14:paraId="1F9B9876" w14:textId="01563C6A" w:rsidR="00697221" w:rsidRDefault="00697221" w:rsidP="00E82483">
            <w:pPr>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w:t>
            </w:r>
            <w:r w:rsidR="00F906D3">
              <w:rPr>
                <w:rFonts w:asciiTheme="minorHAnsi" w:hAnsiTheme="minorHAnsi"/>
                <w:sz w:val="16"/>
                <w:szCs w:val="16"/>
              </w:rPr>
              <w:t>mini-</w:t>
            </w:r>
            <w:r>
              <w:rPr>
                <w:rFonts w:asciiTheme="minorHAnsi" w:hAnsiTheme="minorHAnsi"/>
                <w:sz w:val="16"/>
                <w:szCs w:val="16"/>
              </w:rPr>
              <w:t>split</w:t>
            </w:r>
            <w:r w:rsidRPr="00A82EF3">
              <w:rPr>
                <w:rFonts w:asciiTheme="minorHAnsi" w:hAnsiTheme="minorHAnsi"/>
                <w:sz w:val="16"/>
                <w:szCs w:val="16"/>
              </w:rPr>
              <w:t xml:space="preserve"> HP;</w:t>
            </w:r>
          </w:p>
          <w:p w14:paraId="1F9B9877" w14:textId="77777777" w:rsidR="00697221" w:rsidRDefault="00697221" w:rsidP="00A81BF8">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1F9B9878" w14:textId="77777777" w:rsidR="00697221" w:rsidRPr="00A82EF3" w:rsidRDefault="00697221" w:rsidP="00A81BF8">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14:paraId="64585971" w14:textId="77777777" w:rsidR="00F906D3" w:rsidRDefault="00697221" w:rsidP="00E82483">
            <w:pPr>
              <w:keepNext/>
              <w:rPr>
                <w:rFonts w:asciiTheme="minorHAnsi" w:hAnsiTheme="minorHAnsi"/>
                <w:sz w:val="16"/>
                <w:szCs w:val="16"/>
              </w:rPr>
            </w:pPr>
            <w:r w:rsidRPr="00A82EF3">
              <w:rPr>
                <w:rFonts w:asciiTheme="minorHAnsi" w:hAnsiTheme="minorHAnsi"/>
                <w:sz w:val="16"/>
                <w:szCs w:val="16"/>
              </w:rPr>
              <w:t>*room HP</w:t>
            </w:r>
            <w:r w:rsidR="00F906D3">
              <w:rPr>
                <w:rFonts w:asciiTheme="minorHAnsi" w:hAnsiTheme="minorHAnsi"/>
                <w:sz w:val="16"/>
                <w:szCs w:val="16"/>
              </w:rPr>
              <w:t>;</w:t>
            </w:r>
          </w:p>
          <w:p w14:paraId="4B396BA9" w14:textId="77777777" w:rsidR="00F906D3" w:rsidRDefault="00F906D3" w:rsidP="00E82483">
            <w:pPr>
              <w:keepNext/>
              <w:rPr>
                <w:rFonts w:asciiTheme="minorHAnsi" w:hAnsiTheme="minorHAnsi"/>
                <w:sz w:val="16"/>
                <w:szCs w:val="16"/>
              </w:rPr>
            </w:pPr>
            <w:r>
              <w:rPr>
                <w:rFonts w:asciiTheme="minorHAnsi" w:hAnsiTheme="minorHAnsi"/>
                <w:sz w:val="16"/>
                <w:szCs w:val="16"/>
              </w:rPr>
              <w:t>*small duct high velocity HP;</w:t>
            </w:r>
          </w:p>
          <w:p w14:paraId="6DDE12A3" w14:textId="77777777" w:rsidR="00F906D3" w:rsidRDefault="00F906D3" w:rsidP="00E82483">
            <w:pPr>
              <w:keepNext/>
              <w:rPr>
                <w:rFonts w:asciiTheme="minorHAnsi" w:hAnsiTheme="minorHAnsi"/>
                <w:sz w:val="16"/>
                <w:szCs w:val="16"/>
              </w:rPr>
            </w:pPr>
            <w:r>
              <w:rPr>
                <w:rFonts w:asciiTheme="minorHAnsi" w:hAnsiTheme="minorHAnsi"/>
                <w:sz w:val="16"/>
                <w:szCs w:val="16"/>
              </w:rPr>
              <w:t>*ductless multi-split HP;</w:t>
            </w:r>
          </w:p>
          <w:p w14:paraId="1F9B9879" w14:textId="0A242049" w:rsidR="00697221" w:rsidRPr="00FB4BFD" w:rsidRDefault="00F906D3" w:rsidP="00D12054">
            <w:pPr>
              <w:keepNext/>
              <w:rPr>
                <w:rFonts w:ascii="Calibri" w:hAnsi="Calibri"/>
                <w:sz w:val="18"/>
                <w:szCs w:val="18"/>
              </w:rPr>
            </w:pPr>
            <w:r>
              <w:rPr>
                <w:rFonts w:asciiTheme="minorHAnsi" w:hAnsiTheme="minorHAnsi"/>
                <w:sz w:val="16"/>
                <w:szCs w:val="16"/>
              </w:rPr>
              <w:t>*ductless VRF HP</w:t>
            </w:r>
            <w:r w:rsidR="00697221" w:rsidRPr="00FB4BFD">
              <w:rPr>
                <w:rFonts w:ascii="Calibri" w:hAnsi="Calibri"/>
                <w:sz w:val="18"/>
                <w:szCs w:val="18"/>
              </w:rPr>
              <w:t xml:space="preserve"> &gt;&gt;</w:t>
            </w:r>
          </w:p>
        </w:tc>
      </w:tr>
      <w:tr w:rsidR="00217F57" w:rsidRPr="00295655" w14:paraId="1F9B9884" w14:textId="77777777" w:rsidTr="007E1836">
        <w:trPr>
          <w:cantSplit/>
          <w:trHeight w:val="224"/>
        </w:trPr>
        <w:tc>
          <w:tcPr>
            <w:tcW w:w="1458" w:type="dxa"/>
            <w:vAlign w:val="bottom"/>
          </w:tcPr>
          <w:p w14:paraId="1F9B987B"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87C"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02</w:t>
            </w:r>
          </w:p>
        </w:tc>
        <w:tc>
          <w:tcPr>
            <w:tcW w:w="990" w:type="dxa"/>
            <w:vAlign w:val="bottom"/>
          </w:tcPr>
          <w:p w14:paraId="1F9B987D"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03</w:t>
            </w:r>
          </w:p>
        </w:tc>
        <w:tc>
          <w:tcPr>
            <w:tcW w:w="990" w:type="dxa"/>
            <w:vAlign w:val="bottom"/>
          </w:tcPr>
          <w:p w14:paraId="1F9B987E"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04</w:t>
            </w:r>
          </w:p>
        </w:tc>
        <w:tc>
          <w:tcPr>
            <w:tcW w:w="2460" w:type="dxa"/>
            <w:vAlign w:val="bottom"/>
          </w:tcPr>
          <w:p w14:paraId="1F9B987F"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05</w:t>
            </w:r>
          </w:p>
        </w:tc>
        <w:tc>
          <w:tcPr>
            <w:tcW w:w="2640" w:type="dxa"/>
            <w:vAlign w:val="bottom"/>
          </w:tcPr>
          <w:p w14:paraId="1F9B9880"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06</w:t>
            </w:r>
          </w:p>
        </w:tc>
        <w:tc>
          <w:tcPr>
            <w:tcW w:w="2550" w:type="dxa"/>
            <w:vAlign w:val="bottom"/>
          </w:tcPr>
          <w:p w14:paraId="1F9B9881"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07</w:t>
            </w:r>
          </w:p>
        </w:tc>
        <w:tc>
          <w:tcPr>
            <w:tcW w:w="1080" w:type="dxa"/>
            <w:vAlign w:val="bottom"/>
          </w:tcPr>
          <w:p w14:paraId="1F9B9882"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08</w:t>
            </w:r>
          </w:p>
        </w:tc>
        <w:tc>
          <w:tcPr>
            <w:tcW w:w="1008" w:type="dxa"/>
            <w:vAlign w:val="bottom"/>
          </w:tcPr>
          <w:p w14:paraId="1F9B9883" w14:textId="77777777" w:rsidR="00217F57" w:rsidRPr="00295655" w:rsidRDefault="00217F57" w:rsidP="00E91CEC">
            <w:pPr>
              <w:keepNext/>
              <w:jc w:val="center"/>
              <w:rPr>
                <w:rFonts w:ascii="Calibri" w:hAnsi="Calibri"/>
                <w:sz w:val="18"/>
                <w:szCs w:val="18"/>
              </w:rPr>
            </w:pPr>
            <w:r>
              <w:rPr>
                <w:rFonts w:ascii="Calibri" w:hAnsi="Calibri"/>
                <w:sz w:val="18"/>
                <w:szCs w:val="18"/>
              </w:rPr>
              <w:t>09</w:t>
            </w:r>
          </w:p>
        </w:tc>
      </w:tr>
      <w:tr w:rsidR="00217F57" w:rsidRPr="00295655" w14:paraId="1F9B9892" w14:textId="77777777" w:rsidTr="007E1836">
        <w:trPr>
          <w:cantSplit/>
          <w:trHeight w:val="576"/>
        </w:trPr>
        <w:tc>
          <w:tcPr>
            <w:tcW w:w="1458" w:type="dxa"/>
            <w:vAlign w:val="bottom"/>
          </w:tcPr>
          <w:p w14:paraId="1F9B9885" w14:textId="77777777" w:rsidR="00217F57" w:rsidRPr="00295655" w:rsidRDefault="00217F57" w:rsidP="00E91CEC">
            <w:pPr>
              <w:keepNext/>
              <w:jc w:val="center"/>
              <w:rPr>
                <w:rFonts w:ascii="Calibri" w:hAnsi="Calibri"/>
                <w:b/>
                <w:sz w:val="16"/>
                <w:szCs w:val="16"/>
              </w:rPr>
            </w:pPr>
            <w:r w:rsidRPr="00D55CAB">
              <w:rPr>
                <w:rFonts w:ascii="Calibri" w:hAnsi="Calibri"/>
                <w:sz w:val="18"/>
                <w:szCs w:val="18"/>
              </w:rPr>
              <w:t>SC System Identification or Name</w:t>
            </w:r>
          </w:p>
        </w:tc>
        <w:tc>
          <w:tcPr>
            <w:tcW w:w="1440" w:type="dxa"/>
            <w:vAlign w:val="bottom"/>
          </w:tcPr>
          <w:p w14:paraId="1F9B9886" w14:textId="77777777" w:rsidR="00217F57" w:rsidRPr="00295655" w:rsidRDefault="00217F57" w:rsidP="00E91CEC">
            <w:pPr>
              <w:keepNext/>
              <w:jc w:val="center"/>
              <w:rPr>
                <w:rFonts w:ascii="Calibri" w:hAnsi="Calibri"/>
                <w:b/>
                <w:sz w:val="16"/>
                <w:szCs w:val="16"/>
              </w:rPr>
            </w:pPr>
            <w:r w:rsidRPr="00697221">
              <w:rPr>
                <w:rFonts w:ascii="Calibri" w:hAnsi="Calibri"/>
                <w:sz w:val="18"/>
                <w:szCs w:val="18"/>
              </w:rPr>
              <w:t>SC System Location or Area Served</w:t>
            </w:r>
          </w:p>
        </w:tc>
        <w:tc>
          <w:tcPr>
            <w:tcW w:w="990" w:type="dxa"/>
            <w:vAlign w:val="bottom"/>
          </w:tcPr>
          <w:p w14:paraId="1F9B9887" w14:textId="77777777" w:rsidR="00217F57" w:rsidRPr="00B257BE" w:rsidRDefault="00217F57" w:rsidP="00E91CEC">
            <w:pPr>
              <w:keepNext/>
              <w:jc w:val="center"/>
              <w:rPr>
                <w:rFonts w:ascii="Calibri" w:hAnsi="Calibri"/>
                <w:sz w:val="18"/>
                <w:szCs w:val="16"/>
              </w:rPr>
            </w:pPr>
            <w:r w:rsidRPr="00B257BE">
              <w:rPr>
                <w:rFonts w:ascii="Calibri" w:hAnsi="Calibri"/>
                <w:sz w:val="18"/>
                <w:szCs w:val="16"/>
              </w:rPr>
              <w:t>Cooling Efficiency</w:t>
            </w:r>
          </w:p>
          <w:p w14:paraId="1F9B9888" w14:textId="77777777" w:rsidR="00217F57" w:rsidRPr="00B257BE" w:rsidRDefault="00217F57" w:rsidP="00E91CEC">
            <w:pPr>
              <w:keepNext/>
              <w:jc w:val="center"/>
              <w:rPr>
                <w:rFonts w:ascii="Calibri" w:hAnsi="Calibri"/>
                <w:sz w:val="18"/>
                <w:szCs w:val="16"/>
              </w:rPr>
            </w:pPr>
            <w:r w:rsidRPr="00B257BE">
              <w:rPr>
                <w:rFonts w:ascii="Calibri" w:hAnsi="Calibri"/>
                <w:sz w:val="18"/>
                <w:szCs w:val="16"/>
              </w:rPr>
              <w:t>SEER</w:t>
            </w:r>
          </w:p>
        </w:tc>
        <w:tc>
          <w:tcPr>
            <w:tcW w:w="990" w:type="dxa"/>
            <w:vAlign w:val="bottom"/>
          </w:tcPr>
          <w:p w14:paraId="1F9B9889" w14:textId="77777777" w:rsidR="00217F57" w:rsidRPr="00B257BE" w:rsidRDefault="00217F57" w:rsidP="00E91CEC">
            <w:pPr>
              <w:keepNext/>
              <w:jc w:val="center"/>
              <w:rPr>
                <w:rFonts w:ascii="Calibri" w:hAnsi="Calibri"/>
                <w:sz w:val="18"/>
                <w:szCs w:val="16"/>
              </w:rPr>
            </w:pPr>
            <w:r w:rsidRPr="00B257BE">
              <w:rPr>
                <w:rFonts w:ascii="Calibri" w:hAnsi="Calibri"/>
                <w:sz w:val="18"/>
                <w:szCs w:val="16"/>
              </w:rPr>
              <w:t>Cooling Efficiency</w:t>
            </w:r>
          </w:p>
          <w:p w14:paraId="1F9B988A" w14:textId="77777777" w:rsidR="00217F57" w:rsidRPr="00B257BE" w:rsidRDefault="00217F57" w:rsidP="00E91CEC">
            <w:pPr>
              <w:keepNext/>
              <w:jc w:val="center"/>
              <w:rPr>
                <w:rFonts w:ascii="Calibri" w:hAnsi="Calibri"/>
                <w:sz w:val="18"/>
                <w:szCs w:val="16"/>
              </w:rPr>
            </w:pPr>
            <w:r w:rsidRPr="00B257BE">
              <w:rPr>
                <w:rFonts w:ascii="Calibri" w:hAnsi="Calibri"/>
                <w:sz w:val="18"/>
                <w:szCs w:val="16"/>
              </w:rPr>
              <w:t>EER</w:t>
            </w:r>
          </w:p>
        </w:tc>
        <w:tc>
          <w:tcPr>
            <w:tcW w:w="2460" w:type="dxa"/>
            <w:vAlign w:val="bottom"/>
          </w:tcPr>
          <w:p w14:paraId="1F9B988B" w14:textId="77777777" w:rsidR="00217F57" w:rsidRPr="00B257BE" w:rsidRDefault="00217F57" w:rsidP="00E91CEC">
            <w:pPr>
              <w:keepNext/>
              <w:jc w:val="center"/>
              <w:rPr>
                <w:rFonts w:ascii="Calibri" w:hAnsi="Calibri"/>
                <w:sz w:val="18"/>
                <w:szCs w:val="16"/>
              </w:rPr>
            </w:pPr>
            <w:r w:rsidRPr="00B257BE">
              <w:rPr>
                <w:rFonts w:ascii="Calibri" w:hAnsi="Calibri"/>
                <w:sz w:val="18"/>
                <w:szCs w:val="16"/>
              </w:rPr>
              <w:t>Condenser or Package Unit Manufacturer</w:t>
            </w:r>
          </w:p>
        </w:tc>
        <w:tc>
          <w:tcPr>
            <w:tcW w:w="2640" w:type="dxa"/>
            <w:vAlign w:val="bottom"/>
          </w:tcPr>
          <w:p w14:paraId="1F9B988C" w14:textId="77777777" w:rsidR="00217F57" w:rsidRPr="00B257BE" w:rsidRDefault="00217F57" w:rsidP="00E91CEC">
            <w:pPr>
              <w:keepNext/>
              <w:jc w:val="center"/>
              <w:rPr>
                <w:rFonts w:ascii="Calibri" w:hAnsi="Calibri"/>
                <w:sz w:val="18"/>
                <w:szCs w:val="16"/>
              </w:rPr>
            </w:pPr>
            <w:r w:rsidRPr="00B257BE">
              <w:rPr>
                <w:rFonts w:ascii="Calibri" w:hAnsi="Calibri"/>
                <w:sz w:val="18"/>
                <w:szCs w:val="16"/>
              </w:rPr>
              <w:t>Condenser or Package Unit Model Number</w:t>
            </w:r>
          </w:p>
        </w:tc>
        <w:tc>
          <w:tcPr>
            <w:tcW w:w="2550" w:type="dxa"/>
            <w:vAlign w:val="bottom"/>
          </w:tcPr>
          <w:p w14:paraId="1F9B988D" w14:textId="77777777" w:rsidR="00217F57" w:rsidRPr="00B257BE" w:rsidRDefault="00217F57" w:rsidP="00E91CEC">
            <w:pPr>
              <w:keepNext/>
              <w:jc w:val="center"/>
              <w:rPr>
                <w:rFonts w:ascii="Calibri" w:hAnsi="Calibri"/>
                <w:sz w:val="18"/>
                <w:szCs w:val="16"/>
              </w:rPr>
            </w:pPr>
            <w:r w:rsidRPr="00B257BE">
              <w:rPr>
                <w:rFonts w:ascii="Calibri" w:hAnsi="Calibri"/>
                <w:sz w:val="18"/>
                <w:szCs w:val="16"/>
              </w:rPr>
              <w:t xml:space="preserve">Condenser or Package Unit </w:t>
            </w:r>
          </w:p>
          <w:p w14:paraId="1F9B988E" w14:textId="77777777" w:rsidR="00217F57" w:rsidRPr="00B257BE" w:rsidRDefault="00217F57" w:rsidP="00E91CEC">
            <w:pPr>
              <w:keepNext/>
              <w:jc w:val="center"/>
              <w:rPr>
                <w:rFonts w:ascii="Calibri" w:hAnsi="Calibri"/>
                <w:sz w:val="18"/>
                <w:szCs w:val="16"/>
              </w:rPr>
            </w:pPr>
            <w:r w:rsidRPr="00B257BE">
              <w:rPr>
                <w:rFonts w:ascii="Calibri" w:hAnsi="Calibri"/>
                <w:sz w:val="18"/>
                <w:szCs w:val="16"/>
              </w:rPr>
              <w:t>Serial Number</w:t>
            </w:r>
          </w:p>
        </w:tc>
        <w:tc>
          <w:tcPr>
            <w:tcW w:w="1080" w:type="dxa"/>
            <w:vAlign w:val="bottom"/>
          </w:tcPr>
          <w:p w14:paraId="1F9B988F" w14:textId="20830567" w:rsidR="00217F57" w:rsidRPr="00B257BE" w:rsidRDefault="00217F57" w:rsidP="00E91CEC">
            <w:pPr>
              <w:keepNext/>
              <w:jc w:val="center"/>
              <w:rPr>
                <w:rFonts w:ascii="Calibri" w:hAnsi="Calibri"/>
                <w:sz w:val="18"/>
                <w:szCs w:val="16"/>
              </w:rPr>
            </w:pPr>
            <w:r w:rsidRPr="00B257BE">
              <w:rPr>
                <w:rFonts w:ascii="Calibri" w:hAnsi="Calibri"/>
                <w:sz w:val="18"/>
                <w:szCs w:val="16"/>
              </w:rPr>
              <w:t>System Rated Cooling Capacity at Design Conditions (B</w:t>
            </w:r>
            <w:r w:rsidR="00B257BE">
              <w:rPr>
                <w:rFonts w:ascii="Calibri" w:hAnsi="Calibri"/>
                <w:sz w:val="18"/>
                <w:szCs w:val="16"/>
              </w:rPr>
              <w:t>tu/h</w:t>
            </w:r>
            <w:r w:rsidRPr="00B257BE">
              <w:rPr>
                <w:rFonts w:ascii="Calibri" w:hAnsi="Calibri"/>
                <w:sz w:val="18"/>
                <w:szCs w:val="16"/>
              </w:rPr>
              <w:t>)</w:t>
            </w:r>
          </w:p>
        </w:tc>
        <w:tc>
          <w:tcPr>
            <w:tcW w:w="1008" w:type="dxa"/>
            <w:vAlign w:val="bottom"/>
          </w:tcPr>
          <w:p w14:paraId="1F9B9890" w14:textId="77777777" w:rsidR="00217F57" w:rsidRPr="00B257BE" w:rsidRDefault="00217F57" w:rsidP="00E91CEC">
            <w:pPr>
              <w:keepNext/>
              <w:jc w:val="center"/>
              <w:rPr>
                <w:rFonts w:ascii="Calibri" w:hAnsi="Calibri"/>
                <w:sz w:val="18"/>
                <w:szCs w:val="16"/>
              </w:rPr>
            </w:pPr>
            <w:r w:rsidRPr="00B257BE">
              <w:rPr>
                <w:rFonts w:ascii="Calibri" w:hAnsi="Calibri"/>
                <w:sz w:val="18"/>
                <w:szCs w:val="16"/>
              </w:rPr>
              <w:t xml:space="preserve">Condenser Rated Nominal Cooling Capacity </w:t>
            </w:r>
          </w:p>
          <w:p w14:paraId="1F9B9891" w14:textId="77777777" w:rsidR="00217F57" w:rsidRPr="00B257BE" w:rsidRDefault="00217F57" w:rsidP="00E91CEC">
            <w:pPr>
              <w:keepNext/>
              <w:jc w:val="center"/>
              <w:rPr>
                <w:rFonts w:ascii="Calibri" w:hAnsi="Calibri"/>
                <w:sz w:val="18"/>
                <w:szCs w:val="16"/>
              </w:rPr>
            </w:pPr>
            <w:r w:rsidRPr="00B257BE">
              <w:rPr>
                <w:rFonts w:ascii="Calibri" w:hAnsi="Calibri"/>
                <w:sz w:val="18"/>
                <w:szCs w:val="16"/>
              </w:rPr>
              <w:t>(ton)</w:t>
            </w:r>
          </w:p>
        </w:tc>
      </w:tr>
      <w:tr w:rsidR="00217F57" w:rsidRPr="00295655" w14:paraId="1F9B989E" w14:textId="77777777" w:rsidTr="007E1836">
        <w:trPr>
          <w:cantSplit/>
          <w:trHeight w:val="395"/>
        </w:trPr>
        <w:tc>
          <w:tcPr>
            <w:tcW w:w="1458" w:type="dxa"/>
          </w:tcPr>
          <w:p w14:paraId="1F9B9893" w14:textId="77777777" w:rsidR="00217F57" w:rsidRPr="00295655" w:rsidRDefault="00217F57" w:rsidP="007822B3">
            <w:pPr>
              <w:keepNext/>
              <w:rPr>
                <w:rFonts w:ascii="Calibri" w:hAnsi="Calibri"/>
                <w:sz w:val="16"/>
                <w:szCs w:val="16"/>
              </w:rPr>
            </w:pPr>
            <w:r w:rsidRPr="00295655">
              <w:rPr>
                <w:rFonts w:ascii="Calibri" w:hAnsi="Calibri"/>
                <w:sz w:val="16"/>
                <w:szCs w:val="16"/>
              </w:rPr>
              <w:t xml:space="preserve">&lt;&lt;auto filled from </w:t>
            </w:r>
            <w:r>
              <w:t xml:space="preserve"> </w:t>
            </w:r>
            <w:r w:rsidRPr="007822B3">
              <w:rPr>
                <w:rFonts w:ascii="Calibri" w:hAnsi="Calibri"/>
                <w:sz w:val="16"/>
                <w:szCs w:val="16"/>
              </w:rPr>
              <w:t>D01</w:t>
            </w:r>
            <w:r w:rsidRPr="00295655">
              <w:rPr>
                <w:rFonts w:ascii="Calibri" w:hAnsi="Calibri"/>
                <w:sz w:val="16"/>
                <w:szCs w:val="16"/>
              </w:rPr>
              <w:t>&gt;&gt;</w:t>
            </w:r>
          </w:p>
        </w:tc>
        <w:tc>
          <w:tcPr>
            <w:tcW w:w="1440" w:type="dxa"/>
          </w:tcPr>
          <w:p w14:paraId="1F9B9894" w14:textId="77777777" w:rsidR="00217F57" w:rsidRPr="007E2934" w:rsidRDefault="00217F57" w:rsidP="00E72A00">
            <w:pPr>
              <w:keepNext/>
              <w:rPr>
                <w:rFonts w:ascii="Calibri" w:hAnsi="Calibri"/>
                <w:sz w:val="18"/>
                <w:szCs w:val="18"/>
              </w:rPr>
            </w:pPr>
            <w:r w:rsidRPr="0098534B">
              <w:rPr>
                <w:rFonts w:ascii="Calibri" w:hAnsi="Calibri"/>
                <w:sz w:val="16"/>
                <w:szCs w:val="16"/>
              </w:rPr>
              <w:t xml:space="preserve">&lt;&lt;auto filled from </w:t>
            </w:r>
            <w:r>
              <w:rPr>
                <w:rFonts w:ascii="Calibri" w:hAnsi="Calibri"/>
                <w:sz w:val="16"/>
                <w:szCs w:val="16"/>
              </w:rPr>
              <w:t>D02</w:t>
            </w:r>
            <w:r w:rsidRPr="0098534B">
              <w:rPr>
                <w:rFonts w:ascii="Calibri" w:hAnsi="Calibri"/>
                <w:sz w:val="16"/>
                <w:szCs w:val="16"/>
              </w:rPr>
              <w:t xml:space="preserve">&gt;&gt; </w:t>
            </w:r>
          </w:p>
        </w:tc>
        <w:tc>
          <w:tcPr>
            <w:tcW w:w="990" w:type="dxa"/>
          </w:tcPr>
          <w:p w14:paraId="1F9B9895" w14:textId="77777777" w:rsidR="00217F57" w:rsidRPr="00DF197D" w:rsidRDefault="00217F57" w:rsidP="00E72A00">
            <w:pPr>
              <w:keepNext/>
              <w:rPr>
                <w:rFonts w:ascii="Calibri" w:hAnsi="Calibri"/>
                <w:sz w:val="14"/>
                <w:szCs w:val="14"/>
              </w:rPr>
            </w:pPr>
            <w:r w:rsidRPr="00DF197D">
              <w:rPr>
                <w:rFonts w:ascii="Calibri" w:hAnsi="Calibri"/>
                <w:sz w:val="14"/>
                <w:szCs w:val="14"/>
              </w:rPr>
              <w:t>&lt;&lt; if value in C06=N/A, then result=NA;</w:t>
            </w:r>
          </w:p>
          <w:p w14:paraId="1F9B9896" w14:textId="77777777" w:rsidR="00217F57" w:rsidRPr="00295655" w:rsidRDefault="00217F57" w:rsidP="00E72A00">
            <w:pPr>
              <w:keepNext/>
              <w:rPr>
                <w:rFonts w:ascii="Calibri" w:hAnsi="Calibri"/>
                <w:sz w:val="16"/>
                <w:szCs w:val="16"/>
              </w:rPr>
            </w:pPr>
            <w:r w:rsidRPr="00DF197D">
              <w:rPr>
                <w:rFonts w:ascii="Calibri" w:hAnsi="Calibri"/>
                <w:sz w:val="14"/>
                <w:szCs w:val="14"/>
              </w:rPr>
              <w:t xml:space="preserve">else user input, numeric, xx.x;  check value must be ≥ value in C06, to comply; else </w:t>
            </w:r>
            <w:r w:rsidRPr="00DF197D">
              <w:rPr>
                <w:rFonts w:asciiTheme="minorHAnsi" w:hAnsiTheme="minorHAnsi"/>
                <w:sz w:val="14"/>
                <w:szCs w:val="14"/>
              </w:rPr>
              <w:t>flag non-compliant value and do not allow registration to proceed&gt;&gt;</w:t>
            </w:r>
          </w:p>
        </w:tc>
        <w:tc>
          <w:tcPr>
            <w:tcW w:w="990" w:type="dxa"/>
          </w:tcPr>
          <w:p w14:paraId="1F9B9897" w14:textId="77777777" w:rsidR="00217F57" w:rsidRPr="00DF197D" w:rsidRDefault="00217F57" w:rsidP="00E72A00">
            <w:pPr>
              <w:keepNext/>
              <w:rPr>
                <w:rFonts w:ascii="Calibri" w:hAnsi="Calibri"/>
                <w:sz w:val="14"/>
                <w:szCs w:val="14"/>
              </w:rPr>
            </w:pPr>
            <w:r w:rsidRPr="00DF197D">
              <w:rPr>
                <w:rFonts w:ascii="Calibri" w:hAnsi="Calibri"/>
                <w:sz w:val="14"/>
                <w:szCs w:val="14"/>
              </w:rPr>
              <w:t>&lt;&lt; if value in C07=N/A, then result=NA;</w:t>
            </w:r>
          </w:p>
          <w:p w14:paraId="1F9B9898" w14:textId="77777777" w:rsidR="00217F57" w:rsidRPr="00295655" w:rsidRDefault="00217F57" w:rsidP="00E72A00">
            <w:pPr>
              <w:keepNext/>
              <w:rPr>
                <w:rFonts w:ascii="Calibri" w:hAnsi="Calibri"/>
                <w:sz w:val="16"/>
                <w:szCs w:val="16"/>
              </w:rPr>
            </w:pPr>
            <w:r w:rsidRPr="00DF197D">
              <w:rPr>
                <w:rFonts w:ascii="Calibri" w:hAnsi="Calibri"/>
                <w:sz w:val="14"/>
                <w:szCs w:val="14"/>
              </w:rPr>
              <w:t xml:space="preserve">else user input, numeric, xx.x;  check value must be ≥ value in C07, to comply; else </w:t>
            </w:r>
            <w:r w:rsidRPr="00DF197D">
              <w:rPr>
                <w:rFonts w:asciiTheme="minorHAnsi" w:hAnsiTheme="minorHAnsi"/>
                <w:sz w:val="14"/>
                <w:szCs w:val="14"/>
              </w:rPr>
              <w:t>flag non-compliant value and do not allow registration to proceed&gt;&gt;</w:t>
            </w:r>
          </w:p>
        </w:tc>
        <w:tc>
          <w:tcPr>
            <w:tcW w:w="2460" w:type="dxa"/>
          </w:tcPr>
          <w:p w14:paraId="1F9B9899" w14:textId="77777777" w:rsidR="00217F57" w:rsidRPr="00295655" w:rsidRDefault="00217F57" w:rsidP="00E91CEC">
            <w:pPr>
              <w:keepNext/>
              <w:rPr>
                <w:rFonts w:ascii="Calibri" w:hAnsi="Calibri"/>
                <w:sz w:val="16"/>
                <w:szCs w:val="16"/>
              </w:rPr>
            </w:pPr>
            <w:r w:rsidRPr="00295655">
              <w:rPr>
                <w:rFonts w:ascii="Calibri" w:hAnsi="Calibri"/>
                <w:sz w:val="16"/>
                <w:szCs w:val="16"/>
              </w:rPr>
              <w:t>&lt;&lt;user input alphanumeric text string max 50 characters&gt;&gt;</w:t>
            </w:r>
          </w:p>
        </w:tc>
        <w:tc>
          <w:tcPr>
            <w:tcW w:w="2640" w:type="dxa"/>
          </w:tcPr>
          <w:p w14:paraId="1F9B989A" w14:textId="77777777" w:rsidR="00217F57" w:rsidRPr="00295655" w:rsidRDefault="00217F57" w:rsidP="00E91CEC">
            <w:pPr>
              <w:keepNext/>
              <w:rPr>
                <w:rFonts w:ascii="Calibri" w:hAnsi="Calibri"/>
                <w:sz w:val="16"/>
                <w:szCs w:val="16"/>
              </w:rPr>
            </w:pPr>
            <w:r w:rsidRPr="00295655">
              <w:rPr>
                <w:rFonts w:ascii="Calibri" w:hAnsi="Calibri"/>
                <w:sz w:val="16"/>
                <w:szCs w:val="16"/>
              </w:rPr>
              <w:t>&lt;&lt;user input alphanumeric text string max 50 characters&gt;&gt;</w:t>
            </w:r>
          </w:p>
        </w:tc>
        <w:tc>
          <w:tcPr>
            <w:tcW w:w="2550" w:type="dxa"/>
          </w:tcPr>
          <w:p w14:paraId="1F9B989B" w14:textId="77777777" w:rsidR="00217F57" w:rsidRPr="00295655" w:rsidRDefault="00217F57" w:rsidP="00E91CEC">
            <w:pPr>
              <w:keepNext/>
              <w:rPr>
                <w:rFonts w:ascii="Calibri" w:hAnsi="Calibri"/>
                <w:sz w:val="16"/>
                <w:szCs w:val="16"/>
              </w:rPr>
            </w:pPr>
            <w:r w:rsidRPr="00295655">
              <w:rPr>
                <w:rFonts w:ascii="Calibri" w:hAnsi="Calibri"/>
                <w:sz w:val="16"/>
                <w:szCs w:val="16"/>
              </w:rPr>
              <w:t>&lt;&lt;user input alphanumeric text string max 50 characters&gt;&gt;</w:t>
            </w:r>
          </w:p>
        </w:tc>
        <w:tc>
          <w:tcPr>
            <w:tcW w:w="1080" w:type="dxa"/>
          </w:tcPr>
          <w:p w14:paraId="1F9B989C" w14:textId="77777777" w:rsidR="00217F57" w:rsidRPr="00295655" w:rsidRDefault="00217F57" w:rsidP="00E91CEC">
            <w:pPr>
              <w:keepNext/>
              <w:rPr>
                <w:rFonts w:ascii="Calibri" w:hAnsi="Calibri"/>
                <w:sz w:val="16"/>
                <w:szCs w:val="16"/>
              </w:rPr>
            </w:pPr>
            <w:r w:rsidRPr="00295655">
              <w:rPr>
                <w:rFonts w:ascii="Calibri" w:hAnsi="Calibri"/>
                <w:sz w:val="16"/>
                <w:szCs w:val="16"/>
              </w:rPr>
              <w:t>&lt;&lt;user input, numeric, xxxxxx&gt;&gt;</w:t>
            </w:r>
          </w:p>
        </w:tc>
        <w:tc>
          <w:tcPr>
            <w:tcW w:w="1008" w:type="dxa"/>
          </w:tcPr>
          <w:p w14:paraId="1F9B989D" w14:textId="77777777" w:rsidR="00217F57" w:rsidRPr="00295655" w:rsidRDefault="00217F57" w:rsidP="00E91CEC">
            <w:pPr>
              <w:keepNext/>
              <w:rPr>
                <w:rFonts w:ascii="Calibri" w:hAnsi="Calibri"/>
                <w:sz w:val="16"/>
                <w:szCs w:val="16"/>
              </w:rPr>
            </w:pPr>
            <w:r w:rsidRPr="00295655">
              <w:rPr>
                <w:rFonts w:ascii="Calibri" w:hAnsi="Calibri"/>
                <w:sz w:val="16"/>
                <w:szCs w:val="16"/>
              </w:rPr>
              <w:t>&lt;&lt;user input, numeric, x.x&gt;&gt;</w:t>
            </w:r>
          </w:p>
        </w:tc>
      </w:tr>
      <w:tr w:rsidR="00217F57" w:rsidRPr="00295655" w14:paraId="1F9B98A8" w14:textId="77777777" w:rsidTr="007E1836">
        <w:trPr>
          <w:cantSplit/>
          <w:trHeight w:val="288"/>
        </w:trPr>
        <w:tc>
          <w:tcPr>
            <w:tcW w:w="1458" w:type="dxa"/>
          </w:tcPr>
          <w:p w14:paraId="1F9B989F" w14:textId="77777777" w:rsidR="00217F57" w:rsidRPr="00295655" w:rsidRDefault="00217F57" w:rsidP="00265ACF">
            <w:pPr>
              <w:keepNext/>
              <w:rPr>
                <w:rFonts w:ascii="Calibri" w:hAnsi="Calibri"/>
                <w:sz w:val="18"/>
                <w:szCs w:val="18"/>
              </w:rPr>
            </w:pPr>
          </w:p>
        </w:tc>
        <w:tc>
          <w:tcPr>
            <w:tcW w:w="1440" w:type="dxa"/>
          </w:tcPr>
          <w:p w14:paraId="1F9B98A0" w14:textId="77777777" w:rsidR="00217F57" w:rsidRPr="00295655" w:rsidRDefault="00217F57" w:rsidP="00265ACF">
            <w:pPr>
              <w:keepNext/>
              <w:rPr>
                <w:rFonts w:ascii="Calibri" w:hAnsi="Calibri"/>
                <w:sz w:val="18"/>
                <w:szCs w:val="18"/>
              </w:rPr>
            </w:pPr>
          </w:p>
        </w:tc>
        <w:tc>
          <w:tcPr>
            <w:tcW w:w="990" w:type="dxa"/>
          </w:tcPr>
          <w:p w14:paraId="1F9B98A1" w14:textId="77777777" w:rsidR="00217F57" w:rsidRPr="00295655" w:rsidRDefault="00217F57" w:rsidP="00265ACF">
            <w:pPr>
              <w:keepNext/>
              <w:rPr>
                <w:rFonts w:ascii="Calibri" w:hAnsi="Calibri"/>
                <w:sz w:val="18"/>
                <w:szCs w:val="18"/>
              </w:rPr>
            </w:pPr>
          </w:p>
        </w:tc>
        <w:tc>
          <w:tcPr>
            <w:tcW w:w="990" w:type="dxa"/>
          </w:tcPr>
          <w:p w14:paraId="1F9B98A2" w14:textId="77777777" w:rsidR="00217F57" w:rsidRPr="00295655" w:rsidRDefault="00217F57" w:rsidP="00265ACF">
            <w:pPr>
              <w:keepNext/>
              <w:rPr>
                <w:rFonts w:ascii="Calibri" w:hAnsi="Calibri"/>
                <w:sz w:val="18"/>
                <w:szCs w:val="18"/>
              </w:rPr>
            </w:pPr>
          </w:p>
        </w:tc>
        <w:tc>
          <w:tcPr>
            <w:tcW w:w="2460" w:type="dxa"/>
          </w:tcPr>
          <w:p w14:paraId="1F9B98A3" w14:textId="77777777" w:rsidR="00217F57" w:rsidRPr="00295655" w:rsidRDefault="00217F57" w:rsidP="00265ACF">
            <w:pPr>
              <w:keepNext/>
              <w:rPr>
                <w:rFonts w:ascii="Calibri" w:hAnsi="Calibri"/>
                <w:sz w:val="18"/>
                <w:szCs w:val="18"/>
              </w:rPr>
            </w:pPr>
          </w:p>
        </w:tc>
        <w:tc>
          <w:tcPr>
            <w:tcW w:w="2640" w:type="dxa"/>
          </w:tcPr>
          <w:p w14:paraId="1F9B98A4" w14:textId="77777777" w:rsidR="00217F57" w:rsidRPr="00295655" w:rsidRDefault="00217F57" w:rsidP="00265ACF">
            <w:pPr>
              <w:keepNext/>
              <w:rPr>
                <w:rFonts w:ascii="Calibri" w:hAnsi="Calibri"/>
                <w:sz w:val="18"/>
                <w:szCs w:val="18"/>
              </w:rPr>
            </w:pPr>
          </w:p>
        </w:tc>
        <w:tc>
          <w:tcPr>
            <w:tcW w:w="2550" w:type="dxa"/>
          </w:tcPr>
          <w:p w14:paraId="1F9B98A5" w14:textId="77777777" w:rsidR="00217F57" w:rsidRPr="00295655" w:rsidRDefault="00217F57" w:rsidP="00265ACF">
            <w:pPr>
              <w:keepNext/>
              <w:rPr>
                <w:rFonts w:ascii="Calibri" w:hAnsi="Calibri"/>
                <w:sz w:val="18"/>
                <w:szCs w:val="18"/>
              </w:rPr>
            </w:pPr>
          </w:p>
        </w:tc>
        <w:tc>
          <w:tcPr>
            <w:tcW w:w="1080" w:type="dxa"/>
          </w:tcPr>
          <w:p w14:paraId="1F9B98A6" w14:textId="77777777" w:rsidR="00217F57" w:rsidRPr="00295655" w:rsidRDefault="00217F57" w:rsidP="00265ACF">
            <w:pPr>
              <w:keepNext/>
              <w:rPr>
                <w:rFonts w:ascii="Calibri" w:hAnsi="Calibri"/>
                <w:sz w:val="18"/>
                <w:szCs w:val="18"/>
              </w:rPr>
            </w:pPr>
          </w:p>
        </w:tc>
        <w:tc>
          <w:tcPr>
            <w:tcW w:w="1008" w:type="dxa"/>
          </w:tcPr>
          <w:p w14:paraId="1F9B98A7" w14:textId="77777777" w:rsidR="00217F57" w:rsidRPr="00295655" w:rsidRDefault="00217F57" w:rsidP="00265ACF">
            <w:pPr>
              <w:keepNext/>
              <w:rPr>
                <w:rFonts w:ascii="Calibri" w:hAnsi="Calibri"/>
                <w:sz w:val="18"/>
                <w:szCs w:val="18"/>
              </w:rPr>
            </w:pPr>
          </w:p>
        </w:tc>
      </w:tr>
      <w:tr w:rsidR="00217F57" w:rsidRPr="00295655" w14:paraId="1F9B98B2" w14:textId="77777777" w:rsidTr="007E1836">
        <w:trPr>
          <w:cantSplit/>
          <w:trHeight w:val="288"/>
        </w:trPr>
        <w:tc>
          <w:tcPr>
            <w:tcW w:w="1458" w:type="dxa"/>
          </w:tcPr>
          <w:p w14:paraId="1F9B98A9" w14:textId="77777777" w:rsidR="00217F57" w:rsidRPr="00295655" w:rsidRDefault="00217F57" w:rsidP="00265ACF">
            <w:pPr>
              <w:keepNext/>
              <w:rPr>
                <w:rFonts w:ascii="Calibri" w:hAnsi="Calibri"/>
                <w:sz w:val="18"/>
                <w:szCs w:val="18"/>
              </w:rPr>
            </w:pPr>
          </w:p>
        </w:tc>
        <w:tc>
          <w:tcPr>
            <w:tcW w:w="1440" w:type="dxa"/>
          </w:tcPr>
          <w:p w14:paraId="1F9B98AA" w14:textId="77777777" w:rsidR="00217F57" w:rsidRPr="00295655" w:rsidRDefault="00217F57" w:rsidP="00265ACF">
            <w:pPr>
              <w:keepNext/>
              <w:rPr>
                <w:rFonts w:ascii="Calibri" w:hAnsi="Calibri"/>
                <w:sz w:val="18"/>
                <w:szCs w:val="18"/>
              </w:rPr>
            </w:pPr>
          </w:p>
        </w:tc>
        <w:tc>
          <w:tcPr>
            <w:tcW w:w="990" w:type="dxa"/>
          </w:tcPr>
          <w:p w14:paraId="1F9B98AB" w14:textId="77777777" w:rsidR="00217F57" w:rsidRPr="00295655" w:rsidRDefault="00217F57" w:rsidP="00265ACF">
            <w:pPr>
              <w:keepNext/>
              <w:rPr>
                <w:rFonts w:ascii="Calibri" w:hAnsi="Calibri"/>
                <w:sz w:val="18"/>
                <w:szCs w:val="18"/>
              </w:rPr>
            </w:pPr>
          </w:p>
        </w:tc>
        <w:tc>
          <w:tcPr>
            <w:tcW w:w="990" w:type="dxa"/>
          </w:tcPr>
          <w:p w14:paraId="1F9B98AC" w14:textId="77777777" w:rsidR="00217F57" w:rsidRPr="00295655" w:rsidRDefault="00217F57" w:rsidP="00265ACF">
            <w:pPr>
              <w:keepNext/>
              <w:rPr>
                <w:rFonts w:ascii="Calibri" w:hAnsi="Calibri"/>
                <w:sz w:val="18"/>
                <w:szCs w:val="18"/>
              </w:rPr>
            </w:pPr>
          </w:p>
        </w:tc>
        <w:tc>
          <w:tcPr>
            <w:tcW w:w="2460" w:type="dxa"/>
          </w:tcPr>
          <w:p w14:paraId="1F9B98AD" w14:textId="77777777" w:rsidR="00217F57" w:rsidRPr="00295655" w:rsidRDefault="00217F57" w:rsidP="00265ACF">
            <w:pPr>
              <w:keepNext/>
              <w:rPr>
                <w:rFonts w:ascii="Calibri" w:hAnsi="Calibri"/>
                <w:sz w:val="18"/>
                <w:szCs w:val="18"/>
              </w:rPr>
            </w:pPr>
          </w:p>
        </w:tc>
        <w:tc>
          <w:tcPr>
            <w:tcW w:w="2640" w:type="dxa"/>
          </w:tcPr>
          <w:p w14:paraId="1F9B98AE" w14:textId="77777777" w:rsidR="00217F57" w:rsidRPr="00295655" w:rsidRDefault="00217F57" w:rsidP="00265ACF">
            <w:pPr>
              <w:keepNext/>
              <w:rPr>
                <w:rFonts w:ascii="Calibri" w:hAnsi="Calibri"/>
                <w:sz w:val="18"/>
                <w:szCs w:val="18"/>
              </w:rPr>
            </w:pPr>
          </w:p>
        </w:tc>
        <w:tc>
          <w:tcPr>
            <w:tcW w:w="2550" w:type="dxa"/>
          </w:tcPr>
          <w:p w14:paraId="1F9B98AF" w14:textId="77777777" w:rsidR="00217F57" w:rsidRPr="00295655" w:rsidRDefault="00217F57" w:rsidP="00265ACF">
            <w:pPr>
              <w:keepNext/>
              <w:rPr>
                <w:rFonts w:ascii="Calibri" w:hAnsi="Calibri"/>
                <w:sz w:val="18"/>
                <w:szCs w:val="18"/>
              </w:rPr>
            </w:pPr>
          </w:p>
        </w:tc>
        <w:tc>
          <w:tcPr>
            <w:tcW w:w="1080" w:type="dxa"/>
          </w:tcPr>
          <w:p w14:paraId="1F9B98B0" w14:textId="77777777" w:rsidR="00217F57" w:rsidRPr="00295655" w:rsidRDefault="00217F57" w:rsidP="00265ACF">
            <w:pPr>
              <w:keepNext/>
              <w:rPr>
                <w:rFonts w:ascii="Calibri" w:hAnsi="Calibri"/>
                <w:sz w:val="18"/>
                <w:szCs w:val="18"/>
              </w:rPr>
            </w:pPr>
          </w:p>
        </w:tc>
        <w:tc>
          <w:tcPr>
            <w:tcW w:w="1008" w:type="dxa"/>
          </w:tcPr>
          <w:p w14:paraId="1F9B98B1" w14:textId="77777777" w:rsidR="00217F57" w:rsidRPr="00295655" w:rsidRDefault="00217F57" w:rsidP="00265ACF">
            <w:pPr>
              <w:keepNext/>
              <w:rPr>
                <w:rFonts w:ascii="Calibri" w:hAnsi="Calibri"/>
                <w:sz w:val="18"/>
                <w:szCs w:val="18"/>
              </w:rPr>
            </w:pPr>
          </w:p>
        </w:tc>
      </w:tr>
      <w:tr w:rsidR="00217F57" w:rsidRPr="00295655" w14:paraId="1F9B98B4" w14:textId="77777777" w:rsidTr="00A53F9F">
        <w:trPr>
          <w:cantSplit/>
        </w:trPr>
        <w:tc>
          <w:tcPr>
            <w:tcW w:w="14616" w:type="dxa"/>
            <w:gridSpan w:val="9"/>
          </w:tcPr>
          <w:p w14:paraId="1F9B98B3" w14:textId="77777777" w:rsidR="00217F57" w:rsidRPr="00295655" w:rsidRDefault="00217F57" w:rsidP="00E91CEC">
            <w:pPr>
              <w:keepNext/>
              <w:rPr>
                <w:rFonts w:ascii="Calibri" w:hAnsi="Calibri"/>
                <w:sz w:val="18"/>
                <w:szCs w:val="18"/>
              </w:rPr>
            </w:pPr>
            <w:r w:rsidRPr="00295655">
              <w:rPr>
                <w:rFonts w:ascii="Calibri" w:hAnsi="Calibri"/>
                <w:sz w:val="18"/>
                <w:szCs w:val="18"/>
              </w:rPr>
              <w:t>Notes:</w:t>
            </w:r>
          </w:p>
        </w:tc>
      </w:tr>
    </w:tbl>
    <w:p w14:paraId="1F9B98B5" w14:textId="77777777" w:rsidR="00E82483" w:rsidRDefault="00E82483" w:rsidP="008846F4">
      <w:pPr>
        <w:rPr>
          <w:rFonts w:ascii="Calibri" w:hAnsi="Calibri"/>
          <w:sz w:val="18"/>
          <w:szCs w:val="18"/>
        </w:rPr>
      </w:pPr>
    </w:p>
    <w:p w14:paraId="1F9B98B6" w14:textId="77777777" w:rsidR="000C6F83" w:rsidRDefault="000C6F83" w:rsidP="008846F4">
      <w:pPr>
        <w:rPr>
          <w:rFonts w:ascii="Calibri" w:hAnsi="Calibri"/>
          <w:sz w:val="18"/>
          <w:szCs w:val="18"/>
        </w:rPr>
      </w:pPr>
    </w:p>
    <w:p w14:paraId="1F9B98B7" w14:textId="77777777" w:rsidR="00044F60" w:rsidRDefault="00044F60"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3900"/>
        <w:gridCol w:w="3900"/>
        <w:gridCol w:w="3900"/>
      </w:tblGrid>
      <w:tr w:rsidR="007B799C" w:rsidRPr="00295655" w14:paraId="1F9B98C6" w14:textId="77777777" w:rsidTr="00A82EF3">
        <w:trPr>
          <w:cantSplit/>
        </w:trPr>
        <w:tc>
          <w:tcPr>
            <w:tcW w:w="14598" w:type="dxa"/>
            <w:gridSpan w:val="5"/>
            <w:shd w:val="clear" w:color="auto" w:fill="auto"/>
          </w:tcPr>
          <w:p w14:paraId="1F9B98B8" w14:textId="08235CB7" w:rsidR="00D90912" w:rsidRPr="00F9147E" w:rsidRDefault="00A410FF" w:rsidP="00945329">
            <w:pPr>
              <w:keepNext/>
              <w:rPr>
                <w:rFonts w:ascii="Calibri" w:hAnsi="Calibri"/>
                <w:b/>
                <w:szCs w:val="18"/>
              </w:rPr>
            </w:pPr>
            <w:r w:rsidRPr="00F9147E">
              <w:rPr>
                <w:rFonts w:ascii="Calibri" w:hAnsi="Calibri"/>
                <w:b/>
                <w:szCs w:val="18"/>
              </w:rPr>
              <w:t>G</w:t>
            </w:r>
            <w:r w:rsidR="007B799C" w:rsidRPr="00F9147E">
              <w:rPr>
                <w:rFonts w:ascii="Calibri" w:hAnsi="Calibri"/>
                <w:b/>
                <w:szCs w:val="18"/>
              </w:rPr>
              <w:t xml:space="preserve">. Installed </w:t>
            </w:r>
            <w:r w:rsidR="00945329" w:rsidRPr="00F9147E">
              <w:rPr>
                <w:rFonts w:ascii="Calibri" w:hAnsi="Calibri"/>
                <w:b/>
                <w:szCs w:val="18"/>
              </w:rPr>
              <w:t>Split System Indoor Coil or Fan</w:t>
            </w:r>
            <w:r w:rsidR="009B4B1B" w:rsidRPr="00F9147E">
              <w:rPr>
                <w:rFonts w:ascii="Calibri" w:hAnsi="Calibri"/>
                <w:b/>
                <w:szCs w:val="18"/>
              </w:rPr>
              <w:t xml:space="preserve"> </w:t>
            </w:r>
            <w:r w:rsidR="00945329" w:rsidRPr="00F9147E">
              <w:rPr>
                <w:rFonts w:ascii="Calibri" w:hAnsi="Calibri"/>
                <w:b/>
                <w:szCs w:val="18"/>
              </w:rPr>
              <w:t xml:space="preserve">Coil Unit </w:t>
            </w:r>
            <w:r w:rsidR="00D90912" w:rsidRPr="00F9147E">
              <w:rPr>
                <w:rFonts w:ascii="Calibri" w:hAnsi="Calibri"/>
                <w:b/>
                <w:szCs w:val="18"/>
              </w:rPr>
              <w:t>E</w:t>
            </w:r>
            <w:r w:rsidR="009F4F7F" w:rsidRPr="00F9147E">
              <w:rPr>
                <w:rFonts w:ascii="Calibri" w:hAnsi="Calibri"/>
                <w:b/>
                <w:szCs w:val="18"/>
              </w:rPr>
              <w:t>quipment</w:t>
            </w:r>
            <w:r w:rsidR="00D90912" w:rsidRPr="00F9147E">
              <w:rPr>
                <w:rFonts w:ascii="Calibri" w:hAnsi="Calibri"/>
                <w:b/>
                <w:szCs w:val="18"/>
              </w:rPr>
              <w:t xml:space="preserve"> Information </w:t>
            </w:r>
            <w:r w:rsidR="00945329" w:rsidRPr="00F9147E">
              <w:rPr>
                <w:rFonts w:ascii="Calibri" w:hAnsi="Calibri"/>
                <w:b/>
                <w:szCs w:val="18"/>
              </w:rPr>
              <w:t xml:space="preserve">(applicable to </w:t>
            </w:r>
            <w:r w:rsidR="009140EF" w:rsidRPr="00F9147E">
              <w:rPr>
                <w:rFonts w:ascii="Calibri" w:hAnsi="Calibri"/>
                <w:b/>
                <w:szCs w:val="18"/>
              </w:rPr>
              <w:t>DX or hydronic heating/cooling</w:t>
            </w:r>
            <w:r w:rsidR="00084659" w:rsidRPr="00F9147E">
              <w:rPr>
                <w:rFonts w:ascii="Calibri" w:hAnsi="Calibri"/>
                <w:b/>
                <w:szCs w:val="18"/>
              </w:rPr>
              <w:t xml:space="preserve"> </w:t>
            </w:r>
            <w:r w:rsidR="004D508A" w:rsidRPr="00F9147E">
              <w:rPr>
                <w:rFonts w:ascii="Calibri" w:hAnsi="Calibri"/>
                <w:b/>
                <w:szCs w:val="18"/>
              </w:rPr>
              <w:t>coils or fan</w:t>
            </w:r>
            <w:r w:rsidR="00552EC1" w:rsidRPr="00F9147E">
              <w:rPr>
                <w:rFonts w:ascii="Calibri" w:hAnsi="Calibri"/>
                <w:b/>
                <w:szCs w:val="18"/>
              </w:rPr>
              <w:t xml:space="preserve"> </w:t>
            </w:r>
            <w:r w:rsidR="004D508A" w:rsidRPr="00F9147E">
              <w:rPr>
                <w:rFonts w:ascii="Calibri" w:hAnsi="Calibri"/>
                <w:b/>
                <w:szCs w:val="18"/>
              </w:rPr>
              <w:t>coil units</w:t>
            </w:r>
            <w:r w:rsidR="00084659" w:rsidRPr="00F9147E">
              <w:rPr>
                <w:rFonts w:ascii="Calibri" w:hAnsi="Calibri"/>
                <w:b/>
                <w:szCs w:val="18"/>
              </w:rPr>
              <w:t>)</w:t>
            </w:r>
          </w:p>
          <w:p w14:paraId="1F9B98B9" w14:textId="77777777" w:rsidR="009F4F7F" w:rsidRPr="009F4F7F" w:rsidRDefault="009F4F7F" w:rsidP="00945329">
            <w:pPr>
              <w:keepNext/>
              <w:rPr>
                <w:rFonts w:ascii="Calibri" w:hAnsi="Calibri"/>
                <w:sz w:val="18"/>
                <w:szCs w:val="18"/>
              </w:rPr>
            </w:pPr>
            <w:r w:rsidRPr="009F4F7F">
              <w:rPr>
                <w:rFonts w:ascii="Calibri" w:hAnsi="Calibri"/>
                <w:sz w:val="18"/>
                <w:szCs w:val="18"/>
              </w:rPr>
              <w:t xml:space="preserve">Systems with more than one indoor coil or fan coil unit </w:t>
            </w:r>
            <w:r w:rsidR="00D90912">
              <w:rPr>
                <w:rFonts w:ascii="Calibri" w:hAnsi="Calibri"/>
                <w:sz w:val="18"/>
                <w:szCs w:val="18"/>
              </w:rPr>
              <w:t>(e.g. multi</w:t>
            </w:r>
            <w:r w:rsidR="003E30C0">
              <w:rPr>
                <w:rFonts w:ascii="Calibri" w:hAnsi="Calibri"/>
                <w:sz w:val="18"/>
                <w:szCs w:val="18"/>
              </w:rPr>
              <w:t>-</w:t>
            </w:r>
            <w:r w:rsidR="00D90912">
              <w:rPr>
                <w:rFonts w:ascii="Calibri" w:hAnsi="Calibri"/>
                <w:sz w:val="18"/>
                <w:szCs w:val="18"/>
              </w:rPr>
              <w:t xml:space="preserve">split systems) </w:t>
            </w:r>
            <w:r w:rsidRPr="009F4F7F">
              <w:rPr>
                <w:rFonts w:ascii="Calibri" w:hAnsi="Calibri"/>
                <w:sz w:val="18"/>
                <w:szCs w:val="18"/>
              </w:rPr>
              <w:t xml:space="preserve">shall provide </w:t>
            </w:r>
            <w:r w:rsidR="00D90912">
              <w:rPr>
                <w:rFonts w:ascii="Calibri" w:hAnsi="Calibri"/>
                <w:sz w:val="18"/>
                <w:szCs w:val="18"/>
              </w:rPr>
              <w:t>information for each of the system indoor coils or fan coil units.</w:t>
            </w:r>
          </w:p>
          <w:p w14:paraId="1F9B98BA" w14:textId="77777777" w:rsidR="005A09BE" w:rsidRDefault="00233996" w:rsidP="00A26694">
            <w:pPr>
              <w:rPr>
                <w:rFonts w:asciiTheme="minorHAnsi" w:hAnsiTheme="minorHAnsi"/>
                <w:sz w:val="16"/>
                <w:szCs w:val="16"/>
              </w:rPr>
            </w:pPr>
            <w:r w:rsidRPr="00233996">
              <w:rPr>
                <w:rFonts w:ascii="Calibri" w:hAnsi="Calibri"/>
                <w:sz w:val="18"/>
                <w:szCs w:val="18"/>
              </w:rPr>
              <w:t xml:space="preserve">&lt;&lt;&lt;if </w:t>
            </w:r>
            <w:r>
              <w:rPr>
                <w:rFonts w:ascii="Calibri" w:hAnsi="Calibri"/>
                <w:sz w:val="18"/>
                <w:szCs w:val="18"/>
              </w:rPr>
              <w:t xml:space="preserve">none </w:t>
            </w:r>
            <w:r w:rsidRPr="00233996">
              <w:rPr>
                <w:rFonts w:ascii="Calibri" w:hAnsi="Calibri"/>
                <w:sz w:val="18"/>
                <w:szCs w:val="18"/>
              </w:rPr>
              <w:t>of the SC Systems listed in Section D have a value in</w:t>
            </w:r>
            <w:r w:rsidR="00552EC1">
              <w:rPr>
                <w:rFonts w:ascii="Calibri" w:hAnsi="Calibri"/>
                <w:sz w:val="18"/>
                <w:szCs w:val="18"/>
              </w:rPr>
              <w:t xml:space="preserve"> either</w:t>
            </w:r>
            <w:r w:rsidRPr="00233996">
              <w:rPr>
                <w:rFonts w:ascii="Calibri" w:hAnsi="Calibri"/>
                <w:sz w:val="18"/>
                <w:szCs w:val="18"/>
              </w:rPr>
              <w:t xml:space="preserve"> </w:t>
            </w:r>
            <w:r w:rsidR="00891AF4">
              <w:rPr>
                <w:rFonts w:ascii="Calibri" w:hAnsi="Calibri"/>
                <w:sz w:val="18"/>
                <w:szCs w:val="18"/>
              </w:rPr>
              <w:t xml:space="preserve">D04 or </w:t>
            </w:r>
            <w:r w:rsidRPr="00233996">
              <w:rPr>
                <w:rFonts w:ascii="Calibri" w:hAnsi="Calibri"/>
                <w:sz w:val="18"/>
                <w:szCs w:val="18"/>
              </w:rPr>
              <w:t>D05 =</w:t>
            </w:r>
            <w:r w:rsidR="00381011">
              <w:rPr>
                <w:rFonts w:ascii="Calibri" w:hAnsi="Calibri"/>
                <w:sz w:val="18"/>
                <w:szCs w:val="18"/>
              </w:rPr>
              <w:t xml:space="preserve"> one of the system types in the list that follows below, </w:t>
            </w:r>
            <w:r w:rsidRPr="00233996">
              <w:rPr>
                <w:rFonts w:ascii="Calibri" w:hAnsi="Calibri"/>
                <w:sz w:val="18"/>
                <w:szCs w:val="18"/>
              </w:rPr>
              <w:t>then display the section does not apply message; else require</w:t>
            </w:r>
            <w:r w:rsidR="00664A73">
              <w:rPr>
                <w:rFonts w:ascii="Calibri" w:hAnsi="Calibri"/>
                <w:sz w:val="18"/>
                <w:szCs w:val="18"/>
              </w:rPr>
              <w:t xml:space="preserve"> </w:t>
            </w:r>
            <w:r w:rsidR="00381011">
              <w:rPr>
                <w:rFonts w:ascii="Calibri" w:hAnsi="Calibri"/>
                <w:sz w:val="18"/>
                <w:szCs w:val="18"/>
              </w:rPr>
              <w:t xml:space="preserve">a </w:t>
            </w:r>
            <w:r w:rsidR="00664A73">
              <w:rPr>
                <w:rFonts w:ascii="Calibri" w:hAnsi="Calibri"/>
                <w:sz w:val="18"/>
                <w:szCs w:val="18"/>
              </w:rPr>
              <w:t>minimum of</w:t>
            </w:r>
            <w:r w:rsidRPr="00233996">
              <w:rPr>
                <w:rFonts w:ascii="Calibri" w:hAnsi="Calibri"/>
                <w:sz w:val="18"/>
                <w:szCs w:val="18"/>
              </w:rPr>
              <w:t xml:space="preserve"> one row of data to be entered in this table for each of the SC Systems</w:t>
            </w:r>
            <w:r w:rsidR="009F4F7F" w:rsidRPr="00233996">
              <w:rPr>
                <w:rFonts w:ascii="Calibri" w:hAnsi="Calibri"/>
                <w:sz w:val="18"/>
                <w:szCs w:val="18"/>
              </w:rPr>
              <w:t xml:space="preserve"> listed in Section D</w:t>
            </w:r>
            <w:r w:rsidRPr="00233996">
              <w:rPr>
                <w:rFonts w:ascii="Calibri" w:hAnsi="Calibri"/>
                <w:sz w:val="18"/>
                <w:szCs w:val="18"/>
              </w:rPr>
              <w:t xml:space="preserve"> for which </w:t>
            </w:r>
            <w:r w:rsidR="00664C23">
              <w:rPr>
                <w:rFonts w:ascii="Calibri" w:hAnsi="Calibri"/>
                <w:sz w:val="18"/>
                <w:szCs w:val="18"/>
              </w:rPr>
              <w:t xml:space="preserve">one of </w:t>
            </w:r>
            <w:r w:rsidRPr="00233996">
              <w:rPr>
                <w:rFonts w:ascii="Calibri" w:hAnsi="Calibri"/>
                <w:sz w:val="18"/>
                <w:szCs w:val="18"/>
              </w:rPr>
              <w:t>the System Type</w:t>
            </w:r>
            <w:r w:rsidR="00664C23">
              <w:rPr>
                <w:rFonts w:ascii="Calibri" w:hAnsi="Calibri"/>
                <w:sz w:val="18"/>
                <w:szCs w:val="18"/>
              </w:rPr>
              <w:t>s</w:t>
            </w:r>
            <w:r w:rsidRPr="00233996">
              <w:rPr>
                <w:rFonts w:ascii="Calibri" w:hAnsi="Calibri"/>
                <w:sz w:val="18"/>
                <w:szCs w:val="18"/>
              </w:rPr>
              <w:t xml:space="preserve"> listed in </w:t>
            </w:r>
            <w:r w:rsidR="00664C23">
              <w:rPr>
                <w:rFonts w:ascii="Calibri" w:hAnsi="Calibri"/>
                <w:sz w:val="18"/>
                <w:szCs w:val="18"/>
              </w:rPr>
              <w:t xml:space="preserve">either </w:t>
            </w:r>
            <w:r w:rsidR="00891AF4">
              <w:rPr>
                <w:rFonts w:ascii="Calibri" w:hAnsi="Calibri"/>
                <w:sz w:val="18"/>
                <w:szCs w:val="18"/>
              </w:rPr>
              <w:t xml:space="preserve">D04 or </w:t>
            </w:r>
            <w:r w:rsidRPr="00233996">
              <w:rPr>
                <w:rFonts w:ascii="Calibri" w:hAnsi="Calibri"/>
                <w:sz w:val="18"/>
                <w:szCs w:val="18"/>
              </w:rPr>
              <w:t xml:space="preserve">D05 </w:t>
            </w:r>
            <w:r w:rsidR="00664A73">
              <w:rPr>
                <w:rFonts w:ascii="Calibri" w:hAnsi="Calibri"/>
                <w:sz w:val="18"/>
                <w:szCs w:val="18"/>
              </w:rPr>
              <w:t>is one of the</w:t>
            </w:r>
            <w:r w:rsidR="00381011">
              <w:rPr>
                <w:rFonts w:ascii="Calibri" w:hAnsi="Calibri"/>
                <w:sz w:val="18"/>
                <w:szCs w:val="18"/>
              </w:rPr>
              <w:t xml:space="preserve"> system types in the following list:</w:t>
            </w:r>
          </w:p>
          <w:p w14:paraId="1F9B98BB" w14:textId="77777777" w:rsidR="005A09BE" w:rsidRPr="00761C61" w:rsidRDefault="005A09BE" w:rsidP="005A09BE">
            <w:pPr>
              <w:rPr>
                <w:rFonts w:asciiTheme="minorHAnsi" w:hAnsiTheme="minorHAnsi"/>
                <w:sz w:val="16"/>
                <w:szCs w:val="16"/>
              </w:rPr>
            </w:pPr>
            <w:r>
              <w:rPr>
                <w:rFonts w:asciiTheme="minorHAnsi" w:hAnsiTheme="minorHAnsi"/>
                <w:sz w:val="16"/>
                <w:szCs w:val="16"/>
              </w:rPr>
              <w:t>*</w:t>
            </w:r>
            <w:r w:rsidRPr="00761C61">
              <w:rPr>
                <w:rFonts w:asciiTheme="minorHAnsi" w:hAnsiTheme="minorHAnsi"/>
                <w:sz w:val="16"/>
                <w:szCs w:val="16"/>
              </w:rPr>
              <w:t>central split AC;</w:t>
            </w:r>
          </w:p>
          <w:p w14:paraId="1F9B98BC" w14:textId="77777777" w:rsidR="005A09BE" w:rsidRPr="00761C61" w:rsidRDefault="005A09BE" w:rsidP="005A09BE">
            <w:pPr>
              <w:rPr>
                <w:rFonts w:asciiTheme="minorHAnsi" w:hAnsiTheme="minorHAnsi"/>
                <w:sz w:val="16"/>
                <w:szCs w:val="16"/>
              </w:rPr>
            </w:pPr>
            <w:r w:rsidRPr="00761C61">
              <w:rPr>
                <w:rFonts w:asciiTheme="minorHAnsi" w:hAnsiTheme="minorHAnsi"/>
                <w:sz w:val="16"/>
                <w:szCs w:val="16"/>
              </w:rPr>
              <w:t>*central split HP</w:t>
            </w:r>
          </w:p>
          <w:p w14:paraId="1F9B98BD" w14:textId="166A0AFF" w:rsidR="005A09BE" w:rsidRPr="00761C61" w:rsidRDefault="005A09BE" w:rsidP="005A09BE">
            <w:pPr>
              <w:rPr>
                <w:rFonts w:asciiTheme="minorHAnsi" w:hAnsiTheme="minorHAnsi"/>
                <w:sz w:val="16"/>
                <w:szCs w:val="16"/>
              </w:rPr>
            </w:pPr>
            <w:r w:rsidRPr="00761C61">
              <w:rPr>
                <w:rFonts w:asciiTheme="minorHAnsi" w:hAnsiTheme="minorHAnsi"/>
                <w:sz w:val="16"/>
                <w:szCs w:val="16"/>
              </w:rPr>
              <w:t xml:space="preserve">*ductless </w:t>
            </w:r>
            <w:r w:rsidR="00844A88">
              <w:rPr>
                <w:rFonts w:asciiTheme="minorHAnsi" w:hAnsiTheme="minorHAnsi"/>
                <w:sz w:val="16"/>
                <w:szCs w:val="16"/>
              </w:rPr>
              <w:t>mini-</w:t>
            </w:r>
            <w:r w:rsidR="00300C51">
              <w:rPr>
                <w:rFonts w:asciiTheme="minorHAnsi" w:hAnsiTheme="minorHAnsi"/>
                <w:sz w:val="16"/>
                <w:szCs w:val="16"/>
              </w:rPr>
              <w:t xml:space="preserve">split </w:t>
            </w:r>
            <w:r w:rsidRPr="00761C61">
              <w:rPr>
                <w:rFonts w:asciiTheme="minorHAnsi" w:hAnsiTheme="minorHAnsi"/>
                <w:sz w:val="16"/>
                <w:szCs w:val="16"/>
              </w:rPr>
              <w:t>AC;</w:t>
            </w:r>
          </w:p>
          <w:p w14:paraId="1F9B98BE" w14:textId="7D34A7E8" w:rsidR="005A09BE" w:rsidRPr="00761C61" w:rsidRDefault="005A09BE" w:rsidP="006E07AE">
            <w:pPr>
              <w:rPr>
                <w:rFonts w:asciiTheme="minorHAnsi" w:hAnsiTheme="minorHAnsi"/>
                <w:sz w:val="16"/>
                <w:szCs w:val="16"/>
              </w:rPr>
            </w:pPr>
            <w:r w:rsidRPr="00761C61">
              <w:rPr>
                <w:rFonts w:asciiTheme="minorHAnsi" w:hAnsiTheme="minorHAnsi"/>
                <w:sz w:val="16"/>
                <w:szCs w:val="16"/>
              </w:rPr>
              <w:t>*ductless</w:t>
            </w:r>
            <w:r w:rsidR="00300C51">
              <w:rPr>
                <w:rFonts w:asciiTheme="minorHAnsi" w:hAnsiTheme="minorHAnsi"/>
                <w:sz w:val="16"/>
                <w:szCs w:val="16"/>
              </w:rPr>
              <w:t xml:space="preserve"> </w:t>
            </w:r>
            <w:r w:rsidR="00844A88">
              <w:rPr>
                <w:rFonts w:asciiTheme="minorHAnsi" w:hAnsiTheme="minorHAnsi"/>
                <w:sz w:val="16"/>
                <w:szCs w:val="16"/>
              </w:rPr>
              <w:t>mini-</w:t>
            </w:r>
            <w:r w:rsidR="00300C51">
              <w:rPr>
                <w:rFonts w:asciiTheme="minorHAnsi" w:hAnsiTheme="minorHAnsi"/>
                <w:sz w:val="16"/>
                <w:szCs w:val="16"/>
              </w:rPr>
              <w:t xml:space="preserve">split </w:t>
            </w:r>
            <w:r w:rsidRPr="00761C61">
              <w:rPr>
                <w:rFonts w:asciiTheme="minorHAnsi" w:hAnsiTheme="minorHAnsi"/>
                <w:sz w:val="16"/>
                <w:szCs w:val="16"/>
              </w:rPr>
              <w:t xml:space="preserve"> HP;</w:t>
            </w:r>
          </w:p>
          <w:p w14:paraId="1F9B98BF" w14:textId="77777777" w:rsidR="006E07AE" w:rsidRPr="00761C61" w:rsidRDefault="006E07AE" w:rsidP="006E07AE">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r w:rsidR="003D7A4D">
              <w:rPr>
                <w:rFonts w:asciiTheme="minorHAnsi" w:hAnsiTheme="minorHAnsi"/>
                <w:sz w:val="16"/>
                <w:szCs w:val="16"/>
              </w:rPr>
              <w:t>+</w:t>
            </w:r>
            <w:r>
              <w:rPr>
                <w:rFonts w:asciiTheme="minorHAnsi" w:hAnsiTheme="minorHAnsi"/>
                <w:sz w:val="16"/>
                <w:szCs w:val="16"/>
              </w:rPr>
              <w:t xml:space="preserve"> forced air</w:t>
            </w:r>
            <w:r w:rsidRPr="00761C61">
              <w:rPr>
                <w:rFonts w:asciiTheme="minorHAnsi" w:hAnsiTheme="minorHAnsi"/>
                <w:sz w:val="16"/>
                <w:szCs w:val="16"/>
              </w:rPr>
              <w:t>;</w:t>
            </w:r>
          </w:p>
          <w:p w14:paraId="1F9B98C0" w14:textId="77777777" w:rsidR="006E07AE" w:rsidRDefault="006E07AE" w:rsidP="006E07AE">
            <w:pPr>
              <w:rPr>
                <w:rFonts w:asciiTheme="minorHAnsi" w:hAnsiTheme="minorHAnsi"/>
                <w:sz w:val="16"/>
                <w:szCs w:val="16"/>
              </w:rPr>
            </w:pPr>
            <w:r w:rsidRPr="00761C61">
              <w:rPr>
                <w:rFonts w:asciiTheme="minorHAnsi" w:hAnsiTheme="minorHAnsi"/>
                <w:sz w:val="16"/>
                <w:szCs w:val="16"/>
              </w:rPr>
              <w:t>*combined hydronic</w:t>
            </w:r>
            <w:r>
              <w:rPr>
                <w:rFonts w:asciiTheme="minorHAnsi" w:hAnsiTheme="minorHAnsi"/>
                <w:sz w:val="16"/>
                <w:szCs w:val="16"/>
              </w:rPr>
              <w:t xml:space="preserve"> </w:t>
            </w:r>
            <w:r w:rsidR="003D7A4D">
              <w:rPr>
                <w:rFonts w:asciiTheme="minorHAnsi" w:hAnsiTheme="minorHAnsi"/>
                <w:sz w:val="16"/>
                <w:szCs w:val="16"/>
              </w:rPr>
              <w:t>+</w:t>
            </w:r>
            <w:r>
              <w:rPr>
                <w:rFonts w:asciiTheme="minorHAnsi" w:hAnsiTheme="minorHAnsi"/>
                <w:sz w:val="16"/>
                <w:szCs w:val="16"/>
              </w:rPr>
              <w:t xml:space="preserve"> forced air</w:t>
            </w:r>
            <w:r w:rsidRPr="00761C61">
              <w:rPr>
                <w:rFonts w:asciiTheme="minorHAnsi" w:hAnsiTheme="minorHAnsi"/>
                <w:sz w:val="16"/>
                <w:szCs w:val="16"/>
              </w:rPr>
              <w:t>;</w:t>
            </w:r>
          </w:p>
          <w:p w14:paraId="1F9B98C1" w14:textId="77777777" w:rsidR="009E04C7" w:rsidRPr="00761C61" w:rsidRDefault="009E04C7" w:rsidP="006E07AE">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14:paraId="1F9B98C2" w14:textId="681A763A" w:rsidR="006E07AE" w:rsidRPr="00761C61" w:rsidRDefault="006E07AE" w:rsidP="006E07AE">
            <w:pPr>
              <w:rPr>
                <w:rFonts w:asciiTheme="minorHAnsi" w:hAnsiTheme="minorHAnsi"/>
                <w:sz w:val="16"/>
                <w:szCs w:val="16"/>
              </w:rPr>
            </w:pPr>
            <w:r>
              <w:rPr>
                <w:rFonts w:asciiTheme="minorHAnsi" w:hAnsiTheme="minorHAnsi"/>
                <w:sz w:val="16"/>
                <w:szCs w:val="16"/>
              </w:rPr>
              <w:t>*</w:t>
            </w:r>
            <w:r w:rsidRPr="00761C61">
              <w:rPr>
                <w:rFonts w:asciiTheme="minorHAnsi" w:hAnsiTheme="minorHAnsi"/>
                <w:sz w:val="16"/>
                <w:szCs w:val="16"/>
              </w:rPr>
              <w:t>gas absorption AC</w:t>
            </w:r>
            <w:r w:rsidR="00844A88">
              <w:rPr>
                <w:rFonts w:asciiTheme="minorHAnsi" w:hAnsiTheme="minorHAnsi"/>
                <w:sz w:val="16"/>
                <w:szCs w:val="16"/>
              </w:rPr>
              <w:t>;</w:t>
            </w:r>
          </w:p>
          <w:p w14:paraId="1F9B98C3" w14:textId="5A366E27" w:rsidR="006E07AE" w:rsidRPr="00761C61" w:rsidRDefault="006E07AE" w:rsidP="006E07AE">
            <w:pPr>
              <w:rPr>
                <w:rFonts w:asciiTheme="minorHAnsi" w:hAnsiTheme="minorHAnsi"/>
                <w:sz w:val="16"/>
                <w:szCs w:val="16"/>
              </w:rPr>
            </w:pPr>
            <w:r w:rsidRPr="00761C61">
              <w:rPr>
                <w:rFonts w:asciiTheme="minorHAnsi" w:hAnsiTheme="minorHAnsi"/>
                <w:sz w:val="16"/>
                <w:szCs w:val="16"/>
              </w:rPr>
              <w:t>*evaporatively cooled condenser</w:t>
            </w:r>
            <w:r w:rsidR="00844A88">
              <w:rPr>
                <w:rFonts w:asciiTheme="minorHAnsi" w:hAnsiTheme="minorHAnsi"/>
                <w:sz w:val="16"/>
                <w:szCs w:val="16"/>
              </w:rPr>
              <w:t>;</w:t>
            </w:r>
          </w:p>
          <w:p w14:paraId="1F9B98C4" w14:textId="77777777" w:rsidR="006E07AE" w:rsidRDefault="006E07AE" w:rsidP="006E07AE">
            <w:pPr>
              <w:rPr>
                <w:rFonts w:asciiTheme="minorHAnsi" w:hAnsiTheme="minorHAnsi"/>
                <w:sz w:val="16"/>
                <w:szCs w:val="16"/>
              </w:rPr>
            </w:pPr>
            <w:r w:rsidRPr="00761C61">
              <w:rPr>
                <w:rFonts w:asciiTheme="minorHAnsi" w:hAnsiTheme="minorHAnsi"/>
                <w:sz w:val="16"/>
                <w:szCs w:val="16"/>
              </w:rPr>
              <w:t>*Ice Storage AC</w:t>
            </w:r>
            <w:r w:rsidR="00844A88">
              <w:rPr>
                <w:rFonts w:asciiTheme="minorHAnsi" w:hAnsiTheme="minorHAnsi"/>
                <w:sz w:val="16"/>
                <w:szCs w:val="16"/>
              </w:rPr>
              <w:t>;</w:t>
            </w:r>
          </w:p>
          <w:p w14:paraId="752CBB43" w14:textId="77777777" w:rsidR="00844A88" w:rsidRDefault="00844A88" w:rsidP="006E07AE">
            <w:pPr>
              <w:rPr>
                <w:rFonts w:asciiTheme="minorHAnsi" w:hAnsiTheme="minorHAnsi"/>
                <w:sz w:val="16"/>
                <w:szCs w:val="16"/>
              </w:rPr>
            </w:pPr>
            <w:r>
              <w:rPr>
                <w:rFonts w:asciiTheme="minorHAnsi" w:hAnsiTheme="minorHAnsi"/>
                <w:sz w:val="16"/>
                <w:szCs w:val="16"/>
              </w:rPr>
              <w:t>*small duct high velocity AC;</w:t>
            </w:r>
          </w:p>
          <w:p w14:paraId="661C3E6B" w14:textId="77777777" w:rsidR="00844A88" w:rsidRDefault="00844A88" w:rsidP="006E07AE">
            <w:pPr>
              <w:rPr>
                <w:rFonts w:asciiTheme="minorHAnsi" w:hAnsiTheme="minorHAnsi"/>
                <w:sz w:val="16"/>
                <w:szCs w:val="16"/>
              </w:rPr>
            </w:pPr>
            <w:r>
              <w:rPr>
                <w:rFonts w:asciiTheme="minorHAnsi" w:hAnsiTheme="minorHAnsi"/>
                <w:sz w:val="16"/>
                <w:szCs w:val="16"/>
              </w:rPr>
              <w:t>*small duct high velocity HP;</w:t>
            </w:r>
          </w:p>
          <w:p w14:paraId="0860E60F" w14:textId="77777777" w:rsidR="00844A88" w:rsidRDefault="00844A88" w:rsidP="006E07AE">
            <w:pPr>
              <w:rPr>
                <w:rFonts w:asciiTheme="minorHAnsi" w:hAnsiTheme="minorHAnsi"/>
                <w:sz w:val="16"/>
                <w:szCs w:val="16"/>
              </w:rPr>
            </w:pPr>
            <w:r>
              <w:rPr>
                <w:rFonts w:asciiTheme="minorHAnsi" w:hAnsiTheme="minorHAnsi"/>
                <w:sz w:val="16"/>
                <w:szCs w:val="16"/>
              </w:rPr>
              <w:t>*ductless multi-split AC;</w:t>
            </w:r>
          </w:p>
          <w:p w14:paraId="5D30CF81" w14:textId="77777777" w:rsidR="00844A88" w:rsidRDefault="00844A88" w:rsidP="006E07AE">
            <w:pPr>
              <w:rPr>
                <w:rFonts w:asciiTheme="minorHAnsi" w:hAnsiTheme="minorHAnsi"/>
                <w:sz w:val="16"/>
                <w:szCs w:val="16"/>
              </w:rPr>
            </w:pPr>
            <w:r>
              <w:rPr>
                <w:rFonts w:asciiTheme="minorHAnsi" w:hAnsiTheme="minorHAnsi"/>
                <w:sz w:val="16"/>
                <w:szCs w:val="16"/>
              </w:rPr>
              <w:t>*ductless multi-split HP;</w:t>
            </w:r>
          </w:p>
          <w:p w14:paraId="63EB8FE0" w14:textId="77777777" w:rsidR="00844A88" w:rsidRDefault="00844A88" w:rsidP="006E07AE">
            <w:pPr>
              <w:rPr>
                <w:rFonts w:asciiTheme="minorHAnsi" w:hAnsiTheme="minorHAnsi"/>
                <w:sz w:val="16"/>
                <w:szCs w:val="16"/>
              </w:rPr>
            </w:pPr>
            <w:r>
              <w:rPr>
                <w:rFonts w:asciiTheme="minorHAnsi" w:hAnsiTheme="minorHAnsi"/>
                <w:sz w:val="16"/>
                <w:szCs w:val="16"/>
              </w:rPr>
              <w:t>*ductless VRF AC;</w:t>
            </w:r>
          </w:p>
          <w:p w14:paraId="71875A08" w14:textId="3E727826" w:rsidR="00844A88" w:rsidRDefault="00844A88" w:rsidP="006E07AE">
            <w:pPr>
              <w:rPr>
                <w:rFonts w:asciiTheme="minorHAnsi" w:hAnsiTheme="minorHAnsi"/>
                <w:sz w:val="16"/>
                <w:szCs w:val="16"/>
              </w:rPr>
            </w:pPr>
            <w:r>
              <w:rPr>
                <w:rFonts w:asciiTheme="minorHAnsi" w:hAnsiTheme="minorHAnsi"/>
                <w:sz w:val="16"/>
                <w:szCs w:val="16"/>
              </w:rPr>
              <w:t>*ductless VRF HP;</w:t>
            </w:r>
          </w:p>
          <w:p w14:paraId="1F9B98C5" w14:textId="77777777" w:rsidR="007B799C" w:rsidRPr="00A410FF" w:rsidRDefault="00381011" w:rsidP="00664C23">
            <w:pPr>
              <w:rPr>
                <w:rFonts w:asciiTheme="minorHAnsi" w:hAnsiTheme="minorHAnsi"/>
                <w:sz w:val="16"/>
                <w:szCs w:val="16"/>
              </w:rPr>
            </w:pPr>
            <w:r>
              <w:rPr>
                <w:rFonts w:asciiTheme="minorHAnsi" w:hAnsiTheme="minorHAnsi"/>
                <w:sz w:val="16"/>
                <w:szCs w:val="16"/>
              </w:rPr>
              <w:t>Allow user to enter additional rows of data for systems that have more than one indoor coil or fan coil unit (e.g. multi-split HP).</w:t>
            </w:r>
            <w:r w:rsidR="00233996" w:rsidRPr="00233996">
              <w:rPr>
                <w:rFonts w:ascii="Calibri" w:hAnsi="Calibri"/>
                <w:sz w:val="18"/>
                <w:szCs w:val="18"/>
              </w:rPr>
              <w:t>&gt;&gt;</w:t>
            </w:r>
          </w:p>
        </w:tc>
      </w:tr>
      <w:tr w:rsidR="005A7D36" w:rsidRPr="00295655" w14:paraId="1F9B98CC" w14:textId="77777777" w:rsidTr="00217F57">
        <w:trPr>
          <w:cantSplit/>
          <w:trHeight w:val="188"/>
        </w:trPr>
        <w:tc>
          <w:tcPr>
            <w:tcW w:w="1458" w:type="dxa"/>
            <w:vAlign w:val="bottom"/>
          </w:tcPr>
          <w:p w14:paraId="1F9B98C7" w14:textId="77777777" w:rsidR="005A7D36" w:rsidRPr="00295655" w:rsidRDefault="005A7D36" w:rsidP="00A82EF3">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8C8" w14:textId="77777777" w:rsidR="005A7D36" w:rsidRPr="00295655" w:rsidRDefault="005A7D36" w:rsidP="00A82EF3">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1F9B98C9" w14:textId="77777777" w:rsidR="005A7D36" w:rsidRPr="00295655" w:rsidRDefault="005A7D36" w:rsidP="00A82EF3">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1F9B98CA" w14:textId="77777777" w:rsidR="005A7D36" w:rsidRPr="00295655" w:rsidRDefault="005A7D36" w:rsidP="00A82EF3">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1F9B98CB" w14:textId="77777777" w:rsidR="005A7D36" w:rsidRPr="00295655" w:rsidRDefault="005A7D36" w:rsidP="00A82EF3">
            <w:pPr>
              <w:keepNext/>
              <w:jc w:val="center"/>
              <w:rPr>
                <w:rFonts w:ascii="Calibri" w:hAnsi="Calibri"/>
                <w:sz w:val="18"/>
                <w:szCs w:val="18"/>
              </w:rPr>
            </w:pPr>
            <w:r w:rsidRPr="00295655">
              <w:rPr>
                <w:rFonts w:ascii="Calibri" w:hAnsi="Calibri"/>
                <w:sz w:val="18"/>
                <w:szCs w:val="18"/>
              </w:rPr>
              <w:t>05</w:t>
            </w:r>
          </w:p>
        </w:tc>
      </w:tr>
      <w:tr w:rsidR="005A7D36" w:rsidRPr="00295655" w14:paraId="1F9B98D2" w14:textId="77777777" w:rsidTr="00217F57">
        <w:trPr>
          <w:cantSplit/>
          <w:trHeight w:val="576"/>
        </w:trPr>
        <w:tc>
          <w:tcPr>
            <w:tcW w:w="1458" w:type="dxa"/>
            <w:vAlign w:val="bottom"/>
          </w:tcPr>
          <w:p w14:paraId="1F9B98CD" w14:textId="77777777" w:rsidR="005A7D36" w:rsidRPr="00295655" w:rsidRDefault="00233996" w:rsidP="00A82EF3">
            <w:pPr>
              <w:keepNext/>
              <w:jc w:val="center"/>
              <w:rPr>
                <w:rFonts w:ascii="Calibri" w:hAnsi="Calibri"/>
                <w:b/>
                <w:sz w:val="18"/>
                <w:szCs w:val="18"/>
              </w:rPr>
            </w:pPr>
            <w:r w:rsidRPr="00D55CAB">
              <w:rPr>
                <w:rFonts w:ascii="Calibri" w:hAnsi="Calibri"/>
                <w:sz w:val="18"/>
                <w:szCs w:val="18"/>
              </w:rPr>
              <w:t>SC System Identification or Name</w:t>
            </w:r>
          </w:p>
        </w:tc>
        <w:tc>
          <w:tcPr>
            <w:tcW w:w="1440" w:type="dxa"/>
            <w:vAlign w:val="bottom"/>
          </w:tcPr>
          <w:p w14:paraId="1F9B98CE" w14:textId="77777777" w:rsidR="005A7D36" w:rsidRPr="0098534B" w:rsidRDefault="005A7D36" w:rsidP="00E91CEC">
            <w:pPr>
              <w:keepNext/>
              <w:jc w:val="center"/>
              <w:rPr>
                <w:rFonts w:ascii="Calibri" w:hAnsi="Calibri"/>
                <w:sz w:val="18"/>
                <w:szCs w:val="18"/>
              </w:rPr>
            </w:pPr>
            <w:r w:rsidRPr="0098534B">
              <w:rPr>
                <w:rFonts w:ascii="Calibri" w:hAnsi="Calibri"/>
                <w:sz w:val="18"/>
                <w:szCs w:val="18"/>
              </w:rPr>
              <w:t>SC System Location or Area Served</w:t>
            </w:r>
          </w:p>
        </w:tc>
        <w:tc>
          <w:tcPr>
            <w:tcW w:w="3900" w:type="dxa"/>
            <w:vAlign w:val="bottom"/>
          </w:tcPr>
          <w:p w14:paraId="1F9B98CF" w14:textId="77777777" w:rsidR="005A7D36" w:rsidRPr="00B257BE" w:rsidRDefault="002F205C" w:rsidP="00E91CEC">
            <w:pPr>
              <w:keepNext/>
              <w:jc w:val="center"/>
              <w:rPr>
                <w:rFonts w:ascii="Calibri" w:hAnsi="Calibri"/>
                <w:sz w:val="18"/>
                <w:szCs w:val="18"/>
              </w:rPr>
            </w:pPr>
            <w:r w:rsidRPr="00B257BE">
              <w:rPr>
                <w:rFonts w:ascii="Calibri" w:hAnsi="Calibri"/>
                <w:sz w:val="18"/>
                <w:szCs w:val="18"/>
              </w:rPr>
              <w:t xml:space="preserve">Indoor Coil or Fan Coil </w:t>
            </w:r>
            <w:r w:rsidR="005A7D36" w:rsidRPr="00B257BE">
              <w:rPr>
                <w:rFonts w:ascii="Calibri" w:hAnsi="Calibri"/>
                <w:sz w:val="18"/>
                <w:szCs w:val="18"/>
              </w:rPr>
              <w:t>Unit Manufacturer</w:t>
            </w:r>
          </w:p>
        </w:tc>
        <w:tc>
          <w:tcPr>
            <w:tcW w:w="3900" w:type="dxa"/>
            <w:vAlign w:val="bottom"/>
          </w:tcPr>
          <w:p w14:paraId="1F9B98D0" w14:textId="77777777" w:rsidR="005A7D36" w:rsidRPr="00B257BE" w:rsidRDefault="002F205C" w:rsidP="00E91CEC">
            <w:pPr>
              <w:keepNext/>
              <w:jc w:val="center"/>
              <w:rPr>
                <w:rFonts w:ascii="Calibri" w:hAnsi="Calibri"/>
                <w:sz w:val="18"/>
                <w:szCs w:val="18"/>
              </w:rPr>
            </w:pPr>
            <w:r w:rsidRPr="00B257BE">
              <w:rPr>
                <w:rFonts w:ascii="Calibri" w:hAnsi="Calibri"/>
                <w:sz w:val="18"/>
                <w:szCs w:val="18"/>
              </w:rPr>
              <w:t xml:space="preserve">Indoor Coil or Fan Coil </w:t>
            </w:r>
            <w:r w:rsidR="005A7D36" w:rsidRPr="00B257BE">
              <w:rPr>
                <w:rFonts w:ascii="Calibri" w:hAnsi="Calibri"/>
                <w:sz w:val="18"/>
                <w:szCs w:val="18"/>
              </w:rPr>
              <w:t>Unit Model Number</w:t>
            </w:r>
          </w:p>
        </w:tc>
        <w:tc>
          <w:tcPr>
            <w:tcW w:w="3900" w:type="dxa"/>
            <w:vAlign w:val="bottom"/>
          </w:tcPr>
          <w:p w14:paraId="1F9B98D1" w14:textId="62E97C29" w:rsidR="005A7D36" w:rsidRPr="00B257BE" w:rsidRDefault="002F205C" w:rsidP="00B257BE">
            <w:pPr>
              <w:keepNext/>
              <w:jc w:val="center"/>
              <w:rPr>
                <w:rFonts w:ascii="Calibri" w:hAnsi="Calibri"/>
                <w:sz w:val="18"/>
                <w:szCs w:val="18"/>
              </w:rPr>
            </w:pPr>
            <w:r w:rsidRPr="00B257BE">
              <w:rPr>
                <w:rFonts w:ascii="Calibri" w:hAnsi="Calibri"/>
                <w:sz w:val="18"/>
                <w:szCs w:val="18"/>
              </w:rPr>
              <w:t xml:space="preserve">Indoor Coil or Fan Coil </w:t>
            </w:r>
            <w:r w:rsidR="005A7D36" w:rsidRPr="00B257BE">
              <w:rPr>
                <w:rFonts w:ascii="Calibri" w:hAnsi="Calibri"/>
                <w:sz w:val="18"/>
                <w:szCs w:val="18"/>
              </w:rPr>
              <w:t xml:space="preserve">Unit </w:t>
            </w:r>
            <w:r w:rsidR="00B257BE" w:rsidRPr="00B257BE">
              <w:rPr>
                <w:rFonts w:ascii="Calibri" w:hAnsi="Calibri"/>
                <w:sz w:val="18"/>
                <w:szCs w:val="18"/>
              </w:rPr>
              <w:t>S</w:t>
            </w:r>
            <w:r w:rsidR="005A7D36" w:rsidRPr="00B257BE">
              <w:rPr>
                <w:rFonts w:ascii="Calibri" w:hAnsi="Calibri"/>
                <w:sz w:val="18"/>
                <w:szCs w:val="18"/>
              </w:rPr>
              <w:t xml:space="preserve">erial </w:t>
            </w:r>
            <w:r w:rsidR="00B257BE" w:rsidRPr="00B257BE">
              <w:rPr>
                <w:rFonts w:ascii="Calibri" w:hAnsi="Calibri"/>
                <w:sz w:val="18"/>
                <w:szCs w:val="18"/>
              </w:rPr>
              <w:t>N</w:t>
            </w:r>
            <w:r w:rsidR="005A7D36" w:rsidRPr="00B257BE">
              <w:rPr>
                <w:rFonts w:ascii="Calibri" w:hAnsi="Calibri"/>
                <w:sz w:val="18"/>
                <w:szCs w:val="18"/>
              </w:rPr>
              <w:t>umber</w:t>
            </w:r>
          </w:p>
        </w:tc>
      </w:tr>
      <w:tr w:rsidR="005A7D36" w:rsidRPr="00295655" w14:paraId="1F9B98D8" w14:textId="77777777" w:rsidTr="00217F57">
        <w:trPr>
          <w:cantSplit/>
          <w:trHeight w:val="395"/>
        </w:trPr>
        <w:tc>
          <w:tcPr>
            <w:tcW w:w="1458" w:type="dxa"/>
          </w:tcPr>
          <w:p w14:paraId="1F9B98D3" w14:textId="77777777" w:rsidR="005A7D36" w:rsidRPr="00295655" w:rsidRDefault="005A7D36" w:rsidP="007822B3">
            <w:pPr>
              <w:keepNext/>
              <w:rPr>
                <w:rFonts w:ascii="Calibri" w:hAnsi="Calibri"/>
                <w:sz w:val="18"/>
                <w:szCs w:val="18"/>
              </w:rPr>
            </w:pPr>
            <w:r w:rsidRPr="00295655">
              <w:rPr>
                <w:rFonts w:ascii="Calibri" w:hAnsi="Calibri"/>
                <w:sz w:val="18"/>
                <w:szCs w:val="18"/>
              </w:rPr>
              <w:t xml:space="preserve">&lt;&lt;auto filled from </w:t>
            </w:r>
            <w:r w:rsidR="007822B3" w:rsidRPr="007822B3">
              <w:rPr>
                <w:rFonts w:ascii="Calibri" w:hAnsi="Calibri"/>
                <w:sz w:val="16"/>
                <w:szCs w:val="16"/>
              </w:rPr>
              <w:t xml:space="preserve"> D01</w:t>
            </w:r>
            <w:r w:rsidRPr="00295655">
              <w:rPr>
                <w:rFonts w:ascii="Calibri" w:hAnsi="Calibri"/>
                <w:sz w:val="18"/>
                <w:szCs w:val="18"/>
              </w:rPr>
              <w:t>&gt;&gt;</w:t>
            </w:r>
          </w:p>
        </w:tc>
        <w:tc>
          <w:tcPr>
            <w:tcW w:w="1440" w:type="dxa"/>
          </w:tcPr>
          <w:p w14:paraId="1F9B98D4" w14:textId="77777777" w:rsidR="005A7D36" w:rsidRPr="0098534B" w:rsidRDefault="005A7D36" w:rsidP="00E91CEC">
            <w:pPr>
              <w:keepNext/>
              <w:rPr>
                <w:rFonts w:ascii="Calibri" w:hAnsi="Calibri"/>
                <w:sz w:val="16"/>
                <w:szCs w:val="16"/>
              </w:rPr>
            </w:pPr>
            <w:r w:rsidRPr="0098534B">
              <w:rPr>
                <w:rFonts w:ascii="Calibri" w:hAnsi="Calibri"/>
                <w:sz w:val="16"/>
                <w:szCs w:val="16"/>
              </w:rPr>
              <w:t xml:space="preserve">&lt;&lt;auto filled from </w:t>
            </w:r>
            <w:r>
              <w:rPr>
                <w:rFonts w:ascii="Calibri" w:hAnsi="Calibri"/>
                <w:sz w:val="16"/>
                <w:szCs w:val="16"/>
              </w:rPr>
              <w:t>D02</w:t>
            </w:r>
            <w:r w:rsidRPr="0098534B">
              <w:rPr>
                <w:rFonts w:ascii="Calibri" w:hAnsi="Calibri"/>
                <w:sz w:val="16"/>
                <w:szCs w:val="16"/>
              </w:rPr>
              <w:t xml:space="preserve">&gt;&gt; </w:t>
            </w:r>
          </w:p>
        </w:tc>
        <w:tc>
          <w:tcPr>
            <w:tcW w:w="3900" w:type="dxa"/>
          </w:tcPr>
          <w:p w14:paraId="1F9B98D5" w14:textId="77777777" w:rsidR="005A7D36" w:rsidRPr="00295655" w:rsidRDefault="005A7D36" w:rsidP="00E91CEC">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1F9B98D6" w14:textId="77777777" w:rsidR="005A7D36" w:rsidRPr="00295655" w:rsidRDefault="005A7D36" w:rsidP="00E91CEC">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1F9B98D7" w14:textId="77777777" w:rsidR="005A7D36" w:rsidRPr="00295655" w:rsidRDefault="005A7D36" w:rsidP="00E91CEC">
            <w:pPr>
              <w:keepNext/>
              <w:rPr>
                <w:rFonts w:ascii="Calibri" w:hAnsi="Calibri"/>
                <w:sz w:val="18"/>
                <w:szCs w:val="18"/>
              </w:rPr>
            </w:pPr>
            <w:r w:rsidRPr="00295655">
              <w:rPr>
                <w:rFonts w:ascii="Calibri" w:hAnsi="Calibri"/>
                <w:sz w:val="18"/>
                <w:szCs w:val="18"/>
              </w:rPr>
              <w:t>&lt;&lt;user input alphanumeric text string max 50 characters&gt;&gt;</w:t>
            </w:r>
          </w:p>
        </w:tc>
      </w:tr>
      <w:tr w:rsidR="005A7D36" w:rsidRPr="00295655" w14:paraId="1F9B98DE" w14:textId="77777777" w:rsidTr="00217F57">
        <w:trPr>
          <w:cantSplit/>
          <w:trHeight w:val="288"/>
        </w:trPr>
        <w:tc>
          <w:tcPr>
            <w:tcW w:w="1458" w:type="dxa"/>
          </w:tcPr>
          <w:p w14:paraId="1F9B98D9" w14:textId="77777777" w:rsidR="005A7D36" w:rsidRPr="00295655" w:rsidRDefault="005A7D36" w:rsidP="00A82EF3">
            <w:pPr>
              <w:keepNext/>
              <w:rPr>
                <w:rFonts w:ascii="Calibri" w:hAnsi="Calibri"/>
                <w:sz w:val="18"/>
                <w:szCs w:val="18"/>
              </w:rPr>
            </w:pPr>
          </w:p>
        </w:tc>
        <w:tc>
          <w:tcPr>
            <w:tcW w:w="1440" w:type="dxa"/>
          </w:tcPr>
          <w:p w14:paraId="1F9B98DA" w14:textId="77777777" w:rsidR="005A7D36" w:rsidRPr="00295655" w:rsidRDefault="005A7D36" w:rsidP="00A82EF3">
            <w:pPr>
              <w:keepNext/>
              <w:rPr>
                <w:rFonts w:ascii="Calibri" w:hAnsi="Calibri"/>
                <w:sz w:val="18"/>
                <w:szCs w:val="18"/>
              </w:rPr>
            </w:pPr>
          </w:p>
        </w:tc>
        <w:tc>
          <w:tcPr>
            <w:tcW w:w="3900" w:type="dxa"/>
          </w:tcPr>
          <w:p w14:paraId="1F9B98DB" w14:textId="77777777" w:rsidR="005A7D36" w:rsidRPr="00295655" w:rsidRDefault="005A7D36" w:rsidP="00A82EF3">
            <w:pPr>
              <w:keepNext/>
              <w:rPr>
                <w:rFonts w:ascii="Calibri" w:hAnsi="Calibri"/>
                <w:sz w:val="18"/>
                <w:szCs w:val="18"/>
              </w:rPr>
            </w:pPr>
          </w:p>
        </w:tc>
        <w:tc>
          <w:tcPr>
            <w:tcW w:w="3900" w:type="dxa"/>
          </w:tcPr>
          <w:p w14:paraId="1F9B98DC" w14:textId="77777777" w:rsidR="005A7D36" w:rsidRPr="00295655" w:rsidRDefault="005A7D36" w:rsidP="00A82EF3">
            <w:pPr>
              <w:keepNext/>
              <w:rPr>
                <w:rFonts w:ascii="Calibri" w:hAnsi="Calibri"/>
                <w:sz w:val="18"/>
                <w:szCs w:val="18"/>
              </w:rPr>
            </w:pPr>
          </w:p>
        </w:tc>
        <w:tc>
          <w:tcPr>
            <w:tcW w:w="3900" w:type="dxa"/>
          </w:tcPr>
          <w:p w14:paraId="1F9B98DD" w14:textId="77777777" w:rsidR="005A7D36" w:rsidRPr="00295655" w:rsidRDefault="005A7D36" w:rsidP="00A82EF3">
            <w:pPr>
              <w:keepNext/>
              <w:rPr>
                <w:rFonts w:ascii="Calibri" w:hAnsi="Calibri"/>
                <w:sz w:val="18"/>
                <w:szCs w:val="18"/>
              </w:rPr>
            </w:pPr>
          </w:p>
        </w:tc>
      </w:tr>
      <w:tr w:rsidR="005A7D36" w:rsidRPr="00295655" w14:paraId="1F9B98E4" w14:textId="77777777" w:rsidTr="00217F57">
        <w:trPr>
          <w:cantSplit/>
          <w:trHeight w:val="288"/>
        </w:trPr>
        <w:tc>
          <w:tcPr>
            <w:tcW w:w="1458" w:type="dxa"/>
          </w:tcPr>
          <w:p w14:paraId="1F9B98DF" w14:textId="77777777" w:rsidR="005A7D36" w:rsidRPr="00295655" w:rsidRDefault="005A7D36" w:rsidP="00A82EF3">
            <w:pPr>
              <w:keepNext/>
              <w:rPr>
                <w:rFonts w:ascii="Calibri" w:hAnsi="Calibri"/>
                <w:sz w:val="18"/>
                <w:szCs w:val="18"/>
              </w:rPr>
            </w:pPr>
          </w:p>
        </w:tc>
        <w:tc>
          <w:tcPr>
            <w:tcW w:w="1440" w:type="dxa"/>
          </w:tcPr>
          <w:p w14:paraId="1F9B98E0" w14:textId="77777777" w:rsidR="005A7D36" w:rsidRPr="00295655" w:rsidRDefault="005A7D36" w:rsidP="00A82EF3">
            <w:pPr>
              <w:keepNext/>
              <w:rPr>
                <w:rFonts w:ascii="Calibri" w:hAnsi="Calibri"/>
                <w:sz w:val="18"/>
                <w:szCs w:val="18"/>
              </w:rPr>
            </w:pPr>
          </w:p>
        </w:tc>
        <w:tc>
          <w:tcPr>
            <w:tcW w:w="3900" w:type="dxa"/>
          </w:tcPr>
          <w:p w14:paraId="1F9B98E1" w14:textId="77777777" w:rsidR="005A7D36" w:rsidRPr="00295655" w:rsidRDefault="005A7D36" w:rsidP="00A82EF3">
            <w:pPr>
              <w:keepNext/>
              <w:rPr>
                <w:rFonts w:ascii="Calibri" w:hAnsi="Calibri"/>
                <w:sz w:val="18"/>
                <w:szCs w:val="18"/>
              </w:rPr>
            </w:pPr>
          </w:p>
        </w:tc>
        <w:tc>
          <w:tcPr>
            <w:tcW w:w="3900" w:type="dxa"/>
          </w:tcPr>
          <w:p w14:paraId="1F9B98E2" w14:textId="77777777" w:rsidR="005A7D36" w:rsidRPr="00295655" w:rsidRDefault="005A7D36" w:rsidP="00A82EF3">
            <w:pPr>
              <w:keepNext/>
              <w:rPr>
                <w:rFonts w:ascii="Calibri" w:hAnsi="Calibri"/>
                <w:sz w:val="18"/>
                <w:szCs w:val="18"/>
              </w:rPr>
            </w:pPr>
          </w:p>
        </w:tc>
        <w:tc>
          <w:tcPr>
            <w:tcW w:w="3900" w:type="dxa"/>
          </w:tcPr>
          <w:p w14:paraId="1F9B98E3" w14:textId="77777777" w:rsidR="005A7D36" w:rsidRPr="00295655" w:rsidRDefault="005A7D36" w:rsidP="00A82EF3">
            <w:pPr>
              <w:keepNext/>
              <w:rPr>
                <w:rFonts w:ascii="Calibri" w:hAnsi="Calibri"/>
                <w:sz w:val="18"/>
                <w:szCs w:val="18"/>
              </w:rPr>
            </w:pPr>
          </w:p>
        </w:tc>
      </w:tr>
      <w:tr w:rsidR="005A7D36" w:rsidRPr="00295655" w14:paraId="1F9B98E6" w14:textId="77777777" w:rsidTr="00A82EF3">
        <w:trPr>
          <w:cantSplit/>
        </w:trPr>
        <w:tc>
          <w:tcPr>
            <w:tcW w:w="14598" w:type="dxa"/>
            <w:gridSpan w:val="5"/>
          </w:tcPr>
          <w:p w14:paraId="1F9B98E5" w14:textId="77777777" w:rsidR="005A7D36" w:rsidRPr="00295655" w:rsidRDefault="005A7D36" w:rsidP="00A82EF3">
            <w:pPr>
              <w:keepNext/>
              <w:rPr>
                <w:rFonts w:ascii="Calibri" w:hAnsi="Calibri"/>
                <w:sz w:val="18"/>
                <w:szCs w:val="18"/>
              </w:rPr>
            </w:pPr>
            <w:r w:rsidRPr="00295655">
              <w:rPr>
                <w:rFonts w:ascii="Calibri" w:hAnsi="Calibri"/>
                <w:sz w:val="18"/>
                <w:szCs w:val="18"/>
              </w:rPr>
              <w:t>Notes:</w:t>
            </w:r>
          </w:p>
        </w:tc>
      </w:tr>
    </w:tbl>
    <w:p w14:paraId="1F9B98E7" w14:textId="77777777" w:rsidR="000C6F83" w:rsidRDefault="000C6F83"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3900"/>
        <w:gridCol w:w="3900"/>
        <w:gridCol w:w="3900"/>
      </w:tblGrid>
      <w:tr w:rsidR="00A410FF" w:rsidRPr="00295655" w14:paraId="1F9B98F2" w14:textId="77777777" w:rsidTr="00E91CEC">
        <w:trPr>
          <w:cantSplit/>
        </w:trPr>
        <w:tc>
          <w:tcPr>
            <w:tcW w:w="14598" w:type="dxa"/>
            <w:gridSpan w:val="5"/>
            <w:shd w:val="clear" w:color="auto" w:fill="auto"/>
          </w:tcPr>
          <w:p w14:paraId="1F9B98E8" w14:textId="18D692F0" w:rsidR="00A410FF" w:rsidRPr="00F9147E" w:rsidRDefault="00A410FF" w:rsidP="00E91CEC">
            <w:pPr>
              <w:keepNext/>
              <w:rPr>
                <w:rFonts w:ascii="Calibri" w:hAnsi="Calibri"/>
                <w:b/>
                <w:szCs w:val="18"/>
              </w:rPr>
            </w:pPr>
            <w:r w:rsidRPr="00F9147E">
              <w:rPr>
                <w:rFonts w:ascii="Calibri" w:hAnsi="Calibri"/>
                <w:b/>
                <w:szCs w:val="18"/>
              </w:rPr>
              <w:t>H. Installed Heat Pump System – Split System Condensing Unit or Package Unit Equipment Information</w:t>
            </w:r>
          </w:p>
          <w:p w14:paraId="1F9B98E9" w14:textId="77777777" w:rsidR="00A52612" w:rsidRDefault="00A52612" w:rsidP="00A52612">
            <w:pPr>
              <w:rPr>
                <w:rFonts w:asciiTheme="minorHAnsi" w:hAnsiTheme="minorHAnsi"/>
                <w:sz w:val="16"/>
                <w:szCs w:val="16"/>
              </w:rPr>
            </w:pPr>
            <w:r w:rsidRPr="00A82EF3">
              <w:rPr>
                <w:rFonts w:ascii="Calibri" w:hAnsi="Calibri"/>
                <w:sz w:val="18"/>
                <w:szCs w:val="18"/>
              </w:rPr>
              <w:t>&lt;&lt;</w:t>
            </w:r>
            <w:r>
              <w:rPr>
                <w:rFonts w:ascii="Calibri" w:hAnsi="Calibri"/>
                <w:sz w:val="18"/>
                <w:szCs w:val="18"/>
              </w:rPr>
              <w:t>&lt;</w:t>
            </w:r>
            <w:r w:rsidRPr="0092220C">
              <w:rPr>
                <w:rFonts w:ascii="Calibri" w:hAnsi="Calibri"/>
                <w:sz w:val="18"/>
                <w:szCs w:val="18"/>
              </w:rPr>
              <w:t xml:space="preserve">if none of the SC Systems listed in Section D have a value in D05 = one of the heat pump types (see list that follows), then display the section does not apply message; else require one row of data to be entered in this table for each of the SC Systems for which the </w:t>
            </w:r>
            <w:r w:rsidR="00EE33F4" w:rsidRPr="0092220C">
              <w:rPr>
                <w:rFonts w:ascii="Calibri" w:hAnsi="Calibri"/>
                <w:sz w:val="18"/>
                <w:szCs w:val="18"/>
              </w:rPr>
              <w:t xml:space="preserve">Cooling </w:t>
            </w:r>
            <w:r w:rsidRPr="0092220C">
              <w:rPr>
                <w:rFonts w:ascii="Calibri" w:hAnsi="Calibri"/>
                <w:sz w:val="18"/>
                <w:szCs w:val="18"/>
              </w:rPr>
              <w:t>System Type listed in D05 = one of the heat pump types in the following list:</w:t>
            </w:r>
          </w:p>
          <w:p w14:paraId="1F9B98EA" w14:textId="77777777" w:rsidR="00A52612" w:rsidRPr="00A82EF3" w:rsidRDefault="00A52612" w:rsidP="00A52612">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1F9B98EB" w14:textId="77777777" w:rsidR="00A52612" w:rsidRPr="00A82EF3" w:rsidRDefault="00A52612" w:rsidP="00A52612">
            <w:pPr>
              <w:rPr>
                <w:rFonts w:asciiTheme="minorHAnsi" w:hAnsiTheme="minorHAnsi"/>
                <w:sz w:val="16"/>
                <w:szCs w:val="16"/>
              </w:rPr>
            </w:pPr>
            <w:r w:rsidRPr="00A82EF3">
              <w:rPr>
                <w:rFonts w:asciiTheme="minorHAnsi" w:hAnsiTheme="minorHAnsi"/>
                <w:sz w:val="16"/>
                <w:szCs w:val="16"/>
              </w:rPr>
              <w:t>*central packaged HP</w:t>
            </w:r>
          </w:p>
          <w:p w14:paraId="1F9B98EC" w14:textId="77777777" w:rsidR="00A52612" w:rsidRPr="00A82EF3" w:rsidRDefault="00A52612" w:rsidP="00A52612">
            <w:pPr>
              <w:rPr>
                <w:rFonts w:asciiTheme="minorHAnsi" w:hAnsiTheme="minorHAnsi"/>
                <w:sz w:val="16"/>
                <w:szCs w:val="16"/>
              </w:rPr>
            </w:pPr>
            <w:r w:rsidRPr="00A82EF3">
              <w:rPr>
                <w:rFonts w:asciiTheme="minorHAnsi" w:hAnsiTheme="minorHAnsi"/>
                <w:sz w:val="16"/>
                <w:szCs w:val="16"/>
              </w:rPr>
              <w:t>*central large packaged HP</w:t>
            </w:r>
          </w:p>
          <w:p w14:paraId="1F9B98ED" w14:textId="7558899D" w:rsidR="00A52612" w:rsidRPr="00A82EF3" w:rsidRDefault="00A52612" w:rsidP="00A52612">
            <w:pPr>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w:t>
            </w:r>
            <w:r w:rsidR="00F906D3">
              <w:rPr>
                <w:rFonts w:asciiTheme="minorHAnsi" w:hAnsiTheme="minorHAnsi"/>
                <w:sz w:val="16"/>
                <w:szCs w:val="16"/>
              </w:rPr>
              <w:t>mini-</w:t>
            </w:r>
            <w:r>
              <w:rPr>
                <w:rFonts w:asciiTheme="minorHAnsi" w:hAnsiTheme="minorHAnsi"/>
                <w:sz w:val="16"/>
                <w:szCs w:val="16"/>
              </w:rPr>
              <w:t>split</w:t>
            </w:r>
            <w:r w:rsidRPr="00A82EF3">
              <w:rPr>
                <w:rFonts w:asciiTheme="minorHAnsi" w:hAnsiTheme="minorHAnsi"/>
                <w:sz w:val="16"/>
                <w:szCs w:val="16"/>
              </w:rPr>
              <w:t xml:space="preserve"> HP;</w:t>
            </w:r>
          </w:p>
          <w:p w14:paraId="1F9B98EE" w14:textId="77777777" w:rsidR="009E04C7" w:rsidRDefault="00A52612" w:rsidP="00A52612">
            <w:pPr>
              <w:rPr>
                <w:rFonts w:ascii="Calibri" w:hAnsi="Calibri"/>
                <w:sz w:val="18"/>
                <w:szCs w:val="18"/>
              </w:rPr>
            </w:pPr>
            <w:r w:rsidRPr="00A82EF3">
              <w:rPr>
                <w:rFonts w:asciiTheme="minorHAnsi" w:hAnsiTheme="minorHAnsi"/>
                <w:sz w:val="16"/>
                <w:szCs w:val="16"/>
              </w:rPr>
              <w:t>*room HP</w:t>
            </w:r>
            <w:r w:rsidRPr="00A82EF3">
              <w:rPr>
                <w:rFonts w:ascii="Calibri" w:hAnsi="Calibri"/>
                <w:sz w:val="18"/>
                <w:szCs w:val="18"/>
              </w:rPr>
              <w:t xml:space="preserve"> </w:t>
            </w:r>
          </w:p>
          <w:p w14:paraId="1F9B98EF" w14:textId="77777777" w:rsidR="009E04C7" w:rsidRDefault="009E04C7" w:rsidP="009E04C7">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1F9B98F0" w14:textId="77777777" w:rsidR="009E04C7" w:rsidRPr="00761C61" w:rsidRDefault="009E04C7" w:rsidP="009E04C7">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14:paraId="60A44C50" w14:textId="4A85B0FE" w:rsidR="00F906D3" w:rsidRDefault="00F906D3" w:rsidP="00A52612">
            <w:pPr>
              <w:rPr>
                <w:rFonts w:ascii="Calibri" w:hAnsi="Calibri"/>
                <w:sz w:val="18"/>
                <w:szCs w:val="18"/>
              </w:rPr>
            </w:pPr>
            <w:r>
              <w:rPr>
                <w:rFonts w:ascii="Calibri" w:hAnsi="Calibri"/>
                <w:sz w:val="18"/>
                <w:szCs w:val="18"/>
              </w:rPr>
              <w:t>*small duct high velocity HP;</w:t>
            </w:r>
          </w:p>
          <w:p w14:paraId="05E3EEDF" w14:textId="77777777" w:rsidR="00F906D3" w:rsidRDefault="00F906D3" w:rsidP="00A52612">
            <w:pPr>
              <w:rPr>
                <w:rFonts w:ascii="Calibri" w:hAnsi="Calibri"/>
                <w:sz w:val="18"/>
                <w:szCs w:val="18"/>
              </w:rPr>
            </w:pPr>
            <w:r>
              <w:rPr>
                <w:rFonts w:ascii="Calibri" w:hAnsi="Calibri"/>
                <w:sz w:val="18"/>
                <w:szCs w:val="18"/>
              </w:rPr>
              <w:t>*ductless multi-split HP;</w:t>
            </w:r>
          </w:p>
          <w:p w14:paraId="1F9B98F1" w14:textId="51398EDD" w:rsidR="00A410FF" w:rsidRPr="00A410FF" w:rsidRDefault="00F906D3" w:rsidP="00D12054">
            <w:pPr>
              <w:rPr>
                <w:rFonts w:asciiTheme="minorHAnsi" w:hAnsiTheme="minorHAnsi"/>
                <w:sz w:val="16"/>
                <w:szCs w:val="16"/>
              </w:rPr>
            </w:pPr>
            <w:r>
              <w:rPr>
                <w:rFonts w:ascii="Calibri" w:hAnsi="Calibri"/>
                <w:sz w:val="18"/>
                <w:szCs w:val="18"/>
              </w:rPr>
              <w:t>*ductless VRF HP</w:t>
            </w:r>
            <w:r w:rsidR="00D12054" w:rsidRPr="00A82EF3">
              <w:rPr>
                <w:rFonts w:ascii="Calibri" w:hAnsi="Calibri"/>
                <w:sz w:val="18"/>
                <w:szCs w:val="18"/>
              </w:rPr>
              <w:t xml:space="preserve"> </w:t>
            </w:r>
            <w:r w:rsidR="00A52612" w:rsidRPr="00A82EF3">
              <w:rPr>
                <w:rFonts w:ascii="Calibri" w:hAnsi="Calibri"/>
                <w:sz w:val="18"/>
                <w:szCs w:val="18"/>
              </w:rPr>
              <w:t>&gt;&gt;</w:t>
            </w:r>
          </w:p>
        </w:tc>
      </w:tr>
      <w:tr w:rsidR="00A410FF" w:rsidRPr="00295655" w14:paraId="1F9B98F8" w14:textId="77777777" w:rsidTr="00217F57">
        <w:trPr>
          <w:cantSplit/>
          <w:trHeight w:val="188"/>
        </w:trPr>
        <w:tc>
          <w:tcPr>
            <w:tcW w:w="1458" w:type="dxa"/>
            <w:vAlign w:val="bottom"/>
          </w:tcPr>
          <w:p w14:paraId="1F9B98F3"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8F4"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1F9B98F5"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1F9B98F6"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1F9B98F7"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05</w:t>
            </w:r>
          </w:p>
        </w:tc>
      </w:tr>
      <w:tr w:rsidR="00A410FF" w:rsidRPr="00295655" w14:paraId="1F9B98FF" w14:textId="77777777" w:rsidTr="00217F57">
        <w:trPr>
          <w:cantSplit/>
          <w:trHeight w:val="576"/>
        </w:trPr>
        <w:tc>
          <w:tcPr>
            <w:tcW w:w="1458" w:type="dxa"/>
            <w:vAlign w:val="bottom"/>
          </w:tcPr>
          <w:p w14:paraId="1F9B98F9" w14:textId="77777777" w:rsidR="00A410FF" w:rsidRPr="00295655" w:rsidRDefault="00A410FF" w:rsidP="00E91CEC">
            <w:pPr>
              <w:keepNext/>
              <w:jc w:val="center"/>
              <w:rPr>
                <w:rFonts w:ascii="Calibri" w:hAnsi="Calibri"/>
                <w:b/>
                <w:sz w:val="18"/>
                <w:szCs w:val="18"/>
              </w:rPr>
            </w:pPr>
            <w:r w:rsidRPr="00D55CAB">
              <w:rPr>
                <w:rFonts w:ascii="Calibri" w:hAnsi="Calibri"/>
                <w:sz w:val="18"/>
                <w:szCs w:val="18"/>
              </w:rPr>
              <w:t>SC System Identification or Name</w:t>
            </w:r>
          </w:p>
        </w:tc>
        <w:tc>
          <w:tcPr>
            <w:tcW w:w="1440" w:type="dxa"/>
            <w:vAlign w:val="bottom"/>
          </w:tcPr>
          <w:p w14:paraId="1F9B98FA" w14:textId="77777777" w:rsidR="00A410FF" w:rsidRPr="0098534B" w:rsidRDefault="00A410FF" w:rsidP="00E91CEC">
            <w:pPr>
              <w:keepNext/>
              <w:jc w:val="center"/>
              <w:rPr>
                <w:rFonts w:ascii="Calibri" w:hAnsi="Calibri"/>
                <w:sz w:val="18"/>
                <w:szCs w:val="18"/>
              </w:rPr>
            </w:pPr>
            <w:r w:rsidRPr="0098534B">
              <w:rPr>
                <w:rFonts w:ascii="Calibri" w:hAnsi="Calibri"/>
                <w:sz w:val="18"/>
                <w:szCs w:val="18"/>
              </w:rPr>
              <w:t>SC System Location or Area Served</w:t>
            </w:r>
          </w:p>
        </w:tc>
        <w:tc>
          <w:tcPr>
            <w:tcW w:w="3900" w:type="dxa"/>
            <w:vAlign w:val="bottom"/>
          </w:tcPr>
          <w:p w14:paraId="1F9B98FB" w14:textId="77777777" w:rsidR="00A410FF" w:rsidRPr="00F9147E" w:rsidRDefault="00A410FF" w:rsidP="00E91CEC">
            <w:pPr>
              <w:keepNext/>
              <w:jc w:val="center"/>
              <w:rPr>
                <w:rFonts w:ascii="Calibri" w:hAnsi="Calibri"/>
                <w:sz w:val="18"/>
                <w:szCs w:val="16"/>
              </w:rPr>
            </w:pPr>
            <w:r w:rsidRPr="00F9147E">
              <w:rPr>
                <w:rFonts w:ascii="Calibri" w:hAnsi="Calibri"/>
                <w:sz w:val="18"/>
                <w:szCs w:val="16"/>
              </w:rPr>
              <w:t>Condenser or Package Unit Manufacturer</w:t>
            </w:r>
          </w:p>
        </w:tc>
        <w:tc>
          <w:tcPr>
            <w:tcW w:w="3900" w:type="dxa"/>
            <w:vAlign w:val="bottom"/>
          </w:tcPr>
          <w:p w14:paraId="1F9B98FC" w14:textId="77777777" w:rsidR="00A410FF" w:rsidRPr="00F9147E" w:rsidRDefault="00A410FF" w:rsidP="00E91CEC">
            <w:pPr>
              <w:keepNext/>
              <w:jc w:val="center"/>
              <w:rPr>
                <w:rFonts w:ascii="Calibri" w:hAnsi="Calibri"/>
                <w:sz w:val="18"/>
                <w:szCs w:val="16"/>
              </w:rPr>
            </w:pPr>
            <w:r w:rsidRPr="00F9147E">
              <w:rPr>
                <w:rFonts w:ascii="Calibri" w:hAnsi="Calibri"/>
                <w:sz w:val="18"/>
                <w:szCs w:val="16"/>
              </w:rPr>
              <w:t>Condenser or Package Unit Model Number</w:t>
            </w:r>
          </w:p>
        </w:tc>
        <w:tc>
          <w:tcPr>
            <w:tcW w:w="3900" w:type="dxa"/>
            <w:vAlign w:val="bottom"/>
          </w:tcPr>
          <w:p w14:paraId="1F9B98FD" w14:textId="77777777" w:rsidR="00A410FF" w:rsidRPr="00F9147E" w:rsidRDefault="00A410FF" w:rsidP="00E91CEC">
            <w:pPr>
              <w:keepNext/>
              <w:jc w:val="center"/>
              <w:rPr>
                <w:rFonts w:ascii="Calibri" w:hAnsi="Calibri"/>
                <w:sz w:val="18"/>
                <w:szCs w:val="16"/>
              </w:rPr>
            </w:pPr>
            <w:r w:rsidRPr="00F9147E">
              <w:rPr>
                <w:rFonts w:ascii="Calibri" w:hAnsi="Calibri"/>
                <w:sz w:val="18"/>
                <w:szCs w:val="16"/>
              </w:rPr>
              <w:t xml:space="preserve">Condenser or Package Unit </w:t>
            </w:r>
          </w:p>
          <w:p w14:paraId="1F9B98FE" w14:textId="77777777" w:rsidR="00A410FF" w:rsidRPr="00F9147E" w:rsidRDefault="00A410FF" w:rsidP="00E91CEC">
            <w:pPr>
              <w:keepNext/>
              <w:jc w:val="center"/>
              <w:rPr>
                <w:rFonts w:ascii="Calibri" w:hAnsi="Calibri"/>
                <w:sz w:val="18"/>
                <w:szCs w:val="16"/>
              </w:rPr>
            </w:pPr>
            <w:r w:rsidRPr="00F9147E">
              <w:rPr>
                <w:rFonts w:ascii="Calibri" w:hAnsi="Calibri"/>
                <w:sz w:val="18"/>
                <w:szCs w:val="16"/>
              </w:rPr>
              <w:t>Serial Number</w:t>
            </w:r>
          </w:p>
        </w:tc>
      </w:tr>
      <w:tr w:rsidR="00A410FF" w:rsidRPr="00295655" w14:paraId="1F9B9905" w14:textId="77777777" w:rsidTr="00217F57">
        <w:trPr>
          <w:cantSplit/>
          <w:trHeight w:val="395"/>
        </w:trPr>
        <w:tc>
          <w:tcPr>
            <w:tcW w:w="1458" w:type="dxa"/>
          </w:tcPr>
          <w:p w14:paraId="1F9B9900" w14:textId="77777777" w:rsidR="00A410FF" w:rsidRPr="00295655" w:rsidRDefault="00A410FF" w:rsidP="007822B3">
            <w:pPr>
              <w:keepNext/>
              <w:rPr>
                <w:rFonts w:ascii="Calibri" w:hAnsi="Calibri"/>
                <w:sz w:val="18"/>
                <w:szCs w:val="18"/>
              </w:rPr>
            </w:pPr>
            <w:r w:rsidRPr="00295655">
              <w:rPr>
                <w:rFonts w:ascii="Calibri" w:hAnsi="Calibri"/>
                <w:sz w:val="18"/>
                <w:szCs w:val="18"/>
              </w:rPr>
              <w:t xml:space="preserve">&lt;&lt;auto filled from </w:t>
            </w:r>
            <w:r w:rsidR="007822B3" w:rsidRPr="007822B3">
              <w:rPr>
                <w:rFonts w:ascii="Calibri" w:hAnsi="Calibri"/>
                <w:sz w:val="16"/>
                <w:szCs w:val="16"/>
              </w:rPr>
              <w:t xml:space="preserve"> D01</w:t>
            </w:r>
            <w:r w:rsidRPr="00295655">
              <w:rPr>
                <w:rFonts w:ascii="Calibri" w:hAnsi="Calibri"/>
                <w:sz w:val="18"/>
                <w:szCs w:val="18"/>
              </w:rPr>
              <w:t>&gt;&gt;</w:t>
            </w:r>
          </w:p>
        </w:tc>
        <w:tc>
          <w:tcPr>
            <w:tcW w:w="1440" w:type="dxa"/>
          </w:tcPr>
          <w:p w14:paraId="1F9B9901" w14:textId="77777777" w:rsidR="00A410FF" w:rsidRPr="0098534B" w:rsidRDefault="00A410FF" w:rsidP="00E91CEC">
            <w:pPr>
              <w:keepNext/>
              <w:rPr>
                <w:rFonts w:ascii="Calibri" w:hAnsi="Calibri"/>
                <w:sz w:val="16"/>
                <w:szCs w:val="16"/>
              </w:rPr>
            </w:pPr>
            <w:r w:rsidRPr="0098534B">
              <w:rPr>
                <w:rFonts w:ascii="Calibri" w:hAnsi="Calibri"/>
                <w:sz w:val="16"/>
                <w:szCs w:val="16"/>
              </w:rPr>
              <w:t xml:space="preserve">&lt;&lt;auto filled from </w:t>
            </w:r>
            <w:r>
              <w:rPr>
                <w:rFonts w:ascii="Calibri" w:hAnsi="Calibri"/>
                <w:sz w:val="16"/>
                <w:szCs w:val="16"/>
              </w:rPr>
              <w:t>D02</w:t>
            </w:r>
            <w:r w:rsidRPr="0098534B">
              <w:rPr>
                <w:rFonts w:ascii="Calibri" w:hAnsi="Calibri"/>
                <w:sz w:val="16"/>
                <w:szCs w:val="16"/>
              </w:rPr>
              <w:t xml:space="preserve">&gt;&gt; </w:t>
            </w:r>
          </w:p>
        </w:tc>
        <w:tc>
          <w:tcPr>
            <w:tcW w:w="3900" w:type="dxa"/>
          </w:tcPr>
          <w:p w14:paraId="1F9B9902" w14:textId="77777777" w:rsidR="00A410FF" w:rsidRPr="00295655" w:rsidRDefault="00A410FF" w:rsidP="00E91CEC">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1F9B9903" w14:textId="77777777" w:rsidR="00A410FF" w:rsidRPr="00295655" w:rsidRDefault="00A410FF" w:rsidP="00E91CEC">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1F9B9904" w14:textId="77777777" w:rsidR="00A410FF" w:rsidRPr="00295655" w:rsidRDefault="00A410FF" w:rsidP="00E91CEC">
            <w:pPr>
              <w:keepNext/>
              <w:rPr>
                <w:rFonts w:ascii="Calibri" w:hAnsi="Calibri"/>
                <w:sz w:val="18"/>
                <w:szCs w:val="18"/>
              </w:rPr>
            </w:pPr>
            <w:r w:rsidRPr="00295655">
              <w:rPr>
                <w:rFonts w:ascii="Calibri" w:hAnsi="Calibri"/>
                <w:sz w:val="18"/>
                <w:szCs w:val="18"/>
              </w:rPr>
              <w:t>&lt;&lt;user input alphanumeric text string max 50 characters&gt;&gt;</w:t>
            </w:r>
          </w:p>
        </w:tc>
      </w:tr>
      <w:tr w:rsidR="00A410FF" w:rsidRPr="00295655" w14:paraId="1F9B990B" w14:textId="77777777" w:rsidTr="00217F57">
        <w:trPr>
          <w:cantSplit/>
          <w:trHeight w:val="288"/>
        </w:trPr>
        <w:tc>
          <w:tcPr>
            <w:tcW w:w="1458" w:type="dxa"/>
          </w:tcPr>
          <w:p w14:paraId="1F9B9906" w14:textId="77777777" w:rsidR="00A410FF" w:rsidRPr="00295655" w:rsidRDefault="00A410FF" w:rsidP="00E91CEC">
            <w:pPr>
              <w:keepNext/>
              <w:rPr>
                <w:rFonts w:ascii="Calibri" w:hAnsi="Calibri"/>
                <w:sz w:val="18"/>
                <w:szCs w:val="18"/>
              </w:rPr>
            </w:pPr>
          </w:p>
        </w:tc>
        <w:tc>
          <w:tcPr>
            <w:tcW w:w="1440" w:type="dxa"/>
          </w:tcPr>
          <w:p w14:paraId="1F9B9907" w14:textId="77777777" w:rsidR="00A410FF" w:rsidRPr="00295655" w:rsidRDefault="00A410FF" w:rsidP="00E91CEC">
            <w:pPr>
              <w:keepNext/>
              <w:rPr>
                <w:rFonts w:ascii="Calibri" w:hAnsi="Calibri"/>
                <w:sz w:val="18"/>
                <w:szCs w:val="18"/>
              </w:rPr>
            </w:pPr>
          </w:p>
        </w:tc>
        <w:tc>
          <w:tcPr>
            <w:tcW w:w="3900" w:type="dxa"/>
          </w:tcPr>
          <w:p w14:paraId="1F9B9908" w14:textId="77777777" w:rsidR="00A410FF" w:rsidRPr="00295655" w:rsidRDefault="00A410FF" w:rsidP="00E91CEC">
            <w:pPr>
              <w:keepNext/>
              <w:rPr>
                <w:rFonts w:ascii="Calibri" w:hAnsi="Calibri"/>
                <w:sz w:val="18"/>
                <w:szCs w:val="18"/>
              </w:rPr>
            </w:pPr>
          </w:p>
        </w:tc>
        <w:tc>
          <w:tcPr>
            <w:tcW w:w="3900" w:type="dxa"/>
          </w:tcPr>
          <w:p w14:paraId="1F9B9909" w14:textId="77777777" w:rsidR="00A410FF" w:rsidRPr="00295655" w:rsidRDefault="00A410FF" w:rsidP="00E91CEC">
            <w:pPr>
              <w:keepNext/>
              <w:rPr>
                <w:rFonts w:ascii="Calibri" w:hAnsi="Calibri"/>
                <w:sz w:val="18"/>
                <w:szCs w:val="18"/>
              </w:rPr>
            </w:pPr>
          </w:p>
        </w:tc>
        <w:tc>
          <w:tcPr>
            <w:tcW w:w="3900" w:type="dxa"/>
          </w:tcPr>
          <w:p w14:paraId="1F9B990A" w14:textId="77777777" w:rsidR="00A410FF" w:rsidRPr="00295655" w:rsidRDefault="00A410FF" w:rsidP="00E91CEC">
            <w:pPr>
              <w:keepNext/>
              <w:rPr>
                <w:rFonts w:ascii="Calibri" w:hAnsi="Calibri"/>
                <w:sz w:val="18"/>
                <w:szCs w:val="18"/>
              </w:rPr>
            </w:pPr>
          </w:p>
        </w:tc>
      </w:tr>
      <w:tr w:rsidR="00A410FF" w:rsidRPr="00295655" w14:paraId="1F9B9911" w14:textId="77777777" w:rsidTr="00217F57">
        <w:trPr>
          <w:cantSplit/>
          <w:trHeight w:val="288"/>
        </w:trPr>
        <w:tc>
          <w:tcPr>
            <w:tcW w:w="1458" w:type="dxa"/>
          </w:tcPr>
          <w:p w14:paraId="1F9B990C" w14:textId="77777777" w:rsidR="00A410FF" w:rsidRPr="00295655" w:rsidRDefault="00A410FF" w:rsidP="00E91CEC">
            <w:pPr>
              <w:keepNext/>
              <w:rPr>
                <w:rFonts w:ascii="Calibri" w:hAnsi="Calibri"/>
                <w:sz w:val="18"/>
                <w:szCs w:val="18"/>
              </w:rPr>
            </w:pPr>
          </w:p>
        </w:tc>
        <w:tc>
          <w:tcPr>
            <w:tcW w:w="1440" w:type="dxa"/>
          </w:tcPr>
          <w:p w14:paraId="1F9B990D" w14:textId="77777777" w:rsidR="00A410FF" w:rsidRPr="00295655" w:rsidRDefault="00A410FF" w:rsidP="00E91CEC">
            <w:pPr>
              <w:keepNext/>
              <w:rPr>
                <w:rFonts w:ascii="Calibri" w:hAnsi="Calibri"/>
                <w:sz w:val="18"/>
                <w:szCs w:val="18"/>
              </w:rPr>
            </w:pPr>
          </w:p>
        </w:tc>
        <w:tc>
          <w:tcPr>
            <w:tcW w:w="3900" w:type="dxa"/>
          </w:tcPr>
          <w:p w14:paraId="1F9B990E" w14:textId="77777777" w:rsidR="00A410FF" w:rsidRPr="00295655" w:rsidRDefault="00A410FF" w:rsidP="00E91CEC">
            <w:pPr>
              <w:keepNext/>
              <w:rPr>
                <w:rFonts w:ascii="Calibri" w:hAnsi="Calibri"/>
                <w:sz w:val="18"/>
                <w:szCs w:val="18"/>
              </w:rPr>
            </w:pPr>
          </w:p>
        </w:tc>
        <w:tc>
          <w:tcPr>
            <w:tcW w:w="3900" w:type="dxa"/>
          </w:tcPr>
          <w:p w14:paraId="1F9B990F" w14:textId="77777777" w:rsidR="00A410FF" w:rsidRPr="00295655" w:rsidRDefault="00A410FF" w:rsidP="00E91CEC">
            <w:pPr>
              <w:keepNext/>
              <w:rPr>
                <w:rFonts w:ascii="Calibri" w:hAnsi="Calibri"/>
                <w:sz w:val="18"/>
                <w:szCs w:val="18"/>
              </w:rPr>
            </w:pPr>
          </w:p>
        </w:tc>
        <w:tc>
          <w:tcPr>
            <w:tcW w:w="3900" w:type="dxa"/>
          </w:tcPr>
          <w:p w14:paraId="1F9B9910" w14:textId="77777777" w:rsidR="00A410FF" w:rsidRPr="00295655" w:rsidRDefault="00A410FF" w:rsidP="00E91CEC">
            <w:pPr>
              <w:keepNext/>
              <w:rPr>
                <w:rFonts w:ascii="Calibri" w:hAnsi="Calibri"/>
                <w:sz w:val="18"/>
                <w:szCs w:val="18"/>
              </w:rPr>
            </w:pPr>
          </w:p>
        </w:tc>
      </w:tr>
      <w:tr w:rsidR="00A410FF" w:rsidRPr="00295655" w14:paraId="1F9B9913" w14:textId="77777777" w:rsidTr="00E91CEC">
        <w:trPr>
          <w:cantSplit/>
        </w:trPr>
        <w:tc>
          <w:tcPr>
            <w:tcW w:w="14598" w:type="dxa"/>
            <w:gridSpan w:val="5"/>
          </w:tcPr>
          <w:p w14:paraId="1F9B9912" w14:textId="77777777" w:rsidR="00A410FF" w:rsidRPr="00295655" w:rsidRDefault="00A410FF" w:rsidP="00E91CEC">
            <w:pPr>
              <w:keepNext/>
              <w:rPr>
                <w:rFonts w:ascii="Calibri" w:hAnsi="Calibri"/>
                <w:sz w:val="18"/>
                <w:szCs w:val="18"/>
              </w:rPr>
            </w:pPr>
            <w:r w:rsidRPr="00295655">
              <w:rPr>
                <w:rFonts w:ascii="Calibri" w:hAnsi="Calibri"/>
                <w:sz w:val="18"/>
                <w:szCs w:val="18"/>
              </w:rPr>
              <w:t>Notes:</w:t>
            </w:r>
          </w:p>
        </w:tc>
      </w:tr>
    </w:tbl>
    <w:p w14:paraId="1F9B9914" w14:textId="77777777" w:rsidR="007B799C" w:rsidRDefault="007B799C" w:rsidP="008846F4">
      <w:pPr>
        <w:rPr>
          <w:rFonts w:ascii="Calibri" w:hAnsi="Calibri"/>
          <w:sz w:val="18"/>
          <w:szCs w:val="18"/>
        </w:rPr>
      </w:pPr>
    </w:p>
    <w:p w14:paraId="1F9B9915" w14:textId="77777777" w:rsidR="00A410FF" w:rsidRDefault="00A410FF"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1464"/>
        <w:gridCol w:w="1465"/>
        <w:gridCol w:w="1465"/>
        <w:gridCol w:w="1465"/>
        <w:gridCol w:w="1464"/>
        <w:gridCol w:w="1465"/>
        <w:gridCol w:w="1465"/>
        <w:gridCol w:w="1465"/>
      </w:tblGrid>
      <w:tr w:rsidR="005A5C17" w:rsidRPr="00295655" w14:paraId="1F9B991F" w14:textId="77777777" w:rsidTr="005A5C17">
        <w:trPr>
          <w:cantSplit/>
        </w:trPr>
        <w:tc>
          <w:tcPr>
            <w:tcW w:w="14616" w:type="dxa"/>
            <w:gridSpan w:val="10"/>
          </w:tcPr>
          <w:p w14:paraId="1F9B9916" w14:textId="28932FFC" w:rsidR="005A5C17" w:rsidRPr="00F9147E" w:rsidRDefault="005A5C17" w:rsidP="00E91CEC">
            <w:pPr>
              <w:keepNext/>
              <w:rPr>
                <w:rFonts w:ascii="Calibri" w:hAnsi="Calibri"/>
                <w:b/>
                <w:szCs w:val="18"/>
              </w:rPr>
            </w:pPr>
            <w:r w:rsidRPr="00F9147E">
              <w:rPr>
                <w:rFonts w:ascii="Calibri" w:hAnsi="Calibri"/>
                <w:b/>
                <w:szCs w:val="18"/>
              </w:rPr>
              <w:t>I. Installed Heat Pump System – Efficiency and Performance Compliance Information</w:t>
            </w:r>
          </w:p>
          <w:p w14:paraId="1F9B9917" w14:textId="77777777" w:rsidR="005A5C17" w:rsidRDefault="005A5C17" w:rsidP="005A5C17">
            <w:pPr>
              <w:rPr>
                <w:rFonts w:asciiTheme="minorHAnsi" w:hAnsiTheme="minorHAnsi"/>
                <w:sz w:val="16"/>
                <w:szCs w:val="16"/>
              </w:rPr>
            </w:pPr>
            <w:r w:rsidRPr="00A82EF3">
              <w:rPr>
                <w:rFonts w:ascii="Calibri" w:hAnsi="Calibri"/>
                <w:sz w:val="18"/>
                <w:szCs w:val="18"/>
              </w:rPr>
              <w:t>&lt;&lt;</w:t>
            </w:r>
            <w:r>
              <w:rPr>
                <w:rFonts w:ascii="Calibri" w:hAnsi="Calibri"/>
                <w:sz w:val="18"/>
                <w:szCs w:val="18"/>
              </w:rPr>
              <w:t>&lt;if none of the SC Systems listed in Section D have a value in D05 = one of the heat pump types (see list that follows), then display the section does not apply message; else</w:t>
            </w:r>
            <w:r w:rsidRPr="00A82EF3">
              <w:rPr>
                <w:rFonts w:ascii="Calibri" w:hAnsi="Calibri"/>
                <w:sz w:val="18"/>
                <w:szCs w:val="18"/>
              </w:rPr>
              <w:t xml:space="preserve"> require one row of data to be entered in this table for each of the SC Systems</w:t>
            </w:r>
            <w:r>
              <w:rPr>
                <w:rFonts w:ascii="Calibri" w:hAnsi="Calibri"/>
                <w:sz w:val="18"/>
                <w:szCs w:val="18"/>
              </w:rPr>
              <w:t xml:space="preserve"> for which the </w:t>
            </w:r>
            <w:r w:rsidR="001040D0">
              <w:rPr>
                <w:rFonts w:ascii="Calibri" w:hAnsi="Calibri"/>
                <w:sz w:val="18"/>
                <w:szCs w:val="18"/>
              </w:rPr>
              <w:t xml:space="preserve">Cooling </w:t>
            </w:r>
            <w:r>
              <w:rPr>
                <w:rFonts w:ascii="Calibri" w:hAnsi="Calibri"/>
                <w:sz w:val="18"/>
                <w:szCs w:val="18"/>
              </w:rPr>
              <w:t>System Type</w:t>
            </w:r>
            <w:r w:rsidR="001040D0">
              <w:rPr>
                <w:rFonts w:ascii="Calibri" w:hAnsi="Calibri"/>
                <w:sz w:val="18"/>
                <w:szCs w:val="18"/>
              </w:rPr>
              <w:t>s</w:t>
            </w:r>
            <w:r w:rsidRPr="00A82EF3">
              <w:rPr>
                <w:rFonts w:ascii="Calibri" w:hAnsi="Calibri"/>
                <w:sz w:val="18"/>
                <w:szCs w:val="18"/>
              </w:rPr>
              <w:t xml:space="preserve"> listed in D0</w:t>
            </w:r>
            <w:r>
              <w:rPr>
                <w:rFonts w:ascii="Calibri" w:hAnsi="Calibri"/>
                <w:sz w:val="18"/>
                <w:szCs w:val="18"/>
              </w:rPr>
              <w:t>5</w:t>
            </w:r>
            <w:r w:rsidRPr="00A82EF3">
              <w:rPr>
                <w:rFonts w:ascii="Calibri" w:hAnsi="Calibri"/>
                <w:sz w:val="18"/>
                <w:szCs w:val="18"/>
              </w:rPr>
              <w:t xml:space="preserve"> </w:t>
            </w:r>
            <w:r>
              <w:rPr>
                <w:rFonts w:ascii="Calibri" w:hAnsi="Calibri"/>
                <w:sz w:val="18"/>
                <w:szCs w:val="18"/>
              </w:rPr>
              <w:t>= one of the heat pump types</w:t>
            </w:r>
            <w:r w:rsidR="009B4B1B">
              <w:rPr>
                <w:rFonts w:ascii="Calibri" w:hAnsi="Calibri"/>
                <w:sz w:val="18"/>
                <w:szCs w:val="18"/>
              </w:rPr>
              <w:t xml:space="preserve"> in the following list</w:t>
            </w:r>
            <w:r>
              <w:rPr>
                <w:rFonts w:ascii="Calibri" w:hAnsi="Calibri"/>
                <w:sz w:val="18"/>
                <w:szCs w:val="18"/>
              </w:rPr>
              <w:t>:</w:t>
            </w:r>
          </w:p>
          <w:p w14:paraId="1F9B9918" w14:textId="77777777" w:rsidR="005A5C17" w:rsidRPr="00A82EF3" w:rsidRDefault="005A5C17" w:rsidP="005A5C17">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1F9B9919" w14:textId="77777777" w:rsidR="005A5C17" w:rsidRPr="00A82EF3" w:rsidRDefault="005A5C17" w:rsidP="005A5C17">
            <w:pPr>
              <w:rPr>
                <w:rFonts w:asciiTheme="minorHAnsi" w:hAnsiTheme="minorHAnsi"/>
                <w:sz w:val="16"/>
                <w:szCs w:val="16"/>
              </w:rPr>
            </w:pPr>
            <w:r w:rsidRPr="00A82EF3">
              <w:rPr>
                <w:rFonts w:asciiTheme="minorHAnsi" w:hAnsiTheme="minorHAnsi"/>
                <w:sz w:val="16"/>
                <w:szCs w:val="16"/>
              </w:rPr>
              <w:t>*central packaged HP</w:t>
            </w:r>
          </w:p>
          <w:p w14:paraId="1F9B991A" w14:textId="77777777" w:rsidR="005A5C17" w:rsidRPr="00A82EF3" w:rsidRDefault="005A5C17" w:rsidP="005A5C17">
            <w:pPr>
              <w:rPr>
                <w:rFonts w:asciiTheme="minorHAnsi" w:hAnsiTheme="minorHAnsi"/>
                <w:sz w:val="16"/>
                <w:szCs w:val="16"/>
              </w:rPr>
            </w:pPr>
            <w:r w:rsidRPr="00A82EF3">
              <w:rPr>
                <w:rFonts w:asciiTheme="minorHAnsi" w:hAnsiTheme="minorHAnsi"/>
                <w:sz w:val="16"/>
                <w:szCs w:val="16"/>
              </w:rPr>
              <w:t>*central large packaged HP</w:t>
            </w:r>
          </w:p>
          <w:p w14:paraId="1F9B991B" w14:textId="1225A65C" w:rsidR="005A5C17" w:rsidRDefault="005A5C17" w:rsidP="005A5C17">
            <w:pPr>
              <w:rPr>
                <w:rFonts w:asciiTheme="minorHAnsi" w:hAnsiTheme="minorHAnsi"/>
                <w:sz w:val="16"/>
                <w:szCs w:val="16"/>
              </w:rPr>
            </w:pPr>
            <w:r w:rsidRPr="00A82EF3">
              <w:rPr>
                <w:rFonts w:asciiTheme="minorHAnsi" w:hAnsiTheme="minorHAnsi"/>
                <w:sz w:val="16"/>
                <w:szCs w:val="16"/>
              </w:rPr>
              <w:t>*ductless</w:t>
            </w:r>
            <w:r w:rsidR="00664A73">
              <w:rPr>
                <w:rFonts w:asciiTheme="minorHAnsi" w:hAnsiTheme="minorHAnsi"/>
                <w:sz w:val="16"/>
                <w:szCs w:val="16"/>
              </w:rPr>
              <w:t xml:space="preserve"> </w:t>
            </w:r>
            <w:r w:rsidR="00D05330">
              <w:rPr>
                <w:rFonts w:asciiTheme="minorHAnsi" w:hAnsiTheme="minorHAnsi"/>
                <w:sz w:val="16"/>
                <w:szCs w:val="16"/>
              </w:rPr>
              <w:t>mini-</w:t>
            </w:r>
            <w:r w:rsidR="00664A73">
              <w:rPr>
                <w:rFonts w:asciiTheme="minorHAnsi" w:hAnsiTheme="minorHAnsi"/>
                <w:sz w:val="16"/>
                <w:szCs w:val="16"/>
              </w:rPr>
              <w:t>split</w:t>
            </w:r>
            <w:r w:rsidRPr="00A82EF3">
              <w:rPr>
                <w:rFonts w:asciiTheme="minorHAnsi" w:hAnsiTheme="minorHAnsi"/>
                <w:sz w:val="16"/>
                <w:szCs w:val="16"/>
              </w:rPr>
              <w:t xml:space="preserve"> HP;</w:t>
            </w:r>
          </w:p>
          <w:p w14:paraId="1F9B991C" w14:textId="77777777" w:rsidR="00B33DCA" w:rsidRDefault="00B33DCA" w:rsidP="00B33DCA">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1F9B991D" w14:textId="77777777" w:rsidR="00B33DCA" w:rsidRPr="00A82EF3" w:rsidRDefault="00B33DCA" w:rsidP="00B33DCA">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14:paraId="496BC14E" w14:textId="77777777" w:rsidR="00D05330" w:rsidRDefault="005A5C17" w:rsidP="005A5C17">
            <w:pPr>
              <w:keepNext/>
              <w:rPr>
                <w:rFonts w:asciiTheme="minorHAnsi" w:hAnsiTheme="minorHAnsi"/>
                <w:sz w:val="16"/>
                <w:szCs w:val="16"/>
              </w:rPr>
            </w:pPr>
            <w:r w:rsidRPr="00A82EF3">
              <w:rPr>
                <w:rFonts w:asciiTheme="minorHAnsi" w:hAnsiTheme="minorHAnsi"/>
                <w:sz w:val="16"/>
                <w:szCs w:val="16"/>
              </w:rPr>
              <w:t>*room HP</w:t>
            </w:r>
          </w:p>
          <w:p w14:paraId="4CA7B774" w14:textId="1A5A3FEA" w:rsidR="00D05330" w:rsidRDefault="00D05330" w:rsidP="005A5C17">
            <w:pPr>
              <w:keepNext/>
              <w:rPr>
                <w:rFonts w:asciiTheme="minorHAnsi" w:hAnsiTheme="minorHAnsi"/>
                <w:sz w:val="16"/>
                <w:szCs w:val="16"/>
              </w:rPr>
            </w:pPr>
            <w:r>
              <w:rPr>
                <w:rFonts w:asciiTheme="minorHAnsi" w:hAnsiTheme="minorHAnsi"/>
                <w:sz w:val="16"/>
                <w:szCs w:val="16"/>
              </w:rPr>
              <w:t>*small duct high velocity HP;</w:t>
            </w:r>
          </w:p>
          <w:p w14:paraId="1352A4F0" w14:textId="77777777" w:rsidR="00D05330" w:rsidRDefault="00D05330" w:rsidP="005A5C17">
            <w:pPr>
              <w:keepNext/>
              <w:rPr>
                <w:rFonts w:asciiTheme="minorHAnsi" w:hAnsiTheme="minorHAnsi"/>
                <w:sz w:val="16"/>
                <w:szCs w:val="16"/>
              </w:rPr>
            </w:pPr>
            <w:r>
              <w:rPr>
                <w:rFonts w:asciiTheme="minorHAnsi" w:hAnsiTheme="minorHAnsi"/>
                <w:sz w:val="16"/>
                <w:szCs w:val="16"/>
              </w:rPr>
              <w:t>*ductless multi-split HP;</w:t>
            </w:r>
          </w:p>
          <w:p w14:paraId="1F9B991E" w14:textId="56BEDFA7" w:rsidR="005A5C17" w:rsidRPr="00FB4BFD" w:rsidRDefault="00D05330" w:rsidP="00D12054">
            <w:pPr>
              <w:keepNext/>
              <w:rPr>
                <w:rFonts w:ascii="Calibri" w:hAnsi="Calibri"/>
                <w:sz w:val="18"/>
                <w:szCs w:val="18"/>
              </w:rPr>
            </w:pPr>
            <w:r>
              <w:rPr>
                <w:rFonts w:asciiTheme="minorHAnsi" w:hAnsiTheme="minorHAnsi"/>
                <w:sz w:val="16"/>
                <w:szCs w:val="16"/>
              </w:rPr>
              <w:t>*ductless VRF HP</w:t>
            </w:r>
            <w:r w:rsidR="005A5C17" w:rsidRPr="00A82EF3">
              <w:rPr>
                <w:rFonts w:ascii="Calibri" w:hAnsi="Calibri"/>
                <w:sz w:val="18"/>
                <w:szCs w:val="18"/>
              </w:rPr>
              <w:t xml:space="preserve"> &gt;&gt;</w:t>
            </w:r>
          </w:p>
        </w:tc>
      </w:tr>
      <w:tr w:rsidR="003B1D03" w:rsidRPr="00295655" w14:paraId="1F9B992A" w14:textId="77777777" w:rsidTr="00217F57">
        <w:trPr>
          <w:cantSplit/>
          <w:trHeight w:val="224"/>
        </w:trPr>
        <w:tc>
          <w:tcPr>
            <w:tcW w:w="1458" w:type="dxa"/>
            <w:vAlign w:val="bottom"/>
          </w:tcPr>
          <w:p w14:paraId="1F9B9920"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921"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02</w:t>
            </w:r>
          </w:p>
        </w:tc>
        <w:tc>
          <w:tcPr>
            <w:tcW w:w="1464" w:type="dxa"/>
            <w:vAlign w:val="bottom"/>
          </w:tcPr>
          <w:p w14:paraId="1F9B9922"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03</w:t>
            </w:r>
          </w:p>
        </w:tc>
        <w:tc>
          <w:tcPr>
            <w:tcW w:w="1465" w:type="dxa"/>
            <w:vAlign w:val="bottom"/>
          </w:tcPr>
          <w:p w14:paraId="1F9B9923"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04</w:t>
            </w:r>
          </w:p>
        </w:tc>
        <w:tc>
          <w:tcPr>
            <w:tcW w:w="1465" w:type="dxa"/>
            <w:vAlign w:val="bottom"/>
          </w:tcPr>
          <w:p w14:paraId="1F9B9924"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05</w:t>
            </w:r>
          </w:p>
        </w:tc>
        <w:tc>
          <w:tcPr>
            <w:tcW w:w="1465" w:type="dxa"/>
            <w:vAlign w:val="bottom"/>
          </w:tcPr>
          <w:p w14:paraId="1F9B9925"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06</w:t>
            </w:r>
          </w:p>
        </w:tc>
        <w:tc>
          <w:tcPr>
            <w:tcW w:w="1464" w:type="dxa"/>
            <w:vAlign w:val="bottom"/>
          </w:tcPr>
          <w:p w14:paraId="1F9B9926"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07</w:t>
            </w:r>
          </w:p>
        </w:tc>
        <w:tc>
          <w:tcPr>
            <w:tcW w:w="1465" w:type="dxa"/>
            <w:vAlign w:val="bottom"/>
          </w:tcPr>
          <w:p w14:paraId="1F9B9927"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08</w:t>
            </w:r>
          </w:p>
        </w:tc>
        <w:tc>
          <w:tcPr>
            <w:tcW w:w="1465" w:type="dxa"/>
            <w:vAlign w:val="bottom"/>
          </w:tcPr>
          <w:p w14:paraId="1F9B9928" w14:textId="77777777" w:rsidR="003B1D03" w:rsidRPr="00295655" w:rsidRDefault="003B1D03" w:rsidP="00E91CEC">
            <w:pPr>
              <w:keepNext/>
              <w:jc w:val="center"/>
              <w:rPr>
                <w:rFonts w:ascii="Calibri" w:hAnsi="Calibri"/>
                <w:sz w:val="18"/>
                <w:szCs w:val="18"/>
              </w:rPr>
            </w:pPr>
            <w:r>
              <w:rPr>
                <w:rFonts w:ascii="Calibri" w:hAnsi="Calibri"/>
                <w:sz w:val="18"/>
                <w:szCs w:val="18"/>
              </w:rPr>
              <w:t>09</w:t>
            </w:r>
          </w:p>
        </w:tc>
        <w:tc>
          <w:tcPr>
            <w:tcW w:w="1465" w:type="dxa"/>
            <w:vAlign w:val="bottom"/>
          </w:tcPr>
          <w:p w14:paraId="1F9B9929" w14:textId="77777777" w:rsidR="003B1D03" w:rsidRPr="00295655" w:rsidRDefault="003B1D03" w:rsidP="00E91CEC">
            <w:pPr>
              <w:keepNext/>
              <w:jc w:val="center"/>
              <w:rPr>
                <w:rFonts w:ascii="Calibri" w:hAnsi="Calibri"/>
                <w:sz w:val="18"/>
                <w:szCs w:val="18"/>
              </w:rPr>
            </w:pPr>
            <w:r>
              <w:rPr>
                <w:rFonts w:ascii="Calibri" w:hAnsi="Calibri"/>
                <w:sz w:val="18"/>
                <w:szCs w:val="18"/>
              </w:rPr>
              <w:t>10</w:t>
            </w:r>
          </w:p>
        </w:tc>
      </w:tr>
      <w:tr w:rsidR="003B1D03" w:rsidRPr="005A5C17" w14:paraId="1F9B993C" w14:textId="77777777" w:rsidTr="00217F57">
        <w:trPr>
          <w:cantSplit/>
          <w:trHeight w:val="576"/>
        </w:trPr>
        <w:tc>
          <w:tcPr>
            <w:tcW w:w="1458" w:type="dxa"/>
            <w:vAlign w:val="bottom"/>
          </w:tcPr>
          <w:p w14:paraId="1F9B992B" w14:textId="77777777" w:rsidR="003B1D03" w:rsidRPr="005A5C17" w:rsidRDefault="003B1D03" w:rsidP="005A5C17">
            <w:pPr>
              <w:keepNext/>
              <w:jc w:val="center"/>
              <w:rPr>
                <w:rFonts w:ascii="Calibri" w:hAnsi="Calibri"/>
                <w:sz w:val="16"/>
                <w:szCs w:val="16"/>
              </w:rPr>
            </w:pPr>
            <w:r w:rsidRPr="005A5C17">
              <w:rPr>
                <w:rFonts w:ascii="Calibri" w:hAnsi="Calibri"/>
                <w:sz w:val="18"/>
                <w:szCs w:val="18"/>
              </w:rPr>
              <w:t>SC System Identification or Name</w:t>
            </w:r>
          </w:p>
        </w:tc>
        <w:tc>
          <w:tcPr>
            <w:tcW w:w="1440" w:type="dxa"/>
            <w:vAlign w:val="bottom"/>
          </w:tcPr>
          <w:p w14:paraId="1F9B992C" w14:textId="77777777" w:rsidR="003B1D03" w:rsidRPr="005A5C17" w:rsidRDefault="003B1D03" w:rsidP="005A5C17">
            <w:pPr>
              <w:keepNext/>
              <w:jc w:val="center"/>
              <w:rPr>
                <w:rFonts w:ascii="Calibri" w:hAnsi="Calibri"/>
                <w:sz w:val="18"/>
                <w:szCs w:val="18"/>
              </w:rPr>
            </w:pPr>
            <w:r w:rsidRPr="005A5C17">
              <w:rPr>
                <w:rFonts w:ascii="Calibri" w:hAnsi="Calibri"/>
                <w:sz w:val="18"/>
                <w:szCs w:val="18"/>
              </w:rPr>
              <w:t>SC System Location or Area Served</w:t>
            </w:r>
          </w:p>
        </w:tc>
        <w:tc>
          <w:tcPr>
            <w:tcW w:w="1464" w:type="dxa"/>
            <w:vAlign w:val="bottom"/>
          </w:tcPr>
          <w:p w14:paraId="1F9B992D"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Heating Efficiency Type</w:t>
            </w:r>
          </w:p>
        </w:tc>
        <w:tc>
          <w:tcPr>
            <w:tcW w:w="1465" w:type="dxa"/>
            <w:vAlign w:val="bottom"/>
          </w:tcPr>
          <w:p w14:paraId="1F9B992E" w14:textId="77777777" w:rsidR="003B1D03" w:rsidRPr="005A5C17" w:rsidRDefault="003B1D03" w:rsidP="005A5C17">
            <w:pPr>
              <w:keepNext/>
              <w:jc w:val="center"/>
              <w:rPr>
                <w:rFonts w:ascii="Calibri" w:hAnsi="Calibri"/>
                <w:sz w:val="16"/>
                <w:szCs w:val="16"/>
              </w:rPr>
            </w:pPr>
            <w:r>
              <w:rPr>
                <w:rFonts w:ascii="Calibri" w:hAnsi="Calibri"/>
                <w:sz w:val="16"/>
                <w:szCs w:val="16"/>
              </w:rPr>
              <w:t>Heating Efficiency Value</w:t>
            </w:r>
          </w:p>
        </w:tc>
        <w:tc>
          <w:tcPr>
            <w:tcW w:w="1465" w:type="dxa"/>
            <w:vAlign w:val="bottom"/>
          </w:tcPr>
          <w:p w14:paraId="1F9B992F" w14:textId="77777777" w:rsidR="003B1D03" w:rsidRDefault="003B1D03" w:rsidP="005A5C17">
            <w:pPr>
              <w:keepNext/>
              <w:jc w:val="center"/>
              <w:rPr>
                <w:rFonts w:ascii="Calibri" w:hAnsi="Calibri"/>
                <w:sz w:val="16"/>
                <w:szCs w:val="16"/>
              </w:rPr>
            </w:pPr>
            <w:r w:rsidRPr="005A5C17">
              <w:rPr>
                <w:rFonts w:ascii="Calibri" w:hAnsi="Calibri"/>
                <w:sz w:val="16"/>
                <w:szCs w:val="16"/>
              </w:rPr>
              <w:t>System Rated</w:t>
            </w:r>
          </w:p>
          <w:p w14:paraId="1F9B9930" w14:textId="739672FC" w:rsidR="003B1D03" w:rsidRPr="005A5C17" w:rsidRDefault="003B1D03" w:rsidP="005A5C17">
            <w:pPr>
              <w:keepNext/>
              <w:jc w:val="center"/>
              <w:rPr>
                <w:rFonts w:ascii="Calibri" w:hAnsi="Calibri"/>
                <w:sz w:val="16"/>
                <w:szCs w:val="16"/>
              </w:rPr>
            </w:pPr>
            <w:r>
              <w:rPr>
                <w:rFonts w:ascii="Calibri" w:hAnsi="Calibri"/>
                <w:sz w:val="16"/>
                <w:szCs w:val="16"/>
              </w:rPr>
              <w:t>Heating Capacity at 47</w:t>
            </w:r>
            <w:r w:rsidR="00B257BE">
              <w:rPr>
                <w:rFonts w:ascii="Calibri" w:hAnsi="Calibri"/>
                <w:sz w:val="16"/>
                <w:szCs w:val="16"/>
              </w:rPr>
              <w:t>°</w:t>
            </w:r>
            <w:r>
              <w:rPr>
                <w:rFonts w:ascii="Calibri" w:hAnsi="Calibri"/>
                <w:sz w:val="16"/>
                <w:szCs w:val="16"/>
              </w:rPr>
              <w:t>F</w:t>
            </w:r>
          </w:p>
        </w:tc>
        <w:tc>
          <w:tcPr>
            <w:tcW w:w="1465" w:type="dxa"/>
            <w:vAlign w:val="bottom"/>
          </w:tcPr>
          <w:p w14:paraId="1F9B9931" w14:textId="77777777" w:rsidR="003B1D03" w:rsidRDefault="003B1D03" w:rsidP="005A5C17">
            <w:pPr>
              <w:keepNext/>
              <w:jc w:val="center"/>
              <w:rPr>
                <w:rFonts w:ascii="Calibri" w:hAnsi="Calibri"/>
                <w:sz w:val="16"/>
                <w:szCs w:val="16"/>
              </w:rPr>
            </w:pPr>
            <w:r w:rsidRPr="005A5C17">
              <w:rPr>
                <w:rFonts w:ascii="Calibri" w:hAnsi="Calibri"/>
                <w:sz w:val="16"/>
                <w:szCs w:val="16"/>
              </w:rPr>
              <w:t>System Rated</w:t>
            </w:r>
          </w:p>
          <w:p w14:paraId="1F9B9932" w14:textId="324D0AA9" w:rsidR="003B1D03" w:rsidRPr="005A5C17" w:rsidRDefault="003B1D03" w:rsidP="005A5C17">
            <w:pPr>
              <w:keepNext/>
              <w:jc w:val="center"/>
              <w:rPr>
                <w:rFonts w:ascii="Calibri" w:hAnsi="Calibri"/>
                <w:sz w:val="16"/>
                <w:szCs w:val="16"/>
              </w:rPr>
            </w:pPr>
            <w:r>
              <w:rPr>
                <w:rFonts w:ascii="Calibri" w:hAnsi="Calibri"/>
                <w:sz w:val="16"/>
                <w:szCs w:val="16"/>
              </w:rPr>
              <w:t>Heating Capacity at 17</w:t>
            </w:r>
            <w:r w:rsidR="00B257BE">
              <w:rPr>
                <w:rFonts w:ascii="Calibri" w:hAnsi="Calibri"/>
                <w:sz w:val="16"/>
                <w:szCs w:val="16"/>
              </w:rPr>
              <w:t>°</w:t>
            </w:r>
            <w:r>
              <w:rPr>
                <w:rFonts w:ascii="Calibri" w:hAnsi="Calibri"/>
                <w:sz w:val="16"/>
                <w:szCs w:val="16"/>
              </w:rPr>
              <w:t>F</w:t>
            </w:r>
          </w:p>
        </w:tc>
        <w:tc>
          <w:tcPr>
            <w:tcW w:w="1464" w:type="dxa"/>
            <w:vAlign w:val="bottom"/>
          </w:tcPr>
          <w:p w14:paraId="1F9B9933" w14:textId="77777777" w:rsidR="003B1D03" w:rsidRDefault="003B1D03" w:rsidP="005A5C17">
            <w:pPr>
              <w:keepNext/>
              <w:jc w:val="center"/>
              <w:rPr>
                <w:rFonts w:ascii="Calibri" w:hAnsi="Calibri"/>
                <w:sz w:val="16"/>
                <w:szCs w:val="16"/>
              </w:rPr>
            </w:pPr>
            <w:r w:rsidRPr="005A5C17">
              <w:rPr>
                <w:rFonts w:ascii="Calibri" w:hAnsi="Calibri"/>
                <w:sz w:val="16"/>
                <w:szCs w:val="16"/>
              </w:rPr>
              <w:t>System Rated</w:t>
            </w:r>
          </w:p>
          <w:p w14:paraId="1F9B9934"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Cooling Efficiency</w:t>
            </w:r>
          </w:p>
          <w:p w14:paraId="1F9B9935"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SEER</w:t>
            </w:r>
          </w:p>
        </w:tc>
        <w:tc>
          <w:tcPr>
            <w:tcW w:w="1465" w:type="dxa"/>
            <w:vAlign w:val="bottom"/>
          </w:tcPr>
          <w:p w14:paraId="1F9B9936" w14:textId="77777777" w:rsidR="003B1D03" w:rsidRDefault="003B1D03" w:rsidP="005A5C17">
            <w:pPr>
              <w:keepNext/>
              <w:jc w:val="center"/>
              <w:rPr>
                <w:rFonts w:ascii="Calibri" w:hAnsi="Calibri"/>
                <w:sz w:val="16"/>
                <w:szCs w:val="16"/>
              </w:rPr>
            </w:pPr>
            <w:r w:rsidRPr="005A5C17">
              <w:rPr>
                <w:rFonts w:ascii="Calibri" w:hAnsi="Calibri"/>
                <w:sz w:val="16"/>
                <w:szCs w:val="16"/>
              </w:rPr>
              <w:t>System Rated</w:t>
            </w:r>
          </w:p>
          <w:p w14:paraId="1F9B9937"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Cooling Efficiency</w:t>
            </w:r>
          </w:p>
          <w:p w14:paraId="1F9B9938"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EER</w:t>
            </w:r>
          </w:p>
        </w:tc>
        <w:tc>
          <w:tcPr>
            <w:tcW w:w="1465" w:type="dxa"/>
            <w:vAlign w:val="bottom"/>
          </w:tcPr>
          <w:p w14:paraId="1F9B9939" w14:textId="5D73171C" w:rsidR="003B1D03" w:rsidRPr="005A5C17" w:rsidRDefault="003B1D03" w:rsidP="005A5C17">
            <w:pPr>
              <w:keepNext/>
              <w:jc w:val="center"/>
              <w:rPr>
                <w:rFonts w:ascii="Calibri" w:hAnsi="Calibri"/>
                <w:sz w:val="16"/>
                <w:szCs w:val="16"/>
              </w:rPr>
            </w:pPr>
            <w:r w:rsidRPr="005A5C17">
              <w:rPr>
                <w:rFonts w:ascii="Calibri" w:hAnsi="Calibri"/>
                <w:sz w:val="16"/>
                <w:szCs w:val="16"/>
              </w:rPr>
              <w:t>System Rated Cooling Capacity at Design Conditions (B</w:t>
            </w:r>
            <w:r w:rsidR="00B257BE">
              <w:rPr>
                <w:rFonts w:ascii="Calibri" w:hAnsi="Calibri"/>
                <w:sz w:val="16"/>
                <w:szCs w:val="16"/>
              </w:rPr>
              <w:t>tu/h</w:t>
            </w:r>
            <w:r w:rsidR="00D14FC2">
              <w:rPr>
                <w:rFonts w:ascii="Calibri" w:hAnsi="Calibri"/>
                <w:sz w:val="16"/>
                <w:szCs w:val="16"/>
              </w:rPr>
              <w:t>)</w:t>
            </w:r>
          </w:p>
        </w:tc>
        <w:tc>
          <w:tcPr>
            <w:tcW w:w="1465" w:type="dxa"/>
            <w:vAlign w:val="bottom"/>
          </w:tcPr>
          <w:p w14:paraId="1F9B993A"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Condenser Rated Nominal Cooling Capacity</w:t>
            </w:r>
          </w:p>
          <w:p w14:paraId="1F9B993B"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(ton)</w:t>
            </w:r>
          </w:p>
        </w:tc>
      </w:tr>
      <w:tr w:rsidR="003B1D03" w:rsidRPr="00295655" w14:paraId="1F9B9950" w14:textId="77777777" w:rsidTr="00217F57">
        <w:trPr>
          <w:cantSplit/>
          <w:trHeight w:val="395"/>
        </w:trPr>
        <w:tc>
          <w:tcPr>
            <w:tcW w:w="1458" w:type="dxa"/>
          </w:tcPr>
          <w:p w14:paraId="1F9B993D" w14:textId="77777777" w:rsidR="003B1D03" w:rsidRPr="00295655" w:rsidRDefault="003B1D03" w:rsidP="007822B3">
            <w:pPr>
              <w:keepNext/>
              <w:rPr>
                <w:rFonts w:ascii="Calibri" w:hAnsi="Calibri"/>
                <w:sz w:val="16"/>
                <w:szCs w:val="16"/>
              </w:rPr>
            </w:pPr>
            <w:r w:rsidRPr="00295655">
              <w:rPr>
                <w:rFonts w:ascii="Calibri" w:hAnsi="Calibri"/>
                <w:sz w:val="16"/>
                <w:szCs w:val="16"/>
              </w:rPr>
              <w:t xml:space="preserve">&lt;&lt;auto filled from </w:t>
            </w:r>
            <w:r w:rsidR="007822B3" w:rsidRPr="007822B3">
              <w:rPr>
                <w:rFonts w:ascii="Calibri" w:hAnsi="Calibri"/>
                <w:sz w:val="16"/>
                <w:szCs w:val="16"/>
              </w:rPr>
              <w:t xml:space="preserve"> D01</w:t>
            </w:r>
            <w:r w:rsidRPr="00295655">
              <w:rPr>
                <w:rFonts w:ascii="Calibri" w:hAnsi="Calibri"/>
                <w:sz w:val="16"/>
                <w:szCs w:val="16"/>
              </w:rPr>
              <w:t>&gt;&gt;</w:t>
            </w:r>
          </w:p>
        </w:tc>
        <w:tc>
          <w:tcPr>
            <w:tcW w:w="1440" w:type="dxa"/>
          </w:tcPr>
          <w:p w14:paraId="1F9B993E" w14:textId="77777777" w:rsidR="003B1D03" w:rsidRPr="0098534B" w:rsidRDefault="003B1D03" w:rsidP="00E91CEC">
            <w:pPr>
              <w:keepNext/>
              <w:rPr>
                <w:rFonts w:ascii="Calibri" w:hAnsi="Calibri"/>
                <w:sz w:val="16"/>
                <w:szCs w:val="16"/>
              </w:rPr>
            </w:pPr>
            <w:r w:rsidRPr="0098534B">
              <w:rPr>
                <w:rFonts w:ascii="Calibri" w:hAnsi="Calibri"/>
                <w:sz w:val="16"/>
                <w:szCs w:val="16"/>
              </w:rPr>
              <w:t xml:space="preserve">&lt;&lt;auto filled from </w:t>
            </w:r>
            <w:r>
              <w:rPr>
                <w:rFonts w:ascii="Calibri" w:hAnsi="Calibri"/>
                <w:sz w:val="16"/>
                <w:szCs w:val="16"/>
              </w:rPr>
              <w:t>D02</w:t>
            </w:r>
            <w:r w:rsidRPr="0098534B">
              <w:rPr>
                <w:rFonts w:ascii="Calibri" w:hAnsi="Calibri"/>
                <w:sz w:val="16"/>
                <w:szCs w:val="16"/>
              </w:rPr>
              <w:t xml:space="preserve">&gt;&gt; </w:t>
            </w:r>
          </w:p>
        </w:tc>
        <w:tc>
          <w:tcPr>
            <w:tcW w:w="1464" w:type="dxa"/>
          </w:tcPr>
          <w:p w14:paraId="1F9B993F" w14:textId="77777777" w:rsidR="00812A70" w:rsidRPr="00697221" w:rsidRDefault="003B1D03" w:rsidP="00812A70">
            <w:pPr>
              <w:rPr>
                <w:rFonts w:asciiTheme="minorHAnsi" w:hAnsiTheme="minorHAnsi"/>
                <w:sz w:val="14"/>
                <w:szCs w:val="14"/>
              </w:rPr>
            </w:pPr>
            <w:r w:rsidRPr="00EE5AA6">
              <w:rPr>
                <w:rFonts w:asciiTheme="minorHAnsi" w:hAnsiTheme="minorHAnsi"/>
                <w:sz w:val="16"/>
                <w:szCs w:val="16"/>
              </w:rPr>
              <w:t>&lt;&lt;</w:t>
            </w:r>
            <w:r>
              <w:rPr>
                <w:rFonts w:asciiTheme="minorHAnsi" w:hAnsiTheme="minorHAnsi"/>
                <w:sz w:val="16"/>
                <w:szCs w:val="16"/>
              </w:rPr>
              <w:t>reference value from C02</w:t>
            </w:r>
            <w:r w:rsidR="00812A70" w:rsidRPr="00697221">
              <w:rPr>
                <w:rFonts w:asciiTheme="minorHAnsi" w:hAnsiTheme="minorHAnsi"/>
                <w:sz w:val="14"/>
                <w:szCs w:val="14"/>
              </w:rPr>
              <w:t xml:space="preserve">; note: values may be </w:t>
            </w:r>
          </w:p>
          <w:p w14:paraId="1F9B9940" w14:textId="77777777" w:rsidR="00812A70" w:rsidRPr="00697221" w:rsidRDefault="00812A70" w:rsidP="00812A70">
            <w:pPr>
              <w:rPr>
                <w:rFonts w:asciiTheme="minorHAnsi" w:hAnsiTheme="minorHAnsi"/>
                <w:sz w:val="14"/>
                <w:szCs w:val="14"/>
              </w:rPr>
            </w:pPr>
            <w:r w:rsidRPr="00697221">
              <w:rPr>
                <w:rFonts w:asciiTheme="minorHAnsi" w:hAnsiTheme="minorHAnsi"/>
                <w:sz w:val="14"/>
                <w:szCs w:val="14"/>
              </w:rPr>
              <w:t>*AFUE;</w:t>
            </w:r>
          </w:p>
          <w:p w14:paraId="1F9B9941" w14:textId="77777777" w:rsidR="00812A70" w:rsidRPr="00697221" w:rsidRDefault="00812A70" w:rsidP="00812A70">
            <w:pPr>
              <w:rPr>
                <w:rFonts w:asciiTheme="minorHAnsi" w:hAnsiTheme="minorHAnsi"/>
                <w:sz w:val="14"/>
                <w:szCs w:val="14"/>
              </w:rPr>
            </w:pPr>
            <w:r w:rsidRPr="00697221">
              <w:rPr>
                <w:rFonts w:asciiTheme="minorHAnsi" w:hAnsiTheme="minorHAnsi"/>
                <w:sz w:val="14"/>
                <w:szCs w:val="14"/>
              </w:rPr>
              <w:t>*COP;</w:t>
            </w:r>
          </w:p>
          <w:p w14:paraId="30B1CE9A" w14:textId="77777777" w:rsidR="00384403" w:rsidRDefault="00812A70" w:rsidP="00812A70">
            <w:pPr>
              <w:rPr>
                <w:ins w:id="83" w:author="Shewmaker, Michael@Energy" w:date="2017-12-13T11:15:00Z"/>
                <w:rFonts w:asciiTheme="minorHAnsi" w:hAnsiTheme="minorHAnsi"/>
                <w:sz w:val="14"/>
                <w:szCs w:val="14"/>
              </w:rPr>
            </w:pPr>
            <w:r w:rsidRPr="00697221">
              <w:rPr>
                <w:rFonts w:asciiTheme="minorHAnsi" w:hAnsiTheme="minorHAnsi"/>
                <w:sz w:val="14"/>
                <w:szCs w:val="14"/>
              </w:rPr>
              <w:t>*HSPF</w:t>
            </w:r>
            <w:ins w:id="84" w:author="Shewmaker, Michael@Energy" w:date="2017-12-13T11:15:00Z">
              <w:r w:rsidR="00384403">
                <w:rPr>
                  <w:rFonts w:asciiTheme="minorHAnsi" w:hAnsiTheme="minorHAnsi"/>
                  <w:sz w:val="14"/>
                  <w:szCs w:val="14"/>
                </w:rPr>
                <w:t>; or</w:t>
              </w:r>
            </w:ins>
          </w:p>
          <w:p w14:paraId="1F9B9942" w14:textId="7C7BE5B1" w:rsidR="00812A70" w:rsidRPr="00697221" w:rsidRDefault="00384403" w:rsidP="00812A70">
            <w:pPr>
              <w:rPr>
                <w:rFonts w:asciiTheme="minorHAnsi" w:hAnsiTheme="minorHAnsi"/>
                <w:sz w:val="14"/>
                <w:szCs w:val="14"/>
              </w:rPr>
            </w:pPr>
            <w:ins w:id="85" w:author="Shewmaker, Michael@Energy" w:date="2017-12-13T11:15:00Z">
              <w:r>
                <w:rPr>
                  <w:rFonts w:asciiTheme="minorHAnsi" w:hAnsiTheme="minorHAnsi"/>
                  <w:sz w:val="14"/>
                  <w:szCs w:val="14"/>
                </w:rPr>
                <w:t>*NA</w:t>
              </w:r>
            </w:ins>
            <w:r w:rsidR="00812A70">
              <w:rPr>
                <w:rFonts w:asciiTheme="minorHAnsi" w:hAnsiTheme="minorHAnsi"/>
                <w:sz w:val="14"/>
                <w:szCs w:val="14"/>
              </w:rPr>
              <w:t>&gt;&gt;</w:t>
            </w:r>
          </w:p>
          <w:p w14:paraId="1F9B9943" w14:textId="77777777" w:rsidR="003B1D03" w:rsidRPr="00295655" w:rsidRDefault="003B1D03" w:rsidP="00812A70">
            <w:pPr>
              <w:rPr>
                <w:rFonts w:ascii="Calibri" w:hAnsi="Calibri"/>
                <w:sz w:val="16"/>
                <w:szCs w:val="16"/>
              </w:rPr>
            </w:pPr>
            <w:r w:rsidRPr="00A33D4F">
              <w:rPr>
                <w:rFonts w:asciiTheme="minorHAnsi" w:hAnsiTheme="minorHAnsi"/>
                <w:sz w:val="16"/>
                <w:szCs w:val="16"/>
              </w:rPr>
              <w:t xml:space="preserve"> </w:t>
            </w:r>
          </w:p>
        </w:tc>
        <w:tc>
          <w:tcPr>
            <w:tcW w:w="1465" w:type="dxa"/>
          </w:tcPr>
          <w:p w14:paraId="6633678F" w14:textId="77777777" w:rsidR="00384403" w:rsidRDefault="003B1D03" w:rsidP="00D14FC2">
            <w:pPr>
              <w:keepNext/>
              <w:rPr>
                <w:ins w:id="86" w:author="Shewmaker, Michael@Energy" w:date="2017-12-13T11:16:00Z"/>
                <w:rFonts w:ascii="Calibri" w:hAnsi="Calibri"/>
                <w:sz w:val="18"/>
                <w:szCs w:val="18"/>
              </w:rPr>
            </w:pPr>
            <w:r w:rsidRPr="007E2934">
              <w:rPr>
                <w:rFonts w:ascii="Calibri" w:hAnsi="Calibri"/>
                <w:sz w:val="18"/>
                <w:szCs w:val="18"/>
              </w:rPr>
              <w:t>&lt;&lt;</w:t>
            </w:r>
            <w:ins w:id="87" w:author="Shewmaker, Michael@Energy" w:date="2017-12-13T11:16:00Z">
              <w:r w:rsidR="00384403">
                <w:rPr>
                  <w:rFonts w:ascii="Calibri" w:hAnsi="Calibri"/>
                  <w:sz w:val="18"/>
                  <w:szCs w:val="18"/>
                </w:rPr>
                <w:t>IfC03 = NA, then report NA;</w:t>
              </w:r>
            </w:ins>
          </w:p>
          <w:p w14:paraId="1F9B9944" w14:textId="183399B0" w:rsidR="009B4B1B" w:rsidRDefault="00384403" w:rsidP="00D14FC2">
            <w:pPr>
              <w:keepNext/>
              <w:rPr>
                <w:rFonts w:asciiTheme="minorHAnsi" w:hAnsiTheme="minorHAnsi"/>
                <w:sz w:val="16"/>
                <w:szCs w:val="16"/>
              </w:rPr>
            </w:pPr>
            <w:ins w:id="88" w:author="Shewmaker, Michael@Energy" w:date="2017-12-13T11:16:00Z">
              <w:r>
                <w:rPr>
                  <w:rFonts w:ascii="Calibri" w:hAnsi="Calibri"/>
                  <w:sz w:val="18"/>
                  <w:szCs w:val="18"/>
                </w:rPr>
                <w:t>Else</w:t>
              </w:r>
            </w:ins>
            <w:r w:rsidR="00D14FC2">
              <w:rPr>
                <w:rFonts w:ascii="Calibri" w:hAnsi="Calibri"/>
                <w:sz w:val="18"/>
                <w:szCs w:val="18"/>
              </w:rPr>
              <w:t xml:space="preserve"> </w:t>
            </w:r>
            <w:r w:rsidR="003B1D03" w:rsidRPr="007E2934">
              <w:rPr>
                <w:rFonts w:ascii="Calibri" w:hAnsi="Calibri"/>
                <w:sz w:val="18"/>
                <w:szCs w:val="18"/>
              </w:rPr>
              <w:t xml:space="preserve">user input, numeric, </w:t>
            </w:r>
            <w:r w:rsidR="00812A70" w:rsidRPr="00697221">
              <w:rPr>
                <w:rFonts w:ascii="Calibri" w:hAnsi="Calibri"/>
                <w:sz w:val="14"/>
                <w:szCs w:val="14"/>
              </w:rPr>
              <w:t>100.0≥</w:t>
            </w:r>
            <w:r w:rsidR="003B1D03">
              <w:rPr>
                <w:rFonts w:ascii="Calibri" w:hAnsi="Calibri"/>
                <w:sz w:val="18"/>
                <w:szCs w:val="18"/>
              </w:rPr>
              <w:t>xx.x</w:t>
            </w:r>
            <w:r w:rsidR="00812A70" w:rsidRPr="00697221">
              <w:rPr>
                <w:rFonts w:ascii="Calibri" w:hAnsi="Calibri"/>
                <w:sz w:val="14"/>
                <w:szCs w:val="14"/>
              </w:rPr>
              <w:t>≥0.0</w:t>
            </w:r>
            <w:r w:rsidR="003B1D03">
              <w:rPr>
                <w:rFonts w:ascii="Calibri" w:hAnsi="Calibri"/>
                <w:sz w:val="18"/>
                <w:szCs w:val="18"/>
              </w:rPr>
              <w:t xml:space="preserve">;  check value must be ≥ value in </w:t>
            </w:r>
            <w:r w:rsidR="003B1D03" w:rsidRPr="00E3382B">
              <w:rPr>
                <w:rFonts w:ascii="Calibri" w:hAnsi="Calibri"/>
                <w:sz w:val="18"/>
                <w:szCs w:val="18"/>
              </w:rPr>
              <w:t>C</w:t>
            </w:r>
            <w:r w:rsidR="003B1D03">
              <w:rPr>
                <w:rFonts w:ascii="Calibri" w:hAnsi="Calibri"/>
                <w:sz w:val="18"/>
                <w:szCs w:val="18"/>
              </w:rPr>
              <w:t xml:space="preserve">03, to comply; else </w:t>
            </w:r>
            <w:r w:rsidR="003B1D03" w:rsidRPr="00A33D4F">
              <w:rPr>
                <w:rFonts w:asciiTheme="minorHAnsi" w:hAnsiTheme="minorHAnsi"/>
                <w:sz w:val="16"/>
                <w:szCs w:val="16"/>
              </w:rPr>
              <w:t>flag</w:t>
            </w:r>
            <w:r w:rsidR="003B1D03">
              <w:rPr>
                <w:rFonts w:asciiTheme="minorHAnsi" w:hAnsiTheme="minorHAnsi"/>
                <w:sz w:val="16"/>
                <w:szCs w:val="16"/>
              </w:rPr>
              <w:t xml:space="preserve"> </w:t>
            </w:r>
            <w:r w:rsidR="003B1D03" w:rsidRPr="00A33D4F">
              <w:rPr>
                <w:rFonts w:asciiTheme="minorHAnsi" w:hAnsiTheme="minorHAnsi"/>
                <w:sz w:val="16"/>
                <w:szCs w:val="16"/>
              </w:rPr>
              <w:t>non-</w:t>
            </w:r>
            <w:r w:rsidR="003B1D03">
              <w:rPr>
                <w:rFonts w:asciiTheme="minorHAnsi" w:hAnsiTheme="minorHAnsi"/>
                <w:sz w:val="16"/>
                <w:szCs w:val="16"/>
              </w:rPr>
              <w:t>compliant value</w:t>
            </w:r>
            <w:r w:rsidR="003B1D03" w:rsidRPr="00A33D4F">
              <w:rPr>
                <w:rFonts w:asciiTheme="minorHAnsi" w:hAnsiTheme="minorHAnsi"/>
                <w:sz w:val="16"/>
                <w:szCs w:val="16"/>
              </w:rPr>
              <w:t xml:space="preserve"> and</w:t>
            </w:r>
            <w:r w:rsidR="009B4B1B">
              <w:rPr>
                <w:rFonts w:asciiTheme="minorHAnsi" w:hAnsiTheme="minorHAnsi"/>
                <w:sz w:val="16"/>
                <w:szCs w:val="16"/>
              </w:rPr>
              <w:t xml:space="preserve"> do not allow registration to proceed&gt;&gt;</w:t>
            </w:r>
          </w:p>
          <w:p w14:paraId="1F9B9945" w14:textId="77777777" w:rsidR="003B1D03" w:rsidRPr="00295655" w:rsidRDefault="003B1D03" w:rsidP="000E3F77">
            <w:pPr>
              <w:keepNext/>
              <w:rPr>
                <w:rFonts w:ascii="Calibri" w:hAnsi="Calibri"/>
                <w:sz w:val="16"/>
                <w:szCs w:val="16"/>
              </w:rPr>
            </w:pPr>
          </w:p>
        </w:tc>
        <w:tc>
          <w:tcPr>
            <w:tcW w:w="1465" w:type="dxa"/>
          </w:tcPr>
          <w:p w14:paraId="1F9B9946" w14:textId="77777777" w:rsidR="00D14FC2" w:rsidRDefault="003B1D03" w:rsidP="00D14FC2">
            <w:pPr>
              <w:keepNext/>
              <w:rPr>
                <w:rFonts w:ascii="Calibri" w:hAnsi="Calibri"/>
                <w:sz w:val="18"/>
                <w:szCs w:val="18"/>
              </w:rPr>
            </w:pPr>
            <w:r w:rsidRPr="007E2934">
              <w:rPr>
                <w:rFonts w:ascii="Calibri" w:hAnsi="Calibri"/>
                <w:sz w:val="18"/>
                <w:szCs w:val="18"/>
              </w:rPr>
              <w:t>&lt;&lt;</w:t>
            </w:r>
            <w:r w:rsidR="00D14FC2">
              <w:rPr>
                <w:rFonts w:ascii="Calibri" w:hAnsi="Calibri"/>
                <w:sz w:val="18"/>
                <w:szCs w:val="18"/>
              </w:rPr>
              <w:t xml:space="preserve"> if value in C04=N/A, then result=NA;</w:t>
            </w:r>
          </w:p>
          <w:p w14:paraId="1F9B9947" w14:textId="77777777" w:rsidR="003B1D03" w:rsidRPr="00295655" w:rsidRDefault="00D14FC2" w:rsidP="00D14FC2">
            <w:pPr>
              <w:keepNext/>
              <w:rPr>
                <w:rFonts w:ascii="Calibri" w:hAnsi="Calibri"/>
                <w:sz w:val="16"/>
                <w:szCs w:val="16"/>
              </w:rPr>
            </w:pPr>
            <w:r>
              <w:rPr>
                <w:rFonts w:ascii="Calibri" w:hAnsi="Calibri"/>
                <w:sz w:val="18"/>
                <w:szCs w:val="18"/>
              </w:rPr>
              <w:t xml:space="preserve">else </w:t>
            </w:r>
            <w:r w:rsidR="003B1D03" w:rsidRPr="007E2934">
              <w:rPr>
                <w:rFonts w:ascii="Calibri" w:hAnsi="Calibri"/>
                <w:sz w:val="18"/>
                <w:szCs w:val="18"/>
              </w:rPr>
              <w:t xml:space="preserve">user input, numeric, </w:t>
            </w:r>
            <w:r w:rsidR="003B1D03">
              <w:rPr>
                <w:rFonts w:ascii="Calibri" w:hAnsi="Calibri"/>
                <w:sz w:val="18"/>
                <w:szCs w:val="18"/>
              </w:rPr>
              <w:t xml:space="preserve">xx.x;  check value must be ≥ value in </w:t>
            </w:r>
            <w:r w:rsidR="003B1D03" w:rsidRPr="00E3382B">
              <w:rPr>
                <w:rFonts w:ascii="Calibri" w:hAnsi="Calibri"/>
                <w:sz w:val="18"/>
                <w:szCs w:val="18"/>
              </w:rPr>
              <w:t>C</w:t>
            </w:r>
            <w:r w:rsidR="003B1D03">
              <w:rPr>
                <w:rFonts w:ascii="Calibri" w:hAnsi="Calibri"/>
                <w:sz w:val="18"/>
                <w:szCs w:val="18"/>
              </w:rPr>
              <w:t xml:space="preserve">04, to comply; else </w:t>
            </w:r>
            <w:r w:rsidR="003B1D03" w:rsidRPr="00A33D4F">
              <w:rPr>
                <w:rFonts w:asciiTheme="minorHAnsi" w:hAnsiTheme="minorHAnsi"/>
                <w:sz w:val="16"/>
                <w:szCs w:val="16"/>
              </w:rPr>
              <w:t>flag</w:t>
            </w:r>
            <w:r w:rsidR="003B1D03">
              <w:rPr>
                <w:rFonts w:asciiTheme="minorHAnsi" w:hAnsiTheme="minorHAnsi"/>
                <w:sz w:val="16"/>
                <w:szCs w:val="16"/>
              </w:rPr>
              <w:t xml:space="preserve"> </w:t>
            </w:r>
            <w:r w:rsidR="003B1D03" w:rsidRPr="00A33D4F">
              <w:rPr>
                <w:rFonts w:asciiTheme="minorHAnsi" w:hAnsiTheme="minorHAnsi"/>
                <w:sz w:val="16"/>
                <w:szCs w:val="16"/>
              </w:rPr>
              <w:t>non-</w:t>
            </w:r>
            <w:r w:rsidR="003B1D03">
              <w:rPr>
                <w:rFonts w:asciiTheme="minorHAnsi" w:hAnsiTheme="minorHAnsi"/>
                <w:sz w:val="16"/>
                <w:szCs w:val="16"/>
              </w:rPr>
              <w:t>compliant value</w:t>
            </w:r>
            <w:r w:rsidR="003B1D03" w:rsidRPr="00A33D4F">
              <w:rPr>
                <w:rFonts w:asciiTheme="minorHAnsi" w:hAnsiTheme="minorHAnsi"/>
                <w:sz w:val="16"/>
                <w:szCs w:val="16"/>
              </w:rPr>
              <w:t xml:space="preserve"> and</w:t>
            </w:r>
            <w:r w:rsidR="009B4B1B">
              <w:rPr>
                <w:rFonts w:asciiTheme="minorHAnsi" w:hAnsiTheme="minorHAnsi"/>
                <w:sz w:val="16"/>
                <w:szCs w:val="16"/>
              </w:rPr>
              <w:t xml:space="preserve"> do not allow registration to proceed&gt;&gt;</w:t>
            </w:r>
            <w:r w:rsidR="003B1D03" w:rsidRPr="00A33D4F">
              <w:rPr>
                <w:rFonts w:asciiTheme="minorHAnsi" w:hAnsiTheme="minorHAnsi"/>
                <w:sz w:val="16"/>
                <w:szCs w:val="16"/>
              </w:rPr>
              <w:t xml:space="preserve"> </w:t>
            </w:r>
          </w:p>
        </w:tc>
        <w:tc>
          <w:tcPr>
            <w:tcW w:w="1465" w:type="dxa"/>
          </w:tcPr>
          <w:p w14:paraId="1F9B9948" w14:textId="77777777" w:rsidR="00D14FC2" w:rsidRDefault="003B1D03" w:rsidP="00D14FC2">
            <w:pPr>
              <w:keepNext/>
              <w:rPr>
                <w:rFonts w:ascii="Calibri" w:hAnsi="Calibri"/>
                <w:sz w:val="18"/>
                <w:szCs w:val="18"/>
              </w:rPr>
            </w:pPr>
            <w:r w:rsidRPr="007E2934">
              <w:rPr>
                <w:rFonts w:ascii="Calibri" w:hAnsi="Calibri"/>
                <w:sz w:val="18"/>
                <w:szCs w:val="18"/>
              </w:rPr>
              <w:t>&lt;&lt;</w:t>
            </w:r>
            <w:r w:rsidR="00D14FC2">
              <w:rPr>
                <w:rFonts w:ascii="Calibri" w:hAnsi="Calibri"/>
                <w:sz w:val="18"/>
                <w:szCs w:val="18"/>
              </w:rPr>
              <w:t xml:space="preserve"> if value in C05=N/A, then result=NA;</w:t>
            </w:r>
          </w:p>
          <w:p w14:paraId="1F9B9949" w14:textId="77777777" w:rsidR="003B1D03" w:rsidRPr="00295655" w:rsidRDefault="00D14FC2" w:rsidP="00D14FC2">
            <w:pPr>
              <w:keepNext/>
              <w:rPr>
                <w:rFonts w:ascii="Calibri" w:hAnsi="Calibri"/>
                <w:sz w:val="16"/>
                <w:szCs w:val="16"/>
              </w:rPr>
            </w:pPr>
            <w:r>
              <w:rPr>
                <w:rFonts w:ascii="Calibri" w:hAnsi="Calibri"/>
                <w:sz w:val="18"/>
                <w:szCs w:val="18"/>
              </w:rPr>
              <w:t xml:space="preserve">else </w:t>
            </w:r>
            <w:r w:rsidR="003B1D03" w:rsidRPr="007E2934">
              <w:rPr>
                <w:rFonts w:ascii="Calibri" w:hAnsi="Calibri"/>
                <w:sz w:val="18"/>
                <w:szCs w:val="18"/>
              </w:rPr>
              <w:t xml:space="preserve">user input, numeric, </w:t>
            </w:r>
            <w:r w:rsidR="003B1D03">
              <w:rPr>
                <w:rFonts w:ascii="Calibri" w:hAnsi="Calibri"/>
                <w:sz w:val="18"/>
                <w:szCs w:val="18"/>
              </w:rPr>
              <w:t xml:space="preserve">xx.x;  check value must be ≥ value in </w:t>
            </w:r>
            <w:r w:rsidR="003B1D03" w:rsidRPr="00E3382B">
              <w:rPr>
                <w:rFonts w:ascii="Calibri" w:hAnsi="Calibri"/>
                <w:sz w:val="18"/>
                <w:szCs w:val="18"/>
              </w:rPr>
              <w:t>C</w:t>
            </w:r>
            <w:r w:rsidR="003B1D03">
              <w:rPr>
                <w:rFonts w:ascii="Calibri" w:hAnsi="Calibri"/>
                <w:sz w:val="18"/>
                <w:szCs w:val="18"/>
              </w:rPr>
              <w:t xml:space="preserve">05, to comply; else </w:t>
            </w:r>
            <w:r w:rsidR="003B1D03" w:rsidRPr="00A33D4F">
              <w:rPr>
                <w:rFonts w:asciiTheme="minorHAnsi" w:hAnsiTheme="minorHAnsi"/>
                <w:sz w:val="16"/>
                <w:szCs w:val="16"/>
              </w:rPr>
              <w:t>flag</w:t>
            </w:r>
            <w:r w:rsidR="003B1D03">
              <w:rPr>
                <w:rFonts w:asciiTheme="minorHAnsi" w:hAnsiTheme="minorHAnsi"/>
                <w:sz w:val="16"/>
                <w:szCs w:val="16"/>
              </w:rPr>
              <w:t xml:space="preserve"> </w:t>
            </w:r>
            <w:r w:rsidR="003B1D03" w:rsidRPr="00A33D4F">
              <w:rPr>
                <w:rFonts w:asciiTheme="minorHAnsi" w:hAnsiTheme="minorHAnsi"/>
                <w:sz w:val="16"/>
                <w:szCs w:val="16"/>
              </w:rPr>
              <w:t>non-</w:t>
            </w:r>
            <w:r w:rsidR="003B1D03">
              <w:rPr>
                <w:rFonts w:asciiTheme="minorHAnsi" w:hAnsiTheme="minorHAnsi"/>
                <w:sz w:val="16"/>
                <w:szCs w:val="16"/>
              </w:rPr>
              <w:t>compliant value</w:t>
            </w:r>
            <w:r w:rsidR="003B1D03" w:rsidRPr="00A33D4F">
              <w:rPr>
                <w:rFonts w:asciiTheme="minorHAnsi" w:hAnsiTheme="minorHAnsi"/>
                <w:sz w:val="16"/>
                <w:szCs w:val="16"/>
              </w:rPr>
              <w:t xml:space="preserve"> and </w:t>
            </w:r>
            <w:r w:rsidR="009B4B1B">
              <w:rPr>
                <w:rFonts w:asciiTheme="minorHAnsi" w:hAnsiTheme="minorHAnsi"/>
                <w:sz w:val="16"/>
                <w:szCs w:val="16"/>
              </w:rPr>
              <w:t xml:space="preserve">do not allow registration to proceed&gt;&gt; </w:t>
            </w:r>
          </w:p>
        </w:tc>
        <w:tc>
          <w:tcPr>
            <w:tcW w:w="1464" w:type="dxa"/>
          </w:tcPr>
          <w:p w14:paraId="1F9B994A" w14:textId="77777777" w:rsidR="00D14FC2" w:rsidRDefault="003B1D03" w:rsidP="00D14FC2">
            <w:pPr>
              <w:keepNext/>
              <w:rPr>
                <w:rFonts w:ascii="Calibri" w:hAnsi="Calibri"/>
                <w:sz w:val="18"/>
                <w:szCs w:val="18"/>
              </w:rPr>
            </w:pPr>
            <w:r w:rsidRPr="007E2934">
              <w:rPr>
                <w:rFonts w:ascii="Calibri" w:hAnsi="Calibri"/>
                <w:sz w:val="18"/>
                <w:szCs w:val="18"/>
              </w:rPr>
              <w:t>&lt;&lt;</w:t>
            </w:r>
            <w:r w:rsidR="00D14FC2">
              <w:rPr>
                <w:rFonts w:ascii="Calibri" w:hAnsi="Calibri"/>
                <w:sz w:val="18"/>
                <w:szCs w:val="18"/>
              </w:rPr>
              <w:t xml:space="preserve"> if value in C06=N/A, then result=NA;</w:t>
            </w:r>
          </w:p>
          <w:p w14:paraId="1F9B994B" w14:textId="77777777" w:rsidR="003B1D03" w:rsidRPr="00295655" w:rsidRDefault="00D14FC2" w:rsidP="00D14FC2">
            <w:pPr>
              <w:keepNext/>
              <w:rPr>
                <w:rFonts w:ascii="Calibri" w:hAnsi="Calibri"/>
                <w:sz w:val="16"/>
                <w:szCs w:val="16"/>
              </w:rPr>
            </w:pPr>
            <w:r>
              <w:rPr>
                <w:rFonts w:ascii="Calibri" w:hAnsi="Calibri"/>
                <w:sz w:val="18"/>
                <w:szCs w:val="18"/>
              </w:rPr>
              <w:t xml:space="preserve">else </w:t>
            </w:r>
            <w:r w:rsidR="003B1D03" w:rsidRPr="007E2934">
              <w:rPr>
                <w:rFonts w:ascii="Calibri" w:hAnsi="Calibri"/>
                <w:sz w:val="18"/>
                <w:szCs w:val="18"/>
              </w:rPr>
              <w:t xml:space="preserve">user input, numeric, </w:t>
            </w:r>
            <w:r w:rsidR="003B1D03">
              <w:rPr>
                <w:rFonts w:ascii="Calibri" w:hAnsi="Calibri"/>
                <w:sz w:val="18"/>
                <w:szCs w:val="18"/>
              </w:rPr>
              <w:t xml:space="preserve">xx.x;  check value must be ≥ value in </w:t>
            </w:r>
            <w:r w:rsidR="003B1D03" w:rsidRPr="00E3382B">
              <w:rPr>
                <w:rFonts w:ascii="Calibri" w:hAnsi="Calibri"/>
                <w:sz w:val="18"/>
                <w:szCs w:val="18"/>
              </w:rPr>
              <w:t>C</w:t>
            </w:r>
            <w:r w:rsidR="003B1D03">
              <w:rPr>
                <w:rFonts w:ascii="Calibri" w:hAnsi="Calibri"/>
                <w:sz w:val="18"/>
                <w:szCs w:val="18"/>
              </w:rPr>
              <w:t xml:space="preserve">06, to comply; else </w:t>
            </w:r>
            <w:r w:rsidR="003B1D03" w:rsidRPr="00A33D4F">
              <w:rPr>
                <w:rFonts w:asciiTheme="minorHAnsi" w:hAnsiTheme="minorHAnsi"/>
                <w:sz w:val="16"/>
                <w:szCs w:val="16"/>
              </w:rPr>
              <w:t>flag</w:t>
            </w:r>
            <w:r w:rsidR="003B1D03">
              <w:rPr>
                <w:rFonts w:asciiTheme="minorHAnsi" w:hAnsiTheme="minorHAnsi"/>
                <w:sz w:val="16"/>
                <w:szCs w:val="16"/>
              </w:rPr>
              <w:t xml:space="preserve"> </w:t>
            </w:r>
            <w:r w:rsidR="003B1D03" w:rsidRPr="00A33D4F">
              <w:rPr>
                <w:rFonts w:asciiTheme="minorHAnsi" w:hAnsiTheme="minorHAnsi"/>
                <w:sz w:val="16"/>
                <w:szCs w:val="16"/>
              </w:rPr>
              <w:t>non-</w:t>
            </w:r>
            <w:r w:rsidR="003B1D03">
              <w:rPr>
                <w:rFonts w:asciiTheme="minorHAnsi" w:hAnsiTheme="minorHAnsi"/>
                <w:sz w:val="16"/>
                <w:szCs w:val="16"/>
              </w:rPr>
              <w:t>compliant value</w:t>
            </w:r>
            <w:r w:rsidR="003B1D03" w:rsidRPr="00A33D4F">
              <w:rPr>
                <w:rFonts w:asciiTheme="minorHAnsi" w:hAnsiTheme="minorHAnsi"/>
                <w:sz w:val="16"/>
                <w:szCs w:val="16"/>
              </w:rPr>
              <w:t xml:space="preserve"> and</w:t>
            </w:r>
            <w:r w:rsidR="009B4B1B">
              <w:rPr>
                <w:rFonts w:asciiTheme="minorHAnsi" w:hAnsiTheme="minorHAnsi"/>
                <w:sz w:val="16"/>
                <w:szCs w:val="16"/>
              </w:rPr>
              <w:t xml:space="preserve"> do not allow registration to proceed&gt;&gt;</w:t>
            </w:r>
            <w:r w:rsidR="003B1D03" w:rsidRPr="00A33D4F">
              <w:rPr>
                <w:rFonts w:asciiTheme="minorHAnsi" w:hAnsiTheme="minorHAnsi"/>
                <w:sz w:val="16"/>
                <w:szCs w:val="16"/>
              </w:rPr>
              <w:t xml:space="preserve"> </w:t>
            </w:r>
          </w:p>
        </w:tc>
        <w:tc>
          <w:tcPr>
            <w:tcW w:w="1465" w:type="dxa"/>
          </w:tcPr>
          <w:p w14:paraId="1F9B994C" w14:textId="77777777" w:rsidR="00D14FC2" w:rsidRDefault="003B1D03" w:rsidP="00D14FC2">
            <w:pPr>
              <w:keepNext/>
              <w:rPr>
                <w:rFonts w:ascii="Calibri" w:hAnsi="Calibri"/>
                <w:sz w:val="18"/>
                <w:szCs w:val="18"/>
              </w:rPr>
            </w:pPr>
            <w:r w:rsidRPr="007E2934">
              <w:rPr>
                <w:rFonts w:ascii="Calibri" w:hAnsi="Calibri"/>
                <w:sz w:val="18"/>
                <w:szCs w:val="18"/>
              </w:rPr>
              <w:t>&lt;&lt;</w:t>
            </w:r>
            <w:r w:rsidR="00D14FC2">
              <w:rPr>
                <w:rFonts w:ascii="Calibri" w:hAnsi="Calibri"/>
                <w:sz w:val="18"/>
                <w:szCs w:val="18"/>
              </w:rPr>
              <w:t xml:space="preserve"> if value in C07=N/A, then result=NA;</w:t>
            </w:r>
          </w:p>
          <w:p w14:paraId="1F9B994D" w14:textId="77777777" w:rsidR="003B1D03" w:rsidRPr="00295655" w:rsidRDefault="00D14FC2" w:rsidP="00D14FC2">
            <w:pPr>
              <w:keepNext/>
              <w:rPr>
                <w:rFonts w:ascii="Calibri" w:hAnsi="Calibri"/>
                <w:sz w:val="16"/>
                <w:szCs w:val="16"/>
              </w:rPr>
            </w:pPr>
            <w:r>
              <w:rPr>
                <w:rFonts w:ascii="Calibri" w:hAnsi="Calibri"/>
                <w:sz w:val="18"/>
                <w:szCs w:val="18"/>
              </w:rPr>
              <w:t xml:space="preserve">else </w:t>
            </w:r>
            <w:r w:rsidR="003B1D03" w:rsidRPr="007E2934">
              <w:rPr>
                <w:rFonts w:ascii="Calibri" w:hAnsi="Calibri"/>
                <w:sz w:val="18"/>
                <w:szCs w:val="18"/>
              </w:rPr>
              <w:t xml:space="preserve">user input, numeric, </w:t>
            </w:r>
            <w:r w:rsidR="003B1D03">
              <w:rPr>
                <w:rFonts w:ascii="Calibri" w:hAnsi="Calibri"/>
                <w:sz w:val="18"/>
                <w:szCs w:val="18"/>
              </w:rPr>
              <w:t xml:space="preserve">xx.x;  check value must be ≥ value in </w:t>
            </w:r>
            <w:r w:rsidR="003B1D03" w:rsidRPr="00E3382B">
              <w:rPr>
                <w:rFonts w:ascii="Calibri" w:hAnsi="Calibri"/>
                <w:sz w:val="18"/>
                <w:szCs w:val="18"/>
              </w:rPr>
              <w:t>C</w:t>
            </w:r>
            <w:r w:rsidR="003B1D03">
              <w:rPr>
                <w:rFonts w:ascii="Calibri" w:hAnsi="Calibri"/>
                <w:sz w:val="18"/>
                <w:szCs w:val="18"/>
              </w:rPr>
              <w:t xml:space="preserve">07, to comply; else </w:t>
            </w:r>
            <w:r w:rsidR="003B1D03" w:rsidRPr="00A33D4F">
              <w:rPr>
                <w:rFonts w:asciiTheme="minorHAnsi" w:hAnsiTheme="minorHAnsi"/>
                <w:sz w:val="16"/>
                <w:szCs w:val="16"/>
              </w:rPr>
              <w:t>flag</w:t>
            </w:r>
            <w:r w:rsidR="003B1D03">
              <w:rPr>
                <w:rFonts w:asciiTheme="minorHAnsi" w:hAnsiTheme="minorHAnsi"/>
                <w:sz w:val="16"/>
                <w:szCs w:val="16"/>
              </w:rPr>
              <w:t xml:space="preserve"> </w:t>
            </w:r>
            <w:r w:rsidR="003B1D03" w:rsidRPr="00A33D4F">
              <w:rPr>
                <w:rFonts w:asciiTheme="minorHAnsi" w:hAnsiTheme="minorHAnsi"/>
                <w:sz w:val="16"/>
                <w:szCs w:val="16"/>
              </w:rPr>
              <w:t>non-</w:t>
            </w:r>
            <w:r w:rsidR="003B1D03">
              <w:rPr>
                <w:rFonts w:asciiTheme="minorHAnsi" w:hAnsiTheme="minorHAnsi"/>
                <w:sz w:val="16"/>
                <w:szCs w:val="16"/>
              </w:rPr>
              <w:t>compliant value</w:t>
            </w:r>
            <w:r w:rsidR="003B1D03" w:rsidRPr="00A33D4F">
              <w:rPr>
                <w:rFonts w:asciiTheme="minorHAnsi" w:hAnsiTheme="minorHAnsi"/>
                <w:sz w:val="16"/>
                <w:szCs w:val="16"/>
              </w:rPr>
              <w:t xml:space="preserve"> and</w:t>
            </w:r>
            <w:r w:rsidR="009B4B1B">
              <w:rPr>
                <w:rFonts w:asciiTheme="minorHAnsi" w:hAnsiTheme="minorHAnsi"/>
                <w:sz w:val="16"/>
                <w:szCs w:val="16"/>
              </w:rPr>
              <w:t xml:space="preserve"> do not allow registration to proceed&gt;&gt;</w:t>
            </w:r>
            <w:r w:rsidR="003B1D03" w:rsidRPr="00A33D4F">
              <w:rPr>
                <w:rFonts w:asciiTheme="minorHAnsi" w:hAnsiTheme="minorHAnsi"/>
                <w:sz w:val="16"/>
                <w:szCs w:val="16"/>
              </w:rPr>
              <w:t xml:space="preserve"> </w:t>
            </w:r>
          </w:p>
        </w:tc>
        <w:tc>
          <w:tcPr>
            <w:tcW w:w="1465" w:type="dxa"/>
          </w:tcPr>
          <w:p w14:paraId="1F9B994E" w14:textId="77777777" w:rsidR="003B1D03" w:rsidRPr="00295655" w:rsidRDefault="003B1D03" w:rsidP="00E91CEC">
            <w:pPr>
              <w:keepNext/>
              <w:rPr>
                <w:rFonts w:ascii="Calibri" w:hAnsi="Calibri"/>
                <w:sz w:val="16"/>
                <w:szCs w:val="16"/>
              </w:rPr>
            </w:pPr>
            <w:r w:rsidRPr="00295655">
              <w:rPr>
                <w:rFonts w:ascii="Calibri" w:hAnsi="Calibri"/>
                <w:sz w:val="16"/>
                <w:szCs w:val="16"/>
              </w:rPr>
              <w:t>&lt;&lt;user input, numeric, xxxxxx&gt;&gt;</w:t>
            </w:r>
          </w:p>
        </w:tc>
        <w:tc>
          <w:tcPr>
            <w:tcW w:w="1465" w:type="dxa"/>
          </w:tcPr>
          <w:p w14:paraId="1F9B994F" w14:textId="77777777" w:rsidR="003B1D03" w:rsidRPr="00295655" w:rsidRDefault="003B1D03" w:rsidP="00E91CEC">
            <w:pPr>
              <w:keepNext/>
              <w:rPr>
                <w:rFonts w:ascii="Calibri" w:hAnsi="Calibri"/>
                <w:sz w:val="16"/>
                <w:szCs w:val="16"/>
              </w:rPr>
            </w:pPr>
            <w:r w:rsidRPr="00295655">
              <w:rPr>
                <w:rFonts w:ascii="Calibri" w:hAnsi="Calibri"/>
                <w:sz w:val="16"/>
                <w:szCs w:val="16"/>
              </w:rPr>
              <w:t>&lt;&lt;user input, numeric, x.x&gt;&gt;</w:t>
            </w:r>
          </w:p>
        </w:tc>
      </w:tr>
      <w:tr w:rsidR="003B1D03" w:rsidRPr="00295655" w14:paraId="1F9B995B" w14:textId="77777777" w:rsidTr="00217F57">
        <w:trPr>
          <w:cantSplit/>
          <w:trHeight w:val="288"/>
        </w:trPr>
        <w:tc>
          <w:tcPr>
            <w:tcW w:w="1458" w:type="dxa"/>
          </w:tcPr>
          <w:p w14:paraId="1F9B9951" w14:textId="5D18B70F" w:rsidR="003B1D03" w:rsidRPr="00295655" w:rsidRDefault="003B1D03" w:rsidP="000E3F77">
            <w:pPr>
              <w:keepNext/>
              <w:rPr>
                <w:rFonts w:ascii="Calibri" w:hAnsi="Calibri"/>
                <w:sz w:val="18"/>
                <w:szCs w:val="18"/>
              </w:rPr>
            </w:pPr>
          </w:p>
        </w:tc>
        <w:tc>
          <w:tcPr>
            <w:tcW w:w="1440" w:type="dxa"/>
          </w:tcPr>
          <w:p w14:paraId="1F9B9952" w14:textId="77777777" w:rsidR="003B1D03" w:rsidRPr="00295655" w:rsidRDefault="003B1D03" w:rsidP="000E3F77">
            <w:pPr>
              <w:keepNext/>
              <w:rPr>
                <w:rFonts w:ascii="Calibri" w:hAnsi="Calibri"/>
                <w:sz w:val="18"/>
                <w:szCs w:val="18"/>
              </w:rPr>
            </w:pPr>
          </w:p>
        </w:tc>
        <w:tc>
          <w:tcPr>
            <w:tcW w:w="1464" w:type="dxa"/>
          </w:tcPr>
          <w:p w14:paraId="1F9B9953" w14:textId="77777777" w:rsidR="003B1D03" w:rsidRPr="00295655" w:rsidRDefault="003B1D03" w:rsidP="000E3F77">
            <w:pPr>
              <w:keepNext/>
              <w:rPr>
                <w:rFonts w:ascii="Calibri" w:hAnsi="Calibri"/>
                <w:sz w:val="18"/>
                <w:szCs w:val="18"/>
              </w:rPr>
            </w:pPr>
          </w:p>
        </w:tc>
        <w:tc>
          <w:tcPr>
            <w:tcW w:w="1465" w:type="dxa"/>
          </w:tcPr>
          <w:p w14:paraId="1F9B9954" w14:textId="77777777" w:rsidR="003B1D03" w:rsidRPr="00295655" w:rsidRDefault="003B1D03" w:rsidP="000E3F77">
            <w:pPr>
              <w:keepNext/>
              <w:rPr>
                <w:rFonts w:ascii="Calibri" w:hAnsi="Calibri"/>
                <w:sz w:val="18"/>
                <w:szCs w:val="18"/>
              </w:rPr>
            </w:pPr>
          </w:p>
        </w:tc>
        <w:tc>
          <w:tcPr>
            <w:tcW w:w="1465" w:type="dxa"/>
          </w:tcPr>
          <w:p w14:paraId="1F9B9955" w14:textId="77777777" w:rsidR="003B1D03" w:rsidRPr="00295655" w:rsidRDefault="003B1D03" w:rsidP="000E3F77">
            <w:pPr>
              <w:keepNext/>
              <w:rPr>
                <w:rFonts w:ascii="Calibri" w:hAnsi="Calibri"/>
                <w:sz w:val="18"/>
                <w:szCs w:val="18"/>
              </w:rPr>
            </w:pPr>
          </w:p>
        </w:tc>
        <w:tc>
          <w:tcPr>
            <w:tcW w:w="1465" w:type="dxa"/>
          </w:tcPr>
          <w:p w14:paraId="1F9B9956" w14:textId="77777777" w:rsidR="003B1D03" w:rsidRPr="00295655" w:rsidRDefault="003B1D03" w:rsidP="000E3F77">
            <w:pPr>
              <w:keepNext/>
              <w:rPr>
                <w:rFonts w:ascii="Calibri" w:hAnsi="Calibri"/>
                <w:sz w:val="18"/>
                <w:szCs w:val="18"/>
              </w:rPr>
            </w:pPr>
          </w:p>
        </w:tc>
        <w:tc>
          <w:tcPr>
            <w:tcW w:w="1464" w:type="dxa"/>
          </w:tcPr>
          <w:p w14:paraId="1F9B9957" w14:textId="77777777" w:rsidR="003B1D03" w:rsidRPr="00295655" w:rsidRDefault="003B1D03" w:rsidP="000E3F77">
            <w:pPr>
              <w:keepNext/>
              <w:rPr>
                <w:rFonts w:ascii="Calibri" w:hAnsi="Calibri"/>
                <w:sz w:val="18"/>
                <w:szCs w:val="18"/>
              </w:rPr>
            </w:pPr>
          </w:p>
        </w:tc>
        <w:tc>
          <w:tcPr>
            <w:tcW w:w="1465" w:type="dxa"/>
          </w:tcPr>
          <w:p w14:paraId="1F9B9958" w14:textId="77777777" w:rsidR="003B1D03" w:rsidRPr="00295655" w:rsidRDefault="003B1D03" w:rsidP="000E3F77">
            <w:pPr>
              <w:keepNext/>
              <w:rPr>
                <w:rFonts w:ascii="Calibri" w:hAnsi="Calibri"/>
                <w:sz w:val="18"/>
                <w:szCs w:val="18"/>
              </w:rPr>
            </w:pPr>
          </w:p>
        </w:tc>
        <w:tc>
          <w:tcPr>
            <w:tcW w:w="1465" w:type="dxa"/>
          </w:tcPr>
          <w:p w14:paraId="1F9B9959" w14:textId="77777777" w:rsidR="003B1D03" w:rsidRPr="00295655" w:rsidRDefault="003B1D03" w:rsidP="000E3F77">
            <w:pPr>
              <w:keepNext/>
              <w:rPr>
                <w:rFonts w:ascii="Calibri" w:hAnsi="Calibri"/>
                <w:sz w:val="18"/>
                <w:szCs w:val="18"/>
              </w:rPr>
            </w:pPr>
          </w:p>
        </w:tc>
        <w:tc>
          <w:tcPr>
            <w:tcW w:w="1465" w:type="dxa"/>
          </w:tcPr>
          <w:p w14:paraId="1F9B995A" w14:textId="77777777" w:rsidR="003B1D03" w:rsidRPr="00295655" w:rsidRDefault="003B1D03" w:rsidP="000E3F77">
            <w:pPr>
              <w:keepNext/>
              <w:rPr>
                <w:rFonts w:ascii="Calibri" w:hAnsi="Calibri"/>
                <w:sz w:val="18"/>
                <w:szCs w:val="18"/>
              </w:rPr>
            </w:pPr>
          </w:p>
        </w:tc>
      </w:tr>
      <w:tr w:rsidR="003B1D03" w:rsidRPr="00295655" w14:paraId="1F9B9966" w14:textId="77777777" w:rsidTr="00217F57">
        <w:trPr>
          <w:cantSplit/>
          <w:trHeight w:val="288"/>
        </w:trPr>
        <w:tc>
          <w:tcPr>
            <w:tcW w:w="1458" w:type="dxa"/>
          </w:tcPr>
          <w:p w14:paraId="1F9B995C" w14:textId="77777777" w:rsidR="003B1D03" w:rsidRPr="00295655" w:rsidRDefault="003B1D03" w:rsidP="000E3F77">
            <w:pPr>
              <w:keepNext/>
              <w:rPr>
                <w:rFonts w:ascii="Calibri" w:hAnsi="Calibri"/>
                <w:sz w:val="18"/>
                <w:szCs w:val="18"/>
              </w:rPr>
            </w:pPr>
          </w:p>
        </w:tc>
        <w:tc>
          <w:tcPr>
            <w:tcW w:w="1440" w:type="dxa"/>
          </w:tcPr>
          <w:p w14:paraId="1F9B995D" w14:textId="77777777" w:rsidR="003B1D03" w:rsidRPr="00295655" w:rsidRDefault="003B1D03" w:rsidP="000E3F77">
            <w:pPr>
              <w:keepNext/>
              <w:rPr>
                <w:rFonts w:ascii="Calibri" w:hAnsi="Calibri"/>
                <w:sz w:val="18"/>
                <w:szCs w:val="18"/>
              </w:rPr>
            </w:pPr>
          </w:p>
        </w:tc>
        <w:tc>
          <w:tcPr>
            <w:tcW w:w="1464" w:type="dxa"/>
          </w:tcPr>
          <w:p w14:paraId="1F9B995E" w14:textId="77777777" w:rsidR="003B1D03" w:rsidRPr="00295655" w:rsidRDefault="003B1D03" w:rsidP="000E3F77">
            <w:pPr>
              <w:keepNext/>
              <w:rPr>
                <w:rFonts w:ascii="Calibri" w:hAnsi="Calibri"/>
                <w:sz w:val="18"/>
                <w:szCs w:val="18"/>
              </w:rPr>
            </w:pPr>
          </w:p>
        </w:tc>
        <w:tc>
          <w:tcPr>
            <w:tcW w:w="1465" w:type="dxa"/>
          </w:tcPr>
          <w:p w14:paraId="1F9B995F" w14:textId="77777777" w:rsidR="003B1D03" w:rsidRPr="00295655" w:rsidRDefault="003B1D03" w:rsidP="000E3F77">
            <w:pPr>
              <w:keepNext/>
              <w:rPr>
                <w:rFonts w:ascii="Calibri" w:hAnsi="Calibri"/>
                <w:sz w:val="18"/>
                <w:szCs w:val="18"/>
              </w:rPr>
            </w:pPr>
          </w:p>
        </w:tc>
        <w:tc>
          <w:tcPr>
            <w:tcW w:w="1465" w:type="dxa"/>
          </w:tcPr>
          <w:p w14:paraId="1F9B9960" w14:textId="77777777" w:rsidR="003B1D03" w:rsidRPr="00295655" w:rsidRDefault="003B1D03" w:rsidP="000E3F77">
            <w:pPr>
              <w:keepNext/>
              <w:rPr>
                <w:rFonts w:ascii="Calibri" w:hAnsi="Calibri"/>
                <w:sz w:val="18"/>
                <w:szCs w:val="18"/>
              </w:rPr>
            </w:pPr>
          </w:p>
        </w:tc>
        <w:tc>
          <w:tcPr>
            <w:tcW w:w="1465" w:type="dxa"/>
          </w:tcPr>
          <w:p w14:paraId="1F9B9961" w14:textId="77777777" w:rsidR="003B1D03" w:rsidRPr="00295655" w:rsidRDefault="003B1D03" w:rsidP="000E3F77">
            <w:pPr>
              <w:keepNext/>
              <w:rPr>
                <w:rFonts w:ascii="Calibri" w:hAnsi="Calibri"/>
                <w:sz w:val="18"/>
                <w:szCs w:val="18"/>
              </w:rPr>
            </w:pPr>
          </w:p>
        </w:tc>
        <w:tc>
          <w:tcPr>
            <w:tcW w:w="1464" w:type="dxa"/>
          </w:tcPr>
          <w:p w14:paraId="1F9B9962" w14:textId="77777777" w:rsidR="003B1D03" w:rsidRPr="00295655" w:rsidRDefault="003B1D03" w:rsidP="000E3F77">
            <w:pPr>
              <w:keepNext/>
              <w:rPr>
                <w:rFonts w:ascii="Calibri" w:hAnsi="Calibri"/>
                <w:sz w:val="18"/>
                <w:szCs w:val="18"/>
              </w:rPr>
            </w:pPr>
          </w:p>
        </w:tc>
        <w:tc>
          <w:tcPr>
            <w:tcW w:w="1465" w:type="dxa"/>
          </w:tcPr>
          <w:p w14:paraId="1F9B9963" w14:textId="77777777" w:rsidR="003B1D03" w:rsidRPr="00295655" w:rsidRDefault="003B1D03" w:rsidP="000E3F77">
            <w:pPr>
              <w:keepNext/>
              <w:rPr>
                <w:rFonts w:ascii="Calibri" w:hAnsi="Calibri"/>
                <w:sz w:val="18"/>
                <w:szCs w:val="18"/>
              </w:rPr>
            </w:pPr>
          </w:p>
        </w:tc>
        <w:tc>
          <w:tcPr>
            <w:tcW w:w="1465" w:type="dxa"/>
          </w:tcPr>
          <w:p w14:paraId="1F9B9964" w14:textId="77777777" w:rsidR="003B1D03" w:rsidRPr="00295655" w:rsidRDefault="003B1D03" w:rsidP="000E3F77">
            <w:pPr>
              <w:keepNext/>
              <w:rPr>
                <w:rFonts w:ascii="Calibri" w:hAnsi="Calibri"/>
                <w:sz w:val="18"/>
                <w:szCs w:val="18"/>
              </w:rPr>
            </w:pPr>
          </w:p>
        </w:tc>
        <w:tc>
          <w:tcPr>
            <w:tcW w:w="1465" w:type="dxa"/>
          </w:tcPr>
          <w:p w14:paraId="1F9B9965" w14:textId="77777777" w:rsidR="003B1D03" w:rsidRPr="00295655" w:rsidRDefault="003B1D03" w:rsidP="000E3F77">
            <w:pPr>
              <w:keepNext/>
              <w:rPr>
                <w:rFonts w:ascii="Calibri" w:hAnsi="Calibri"/>
                <w:sz w:val="18"/>
                <w:szCs w:val="18"/>
              </w:rPr>
            </w:pPr>
          </w:p>
        </w:tc>
      </w:tr>
      <w:tr w:rsidR="003B1D03" w:rsidRPr="00295655" w14:paraId="1F9B9968" w14:textId="77777777" w:rsidTr="00E91CEC">
        <w:trPr>
          <w:cantSplit/>
        </w:trPr>
        <w:tc>
          <w:tcPr>
            <w:tcW w:w="14616" w:type="dxa"/>
            <w:gridSpan w:val="10"/>
          </w:tcPr>
          <w:p w14:paraId="1F9B9967" w14:textId="77777777" w:rsidR="003B1D03" w:rsidRPr="00295655" w:rsidRDefault="003B1D03" w:rsidP="00E91CEC">
            <w:pPr>
              <w:keepNext/>
              <w:rPr>
                <w:rFonts w:ascii="Calibri" w:hAnsi="Calibri"/>
                <w:sz w:val="18"/>
                <w:szCs w:val="18"/>
              </w:rPr>
            </w:pPr>
            <w:r w:rsidRPr="00295655">
              <w:rPr>
                <w:rFonts w:ascii="Calibri" w:hAnsi="Calibri"/>
                <w:sz w:val="18"/>
                <w:szCs w:val="18"/>
              </w:rPr>
              <w:t>Notes:</w:t>
            </w:r>
          </w:p>
        </w:tc>
      </w:tr>
    </w:tbl>
    <w:p w14:paraId="1F9B9969" w14:textId="77777777" w:rsidR="007B799C" w:rsidRDefault="007B799C" w:rsidP="008846F4">
      <w:pPr>
        <w:rPr>
          <w:rFonts w:ascii="Calibri" w:hAnsi="Calibri"/>
          <w:sz w:val="18"/>
          <w:szCs w:val="18"/>
        </w:rPr>
      </w:pPr>
    </w:p>
    <w:p w14:paraId="1F9B996A" w14:textId="77777777" w:rsidR="000F413D" w:rsidRPr="00295655" w:rsidRDefault="000F413D" w:rsidP="008846F4">
      <w:pPr>
        <w:rPr>
          <w:rFonts w:ascii="Calibri" w:hAnsi="Calibri"/>
          <w:sz w:val="18"/>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65"/>
        <w:gridCol w:w="1347"/>
        <w:gridCol w:w="1263"/>
        <w:gridCol w:w="926"/>
        <w:gridCol w:w="1179"/>
        <w:gridCol w:w="926"/>
        <w:gridCol w:w="1112"/>
        <w:gridCol w:w="2700"/>
        <w:gridCol w:w="1072"/>
        <w:gridCol w:w="842"/>
        <w:gridCol w:w="944"/>
        <w:gridCol w:w="943"/>
      </w:tblGrid>
      <w:tr w:rsidR="007B1087" w:rsidRPr="00295655" w14:paraId="1F9B996D" w14:textId="4DCC6D9B" w:rsidTr="007B1087">
        <w:trPr>
          <w:cantSplit/>
          <w:trHeight w:val="895"/>
        </w:trPr>
        <w:tc>
          <w:tcPr>
            <w:tcW w:w="14619" w:type="dxa"/>
            <w:gridSpan w:val="12"/>
          </w:tcPr>
          <w:p w14:paraId="0442287F" w14:textId="77777777" w:rsidR="007B1087" w:rsidRPr="00295655" w:rsidRDefault="007B1087" w:rsidP="00BA02F4">
            <w:pPr>
              <w:keepNext/>
              <w:rPr>
                <w:rFonts w:ascii="Calibri" w:hAnsi="Calibri"/>
                <w:b/>
                <w:sz w:val="18"/>
                <w:szCs w:val="18"/>
              </w:rPr>
            </w:pPr>
            <w:r w:rsidRPr="00F9147E">
              <w:rPr>
                <w:rFonts w:ascii="Calibri" w:hAnsi="Calibri"/>
                <w:b/>
                <w:szCs w:val="18"/>
              </w:rPr>
              <w:t xml:space="preserve">J. Installed Duct System information </w:t>
            </w:r>
          </w:p>
          <w:p w14:paraId="3695BC49" w14:textId="79183C0B" w:rsidR="007B1087" w:rsidRPr="00F9147E" w:rsidRDefault="007B1087" w:rsidP="00BA02F4">
            <w:pPr>
              <w:keepNext/>
              <w:rPr>
                <w:rFonts w:ascii="Calibri" w:hAnsi="Calibri"/>
                <w:b/>
                <w:szCs w:val="18"/>
              </w:rPr>
            </w:pPr>
            <w:r w:rsidRPr="00AD1D84">
              <w:rPr>
                <w:rFonts w:ascii="Calibri" w:hAnsi="Calibri"/>
                <w:sz w:val="18"/>
                <w:szCs w:val="18"/>
              </w:rPr>
              <w:t xml:space="preserve">&lt;&lt;if </w:t>
            </w:r>
            <w:r>
              <w:rPr>
                <w:rFonts w:ascii="Calibri" w:hAnsi="Calibri"/>
                <w:sz w:val="18"/>
                <w:szCs w:val="18"/>
              </w:rPr>
              <w:t>all of the SC Systems listed in Section D have a Distribution System Type value in D07 =</w:t>
            </w:r>
            <w:r w:rsidRPr="00DB6E81">
              <w:rPr>
                <w:rFonts w:ascii="Calibri" w:hAnsi="Calibri"/>
                <w:sz w:val="18"/>
                <w:szCs w:val="18"/>
              </w:rPr>
              <w:t>DuctsNone - Air distribution systems without ducts</w:t>
            </w:r>
            <w:r w:rsidRPr="00DB6E81" w:rsidDel="008838DC">
              <w:rPr>
                <w:rFonts w:ascii="Calibri" w:hAnsi="Calibri"/>
                <w:sz w:val="18"/>
                <w:szCs w:val="18"/>
              </w:rPr>
              <w:t xml:space="preserve"> </w:t>
            </w:r>
            <w:r>
              <w:rPr>
                <w:rFonts w:ascii="Calibri" w:hAnsi="Calibri"/>
                <w:sz w:val="18"/>
                <w:szCs w:val="18"/>
              </w:rPr>
              <w:t xml:space="preserve">, </w:t>
            </w:r>
            <w:r>
              <w:rPr>
                <w:rFonts w:asciiTheme="minorHAnsi" w:hAnsiTheme="minorHAnsi"/>
                <w:sz w:val="16"/>
                <w:szCs w:val="16"/>
              </w:rPr>
              <w:t xml:space="preserve"> </w:t>
            </w:r>
            <w:r w:rsidRPr="00AD1D84">
              <w:rPr>
                <w:rFonts w:ascii="Calibri" w:hAnsi="Calibri"/>
                <w:sz w:val="18"/>
                <w:szCs w:val="18"/>
              </w:rPr>
              <w:t>then display the section does not apply message</w:t>
            </w:r>
            <w:r>
              <w:rPr>
                <w:rFonts w:ascii="Calibri" w:hAnsi="Calibri"/>
                <w:sz w:val="18"/>
                <w:szCs w:val="18"/>
              </w:rPr>
              <w:t>; else</w:t>
            </w:r>
            <w:r w:rsidRPr="00392860">
              <w:rPr>
                <w:rFonts w:ascii="Calibri" w:hAnsi="Calibri"/>
                <w:sz w:val="18"/>
                <w:szCs w:val="18"/>
              </w:rPr>
              <w:t xml:space="preserve"> require one row of data in this table </w:t>
            </w:r>
            <w:r>
              <w:rPr>
                <w:rFonts w:ascii="Calibri" w:hAnsi="Calibri"/>
                <w:sz w:val="18"/>
                <w:szCs w:val="18"/>
              </w:rPr>
              <w:t xml:space="preserve">for each of the SC Systems listed in Section D that have a value in D07 = one of the Ducted types:  </w:t>
            </w:r>
            <w:r w:rsidRPr="00DB6E81">
              <w:rPr>
                <w:rFonts w:ascii="Calibri" w:hAnsi="Calibri"/>
                <w:sz w:val="18"/>
                <w:szCs w:val="18"/>
              </w:rPr>
              <w:t>DuctsAttic; DuctsCrawl; DuctsGarage; DuctsInEx12; DuctsInAll; DuctsOutdoor; LowLlCod</w:t>
            </w:r>
            <w:r>
              <w:rPr>
                <w:rFonts w:ascii="Calibri" w:hAnsi="Calibri"/>
                <w:sz w:val="18"/>
                <w:szCs w:val="18"/>
              </w:rPr>
              <w:t>;</w:t>
            </w:r>
            <w:r>
              <w:t xml:space="preserve"> </w:t>
            </w:r>
            <w:r w:rsidRPr="00431E83">
              <w:rPr>
                <w:rFonts w:ascii="Calibri" w:hAnsi="Calibri"/>
                <w:sz w:val="18"/>
                <w:szCs w:val="18"/>
              </w:rPr>
              <w:t>Ducts located in multiple places</w:t>
            </w:r>
            <w:r>
              <w:rPr>
                <w:rFonts w:ascii="Calibri" w:hAnsi="Calibri"/>
                <w:sz w:val="18"/>
                <w:szCs w:val="18"/>
              </w:rPr>
              <w:t xml:space="preserve"> &gt;&gt;</w:t>
            </w:r>
            <w:r w:rsidDel="00DB6E81">
              <w:rPr>
                <w:rFonts w:ascii="Calibri" w:hAnsi="Calibri"/>
                <w:sz w:val="18"/>
                <w:szCs w:val="18"/>
              </w:rPr>
              <w:t xml:space="preserve"> </w:t>
            </w:r>
          </w:p>
        </w:tc>
      </w:tr>
      <w:tr w:rsidR="007B1087" w:rsidRPr="00295655" w14:paraId="1F9B9979" w14:textId="2965025B" w:rsidTr="0019246B">
        <w:trPr>
          <w:cantSplit/>
          <w:trHeight w:val="135"/>
        </w:trPr>
        <w:tc>
          <w:tcPr>
            <w:tcW w:w="1365" w:type="dxa"/>
            <w:vAlign w:val="bottom"/>
          </w:tcPr>
          <w:p w14:paraId="1F9B996E" w14:textId="77777777" w:rsidR="007B1087" w:rsidRPr="00295655" w:rsidRDefault="007B1087" w:rsidP="00BA02F4">
            <w:pPr>
              <w:keepNext/>
              <w:jc w:val="center"/>
              <w:rPr>
                <w:rFonts w:ascii="Calibri" w:hAnsi="Calibri"/>
                <w:sz w:val="18"/>
                <w:szCs w:val="18"/>
              </w:rPr>
            </w:pPr>
            <w:r w:rsidRPr="00295655">
              <w:rPr>
                <w:rFonts w:ascii="Calibri" w:hAnsi="Calibri"/>
                <w:sz w:val="18"/>
                <w:szCs w:val="18"/>
              </w:rPr>
              <w:t>01</w:t>
            </w:r>
          </w:p>
        </w:tc>
        <w:tc>
          <w:tcPr>
            <w:tcW w:w="1347" w:type="dxa"/>
            <w:vAlign w:val="bottom"/>
          </w:tcPr>
          <w:p w14:paraId="1F9B996F" w14:textId="77777777" w:rsidR="007B1087" w:rsidRPr="00295655" w:rsidRDefault="007B1087" w:rsidP="00BA02F4">
            <w:pPr>
              <w:keepNext/>
              <w:jc w:val="center"/>
              <w:rPr>
                <w:rFonts w:ascii="Calibri" w:hAnsi="Calibri"/>
                <w:sz w:val="18"/>
                <w:szCs w:val="18"/>
              </w:rPr>
            </w:pPr>
            <w:r w:rsidRPr="00295655">
              <w:rPr>
                <w:rFonts w:ascii="Calibri" w:hAnsi="Calibri"/>
                <w:sz w:val="18"/>
                <w:szCs w:val="18"/>
              </w:rPr>
              <w:t>02</w:t>
            </w:r>
          </w:p>
        </w:tc>
        <w:tc>
          <w:tcPr>
            <w:tcW w:w="1263" w:type="dxa"/>
            <w:vAlign w:val="bottom"/>
          </w:tcPr>
          <w:p w14:paraId="1F9B9970" w14:textId="77777777" w:rsidR="007B1087" w:rsidRPr="00295655" w:rsidRDefault="007B1087" w:rsidP="00BA02F4">
            <w:pPr>
              <w:keepNext/>
              <w:jc w:val="center"/>
              <w:rPr>
                <w:rFonts w:ascii="Calibri" w:hAnsi="Calibri"/>
                <w:sz w:val="18"/>
                <w:szCs w:val="18"/>
              </w:rPr>
            </w:pPr>
            <w:r w:rsidRPr="00295655">
              <w:rPr>
                <w:rFonts w:ascii="Calibri" w:hAnsi="Calibri"/>
                <w:sz w:val="18"/>
                <w:szCs w:val="18"/>
              </w:rPr>
              <w:t>03</w:t>
            </w:r>
          </w:p>
        </w:tc>
        <w:tc>
          <w:tcPr>
            <w:tcW w:w="926" w:type="dxa"/>
            <w:vAlign w:val="bottom"/>
          </w:tcPr>
          <w:p w14:paraId="1F9B9971" w14:textId="77777777" w:rsidR="007B1087" w:rsidRPr="00295655" w:rsidRDefault="007B1087" w:rsidP="00BA02F4">
            <w:pPr>
              <w:keepNext/>
              <w:jc w:val="center"/>
              <w:rPr>
                <w:rFonts w:ascii="Calibri" w:hAnsi="Calibri"/>
                <w:sz w:val="18"/>
                <w:szCs w:val="18"/>
              </w:rPr>
            </w:pPr>
            <w:r w:rsidRPr="00295655">
              <w:rPr>
                <w:rFonts w:ascii="Calibri" w:hAnsi="Calibri"/>
                <w:sz w:val="18"/>
                <w:szCs w:val="18"/>
              </w:rPr>
              <w:t>04</w:t>
            </w:r>
          </w:p>
        </w:tc>
        <w:tc>
          <w:tcPr>
            <w:tcW w:w="1179" w:type="dxa"/>
            <w:vAlign w:val="bottom"/>
          </w:tcPr>
          <w:p w14:paraId="1F9B9972" w14:textId="77777777" w:rsidR="007B1087" w:rsidRPr="00295655" w:rsidRDefault="007B1087" w:rsidP="00E22AAF">
            <w:pPr>
              <w:keepNext/>
              <w:jc w:val="center"/>
              <w:rPr>
                <w:rFonts w:ascii="Calibri" w:hAnsi="Calibri"/>
                <w:sz w:val="18"/>
                <w:szCs w:val="18"/>
              </w:rPr>
            </w:pPr>
            <w:r w:rsidRPr="00295655">
              <w:rPr>
                <w:rFonts w:ascii="Calibri" w:hAnsi="Calibri"/>
                <w:sz w:val="18"/>
                <w:szCs w:val="18"/>
              </w:rPr>
              <w:t>05</w:t>
            </w:r>
          </w:p>
        </w:tc>
        <w:tc>
          <w:tcPr>
            <w:tcW w:w="926" w:type="dxa"/>
            <w:vAlign w:val="bottom"/>
          </w:tcPr>
          <w:p w14:paraId="1F9B9973" w14:textId="77777777" w:rsidR="007B1087" w:rsidRPr="00295655" w:rsidRDefault="007B1087" w:rsidP="00E22AAF">
            <w:pPr>
              <w:keepNext/>
              <w:jc w:val="center"/>
              <w:rPr>
                <w:rFonts w:ascii="Calibri" w:hAnsi="Calibri"/>
                <w:sz w:val="18"/>
                <w:szCs w:val="18"/>
              </w:rPr>
            </w:pPr>
            <w:r w:rsidRPr="00295655">
              <w:rPr>
                <w:rFonts w:ascii="Calibri" w:hAnsi="Calibri"/>
                <w:sz w:val="18"/>
                <w:szCs w:val="18"/>
              </w:rPr>
              <w:t>06</w:t>
            </w:r>
          </w:p>
        </w:tc>
        <w:tc>
          <w:tcPr>
            <w:tcW w:w="1112" w:type="dxa"/>
            <w:vAlign w:val="bottom"/>
          </w:tcPr>
          <w:p w14:paraId="1F9B9974" w14:textId="77777777" w:rsidR="007B1087" w:rsidRPr="00295655" w:rsidRDefault="007B1087" w:rsidP="00E91CEC">
            <w:pPr>
              <w:keepNext/>
              <w:jc w:val="center"/>
              <w:rPr>
                <w:rFonts w:ascii="Calibri" w:hAnsi="Calibri"/>
                <w:sz w:val="18"/>
                <w:szCs w:val="18"/>
              </w:rPr>
            </w:pPr>
            <w:r w:rsidRPr="00295655">
              <w:rPr>
                <w:rFonts w:ascii="Calibri" w:hAnsi="Calibri"/>
                <w:sz w:val="18"/>
                <w:szCs w:val="18"/>
              </w:rPr>
              <w:t>07</w:t>
            </w:r>
          </w:p>
        </w:tc>
        <w:tc>
          <w:tcPr>
            <w:tcW w:w="2700" w:type="dxa"/>
            <w:vAlign w:val="bottom"/>
          </w:tcPr>
          <w:p w14:paraId="1F9B9975" w14:textId="77777777" w:rsidR="007B1087" w:rsidRPr="00295655" w:rsidRDefault="007B1087" w:rsidP="00E91CEC">
            <w:pPr>
              <w:keepNext/>
              <w:jc w:val="center"/>
              <w:rPr>
                <w:rFonts w:ascii="Calibri" w:hAnsi="Calibri"/>
                <w:sz w:val="18"/>
                <w:szCs w:val="18"/>
              </w:rPr>
            </w:pPr>
            <w:r w:rsidRPr="00295655">
              <w:rPr>
                <w:rFonts w:ascii="Calibri" w:hAnsi="Calibri"/>
                <w:sz w:val="18"/>
                <w:szCs w:val="18"/>
              </w:rPr>
              <w:t>08</w:t>
            </w:r>
          </w:p>
        </w:tc>
        <w:tc>
          <w:tcPr>
            <w:tcW w:w="1072" w:type="dxa"/>
            <w:vAlign w:val="bottom"/>
          </w:tcPr>
          <w:p w14:paraId="1F9B9976" w14:textId="77777777" w:rsidR="007B1087" w:rsidRPr="00295655" w:rsidRDefault="007B1087" w:rsidP="00E91CEC">
            <w:pPr>
              <w:keepNext/>
              <w:jc w:val="center"/>
              <w:rPr>
                <w:rFonts w:ascii="Calibri" w:hAnsi="Calibri"/>
                <w:sz w:val="18"/>
                <w:szCs w:val="18"/>
              </w:rPr>
            </w:pPr>
            <w:r w:rsidRPr="00295655">
              <w:rPr>
                <w:rFonts w:ascii="Calibri" w:hAnsi="Calibri"/>
                <w:sz w:val="18"/>
                <w:szCs w:val="18"/>
              </w:rPr>
              <w:t>09</w:t>
            </w:r>
          </w:p>
        </w:tc>
        <w:tc>
          <w:tcPr>
            <w:tcW w:w="842" w:type="dxa"/>
            <w:vAlign w:val="bottom"/>
          </w:tcPr>
          <w:p w14:paraId="1F9B9977" w14:textId="77777777" w:rsidR="007B1087" w:rsidRPr="00295655" w:rsidRDefault="007B1087" w:rsidP="00E91CEC">
            <w:pPr>
              <w:keepNext/>
              <w:jc w:val="center"/>
              <w:rPr>
                <w:rFonts w:ascii="Calibri" w:hAnsi="Calibri"/>
                <w:sz w:val="18"/>
                <w:szCs w:val="18"/>
              </w:rPr>
            </w:pPr>
            <w:r w:rsidRPr="00295655">
              <w:rPr>
                <w:rFonts w:ascii="Calibri" w:hAnsi="Calibri"/>
                <w:sz w:val="18"/>
                <w:szCs w:val="18"/>
              </w:rPr>
              <w:t>10</w:t>
            </w:r>
          </w:p>
        </w:tc>
        <w:tc>
          <w:tcPr>
            <w:tcW w:w="944" w:type="dxa"/>
            <w:vAlign w:val="bottom"/>
          </w:tcPr>
          <w:p w14:paraId="1F9B9978" w14:textId="77777777" w:rsidR="007B1087" w:rsidRPr="00295655" w:rsidRDefault="007B1087" w:rsidP="00BA02F4">
            <w:pPr>
              <w:keepNext/>
              <w:jc w:val="center"/>
              <w:rPr>
                <w:rFonts w:ascii="Calibri" w:hAnsi="Calibri"/>
                <w:sz w:val="18"/>
                <w:szCs w:val="18"/>
              </w:rPr>
            </w:pPr>
            <w:r>
              <w:rPr>
                <w:rFonts w:ascii="Calibri" w:hAnsi="Calibri"/>
                <w:sz w:val="18"/>
                <w:szCs w:val="18"/>
              </w:rPr>
              <w:t>11</w:t>
            </w:r>
          </w:p>
        </w:tc>
        <w:tc>
          <w:tcPr>
            <w:tcW w:w="943" w:type="dxa"/>
          </w:tcPr>
          <w:p w14:paraId="23181BA0" w14:textId="31C45CC5" w:rsidR="007B1087" w:rsidRDefault="007B1087" w:rsidP="00BA02F4">
            <w:pPr>
              <w:keepNext/>
              <w:jc w:val="center"/>
              <w:rPr>
                <w:rFonts w:ascii="Calibri" w:hAnsi="Calibri"/>
                <w:sz w:val="18"/>
                <w:szCs w:val="18"/>
              </w:rPr>
            </w:pPr>
            <w:r>
              <w:rPr>
                <w:rFonts w:ascii="Calibri" w:hAnsi="Calibri"/>
                <w:sz w:val="18"/>
                <w:szCs w:val="18"/>
              </w:rPr>
              <w:t>12</w:t>
            </w:r>
          </w:p>
        </w:tc>
      </w:tr>
      <w:tr w:rsidR="007B1087" w:rsidRPr="001139B2" w14:paraId="1F9B9987" w14:textId="6EE8964C" w:rsidTr="0019246B">
        <w:trPr>
          <w:cantSplit/>
          <w:trHeight w:val="581"/>
        </w:trPr>
        <w:tc>
          <w:tcPr>
            <w:tcW w:w="1365" w:type="dxa"/>
            <w:vAlign w:val="bottom"/>
          </w:tcPr>
          <w:p w14:paraId="1F9B997A" w14:textId="77777777" w:rsidR="007B1087" w:rsidRPr="001139B2" w:rsidRDefault="007B1087" w:rsidP="00BA02F4">
            <w:pPr>
              <w:keepNext/>
              <w:jc w:val="center"/>
              <w:rPr>
                <w:rFonts w:ascii="Calibri" w:hAnsi="Calibri"/>
                <w:sz w:val="18"/>
                <w:szCs w:val="18"/>
              </w:rPr>
            </w:pPr>
            <w:r w:rsidRPr="001139B2">
              <w:rPr>
                <w:rFonts w:ascii="Calibri" w:hAnsi="Calibri"/>
                <w:sz w:val="18"/>
                <w:szCs w:val="18"/>
              </w:rPr>
              <w:t>SC System Identification or Name</w:t>
            </w:r>
          </w:p>
        </w:tc>
        <w:tc>
          <w:tcPr>
            <w:tcW w:w="1347" w:type="dxa"/>
            <w:vAlign w:val="bottom"/>
          </w:tcPr>
          <w:p w14:paraId="1F9B997B" w14:textId="77777777" w:rsidR="007B1087" w:rsidRPr="001139B2" w:rsidRDefault="007B1087" w:rsidP="00803F95">
            <w:pPr>
              <w:keepNext/>
              <w:jc w:val="center"/>
              <w:rPr>
                <w:rFonts w:ascii="Calibri" w:hAnsi="Calibri"/>
                <w:sz w:val="18"/>
                <w:szCs w:val="18"/>
              </w:rPr>
            </w:pPr>
            <w:r w:rsidRPr="001139B2">
              <w:rPr>
                <w:rFonts w:ascii="Calibri" w:hAnsi="Calibri"/>
                <w:sz w:val="18"/>
                <w:szCs w:val="18"/>
              </w:rPr>
              <w:t>SC System Location or Area Served</w:t>
            </w:r>
          </w:p>
        </w:tc>
        <w:tc>
          <w:tcPr>
            <w:tcW w:w="1263" w:type="dxa"/>
            <w:vAlign w:val="bottom"/>
          </w:tcPr>
          <w:p w14:paraId="1F9B997C" w14:textId="77777777" w:rsidR="007B1087" w:rsidRPr="001139B2" w:rsidRDefault="007B1087" w:rsidP="00BA02F4">
            <w:pPr>
              <w:keepNext/>
              <w:jc w:val="center"/>
              <w:rPr>
                <w:rFonts w:ascii="Calibri" w:hAnsi="Calibri"/>
                <w:sz w:val="18"/>
                <w:szCs w:val="18"/>
              </w:rPr>
            </w:pPr>
            <w:r w:rsidRPr="001139B2">
              <w:rPr>
                <w:rFonts w:ascii="Calibri" w:hAnsi="Calibri"/>
                <w:sz w:val="18"/>
                <w:szCs w:val="18"/>
              </w:rPr>
              <w:t>Supply Duct Location</w:t>
            </w:r>
          </w:p>
        </w:tc>
        <w:tc>
          <w:tcPr>
            <w:tcW w:w="926" w:type="dxa"/>
            <w:vAlign w:val="bottom"/>
          </w:tcPr>
          <w:p w14:paraId="1F9B997D" w14:textId="77777777" w:rsidR="007B1087" w:rsidRDefault="007B1087" w:rsidP="00BA02F4">
            <w:pPr>
              <w:keepNext/>
              <w:jc w:val="center"/>
              <w:rPr>
                <w:rFonts w:ascii="Calibri" w:hAnsi="Calibri"/>
                <w:sz w:val="18"/>
                <w:szCs w:val="18"/>
              </w:rPr>
            </w:pPr>
            <w:r w:rsidRPr="001139B2">
              <w:rPr>
                <w:rFonts w:ascii="Calibri" w:hAnsi="Calibri"/>
                <w:sz w:val="18"/>
                <w:szCs w:val="18"/>
              </w:rPr>
              <w:t xml:space="preserve">Supply Duct </w:t>
            </w:r>
          </w:p>
          <w:p w14:paraId="1F9B997E" w14:textId="77777777" w:rsidR="007B1087" w:rsidRPr="001139B2" w:rsidRDefault="007B1087" w:rsidP="00BA02F4">
            <w:pPr>
              <w:keepNext/>
              <w:jc w:val="center"/>
              <w:rPr>
                <w:rFonts w:ascii="Calibri" w:hAnsi="Calibri"/>
                <w:sz w:val="18"/>
                <w:szCs w:val="18"/>
              </w:rPr>
            </w:pPr>
            <w:r w:rsidRPr="001139B2">
              <w:rPr>
                <w:rFonts w:ascii="Calibri" w:hAnsi="Calibri"/>
                <w:sz w:val="18"/>
                <w:szCs w:val="18"/>
              </w:rPr>
              <w:t>R-Value</w:t>
            </w:r>
          </w:p>
        </w:tc>
        <w:tc>
          <w:tcPr>
            <w:tcW w:w="1179" w:type="dxa"/>
            <w:vAlign w:val="bottom"/>
          </w:tcPr>
          <w:p w14:paraId="1F9B997F" w14:textId="77777777" w:rsidR="007B1087" w:rsidRPr="001139B2" w:rsidRDefault="007B1087" w:rsidP="00BA02F4">
            <w:pPr>
              <w:keepNext/>
              <w:jc w:val="center"/>
              <w:rPr>
                <w:rFonts w:ascii="Calibri" w:hAnsi="Calibri"/>
                <w:sz w:val="18"/>
                <w:szCs w:val="18"/>
              </w:rPr>
            </w:pPr>
            <w:r w:rsidRPr="001139B2">
              <w:rPr>
                <w:rFonts w:ascii="Calibri" w:hAnsi="Calibri"/>
                <w:sz w:val="18"/>
                <w:szCs w:val="18"/>
              </w:rPr>
              <w:t>Return Duct Location</w:t>
            </w:r>
          </w:p>
        </w:tc>
        <w:tc>
          <w:tcPr>
            <w:tcW w:w="926" w:type="dxa"/>
            <w:vAlign w:val="bottom"/>
          </w:tcPr>
          <w:p w14:paraId="1F9B9980" w14:textId="77777777" w:rsidR="007B1087" w:rsidRDefault="007B1087" w:rsidP="00156F7A">
            <w:pPr>
              <w:keepNext/>
              <w:jc w:val="center"/>
              <w:rPr>
                <w:rFonts w:ascii="Calibri" w:hAnsi="Calibri"/>
                <w:sz w:val="18"/>
                <w:szCs w:val="18"/>
              </w:rPr>
            </w:pPr>
            <w:r w:rsidRPr="001139B2">
              <w:rPr>
                <w:rFonts w:ascii="Calibri" w:hAnsi="Calibri"/>
                <w:sz w:val="18"/>
                <w:szCs w:val="18"/>
              </w:rPr>
              <w:t xml:space="preserve">Return Duct </w:t>
            </w:r>
          </w:p>
          <w:p w14:paraId="1F9B9981" w14:textId="77777777" w:rsidR="007B1087" w:rsidRPr="001139B2" w:rsidRDefault="007B1087" w:rsidP="00156F7A">
            <w:pPr>
              <w:keepNext/>
              <w:jc w:val="center"/>
              <w:rPr>
                <w:rFonts w:ascii="Calibri" w:hAnsi="Calibri"/>
                <w:sz w:val="18"/>
                <w:szCs w:val="18"/>
              </w:rPr>
            </w:pPr>
            <w:r w:rsidRPr="001139B2">
              <w:rPr>
                <w:rFonts w:ascii="Calibri" w:hAnsi="Calibri"/>
                <w:sz w:val="18"/>
                <w:szCs w:val="18"/>
              </w:rPr>
              <w:t>R-Value</w:t>
            </w:r>
          </w:p>
        </w:tc>
        <w:tc>
          <w:tcPr>
            <w:tcW w:w="1112" w:type="dxa"/>
            <w:vAlign w:val="bottom"/>
          </w:tcPr>
          <w:p w14:paraId="1F9B9982" w14:textId="77777777" w:rsidR="007B1087" w:rsidRPr="001139B2" w:rsidRDefault="007B1087" w:rsidP="00E91CEC">
            <w:pPr>
              <w:keepNext/>
              <w:jc w:val="center"/>
              <w:rPr>
                <w:rFonts w:ascii="Calibri" w:hAnsi="Calibri"/>
                <w:sz w:val="18"/>
                <w:szCs w:val="18"/>
              </w:rPr>
            </w:pPr>
            <w:r w:rsidRPr="001139B2">
              <w:rPr>
                <w:rFonts w:ascii="Calibri" w:hAnsi="Calibri"/>
                <w:sz w:val="18"/>
                <w:szCs w:val="18"/>
              </w:rPr>
              <w:t xml:space="preserve">Exemption from </w:t>
            </w:r>
            <w:r>
              <w:rPr>
                <w:rFonts w:ascii="Calibri" w:hAnsi="Calibri"/>
                <w:sz w:val="18"/>
                <w:szCs w:val="18"/>
              </w:rPr>
              <w:t>Min</w:t>
            </w:r>
            <w:r w:rsidRPr="001139B2">
              <w:rPr>
                <w:rFonts w:ascii="Calibri" w:hAnsi="Calibri"/>
                <w:sz w:val="18"/>
                <w:szCs w:val="18"/>
              </w:rPr>
              <w:t xml:space="preserve"> R-Value for Ducts In Conditioned Space</w:t>
            </w:r>
          </w:p>
        </w:tc>
        <w:tc>
          <w:tcPr>
            <w:tcW w:w="2700" w:type="dxa"/>
            <w:vAlign w:val="bottom"/>
          </w:tcPr>
          <w:p w14:paraId="1F9B9983" w14:textId="77777777" w:rsidR="007B1087" w:rsidRPr="001139B2" w:rsidRDefault="007B1087" w:rsidP="001600C0">
            <w:pPr>
              <w:keepNext/>
              <w:jc w:val="center"/>
              <w:rPr>
                <w:rFonts w:ascii="Calibri" w:hAnsi="Calibri"/>
                <w:sz w:val="18"/>
                <w:szCs w:val="18"/>
              </w:rPr>
            </w:pPr>
            <w:r w:rsidRPr="001139B2">
              <w:rPr>
                <w:rFonts w:ascii="Calibri" w:hAnsi="Calibri"/>
                <w:sz w:val="18"/>
                <w:szCs w:val="18"/>
              </w:rPr>
              <w:t>Method of compliance with duct and filter grille sizing Req's in 150.0(m)13</w:t>
            </w:r>
          </w:p>
        </w:tc>
        <w:tc>
          <w:tcPr>
            <w:tcW w:w="1072" w:type="dxa"/>
            <w:vAlign w:val="bottom"/>
          </w:tcPr>
          <w:p w14:paraId="1F9B9984" w14:textId="77777777" w:rsidR="007B1087" w:rsidRPr="001139B2" w:rsidRDefault="007B1087" w:rsidP="00E91CEC">
            <w:pPr>
              <w:keepNext/>
              <w:jc w:val="center"/>
              <w:rPr>
                <w:rFonts w:ascii="Calibri" w:hAnsi="Calibri"/>
                <w:sz w:val="18"/>
                <w:szCs w:val="18"/>
              </w:rPr>
            </w:pPr>
            <w:r w:rsidRPr="001139B2">
              <w:rPr>
                <w:rFonts w:ascii="Calibri" w:hAnsi="Calibri"/>
                <w:sz w:val="18"/>
                <w:szCs w:val="18"/>
              </w:rPr>
              <w:t>Exemption From Duct Leakage Requirements</w:t>
            </w:r>
          </w:p>
        </w:tc>
        <w:tc>
          <w:tcPr>
            <w:tcW w:w="842" w:type="dxa"/>
            <w:vAlign w:val="bottom"/>
          </w:tcPr>
          <w:p w14:paraId="1F9B9985" w14:textId="77777777" w:rsidR="007B1087" w:rsidRPr="001139B2" w:rsidRDefault="007B1087" w:rsidP="00A82EF3">
            <w:pPr>
              <w:keepNext/>
              <w:jc w:val="center"/>
              <w:rPr>
                <w:rFonts w:ascii="Calibri" w:hAnsi="Calibri"/>
                <w:sz w:val="18"/>
                <w:szCs w:val="18"/>
              </w:rPr>
            </w:pPr>
            <w:r w:rsidRPr="001139B2">
              <w:rPr>
                <w:rFonts w:ascii="Calibri" w:hAnsi="Calibri"/>
                <w:sz w:val="18"/>
                <w:szCs w:val="18"/>
              </w:rPr>
              <w:t>Bypass Duct Status</w:t>
            </w:r>
          </w:p>
        </w:tc>
        <w:tc>
          <w:tcPr>
            <w:tcW w:w="944" w:type="dxa"/>
            <w:vAlign w:val="bottom"/>
          </w:tcPr>
          <w:p w14:paraId="1F9B9986" w14:textId="77777777" w:rsidR="007B1087" w:rsidRPr="001139B2" w:rsidRDefault="007B1087" w:rsidP="00156F7A">
            <w:pPr>
              <w:keepNext/>
              <w:jc w:val="center"/>
              <w:rPr>
                <w:rFonts w:ascii="Calibri" w:hAnsi="Calibri"/>
                <w:sz w:val="18"/>
                <w:szCs w:val="18"/>
              </w:rPr>
            </w:pPr>
            <w:r w:rsidRPr="001139B2">
              <w:rPr>
                <w:rFonts w:ascii="Calibri" w:hAnsi="Calibri"/>
                <w:sz w:val="18"/>
                <w:szCs w:val="18"/>
              </w:rPr>
              <w:t>Number of Air Filter Devices on System</w:t>
            </w:r>
          </w:p>
        </w:tc>
        <w:tc>
          <w:tcPr>
            <w:tcW w:w="943" w:type="dxa"/>
          </w:tcPr>
          <w:p w14:paraId="6BDAE542" w14:textId="5527C543" w:rsidR="007B1087" w:rsidRPr="001139B2" w:rsidRDefault="007B1087" w:rsidP="00156F7A">
            <w:pPr>
              <w:keepNext/>
              <w:jc w:val="center"/>
              <w:rPr>
                <w:rFonts w:ascii="Calibri" w:hAnsi="Calibri"/>
                <w:sz w:val="18"/>
                <w:szCs w:val="18"/>
              </w:rPr>
            </w:pPr>
            <w:r>
              <w:rPr>
                <w:rFonts w:ascii="Calibri" w:hAnsi="Calibri"/>
                <w:sz w:val="18"/>
                <w:szCs w:val="18"/>
              </w:rPr>
              <w:t>Can RA3.3 Airflow Protocols be used to test this System?</w:t>
            </w:r>
          </w:p>
        </w:tc>
      </w:tr>
      <w:tr w:rsidR="007B1087" w:rsidRPr="0065068B" w14:paraId="1F9B99FA" w14:textId="4799F45C" w:rsidTr="0019246B">
        <w:trPr>
          <w:cantSplit/>
          <w:trHeight w:val="398"/>
        </w:trPr>
        <w:tc>
          <w:tcPr>
            <w:tcW w:w="1365" w:type="dxa"/>
          </w:tcPr>
          <w:p w14:paraId="1F9B9988" w14:textId="77777777" w:rsidR="007B1087" w:rsidRPr="0065068B" w:rsidRDefault="007B1087" w:rsidP="007822B3">
            <w:pPr>
              <w:keepNext/>
              <w:rPr>
                <w:rFonts w:ascii="Calibri" w:hAnsi="Calibri"/>
                <w:sz w:val="14"/>
                <w:szCs w:val="14"/>
              </w:rPr>
            </w:pPr>
            <w:r w:rsidRPr="0065068B">
              <w:rPr>
                <w:rFonts w:ascii="Calibri" w:hAnsi="Calibri"/>
                <w:sz w:val="14"/>
                <w:szCs w:val="14"/>
              </w:rPr>
              <w:t>&lt;&lt;auto filled  D01&gt;&gt;</w:t>
            </w:r>
          </w:p>
        </w:tc>
        <w:tc>
          <w:tcPr>
            <w:tcW w:w="1347" w:type="dxa"/>
          </w:tcPr>
          <w:p w14:paraId="1F9B9989" w14:textId="77777777" w:rsidR="007B1087" w:rsidRPr="0065068B" w:rsidRDefault="007B1087" w:rsidP="00285F79">
            <w:pPr>
              <w:keepNext/>
              <w:rPr>
                <w:rFonts w:ascii="Calibri" w:hAnsi="Calibri"/>
                <w:sz w:val="14"/>
                <w:szCs w:val="14"/>
              </w:rPr>
            </w:pPr>
            <w:r w:rsidRPr="0065068B">
              <w:rPr>
                <w:rFonts w:ascii="Calibri" w:hAnsi="Calibri"/>
                <w:sz w:val="14"/>
                <w:szCs w:val="14"/>
              </w:rPr>
              <w:t xml:space="preserve">&lt;&lt;auto filled from D02&gt;&gt; </w:t>
            </w:r>
          </w:p>
        </w:tc>
        <w:tc>
          <w:tcPr>
            <w:tcW w:w="1263" w:type="dxa"/>
          </w:tcPr>
          <w:p w14:paraId="1F9B998A" w14:textId="77777777" w:rsidR="007B1087" w:rsidRPr="001C3D31" w:rsidRDefault="007B1087" w:rsidP="007F61F6">
            <w:pPr>
              <w:pStyle w:val="PlainText"/>
              <w:rPr>
                <w:rFonts w:asciiTheme="minorHAnsi" w:hAnsiTheme="minorHAnsi" w:cs="Courier New"/>
                <w:sz w:val="12"/>
                <w:szCs w:val="12"/>
              </w:rPr>
            </w:pPr>
            <w:r w:rsidRPr="001C3D31">
              <w:rPr>
                <w:rFonts w:asciiTheme="minorHAnsi" w:hAnsiTheme="minorHAnsi" w:cs="Courier New"/>
                <w:sz w:val="12"/>
                <w:szCs w:val="12"/>
              </w:rPr>
              <w:t>&lt;&lt;reference value from D07 as default.  Allow user to overwrite only the following default values from D07:</w:t>
            </w:r>
          </w:p>
          <w:p w14:paraId="1F9B998B" w14:textId="77777777" w:rsidR="007B1087" w:rsidRPr="001C3D31" w:rsidRDefault="007B1087" w:rsidP="007F61F6">
            <w:pPr>
              <w:pStyle w:val="PlainText"/>
              <w:rPr>
                <w:rFonts w:asciiTheme="minorHAnsi" w:hAnsiTheme="minorHAnsi" w:cs="Courier New"/>
                <w:sz w:val="12"/>
                <w:szCs w:val="12"/>
              </w:rPr>
            </w:pPr>
            <w:r w:rsidRPr="001C3D31">
              <w:rPr>
                <w:rFonts w:asciiTheme="minorHAnsi" w:hAnsiTheme="minorHAnsi" w:cs="Courier New"/>
                <w:b/>
                <w:sz w:val="12"/>
                <w:szCs w:val="12"/>
              </w:rPr>
              <w:t>*DuctsAttic</w:t>
            </w:r>
          </w:p>
          <w:p w14:paraId="1F9B998C" w14:textId="77777777" w:rsidR="007B1087" w:rsidRPr="001C3D31" w:rsidRDefault="007B1087" w:rsidP="007F61F6">
            <w:pPr>
              <w:pStyle w:val="PlainText"/>
              <w:rPr>
                <w:rFonts w:asciiTheme="minorHAnsi" w:hAnsiTheme="minorHAnsi" w:cs="Courier New"/>
                <w:sz w:val="12"/>
                <w:szCs w:val="12"/>
              </w:rPr>
            </w:pPr>
            <w:r w:rsidRPr="001C3D31">
              <w:rPr>
                <w:rFonts w:asciiTheme="minorHAnsi" w:hAnsiTheme="minorHAnsi" w:cs="Courier New"/>
                <w:b/>
                <w:sz w:val="12"/>
                <w:szCs w:val="12"/>
              </w:rPr>
              <w:t>*DuctsGarage</w:t>
            </w:r>
          </w:p>
          <w:p w14:paraId="1F9B998D" w14:textId="77777777" w:rsidR="007B1087" w:rsidRPr="001C3D31" w:rsidRDefault="007B1087" w:rsidP="007F61F6">
            <w:pPr>
              <w:pStyle w:val="PlainText"/>
              <w:rPr>
                <w:rFonts w:asciiTheme="minorHAnsi" w:hAnsiTheme="minorHAnsi" w:cs="Courier New"/>
                <w:sz w:val="12"/>
                <w:szCs w:val="12"/>
              </w:rPr>
            </w:pPr>
            <w:r w:rsidRPr="001C3D31">
              <w:rPr>
                <w:rFonts w:asciiTheme="minorHAnsi" w:hAnsiTheme="minorHAnsi" w:cs="Courier New"/>
                <w:b/>
                <w:sz w:val="12"/>
                <w:szCs w:val="12"/>
              </w:rPr>
              <w:t>*DuctsOutdoor;</w:t>
            </w:r>
          </w:p>
          <w:p w14:paraId="1F9B998E" w14:textId="77777777" w:rsidR="007B1087" w:rsidRPr="001C3D31" w:rsidRDefault="007B1087" w:rsidP="007F61F6">
            <w:pPr>
              <w:pStyle w:val="PlainText"/>
              <w:rPr>
                <w:rFonts w:asciiTheme="minorHAnsi" w:hAnsiTheme="minorHAnsi" w:cs="Courier New"/>
                <w:sz w:val="12"/>
                <w:szCs w:val="12"/>
              </w:rPr>
            </w:pPr>
            <w:r w:rsidRPr="001C3D31">
              <w:rPr>
                <w:rFonts w:asciiTheme="minorHAnsi" w:hAnsiTheme="minorHAnsi" w:cs="Courier New"/>
                <w:sz w:val="12"/>
                <w:szCs w:val="12"/>
              </w:rPr>
              <w:t xml:space="preserve">If </w:t>
            </w:r>
            <w:r w:rsidRPr="001C3D31">
              <w:rPr>
                <w:rFonts w:asciiTheme="minorHAnsi" w:hAnsiTheme="minorHAnsi"/>
                <w:sz w:val="12"/>
                <w:szCs w:val="12"/>
              </w:rPr>
              <w:t xml:space="preserve">overriding </w:t>
            </w:r>
            <w:r w:rsidRPr="001C3D31">
              <w:rPr>
                <w:rFonts w:asciiTheme="minorHAnsi" w:hAnsiTheme="minorHAnsi" w:cs="Courier New"/>
                <w:sz w:val="12"/>
                <w:szCs w:val="12"/>
              </w:rPr>
              <w:t xml:space="preserve">pick one from list: </w:t>
            </w:r>
          </w:p>
          <w:p w14:paraId="1F9B998F" w14:textId="77777777" w:rsidR="007B1087" w:rsidRPr="001C3D31" w:rsidRDefault="007B1087" w:rsidP="00DB6E81">
            <w:pPr>
              <w:keepNext/>
              <w:rPr>
                <w:rFonts w:asciiTheme="minorHAnsi" w:hAnsiTheme="minorHAnsi"/>
                <w:sz w:val="12"/>
                <w:szCs w:val="12"/>
              </w:rPr>
            </w:pPr>
            <w:r w:rsidRPr="001C3D31">
              <w:rPr>
                <w:rFonts w:asciiTheme="minorHAnsi" w:hAnsiTheme="minorHAnsi"/>
                <w:sz w:val="12"/>
                <w:szCs w:val="12"/>
              </w:rPr>
              <w:t>*conditioned space-entirely,</w:t>
            </w:r>
          </w:p>
          <w:p w14:paraId="1F9B9990" w14:textId="77777777" w:rsidR="007B1087" w:rsidRPr="001C3D31" w:rsidRDefault="007B1087" w:rsidP="00DB6E81">
            <w:pPr>
              <w:keepNext/>
              <w:rPr>
                <w:rFonts w:asciiTheme="minorHAnsi" w:hAnsiTheme="minorHAnsi"/>
                <w:sz w:val="12"/>
                <w:szCs w:val="12"/>
              </w:rPr>
            </w:pPr>
            <w:r w:rsidRPr="001C3D31">
              <w:rPr>
                <w:rFonts w:asciiTheme="minorHAnsi" w:hAnsiTheme="minorHAnsi"/>
                <w:sz w:val="12"/>
                <w:szCs w:val="12"/>
              </w:rPr>
              <w:t>*conditioned space -except 12ft,</w:t>
            </w:r>
          </w:p>
          <w:p w14:paraId="1F9B9991" w14:textId="77777777" w:rsidR="007B1087" w:rsidRPr="001C3D31" w:rsidRDefault="007B1087" w:rsidP="00DB6E81">
            <w:pPr>
              <w:keepNext/>
              <w:rPr>
                <w:rFonts w:asciiTheme="minorHAnsi" w:hAnsiTheme="minorHAnsi"/>
                <w:sz w:val="12"/>
                <w:szCs w:val="12"/>
              </w:rPr>
            </w:pPr>
            <w:r w:rsidRPr="001C3D31">
              <w:rPr>
                <w:rFonts w:asciiTheme="minorHAnsi" w:hAnsiTheme="minorHAnsi"/>
                <w:sz w:val="12"/>
                <w:szCs w:val="12"/>
              </w:rPr>
              <w:t>*unconditioned attic,</w:t>
            </w:r>
          </w:p>
          <w:p w14:paraId="1F9B9992" w14:textId="77777777" w:rsidR="007B1087" w:rsidRPr="001C3D31" w:rsidRDefault="007B1087" w:rsidP="00DB6E81">
            <w:pPr>
              <w:keepNext/>
              <w:rPr>
                <w:rFonts w:asciiTheme="minorHAnsi" w:hAnsiTheme="minorHAnsi"/>
                <w:sz w:val="12"/>
                <w:szCs w:val="12"/>
              </w:rPr>
            </w:pPr>
            <w:r w:rsidRPr="001C3D31">
              <w:rPr>
                <w:rFonts w:asciiTheme="minorHAnsi" w:hAnsiTheme="minorHAnsi"/>
                <w:sz w:val="12"/>
                <w:szCs w:val="12"/>
              </w:rPr>
              <w:t>*unconditioned crawl space,</w:t>
            </w:r>
          </w:p>
          <w:p w14:paraId="1F9B9993" w14:textId="77777777" w:rsidR="007B1087" w:rsidRPr="001C3D31" w:rsidRDefault="007B1087" w:rsidP="00DB6E81">
            <w:pPr>
              <w:keepNext/>
              <w:rPr>
                <w:rFonts w:ascii="Calibri" w:hAnsi="Calibri" w:cs="Calibri"/>
                <w:sz w:val="12"/>
                <w:szCs w:val="12"/>
              </w:rPr>
            </w:pPr>
            <w:r w:rsidRPr="001C3D31">
              <w:rPr>
                <w:rFonts w:ascii="Calibri" w:hAnsi="Calibri" w:cs="Calibri"/>
                <w:sz w:val="12"/>
                <w:szCs w:val="12"/>
              </w:rPr>
              <w:t>*controlled ventilation crawl space</w:t>
            </w:r>
          </w:p>
          <w:p w14:paraId="1F9B9994" w14:textId="77777777" w:rsidR="007B1087" w:rsidRPr="001C3D31" w:rsidRDefault="007B1087" w:rsidP="00DB6E81">
            <w:pPr>
              <w:keepNext/>
              <w:rPr>
                <w:rFonts w:ascii="Calibri" w:hAnsi="Calibri" w:cs="Calibri"/>
                <w:sz w:val="12"/>
                <w:szCs w:val="12"/>
              </w:rPr>
            </w:pPr>
            <w:r w:rsidRPr="001C3D31">
              <w:rPr>
                <w:rFonts w:ascii="Calibri" w:hAnsi="Calibri" w:cs="Calibri"/>
                <w:sz w:val="12"/>
                <w:szCs w:val="12"/>
              </w:rPr>
              <w:t>*unconditioned garage,</w:t>
            </w:r>
          </w:p>
          <w:p w14:paraId="1F9B9995" w14:textId="77777777" w:rsidR="007B1087" w:rsidRPr="001C3D31" w:rsidRDefault="007B1087" w:rsidP="00DB6E81">
            <w:pPr>
              <w:keepNext/>
              <w:rPr>
                <w:rFonts w:asciiTheme="minorHAnsi" w:hAnsiTheme="minorHAnsi"/>
                <w:sz w:val="12"/>
                <w:szCs w:val="12"/>
              </w:rPr>
            </w:pPr>
            <w:r w:rsidRPr="001C3D31">
              <w:rPr>
                <w:rFonts w:asciiTheme="minorHAnsi" w:hAnsiTheme="minorHAnsi"/>
                <w:sz w:val="12"/>
                <w:szCs w:val="12"/>
              </w:rPr>
              <w:t>*unconditioned basement,</w:t>
            </w:r>
          </w:p>
          <w:p w14:paraId="1F9B9996" w14:textId="77777777" w:rsidR="007B1087" w:rsidRPr="001C3D31" w:rsidRDefault="007B1087" w:rsidP="00DB6E81">
            <w:pPr>
              <w:rPr>
                <w:rFonts w:asciiTheme="minorHAnsi" w:hAnsiTheme="minorHAnsi"/>
                <w:sz w:val="12"/>
                <w:szCs w:val="12"/>
              </w:rPr>
            </w:pPr>
            <w:r w:rsidRPr="001C3D31">
              <w:rPr>
                <w:rFonts w:asciiTheme="minorHAnsi" w:hAnsiTheme="minorHAnsi"/>
                <w:sz w:val="12"/>
                <w:szCs w:val="12"/>
              </w:rPr>
              <w:t>*outdoors</w:t>
            </w:r>
          </w:p>
          <w:p w14:paraId="1F9B9997" w14:textId="77777777" w:rsidR="007B1087" w:rsidRDefault="007B1087" w:rsidP="00DB6E81">
            <w:pPr>
              <w:rPr>
                <w:rFonts w:asciiTheme="minorHAnsi" w:hAnsiTheme="minorHAnsi"/>
                <w:sz w:val="12"/>
                <w:szCs w:val="12"/>
              </w:rPr>
            </w:pPr>
            <w:r w:rsidRPr="001C3D31">
              <w:rPr>
                <w:rFonts w:asciiTheme="minorHAnsi" w:hAnsiTheme="minorHAnsi"/>
                <w:sz w:val="12"/>
                <w:szCs w:val="12"/>
              </w:rPr>
              <w:t>*Ducts located in multiple places</w:t>
            </w:r>
          </w:p>
          <w:p w14:paraId="5D09FA53" w14:textId="10FA1862" w:rsidR="007B1087" w:rsidRPr="001C3D31" w:rsidRDefault="007B1087" w:rsidP="00DB6E81">
            <w:pPr>
              <w:rPr>
                <w:rFonts w:asciiTheme="minorHAnsi" w:hAnsiTheme="minorHAnsi"/>
                <w:sz w:val="12"/>
                <w:szCs w:val="12"/>
              </w:rPr>
            </w:pPr>
            <w:r>
              <w:rPr>
                <w:rFonts w:asciiTheme="minorHAnsi" w:hAnsiTheme="minorHAnsi"/>
                <w:sz w:val="12"/>
                <w:szCs w:val="12"/>
              </w:rPr>
              <w:t>*Verified low-leakage ducts entirely in conditioned space</w:t>
            </w:r>
          </w:p>
          <w:p w14:paraId="1F9B9998" w14:textId="77777777" w:rsidR="007B1087" w:rsidRPr="001C3D31" w:rsidRDefault="007B1087" w:rsidP="00DB6E81">
            <w:pPr>
              <w:rPr>
                <w:rFonts w:asciiTheme="minorHAnsi" w:hAnsiTheme="minorHAnsi"/>
                <w:sz w:val="12"/>
                <w:szCs w:val="12"/>
              </w:rPr>
            </w:pPr>
          </w:p>
          <w:p w14:paraId="1F9B9999" w14:textId="77777777" w:rsidR="007B1087" w:rsidRPr="0065068B" w:rsidRDefault="007B1087" w:rsidP="004914FE">
            <w:pPr>
              <w:keepNext/>
              <w:rPr>
                <w:rFonts w:ascii="Calibri" w:hAnsi="Calibri"/>
                <w:sz w:val="14"/>
                <w:szCs w:val="14"/>
              </w:rPr>
            </w:pPr>
            <w:r w:rsidRPr="001C3D31">
              <w:rPr>
                <w:rFonts w:asciiTheme="minorHAnsi" w:hAnsiTheme="minorHAnsi"/>
                <w:sz w:val="12"/>
                <w:szCs w:val="12"/>
              </w:rPr>
              <w:t xml:space="preserve">flag non-default values and report in project status notes field; a revised CF1R may be required </w:t>
            </w:r>
            <w:r w:rsidRPr="001C3D31">
              <w:rPr>
                <w:rFonts w:ascii="Calibri" w:hAnsi="Calibri"/>
                <w:sz w:val="12"/>
                <w:szCs w:val="12"/>
              </w:rPr>
              <w:t>&gt;&gt;</w:t>
            </w:r>
          </w:p>
        </w:tc>
        <w:tc>
          <w:tcPr>
            <w:tcW w:w="926" w:type="dxa"/>
          </w:tcPr>
          <w:p w14:paraId="1F9B999A" w14:textId="77777777" w:rsidR="007B1087" w:rsidRPr="004531BB" w:rsidRDefault="007B1087" w:rsidP="00DD000F">
            <w:pPr>
              <w:rPr>
                <w:rFonts w:asciiTheme="minorHAnsi" w:hAnsiTheme="minorHAnsi"/>
                <w:sz w:val="12"/>
                <w:szCs w:val="12"/>
              </w:rPr>
            </w:pPr>
            <w:r w:rsidRPr="004531BB">
              <w:rPr>
                <w:rFonts w:asciiTheme="minorHAnsi" w:hAnsiTheme="minorHAnsi"/>
                <w:sz w:val="12"/>
                <w:szCs w:val="12"/>
              </w:rPr>
              <w:t>&lt;&lt;</w:t>
            </w:r>
            <w:r w:rsidRPr="004531BB">
              <w:rPr>
                <w:sz w:val="12"/>
                <w:szCs w:val="12"/>
              </w:rPr>
              <w:t xml:space="preserve"> </w:t>
            </w:r>
            <w:r w:rsidRPr="004531BB">
              <w:rPr>
                <w:rFonts w:asciiTheme="minorHAnsi" w:hAnsiTheme="minorHAnsi"/>
                <w:sz w:val="12"/>
                <w:szCs w:val="12"/>
              </w:rPr>
              <w:t xml:space="preserve">calculted field: </w:t>
            </w:r>
          </w:p>
          <w:p w14:paraId="1F9B999B" w14:textId="77777777" w:rsidR="007B1087" w:rsidRPr="004531BB" w:rsidRDefault="007B1087" w:rsidP="00DD000F">
            <w:pPr>
              <w:rPr>
                <w:rFonts w:asciiTheme="minorHAnsi" w:hAnsiTheme="minorHAnsi"/>
                <w:sz w:val="12"/>
                <w:szCs w:val="12"/>
              </w:rPr>
            </w:pPr>
            <w:r w:rsidRPr="004531BB">
              <w:rPr>
                <w:rFonts w:asciiTheme="minorHAnsi" w:hAnsiTheme="minorHAnsi"/>
                <w:sz w:val="12"/>
                <w:szCs w:val="12"/>
              </w:rPr>
              <w:t xml:space="preserve">if C10 =Verified Duct System Design, </w:t>
            </w:r>
          </w:p>
          <w:p w14:paraId="1F9B999C" w14:textId="77777777" w:rsidR="007B1087" w:rsidRPr="004531BB" w:rsidRDefault="007B1087" w:rsidP="00DD000F">
            <w:pPr>
              <w:rPr>
                <w:rFonts w:asciiTheme="minorHAnsi" w:hAnsiTheme="minorHAnsi"/>
                <w:sz w:val="12"/>
                <w:szCs w:val="12"/>
              </w:rPr>
            </w:pPr>
            <w:r w:rsidRPr="004531BB">
              <w:rPr>
                <w:rFonts w:asciiTheme="minorHAnsi" w:hAnsiTheme="minorHAnsi"/>
                <w:sz w:val="12"/>
                <w:szCs w:val="12"/>
              </w:rPr>
              <w:t xml:space="preserve">then display text: </w:t>
            </w:r>
          </w:p>
          <w:p w14:paraId="1F9B999D" w14:textId="77777777" w:rsidR="007B1087" w:rsidRPr="004531BB" w:rsidRDefault="007B1087" w:rsidP="00DD000F">
            <w:pPr>
              <w:rPr>
                <w:rFonts w:asciiTheme="minorHAnsi" w:hAnsiTheme="minorHAnsi"/>
                <w:sz w:val="12"/>
                <w:szCs w:val="12"/>
              </w:rPr>
            </w:pPr>
            <w:r w:rsidRPr="004531BB">
              <w:rPr>
                <w:rFonts w:asciiTheme="minorHAnsi" w:hAnsiTheme="minorHAnsi"/>
                <w:sz w:val="12"/>
                <w:szCs w:val="12"/>
              </w:rPr>
              <w:t xml:space="preserve">    Verified </w:t>
            </w:r>
          </w:p>
          <w:p w14:paraId="1F9B999E" w14:textId="77777777" w:rsidR="007B1087" w:rsidRPr="004531BB" w:rsidRDefault="007B1087" w:rsidP="00DD000F">
            <w:pPr>
              <w:rPr>
                <w:rFonts w:asciiTheme="minorHAnsi" w:hAnsiTheme="minorHAnsi"/>
                <w:sz w:val="12"/>
                <w:szCs w:val="12"/>
              </w:rPr>
            </w:pPr>
            <w:r w:rsidRPr="004531BB">
              <w:rPr>
                <w:rFonts w:asciiTheme="minorHAnsi" w:hAnsiTheme="minorHAnsi"/>
                <w:sz w:val="12"/>
                <w:szCs w:val="12"/>
              </w:rPr>
              <w:t xml:space="preserve">    Duct </w:t>
            </w:r>
          </w:p>
          <w:p w14:paraId="1F9B999F" w14:textId="77777777" w:rsidR="007B1087" w:rsidRPr="004531BB" w:rsidRDefault="007B1087" w:rsidP="00DD000F">
            <w:pPr>
              <w:rPr>
                <w:rFonts w:asciiTheme="minorHAnsi" w:hAnsiTheme="minorHAnsi"/>
                <w:sz w:val="12"/>
                <w:szCs w:val="12"/>
              </w:rPr>
            </w:pPr>
            <w:r w:rsidRPr="004531BB">
              <w:rPr>
                <w:rFonts w:asciiTheme="minorHAnsi" w:hAnsiTheme="minorHAnsi"/>
                <w:sz w:val="12"/>
                <w:szCs w:val="12"/>
              </w:rPr>
              <w:t xml:space="preserve">    System</w:t>
            </w:r>
          </w:p>
          <w:p w14:paraId="1F9B99A0" w14:textId="77777777" w:rsidR="007B1087" w:rsidRPr="004531BB" w:rsidRDefault="007B1087" w:rsidP="00DD000F">
            <w:pPr>
              <w:rPr>
                <w:rFonts w:asciiTheme="minorHAnsi" w:hAnsiTheme="minorHAnsi"/>
                <w:sz w:val="12"/>
                <w:szCs w:val="12"/>
              </w:rPr>
            </w:pPr>
            <w:r w:rsidRPr="004531BB">
              <w:rPr>
                <w:rFonts w:asciiTheme="minorHAnsi" w:hAnsiTheme="minorHAnsi"/>
                <w:sz w:val="12"/>
                <w:szCs w:val="12"/>
              </w:rPr>
              <w:t xml:space="preserve">    Design;</w:t>
            </w:r>
          </w:p>
          <w:p w14:paraId="1F9B99A1" w14:textId="77777777" w:rsidR="007B1087" w:rsidRPr="004531BB" w:rsidRDefault="007B1087" w:rsidP="00DD000F">
            <w:pPr>
              <w:rPr>
                <w:rFonts w:asciiTheme="minorHAnsi" w:hAnsiTheme="minorHAnsi"/>
                <w:sz w:val="12"/>
                <w:szCs w:val="12"/>
              </w:rPr>
            </w:pPr>
          </w:p>
          <w:p w14:paraId="1F9B99A2" w14:textId="77777777" w:rsidR="007B1087" w:rsidRPr="004531BB" w:rsidRDefault="007B1087" w:rsidP="00DD000F">
            <w:pPr>
              <w:rPr>
                <w:rFonts w:asciiTheme="minorHAnsi" w:hAnsiTheme="minorHAnsi"/>
                <w:sz w:val="12"/>
                <w:szCs w:val="12"/>
              </w:rPr>
            </w:pPr>
            <w:r w:rsidRPr="004531BB">
              <w:rPr>
                <w:rFonts w:asciiTheme="minorHAnsi" w:hAnsiTheme="minorHAnsi"/>
                <w:sz w:val="12"/>
                <w:szCs w:val="12"/>
              </w:rPr>
              <w:t>else user pick from list:</w:t>
            </w:r>
          </w:p>
          <w:p w14:paraId="1F9B99A5" w14:textId="77777777" w:rsidR="007B1087" w:rsidRPr="004531BB" w:rsidRDefault="007B1087" w:rsidP="004914FE">
            <w:pPr>
              <w:rPr>
                <w:rFonts w:asciiTheme="minorHAnsi" w:hAnsiTheme="minorHAnsi"/>
                <w:sz w:val="12"/>
                <w:szCs w:val="12"/>
              </w:rPr>
            </w:pPr>
            <w:r w:rsidRPr="004531BB">
              <w:rPr>
                <w:rFonts w:asciiTheme="minorHAnsi" w:hAnsiTheme="minorHAnsi"/>
                <w:sz w:val="12"/>
                <w:szCs w:val="12"/>
              </w:rPr>
              <w:t xml:space="preserve">R-4.2, </w:t>
            </w:r>
          </w:p>
          <w:p w14:paraId="1F9B99A6" w14:textId="77777777" w:rsidR="007B1087" w:rsidRPr="004531BB" w:rsidRDefault="007B1087" w:rsidP="004914FE">
            <w:pPr>
              <w:rPr>
                <w:rFonts w:asciiTheme="minorHAnsi" w:hAnsiTheme="minorHAnsi"/>
                <w:sz w:val="12"/>
                <w:szCs w:val="12"/>
              </w:rPr>
            </w:pPr>
            <w:r w:rsidRPr="004531BB">
              <w:rPr>
                <w:rFonts w:asciiTheme="minorHAnsi" w:hAnsiTheme="minorHAnsi"/>
                <w:sz w:val="12"/>
                <w:szCs w:val="12"/>
              </w:rPr>
              <w:t xml:space="preserve">R-6, </w:t>
            </w:r>
          </w:p>
          <w:p w14:paraId="1F9B99A7" w14:textId="77777777" w:rsidR="007B1087" w:rsidRPr="004531BB" w:rsidRDefault="007B1087" w:rsidP="004914FE">
            <w:pPr>
              <w:rPr>
                <w:rFonts w:asciiTheme="minorHAnsi" w:hAnsiTheme="minorHAnsi"/>
                <w:sz w:val="12"/>
                <w:szCs w:val="12"/>
              </w:rPr>
            </w:pPr>
            <w:r w:rsidRPr="004531BB">
              <w:rPr>
                <w:rFonts w:asciiTheme="minorHAnsi" w:hAnsiTheme="minorHAnsi"/>
                <w:sz w:val="12"/>
                <w:szCs w:val="12"/>
              </w:rPr>
              <w:t xml:space="preserve">R-8, </w:t>
            </w:r>
          </w:p>
          <w:p w14:paraId="1F9B99A8" w14:textId="77777777" w:rsidR="007B1087" w:rsidRPr="004531BB" w:rsidRDefault="007B1087" w:rsidP="004914FE">
            <w:pPr>
              <w:rPr>
                <w:rFonts w:asciiTheme="minorHAnsi" w:hAnsiTheme="minorHAnsi"/>
                <w:sz w:val="12"/>
                <w:szCs w:val="12"/>
              </w:rPr>
            </w:pPr>
            <w:r w:rsidRPr="004531BB">
              <w:rPr>
                <w:rFonts w:asciiTheme="minorHAnsi" w:hAnsiTheme="minorHAnsi"/>
                <w:sz w:val="12"/>
                <w:szCs w:val="12"/>
              </w:rPr>
              <w:t xml:space="preserve">R-10, </w:t>
            </w:r>
          </w:p>
          <w:p w14:paraId="1F9B99A9" w14:textId="77777777" w:rsidR="007B1087" w:rsidRPr="004531BB" w:rsidRDefault="007B1087" w:rsidP="004914FE">
            <w:pPr>
              <w:rPr>
                <w:rFonts w:asciiTheme="minorHAnsi" w:hAnsiTheme="minorHAnsi"/>
                <w:sz w:val="12"/>
                <w:szCs w:val="12"/>
              </w:rPr>
            </w:pPr>
            <w:r w:rsidRPr="004531BB">
              <w:rPr>
                <w:rFonts w:asciiTheme="minorHAnsi" w:hAnsiTheme="minorHAnsi"/>
                <w:sz w:val="12"/>
                <w:szCs w:val="12"/>
              </w:rPr>
              <w:t xml:space="preserve">R-12;  </w:t>
            </w:r>
          </w:p>
          <w:p w14:paraId="1F9B99AA" w14:textId="77777777" w:rsidR="007B1087" w:rsidRDefault="007B1087" w:rsidP="00DD404F">
            <w:pPr>
              <w:keepNext/>
              <w:rPr>
                <w:rFonts w:asciiTheme="minorHAnsi" w:hAnsiTheme="minorHAnsi"/>
                <w:sz w:val="12"/>
                <w:szCs w:val="12"/>
              </w:rPr>
            </w:pPr>
            <w:r w:rsidRPr="004531BB">
              <w:rPr>
                <w:rFonts w:asciiTheme="minorHAnsi" w:hAnsiTheme="minorHAnsi"/>
                <w:sz w:val="12"/>
                <w:szCs w:val="12"/>
              </w:rPr>
              <w:t xml:space="preserve">and check value: must be ≥ value in C10, </w:t>
            </w:r>
          </w:p>
          <w:p w14:paraId="1F9B99AB" w14:textId="77777777" w:rsidR="007B1087" w:rsidRDefault="007B1087" w:rsidP="00DD404F">
            <w:pPr>
              <w:keepNext/>
              <w:rPr>
                <w:rFonts w:asciiTheme="minorHAnsi" w:hAnsiTheme="minorHAnsi"/>
                <w:sz w:val="12"/>
                <w:szCs w:val="12"/>
              </w:rPr>
            </w:pPr>
            <w:r w:rsidRPr="004531BB">
              <w:rPr>
                <w:rFonts w:asciiTheme="minorHAnsi" w:hAnsiTheme="minorHAnsi"/>
                <w:sz w:val="12"/>
                <w:szCs w:val="12"/>
              </w:rPr>
              <w:t xml:space="preserve">or  J07 must= yes  to comply; </w:t>
            </w:r>
          </w:p>
          <w:p w14:paraId="1F9B99AC" w14:textId="77777777" w:rsidR="007B1087" w:rsidRDefault="007B1087" w:rsidP="00DD404F">
            <w:pPr>
              <w:keepNext/>
              <w:rPr>
                <w:rFonts w:asciiTheme="minorHAnsi" w:hAnsiTheme="minorHAnsi"/>
                <w:sz w:val="12"/>
                <w:szCs w:val="12"/>
              </w:rPr>
            </w:pPr>
          </w:p>
          <w:p w14:paraId="1F9B99AD" w14:textId="77777777" w:rsidR="007B1087" w:rsidRPr="0065068B" w:rsidRDefault="007B1087" w:rsidP="00DD404F">
            <w:pPr>
              <w:keepNext/>
              <w:rPr>
                <w:rFonts w:ascii="Calibri" w:hAnsi="Calibri"/>
                <w:sz w:val="14"/>
                <w:szCs w:val="14"/>
              </w:rPr>
            </w:pPr>
            <w:r w:rsidRPr="004531BB">
              <w:rPr>
                <w:rFonts w:asciiTheme="minorHAnsi" w:hAnsiTheme="minorHAnsi"/>
                <w:sz w:val="12"/>
                <w:szCs w:val="12"/>
              </w:rPr>
              <w:t>else flag non-compliant value and do not allow registration to proceed &gt;&gt;</w:t>
            </w:r>
          </w:p>
        </w:tc>
        <w:tc>
          <w:tcPr>
            <w:tcW w:w="1179" w:type="dxa"/>
          </w:tcPr>
          <w:p w14:paraId="1F9B99AE" w14:textId="77777777" w:rsidR="007B1087" w:rsidRPr="00CA2968" w:rsidRDefault="007B1087" w:rsidP="007F61F6">
            <w:pPr>
              <w:pStyle w:val="PlainText"/>
              <w:rPr>
                <w:rFonts w:asciiTheme="minorHAnsi" w:hAnsiTheme="minorHAnsi" w:cs="Courier New"/>
                <w:sz w:val="12"/>
                <w:szCs w:val="12"/>
              </w:rPr>
            </w:pPr>
            <w:r w:rsidRPr="00CA2968">
              <w:rPr>
                <w:rFonts w:asciiTheme="minorHAnsi" w:hAnsiTheme="minorHAnsi" w:cs="Courier New"/>
                <w:sz w:val="12"/>
                <w:szCs w:val="12"/>
              </w:rPr>
              <w:t xml:space="preserve">&lt;&lt;reference value from </w:t>
            </w:r>
            <w:r>
              <w:rPr>
                <w:rFonts w:asciiTheme="minorHAnsi" w:hAnsiTheme="minorHAnsi" w:cs="Courier New"/>
                <w:sz w:val="12"/>
                <w:szCs w:val="12"/>
              </w:rPr>
              <w:t>D</w:t>
            </w:r>
            <w:r w:rsidRPr="00CA2968">
              <w:rPr>
                <w:rFonts w:asciiTheme="minorHAnsi" w:hAnsiTheme="minorHAnsi" w:cs="Courier New"/>
                <w:sz w:val="12"/>
                <w:szCs w:val="12"/>
              </w:rPr>
              <w:t xml:space="preserve">07 as default.  Allow user to overwrite only the following default </w:t>
            </w:r>
            <w:r>
              <w:rPr>
                <w:rFonts w:asciiTheme="minorHAnsi" w:hAnsiTheme="minorHAnsi" w:cs="Courier New"/>
                <w:sz w:val="12"/>
                <w:szCs w:val="12"/>
              </w:rPr>
              <w:t>values from D</w:t>
            </w:r>
            <w:r w:rsidRPr="00CA2968">
              <w:rPr>
                <w:rFonts w:asciiTheme="minorHAnsi" w:hAnsiTheme="minorHAnsi" w:cs="Courier New"/>
                <w:sz w:val="12"/>
                <w:szCs w:val="12"/>
              </w:rPr>
              <w:t>07:</w:t>
            </w:r>
          </w:p>
          <w:p w14:paraId="1F9B99AF" w14:textId="77777777" w:rsidR="007B1087" w:rsidRPr="00CA2968" w:rsidRDefault="007B1087" w:rsidP="007F61F6">
            <w:pPr>
              <w:pStyle w:val="PlainText"/>
              <w:rPr>
                <w:rFonts w:asciiTheme="minorHAnsi" w:hAnsiTheme="minorHAnsi" w:cs="Courier New"/>
                <w:sz w:val="12"/>
                <w:szCs w:val="12"/>
              </w:rPr>
            </w:pPr>
            <w:r w:rsidRPr="00CA2968">
              <w:rPr>
                <w:rFonts w:asciiTheme="minorHAnsi" w:hAnsiTheme="minorHAnsi" w:cs="Courier New"/>
                <w:b/>
                <w:sz w:val="12"/>
                <w:szCs w:val="12"/>
              </w:rPr>
              <w:t>*DuctsAttic</w:t>
            </w:r>
          </w:p>
          <w:p w14:paraId="1F9B99B0" w14:textId="77777777" w:rsidR="007B1087" w:rsidRPr="00CA2968" w:rsidRDefault="007B1087" w:rsidP="007F61F6">
            <w:pPr>
              <w:pStyle w:val="PlainText"/>
              <w:rPr>
                <w:rFonts w:asciiTheme="minorHAnsi" w:hAnsiTheme="minorHAnsi" w:cs="Courier New"/>
                <w:sz w:val="12"/>
                <w:szCs w:val="12"/>
              </w:rPr>
            </w:pPr>
            <w:r w:rsidRPr="00CA2968">
              <w:rPr>
                <w:rFonts w:asciiTheme="minorHAnsi" w:hAnsiTheme="minorHAnsi" w:cs="Courier New"/>
                <w:b/>
                <w:sz w:val="12"/>
                <w:szCs w:val="12"/>
              </w:rPr>
              <w:t>*DuctsGarage</w:t>
            </w:r>
          </w:p>
          <w:p w14:paraId="1F9B99B1" w14:textId="77777777" w:rsidR="007B1087" w:rsidRPr="00CA2968" w:rsidRDefault="007B1087" w:rsidP="007F61F6">
            <w:pPr>
              <w:pStyle w:val="PlainText"/>
              <w:rPr>
                <w:rFonts w:asciiTheme="minorHAnsi" w:hAnsiTheme="minorHAnsi" w:cs="Courier New"/>
                <w:sz w:val="12"/>
                <w:szCs w:val="12"/>
              </w:rPr>
            </w:pPr>
            <w:r w:rsidRPr="00CA2968">
              <w:rPr>
                <w:rFonts w:asciiTheme="minorHAnsi" w:hAnsiTheme="minorHAnsi" w:cs="Courier New"/>
                <w:b/>
                <w:sz w:val="12"/>
                <w:szCs w:val="12"/>
              </w:rPr>
              <w:t>*DuctsOutdoor;</w:t>
            </w:r>
          </w:p>
          <w:p w14:paraId="1F9B99B2" w14:textId="77777777" w:rsidR="007B1087" w:rsidRPr="00CA2968" w:rsidRDefault="007B1087" w:rsidP="007F61F6">
            <w:pPr>
              <w:pStyle w:val="PlainText"/>
              <w:rPr>
                <w:rFonts w:asciiTheme="minorHAnsi" w:hAnsiTheme="minorHAnsi" w:cs="Courier New"/>
                <w:sz w:val="12"/>
                <w:szCs w:val="12"/>
              </w:rPr>
            </w:pPr>
            <w:r w:rsidRPr="00CA2968">
              <w:rPr>
                <w:rFonts w:asciiTheme="minorHAnsi" w:hAnsiTheme="minorHAnsi" w:cs="Courier New"/>
                <w:sz w:val="12"/>
                <w:szCs w:val="12"/>
              </w:rPr>
              <w:t xml:space="preserve">If </w:t>
            </w:r>
            <w:r w:rsidRPr="00CA2968">
              <w:rPr>
                <w:rFonts w:asciiTheme="minorHAnsi" w:hAnsiTheme="minorHAnsi"/>
                <w:sz w:val="12"/>
                <w:szCs w:val="12"/>
              </w:rPr>
              <w:t xml:space="preserve">overriding </w:t>
            </w:r>
            <w:r w:rsidRPr="00CA2968">
              <w:rPr>
                <w:rFonts w:asciiTheme="minorHAnsi" w:hAnsiTheme="minorHAnsi" w:cs="Courier New"/>
                <w:sz w:val="12"/>
                <w:szCs w:val="12"/>
              </w:rPr>
              <w:t xml:space="preserve">pick one from list: </w:t>
            </w:r>
          </w:p>
          <w:p w14:paraId="1F9B99B3" w14:textId="77777777" w:rsidR="007B1087" w:rsidRPr="007F61F6" w:rsidRDefault="007B1087" w:rsidP="0065068B">
            <w:pPr>
              <w:keepNext/>
              <w:rPr>
                <w:rFonts w:asciiTheme="minorHAnsi" w:hAnsiTheme="minorHAnsi"/>
                <w:sz w:val="12"/>
                <w:szCs w:val="12"/>
              </w:rPr>
            </w:pPr>
            <w:r w:rsidRPr="007F61F6">
              <w:rPr>
                <w:rFonts w:asciiTheme="minorHAnsi" w:hAnsiTheme="minorHAnsi"/>
                <w:sz w:val="12"/>
                <w:szCs w:val="12"/>
              </w:rPr>
              <w:t>*conditioned space-entirely,</w:t>
            </w:r>
          </w:p>
          <w:p w14:paraId="1F9B99B4" w14:textId="77777777" w:rsidR="007B1087" w:rsidRPr="007F61F6" w:rsidRDefault="007B1087" w:rsidP="0065068B">
            <w:pPr>
              <w:keepNext/>
              <w:rPr>
                <w:rFonts w:asciiTheme="minorHAnsi" w:hAnsiTheme="minorHAnsi"/>
                <w:sz w:val="12"/>
                <w:szCs w:val="12"/>
              </w:rPr>
            </w:pPr>
            <w:r w:rsidRPr="007F61F6">
              <w:rPr>
                <w:rFonts w:asciiTheme="minorHAnsi" w:hAnsiTheme="minorHAnsi"/>
                <w:sz w:val="12"/>
                <w:szCs w:val="12"/>
              </w:rPr>
              <w:t>*conditioned space -except 12ft,</w:t>
            </w:r>
          </w:p>
          <w:p w14:paraId="1F9B99B5" w14:textId="77777777" w:rsidR="007B1087" w:rsidRPr="007F61F6" w:rsidRDefault="007B1087" w:rsidP="0065068B">
            <w:pPr>
              <w:keepNext/>
              <w:rPr>
                <w:rFonts w:asciiTheme="minorHAnsi" w:hAnsiTheme="minorHAnsi"/>
                <w:sz w:val="12"/>
                <w:szCs w:val="12"/>
              </w:rPr>
            </w:pPr>
            <w:r w:rsidRPr="007F61F6">
              <w:rPr>
                <w:rFonts w:asciiTheme="minorHAnsi" w:hAnsiTheme="minorHAnsi"/>
                <w:sz w:val="12"/>
                <w:szCs w:val="12"/>
              </w:rPr>
              <w:t>*unconditioned attic,</w:t>
            </w:r>
          </w:p>
          <w:p w14:paraId="1F9B99B6" w14:textId="77777777" w:rsidR="007B1087" w:rsidRPr="007F61F6" w:rsidRDefault="007B1087" w:rsidP="0065068B">
            <w:pPr>
              <w:keepNext/>
              <w:rPr>
                <w:rFonts w:asciiTheme="minorHAnsi" w:hAnsiTheme="minorHAnsi"/>
                <w:sz w:val="12"/>
                <w:szCs w:val="12"/>
              </w:rPr>
            </w:pPr>
            <w:r w:rsidRPr="007F61F6">
              <w:rPr>
                <w:rFonts w:asciiTheme="minorHAnsi" w:hAnsiTheme="minorHAnsi"/>
                <w:sz w:val="12"/>
                <w:szCs w:val="12"/>
              </w:rPr>
              <w:t>*unconditioned crawl space,</w:t>
            </w:r>
          </w:p>
          <w:p w14:paraId="1F9B99B7" w14:textId="77777777" w:rsidR="007B1087" w:rsidRPr="007F61F6" w:rsidRDefault="007B1087" w:rsidP="0065068B">
            <w:pPr>
              <w:keepNext/>
              <w:rPr>
                <w:rFonts w:ascii="Calibri" w:hAnsi="Calibri" w:cs="Calibri"/>
                <w:sz w:val="12"/>
                <w:szCs w:val="12"/>
              </w:rPr>
            </w:pPr>
            <w:r w:rsidRPr="007F61F6">
              <w:rPr>
                <w:rFonts w:ascii="Calibri" w:hAnsi="Calibri" w:cs="Calibri"/>
                <w:sz w:val="12"/>
                <w:szCs w:val="12"/>
              </w:rPr>
              <w:t>*controlled ventilation crawl space</w:t>
            </w:r>
          </w:p>
          <w:p w14:paraId="1F9B99B8" w14:textId="77777777" w:rsidR="007B1087" w:rsidRPr="007F61F6" w:rsidRDefault="007B1087" w:rsidP="0065068B">
            <w:pPr>
              <w:keepNext/>
              <w:rPr>
                <w:rFonts w:ascii="Calibri" w:hAnsi="Calibri" w:cs="Calibri"/>
                <w:sz w:val="12"/>
                <w:szCs w:val="12"/>
              </w:rPr>
            </w:pPr>
            <w:r w:rsidRPr="007F61F6">
              <w:rPr>
                <w:rFonts w:ascii="Calibri" w:hAnsi="Calibri" w:cs="Calibri"/>
                <w:sz w:val="12"/>
                <w:szCs w:val="12"/>
              </w:rPr>
              <w:t>*unconditioned garage,</w:t>
            </w:r>
          </w:p>
          <w:p w14:paraId="1F9B99B9" w14:textId="77777777" w:rsidR="007B1087" w:rsidRPr="007F61F6" w:rsidRDefault="007B1087" w:rsidP="0065068B">
            <w:pPr>
              <w:keepNext/>
              <w:rPr>
                <w:rFonts w:asciiTheme="minorHAnsi" w:hAnsiTheme="minorHAnsi"/>
                <w:sz w:val="12"/>
                <w:szCs w:val="12"/>
              </w:rPr>
            </w:pPr>
            <w:r w:rsidRPr="007F61F6">
              <w:rPr>
                <w:rFonts w:asciiTheme="minorHAnsi" w:hAnsiTheme="minorHAnsi"/>
                <w:sz w:val="12"/>
                <w:szCs w:val="12"/>
              </w:rPr>
              <w:t>*unconditioned basement,</w:t>
            </w:r>
          </w:p>
          <w:p w14:paraId="1F9B99BA" w14:textId="77777777" w:rsidR="007B1087" w:rsidRPr="007F61F6" w:rsidRDefault="007B1087" w:rsidP="0065068B">
            <w:pPr>
              <w:rPr>
                <w:rFonts w:asciiTheme="minorHAnsi" w:hAnsiTheme="minorHAnsi"/>
                <w:sz w:val="12"/>
                <w:szCs w:val="12"/>
              </w:rPr>
            </w:pPr>
            <w:r w:rsidRPr="007F61F6">
              <w:rPr>
                <w:rFonts w:asciiTheme="minorHAnsi" w:hAnsiTheme="minorHAnsi"/>
                <w:sz w:val="12"/>
                <w:szCs w:val="12"/>
              </w:rPr>
              <w:t>*outdoors</w:t>
            </w:r>
          </w:p>
          <w:p w14:paraId="1F9B99BB" w14:textId="77777777" w:rsidR="007B1087" w:rsidRDefault="007B1087" w:rsidP="004914FE">
            <w:pPr>
              <w:rPr>
                <w:rFonts w:asciiTheme="minorHAnsi" w:hAnsiTheme="minorHAnsi"/>
                <w:sz w:val="12"/>
                <w:szCs w:val="12"/>
              </w:rPr>
            </w:pPr>
            <w:r w:rsidRPr="007F61F6">
              <w:rPr>
                <w:rFonts w:asciiTheme="minorHAnsi" w:hAnsiTheme="minorHAnsi"/>
                <w:sz w:val="12"/>
                <w:szCs w:val="12"/>
              </w:rPr>
              <w:t>*Ducts located in multiple places</w:t>
            </w:r>
          </w:p>
          <w:p w14:paraId="76BB8D8B" w14:textId="2A54CA71" w:rsidR="007B1087" w:rsidRPr="007F61F6" w:rsidRDefault="007B1087" w:rsidP="004914FE">
            <w:pPr>
              <w:rPr>
                <w:rFonts w:asciiTheme="minorHAnsi" w:hAnsiTheme="minorHAnsi"/>
                <w:sz w:val="12"/>
                <w:szCs w:val="12"/>
              </w:rPr>
            </w:pPr>
            <w:r>
              <w:rPr>
                <w:rFonts w:asciiTheme="minorHAnsi" w:hAnsiTheme="minorHAnsi"/>
                <w:sz w:val="12"/>
                <w:szCs w:val="12"/>
              </w:rPr>
              <w:t>Verified low-leakage ducts entirely in conditioned space</w:t>
            </w:r>
          </w:p>
          <w:p w14:paraId="1F9B99BC" w14:textId="77777777" w:rsidR="007B1087" w:rsidRPr="007F61F6" w:rsidRDefault="007B1087" w:rsidP="004914FE">
            <w:pPr>
              <w:rPr>
                <w:rFonts w:asciiTheme="minorHAnsi" w:hAnsiTheme="minorHAnsi"/>
                <w:sz w:val="12"/>
                <w:szCs w:val="12"/>
              </w:rPr>
            </w:pPr>
          </w:p>
          <w:p w14:paraId="1F9B99BD" w14:textId="77777777" w:rsidR="007B1087" w:rsidRPr="0065068B" w:rsidRDefault="007B1087" w:rsidP="004914FE">
            <w:pPr>
              <w:keepNext/>
              <w:rPr>
                <w:rFonts w:ascii="Calibri" w:hAnsi="Calibri"/>
                <w:sz w:val="14"/>
                <w:szCs w:val="14"/>
              </w:rPr>
            </w:pPr>
            <w:r w:rsidRPr="007F61F6">
              <w:rPr>
                <w:rFonts w:asciiTheme="minorHAnsi" w:hAnsiTheme="minorHAnsi"/>
                <w:sz w:val="12"/>
                <w:szCs w:val="12"/>
              </w:rPr>
              <w:t xml:space="preserve">flag non-default values and report in project status notes field; a revised CF1R may be required </w:t>
            </w:r>
            <w:r w:rsidRPr="007F61F6">
              <w:rPr>
                <w:rFonts w:ascii="Calibri" w:hAnsi="Calibri"/>
                <w:sz w:val="12"/>
                <w:szCs w:val="12"/>
              </w:rPr>
              <w:t>&gt;&gt;</w:t>
            </w:r>
          </w:p>
        </w:tc>
        <w:tc>
          <w:tcPr>
            <w:tcW w:w="926" w:type="dxa"/>
          </w:tcPr>
          <w:p w14:paraId="1F9B99BE" w14:textId="77777777" w:rsidR="007B1087" w:rsidRPr="004531BB" w:rsidRDefault="007B1087" w:rsidP="004531BB">
            <w:pPr>
              <w:rPr>
                <w:rFonts w:asciiTheme="minorHAnsi" w:hAnsiTheme="minorHAnsi"/>
                <w:sz w:val="12"/>
                <w:szCs w:val="12"/>
              </w:rPr>
            </w:pPr>
            <w:r w:rsidRPr="004531BB">
              <w:rPr>
                <w:rFonts w:asciiTheme="minorHAnsi" w:hAnsiTheme="minorHAnsi"/>
                <w:sz w:val="12"/>
                <w:szCs w:val="12"/>
              </w:rPr>
              <w:t>&lt;&lt;</w:t>
            </w:r>
            <w:r w:rsidRPr="004531BB">
              <w:rPr>
                <w:sz w:val="12"/>
                <w:szCs w:val="12"/>
              </w:rPr>
              <w:t xml:space="preserve"> </w:t>
            </w:r>
            <w:r w:rsidRPr="004531BB">
              <w:rPr>
                <w:rFonts w:asciiTheme="minorHAnsi" w:hAnsiTheme="minorHAnsi"/>
                <w:sz w:val="12"/>
                <w:szCs w:val="12"/>
              </w:rPr>
              <w:t xml:space="preserve">calculted field: </w:t>
            </w:r>
          </w:p>
          <w:p w14:paraId="1F9B99BF" w14:textId="77777777" w:rsidR="007B1087" w:rsidRPr="004531BB" w:rsidRDefault="007B1087" w:rsidP="004531BB">
            <w:pPr>
              <w:rPr>
                <w:rFonts w:asciiTheme="minorHAnsi" w:hAnsiTheme="minorHAnsi"/>
                <w:sz w:val="12"/>
                <w:szCs w:val="12"/>
              </w:rPr>
            </w:pPr>
            <w:r w:rsidRPr="004531BB">
              <w:rPr>
                <w:rFonts w:asciiTheme="minorHAnsi" w:hAnsiTheme="minorHAnsi"/>
                <w:sz w:val="12"/>
                <w:szCs w:val="12"/>
              </w:rPr>
              <w:t xml:space="preserve">if C10 =Verified Duct System Design, </w:t>
            </w:r>
          </w:p>
          <w:p w14:paraId="1F9B99C0" w14:textId="77777777" w:rsidR="007B1087" w:rsidRPr="004531BB" w:rsidRDefault="007B1087" w:rsidP="004531BB">
            <w:pPr>
              <w:rPr>
                <w:rFonts w:asciiTheme="minorHAnsi" w:hAnsiTheme="minorHAnsi"/>
                <w:sz w:val="12"/>
                <w:szCs w:val="12"/>
              </w:rPr>
            </w:pPr>
            <w:r w:rsidRPr="004531BB">
              <w:rPr>
                <w:rFonts w:asciiTheme="minorHAnsi" w:hAnsiTheme="minorHAnsi"/>
                <w:sz w:val="12"/>
                <w:szCs w:val="12"/>
              </w:rPr>
              <w:t xml:space="preserve">then display text: </w:t>
            </w:r>
          </w:p>
          <w:p w14:paraId="1F9B99C1" w14:textId="77777777" w:rsidR="007B1087" w:rsidRPr="004531BB" w:rsidRDefault="007B1087" w:rsidP="004531BB">
            <w:pPr>
              <w:rPr>
                <w:rFonts w:asciiTheme="minorHAnsi" w:hAnsiTheme="minorHAnsi"/>
                <w:sz w:val="12"/>
                <w:szCs w:val="12"/>
              </w:rPr>
            </w:pPr>
            <w:r w:rsidRPr="004531BB">
              <w:rPr>
                <w:rFonts w:asciiTheme="minorHAnsi" w:hAnsiTheme="minorHAnsi"/>
                <w:sz w:val="12"/>
                <w:szCs w:val="12"/>
              </w:rPr>
              <w:t xml:space="preserve">    Verified </w:t>
            </w:r>
          </w:p>
          <w:p w14:paraId="1F9B99C2" w14:textId="77777777" w:rsidR="007B1087" w:rsidRPr="004531BB" w:rsidRDefault="007B1087" w:rsidP="004531BB">
            <w:pPr>
              <w:rPr>
                <w:rFonts w:asciiTheme="minorHAnsi" w:hAnsiTheme="minorHAnsi"/>
                <w:sz w:val="12"/>
                <w:szCs w:val="12"/>
              </w:rPr>
            </w:pPr>
            <w:r w:rsidRPr="004531BB">
              <w:rPr>
                <w:rFonts w:asciiTheme="minorHAnsi" w:hAnsiTheme="minorHAnsi"/>
                <w:sz w:val="12"/>
                <w:szCs w:val="12"/>
              </w:rPr>
              <w:t xml:space="preserve">    Duct </w:t>
            </w:r>
          </w:p>
          <w:p w14:paraId="1F9B99C3" w14:textId="77777777" w:rsidR="007B1087" w:rsidRPr="004531BB" w:rsidRDefault="007B1087" w:rsidP="004531BB">
            <w:pPr>
              <w:rPr>
                <w:rFonts w:asciiTheme="minorHAnsi" w:hAnsiTheme="minorHAnsi"/>
                <w:sz w:val="12"/>
                <w:szCs w:val="12"/>
              </w:rPr>
            </w:pPr>
            <w:r w:rsidRPr="004531BB">
              <w:rPr>
                <w:rFonts w:asciiTheme="minorHAnsi" w:hAnsiTheme="minorHAnsi"/>
                <w:sz w:val="12"/>
                <w:szCs w:val="12"/>
              </w:rPr>
              <w:t xml:space="preserve">    System</w:t>
            </w:r>
          </w:p>
          <w:p w14:paraId="1F9B99C4" w14:textId="77777777" w:rsidR="007B1087" w:rsidRPr="004531BB" w:rsidRDefault="007B1087" w:rsidP="004531BB">
            <w:pPr>
              <w:rPr>
                <w:rFonts w:asciiTheme="minorHAnsi" w:hAnsiTheme="minorHAnsi"/>
                <w:sz w:val="12"/>
                <w:szCs w:val="12"/>
              </w:rPr>
            </w:pPr>
            <w:r w:rsidRPr="004531BB">
              <w:rPr>
                <w:rFonts w:asciiTheme="minorHAnsi" w:hAnsiTheme="minorHAnsi"/>
                <w:sz w:val="12"/>
                <w:szCs w:val="12"/>
              </w:rPr>
              <w:t xml:space="preserve">    Design;</w:t>
            </w:r>
          </w:p>
          <w:p w14:paraId="1F9B99C5" w14:textId="77777777" w:rsidR="007B1087" w:rsidRPr="004531BB" w:rsidRDefault="007B1087" w:rsidP="004531BB">
            <w:pPr>
              <w:rPr>
                <w:rFonts w:asciiTheme="minorHAnsi" w:hAnsiTheme="minorHAnsi"/>
                <w:sz w:val="12"/>
                <w:szCs w:val="12"/>
              </w:rPr>
            </w:pPr>
          </w:p>
          <w:p w14:paraId="1F9B99C6" w14:textId="77777777" w:rsidR="007B1087" w:rsidRPr="004531BB" w:rsidRDefault="007B1087" w:rsidP="004531BB">
            <w:pPr>
              <w:rPr>
                <w:rFonts w:asciiTheme="minorHAnsi" w:hAnsiTheme="minorHAnsi"/>
                <w:sz w:val="12"/>
                <w:szCs w:val="12"/>
              </w:rPr>
            </w:pPr>
            <w:r w:rsidRPr="004531BB">
              <w:rPr>
                <w:rFonts w:asciiTheme="minorHAnsi" w:hAnsiTheme="minorHAnsi"/>
                <w:sz w:val="12"/>
                <w:szCs w:val="12"/>
              </w:rPr>
              <w:t>else user pick from list:</w:t>
            </w:r>
          </w:p>
          <w:p w14:paraId="1F9B99C9" w14:textId="77777777" w:rsidR="007B1087" w:rsidRPr="004531BB" w:rsidRDefault="007B1087" w:rsidP="004914FE">
            <w:pPr>
              <w:rPr>
                <w:rFonts w:asciiTheme="minorHAnsi" w:hAnsiTheme="minorHAnsi"/>
                <w:sz w:val="12"/>
                <w:szCs w:val="12"/>
              </w:rPr>
            </w:pPr>
            <w:r w:rsidRPr="004531BB">
              <w:rPr>
                <w:rFonts w:asciiTheme="minorHAnsi" w:hAnsiTheme="minorHAnsi"/>
                <w:sz w:val="12"/>
                <w:szCs w:val="12"/>
              </w:rPr>
              <w:t xml:space="preserve">R-4.2, </w:t>
            </w:r>
          </w:p>
          <w:p w14:paraId="1F9B99CA" w14:textId="77777777" w:rsidR="007B1087" w:rsidRPr="004531BB" w:rsidRDefault="007B1087" w:rsidP="004914FE">
            <w:pPr>
              <w:rPr>
                <w:rFonts w:asciiTheme="minorHAnsi" w:hAnsiTheme="minorHAnsi"/>
                <w:sz w:val="12"/>
                <w:szCs w:val="12"/>
              </w:rPr>
            </w:pPr>
            <w:r w:rsidRPr="004531BB">
              <w:rPr>
                <w:rFonts w:asciiTheme="minorHAnsi" w:hAnsiTheme="minorHAnsi"/>
                <w:sz w:val="12"/>
                <w:szCs w:val="12"/>
              </w:rPr>
              <w:t xml:space="preserve">R-6, </w:t>
            </w:r>
          </w:p>
          <w:p w14:paraId="1F9B99CB" w14:textId="77777777" w:rsidR="007B1087" w:rsidRPr="004531BB" w:rsidRDefault="007B1087" w:rsidP="004914FE">
            <w:pPr>
              <w:rPr>
                <w:rFonts w:asciiTheme="minorHAnsi" w:hAnsiTheme="minorHAnsi"/>
                <w:sz w:val="12"/>
                <w:szCs w:val="12"/>
              </w:rPr>
            </w:pPr>
            <w:r w:rsidRPr="004531BB">
              <w:rPr>
                <w:rFonts w:asciiTheme="minorHAnsi" w:hAnsiTheme="minorHAnsi"/>
                <w:sz w:val="12"/>
                <w:szCs w:val="12"/>
              </w:rPr>
              <w:t xml:space="preserve">R-8, </w:t>
            </w:r>
          </w:p>
          <w:p w14:paraId="1F9B99CC" w14:textId="77777777" w:rsidR="007B1087" w:rsidRPr="004531BB" w:rsidRDefault="007B1087" w:rsidP="004914FE">
            <w:pPr>
              <w:rPr>
                <w:rFonts w:asciiTheme="minorHAnsi" w:hAnsiTheme="minorHAnsi"/>
                <w:sz w:val="12"/>
                <w:szCs w:val="12"/>
              </w:rPr>
            </w:pPr>
            <w:r w:rsidRPr="004531BB">
              <w:rPr>
                <w:rFonts w:asciiTheme="minorHAnsi" w:hAnsiTheme="minorHAnsi"/>
                <w:sz w:val="12"/>
                <w:szCs w:val="12"/>
              </w:rPr>
              <w:t xml:space="preserve">R-10, </w:t>
            </w:r>
          </w:p>
          <w:p w14:paraId="1F9B99CD" w14:textId="77777777" w:rsidR="007B1087" w:rsidRPr="004531BB" w:rsidRDefault="007B1087" w:rsidP="004914FE">
            <w:pPr>
              <w:rPr>
                <w:rFonts w:asciiTheme="minorHAnsi" w:hAnsiTheme="minorHAnsi"/>
                <w:sz w:val="12"/>
                <w:szCs w:val="12"/>
              </w:rPr>
            </w:pPr>
            <w:r w:rsidRPr="004531BB">
              <w:rPr>
                <w:rFonts w:asciiTheme="minorHAnsi" w:hAnsiTheme="minorHAnsi"/>
                <w:sz w:val="12"/>
                <w:szCs w:val="12"/>
              </w:rPr>
              <w:t xml:space="preserve">R-12;  </w:t>
            </w:r>
          </w:p>
          <w:p w14:paraId="1F9B99CE" w14:textId="77777777" w:rsidR="007B1087" w:rsidRDefault="007B1087" w:rsidP="00DD404F">
            <w:pPr>
              <w:keepNext/>
              <w:rPr>
                <w:rFonts w:asciiTheme="minorHAnsi" w:hAnsiTheme="minorHAnsi"/>
                <w:sz w:val="12"/>
                <w:szCs w:val="12"/>
              </w:rPr>
            </w:pPr>
            <w:r>
              <w:rPr>
                <w:rFonts w:asciiTheme="minorHAnsi" w:hAnsiTheme="minorHAnsi"/>
                <w:sz w:val="12"/>
                <w:szCs w:val="12"/>
              </w:rPr>
              <w:t xml:space="preserve">and </w:t>
            </w:r>
            <w:r w:rsidRPr="004531BB">
              <w:rPr>
                <w:rFonts w:asciiTheme="minorHAnsi" w:hAnsiTheme="minorHAnsi"/>
                <w:sz w:val="12"/>
                <w:szCs w:val="12"/>
              </w:rPr>
              <w:t>check value: must be ≥ value in C10, or  J07 must= yes</w:t>
            </w:r>
            <w:r w:rsidRPr="004531BB" w:rsidDel="00DD404F">
              <w:rPr>
                <w:rFonts w:asciiTheme="minorHAnsi" w:hAnsiTheme="minorHAnsi"/>
                <w:sz w:val="12"/>
                <w:szCs w:val="12"/>
              </w:rPr>
              <w:t xml:space="preserve"> </w:t>
            </w:r>
            <w:r w:rsidRPr="004531BB">
              <w:rPr>
                <w:rFonts w:asciiTheme="minorHAnsi" w:hAnsiTheme="minorHAnsi"/>
                <w:sz w:val="12"/>
                <w:szCs w:val="12"/>
              </w:rPr>
              <w:t xml:space="preserve">to comply; </w:t>
            </w:r>
          </w:p>
          <w:p w14:paraId="1F9B99CF" w14:textId="77777777" w:rsidR="007B1087" w:rsidRDefault="007B1087" w:rsidP="00DD404F">
            <w:pPr>
              <w:keepNext/>
              <w:rPr>
                <w:rFonts w:asciiTheme="minorHAnsi" w:hAnsiTheme="minorHAnsi"/>
                <w:sz w:val="12"/>
                <w:szCs w:val="12"/>
              </w:rPr>
            </w:pPr>
          </w:p>
          <w:p w14:paraId="1F9B99D0" w14:textId="77777777" w:rsidR="007B1087" w:rsidRPr="0065068B" w:rsidRDefault="007B1087" w:rsidP="00DD404F">
            <w:pPr>
              <w:keepNext/>
              <w:rPr>
                <w:rFonts w:ascii="Calibri" w:hAnsi="Calibri"/>
                <w:sz w:val="14"/>
                <w:szCs w:val="14"/>
              </w:rPr>
            </w:pPr>
            <w:r w:rsidRPr="004531BB">
              <w:rPr>
                <w:rFonts w:asciiTheme="minorHAnsi" w:hAnsiTheme="minorHAnsi"/>
                <w:sz w:val="12"/>
                <w:szCs w:val="12"/>
              </w:rPr>
              <w:t>else flag non-compliant value and do not allow registration to proceed &gt;&gt;</w:t>
            </w:r>
          </w:p>
        </w:tc>
        <w:tc>
          <w:tcPr>
            <w:tcW w:w="1112" w:type="dxa"/>
          </w:tcPr>
          <w:p w14:paraId="1F9B99D1" w14:textId="77777777" w:rsidR="007B1087" w:rsidRDefault="007B1087" w:rsidP="00E91CEC">
            <w:pPr>
              <w:keepNext/>
              <w:rPr>
                <w:rFonts w:asciiTheme="minorHAnsi" w:hAnsiTheme="minorHAnsi"/>
                <w:sz w:val="14"/>
                <w:szCs w:val="14"/>
              </w:rPr>
            </w:pPr>
            <w:r w:rsidRPr="0065068B">
              <w:rPr>
                <w:rFonts w:asciiTheme="minorHAnsi" w:hAnsiTheme="minorHAnsi"/>
                <w:sz w:val="14"/>
                <w:szCs w:val="14"/>
              </w:rPr>
              <w:t>&lt;&lt; Default Value=</w:t>
            </w:r>
            <w:r w:rsidRPr="0065068B">
              <w:rPr>
                <w:rFonts w:asciiTheme="minorHAnsi" w:hAnsiTheme="minorHAnsi"/>
                <w:sz w:val="14"/>
                <w:szCs w:val="14"/>
                <w:u w:val="single"/>
              </w:rPr>
              <w:t>No Exemption</w:t>
            </w:r>
            <w:r w:rsidRPr="0065068B">
              <w:rPr>
                <w:rFonts w:asciiTheme="minorHAnsi" w:hAnsiTheme="minorHAnsi"/>
                <w:sz w:val="14"/>
                <w:szCs w:val="14"/>
              </w:rPr>
              <w:t>,</w:t>
            </w:r>
          </w:p>
          <w:p w14:paraId="1F9B99D2" w14:textId="77777777" w:rsidR="007B1087" w:rsidRPr="0065068B" w:rsidRDefault="007B1087" w:rsidP="00E91CEC">
            <w:pPr>
              <w:keepNext/>
              <w:rPr>
                <w:rFonts w:asciiTheme="minorHAnsi" w:hAnsiTheme="minorHAnsi"/>
                <w:sz w:val="14"/>
                <w:szCs w:val="14"/>
              </w:rPr>
            </w:pPr>
            <w:r>
              <w:rPr>
                <w:rFonts w:asciiTheme="minorHAnsi" w:hAnsiTheme="minorHAnsi"/>
                <w:sz w:val="14"/>
                <w:szCs w:val="14"/>
              </w:rPr>
              <w:t xml:space="preserve">if values in both </w:t>
            </w:r>
            <w:r>
              <w:rPr>
                <w:rFonts w:asciiTheme="minorHAnsi" w:hAnsiTheme="minorHAnsi"/>
                <w:sz w:val="14"/>
                <w:szCs w:val="14"/>
                <w:u w:val="single"/>
              </w:rPr>
              <w:t>J03 and J05=</w:t>
            </w:r>
            <w:r w:rsidRPr="007F61F6">
              <w:rPr>
                <w:rFonts w:asciiTheme="minorHAnsi" w:hAnsiTheme="minorHAnsi"/>
                <w:sz w:val="12"/>
                <w:szCs w:val="12"/>
              </w:rPr>
              <w:t xml:space="preserve"> conditioned space-entirely</w:t>
            </w:r>
          </w:p>
          <w:p w14:paraId="1F9B99D3" w14:textId="77777777" w:rsidR="007B1087" w:rsidRPr="0065068B" w:rsidRDefault="007B1087" w:rsidP="001C3D31">
            <w:pPr>
              <w:keepNext/>
              <w:rPr>
                <w:rFonts w:asciiTheme="minorHAnsi" w:hAnsiTheme="minorHAnsi"/>
                <w:sz w:val="14"/>
                <w:szCs w:val="14"/>
              </w:rPr>
            </w:pPr>
            <w:r w:rsidRPr="0065068B">
              <w:rPr>
                <w:rFonts w:asciiTheme="minorHAnsi" w:hAnsiTheme="minorHAnsi"/>
                <w:sz w:val="14"/>
                <w:szCs w:val="14"/>
              </w:rPr>
              <w:t>allow user to override the default and pick from list: result=</w:t>
            </w:r>
            <w:r w:rsidRPr="0065068B">
              <w:rPr>
                <w:rFonts w:asciiTheme="minorHAnsi" w:hAnsiTheme="minorHAnsi"/>
                <w:sz w:val="14"/>
                <w:szCs w:val="14"/>
                <w:u w:val="single"/>
              </w:rPr>
              <w:t>yes</w:t>
            </w:r>
            <w:r w:rsidRPr="0065068B">
              <w:rPr>
                <w:rFonts w:asciiTheme="minorHAnsi" w:hAnsiTheme="minorHAnsi"/>
                <w:sz w:val="14"/>
                <w:szCs w:val="14"/>
              </w:rPr>
              <w:t>&gt;&gt;</w:t>
            </w:r>
          </w:p>
        </w:tc>
        <w:tc>
          <w:tcPr>
            <w:tcW w:w="2700" w:type="dxa"/>
          </w:tcPr>
          <w:p w14:paraId="20FD83EC" w14:textId="6EA850B2" w:rsidR="0019246B" w:rsidRDefault="007B1087" w:rsidP="0019246B">
            <w:pPr>
              <w:keepNext/>
              <w:rPr>
                <w:rFonts w:ascii="Calibri" w:hAnsi="Calibri"/>
                <w:sz w:val="14"/>
                <w:szCs w:val="14"/>
              </w:rPr>
            </w:pPr>
            <w:r w:rsidRPr="0065068B">
              <w:rPr>
                <w:rFonts w:ascii="Calibri" w:hAnsi="Calibri"/>
                <w:sz w:val="14"/>
                <w:szCs w:val="14"/>
              </w:rPr>
              <w:t>&lt;&lt;</w:t>
            </w:r>
            <w:r w:rsidR="0019246B" w:rsidRPr="00EA0BA4">
              <w:rPr>
                <w:rFonts w:ascii="Calibri" w:hAnsi="Calibri"/>
                <w:sz w:val="14"/>
                <w:szCs w:val="14"/>
              </w:rPr>
              <w:t xml:space="preserve"> if System Type in D05=no cooling,</w:t>
            </w:r>
          </w:p>
          <w:p w14:paraId="675C6421" w14:textId="38BABB18" w:rsidR="0019246B" w:rsidRDefault="0019246B" w:rsidP="0019246B">
            <w:pPr>
              <w:keepNext/>
              <w:rPr>
                <w:rFonts w:ascii="Calibri" w:hAnsi="Calibri"/>
                <w:sz w:val="14"/>
                <w:szCs w:val="14"/>
              </w:rPr>
            </w:pPr>
            <w:r w:rsidRPr="00EA0BA4">
              <w:rPr>
                <w:rFonts w:ascii="Calibri" w:hAnsi="Calibri"/>
                <w:sz w:val="14"/>
                <w:szCs w:val="14"/>
              </w:rPr>
              <w:t>then result = Exempt - No Cooling</w:t>
            </w:r>
            <w:r>
              <w:rPr>
                <w:rFonts w:ascii="Calibri" w:hAnsi="Calibri"/>
                <w:sz w:val="14"/>
                <w:szCs w:val="14"/>
              </w:rPr>
              <w:t>;</w:t>
            </w:r>
          </w:p>
          <w:p w14:paraId="13765C64" w14:textId="77777777" w:rsidR="0019246B" w:rsidRDefault="0019246B" w:rsidP="004379EB">
            <w:pPr>
              <w:keepNext/>
              <w:rPr>
                <w:rFonts w:ascii="Calibri" w:hAnsi="Calibri"/>
                <w:sz w:val="14"/>
                <w:szCs w:val="14"/>
              </w:rPr>
            </w:pPr>
          </w:p>
          <w:p w14:paraId="1F9B99D4" w14:textId="0EA0F1F9" w:rsidR="007B1087" w:rsidRPr="0065068B" w:rsidRDefault="0019246B" w:rsidP="004379EB">
            <w:pPr>
              <w:keepNext/>
              <w:rPr>
                <w:rFonts w:asciiTheme="minorHAnsi" w:hAnsiTheme="minorHAnsi"/>
                <w:sz w:val="14"/>
                <w:szCs w:val="14"/>
              </w:rPr>
            </w:pPr>
            <w:r>
              <w:rPr>
                <w:rFonts w:asciiTheme="minorHAnsi" w:hAnsiTheme="minorHAnsi"/>
                <w:sz w:val="14"/>
                <w:szCs w:val="14"/>
              </w:rPr>
              <w:t>else</w:t>
            </w:r>
            <w:r w:rsidR="007B1087" w:rsidRPr="0065068B">
              <w:rPr>
                <w:rFonts w:asciiTheme="minorHAnsi" w:hAnsiTheme="minorHAnsi"/>
                <w:sz w:val="14"/>
                <w:szCs w:val="14"/>
              </w:rPr>
              <w:t>if</w:t>
            </w:r>
            <w:r w:rsidR="007B1087">
              <w:rPr>
                <w:rFonts w:asciiTheme="minorHAnsi" w:hAnsiTheme="minorHAnsi"/>
                <w:sz w:val="14"/>
                <w:szCs w:val="14"/>
              </w:rPr>
              <w:t xml:space="preserve"> </w:t>
            </w:r>
            <w:r w:rsidR="007B1087" w:rsidRPr="0065068B">
              <w:rPr>
                <w:rFonts w:asciiTheme="minorHAnsi" w:hAnsiTheme="minorHAnsi"/>
                <w:sz w:val="14"/>
                <w:szCs w:val="14"/>
              </w:rPr>
              <w:t>D05=one of the following</w:t>
            </w:r>
            <w:r>
              <w:t xml:space="preserve"> </w:t>
            </w:r>
            <w:r w:rsidRPr="0019246B">
              <w:rPr>
                <w:rFonts w:asciiTheme="minorHAnsi" w:hAnsiTheme="minorHAnsi"/>
                <w:sz w:val="14"/>
                <w:szCs w:val="14"/>
              </w:rPr>
              <w:t>three system types</w:t>
            </w:r>
            <w:r w:rsidR="007B1087" w:rsidRPr="0065068B">
              <w:rPr>
                <w:rFonts w:asciiTheme="minorHAnsi" w:hAnsiTheme="minorHAnsi"/>
                <w:sz w:val="14"/>
                <w:szCs w:val="14"/>
              </w:rPr>
              <w:t>:</w:t>
            </w:r>
          </w:p>
          <w:p w14:paraId="1F9B99D6" w14:textId="77777777" w:rsidR="007B1087" w:rsidRPr="0065068B" w:rsidRDefault="007B1087" w:rsidP="004379EB">
            <w:pPr>
              <w:keepNext/>
              <w:rPr>
                <w:rFonts w:asciiTheme="minorHAnsi" w:hAnsiTheme="minorHAnsi"/>
                <w:sz w:val="14"/>
                <w:szCs w:val="14"/>
              </w:rPr>
            </w:pPr>
            <w:r w:rsidRPr="0065068B">
              <w:rPr>
                <w:rFonts w:asciiTheme="minorHAnsi" w:hAnsiTheme="minorHAnsi"/>
                <w:sz w:val="14"/>
                <w:szCs w:val="14"/>
              </w:rPr>
              <w:t>*evaporative - direct, or</w:t>
            </w:r>
          </w:p>
          <w:p w14:paraId="1F9B99D7" w14:textId="77777777" w:rsidR="007B1087" w:rsidRPr="0065068B" w:rsidRDefault="007B1087" w:rsidP="004379EB">
            <w:pPr>
              <w:rPr>
                <w:rFonts w:asciiTheme="minorHAnsi" w:hAnsiTheme="minorHAnsi"/>
                <w:sz w:val="14"/>
                <w:szCs w:val="14"/>
              </w:rPr>
            </w:pPr>
            <w:r w:rsidRPr="0065068B">
              <w:rPr>
                <w:rFonts w:asciiTheme="minorHAnsi" w:hAnsiTheme="minorHAnsi"/>
                <w:sz w:val="14"/>
                <w:szCs w:val="14"/>
              </w:rPr>
              <w:t>*evaporative - indirect, or</w:t>
            </w:r>
          </w:p>
          <w:p w14:paraId="1F9B99D8" w14:textId="77777777" w:rsidR="007B1087" w:rsidRPr="0065068B" w:rsidRDefault="007B1087" w:rsidP="004379EB">
            <w:pPr>
              <w:keepNext/>
              <w:rPr>
                <w:rFonts w:asciiTheme="minorHAnsi" w:hAnsiTheme="minorHAnsi"/>
                <w:sz w:val="14"/>
                <w:szCs w:val="14"/>
              </w:rPr>
            </w:pPr>
            <w:r w:rsidRPr="0065068B">
              <w:rPr>
                <w:rFonts w:asciiTheme="minorHAnsi" w:hAnsiTheme="minorHAnsi"/>
                <w:sz w:val="14"/>
                <w:szCs w:val="14"/>
              </w:rPr>
              <w:t>*evaporative - indirectdirect,</w:t>
            </w:r>
          </w:p>
          <w:p w14:paraId="1F9B99D9" w14:textId="362AE776" w:rsidR="007B1087" w:rsidRDefault="007B1087" w:rsidP="004379EB">
            <w:pPr>
              <w:keepNext/>
              <w:rPr>
                <w:rFonts w:asciiTheme="minorHAnsi" w:hAnsiTheme="minorHAnsi"/>
                <w:sz w:val="14"/>
                <w:szCs w:val="14"/>
              </w:rPr>
            </w:pPr>
            <w:r w:rsidRPr="0065068B">
              <w:rPr>
                <w:rFonts w:asciiTheme="minorHAnsi" w:hAnsiTheme="minorHAnsi"/>
                <w:sz w:val="14"/>
                <w:szCs w:val="14"/>
              </w:rPr>
              <w:t>then display result = Exempt</w:t>
            </w:r>
            <w:r w:rsidR="0019246B" w:rsidRPr="0019246B">
              <w:rPr>
                <w:rFonts w:asciiTheme="minorHAnsi" w:hAnsiTheme="minorHAnsi"/>
                <w:sz w:val="14"/>
                <w:szCs w:val="14"/>
              </w:rPr>
              <w:t xml:space="preserve"> - Evaporative System;</w:t>
            </w:r>
            <w:r w:rsidRPr="0065068B">
              <w:rPr>
                <w:rFonts w:asciiTheme="minorHAnsi" w:hAnsiTheme="minorHAnsi"/>
                <w:sz w:val="14"/>
                <w:szCs w:val="14"/>
              </w:rPr>
              <w:t>;</w:t>
            </w:r>
          </w:p>
          <w:p w14:paraId="17E7498A" w14:textId="77777777" w:rsidR="007B1087" w:rsidRDefault="007B1087" w:rsidP="004379EB">
            <w:pPr>
              <w:keepNext/>
              <w:rPr>
                <w:rFonts w:asciiTheme="minorHAnsi" w:hAnsiTheme="minorHAnsi"/>
                <w:sz w:val="14"/>
                <w:szCs w:val="14"/>
              </w:rPr>
            </w:pPr>
          </w:p>
          <w:p w14:paraId="1EFCF632" w14:textId="3CA23358" w:rsidR="007B1087" w:rsidRPr="0065068B" w:rsidRDefault="007B1087" w:rsidP="004379EB">
            <w:pPr>
              <w:keepNext/>
              <w:rPr>
                <w:rFonts w:asciiTheme="minorHAnsi" w:hAnsiTheme="minorHAnsi"/>
                <w:sz w:val="14"/>
                <w:szCs w:val="14"/>
              </w:rPr>
            </w:pPr>
            <w:r>
              <w:rPr>
                <w:rFonts w:asciiTheme="minorHAnsi" w:hAnsiTheme="minorHAnsi"/>
                <w:sz w:val="14"/>
                <w:szCs w:val="14"/>
              </w:rPr>
              <w:t>elseif J12=no then result = Exempt</w:t>
            </w:r>
            <w:r w:rsidR="0019246B">
              <w:t xml:space="preserve"> </w:t>
            </w:r>
            <w:r w:rsidR="0019246B">
              <w:rPr>
                <w:rFonts w:asciiTheme="minorHAnsi" w:hAnsiTheme="minorHAnsi"/>
                <w:sz w:val="14"/>
                <w:szCs w:val="14"/>
              </w:rPr>
              <w:t>- RA3.3 Protocols</w:t>
            </w:r>
            <w:r w:rsidR="0019246B" w:rsidRPr="0019246B">
              <w:rPr>
                <w:rFonts w:asciiTheme="minorHAnsi" w:hAnsiTheme="minorHAnsi"/>
                <w:sz w:val="14"/>
                <w:szCs w:val="14"/>
              </w:rPr>
              <w:t xml:space="preserve"> are N/A</w:t>
            </w:r>
            <w:r>
              <w:rPr>
                <w:rFonts w:asciiTheme="minorHAnsi" w:hAnsiTheme="minorHAnsi"/>
                <w:sz w:val="14"/>
                <w:szCs w:val="14"/>
              </w:rPr>
              <w:t>;</w:t>
            </w:r>
          </w:p>
          <w:p w14:paraId="1F9B99DA" w14:textId="77777777" w:rsidR="007B1087" w:rsidRPr="0065068B" w:rsidRDefault="007B1087" w:rsidP="004379EB">
            <w:pPr>
              <w:keepNext/>
              <w:rPr>
                <w:rFonts w:asciiTheme="minorHAnsi" w:hAnsiTheme="minorHAnsi"/>
                <w:sz w:val="14"/>
                <w:szCs w:val="14"/>
              </w:rPr>
            </w:pPr>
          </w:p>
          <w:p w14:paraId="1F9B99DB" w14:textId="5ECC6AA6" w:rsidR="007B1087" w:rsidRDefault="007B1087" w:rsidP="00CE52E9">
            <w:pPr>
              <w:keepNext/>
              <w:rPr>
                <w:rFonts w:ascii="Calibri" w:hAnsi="Calibri"/>
                <w:sz w:val="14"/>
                <w:szCs w:val="14"/>
              </w:rPr>
            </w:pPr>
            <w:r w:rsidRPr="0065068B">
              <w:rPr>
                <w:rFonts w:asciiTheme="minorHAnsi" w:hAnsiTheme="minorHAnsi"/>
                <w:sz w:val="14"/>
                <w:szCs w:val="14"/>
              </w:rPr>
              <w:t>else</w:t>
            </w:r>
            <w:r>
              <w:rPr>
                <w:rFonts w:ascii="Calibri" w:hAnsi="Calibri"/>
                <w:sz w:val="14"/>
                <w:szCs w:val="14"/>
              </w:rPr>
              <w:t>if</w:t>
            </w:r>
            <w:r w:rsidRPr="0065068B">
              <w:rPr>
                <w:rFonts w:ascii="Calibri" w:hAnsi="Calibri"/>
                <w:sz w:val="14"/>
                <w:szCs w:val="14"/>
              </w:rPr>
              <w:t xml:space="preserve"> </w:t>
            </w:r>
            <w:r w:rsidR="0019246B" w:rsidRPr="0019246B">
              <w:rPr>
                <w:rFonts w:ascii="Calibri" w:hAnsi="Calibri"/>
                <w:sz w:val="14"/>
                <w:szCs w:val="14"/>
              </w:rPr>
              <w:t xml:space="preserve">CF1R-PRF indicates HERS Verification=required, AND </w:t>
            </w:r>
            <w:r>
              <w:rPr>
                <w:rFonts w:ascii="Calibri" w:hAnsi="Calibri"/>
                <w:sz w:val="14"/>
                <w:szCs w:val="14"/>
              </w:rPr>
              <w:t>one or more of the following four conditions is true:</w:t>
            </w:r>
          </w:p>
          <w:p w14:paraId="1F9B99DC" w14:textId="77777777" w:rsidR="007B1087" w:rsidRDefault="007B1087" w:rsidP="00CE52E9">
            <w:pPr>
              <w:keepNext/>
              <w:rPr>
                <w:rFonts w:ascii="Calibri" w:hAnsi="Calibri"/>
                <w:sz w:val="14"/>
                <w:szCs w:val="14"/>
              </w:rPr>
            </w:pPr>
            <w:r>
              <w:rPr>
                <w:rFonts w:ascii="Calibri" w:hAnsi="Calibri"/>
                <w:sz w:val="14"/>
                <w:szCs w:val="14"/>
              </w:rPr>
              <w:t xml:space="preserve">*value in C09 is </w:t>
            </w:r>
            <w:r w:rsidRPr="0065068B">
              <w:rPr>
                <w:rFonts w:ascii="Calibri" w:hAnsi="Calibri"/>
                <w:b/>
                <w:sz w:val="14"/>
                <w:szCs w:val="14"/>
              </w:rPr>
              <w:t>less than</w:t>
            </w:r>
            <w:r w:rsidRPr="0065068B">
              <w:rPr>
                <w:rFonts w:ascii="Calibri" w:hAnsi="Calibri"/>
                <w:sz w:val="14"/>
                <w:szCs w:val="14"/>
              </w:rPr>
              <w:t xml:space="preserve"> 0.58 </w:t>
            </w:r>
            <w:r>
              <w:rPr>
                <w:rFonts w:ascii="Calibri" w:hAnsi="Calibri"/>
                <w:sz w:val="14"/>
                <w:szCs w:val="14"/>
              </w:rPr>
              <w:t xml:space="preserve">or </w:t>
            </w:r>
          </w:p>
          <w:p w14:paraId="1F9B99DD" w14:textId="77777777" w:rsidR="007B1087" w:rsidRDefault="007B1087" w:rsidP="00CE52E9">
            <w:pPr>
              <w:keepNext/>
              <w:rPr>
                <w:rFonts w:ascii="Calibri" w:hAnsi="Calibri"/>
                <w:sz w:val="14"/>
                <w:szCs w:val="14"/>
              </w:rPr>
            </w:pPr>
            <w:r>
              <w:rPr>
                <w:rFonts w:ascii="Calibri" w:hAnsi="Calibri"/>
                <w:sz w:val="14"/>
                <w:szCs w:val="14"/>
              </w:rPr>
              <w:t xml:space="preserve">*value in C08 </w:t>
            </w:r>
            <w:r w:rsidRPr="0065068B">
              <w:rPr>
                <w:rFonts w:ascii="Calibri" w:hAnsi="Calibri"/>
                <w:sz w:val="14"/>
                <w:szCs w:val="14"/>
              </w:rPr>
              <w:t xml:space="preserve"> </w:t>
            </w:r>
            <w:r w:rsidRPr="0065068B">
              <w:rPr>
                <w:rFonts w:ascii="Calibri" w:hAnsi="Calibri"/>
                <w:b/>
                <w:sz w:val="14"/>
                <w:szCs w:val="14"/>
              </w:rPr>
              <w:t>greater than</w:t>
            </w:r>
            <w:r w:rsidRPr="0065068B">
              <w:rPr>
                <w:rFonts w:ascii="Calibri" w:hAnsi="Calibri"/>
                <w:sz w:val="14"/>
                <w:szCs w:val="14"/>
              </w:rPr>
              <w:t xml:space="preserve"> 350</w:t>
            </w:r>
            <w:r>
              <w:rPr>
                <w:rFonts w:ascii="Calibri" w:hAnsi="Calibri"/>
                <w:sz w:val="14"/>
                <w:szCs w:val="14"/>
              </w:rPr>
              <w:t xml:space="preserve"> or</w:t>
            </w:r>
          </w:p>
          <w:p w14:paraId="1F9B99DE" w14:textId="77777777" w:rsidR="007B1087" w:rsidRDefault="007B1087" w:rsidP="00431ECC">
            <w:pPr>
              <w:keepNext/>
              <w:rPr>
                <w:rFonts w:ascii="Calibri" w:hAnsi="Calibri"/>
                <w:sz w:val="12"/>
                <w:szCs w:val="12"/>
              </w:rPr>
            </w:pPr>
            <w:r w:rsidRPr="00F20699">
              <w:rPr>
                <w:rFonts w:ascii="Calibri" w:hAnsi="Calibri"/>
                <w:b/>
                <w:sz w:val="12"/>
                <w:szCs w:val="12"/>
              </w:rPr>
              <w:t>*</w:t>
            </w:r>
            <w:r>
              <w:rPr>
                <w:rFonts w:ascii="Calibri" w:hAnsi="Calibri"/>
                <w:sz w:val="12"/>
                <w:szCs w:val="12"/>
              </w:rPr>
              <w:t>D09=Zonally Controlled</w:t>
            </w:r>
          </w:p>
          <w:p w14:paraId="2471F140" w14:textId="4240DB53" w:rsidR="007B1087" w:rsidRPr="00431ECC" w:rsidRDefault="007B1087" w:rsidP="00431ECC">
            <w:pPr>
              <w:keepNext/>
              <w:rPr>
                <w:rFonts w:ascii="Calibri" w:hAnsi="Calibri"/>
                <w:sz w:val="12"/>
                <w:szCs w:val="12"/>
              </w:rPr>
            </w:pPr>
            <w:r>
              <w:rPr>
                <w:rFonts w:ascii="Calibri" w:hAnsi="Calibri"/>
                <w:sz w:val="12"/>
                <w:szCs w:val="12"/>
              </w:rPr>
              <w:t>*D11=CFI System</w:t>
            </w:r>
          </w:p>
          <w:p w14:paraId="1F9B99DF" w14:textId="77777777" w:rsidR="007B1087" w:rsidRPr="0065068B" w:rsidRDefault="007B1087" w:rsidP="0098534B">
            <w:pPr>
              <w:keepNext/>
              <w:rPr>
                <w:rFonts w:ascii="Calibri" w:hAnsi="Calibri"/>
                <w:sz w:val="14"/>
                <w:szCs w:val="14"/>
              </w:rPr>
            </w:pPr>
            <w:r w:rsidRPr="0065068B">
              <w:rPr>
                <w:rFonts w:ascii="Calibri" w:hAnsi="Calibri"/>
                <w:sz w:val="14"/>
                <w:szCs w:val="14"/>
              </w:rPr>
              <w:t>then result</w:t>
            </w:r>
            <w:r>
              <w:rPr>
                <w:rFonts w:ascii="Calibri" w:hAnsi="Calibri"/>
                <w:sz w:val="14"/>
                <w:szCs w:val="14"/>
              </w:rPr>
              <w:t xml:space="preserve"> </w:t>
            </w:r>
            <w:r w:rsidRPr="0065068B">
              <w:rPr>
                <w:rFonts w:ascii="Calibri" w:hAnsi="Calibri"/>
                <w:sz w:val="14"/>
                <w:szCs w:val="14"/>
              </w:rPr>
              <w:t xml:space="preserve">= HERS Verified </w:t>
            </w:r>
            <w:r w:rsidRPr="005B239D">
              <w:rPr>
                <w:rFonts w:ascii="Calibri" w:hAnsi="Calibri"/>
                <w:sz w:val="14"/>
                <w:szCs w:val="14"/>
                <w:u w:val="single"/>
              </w:rPr>
              <w:t>Fan Efficacy and Airflow Rate</w:t>
            </w:r>
            <w:r w:rsidRPr="0065068B">
              <w:rPr>
                <w:rFonts w:ascii="Calibri" w:hAnsi="Calibri"/>
                <w:sz w:val="14"/>
                <w:szCs w:val="14"/>
              </w:rPr>
              <w:t>;</w:t>
            </w:r>
          </w:p>
          <w:p w14:paraId="1F9B99E0" w14:textId="77777777" w:rsidR="007B1087" w:rsidRPr="0065068B" w:rsidRDefault="007B1087" w:rsidP="0098534B">
            <w:pPr>
              <w:keepNext/>
              <w:rPr>
                <w:rFonts w:ascii="Calibri" w:hAnsi="Calibri"/>
                <w:sz w:val="14"/>
                <w:szCs w:val="14"/>
              </w:rPr>
            </w:pPr>
          </w:p>
          <w:p w14:paraId="1F9B99E1" w14:textId="5C48B234" w:rsidR="007B1087" w:rsidRPr="0065068B" w:rsidRDefault="007B1087" w:rsidP="0098534B">
            <w:pPr>
              <w:keepNext/>
              <w:rPr>
                <w:rFonts w:ascii="Calibri" w:hAnsi="Calibri"/>
                <w:sz w:val="14"/>
                <w:szCs w:val="14"/>
              </w:rPr>
            </w:pPr>
            <w:r w:rsidRPr="0065068B">
              <w:rPr>
                <w:rFonts w:ascii="Calibri" w:hAnsi="Calibri"/>
                <w:sz w:val="14"/>
                <w:szCs w:val="14"/>
              </w:rPr>
              <w:t>elseif</w:t>
            </w:r>
            <w:r w:rsidR="00375890">
              <w:rPr>
                <w:rFonts w:ascii="Calibri" w:hAnsi="Calibri"/>
                <w:sz w:val="14"/>
                <w:szCs w:val="14"/>
              </w:rPr>
              <w:t xml:space="preserve"> </w:t>
            </w:r>
            <w:r w:rsidR="00375890" w:rsidRPr="00375890">
              <w:rPr>
                <w:rFonts w:ascii="Calibri" w:hAnsi="Calibri"/>
                <w:sz w:val="14"/>
                <w:szCs w:val="14"/>
              </w:rPr>
              <w:t>CF1R-PRF indicates HERS Verification=required</w:t>
            </w:r>
            <w:r w:rsidRPr="0065068B">
              <w:rPr>
                <w:rFonts w:ascii="Calibri" w:hAnsi="Calibri"/>
                <w:sz w:val="14"/>
                <w:szCs w:val="14"/>
              </w:rPr>
              <w:t>,</w:t>
            </w:r>
          </w:p>
          <w:p w14:paraId="1F9B99E2" w14:textId="77777777" w:rsidR="007B1087" w:rsidRPr="0065068B" w:rsidRDefault="007B1087" w:rsidP="0098534B">
            <w:pPr>
              <w:keepNext/>
              <w:rPr>
                <w:rFonts w:ascii="Calibri" w:hAnsi="Calibri"/>
                <w:sz w:val="14"/>
                <w:szCs w:val="14"/>
              </w:rPr>
            </w:pPr>
            <w:r w:rsidRPr="0065068B">
              <w:rPr>
                <w:rFonts w:ascii="Calibri" w:hAnsi="Calibri"/>
                <w:sz w:val="14"/>
                <w:szCs w:val="14"/>
              </w:rPr>
              <w:t xml:space="preserve">then user select one from list: </w:t>
            </w:r>
          </w:p>
          <w:p w14:paraId="1F9B99E3" w14:textId="77777777" w:rsidR="007B1087" w:rsidRPr="0065068B" w:rsidRDefault="007B1087" w:rsidP="0098534B">
            <w:pPr>
              <w:keepNext/>
              <w:rPr>
                <w:rFonts w:ascii="Calibri" w:hAnsi="Calibri"/>
                <w:sz w:val="14"/>
                <w:szCs w:val="14"/>
              </w:rPr>
            </w:pPr>
            <w:r w:rsidRPr="0065068B">
              <w:rPr>
                <w:rFonts w:ascii="Calibri" w:hAnsi="Calibri"/>
                <w:sz w:val="14"/>
                <w:szCs w:val="14"/>
              </w:rPr>
              <w:t xml:space="preserve">*HERS Verified </w:t>
            </w:r>
            <w:r w:rsidRPr="0065068B">
              <w:rPr>
                <w:rFonts w:ascii="Calibri" w:hAnsi="Calibri"/>
                <w:sz w:val="14"/>
                <w:szCs w:val="14"/>
                <w:u w:val="single"/>
              </w:rPr>
              <w:t xml:space="preserve">Fan </w:t>
            </w:r>
            <w:r w:rsidRPr="005B239D">
              <w:rPr>
                <w:rFonts w:ascii="Calibri" w:hAnsi="Calibri"/>
                <w:sz w:val="14"/>
                <w:szCs w:val="14"/>
                <w:u w:val="single"/>
              </w:rPr>
              <w:t>Efficacy and Airflow</w:t>
            </w:r>
            <w:r w:rsidRPr="0065068B">
              <w:rPr>
                <w:rFonts w:ascii="Calibri" w:hAnsi="Calibri"/>
                <w:sz w:val="14"/>
                <w:szCs w:val="14"/>
                <w:u w:val="single"/>
              </w:rPr>
              <w:t xml:space="preserve"> Rate</w:t>
            </w:r>
            <w:r w:rsidRPr="0065068B">
              <w:rPr>
                <w:rFonts w:ascii="Calibri" w:hAnsi="Calibri"/>
                <w:sz w:val="14"/>
                <w:szCs w:val="14"/>
              </w:rPr>
              <w:t xml:space="preserve">; </w:t>
            </w:r>
          </w:p>
          <w:p w14:paraId="1F9B99E4" w14:textId="753C5C97" w:rsidR="007B1087" w:rsidRPr="0065068B" w:rsidRDefault="007B1087" w:rsidP="0098534B">
            <w:pPr>
              <w:keepNext/>
              <w:rPr>
                <w:rFonts w:ascii="Calibri" w:hAnsi="Calibri"/>
                <w:sz w:val="14"/>
                <w:szCs w:val="14"/>
                <w:u w:val="single"/>
              </w:rPr>
            </w:pPr>
            <w:r w:rsidRPr="0065068B">
              <w:rPr>
                <w:rFonts w:ascii="Calibri" w:hAnsi="Calibri"/>
                <w:sz w:val="14"/>
                <w:szCs w:val="14"/>
              </w:rPr>
              <w:t xml:space="preserve">*HERS verified </w:t>
            </w:r>
            <w:r w:rsidRPr="0065068B">
              <w:rPr>
                <w:rFonts w:ascii="Calibri" w:hAnsi="Calibri"/>
                <w:sz w:val="14"/>
                <w:szCs w:val="14"/>
                <w:u w:val="single"/>
              </w:rPr>
              <w:t>Return Duct Design per Table 150.0-</w:t>
            </w:r>
            <w:r>
              <w:rPr>
                <w:rFonts w:ascii="Calibri" w:hAnsi="Calibri"/>
                <w:sz w:val="14"/>
                <w:szCs w:val="14"/>
                <w:u w:val="single"/>
              </w:rPr>
              <w:t>B</w:t>
            </w:r>
            <w:r w:rsidRPr="0065068B">
              <w:rPr>
                <w:rFonts w:ascii="Calibri" w:hAnsi="Calibri"/>
                <w:sz w:val="14"/>
                <w:szCs w:val="14"/>
                <w:u w:val="single"/>
              </w:rPr>
              <w:t xml:space="preserve">, </w:t>
            </w:r>
            <w:r>
              <w:rPr>
                <w:rFonts w:ascii="Calibri" w:hAnsi="Calibri"/>
                <w:sz w:val="14"/>
                <w:szCs w:val="14"/>
                <w:u w:val="single"/>
              </w:rPr>
              <w:t>C</w:t>
            </w:r>
            <w:r w:rsidRPr="0065068B">
              <w:rPr>
                <w:rFonts w:ascii="Calibri" w:hAnsi="Calibri"/>
                <w:sz w:val="14"/>
                <w:szCs w:val="14"/>
                <w:u w:val="single"/>
              </w:rPr>
              <w:t xml:space="preserve">; </w:t>
            </w:r>
          </w:p>
          <w:p w14:paraId="1F9B99E5" w14:textId="77777777" w:rsidR="007B1087" w:rsidRPr="0065068B" w:rsidRDefault="007B1087" w:rsidP="0098534B">
            <w:pPr>
              <w:keepNext/>
              <w:rPr>
                <w:rFonts w:ascii="Calibri" w:hAnsi="Calibri"/>
                <w:sz w:val="14"/>
                <w:szCs w:val="14"/>
                <w:u w:val="single"/>
              </w:rPr>
            </w:pPr>
          </w:p>
          <w:p w14:paraId="1F9B99EA" w14:textId="3C7834D6" w:rsidR="007B1087" w:rsidRPr="0065068B" w:rsidRDefault="007B1087" w:rsidP="009A0CFD">
            <w:pPr>
              <w:keepNext/>
              <w:rPr>
                <w:rFonts w:ascii="Calibri" w:hAnsi="Calibri"/>
                <w:sz w:val="14"/>
                <w:szCs w:val="14"/>
              </w:rPr>
            </w:pPr>
          </w:p>
        </w:tc>
        <w:tc>
          <w:tcPr>
            <w:tcW w:w="1072" w:type="dxa"/>
          </w:tcPr>
          <w:p w14:paraId="1F9B99EB" w14:textId="60E7D534" w:rsidR="007B1087" w:rsidRPr="0065068B" w:rsidDel="00D84D7C" w:rsidRDefault="007B1087" w:rsidP="00D84D7C">
            <w:pPr>
              <w:keepNext/>
              <w:rPr>
                <w:del w:id="89" w:author="Smith, Alexis@Energy" w:date="2017-11-30T14:44:00Z"/>
                <w:rFonts w:asciiTheme="minorHAnsi" w:hAnsiTheme="minorHAnsi"/>
                <w:sz w:val="14"/>
                <w:szCs w:val="14"/>
              </w:rPr>
            </w:pPr>
            <w:r w:rsidRPr="0065068B">
              <w:rPr>
                <w:rFonts w:asciiTheme="minorHAnsi" w:hAnsiTheme="minorHAnsi"/>
                <w:sz w:val="14"/>
                <w:szCs w:val="14"/>
              </w:rPr>
              <w:t>&lt;&lt;Default Value=No</w:t>
            </w:r>
            <w:ins w:id="90" w:author="Smith, Alexis@Energy" w:date="2017-11-30T14:44:00Z">
              <w:r w:rsidR="00D84D7C">
                <w:rPr>
                  <w:rFonts w:asciiTheme="minorHAnsi" w:hAnsiTheme="minorHAnsi"/>
                  <w:sz w:val="14"/>
                  <w:szCs w:val="14"/>
                </w:rPr>
                <w:t>ne</w:t>
              </w:r>
            </w:ins>
            <w:del w:id="91" w:author="Smith, Alexis@Energy" w:date="2017-11-30T14:44:00Z">
              <w:r w:rsidRPr="0065068B" w:rsidDel="00D84D7C">
                <w:rPr>
                  <w:rFonts w:asciiTheme="minorHAnsi" w:hAnsiTheme="minorHAnsi"/>
                  <w:sz w:val="14"/>
                  <w:szCs w:val="14"/>
                </w:rPr>
                <w:delText xml:space="preserve"> Exemptions;</w:delText>
              </w:r>
            </w:del>
          </w:p>
          <w:p w14:paraId="1F9B99EC" w14:textId="77777777" w:rsidR="007B1087" w:rsidRPr="0065068B" w:rsidDel="00D84D7C" w:rsidRDefault="007B1087" w:rsidP="00D84D7C">
            <w:pPr>
              <w:keepNext/>
              <w:rPr>
                <w:del w:id="92" w:author="Smith, Alexis@Energy" w:date="2017-11-30T14:44:00Z"/>
                <w:rFonts w:asciiTheme="minorHAnsi" w:hAnsiTheme="minorHAnsi"/>
                <w:sz w:val="14"/>
                <w:szCs w:val="14"/>
              </w:rPr>
            </w:pPr>
            <w:del w:id="93" w:author="Smith, Alexis@Energy" w:date="2017-11-30T14:44:00Z">
              <w:r w:rsidRPr="0065068B" w:rsidDel="00D84D7C">
                <w:rPr>
                  <w:rFonts w:asciiTheme="minorHAnsi" w:hAnsiTheme="minorHAnsi"/>
                  <w:sz w:val="14"/>
                  <w:szCs w:val="14"/>
                </w:rPr>
                <w:delText>allow user to override the default and pick one from list:</w:delText>
              </w:r>
            </w:del>
          </w:p>
          <w:p w14:paraId="1F9B99ED" w14:textId="77777777" w:rsidR="007B1087" w:rsidRPr="0065068B" w:rsidDel="00D84D7C" w:rsidRDefault="007B1087" w:rsidP="00D84D7C">
            <w:pPr>
              <w:keepNext/>
              <w:rPr>
                <w:del w:id="94" w:author="Smith, Alexis@Energy" w:date="2017-11-30T14:44:00Z"/>
                <w:rFonts w:asciiTheme="minorHAnsi" w:hAnsiTheme="minorHAnsi"/>
                <w:sz w:val="14"/>
                <w:szCs w:val="14"/>
              </w:rPr>
            </w:pPr>
            <w:del w:id="95" w:author="Smith, Alexis@Energy" w:date="2017-11-30T14:44:00Z">
              <w:r w:rsidRPr="0065068B" w:rsidDel="00D84D7C">
                <w:rPr>
                  <w:rFonts w:asciiTheme="minorHAnsi" w:hAnsiTheme="minorHAnsi"/>
                  <w:sz w:val="14"/>
                  <w:szCs w:val="14"/>
                </w:rPr>
                <w:delText xml:space="preserve">* </w:delText>
              </w:r>
              <w:r w:rsidDel="00D84D7C">
                <w:rPr>
                  <w:rFonts w:asciiTheme="minorHAnsi" w:hAnsiTheme="minorHAnsi"/>
                  <w:sz w:val="14"/>
                  <w:szCs w:val="14"/>
                </w:rPr>
                <w:delText xml:space="preserve">Existing </w:delText>
              </w:r>
              <w:r w:rsidRPr="0065068B" w:rsidDel="00D84D7C">
                <w:rPr>
                  <w:rFonts w:asciiTheme="minorHAnsi" w:hAnsiTheme="minorHAnsi"/>
                  <w:sz w:val="14"/>
                  <w:szCs w:val="14"/>
                </w:rPr>
                <w:delText>Ducts have previously been sealed, tested, and certified by a HERS rater;</w:delText>
              </w:r>
            </w:del>
          </w:p>
          <w:p w14:paraId="1F9B99EE" w14:textId="77777777" w:rsidR="007B1087" w:rsidRPr="0065068B" w:rsidDel="00D84D7C" w:rsidRDefault="007B1087" w:rsidP="00D84D7C">
            <w:pPr>
              <w:keepNext/>
              <w:rPr>
                <w:del w:id="96" w:author="Smith, Alexis@Energy" w:date="2017-11-30T14:44:00Z"/>
                <w:rFonts w:asciiTheme="minorHAnsi" w:hAnsiTheme="minorHAnsi"/>
                <w:sz w:val="14"/>
                <w:szCs w:val="14"/>
              </w:rPr>
            </w:pPr>
            <w:del w:id="97" w:author="Smith, Alexis@Energy" w:date="2017-11-30T14:44:00Z">
              <w:r w:rsidRPr="0065068B" w:rsidDel="00D84D7C">
                <w:rPr>
                  <w:rFonts w:asciiTheme="minorHAnsi" w:hAnsiTheme="minorHAnsi"/>
                  <w:sz w:val="14"/>
                  <w:szCs w:val="14"/>
                </w:rPr>
                <w:delText>* Altered Duct system has less than 40 ft of duct in unconditioned spaces;</w:delText>
              </w:r>
            </w:del>
          </w:p>
          <w:p w14:paraId="1F9B99EF" w14:textId="77777777" w:rsidR="007B1087" w:rsidDel="00D84D7C" w:rsidRDefault="007B1087" w:rsidP="00D84D7C">
            <w:pPr>
              <w:keepNext/>
              <w:rPr>
                <w:del w:id="98" w:author="Smith, Alexis@Energy" w:date="2017-11-30T14:44:00Z"/>
                <w:rFonts w:asciiTheme="minorHAnsi" w:hAnsiTheme="minorHAnsi"/>
                <w:sz w:val="14"/>
                <w:szCs w:val="14"/>
              </w:rPr>
            </w:pPr>
            <w:del w:id="99" w:author="Smith, Alexis@Energy" w:date="2017-11-30T14:44:00Z">
              <w:r w:rsidRPr="0065068B" w:rsidDel="00D84D7C">
                <w:rPr>
                  <w:rFonts w:asciiTheme="minorHAnsi" w:hAnsiTheme="minorHAnsi"/>
                  <w:sz w:val="14"/>
                  <w:szCs w:val="14"/>
                </w:rPr>
                <w:delText>* Existing Duct system is insulated or sealed with asbestos;</w:delText>
              </w:r>
            </w:del>
          </w:p>
          <w:p w14:paraId="1F9B99F0" w14:textId="77777777" w:rsidR="007B1087" w:rsidRPr="0065068B" w:rsidDel="00D84D7C" w:rsidRDefault="007B1087" w:rsidP="00D84D7C">
            <w:pPr>
              <w:keepNext/>
              <w:rPr>
                <w:del w:id="100" w:author="Smith, Alexis@Energy" w:date="2017-11-30T14:44:00Z"/>
                <w:rFonts w:asciiTheme="minorHAnsi" w:hAnsiTheme="minorHAnsi"/>
                <w:sz w:val="14"/>
                <w:szCs w:val="14"/>
              </w:rPr>
            </w:pPr>
          </w:p>
          <w:p w14:paraId="1F9B99F1" w14:textId="77777777" w:rsidR="007B1087" w:rsidRPr="0065068B" w:rsidRDefault="007B1087" w:rsidP="00D84D7C">
            <w:pPr>
              <w:keepNext/>
              <w:rPr>
                <w:rFonts w:asciiTheme="minorHAnsi" w:hAnsiTheme="minorHAnsi"/>
                <w:sz w:val="14"/>
                <w:szCs w:val="14"/>
              </w:rPr>
            </w:pPr>
            <w:del w:id="101" w:author="Smith, Alexis@Energy" w:date="2017-11-30T14:44:00Z">
              <w:r w:rsidRPr="0065068B" w:rsidDel="00D84D7C">
                <w:rPr>
                  <w:rFonts w:asciiTheme="minorHAnsi" w:hAnsiTheme="minorHAnsi"/>
                  <w:sz w:val="14"/>
                  <w:szCs w:val="14"/>
                </w:rPr>
                <w:delText>flag non-default values and report in project status notes field; The enforcement agency may require additional documentation as validation</w:delText>
              </w:r>
            </w:del>
            <w:r w:rsidRPr="0065068B">
              <w:rPr>
                <w:rFonts w:asciiTheme="minorHAnsi" w:hAnsiTheme="minorHAnsi"/>
                <w:sz w:val="14"/>
                <w:szCs w:val="14"/>
              </w:rPr>
              <w:t>&gt;&gt;</w:t>
            </w:r>
          </w:p>
        </w:tc>
        <w:tc>
          <w:tcPr>
            <w:tcW w:w="842" w:type="dxa"/>
          </w:tcPr>
          <w:p w14:paraId="1F9B99F2" w14:textId="77777777" w:rsidR="007B1087" w:rsidRPr="0065068B" w:rsidRDefault="007B1087" w:rsidP="00207768">
            <w:pPr>
              <w:keepNext/>
              <w:rPr>
                <w:rFonts w:asciiTheme="minorHAnsi" w:hAnsiTheme="minorHAnsi"/>
                <w:sz w:val="14"/>
                <w:szCs w:val="14"/>
              </w:rPr>
            </w:pPr>
            <w:r w:rsidRPr="0065068B">
              <w:rPr>
                <w:rFonts w:asciiTheme="minorHAnsi" w:hAnsiTheme="minorHAnsi"/>
                <w:sz w:val="14"/>
                <w:szCs w:val="14"/>
              </w:rPr>
              <w:t xml:space="preserve">&lt;&lt;calculatred  fiedl: reference value from B10 as default; </w:t>
            </w:r>
          </w:p>
          <w:p w14:paraId="1F9B99F3" w14:textId="77777777" w:rsidR="007B1087" w:rsidRPr="0065068B" w:rsidRDefault="007B1087" w:rsidP="00EF7EB3">
            <w:pPr>
              <w:keepNext/>
              <w:rPr>
                <w:rFonts w:asciiTheme="minorHAnsi" w:hAnsiTheme="minorHAnsi"/>
                <w:sz w:val="14"/>
                <w:szCs w:val="14"/>
              </w:rPr>
            </w:pPr>
            <w:r w:rsidRPr="0065068B">
              <w:rPr>
                <w:rFonts w:asciiTheme="minorHAnsi" w:hAnsiTheme="minorHAnsi"/>
                <w:sz w:val="14"/>
                <w:szCs w:val="14"/>
              </w:rPr>
              <w:t>else:</w:t>
            </w:r>
          </w:p>
          <w:p w14:paraId="1F9B99F4" w14:textId="77777777" w:rsidR="007B1087" w:rsidRPr="0065068B" w:rsidRDefault="007B1087" w:rsidP="00EF7EB3">
            <w:pPr>
              <w:keepNext/>
              <w:rPr>
                <w:rFonts w:asciiTheme="minorHAnsi" w:hAnsiTheme="minorHAnsi"/>
                <w:sz w:val="14"/>
                <w:szCs w:val="14"/>
              </w:rPr>
            </w:pPr>
            <w:r w:rsidRPr="0065068B">
              <w:rPr>
                <w:rFonts w:asciiTheme="minorHAnsi" w:hAnsiTheme="minorHAnsi"/>
                <w:sz w:val="14"/>
                <w:szCs w:val="14"/>
              </w:rPr>
              <w:t>allow user to override the default and pick one from list:</w:t>
            </w:r>
          </w:p>
          <w:p w14:paraId="1F9B99F5" w14:textId="77777777" w:rsidR="007B1087" w:rsidRPr="0065068B" w:rsidRDefault="007B1087" w:rsidP="00EF7EB3">
            <w:pPr>
              <w:keepNext/>
              <w:rPr>
                <w:rFonts w:ascii="Calibri" w:hAnsi="Calibri"/>
                <w:sz w:val="14"/>
                <w:szCs w:val="14"/>
              </w:rPr>
            </w:pPr>
            <w:r w:rsidRPr="0065068B">
              <w:rPr>
                <w:rFonts w:ascii="Calibri" w:hAnsi="Calibri"/>
                <w:sz w:val="14"/>
                <w:szCs w:val="14"/>
              </w:rPr>
              <w:t>*Has Bypasss Duct,</w:t>
            </w:r>
          </w:p>
          <w:p w14:paraId="1F9B99F6" w14:textId="77777777" w:rsidR="007B1087" w:rsidRPr="0065068B" w:rsidRDefault="007B1087" w:rsidP="0098534B">
            <w:pPr>
              <w:keepNext/>
              <w:rPr>
                <w:rFonts w:ascii="Calibri" w:hAnsi="Calibri"/>
                <w:sz w:val="14"/>
                <w:szCs w:val="14"/>
              </w:rPr>
            </w:pPr>
            <w:r w:rsidRPr="0065068B">
              <w:rPr>
                <w:rFonts w:ascii="Calibri" w:hAnsi="Calibri"/>
                <w:sz w:val="14"/>
                <w:szCs w:val="14"/>
              </w:rPr>
              <w:t>*None</w:t>
            </w:r>
          </w:p>
          <w:p w14:paraId="1F9B99F7" w14:textId="77777777" w:rsidR="007B1087" w:rsidRPr="0065068B" w:rsidRDefault="007B1087" w:rsidP="0098534B">
            <w:pPr>
              <w:keepNext/>
              <w:rPr>
                <w:rFonts w:ascii="Calibri" w:hAnsi="Calibri"/>
                <w:sz w:val="14"/>
                <w:szCs w:val="14"/>
              </w:rPr>
            </w:pPr>
          </w:p>
          <w:p w14:paraId="1F9B99F8" w14:textId="77777777" w:rsidR="007B1087" w:rsidRPr="0065068B" w:rsidRDefault="007B1087" w:rsidP="0098534B">
            <w:pPr>
              <w:keepNext/>
              <w:rPr>
                <w:rFonts w:ascii="Calibri" w:hAnsi="Calibri"/>
                <w:sz w:val="14"/>
                <w:szCs w:val="14"/>
              </w:rPr>
            </w:pPr>
            <w:r w:rsidRPr="0065068B">
              <w:rPr>
                <w:rFonts w:asciiTheme="minorHAnsi" w:hAnsiTheme="minorHAnsi"/>
                <w:sz w:val="14"/>
                <w:szCs w:val="14"/>
              </w:rPr>
              <w:t xml:space="preserve">flag non-default values and report in project status notes field; a revised CF1R may be required </w:t>
            </w:r>
            <w:r w:rsidRPr="0065068B">
              <w:rPr>
                <w:rFonts w:ascii="Calibri" w:hAnsi="Calibri"/>
                <w:sz w:val="14"/>
                <w:szCs w:val="14"/>
              </w:rPr>
              <w:t>&gt;&gt;</w:t>
            </w:r>
          </w:p>
        </w:tc>
        <w:tc>
          <w:tcPr>
            <w:tcW w:w="944" w:type="dxa"/>
          </w:tcPr>
          <w:p w14:paraId="1F9B99F9" w14:textId="77777777" w:rsidR="007B1087" w:rsidRPr="0065068B" w:rsidRDefault="007B1087" w:rsidP="0098534B">
            <w:pPr>
              <w:keepNext/>
              <w:rPr>
                <w:rFonts w:ascii="Calibri" w:hAnsi="Calibri"/>
                <w:sz w:val="14"/>
                <w:szCs w:val="14"/>
              </w:rPr>
            </w:pPr>
            <w:r w:rsidRPr="0065068B">
              <w:rPr>
                <w:rFonts w:ascii="Calibri" w:hAnsi="Calibri"/>
                <w:sz w:val="14"/>
                <w:szCs w:val="14"/>
              </w:rPr>
              <w:t>&lt;&lt;user enter integer value will determine number or rows per system in next section&gt;&gt;</w:t>
            </w:r>
          </w:p>
        </w:tc>
        <w:tc>
          <w:tcPr>
            <w:tcW w:w="943" w:type="dxa"/>
          </w:tcPr>
          <w:p w14:paraId="71C7710E" w14:textId="77777777" w:rsidR="007B1087" w:rsidRDefault="007B1087" w:rsidP="0098534B">
            <w:pPr>
              <w:keepNext/>
              <w:rPr>
                <w:rFonts w:ascii="Calibri" w:hAnsi="Calibri"/>
                <w:sz w:val="14"/>
                <w:szCs w:val="14"/>
              </w:rPr>
            </w:pPr>
            <w:r>
              <w:rPr>
                <w:rFonts w:ascii="Calibri" w:hAnsi="Calibri"/>
                <w:sz w:val="14"/>
                <w:szCs w:val="14"/>
              </w:rPr>
              <w:t>&lt;&lt;user pick one value from list:</w:t>
            </w:r>
          </w:p>
          <w:p w14:paraId="0F23C415" w14:textId="77777777" w:rsidR="007B1087" w:rsidRDefault="007B1087" w:rsidP="0098534B">
            <w:pPr>
              <w:keepNext/>
              <w:rPr>
                <w:rFonts w:ascii="Calibri" w:hAnsi="Calibri"/>
                <w:sz w:val="14"/>
                <w:szCs w:val="14"/>
              </w:rPr>
            </w:pPr>
            <w:r>
              <w:rPr>
                <w:rFonts w:ascii="Calibri" w:hAnsi="Calibri"/>
                <w:sz w:val="14"/>
                <w:szCs w:val="14"/>
              </w:rPr>
              <w:t>**yes</w:t>
            </w:r>
          </w:p>
          <w:p w14:paraId="78405019" w14:textId="52C89FD9" w:rsidR="007B1087" w:rsidRPr="0065068B" w:rsidRDefault="007B1087" w:rsidP="0098534B">
            <w:pPr>
              <w:keepNext/>
              <w:rPr>
                <w:rFonts w:ascii="Calibri" w:hAnsi="Calibri"/>
                <w:sz w:val="14"/>
                <w:szCs w:val="14"/>
              </w:rPr>
            </w:pPr>
            <w:r>
              <w:rPr>
                <w:rFonts w:ascii="Calibri" w:hAnsi="Calibri"/>
                <w:sz w:val="14"/>
                <w:szCs w:val="14"/>
              </w:rPr>
              <w:t>**no&gt;&gt;</w:t>
            </w:r>
          </w:p>
        </w:tc>
      </w:tr>
      <w:tr w:rsidR="007B1087" w:rsidRPr="00295655" w14:paraId="1F9B9A06" w14:textId="564DD7C0" w:rsidTr="0019246B">
        <w:trPr>
          <w:cantSplit/>
          <w:trHeight w:val="362"/>
        </w:trPr>
        <w:tc>
          <w:tcPr>
            <w:tcW w:w="1365" w:type="dxa"/>
            <w:vAlign w:val="bottom"/>
          </w:tcPr>
          <w:p w14:paraId="1F9B99FB" w14:textId="6A261A37" w:rsidR="007B1087" w:rsidRPr="00295655" w:rsidRDefault="007B1087" w:rsidP="0083592E">
            <w:pPr>
              <w:keepNext/>
              <w:rPr>
                <w:rFonts w:ascii="Calibri" w:hAnsi="Calibri"/>
                <w:sz w:val="18"/>
                <w:szCs w:val="18"/>
              </w:rPr>
            </w:pPr>
          </w:p>
        </w:tc>
        <w:tc>
          <w:tcPr>
            <w:tcW w:w="1347" w:type="dxa"/>
            <w:vAlign w:val="bottom"/>
          </w:tcPr>
          <w:p w14:paraId="1F9B99FC" w14:textId="77777777" w:rsidR="007B1087" w:rsidRPr="00295655" w:rsidRDefault="007B1087" w:rsidP="0083592E">
            <w:pPr>
              <w:keepNext/>
              <w:rPr>
                <w:rFonts w:ascii="Calibri" w:hAnsi="Calibri"/>
                <w:sz w:val="18"/>
                <w:szCs w:val="18"/>
              </w:rPr>
            </w:pPr>
          </w:p>
        </w:tc>
        <w:tc>
          <w:tcPr>
            <w:tcW w:w="1263" w:type="dxa"/>
            <w:vAlign w:val="bottom"/>
          </w:tcPr>
          <w:p w14:paraId="1F9B99FD" w14:textId="77777777" w:rsidR="007B1087" w:rsidRPr="00295655" w:rsidRDefault="007B1087" w:rsidP="0083592E">
            <w:pPr>
              <w:keepNext/>
              <w:rPr>
                <w:rFonts w:ascii="Calibri" w:hAnsi="Calibri"/>
                <w:sz w:val="18"/>
                <w:szCs w:val="18"/>
              </w:rPr>
            </w:pPr>
          </w:p>
        </w:tc>
        <w:tc>
          <w:tcPr>
            <w:tcW w:w="926" w:type="dxa"/>
            <w:vAlign w:val="bottom"/>
          </w:tcPr>
          <w:p w14:paraId="1F9B99FE" w14:textId="77777777" w:rsidR="007B1087" w:rsidRPr="00295655" w:rsidRDefault="007B1087" w:rsidP="0083592E">
            <w:pPr>
              <w:keepNext/>
              <w:rPr>
                <w:rFonts w:ascii="Calibri" w:hAnsi="Calibri"/>
                <w:sz w:val="18"/>
                <w:szCs w:val="18"/>
              </w:rPr>
            </w:pPr>
          </w:p>
        </w:tc>
        <w:tc>
          <w:tcPr>
            <w:tcW w:w="1179" w:type="dxa"/>
            <w:vAlign w:val="bottom"/>
          </w:tcPr>
          <w:p w14:paraId="1F9B99FF" w14:textId="77777777" w:rsidR="007B1087" w:rsidRPr="00295655" w:rsidRDefault="007B1087" w:rsidP="0083592E">
            <w:pPr>
              <w:keepNext/>
              <w:rPr>
                <w:rFonts w:ascii="Calibri" w:hAnsi="Calibri"/>
                <w:sz w:val="18"/>
                <w:szCs w:val="18"/>
              </w:rPr>
            </w:pPr>
          </w:p>
        </w:tc>
        <w:tc>
          <w:tcPr>
            <w:tcW w:w="926" w:type="dxa"/>
            <w:vAlign w:val="bottom"/>
          </w:tcPr>
          <w:p w14:paraId="1F9B9A00" w14:textId="77777777" w:rsidR="007B1087" w:rsidRPr="00295655" w:rsidRDefault="007B1087" w:rsidP="0083592E">
            <w:pPr>
              <w:keepNext/>
              <w:rPr>
                <w:rFonts w:ascii="Calibri" w:hAnsi="Calibri"/>
                <w:sz w:val="18"/>
                <w:szCs w:val="18"/>
              </w:rPr>
            </w:pPr>
          </w:p>
        </w:tc>
        <w:tc>
          <w:tcPr>
            <w:tcW w:w="1112" w:type="dxa"/>
          </w:tcPr>
          <w:p w14:paraId="1F9B9A01" w14:textId="77777777" w:rsidR="007B1087" w:rsidRPr="00295655" w:rsidRDefault="007B1087" w:rsidP="0083592E">
            <w:pPr>
              <w:keepNext/>
              <w:rPr>
                <w:rFonts w:ascii="Calibri" w:hAnsi="Calibri"/>
                <w:sz w:val="18"/>
                <w:szCs w:val="18"/>
              </w:rPr>
            </w:pPr>
          </w:p>
        </w:tc>
        <w:tc>
          <w:tcPr>
            <w:tcW w:w="2700" w:type="dxa"/>
            <w:vAlign w:val="bottom"/>
          </w:tcPr>
          <w:p w14:paraId="1F9B9A02" w14:textId="77777777" w:rsidR="007B1087" w:rsidRPr="00295655" w:rsidRDefault="007B1087" w:rsidP="0083592E">
            <w:pPr>
              <w:keepNext/>
              <w:rPr>
                <w:rFonts w:ascii="Calibri" w:hAnsi="Calibri"/>
                <w:sz w:val="18"/>
                <w:szCs w:val="18"/>
              </w:rPr>
            </w:pPr>
          </w:p>
        </w:tc>
        <w:tc>
          <w:tcPr>
            <w:tcW w:w="1072" w:type="dxa"/>
            <w:vAlign w:val="bottom"/>
          </w:tcPr>
          <w:p w14:paraId="1F9B9A03" w14:textId="77777777" w:rsidR="007B1087" w:rsidRPr="00295655" w:rsidRDefault="007B1087" w:rsidP="0083592E">
            <w:pPr>
              <w:keepNext/>
              <w:rPr>
                <w:rFonts w:ascii="Calibri" w:hAnsi="Calibri"/>
                <w:sz w:val="18"/>
                <w:szCs w:val="18"/>
              </w:rPr>
            </w:pPr>
          </w:p>
        </w:tc>
        <w:tc>
          <w:tcPr>
            <w:tcW w:w="842" w:type="dxa"/>
            <w:vAlign w:val="bottom"/>
          </w:tcPr>
          <w:p w14:paraId="1F9B9A04" w14:textId="77777777" w:rsidR="007B1087" w:rsidRPr="00295655" w:rsidRDefault="007B1087" w:rsidP="0083592E">
            <w:pPr>
              <w:keepNext/>
              <w:rPr>
                <w:rFonts w:ascii="Calibri" w:hAnsi="Calibri"/>
                <w:sz w:val="18"/>
                <w:szCs w:val="18"/>
              </w:rPr>
            </w:pPr>
          </w:p>
        </w:tc>
        <w:tc>
          <w:tcPr>
            <w:tcW w:w="944" w:type="dxa"/>
            <w:vAlign w:val="bottom"/>
          </w:tcPr>
          <w:p w14:paraId="1F9B9A05" w14:textId="77777777" w:rsidR="007B1087" w:rsidRPr="00295655" w:rsidRDefault="007B1087" w:rsidP="0083592E">
            <w:pPr>
              <w:keepNext/>
              <w:rPr>
                <w:rFonts w:ascii="Calibri" w:hAnsi="Calibri"/>
                <w:sz w:val="18"/>
                <w:szCs w:val="18"/>
              </w:rPr>
            </w:pPr>
          </w:p>
        </w:tc>
        <w:tc>
          <w:tcPr>
            <w:tcW w:w="943" w:type="dxa"/>
          </w:tcPr>
          <w:p w14:paraId="035AC695" w14:textId="77777777" w:rsidR="007B1087" w:rsidRPr="00295655" w:rsidRDefault="007B1087" w:rsidP="0083592E">
            <w:pPr>
              <w:keepNext/>
              <w:rPr>
                <w:rFonts w:ascii="Calibri" w:hAnsi="Calibri"/>
                <w:sz w:val="18"/>
                <w:szCs w:val="18"/>
              </w:rPr>
            </w:pPr>
          </w:p>
        </w:tc>
      </w:tr>
      <w:tr w:rsidR="007B1087" w:rsidRPr="00295655" w14:paraId="1F9B9A08" w14:textId="4C80EFD6" w:rsidTr="007B1087">
        <w:trPr>
          <w:cantSplit/>
          <w:trHeight w:val="220"/>
        </w:trPr>
        <w:tc>
          <w:tcPr>
            <w:tcW w:w="13676" w:type="dxa"/>
            <w:gridSpan w:val="11"/>
          </w:tcPr>
          <w:p w14:paraId="1F9B9A07" w14:textId="77777777" w:rsidR="007B1087" w:rsidRPr="00295655" w:rsidRDefault="007B1087" w:rsidP="00BA02F4">
            <w:pPr>
              <w:keepNext/>
              <w:rPr>
                <w:rFonts w:ascii="Calibri" w:hAnsi="Calibri"/>
                <w:sz w:val="18"/>
                <w:szCs w:val="18"/>
              </w:rPr>
            </w:pPr>
            <w:r w:rsidRPr="00295655">
              <w:rPr>
                <w:rFonts w:ascii="Calibri" w:hAnsi="Calibri"/>
                <w:sz w:val="18"/>
                <w:szCs w:val="18"/>
              </w:rPr>
              <w:t>Notes:</w:t>
            </w:r>
          </w:p>
        </w:tc>
        <w:tc>
          <w:tcPr>
            <w:tcW w:w="943" w:type="dxa"/>
          </w:tcPr>
          <w:p w14:paraId="097DB6F1" w14:textId="77777777" w:rsidR="007B1087" w:rsidRPr="00295655" w:rsidRDefault="007B1087" w:rsidP="00BA02F4">
            <w:pPr>
              <w:keepNext/>
              <w:rPr>
                <w:rFonts w:ascii="Calibri" w:hAnsi="Calibri"/>
                <w:sz w:val="18"/>
                <w:szCs w:val="18"/>
              </w:rPr>
            </w:pPr>
          </w:p>
        </w:tc>
      </w:tr>
    </w:tbl>
    <w:p w14:paraId="1F9B9A09" w14:textId="77777777" w:rsidR="000F413D" w:rsidRPr="00295655" w:rsidRDefault="000F413D" w:rsidP="008846F4">
      <w:pPr>
        <w:rPr>
          <w:rFonts w:ascii="Calibri" w:hAnsi="Calibri"/>
          <w:sz w:val="18"/>
          <w:szCs w:val="18"/>
        </w:rPr>
      </w:pPr>
    </w:p>
    <w:p w14:paraId="1F9B9A0A" w14:textId="77777777" w:rsidR="000F413D" w:rsidRPr="00295655" w:rsidRDefault="000F413D" w:rsidP="008846F4">
      <w:pPr>
        <w:rPr>
          <w:rFonts w:ascii="Calibri" w:hAnsi="Calibri"/>
          <w:sz w:val="18"/>
          <w:szCs w:val="18"/>
        </w:rPr>
      </w:pPr>
    </w:p>
    <w:p w14:paraId="1F9B9A0B" w14:textId="77777777" w:rsidR="000F413D" w:rsidRPr="00295655"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2340"/>
        <w:gridCol w:w="2340"/>
        <w:gridCol w:w="2341"/>
        <w:gridCol w:w="2340"/>
        <w:gridCol w:w="2341"/>
        <w:gridCol w:w="16"/>
      </w:tblGrid>
      <w:tr w:rsidR="00E2034D" w:rsidRPr="00295655" w14:paraId="1F9B9A0E" w14:textId="77777777" w:rsidTr="00295655">
        <w:trPr>
          <w:cantSplit/>
        </w:trPr>
        <w:tc>
          <w:tcPr>
            <w:tcW w:w="14616" w:type="dxa"/>
            <w:gridSpan w:val="8"/>
            <w:shd w:val="clear" w:color="auto" w:fill="auto"/>
          </w:tcPr>
          <w:p w14:paraId="4F76B71E" w14:textId="62D9EF7F" w:rsidR="0092220C" w:rsidRPr="00F9147E" w:rsidRDefault="00015CDB" w:rsidP="00C42C38">
            <w:pPr>
              <w:keepNext/>
              <w:rPr>
                <w:rFonts w:ascii="Calibri" w:hAnsi="Calibri"/>
                <w:b/>
                <w:szCs w:val="18"/>
              </w:rPr>
            </w:pPr>
            <w:r w:rsidRPr="00F9147E">
              <w:rPr>
                <w:rFonts w:ascii="Calibri" w:hAnsi="Calibri"/>
                <w:b/>
                <w:szCs w:val="18"/>
              </w:rPr>
              <w:t>K</w:t>
            </w:r>
            <w:r w:rsidR="00E2034D" w:rsidRPr="00F9147E">
              <w:rPr>
                <w:rFonts w:ascii="Calibri" w:hAnsi="Calibri"/>
                <w:b/>
                <w:szCs w:val="18"/>
              </w:rPr>
              <w:t xml:space="preserve">. Installed Air Filter Device Information </w:t>
            </w:r>
          </w:p>
          <w:p w14:paraId="1F9B9A0C" w14:textId="185BDE4E" w:rsidR="00E2034D" w:rsidRPr="00F9147E" w:rsidRDefault="00E2034D" w:rsidP="00C42C38">
            <w:pPr>
              <w:keepNext/>
              <w:rPr>
                <w:rFonts w:ascii="Calibri" w:hAnsi="Calibri"/>
                <w:sz w:val="18"/>
              </w:rPr>
            </w:pPr>
            <w:r w:rsidRPr="00F9147E">
              <w:rPr>
                <w:rFonts w:ascii="Calibri" w:hAnsi="Calibri"/>
                <w:sz w:val="18"/>
                <w:szCs w:val="18"/>
              </w:rPr>
              <w:t xml:space="preserve"> &lt;&lt;</w:t>
            </w:r>
            <w:r w:rsidR="005669D1" w:rsidRPr="00F9147E">
              <w:t xml:space="preserve"> </w:t>
            </w:r>
            <w:r w:rsidR="005669D1" w:rsidRPr="00F9147E">
              <w:rPr>
                <w:rFonts w:ascii="Calibri" w:hAnsi="Calibri"/>
                <w:sz w:val="18"/>
              </w:rPr>
              <w:t xml:space="preserve">all of the SC Systems listed in Section D have a Distribution System Type value in D07 =DuctsNone - Air distribution systems without ducts ,  then display the section does not apply message; else </w:t>
            </w:r>
            <w:r w:rsidRPr="00F9147E">
              <w:rPr>
                <w:rFonts w:ascii="Calibri" w:hAnsi="Calibri"/>
                <w:sz w:val="18"/>
              </w:rPr>
              <w:t xml:space="preserve">require one row of data (each) for the quantity of Air filter devices tagged in </w:t>
            </w:r>
            <w:r w:rsidR="002072E1" w:rsidRPr="00F9147E">
              <w:rPr>
                <w:rFonts w:ascii="Calibri" w:hAnsi="Calibri"/>
                <w:sz w:val="18"/>
              </w:rPr>
              <w:t>J11</w:t>
            </w:r>
            <w:r w:rsidRPr="00F9147E">
              <w:rPr>
                <w:rFonts w:ascii="Calibri" w:hAnsi="Calibri"/>
                <w:sz w:val="18"/>
              </w:rPr>
              <w:t xml:space="preserve">for all of the System Names in </w:t>
            </w:r>
            <w:r w:rsidR="002072E1" w:rsidRPr="00F9147E">
              <w:rPr>
                <w:rFonts w:ascii="Calibri" w:hAnsi="Calibri"/>
                <w:sz w:val="18"/>
              </w:rPr>
              <w:t>J01</w:t>
            </w:r>
            <w:r w:rsidRPr="00F9147E">
              <w:rPr>
                <w:rFonts w:ascii="Calibri" w:hAnsi="Calibri"/>
                <w:sz w:val="18"/>
              </w:rPr>
              <w:t>&gt;&gt;</w:t>
            </w:r>
          </w:p>
          <w:p w14:paraId="1F9B9A0D" w14:textId="77777777" w:rsidR="00E2034D" w:rsidRPr="007E1836" w:rsidRDefault="00E2034D" w:rsidP="00C42C38">
            <w:pPr>
              <w:keepNext/>
              <w:rPr>
                <w:rFonts w:ascii="Calibri" w:hAnsi="Calibri"/>
                <w:b/>
                <w:sz w:val="18"/>
              </w:rPr>
            </w:pPr>
            <w:r w:rsidRPr="00F9147E">
              <w:rPr>
                <w:rFonts w:ascii="Calibri" w:hAnsi="Calibri"/>
                <w:sz w:val="18"/>
              </w:rPr>
              <w:t>Mandatory requirements for air filter devices are specified Section 150.0(m)12.</w:t>
            </w:r>
          </w:p>
        </w:tc>
      </w:tr>
      <w:tr w:rsidR="00E2034D" w:rsidRPr="00295655" w14:paraId="1F9B9A16" w14:textId="77777777" w:rsidTr="00217F57">
        <w:trPr>
          <w:gridAfter w:val="1"/>
          <w:wAfter w:w="16" w:type="dxa"/>
          <w:cantSplit/>
          <w:trHeight w:val="134"/>
        </w:trPr>
        <w:tc>
          <w:tcPr>
            <w:tcW w:w="1458" w:type="dxa"/>
            <w:vAlign w:val="bottom"/>
          </w:tcPr>
          <w:p w14:paraId="1F9B9A0F"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A10"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02</w:t>
            </w:r>
          </w:p>
        </w:tc>
        <w:tc>
          <w:tcPr>
            <w:tcW w:w="2340" w:type="dxa"/>
          </w:tcPr>
          <w:p w14:paraId="1F9B9A11"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03</w:t>
            </w:r>
          </w:p>
        </w:tc>
        <w:tc>
          <w:tcPr>
            <w:tcW w:w="2340" w:type="dxa"/>
            <w:vAlign w:val="bottom"/>
          </w:tcPr>
          <w:p w14:paraId="1F9B9A12"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04</w:t>
            </w:r>
          </w:p>
        </w:tc>
        <w:tc>
          <w:tcPr>
            <w:tcW w:w="2341" w:type="dxa"/>
            <w:vAlign w:val="bottom"/>
          </w:tcPr>
          <w:p w14:paraId="1F9B9A13"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05</w:t>
            </w:r>
          </w:p>
        </w:tc>
        <w:tc>
          <w:tcPr>
            <w:tcW w:w="2340" w:type="dxa"/>
            <w:vAlign w:val="bottom"/>
          </w:tcPr>
          <w:p w14:paraId="1F9B9A14"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06</w:t>
            </w:r>
          </w:p>
        </w:tc>
        <w:tc>
          <w:tcPr>
            <w:tcW w:w="2341" w:type="dxa"/>
            <w:vAlign w:val="bottom"/>
          </w:tcPr>
          <w:p w14:paraId="1F9B9A15"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07</w:t>
            </w:r>
          </w:p>
        </w:tc>
      </w:tr>
      <w:tr w:rsidR="00E2034D" w:rsidRPr="00B82750" w14:paraId="1F9B9A21" w14:textId="77777777" w:rsidTr="00217F57">
        <w:trPr>
          <w:gridAfter w:val="1"/>
          <w:wAfter w:w="16" w:type="dxa"/>
          <w:cantSplit/>
          <w:trHeight w:val="576"/>
        </w:trPr>
        <w:tc>
          <w:tcPr>
            <w:tcW w:w="1458" w:type="dxa"/>
            <w:vAlign w:val="bottom"/>
          </w:tcPr>
          <w:p w14:paraId="1F9B9A17" w14:textId="77777777" w:rsidR="00E2034D" w:rsidRPr="00B82750" w:rsidRDefault="00233996" w:rsidP="00C42C38">
            <w:pPr>
              <w:keepNext/>
              <w:jc w:val="center"/>
              <w:rPr>
                <w:rFonts w:ascii="Calibri" w:hAnsi="Calibri"/>
                <w:sz w:val="18"/>
                <w:szCs w:val="18"/>
              </w:rPr>
            </w:pPr>
            <w:r w:rsidRPr="00B82750">
              <w:rPr>
                <w:rFonts w:ascii="Calibri" w:hAnsi="Calibri"/>
                <w:sz w:val="18"/>
                <w:szCs w:val="18"/>
              </w:rPr>
              <w:t>SC System Identification or Name</w:t>
            </w:r>
          </w:p>
        </w:tc>
        <w:tc>
          <w:tcPr>
            <w:tcW w:w="1440" w:type="dxa"/>
            <w:vAlign w:val="bottom"/>
          </w:tcPr>
          <w:p w14:paraId="1F9B9A18"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SC System Location or Area Served</w:t>
            </w:r>
          </w:p>
        </w:tc>
        <w:tc>
          <w:tcPr>
            <w:tcW w:w="2340" w:type="dxa"/>
            <w:vAlign w:val="bottom"/>
          </w:tcPr>
          <w:p w14:paraId="1F9B9A19"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Air Filter Identification or Name</w:t>
            </w:r>
          </w:p>
        </w:tc>
        <w:tc>
          <w:tcPr>
            <w:tcW w:w="2340" w:type="dxa"/>
            <w:vAlign w:val="bottom"/>
          </w:tcPr>
          <w:p w14:paraId="1F9B9A1A"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Air Filter Device Type</w:t>
            </w:r>
          </w:p>
        </w:tc>
        <w:tc>
          <w:tcPr>
            <w:tcW w:w="2341" w:type="dxa"/>
            <w:vAlign w:val="bottom"/>
          </w:tcPr>
          <w:p w14:paraId="1F9B9A1B"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Air Filter Device Location</w:t>
            </w:r>
          </w:p>
        </w:tc>
        <w:tc>
          <w:tcPr>
            <w:tcW w:w="2340" w:type="dxa"/>
            <w:vAlign w:val="bottom"/>
          </w:tcPr>
          <w:p w14:paraId="1F9B9A1C"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 xml:space="preserve">Determined Design Airflow Rate </w:t>
            </w:r>
          </w:p>
          <w:p w14:paraId="1F9B9A1D"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 xml:space="preserve">for Air Filter Device </w:t>
            </w:r>
          </w:p>
          <w:p w14:paraId="1F9B9A1E"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(cfm)</w:t>
            </w:r>
          </w:p>
        </w:tc>
        <w:tc>
          <w:tcPr>
            <w:tcW w:w="2341" w:type="dxa"/>
            <w:vAlign w:val="bottom"/>
          </w:tcPr>
          <w:p w14:paraId="1F9B9A1F"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 xml:space="preserve">Determined Design Allowable Pressure Drop for Air Filter Device </w:t>
            </w:r>
          </w:p>
          <w:p w14:paraId="1F9B9A20"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 xml:space="preserve">(inch W.C.) </w:t>
            </w:r>
          </w:p>
        </w:tc>
      </w:tr>
      <w:tr w:rsidR="00E2034D" w:rsidRPr="00295655" w14:paraId="1F9B9A2D" w14:textId="77777777" w:rsidTr="00217F57">
        <w:trPr>
          <w:gridAfter w:val="1"/>
          <w:wAfter w:w="16" w:type="dxa"/>
          <w:cantSplit/>
          <w:trHeight w:val="395"/>
        </w:trPr>
        <w:tc>
          <w:tcPr>
            <w:tcW w:w="1458" w:type="dxa"/>
          </w:tcPr>
          <w:p w14:paraId="1F9B9A22" w14:textId="77777777" w:rsidR="00E2034D" w:rsidRPr="00295655" w:rsidRDefault="00E2034D" w:rsidP="007822B3">
            <w:pPr>
              <w:keepNext/>
              <w:rPr>
                <w:rFonts w:ascii="Calibri" w:hAnsi="Calibri"/>
                <w:sz w:val="18"/>
                <w:szCs w:val="18"/>
              </w:rPr>
            </w:pPr>
            <w:r w:rsidRPr="00295655">
              <w:rPr>
                <w:rFonts w:ascii="Calibri" w:hAnsi="Calibri"/>
                <w:sz w:val="18"/>
                <w:szCs w:val="18"/>
              </w:rPr>
              <w:t xml:space="preserve">&lt;&lt;auto filled from </w:t>
            </w:r>
            <w:r w:rsidR="007822B3" w:rsidRPr="007822B3">
              <w:rPr>
                <w:rFonts w:ascii="Calibri" w:hAnsi="Calibri"/>
                <w:sz w:val="16"/>
                <w:szCs w:val="16"/>
              </w:rPr>
              <w:t xml:space="preserve"> D01</w:t>
            </w:r>
            <w:r w:rsidRPr="00295655">
              <w:rPr>
                <w:rFonts w:ascii="Calibri" w:hAnsi="Calibri"/>
                <w:sz w:val="18"/>
                <w:szCs w:val="18"/>
              </w:rPr>
              <w:t>&gt;&gt;</w:t>
            </w:r>
          </w:p>
        </w:tc>
        <w:tc>
          <w:tcPr>
            <w:tcW w:w="1440" w:type="dxa"/>
          </w:tcPr>
          <w:p w14:paraId="1F9B9A23" w14:textId="77777777" w:rsidR="00E2034D" w:rsidRPr="00295655" w:rsidRDefault="00E2034D" w:rsidP="00EB2B8D">
            <w:pPr>
              <w:keepNext/>
              <w:rPr>
                <w:rFonts w:ascii="Calibri" w:hAnsi="Calibri"/>
                <w:sz w:val="18"/>
                <w:szCs w:val="18"/>
              </w:rPr>
            </w:pPr>
            <w:r w:rsidRPr="00295655">
              <w:rPr>
                <w:rFonts w:ascii="Calibri" w:hAnsi="Calibri"/>
                <w:sz w:val="18"/>
                <w:szCs w:val="18"/>
              </w:rPr>
              <w:t xml:space="preserve">&lt;&lt;auto filled from </w:t>
            </w:r>
            <w:r w:rsidR="00285F79">
              <w:rPr>
                <w:rFonts w:ascii="Calibri" w:hAnsi="Calibri"/>
                <w:sz w:val="18"/>
                <w:szCs w:val="18"/>
              </w:rPr>
              <w:t>D</w:t>
            </w:r>
            <w:r w:rsidRPr="00295655">
              <w:rPr>
                <w:rFonts w:ascii="Calibri" w:hAnsi="Calibri"/>
                <w:sz w:val="18"/>
                <w:szCs w:val="18"/>
              </w:rPr>
              <w:t xml:space="preserve">02&gt;&gt; </w:t>
            </w:r>
          </w:p>
        </w:tc>
        <w:tc>
          <w:tcPr>
            <w:tcW w:w="2340" w:type="dxa"/>
          </w:tcPr>
          <w:p w14:paraId="1F9B9A24" w14:textId="77777777" w:rsidR="00E2034D" w:rsidRPr="00295655" w:rsidRDefault="00E2034D" w:rsidP="00EB2B8D">
            <w:pPr>
              <w:keepNext/>
              <w:rPr>
                <w:rFonts w:ascii="Calibri" w:hAnsi="Calibri"/>
                <w:sz w:val="18"/>
                <w:szCs w:val="18"/>
              </w:rPr>
            </w:pPr>
            <w:r w:rsidRPr="00295655">
              <w:rPr>
                <w:rFonts w:ascii="Calibri" w:hAnsi="Calibri"/>
                <w:sz w:val="16"/>
                <w:szCs w:val="16"/>
              </w:rPr>
              <w:t>&lt;&lt;user input text, maximum 20? characters&gt;&gt;</w:t>
            </w:r>
          </w:p>
        </w:tc>
        <w:tc>
          <w:tcPr>
            <w:tcW w:w="2340" w:type="dxa"/>
          </w:tcPr>
          <w:p w14:paraId="1F9B9A25" w14:textId="77777777" w:rsidR="00E2034D" w:rsidRPr="00295655" w:rsidRDefault="00E2034D" w:rsidP="00EB2B8D">
            <w:pPr>
              <w:keepNext/>
              <w:rPr>
                <w:rFonts w:ascii="Calibri" w:hAnsi="Calibri"/>
                <w:sz w:val="18"/>
                <w:szCs w:val="18"/>
              </w:rPr>
            </w:pPr>
            <w:r w:rsidRPr="00295655">
              <w:rPr>
                <w:rFonts w:ascii="Calibri" w:hAnsi="Calibri"/>
                <w:sz w:val="18"/>
                <w:szCs w:val="18"/>
              </w:rPr>
              <w:t>&lt;&lt;user select f</w:t>
            </w:r>
            <w:r w:rsidR="00217F57">
              <w:rPr>
                <w:rFonts w:ascii="Calibri" w:hAnsi="Calibri"/>
                <w:sz w:val="18"/>
                <w:szCs w:val="18"/>
              </w:rPr>
              <w:t>r</w:t>
            </w:r>
            <w:r w:rsidRPr="00295655">
              <w:rPr>
                <w:rFonts w:ascii="Calibri" w:hAnsi="Calibri"/>
                <w:sz w:val="18"/>
                <w:szCs w:val="18"/>
              </w:rPr>
              <w:t xml:space="preserve">om list:  </w:t>
            </w:r>
          </w:p>
          <w:p w14:paraId="1F9B9A26" w14:textId="77777777" w:rsidR="00E2034D" w:rsidRPr="00295655" w:rsidRDefault="00E2034D" w:rsidP="00EB2B8D">
            <w:pPr>
              <w:keepNext/>
              <w:rPr>
                <w:rFonts w:ascii="Calibri" w:hAnsi="Calibri"/>
                <w:sz w:val="18"/>
                <w:szCs w:val="18"/>
              </w:rPr>
            </w:pPr>
            <w:r w:rsidRPr="00295655">
              <w:rPr>
                <w:rFonts w:ascii="Calibri" w:hAnsi="Calibri"/>
                <w:sz w:val="18"/>
                <w:szCs w:val="18"/>
              </w:rPr>
              <w:t>*Filter Grille</w:t>
            </w:r>
          </w:p>
          <w:p w14:paraId="1F9B9A27" w14:textId="77777777" w:rsidR="00E2034D" w:rsidRPr="00295655" w:rsidRDefault="00E2034D" w:rsidP="00EB2B8D">
            <w:pPr>
              <w:keepNext/>
              <w:rPr>
                <w:rFonts w:ascii="Calibri" w:hAnsi="Calibri"/>
                <w:sz w:val="18"/>
                <w:szCs w:val="18"/>
              </w:rPr>
            </w:pPr>
            <w:r w:rsidRPr="00295655">
              <w:rPr>
                <w:rFonts w:ascii="Calibri" w:hAnsi="Calibri"/>
                <w:sz w:val="18"/>
                <w:szCs w:val="18"/>
              </w:rPr>
              <w:t>*Furnace Mounted</w:t>
            </w:r>
          </w:p>
          <w:p w14:paraId="1F9B9A28" w14:textId="77777777" w:rsidR="00E2034D" w:rsidRPr="00295655" w:rsidRDefault="00E2034D" w:rsidP="00EB2B8D">
            <w:pPr>
              <w:keepNext/>
              <w:rPr>
                <w:rFonts w:ascii="Calibri" w:hAnsi="Calibri"/>
                <w:sz w:val="18"/>
                <w:szCs w:val="18"/>
              </w:rPr>
            </w:pPr>
            <w:r w:rsidRPr="00295655">
              <w:rPr>
                <w:rFonts w:ascii="Calibri" w:hAnsi="Calibri"/>
                <w:sz w:val="18"/>
                <w:szCs w:val="18"/>
              </w:rPr>
              <w:t>*Duct Mounted</w:t>
            </w:r>
          </w:p>
          <w:p w14:paraId="1F9B9A29" w14:textId="77777777" w:rsidR="00E2034D" w:rsidRPr="00295655" w:rsidRDefault="00E2034D" w:rsidP="00EB2B8D">
            <w:pPr>
              <w:keepNext/>
              <w:rPr>
                <w:rFonts w:ascii="Calibri" w:hAnsi="Calibri"/>
                <w:sz w:val="18"/>
                <w:szCs w:val="18"/>
              </w:rPr>
            </w:pPr>
            <w:r w:rsidRPr="00295655">
              <w:rPr>
                <w:rFonts w:ascii="Calibri" w:hAnsi="Calibri"/>
                <w:sz w:val="18"/>
                <w:szCs w:val="18"/>
              </w:rPr>
              <w:t>&gt;&gt;</w:t>
            </w:r>
          </w:p>
        </w:tc>
        <w:tc>
          <w:tcPr>
            <w:tcW w:w="2341" w:type="dxa"/>
          </w:tcPr>
          <w:p w14:paraId="1F9B9A2A" w14:textId="77777777" w:rsidR="00E2034D" w:rsidRPr="00295655" w:rsidRDefault="00E2034D" w:rsidP="00EB2B8D">
            <w:pPr>
              <w:keepNext/>
              <w:rPr>
                <w:rFonts w:ascii="Calibri" w:hAnsi="Calibri"/>
                <w:sz w:val="18"/>
                <w:szCs w:val="18"/>
              </w:rPr>
            </w:pPr>
            <w:r w:rsidRPr="00295655">
              <w:rPr>
                <w:rFonts w:ascii="Calibri" w:hAnsi="Calibri"/>
                <w:sz w:val="18"/>
                <w:szCs w:val="18"/>
              </w:rPr>
              <w:t>&lt;&lt;user input text, maximum 30 characters&gt;&gt;</w:t>
            </w:r>
          </w:p>
        </w:tc>
        <w:tc>
          <w:tcPr>
            <w:tcW w:w="2340" w:type="dxa"/>
          </w:tcPr>
          <w:p w14:paraId="1F9B9A2B" w14:textId="77777777" w:rsidR="00E2034D" w:rsidRPr="00295655" w:rsidRDefault="00E2034D" w:rsidP="00EB2B8D">
            <w:pPr>
              <w:keepNext/>
              <w:rPr>
                <w:rFonts w:ascii="Calibri" w:hAnsi="Calibri"/>
                <w:sz w:val="18"/>
                <w:szCs w:val="18"/>
              </w:rPr>
            </w:pPr>
            <w:r w:rsidRPr="00295655">
              <w:rPr>
                <w:rFonts w:ascii="Calibri" w:hAnsi="Calibri"/>
                <w:sz w:val="18"/>
                <w:szCs w:val="18"/>
              </w:rPr>
              <w:t>&lt;&lt;user enter numeric, xxx&gt;&gt;</w:t>
            </w:r>
          </w:p>
        </w:tc>
        <w:tc>
          <w:tcPr>
            <w:tcW w:w="2341" w:type="dxa"/>
          </w:tcPr>
          <w:p w14:paraId="1F9B9A2C" w14:textId="77777777" w:rsidR="00E2034D" w:rsidRPr="00295655" w:rsidRDefault="00E2034D" w:rsidP="00EB2B8D">
            <w:pPr>
              <w:keepNext/>
              <w:rPr>
                <w:rFonts w:ascii="Calibri" w:hAnsi="Calibri"/>
                <w:sz w:val="18"/>
                <w:szCs w:val="18"/>
              </w:rPr>
            </w:pPr>
            <w:r w:rsidRPr="00295655">
              <w:rPr>
                <w:rFonts w:ascii="Calibri" w:hAnsi="Calibri"/>
                <w:sz w:val="18"/>
                <w:szCs w:val="18"/>
              </w:rPr>
              <w:t>&lt;&lt;user enter value, numeric, x.xx&gt;&gt;</w:t>
            </w:r>
          </w:p>
        </w:tc>
      </w:tr>
      <w:tr w:rsidR="00E2034D" w:rsidRPr="00295655" w14:paraId="1F9B9A35" w14:textId="77777777" w:rsidTr="00217F57">
        <w:trPr>
          <w:gridAfter w:val="1"/>
          <w:wAfter w:w="16" w:type="dxa"/>
          <w:cantSplit/>
          <w:trHeight w:val="288"/>
        </w:trPr>
        <w:tc>
          <w:tcPr>
            <w:tcW w:w="1458" w:type="dxa"/>
            <w:vAlign w:val="center"/>
          </w:tcPr>
          <w:p w14:paraId="1F9B9A2E" w14:textId="77777777" w:rsidR="00E2034D" w:rsidRPr="00295655" w:rsidRDefault="00E2034D" w:rsidP="003B1D03">
            <w:pPr>
              <w:keepNext/>
              <w:jc w:val="center"/>
              <w:rPr>
                <w:rFonts w:ascii="Calibri" w:hAnsi="Calibri"/>
                <w:sz w:val="18"/>
                <w:szCs w:val="18"/>
              </w:rPr>
            </w:pPr>
          </w:p>
        </w:tc>
        <w:tc>
          <w:tcPr>
            <w:tcW w:w="1440" w:type="dxa"/>
            <w:vAlign w:val="center"/>
          </w:tcPr>
          <w:p w14:paraId="1F9B9A2F" w14:textId="77777777" w:rsidR="00E2034D" w:rsidRPr="00295655" w:rsidRDefault="00E2034D" w:rsidP="003B1D03">
            <w:pPr>
              <w:keepNext/>
              <w:jc w:val="center"/>
              <w:rPr>
                <w:rFonts w:ascii="Calibri" w:hAnsi="Calibri"/>
                <w:sz w:val="18"/>
                <w:szCs w:val="18"/>
              </w:rPr>
            </w:pPr>
          </w:p>
        </w:tc>
        <w:tc>
          <w:tcPr>
            <w:tcW w:w="2340" w:type="dxa"/>
            <w:vAlign w:val="center"/>
          </w:tcPr>
          <w:p w14:paraId="1F9B9A30" w14:textId="77777777" w:rsidR="00E2034D" w:rsidRPr="00295655" w:rsidRDefault="00E2034D" w:rsidP="003B1D03">
            <w:pPr>
              <w:keepNext/>
              <w:jc w:val="center"/>
              <w:rPr>
                <w:rFonts w:ascii="Calibri" w:hAnsi="Calibri"/>
                <w:sz w:val="18"/>
                <w:szCs w:val="18"/>
              </w:rPr>
            </w:pPr>
          </w:p>
        </w:tc>
        <w:tc>
          <w:tcPr>
            <w:tcW w:w="2340" w:type="dxa"/>
            <w:vAlign w:val="center"/>
          </w:tcPr>
          <w:p w14:paraId="1F9B9A31" w14:textId="77777777" w:rsidR="00E2034D" w:rsidRPr="00295655" w:rsidRDefault="00E2034D" w:rsidP="003B1D03">
            <w:pPr>
              <w:keepNext/>
              <w:jc w:val="center"/>
              <w:rPr>
                <w:rFonts w:ascii="Calibri" w:hAnsi="Calibri"/>
                <w:sz w:val="18"/>
                <w:szCs w:val="18"/>
              </w:rPr>
            </w:pPr>
          </w:p>
        </w:tc>
        <w:tc>
          <w:tcPr>
            <w:tcW w:w="2341" w:type="dxa"/>
            <w:vAlign w:val="center"/>
          </w:tcPr>
          <w:p w14:paraId="1F9B9A32" w14:textId="77777777" w:rsidR="00E2034D" w:rsidRPr="00295655" w:rsidRDefault="00E2034D" w:rsidP="003B1D03">
            <w:pPr>
              <w:keepNext/>
              <w:jc w:val="center"/>
              <w:rPr>
                <w:rFonts w:ascii="Calibri" w:hAnsi="Calibri"/>
                <w:sz w:val="18"/>
                <w:szCs w:val="18"/>
              </w:rPr>
            </w:pPr>
          </w:p>
        </w:tc>
        <w:tc>
          <w:tcPr>
            <w:tcW w:w="2340" w:type="dxa"/>
            <w:vAlign w:val="center"/>
          </w:tcPr>
          <w:p w14:paraId="1F9B9A33" w14:textId="77777777" w:rsidR="00E2034D" w:rsidRPr="00295655" w:rsidRDefault="00E2034D" w:rsidP="003B1D03">
            <w:pPr>
              <w:keepNext/>
              <w:jc w:val="center"/>
              <w:rPr>
                <w:rFonts w:ascii="Calibri" w:hAnsi="Calibri"/>
                <w:sz w:val="18"/>
                <w:szCs w:val="18"/>
              </w:rPr>
            </w:pPr>
          </w:p>
        </w:tc>
        <w:tc>
          <w:tcPr>
            <w:tcW w:w="2341" w:type="dxa"/>
            <w:vAlign w:val="center"/>
          </w:tcPr>
          <w:p w14:paraId="1F9B9A34" w14:textId="77777777" w:rsidR="00E2034D" w:rsidRPr="00295655" w:rsidRDefault="00E2034D" w:rsidP="003B1D03">
            <w:pPr>
              <w:keepNext/>
              <w:jc w:val="center"/>
              <w:rPr>
                <w:rFonts w:ascii="Calibri" w:hAnsi="Calibri"/>
                <w:sz w:val="18"/>
                <w:szCs w:val="18"/>
              </w:rPr>
            </w:pPr>
          </w:p>
        </w:tc>
      </w:tr>
      <w:tr w:rsidR="003B1D03" w:rsidRPr="00295655" w14:paraId="1F9B9A3D" w14:textId="77777777" w:rsidTr="00217F57">
        <w:trPr>
          <w:gridAfter w:val="1"/>
          <w:wAfter w:w="16" w:type="dxa"/>
          <w:cantSplit/>
          <w:trHeight w:val="288"/>
        </w:trPr>
        <w:tc>
          <w:tcPr>
            <w:tcW w:w="1458" w:type="dxa"/>
            <w:vAlign w:val="center"/>
          </w:tcPr>
          <w:p w14:paraId="1F9B9A36" w14:textId="77777777" w:rsidR="003B1D03" w:rsidRPr="00295655" w:rsidRDefault="003B1D03" w:rsidP="003B1D03">
            <w:pPr>
              <w:keepNext/>
              <w:jc w:val="center"/>
              <w:rPr>
                <w:rFonts w:ascii="Calibri" w:hAnsi="Calibri"/>
                <w:sz w:val="18"/>
                <w:szCs w:val="18"/>
              </w:rPr>
            </w:pPr>
          </w:p>
        </w:tc>
        <w:tc>
          <w:tcPr>
            <w:tcW w:w="1440" w:type="dxa"/>
            <w:vAlign w:val="center"/>
          </w:tcPr>
          <w:p w14:paraId="1F9B9A37" w14:textId="77777777" w:rsidR="003B1D03" w:rsidRPr="00295655" w:rsidRDefault="003B1D03" w:rsidP="003B1D03">
            <w:pPr>
              <w:keepNext/>
              <w:jc w:val="center"/>
              <w:rPr>
                <w:rFonts w:ascii="Calibri" w:hAnsi="Calibri"/>
                <w:sz w:val="18"/>
                <w:szCs w:val="18"/>
              </w:rPr>
            </w:pPr>
          </w:p>
        </w:tc>
        <w:tc>
          <w:tcPr>
            <w:tcW w:w="2340" w:type="dxa"/>
            <w:vAlign w:val="center"/>
          </w:tcPr>
          <w:p w14:paraId="1F9B9A38" w14:textId="77777777" w:rsidR="003B1D03" w:rsidRPr="00295655" w:rsidRDefault="003B1D03" w:rsidP="003B1D03">
            <w:pPr>
              <w:keepNext/>
              <w:jc w:val="center"/>
              <w:rPr>
                <w:rFonts w:ascii="Calibri" w:hAnsi="Calibri"/>
                <w:sz w:val="18"/>
                <w:szCs w:val="18"/>
              </w:rPr>
            </w:pPr>
          </w:p>
        </w:tc>
        <w:tc>
          <w:tcPr>
            <w:tcW w:w="2340" w:type="dxa"/>
            <w:vAlign w:val="center"/>
          </w:tcPr>
          <w:p w14:paraId="1F9B9A39" w14:textId="77777777" w:rsidR="003B1D03" w:rsidRPr="00295655" w:rsidRDefault="003B1D03" w:rsidP="003B1D03">
            <w:pPr>
              <w:keepNext/>
              <w:jc w:val="center"/>
              <w:rPr>
                <w:rFonts w:ascii="Calibri" w:hAnsi="Calibri"/>
                <w:sz w:val="18"/>
                <w:szCs w:val="18"/>
              </w:rPr>
            </w:pPr>
          </w:p>
        </w:tc>
        <w:tc>
          <w:tcPr>
            <w:tcW w:w="2341" w:type="dxa"/>
            <w:vAlign w:val="center"/>
          </w:tcPr>
          <w:p w14:paraId="1F9B9A3A" w14:textId="77777777" w:rsidR="003B1D03" w:rsidRPr="00295655" w:rsidRDefault="003B1D03" w:rsidP="003B1D03">
            <w:pPr>
              <w:keepNext/>
              <w:jc w:val="center"/>
              <w:rPr>
                <w:rFonts w:ascii="Calibri" w:hAnsi="Calibri"/>
                <w:sz w:val="18"/>
                <w:szCs w:val="18"/>
              </w:rPr>
            </w:pPr>
          </w:p>
        </w:tc>
        <w:tc>
          <w:tcPr>
            <w:tcW w:w="2340" w:type="dxa"/>
            <w:vAlign w:val="center"/>
          </w:tcPr>
          <w:p w14:paraId="1F9B9A3B" w14:textId="77777777" w:rsidR="003B1D03" w:rsidRPr="00295655" w:rsidRDefault="003B1D03" w:rsidP="003B1D03">
            <w:pPr>
              <w:keepNext/>
              <w:jc w:val="center"/>
              <w:rPr>
                <w:rFonts w:ascii="Calibri" w:hAnsi="Calibri"/>
                <w:sz w:val="18"/>
                <w:szCs w:val="18"/>
              </w:rPr>
            </w:pPr>
          </w:p>
        </w:tc>
        <w:tc>
          <w:tcPr>
            <w:tcW w:w="2341" w:type="dxa"/>
            <w:vAlign w:val="center"/>
          </w:tcPr>
          <w:p w14:paraId="1F9B9A3C" w14:textId="77777777" w:rsidR="003B1D03" w:rsidRPr="00295655" w:rsidRDefault="003B1D03" w:rsidP="003B1D03">
            <w:pPr>
              <w:keepNext/>
              <w:jc w:val="center"/>
              <w:rPr>
                <w:rFonts w:ascii="Calibri" w:hAnsi="Calibri"/>
                <w:sz w:val="18"/>
                <w:szCs w:val="18"/>
              </w:rPr>
            </w:pPr>
          </w:p>
        </w:tc>
      </w:tr>
      <w:tr w:rsidR="00E2034D" w:rsidRPr="00295655" w14:paraId="1F9B9A3F" w14:textId="77777777" w:rsidTr="00031AD6">
        <w:trPr>
          <w:cantSplit/>
        </w:trPr>
        <w:tc>
          <w:tcPr>
            <w:tcW w:w="14616" w:type="dxa"/>
            <w:gridSpan w:val="8"/>
          </w:tcPr>
          <w:p w14:paraId="1F9B9A3E" w14:textId="77777777" w:rsidR="00E2034D" w:rsidRPr="00295655" w:rsidRDefault="00E2034D" w:rsidP="00C42C38">
            <w:pPr>
              <w:keepNext/>
              <w:rPr>
                <w:rFonts w:ascii="Calibri" w:hAnsi="Calibri"/>
                <w:sz w:val="18"/>
                <w:szCs w:val="18"/>
              </w:rPr>
            </w:pPr>
            <w:r w:rsidRPr="00295655">
              <w:rPr>
                <w:rFonts w:ascii="Calibri" w:hAnsi="Calibri"/>
                <w:sz w:val="18"/>
                <w:szCs w:val="18"/>
              </w:rPr>
              <w:t>Notes:</w:t>
            </w:r>
          </w:p>
        </w:tc>
      </w:tr>
    </w:tbl>
    <w:p w14:paraId="1F9B9A40" w14:textId="77777777" w:rsidR="000F413D" w:rsidRPr="00295655"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8"/>
        <w:gridCol w:w="14148"/>
      </w:tblGrid>
      <w:tr w:rsidR="000F413D" w:rsidRPr="00295655" w14:paraId="1F9B9A43" w14:textId="77777777" w:rsidTr="00295655">
        <w:trPr>
          <w:cantSplit/>
        </w:trPr>
        <w:tc>
          <w:tcPr>
            <w:tcW w:w="14616" w:type="dxa"/>
            <w:gridSpan w:val="2"/>
            <w:shd w:val="clear" w:color="auto" w:fill="auto"/>
          </w:tcPr>
          <w:p w14:paraId="1F9B9A41" w14:textId="60A29594" w:rsidR="000F413D" w:rsidRPr="00F9147E" w:rsidRDefault="00BF2718" w:rsidP="00C42C38">
            <w:pPr>
              <w:keepNext/>
              <w:rPr>
                <w:rFonts w:ascii="Calibri" w:hAnsi="Calibri"/>
                <w:b/>
                <w:szCs w:val="18"/>
              </w:rPr>
            </w:pPr>
            <w:r w:rsidRPr="00F9147E">
              <w:rPr>
                <w:rFonts w:ascii="Calibri" w:hAnsi="Calibri"/>
                <w:b/>
                <w:szCs w:val="18"/>
              </w:rPr>
              <w:t>L</w:t>
            </w:r>
            <w:r w:rsidR="000F413D" w:rsidRPr="00F9147E">
              <w:rPr>
                <w:rFonts w:ascii="Calibri" w:hAnsi="Calibri"/>
                <w:b/>
                <w:szCs w:val="18"/>
              </w:rPr>
              <w:t xml:space="preserve">. Air Filter Device Requirements  </w:t>
            </w:r>
          </w:p>
          <w:p w14:paraId="1F9B9A42" w14:textId="77777777" w:rsidR="005669D1" w:rsidRPr="00F9147E" w:rsidRDefault="005669D1" w:rsidP="00C42C38">
            <w:pPr>
              <w:keepNext/>
              <w:rPr>
                <w:rFonts w:ascii="Calibri" w:hAnsi="Calibri"/>
                <w:sz w:val="18"/>
                <w:szCs w:val="18"/>
              </w:rPr>
            </w:pPr>
            <w:r w:rsidRPr="00F9147E">
              <w:rPr>
                <w:rFonts w:ascii="Calibri" w:hAnsi="Calibri"/>
                <w:sz w:val="18"/>
                <w:szCs w:val="18"/>
              </w:rPr>
              <w:t>&lt;&lt;if all of the SC Systems listed in Section D have a Distribution System Type value in D07 =DuctsNone - Air distribution systems without ducts ,  then display the section does not apply message; else display this section&gt;&gt;</w:t>
            </w:r>
          </w:p>
        </w:tc>
      </w:tr>
      <w:tr w:rsidR="000F413D" w:rsidRPr="00295655" w14:paraId="1F9B9A46" w14:textId="77777777" w:rsidTr="00295655">
        <w:trPr>
          <w:cantSplit/>
        </w:trPr>
        <w:tc>
          <w:tcPr>
            <w:tcW w:w="468" w:type="dxa"/>
            <w:shd w:val="clear" w:color="auto" w:fill="auto"/>
            <w:vAlign w:val="center"/>
          </w:tcPr>
          <w:p w14:paraId="1F9B9A44"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01</w:t>
            </w:r>
          </w:p>
        </w:tc>
        <w:tc>
          <w:tcPr>
            <w:tcW w:w="14148" w:type="dxa"/>
            <w:shd w:val="clear" w:color="auto" w:fill="auto"/>
          </w:tcPr>
          <w:p w14:paraId="1F9B9A45" w14:textId="77777777" w:rsidR="000F413D" w:rsidRPr="00295655" w:rsidRDefault="000F413D" w:rsidP="00C42C38">
            <w:pPr>
              <w:keepNext/>
              <w:spacing w:after="60"/>
              <w:rPr>
                <w:rFonts w:ascii="Calibri" w:hAnsi="Calibri"/>
                <w:sz w:val="18"/>
                <w:szCs w:val="18"/>
              </w:rPr>
            </w:pPr>
            <w:r w:rsidRPr="00295655">
              <w:rPr>
                <w:rFonts w:ascii="Calibri" w:hAnsi="Calibri"/>
                <w:sz w:val="18"/>
                <w:szCs w:val="18"/>
              </w:rPr>
              <w:t>The system shall be designed to ensure that all recirculated air and all outdoor air supplied to the occupiable space is filtered before passing through the system's thermal conditioning components.</w:t>
            </w:r>
          </w:p>
        </w:tc>
      </w:tr>
      <w:tr w:rsidR="000F413D" w:rsidRPr="00295655" w14:paraId="1F9B9A49" w14:textId="77777777" w:rsidTr="00295655">
        <w:trPr>
          <w:cantSplit/>
        </w:trPr>
        <w:tc>
          <w:tcPr>
            <w:tcW w:w="468" w:type="dxa"/>
            <w:shd w:val="clear" w:color="auto" w:fill="auto"/>
            <w:vAlign w:val="center"/>
          </w:tcPr>
          <w:p w14:paraId="1F9B9A47"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02</w:t>
            </w:r>
          </w:p>
        </w:tc>
        <w:tc>
          <w:tcPr>
            <w:tcW w:w="14148" w:type="dxa"/>
            <w:shd w:val="clear" w:color="auto" w:fill="auto"/>
          </w:tcPr>
          <w:p w14:paraId="1F9B9A48" w14:textId="77777777" w:rsidR="000F413D" w:rsidRPr="00295655" w:rsidRDefault="000F413D" w:rsidP="00C42C38">
            <w:pPr>
              <w:keepNext/>
              <w:spacing w:after="60"/>
              <w:rPr>
                <w:rFonts w:ascii="Calibri" w:hAnsi="Calibri"/>
                <w:sz w:val="18"/>
                <w:szCs w:val="18"/>
              </w:rPr>
            </w:pPr>
            <w:r w:rsidRPr="00295655">
              <w:rPr>
                <w:rFonts w:ascii="Calibri" w:hAnsi="Calibri"/>
                <w:sz w:val="18"/>
                <w:szCs w:val="18"/>
              </w:rPr>
              <w:t>The system shall be designed to accommodate the clean-filter pressure drop imposed by the system air filter device(s). The design airflow rate and maximum allowable clean-filter pressure drop at the design airflow rate applicable to each air filter device shall be determined, and all system air filter device locations shall be labeled to disclose the applicable design airflow rate and the maximum allowable clean-filter pressure drop.  The labels shall be permanently affixed to the air filter device, readily legible, and visible to a person replacing the air filter media, and the air filter devices shall be provided with air filter media that conforms to these determined/labeled maximum allowable clean-filter pressure drop values as rated using AHRI Standard 680.</w:t>
            </w:r>
          </w:p>
        </w:tc>
      </w:tr>
      <w:tr w:rsidR="000F413D" w:rsidRPr="00295655" w14:paraId="1F9B9A4C" w14:textId="77777777" w:rsidTr="00295655">
        <w:trPr>
          <w:cantSplit/>
        </w:trPr>
        <w:tc>
          <w:tcPr>
            <w:tcW w:w="468" w:type="dxa"/>
            <w:shd w:val="clear" w:color="auto" w:fill="auto"/>
            <w:vAlign w:val="center"/>
          </w:tcPr>
          <w:p w14:paraId="1F9B9A4A"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03</w:t>
            </w:r>
          </w:p>
        </w:tc>
        <w:tc>
          <w:tcPr>
            <w:tcW w:w="14148" w:type="dxa"/>
            <w:shd w:val="clear" w:color="auto" w:fill="auto"/>
          </w:tcPr>
          <w:p w14:paraId="1F9B9A4B" w14:textId="77777777" w:rsidR="000F413D" w:rsidRPr="00295655" w:rsidRDefault="000F413D" w:rsidP="00C42C38">
            <w:pPr>
              <w:keepNext/>
              <w:spacing w:after="60"/>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000F413D" w:rsidRPr="00295655" w14:paraId="1F9B9A4F" w14:textId="77777777" w:rsidTr="00295655">
        <w:trPr>
          <w:cantSplit/>
        </w:trPr>
        <w:tc>
          <w:tcPr>
            <w:tcW w:w="468" w:type="dxa"/>
            <w:shd w:val="clear" w:color="auto" w:fill="auto"/>
            <w:vAlign w:val="center"/>
          </w:tcPr>
          <w:p w14:paraId="1F9B9A4D"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04</w:t>
            </w:r>
          </w:p>
        </w:tc>
        <w:tc>
          <w:tcPr>
            <w:tcW w:w="14148" w:type="dxa"/>
            <w:shd w:val="clear" w:color="auto" w:fill="auto"/>
          </w:tcPr>
          <w:p w14:paraId="1F9B9A4E" w14:textId="04EF7E58" w:rsidR="000F413D" w:rsidRPr="00295655" w:rsidRDefault="000F413D" w:rsidP="00C42C38">
            <w:pPr>
              <w:keepNext/>
              <w:spacing w:after="60"/>
              <w:rPr>
                <w:rFonts w:ascii="Calibri" w:hAnsi="Calibri"/>
                <w:sz w:val="18"/>
                <w:szCs w:val="18"/>
              </w:rPr>
            </w:pPr>
            <w:r w:rsidRPr="00295655">
              <w:rPr>
                <w:rFonts w:ascii="Calibri" w:hAnsi="Calibri"/>
                <w:sz w:val="18"/>
                <w:szCs w:val="18"/>
              </w:rPr>
              <w:t>The system shall be provided with air filter media having a designated efficiency equal to or greater than MERV 6 when tested in accordance with ASHRAE Standard 52.2, or a particle size efficiency rating equal to or greater than 50</w:t>
            </w:r>
            <w:r w:rsidR="00B257BE">
              <w:rPr>
                <w:rFonts w:ascii="Calibri" w:hAnsi="Calibri"/>
                <w:sz w:val="18"/>
                <w:szCs w:val="18"/>
              </w:rPr>
              <w:t>%</w:t>
            </w:r>
            <w:r w:rsidRPr="00295655">
              <w:rPr>
                <w:rFonts w:ascii="Calibri" w:hAnsi="Calibri"/>
                <w:sz w:val="18"/>
                <w:szCs w:val="18"/>
              </w:rPr>
              <w:t xml:space="preserve"> in the 3.0–10 μm range when tested in accordance with AHRI Standard 680.</w:t>
            </w:r>
          </w:p>
        </w:tc>
      </w:tr>
      <w:tr w:rsidR="000F413D" w:rsidRPr="00295655" w14:paraId="1F9B9A52" w14:textId="77777777" w:rsidTr="00295655">
        <w:trPr>
          <w:cantSplit/>
        </w:trPr>
        <w:tc>
          <w:tcPr>
            <w:tcW w:w="468" w:type="dxa"/>
            <w:shd w:val="clear" w:color="auto" w:fill="auto"/>
            <w:vAlign w:val="center"/>
          </w:tcPr>
          <w:p w14:paraId="1F9B9A50"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05</w:t>
            </w:r>
          </w:p>
        </w:tc>
        <w:tc>
          <w:tcPr>
            <w:tcW w:w="14148" w:type="dxa"/>
            <w:shd w:val="clear" w:color="auto" w:fill="auto"/>
          </w:tcPr>
          <w:p w14:paraId="1F9B9A51" w14:textId="77777777" w:rsidR="000F413D" w:rsidRPr="00295655" w:rsidRDefault="000F413D" w:rsidP="00C42C38">
            <w:pPr>
              <w:keepNext/>
              <w:spacing w:after="60"/>
              <w:rPr>
                <w:rFonts w:ascii="Calibri" w:hAnsi="Calibri"/>
                <w:sz w:val="18"/>
                <w:szCs w:val="18"/>
              </w:rPr>
            </w:pPr>
            <w:r w:rsidRPr="00295655">
              <w:rPr>
                <w:rFonts w:ascii="Calibri" w:hAnsi="Calibri"/>
                <w:sz w:val="18"/>
                <w:szCs w:val="18"/>
              </w:rPr>
              <w:t>The system shall be provided with air filter media that has been labeled by the manufacturer to disclose the efficiency and pressure drop ratings that conform to the required efficiency and pressure drop requirements for the air filter device.</w:t>
            </w:r>
          </w:p>
        </w:tc>
      </w:tr>
      <w:tr w:rsidR="000F413D" w:rsidRPr="00295655" w14:paraId="1F9B9A54" w14:textId="77777777" w:rsidTr="00295655">
        <w:trPr>
          <w:cantSplit/>
        </w:trPr>
        <w:tc>
          <w:tcPr>
            <w:tcW w:w="14616" w:type="dxa"/>
            <w:gridSpan w:val="2"/>
            <w:shd w:val="clear" w:color="auto" w:fill="auto"/>
            <w:vAlign w:val="center"/>
          </w:tcPr>
          <w:p w14:paraId="1F9B9A53" w14:textId="77777777" w:rsidR="000F413D" w:rsidRPr="00295655" w:rsidRDefault="000F413D" w:rsidP="00C42C38">
            <w:pPr>
              <w:keepNext/>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295655" w:rsidRDefault="000F413D" w:rsidP="008846F4">
      <w:pPr>
        <w:rPr>
          <w:rFonts w:ascii="Calibri" w:hAnsi="Calibri"/>
          <w:sz w:val="18"/>
          <w:szCs w:val="18"/>
        </w:rPr>
      </w:pPr>
    </w:p>
    <w:p w14:paraId="1F9B9A56" w14:textId="77777777" w:rsidR="000F413D" w:rsidRPr="00295655"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08"/>
        <w:gridCol w:w="187"/>
        <w:gridCol w:w="893"/>
        <w:gridCol w:w="1080"/>
        <w:gridCol w:w="900"/>
        <w:gridCol w:w="1800"/>
        <w:gridCol w:w="2160"/>
        <w:gridCol w:w="1080"/>
        <w:gridCol w:w="1080"/>
        <w:gridCol w:w="1080"/>
        <w:gridCol w:w="1170"/>
        <w:gridCol w:w="1170"/>
        <w:gridCol w:w="1008"/>
      </w:tblGrid>
      <w:tr w:rsidR="00F7587F" w:rsidRPr="00295655" w14:paraId="1F9B9A58" w14:textId="77777777" w:rsidTr="007F0777">
        <w:trPr>
          <w:cantSplit/>
        </w:trPr>
        <w:tc>
          <w:tcPr>
            <w:tcW w:w="14616" w:type="dxa"/>
            <w:gridSpan w:val="13"/>
          </w:tcPr>
          <w:p w14:paraId="1F9B9A57" w14:textId="7C91686E" w:rsidR="00F7587F" w:rsidRPr="00295655" w:rsidRDefault="00F7587F" w:rsidP="00A37C65">
            <w:pPr>
              <w:keepNext/>
              <w:rPr>
                <w:rFonts w:ascii="Calibri" w:hAnsi="Calibri"/>
                <w:b/>
                <w:sz w:val="18"/>
                <w:szCs w:val="18"/>
              </w:rPr>
            </w:pPr>
            <w:r w:rsidRPr="00F9147E">
              <w:rPr>
                <w:rFonts w:ascii="Calibri" w:hAnsi="Calibri"/>
                <w:b/>
                <w:szCs w:val="18"/>
              </w:rPr>
              <w:t xml:space="preserve">M. HERS Verification Requirements </w:t>
            </w:r>
          </w:p>
        </w:tc>
      </w:tr>
      <w:tr w:rsidR="000774F4" w:rsidRPr="00295655" w14:paraId="1F9B9A64" w14:textId="77777777" w:rsidTr="000774F4">
        <w:trPr>
          <w:cantSplit/>
          <w:trHeight w:val="188"/>
        </w:trPr>
        <w:tc>
          <w:tcPr>
            <w:tcW w:w="1008" w:type="dxa"/>
            <w:vAlign w:val="bottom"/>
          </w:tcPr>
          <w:p w14:paraId="1F9B9A59" w14:textId="77777777" w:rsidR="00F7587F" w:rsidRPr="00295655" w:rsidRDefault="00F7587F" w:rsidP="00A37C65">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1080" w:type="dxa"/>
            <w:gridSpan w:val="2"/>
            <w:vAlign w:val="bottom"/>
          </w:tcPr>
          <w:p w14:paraId="1F9B9A5A" w14:textId="77777777" w:rsidR="00F7587F" w:rsidRPr="00295655" w:rsidRDefault="00F7587F" w:rsidP="00E91CEC">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080" w:type="dxa"/>
            <w:vAlign w:val="bottom"/>
          </w:tcPr>
          <w:p w14:paraId="1F9B9A5B" w14:textId="77777777" w:rsidR="00F7587F" w:rsidRPr="00295655" w:rsidRDefault="00F7587F" w:rsidP="00E91CEC">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3</w:t>
            </w:r>
          </w:p>
        </w:tc>
        <w:tc>
          <w:tcPr>
            <w:tcW w:w="900" w:type="dxa"/>
            <w:vAlign w:val="bottom"/>
          </w:tcPr>
          <w:p w14:paraId="1F9B9A5C" w14:textId="77777777" w:rsidR="00F7587F" w:rsidRPr="00295655" w:rsidRDefault="00F7587F" w:rsidP="00E91CEC">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4</w:t>
            </w:r>
          </w:p>
        </w:tc>
        <w:tc>
          <w:tcPr>
            <w:tcW w:w="1800" w:type="dxa"/>
            <w:vAlign w:val="bottom"/>
          </w:tcPr>
          <w:p w14:paraId="1F9B9A5D" w14:textId="77777777" w:rsidR="00F7587F" w:rsidRPr="00295655" w:rsidRDefault="00F7587F" w:rsidP="00E91CEC">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5</w:t>
            </w:r>
          </w:p>
        </w:tc>
        <w:tc>
          <w:tcPr>
            <w:tcW w:w="2160" w:type="dxa"/>
            <w:vAlign w:val="bottom"/>
          </w:tcPr>
          <w:p w14:paraId="1F9B9A5E" w14:textId="77777777" w:rsidR="00F7587F" w:rsidRPr="00295655" w:rsidRDefault="00F7587F" w:rsidP="00E91CEC">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6</w:t>
            </w:r>
          </w:p>
        </w:tc>
        <w:tc>
          <w:tcPr>
            <w:tcW w:w="1080" w:type="dxa"/>
            <w:vAlign w:val="bottom"/>
          </w:tcPr>
          <w:p w14:paraId="1F9B9A5F" w14:textId="77777777" w:rsidR="00F7587F" w:rsidRPr="00295655" w:rsidRDefault="00F7587F" w:rsidP="00E91CEC">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7</w:t>
            </w:r>
          </w:p>
        </w:tc>
        <w:tc>
          <w:tcPr>
            <w:tcW w:w="1080" w:type="dxa"/>
            <w:vAlign w:val="bottom"/>
          </w:tcPr>
          <w:p w14:paraId="1F9B9A60" w14:textId="77777777" w:rsidR="00F7587F" w:rsidRPr="00295655" w:rsidRDefault="00F7587F" w:rsidP="00E91CEC">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8</w:t>
            </w:r>
          </w:p>
        </w:tc>
        <w:tc>
          <w:tcPr>
            <w:tcW w:w="1080" w:type="dxa"/>
            <w:vAlign w:val="bottom"/>
          </w:tcPr>
          <w:p w14:paraId="4D7AEF2B" w14:textId="13B53CD1" w:rsidR="00F7587F" w:rsidRDefault="00F7587F" w:rsidP="00E91CEC">
            <w:pPr>
              <w:keepNext/>
              <w:jc w:val="center"/>
              <w:rPr>
                <w:rFonts w:ascii="Calibri" w:hAnsi="Calibri"/>
                <w:sz w:val="18"/>
                <w:szCs w:val="18"/>
              </w:rPr>
            </w:pPr>
            <w:r>
              <w:rPr>
                <w:rFonts w:ascii="Calibri" w:hAnsi="Calibri"/>
                <w:sz w:val="18"/>
                <w:szCs w:val="18"/>
              </w:rPr>
              <w:t>09</w:t>
            </w:r>
          </w:p>
        </w:tc>
        <w:tc>
          <w:tcPr>
            <w:tcW w:w="1170" w:type="dxa"/>
            <w:vAlign w:val="bottom"/>
          </w:tcPr>
          <w:p w14:paraId="1F9B9A61" w14:textId="4D1B07A5" w:rsidR="00F7587F" w:rsidRPr="00295655" w:rsidRDefault="00F7587F" w:rsidP="00E91CEC">
            <w:pPr>
              <w:keepNext/>
              <w:jc w:val="center"/>
              <w:rPr>
                <w:rFonts w:ascii="Calibri" w:hAnsi="Calibri"/>
                <w:sz w:val="18"/>
                <w:szCs w:val="18"/>
              </w:rPr>
            </w:pPr>
            <w:r>
              <w:rPr>
                <w:rFonts w:ascii="Calibri" w:hAnsi="Calibri"/>
                <w:sz w:val="18"/>
                <w:szCs w:val="18"/>
              </w:rPr>
              <w:t>10</w:t>
            </w:r>
          </w:p>
        </w:tc>
        <w:tc>
          <w:tcPr>
            <w:tcW w:w="1170" w:type="dxa"/>
            <w:vAlign w:val="bottom"/>
          </w:tcPr>
          <w:p w14:paraId="1F9B9A62" w14:textId="21011EB5" w:rsidR="00F7587F" w:rsidRPr="00295655" w:rsidRDefault="00F7587F" w:rsidP="00E91CEC">
            <w:pPr>
              <w:keepNext/>
              <w:jc w:val="center"/>
              <w:rPr>
                <w:rFonts w:ascii="Calibri" w:hAnsi="Calibri"/>
                <w:sz w:val="18"/>
                <w:szCs w:val="18"/>
              </w:rPr>
            </w:pPr>
            <w:r>
              <w:rPr>
                <w:rFonts w:ascii="Calibri" w:hAnsi="Calibri"/>
                <w:sz w:val="18"/>
                <w:szCs w:val="18"/>
              </w:rPr>
              <w:t>11</w:t>
            </w:r>
          </w:p>
        </w:tc>
        <w:tc>
          <w:tcPr>
            <w:tcW w:w="1008" w:type="dxa"/>
            <w:vAlign w:val="bottom"/>
          </w:tcPr>
          <w:p w14:paraId="1F9B9A63" w14:textId="4303D075" w:rsidR="00F7587F" w:rsidRPr="00295655" w:rsidRDefault="00413F22" w:rsidP="00A37C65">
            <w:pPr>
              <w:keepNext/>
              <w:jc w:val="center"/>
              <w:rPr>
                <w:rFonts w:ascii="Calibri" w:hAnsi="Calibri"/>
                <w:sz w:val="18"/>
                <w:szCs w:val="18"/>
              </w:rPr>
            </w:pPr>
            <w:r>
              <w:rPr>
                <w:rFonts w:ascii="Calibri" w:hAnsi="Calibri"/>
                <w:sz w:val="18"/>
                <w:szCs w:val="18"/>
              </w:rPr>
              <w:t>12</w:t>
            </w:r>
          </w:p>
        </w:tc>
      </w:tr>
      <w:tr w:rsidR="000774F4" w:rsidRPr="00B82750" w14:paraId="1F9B9A70" w14:textId="77777777" w:rsidTr="000774F4">
        <w:trPr>
          <w:cantSplit/>
          <w:trHeight w:val="359"/>
        </w:trPr>
        <w:tc>
          <w:tcPr>
            <w:tcW w:w="1008" w:type="dxa"/>
            <w:tcBorders>
              <w:bottom w:val="nil"/>
            </w:tcBorders>
            <w:vAlign w:val="bottom"/>
          </w:tcPr>
          <w:p w14:paraId="1F9B9A65" w14:textId="77777777" w:rsidR="00F7587F" w:rsidRPr="00B82750" w:rsidRDefault="00F7587F" w:rsidP="003B1D03">
            <w:pPr>
              <w:keepNext/>
              <w:jc w:val="center"/>
              <w:rPr>
                <w:rFonts w:ascii="Calibri" w:hAnsi="Calibri"/>
                <w:sz w:val="18"/>
                <w:szCs w:val="18"/>
              </w:rPr>
            </w:pPr>
          </w:p>
        </w:tc>
        <w:tc>
          <w:tcPr>
            <w:tcW w:w="1080" w:type="dxa"/>
            <w:gridSpan w:val="2"/>
            <w:tcBorders>
              <w:bottom w:val="nil"/>
            </w:tcBorders>
            <w:vAlign w:val="bottom"/>
          </w:tcPr>
          <w:p w14:paraId="1F9B9A66" w14:textId="77777777" w:rsidR="00F7587F" w:rsidRPr="00B82750" w:rsidRDefault="00F7587F" w:rsidP="003B1D03">
            <w:pPr>
              <w:keepNext/>
              <w:jc w:val="center"/>
              <w:rPr>
                <w:rFonts w:ascii="Calibri" w:hAnsi="Calibri"/>
                <w:sz w:val="18"/>
                <w:szCs w:val="18"/>
              </w:rPr>
            </w:pPr>
          </w:p>
        </w:tc>
        <w:tc>
          <w:tcPr>
            <w:tcW w:w="1080" w:type="dxa"/>
            <w:tcBorders>
              <w:bottom w:val="nil"/>
            </w:tcBorders>
            <w:vAlign w:val="bottom"/>
          </w:tcPr>
          <w:p w14:paraId="1F9B9A67" w14:textId="77777777" w:rsidR="00F7587F" w:rsidRPr="00B82750" w:rsidRDefault="00F7587F"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20</w:t>
            </w:r>
          </w:p>
        </w:tc>
        <w:tc>
          <w:tcPr>
            <w:tcW w:w="900" w:type="dxa"/>
            <w:tcBorders>
              <w:bottom w:val="nil"/>
            </w:tcBorders>
            <w:vAlign w:val="bottom"/>
          </w:tcPr>
          <w:p w14:paraId="1F9B9A68" w14:textId="77777777" w:rsidR="00F7587F" w:rsidRPr="00B82750" w:rsidRDefault="00F7587F"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21</w:t>
            </w:r>
          </w:p>
        </w:tc>
        <w:tc>
          <w:tcPr>
            <w:tcW w:w="1800" w:type="dxa"/>
            <w:tcBorders>
              <w:bottom w:val="nil"/>
            </w:tcBorders>
            <w:vAlign w:val="bottom"/>
          </w:tcPr>
          <w:p w14:paraId="1F9B9A69" w14:textId="77777777" w:rsidR="00F7587F" w:rsidRPr="00B82750" w:rsidRDefault="00F7587F"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22</w:t>
            </w:r>
          </w:p>
        </w:tc>
        <w:tc>
          <w:tcPr>
            <w:tcW w:w="2160" w:type="dxa"/>
            <w:tcBorders>
              <w:bottom w:val="nil"/>
            </w:tcBorders>
            <w:vAlign w:val="bottom"/>
          </w:tcPr>
          <w:p w14:paraId="1F9B9A6A" w14:textId="77777777" w:rsidR="00F7587F" w:rsidRPr="00B82750" w:rsidRDefault="00F7587F"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23</w:t>
            </w:r>
          </w:p>
        </w:tc>
        <w:tc>
          <w:tcPr>
            <w:tcW w:w="1080" w:type="dxa"/>
            <w:tcBorders>
              <w:bottom w:val="nil"/>
            </w:tcBorders>
            <w:vAlign w:val="bottom"/>
          </w:tcPr>
          <w:p w14:paraId="1F9B9A6B" w14:textId="77777777" w:rsidR="00F7587F" w:rsidRPr="00B82750" w:rsidRDefault="00F7587F"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25</w:t>
            </w:r>
          </w:p>
        </w:tc>
        <w:tc>
          <w:tcPr>
            <w:tcW w:w="1080" w:type="dxa"/>
            <w:tcBorders>
              <w:bottom w:val="nil"/>
            </w:tcBorders>
            <w:vAlign w:val="bottom"/>
          </w:tcPr>
          <w:p w14:paraId="1F9B9A6C" w14:textId="77777777" w:rsidR="00F7587F" w:rsidRPr="00B82750" w:rsidRDefault="00F7587F"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26</w:t>
            </w:r>
          </w:p>
        </w:tc>
        <w:tc>
          <w:tcPr>
            <w:tcW w:w="1080" w:type="dxa"/>
            <w:tcBorders>
              <w:bottom w:val="nil"/>
            </w:tcBorders>
            <w:vAlign w:val="bottom"/>
          </w:tcPr>
          <w:p w14:paraId="35D416B5" w14:textId="48F0F333" w:rsidR="00F7587F" w:rsidRPr="00B82750" w:rsidRDefault="00F7587F" w:rsidP="00F7587F">
            <w:pPr>
              <w:keepNext/>
              <w:jc w:val="center"/>
              <w:rPr>
                <w:rFonts w:ascii="Calibri" w:hAnsi="Calibri"/>
                <w:sz w:val="18"/>
                <w:szCs w:val="18"/>
              </w:rPr>
            </w:pPr>
            <w:r w:rsidRPr="00F7587F">
              <w:rPr>
                <w:rFonts w:ascii="Calibri" w:hAnsi="Calibri"/>
                <w:sz w:val="18"/>
                <w:szCs w:val="18"/>
              </w:rPr>
              <w:t>MCH-2</w:t>
            </w:r>
            <w:r>
              <w:rPr>
                <w:rFonts w:ascii="Calibri" w:hAnsi="Calibri"/>
                <w:sz w:val="18"/>
                <w:szCs w:val="18"/>
              </w:rPr>
              <w:t>7</w:t>
            </w:r>
          </w:p>
        </w:tc>
        <w:tc>
          <w:tcPr>
            <w:tcW w:w="1170" w:type="dxa"/>
            <w:tcBorders>
              <w:bottom w:val="nil"/>
            </w:tcBorders>
            <w:vAlign w:val="bottom"/>
          </w:tcPr>
          <w:p w14:paraId="1F9B9A6D" w14:textId="00361519" w:rsidR="00F7587F" w:rsidRPr="00B82750" w:rsidRDefault="00F7587F"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28</w:t>
            </w:r>
          </w:p>
        </w:tc>
        <w:tc>
          <w:tcPr>
            <w:tcW w:w="1170" w:type="dxa"/>
            <w:tcBorders>
              <w:bottom w:val="nil"/>
            </w:tcBorders>
            <w:vAlign w:val="bottom"/>
          </w:tcPr>
          <w:p w14:paraId="1F9B9A6E" w14:textId="77777777" w:rsidR="00F7587F" w:rsidRPr="00B82750" w:rsidRDefault="00F7587F"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29</w:t>
            </w:r>
          </w:p>
        </w:tc>
        <w:tc>
          <w:tcPr>
            <w:tcW w:w="1008" w:type="dxa"/>
            <w:tcBorders>
              <w:bottom w:val="nil"/>
            </w:tcBorders>
            <w:vAlign w:val="bottom"/>
          </w:tcPr>
          <w:p w14:paraId="1F9B9A6F" w14:textId="77777777" w:rsidR="00F7587F" w:rsidRPr="00B82750" w:rsidRDefault="00F7587F" w:rsidP="003B1D03">
            <w:pPr>
              <w:keepNext/>
              <w:jc w:val="center"/>
              <w:rPr>
                <w:rFonts w:ascii="Calibri" w:hAnsi="Calibri"/>
                <w:sz w:val="18"/>
                <w:szCs w:val="18"/>
              </w:rPr>
            </w:pPr>
            <w:r w:rsidRPr="00B82750">
              <w:rPr>
                <w:rFonts w:ascii="Calibri" w:hAnsi="Calibri"/>
                <w:sz w:val="18"/>
                <w:szCs w:val="18"/>
              </w:rPr>
              <w:t>MCH30</w:t>
            </w:r>
          </w:p>
        </w:tc>
      </w:tr>
      <w:tr w:rsidR="000774F4" w:rsidRPr="00B82750" w14:paraId="1F9B9A7F" w14:textId="77777777" w:rsidTr="000774F4">
        <w:trPr>
          <w:cantSplit/>
          <w:trHeight w:val="972"/>
        </w:trPr>
        <w:tc>
          <w:tcPr>
            <w:tcW w:w="1008" w:type="dxa"/>
            <w:tcBorders>
              <w:top w:val="nil"/>
            </w:tcBorders>
            <w:vAlign w:val="bottom"/>
          </w:tcPr>
          <w:p w14:paraId="1F9B9A71" w14:textId="77777777" w:rsidR="00F7587F" w:rsidRPr="00B82750" w:rsidRDefault="00F7587F" w:rsidP="00A37C65">
            <w:pPr>
              <w:keepNext/>
              <w:jc w:val="center"/>
              <w:rPr>
                <w:rFonts w:ascii="Calibri" w:hAnsi="Calibri"/>
                <w:sz w:val="18"/>
                <w:szCs w:val="18"/>
              </w:rPr>
            </w:pPr>
            <w:r w:rsidRPr="00B82750">
              <w:rPr>
                <w:rFonts w:ascii="Calibri" w:hAnsi="Calibri"/>
                <w:sz w:val="18"/>
                <w:szCs w:val="18"/>
              </w:rPr>
              <w:t>SC System Identification or Name</w:t>
            </w:r>
          </w:p>
        </w:tc>
        <w:tc>
          <w:tcPr>
            <w:tcW w:w="1080" w:type="dxa"/>
            <w:gridSpan w:val="2"/>
            <w:tcBorders>
              <w:top w:val="nil"/>
            </w:tcBorders>
            <w:vAlign w:val="bottom"/>
          </w:tcPr>
          <w:p w14:paraId="1F9B9A72" w14:textId="77777777" w:rsidR="00F7587F" w:rsidRPr="00B82750" w:rsidRDefault="00F7587F" w:rsidP="00E91CEC">
            <w:pPr>
              <w:keepNext/>
              <w:jc w:val="center"/>
              <w:rPr>
                <w:rFonts w:ascii="Calibri" w:hAnsi="Calibri"/>
                <w:sz w:val="18"/>
                <w:szCs w:val="18"/>
              </w:rPr>
            </w:pPr>
            <w:r w:rsidRPr="00B82750">
              <w:rPr>
                <w:rFonts w:ascii="Calibri" w:hAnsi="Calibri"/>
                <w:sz w:val="18"/>
                <w:szCs w:val="18"/>
              </w:rPr>
              <w:t>SC System Location or Area Served</w:t>
            </w:r>
          </w:p>
        </w:tc>
        <w:tc>
          <w:tcPr>
            <w:tcW w:w="1080" w:type="dxa"/>
            <w:tcBorders>
              <w:top w:val="nil"/>
            </w:tcBorders>
            <w:vAlign w:val="bottom"/>
          </w:tcPr>
          <w:p w14:paraId="1F9B9A73" w14:textId="77777777" w:rsidR="00F7587F" w:rsidRPr="00B82750" w:rsidRDefault="00F7587F" w:rsidP="00A37C65">
            <w:pPr>
              <w:keepNext/>
              <w:jc w:val="center"/>
              <w:rPr>
                <w:rFonts w:ascii="Calibri" w:hAnsi="Calibri"/>
                <w:sz w:val="18"/>
                <w:szCs w:val="18"/>
              </w:rPr>
            </w:pPr>
            <w:r w:rsidRPr="00B82750">
              <w:rPr>
                <w:rFonts w:ascii="Calibri" w:hAnsi="Calibri"/>
                <w:sz w:val="18"/>
                <w:szCs w:val="18"/>
              </w:rPr>
              <w:t>Duct Leakage Test</w:t>
            </w:r>
          </w:p>
        </w:tc>
        <w:tc>
          <w:tcPr>
            <w:tcW w:w="900" w:type="dxa"/>
            <w:tcBorders>
              <w:top w:val="nil"/>
            </w:tcBorders>
            <w:vAlign w:val="bottom"/>
          </w:tcPr>
          <w:p w14:paraId="1F9B9A74" w14:textId="77777777" w:rsidR="00F7587F" w:rsidRPr="00B82750" w:rsidRDefault="00F7587F" w:rsidP="00C33E3C">
            <w:pPr>
              <w:keepNext/>
              <w:jc w:val="center"/>
              <w:rPr>
                <w:rFonts w:ascii="Calibri" w:hAnsi="Calibri"/>
                <w:sz w:val="18"/>
                <w:szCs w:val="18"/>
              </w:rPr>
            </w:pPr>
            <w:r w:rsidRPr="00B82750">
              <w:rPr>
                <w:rFonts w:ascii="Calibri" w:hAnsi="Calibri"/>
                <w:sz w:val="18"/>
                <w:szCs w:val="18"/>
              </w:rPr>
              <w:t>Duct Location Verification</w:t>
            </w:r>
          </w:p>
        </w:tc>
        <w:tc>
          <w:tcPr>
            <w:tcW w:w="1800" w:type="dxa"/>
            <w:tcBorders>
              <w:top w:val="nil"/>
            </w:tcBorders>
            <w:vAlign w:val="bottom"/>
          </w:tcPr>
          <w:p w14:paraId="1F9B9A75" w14:textId="77777777" w:rsidR="00F7587F" w:rsidRPr="00B82750" w:rsidRDefault="00F7587F" w:rsidP="00E91CEC">
            <w:pPr>
              <w:keepNext/>
              <w:jc w:val="center"/>
              <w:rPr>
                <w:rFonts w:ascii="Calibri" w:hAnsi="Calibri"/>
                <w:sz w:val="18"/>
                <w:szCs w:val="18"/>
              </w:rPr>
            </w:pPr>
            <w:r w:rsidRPr="00B82750">
              <w:rPr>
                <w:rFonts w:ascii="Calibri" w:hAnsi="Calibri"/>
                <w:sz w:val="18"/>
                <w:szCs w:val="18"/>
              </w:rPr>
              <w:t>AHU Fan Efficacy (W/cfm)</w:t>
            </w:r>
          </w:p>
        </w:tc>
        <w:tc>
          <w:tcPr>
            <w:tcW w:w="2160" w:type="dxa"/>
            <w:tcBorders>
              <w:top w:val="nil"/>
            </w:tcBorders>
            <w:vAlign w:val="bottom"/>
          </w:tcPr>
          <w:p w14:paraId="1F9B9A76" w14:textId="77777777" w:rsidR="00F7587F" w:rsidRPr="00B82750" w:rsidRDefault="00F7587F" w:rsidP="00E91CEC">
            <w:pPr>
              <w:keepNext/>
              <w:jc w:val="center"/>
              <w:rPr>
                <w:rFonts w:ascii="Calibri" w:hAnsi="Calibri"/>
                <w:sz w:val="18"/>
                <w:szCs w:val="18"/>
              </w:rPr>
            </w:pPr>
            <w:r w:rsidRPr="00B82750">
              <w:rPr>
                <w:rFonts w:ascii="Calibri" w:hAnsi="Calibri"/>
                <w:sz w:val="18"/>
                <w:szCs w:val="18"/>
              </w:rPr>
              <w:t>AHU Airflow Rate</w:t>
            </w:r>
          </w:p>
          <w:p w14:paraId="1F9B9A77" w14:textId="77777777" w:rsidR="00F7587F" w:rsidRPr="00B82750" w:rsidRDefault="00F7587F" w:rsidP="00E91CEC">
            <w:pPr>
              <w:keepNext/>
              <w:jc w:val="center"/>
              <w:rPr>
                <w:rFonts w:ascii="Calibri" w:hAnsi="Calibri"/>
                <w:sz w:val="18"/>
                <w:szCs w:val="18"/>
              </w:rPr>
            </w:pPr>
            <w:r w:rsidRPr="00B82750">
              <w:rPr>
                <w:rFonts w:ascii="Calibri" w:hAnsi="Calibri"/>
                <w:sz w:val="18"/>
                <w:szCs w:val="18"/>
              </w:rPr>
              <w:t>(cfm/ton)</w:t>
            </w:r>
          </w:p>
        </w:tc>
        <w:tc>
          <w:tcPr>
            <w:tcW w:w="1080" w:type="dxa"/>
            <w:tcBorders>
              <w:top w:val="nil"/>
            </w:tcBorders>
            <w:vAlign w:val="bottom"/>
          </w:tcPr>
          <w:p w14:paraId="1F9B9A78" w14:textId="77777777" w:rsidR="00F7587F" w:rsidRPr="00B82750" w:rsidRDefault="00F7587F" w:rsidP="00E91CEC">
            <w:pPr>
              <w:keepNext/>
              <w:jc w:val="center"/>
              <w:rPr>
                <w:rFonts w:ascii="Calibri" w:hAnsi="Calibri"/>
                <w:sz w:val="18"/>
                <w:szCs w:val="18"/>
              </w:rPr>
            </w:pPr>
            <w:r w:rsidRPr="00B82750">
              <w:rPr>
                <w:rFonts w:ascii="Calibri" w:hAnsi="Calibri"/>
                <w:sz w:val="18"/>
                <w:szCs w:val="18"/>
              </w:rPr>
              <w:t>Refrigerant Charge</w:t>
            </w:r>
          </w:p>
        </w:tc>
        <w:tc>
          <w:tcPr>
            <w:tcW w:w="1080" w:type="dxa"/>
            <w:tcBorders>
              <w:top w:val="nil"/>
            </w:tcBorders>
            <w:vAlign w:val="bottom"/>
          </w:tcPr>
          <w:p w14:paraId="1F9B9A79" w14:textId="77777777" w:rsidR="00F7587F" w:rsidRDefault="00F7587F" w:rsidP="00E91CEC">
            <w:pPr>
              <w:keepNext/>
              <w:jc w:val="center"/>
              <w:rPr>
                <w:rFonts w:ascii="Calibri" w:hAnsi="Calibri"/>
                <w:sz w:val="18"/>
                <w:szCs w:val="18"/>
              </w:rPr>
            </w:pPr>
            <w:r>
              <w:rPr>
                <w:rFonts w:ascii="Calibri" w:hAnsi="Calibri"/>
                <w:sz w:val="18"/>
                <w:szCs w:val="18"/>
              </w:rPr>
              <w:t xml:space="preserve">Rated </w:t>
            </w:r>
          </w:p>
          <w:p w14:paraId="1F9B9A7A" w14:textId="77777777" w:rsidR="00F7587F" w:rsidRDefault="00F7587F" w:rsidP="00E91CEC">
            <w:pPr>
              <w:keepNext/>
              <w:jc w:val="center"/>
              <w:rPr>
                <w:rFonts w:ascii="Calibri" w:hAnsi="Calibri"/>
                <w:sz w:val="18"/>
                <w:szCs w:val="18"/>
              </w:rPr>
            </w:pPr>
            <w:r>
              <w:rPr>
                <w:rFonts w:ascii="Calibri" w:hAnsi="Calibri"/>
                <w:sz w:val="18"/>
                <w:szCs w:val="18"/>
              </w:rPr>
              <w:t>SC System</w:t>
            </w:r>
          </w:p>
          <w:p w14:paraId="1F9B9A7B" w14:textId="77777777" w:rsidR="00F7587F" w:rsidRPr="00B82750" w:rsidRDefault="00F7587F" w:rsidP="00E91CEC">
            <w:pPr>
              <w:keepNext/>
              <w:jc w:val="center"/>
              <w:rPr>
                <w:rFonts w:ascii="Calibri" w:hAnsi="Calibri"/>
                <w:sz w:val="18"/>
                <w:szCs w:val="18"/>
              </w:rPr>
            </w:pPr>
            <w:r>
              <w:rPr>
                <w:rFonts w:ascii="Calibri" w:hAnsi="Calibri"/>
                <w:sz w:val="18"/>
                <w:szCs w:val="18"/>
              </w:rPr>
              <w:t>Equipment Verification</w:t>
            </w:r>
          </w:p>
        </w:tc>
        <w:tc>
          <w:tcPr>
            <w:tcW w:w="1080" w:type="dxa"/>
            <w:tcBorders>
              <w:top w:val="nil"/>
            </w:tcBorders>
            <w:vAlign w:val="bottom"/>
          </w:tcPr>
          <w:p w14:paraId="2606E8F2" w14:textId="3C041681" w:rsidR="00F7587F" w:rsidRPr="00B82750" w:rsidRDefault="00F7587F" w:rsidP="00F7587F">
            <w:pPr>
              <w:keepNext/>
              <w:jc w:val="center"/>
              <w:rPr>
                <w:rFonts w:ascii="Calibri" w:hAnsi="Calibri"/>
                <w:sz w:val="18"/>
                <w:szCs w:val="18"/>
              </w:rPr>
            </w:pPr>
            <w:r>
              <w:rPr>
                <w:rFonts w:ascii="Calibri" w:hAnsi="Calibri"/>
                <w:sz w:val="18"/>
                <w:szCs w:val="18"/>
              </w:rPr>
              <w:t>IAQ Mechanical Ventilation</w:t>
            </w:r>
          </w:p>
        </w:tc>
        <w:tc>
          <w:tcPr>
            <w:tcW w:w="1170" w:type="dxa"/>
            <w:tcBorders>
              <w:top w:val="nil"/>
            </w:tcBorders>
            <w:vAlign w:val="bottom"/>
          </w:tcPr>
          <w:p w14:paraId="1F9B9A7C" w14:textId="7F2D163A" w:rsidR="00F7587F" w:rsidRPr="00B82750" w:rsidRDefault="00F7587F" w:rsidP="00EF7F53">
            <w:pPr>
              <w:keepNext/>
              <w:jc w:val="center"/>
              <w:rPr>
                <w:rFonts w:ascii="Calibri" w:hAnsi="Calibri"/>
                <w:sz w:val="18"/>
                <w:szCs w:val="18"/>
              </w:rPr>
            </w:pPr>
            <w:r w:rsidRPr="00B82750">
              <w:rPr>
                <w:rFonts w:ascii="Calibri" w:hAnsi="Calibri"/>
                <w:sz w:val="18"/>
                <w:szCs w:val="18"/>
              </w:rPr>
              <w:t>Return Duct Design - Table 150.0-</w:t>
            </w:r>
            <w:r w:rsidR="00EF7F53">
              <w:rPr>
                <w:rFonts w:ascii="Calibri" w:hAnsi="Calibri"/>
                <w:sz w:val="18"/>
                <w:szCs w:val="18"/>
              </w:rPr>
              <w:t>B</w:t>
            </w:r>
            <w:r w:rsidRPr="00B82750">
              <w:rPr>
                <w:rFonts w:ascii="Calibri" w:hAnsi="Calibri"/>
                <w:sz w:val="18"/>
                <w:szCs w:val="18"/>
              </w:rPr>
              <w:t xml:space="preserve"> or </w:t>
            </w:r>
            <w:r w:rsidR="00EF7F53">
              <w:rPr>
                <w:rFonts w:ascii="Calibri" w:hAnsi="Calibri"/>
                <w:sz w:val="18"/>
                <w:szCs w:val="18"/>
              </w:rPr>
              <w:t>C</w:t>
            </w:r>
          </w:p>
        </w:tc>
        <w:tc>
          <w:tcPr>
            <w:tcW w:w="1170" w:type="dxa"/>
            <w:tcBorders>
              <w:top w:val="nil"/>
            </w:tcBorders>
            <w:vAlign w:val="bottom"/>
          </w:tcPr>
          <w:p w14:paraId="1F9B9A7D" w14:textId="77777777" w:rsidR="00F7587F" w:rsidRPr="00B82750" w:rsidRDefault="00F7587F" w:rsidP="00A53F9F">
            <w:pPr>
              <w:keepNext/>
              <w:jc w:val="center"/>
              <w:rPr>
                <w:rFonts w:ascii="Calibri" w:hAnsi="Calibri"/>
                <w:sz w:val="18"/>
                <w:szCs w:val="18"/>
              </w:rPr>
            </w:pPr>
            <w:r w:rsidRPr="00B82750">
              <w:rPr>
                <w:rFonts w:ascii="Calibri" w:hAnsi="Calibri"/>
                <w:sz w:val="18"/>
                <w:szCs w:val="18"/>
              </w:rPr>
              <w:t>Supply Duct Surface Area R-Value Buried Ducts</w:t>
            </w:r>
          </w:p>
        </w:tc>
        <w:tc>
          <w:tcPr>
            <w:tcW w:w="1008" w:type="dxa"/>
            <w:tcBorders>
              <w:top w:val="nil"/>
            </w:tcBorders>
            <w:vAlign w:val="bottom"/>
          </w:tcPr>
          <w:p w14:paraId="1F9B9A7E" w14:textId="77777777" w:rsidR="00F7587F" w:rsidRPr="00B82750" w:rsidRDefault="00F7587F" w:rsidP="00A37C65">
            <w:pPr>
              <w:keepNext/>
              <w:jc w:val="center"/>
              <w:rPr>
                <w:rFonts w:ascii="Calibri" w:hAnsi="Calibri"/>
                <w:sz w:val="18"/>
                <w:szCs w:val="18"/>
              </w:rPr>
            </w:pPr>
            <w:r w:rsidRPr="00B82750">
              <w:rPr>
                <w:rFonts w:ascii="Calibri" w:hAnsi="Calibri"/>
                <w:sz w:val="18"/>
                <w:szCs w:val="18"/>
              </w:rPr>
              <w:t>Ventilation Cooling Credit</w:t>
            </w:r>
          </w:p>
        </w:tc>
      </w:tr>
      <w:tr w:rsidR="000774F4" w:rsidRPr="00D46D7C" w14:paraId="1F9B9AE5" w14:textId="77777777" w:rsidTr="000774F4">
        <w:trPr>
          <w:cantSplit/>
        </w:trPr>
        <w:tc>
          <w:tcPr>
            <w:tcW w:w="1008" w:type="dxa"/>
          </w:tcPr>
          <w:p w14:paraId="1F9B9A80" w14:textId="77777777" w:rsidR="00F7587F" w:rsidRPr="00D46D7C" w:rsidRDefault="00F7587F" w:rsidP="007822B3">
            <w:pPr>
              <w:keepNext/>
              <w:rPr>
                <w:rFonts w:ascii="Calibri" w:hAnsi="Calibri"/>
                <w:sz w:val="16"/>
                <w:szCs w:val="16"/>
              </w:rPr>
            </w:pPr>
            <w:r w:rsidRPr="00D46D7C">
              <w:rPr>
                <w:rFonts w:ascii="Calibri" w:hAnsi="Calibri"/>
                <w:sz w:val="16"/>
                <w:szCs w:val="16"/>
              </w:rPr>
              <w:t>&lt;&lt;auto filled from  D01&gt;&gt;</w:t>
            </w:r>
          </w:p>
        </w:tc>
        <w:tc>
          <w:tcPr>
            <w:tcW w:w="1080" w:type="dxa"/>
            <w:gridSpan w:val="2"/>
          </w:tcPr>
          <w:p w14:paraId="1F9B9A81" w14:textId="77777777" w:rsidR="00F7587F" w:rsidRPr="00D46D7C" w:rsidRDefault="00F7587F" w:rsidP="00B82750">
            <w:pPr>
              <w:keepNext/>
              <w:rPr>
                <w:rFonts w:ascii="Calibri" w:hAnsi="Calibri"/>
                <w:sz w:val="16"/>
                <w:szCs w:val="16"/>
              </w:rPr>
            </w:pPr>
            <w:r w:rsidRPr="00D46D7C">
              <w:rPr>
                <w:rFonts w:ascii="Calibri" w:hAnsi="Calibri"/>
                <w:sz w:val="16"/>
                <w:szCs w:val="16"/>
              </w:rPr>
              <w:t>&lt;&lt;auto filled from D02&gt;&gt;</w:t>
            </w:r>
          </w:p>
        </w:tc>
        <w:tc>
          <w:tcPr>
            <w:tcW w:w="1080" w:type="dxa"/>
          </w:tcPr>
          <w:p w14:paraId="1F9B9A82" w14:textId="77777777" w:rsidR="00F7587F" w:rsidRDefault="00F7587F" w:rsidP="00B82750">
            <w:pPr>
              <w:keepNext/>
              <w:rPr>
                <w:rFonts w:asciiTheme="minorHAnsi" w:hAnsiTheme="minorHAnsi"/>
                <w:sz w:val="16"/>
                <w:szCs w:val="16"/>
              </w:rPr>
            </w:pPr>
            <w:r w:rsidRPr="00D46D7C">
              <w:rPr>
                <w:rFonts w:asciiTheme="minorHAnsi" w:hAnsiTheme="minorHAnsi"/>
                <w:sz w:val="16"/>
                <w:szCs w:val="16"/>
              </w:rPr>
              <w:t xml:space="preserve">&lt;&lt;Calculated field: </w:t>
            </w:r>
          </w:p>
          <w:p w14:paraId="1F9B9A83" w14:textId="77777777" w:rsidR="00F7587F" w:rsidRPr="00DE52AD" w:rsidRDefault="00F7587F" w:rsidP="00DE52AD">
            <w:pPr>
              <w:keepNext/>
              <w:rPr>
                <w:rFonts w:asciiTheme="minorHAnsi" w:hAnsiTheme="minorHAnsi"/>
                <w:sz w:val="12"/>
                <w:szCs w:val="12"/>
              </w:rPr>
            </w:pPr>
            <w:r w:rsidRPr="00DE52AD">
              <w:rPr>
                <w:rFonts w:asciiTheme="minorHAnsi" w:hAnsiTheme="minorHAnsi"/>
                <w:sz w:val="12"/>
                <w:szCs w:val="12"/>
              </w:rPr>
              <w:t>if value in D07=DuctsNone - Air distribution systems without ducts,</w:t>
            </w:r>
          </w:p>
          <w:p w14:paraId="1F9B9A84" w14:textId="77777777" w:rsidR="00F7587F" w:rsidRPr="00DE52AD" w:rsidRDefault="00F7587F" w:rsidP="00DE52AD">
            <w:pPr>
              <w:keepNext/>
              <w:rPr>
                <w:rFonts w:ascii="Calibri" w:hAnsi="Calibri"/>
                <w:sz w:val="12"/>
                <w:szCs w:val="12"/>
              </w:rPr>
            </w:pPr>
            <w:r w:rsidRPr="00DE52AD">
              <w:rPr>
                <w:rFonts w:asciiTheme="minorHAnsi" w:hAnsiTheme="minorHAnsi"/>
                <w:sz w:val="12"/>
                <w:szCs w:val="12"/>
              </w:rPr>
              <w:t>then display result =no</w:t>
            </w:r>
          </w:p>
          <w:p w14:paraId="1F9B9A85" w14:textId="77777777" w:rsidR="00F7587F" w:rsidRPr="00D46D7C" w:rsidRDefault="00F7587F" w:rsidP="00B82750">
            <w:pPr>
              <w:keepNext/>
              <w:rPr>
                <w:rFonts w:asciiTheme="minorHAnsi" w:hAnsiTheme="minorHAnsi"/>
                <w:sz w:val="16"/>
                <w:szCs w:val="16"/>
              </w:rPr>
            </w:pPr>
          </w:p>
          <w:p w14:paraId="1F9B9A86" w14:textId="77777777" w:rsidR="00F7587F" w:rsidRPr="00D46D7C" w:rsidRDefault="00F7587F" w:rsidP="00B82750">
            <w:pPr>
              <w:keepNext/>
              <w:rPr>
                <w:rFonts w:asciiTheme="minorHAnsi" w:hAnsiTheme="minorHAnsi"/>
                <w:sz w:val="16"/>
                <w:szCs w:val="16"/>
              </w:rPr>
            </w:pPr>
            <w:r>
              <w:rPr>
                <w:rFonts w:asciiTheme="minorHAnsi" w:hAnsiTheme="minorHAnsi"/>
                <w:sz w:val="16"/>
                <w:szCs w:val="16"/>
              </w:rPr>
              <w:t>else</w:t>
            </w:r>
            <w:r w:rsidRPr="00D46D7C">
              <w:rPr>
                <w:rFonts w:asciiTheme="minorHAnsi" w:hAnsiTheme="minorHAnsi"/>
                <w:sz w:val="16"/>
                <w:szCs w:val="16"/>
              </w:rPr>
              <w:t>if J09 ≠ default value (No Exemptions),</w:t>
            </w:r>
          </w:p>
          <w:p w14:paraId="1F9B9A87" w14:textId="77777777" w:rsidR="00F7587F" w:rsidRPr="00D46D7C" w:rsidRDefault="00F7587F" w:rsidP="00B82750">
            <w:pPr>
              <w:keepNext/>
              <w:rPr>
                <w:rFonts w:asciiTheme="minorHAnsi" w:hAnsiTheme="minorHAnsi"/>
                <w:sz w:val="16"/>
                <w:szCs w:val="16"/>
              </w:rPr>
            </w:pPr>
            <w:r w:rsidRPr="00D46D7C">
              <w:rPr>
                <w:rFonts w:asciiTheme="minorHAnsi" w:hAnsiTheme="minorHAnsi"/>
                <w:sz w:val="16"/>
                <w:szCs w:val="16"/>
              </w:rPr>
              <w:t>then display result = no;</w:t>
            </w:r>
          </w:p>
          <w:p w14:paraId="1F9B9A88" w14:textId="77777777" w:rsidR="00F7587F" w:rsidRPr="00D46D7C" w:rsidRDefault="00F7587F" w:rsidP="00B82750">
            <w:pPr>
              <w:keepNext/>
              <w:rPr>
                <w:rFonts w:asciiTheme="minorHAnsi" w:hAnsiTheme="minorHAnsi"/>
                <w:sz w:val="16"/>
                <w:szCs w:val="16"/>
              </w:rPr>
            </w:pPr>
          </w:p>
          <w:p w14:paraId="1F9B9A89" w14:textId="77777777" w:rsidR="00F7587F" w:rsidRPr="00D46D7C" w:rsidRDefault="00F7587F" w:rsidP="00B82750">
            <w:pPr>
              <w:keepNext/>
              <w:rPr>
                <w:rFonts w:asciiTheme="minorHAnsi" w:hAnsiTheme="minorHAnsi"/>
                <w:sz w:val="16"/>
                <w:szCs w:val="16"/>
              </w:rPr>
            </w:pPr>
            <w:r w:rsidRPr="00D46D7C">
              <w:rPr>
                <w:rFonts w:ascii="Calibri" w:hAnsi="Calibri"/>
                <w:sz w:val="16"/>
                <w:szCs w:val="16"/>
              </w:rPr>
              <w:t>elseif the CF1R flags the requirement for HERS verification of duct leakage; then display result=yes&gt;&gt;</w:t>
            </w:r>
          </w:p>
          <w:p w14:paraId="1F9B9A8A" w14:textId="77777777" w:rsidR="00F7587F" w:rsidRPr="00D46D7C" w:rsidRDefault="00F7587F" w:rsidP="00B82750">
            <w:pPr>
              <w:keepNext/>
              <w:rPr>
                <w:rFonts w:ascii="Calibri" w:hAnsi="Calibri"/>
                <w:i/>
                <w:sz w:val="16"/>
                <w:szCs w:val="16"/>
              </w:rPr>
            </w:pPr>
          </w:p>
        </w:tc>
        <w:tc>
          <w:tcPr>
            <w:tcW w:w="900" w:type="dxa"/>
          </w:tcPr>
          <w:p w14:paraId="1F9B9A8B" w14:textId="77777777" w:rsidR="00F7587F" w:rsidRDefault="00F7587F" w:rsidP="00B82750">
            <w:pPr>
              <w:keepNext/>
              <w:rPr>
                <w:rFonts w:asciiTheme="minorHAnsi" w:hAnsiTheme="minorHAnsi"/>
                <w:sz w:val="12"/>
                <w:szCs w:val="12"/>
              </w:rPr>
            </w:pPr>
            <w:r w:rsidRPr="00DE52AD">
              <w:rPr>
                <w:rFonts w:asciiTheme="minorHAnsi" w:hAnsiTheme="minorHAnsi"/>
                <w:sz w:val="12"/>
                <w:szCs w:val="12"/>
              </w:rPr>
              <w:t>&lt;&lt;  Calculated field:</w:t>
            </w:r>
          </w:p>
          <w:p w14:paraId="1F9B9A8C" w14:textId="77777777" w:rsidR="00F7587F" w:rsidRPr="00455131" w:rsidRDefault="00F7587F" w:rsidP="00B465C7">
            <w:pPr>
              <w:keepNext/>
              <w:rPr>
                <w:rFonts w:asciiTheme="minorHAnsi" w:hAnsiTheme="minorHAnsi"/>
                <w:sz w:val="12"/>
                <w:szCs w:val="12"/>
              </w:rPr>
            </w:pPr>
            <w:r w:rsidRPr="00455131">
              <w:rPr>
                <w:rFonts w:asciiTheme="minorHAnsi" w:hAnsiTheme="minorHAnsi"/>
                <w:sz w:val="12"/>
                <w:szCs w:val="12"/>
              </w:rPr>
              <w:t>if value in D07=DuctsNone - Air distribution systems without ducts,</w:t>
            </w:r>
          </w:p>
          <w:p w14:paraId="1F9B9A8D" w14:textId="77777777" w:rsidR="00F7587F" w:rsidRPr="00B465C7" w:rsidRDefault="00F7587F" w:rsidP="00B82750">
            <w:pPr>
              <w:keepNext/>
              <w:rPr>
                <w:rFonts w:ascii="Calibri" w:hAnsi="Calibri"/>
                <w:sz w:val="12"/>
                <w:szCs w:val="12"/>
              </w:rPr>
            </w:pPr>
            <w:r w:rsidRPr="00455131">
              <w:rPr>
                <w:rFonts w:asciiTheme="minorHAnsi" w:hAnsiTheme="minorHAnsi"/>
                <w:sz w:val="12"/>
                <w:szCs w:val="12"/>
              </w:rPr>
              <w:t>then display result =no</w:t>
            </w:r>
          </w:p>
          <w:p w14:paraId="1F9B9A8E" w14:textId="77777777" w:rsidR="00F7587F" w:rsidRPr="00DE52AD" w:rsidRDefault="00F7587F" w:rsidP="00B82750">
            <w:pPr>
              <w:keepNext/>
              <w:rPr>
                <w:rFonts w:asciiTheme="minorHAnsi" w:hAnsiTheme="minorHAnsi"/>
                <w:sz w:val="12"/>
                <w:szCs w:val="12"/>
              </w:rPr>
            </w:pPr>
          </w:p>
          <w:p w14:paraId="1F9B9A8F" w14:textId="77777777" w:rsidR="00F7587F" w:rsidRPr="00DE52AD" w:rsidRDefault="00F7587F" w:rsidP="00B82750">
            <w:pPr>
              <w:keepNext/>
              <w:rPr>
                <w:rFonts w:asciiTheme="minorHAnsi" w:hAnsiTheme="minorHAnsi"/>
                <w:sz w:val="12"/>
                <w:szCs w:val="12"/>
              </w:rPr>
            </w:pPr>
            <w:r>
              <w:rPr>
                <w:rFonts w:asciiTheme="minorHAnsi" w:hAnsiTheme="minorHAnsi"/>
                <w:sz w:val="12"/>
                <w:szCs w:val="12"/>
              </w:rPr>
              <w:t>else</w:t>
            </w:r>
            <w:r w:rsidRPr="00DE52AD">
              <w:rPr>
                <w:rFonts w:asciiTheme="minorHAnsi" w:hAnsiTheme="minorHAnsi"/>
                <w:sz w:val="12"/>
                <w:szCs w:val="12"/>
              </w:rPr>
              <w:t>if the value in J07= yes,</w:t>
            </w:r>
          </w:p>
          <w:p w14:paraId="1F9B9A90" w14:textId="77777777" w:rsidR="00F7587F" w:rsidRPr="00DE52AD" w:rsidRDefault="00F7587F" w:rsidP="00B82750">
            <w:pPr>
              <w:keepNext/>
              <w:rPr>
                <w:rFonts w:asciiTheme="minorHAnsi" w:hAnsiTheme="minorHAnsi"/>
                <w:sz w:val="12"/>
                <w:szCs w:val="12"/>
              </w:rPr>
            </w:pPr>
            <w:r w:rsidRPr="00DE52AD">
              <w:rPr>
                <w:rFonts w:asciiTheme="minorHAnsi" w:hAnsiTheme="minorHAnsi"/>
                <w:sz w:val="12"/>
                <w:szCs w:val="12"/>
              </w:rPr>
              <w:t>and the values in either J04 or J06 are &lt;C10</w:t>
            </w:r>
          </w:p>
          <w:p w14:paraId="1F9B9A91" w14:textId="77777777" w:rsidR="00F7587F" w:rsidRPr="00DE52AD" w:rsidRDefault="00F7587F" w:rsidP="00B82750">
            <w:pPr>
              <w:keepNext/>
              <w:rPr>
                <w:rFonts w:asciiTheme="minorHAnsi" w:hAnsiTheme="minorHAnsi"/>
                <w:sz w:val="12"/>
                <w:szCs w:val="12"/>
              </w:rPr>
            </w:pPr>
            <w:r w:rsidRPr="00DE52AD">
              <w:rPr>
                <w:rFonts w:asciiTheme="minorHAnsi" w:hAnsiTheme="minorHAnsi"/>
                <w:sz w:val="12"/>
                <w:szCs w:val="12"/>
              </w:rPr>
              <w:t>then display result in this field=yes;</w:t>
            </w:r>
          </w:p>
          <w:p w14:paraId="1F9B9A92" w14:textId="77777777" w:rsidR="00F7587F" w:rsidRPr="00DE52AD" w:rsidRDefault="00F7587F" w:rsidP="00B82750">
            <w:pPr>
              <w:keepNext/>
              <w:rPr>
                <w:rFonts w:asciiTheme="minorHAnsi" w:hAnsiTheme="minorHAnsi"/>
                <w:sz w:val="12"/>
                <w:szCs w:val="12"/>
              </w:rPr>
            </w:pPr>
            <w:r w:rsidRPr="00DE52AD">
              <w:rPr>
                <w:rFonts w:asciiTheme="minorHAnsi" w:hAnsiTheme="minorHAnsi"/>
                <w:sz w:val="12"/>
                <w:szCs w:val="12"/>
              </w:rPr>
              <w:t>Elseif value in B07= one of the following:</w:t>
            </w:r>
          </w:p>
          <w:p w14:paraId="1F9B9A93" w14:textId="6E806BB5" w:rsidR="00F7587F" w:rsidRPr="00DE52AD" w:rsidRDefault="00F7587F" w:rsidP="00B82750">
            <w:pPr>
              <w:keepNext/>
              <w:rPr>
                <w:rFonts w:asciiTheme="minorHAnsi" w:hAnsiTheme="minorHAnsi"/>
                <w:sz w:val="12"/>
                <w:szCs w:val="12"/>
              </w:rPr>
            </w:pPr>
            <w:r w:rsidRPr="00DE52AD">
              <w:rPr>
                <w:rFonts w:asciiTheme="minorHAnsi" w:hAnsiTheme="minorHAnsi"/>
                <w:sz w:val="12"/>
                <w:szCs w:val="12"/>
              </w:rPr>
              <w:t xml:space="preserve">*DuctsInEx12; *DuctsInAll; </w:t>
            </w:r>
          </w:p>
          <w:p w14:paraId="1F9B9A94" w14:textId="77777777" w:rsidR="00F7587F" w:rsidRPr="00DE52AD" w:rsidRDefault="00F7587F" w:rsidP="00B82750">
            <w:pPr>
              <w:keepNext/>
              <w:rPr>
                <w:rFonts w:asciiTheme="minorHAnsi" w:hAnsiTheme="minorHAnsi" w:cs="Courier New"/>
                <w:b/>
                <w:sz w:val="12"/>
                <w:szCs w:val="12"/>
              </w:rPr>
            </w:pPr>
            <w:r w:rsidRPr="00DE52AD">
              <w:rPr>
                <w:rFonts w:asciiTheme="minorHAnsi" w:hAnsiTheme="minorHAnsi"/>
                <w:sz w:val="12"/>
                <w:szCs w:val="12"/>
              </w:rPr>
              <w:t>then display result in this field=yes;</w:t>
            </w:r>
          </w:p>
          <w:p w14:paraId="1F9B9A95" w14:textId="77777777" w:rsidR="00F7587F" w:rsidRPr="00DE52AD" w:rsidRDefault="00F7587F" w:rsidP="00B82750">
            <w:pPr>
              <w:keepNext/>
              <w:rPr>
                <w:rFonts w:asciiTheme="minorHAnsi" w:hAnsiTheme="minorHAnsi"/>
                <w:sz w:val="12"/>
                <w:szCs w:val="12"/>
              </w:rPr>
            </w:pPr>
          </w:p>
          <w:p w14:paraId="1F9B9A96" w14:textId="77777777" w:rsidR="00F7587F" w:rsidRPr="00D46D7C" w:rsidRDefault="00F7587F" w:rsidP="00B82750">
            <w:pPr>
              <w:keepNext/>
              <w:rPr>
                <w:rFonts w:ascii="Calibri" w:hAnsi="Calibri"/>
                <w:sz w:val="16"/>
                <w:szCs w:val="16"/>
              </w:rPr>
            </w:pPr>
            <w:r w:rsidRPr="00DE52AD">
              <w:rPr>
                <w:rFonts w:asciiTheme="minorHAnsi" w:hAnsiTheme="minorHAnsi"/>
                <w:sz w:val="12"/>
                <w:szCs w:val="12"/>
              </w:rPr>
              <w:t>else display result=no&gt;&gt;</w:t>
            </w:r>
          </w:p>
        </w:tc>
        <w:tc>
          <w:tcPr>
            <w:tcW w:w="1800" w:type="dxa"/>
          </w:tcPr>
          <w:p w14:paraId="1F9B9A97" w14:textId="77777777" w:rsidR="00F7587F" w:rsidRPr="00DE52AD" w:rsidRDefault="00F7587F" w:rsidP="00B82750">
            <w:pPr>
              <w:keepNext/>
              <w:rPr>
                <w:rFonts w:ascii="Calibri" w:hAnsi="Calibri"/>
                <w:sz w:val="12"/>
                <w:szCs w:val="12"/>
              </w:rPr>
            </w:pPr>
            <w:r w:rsidRPr="00DE52AD">
              <w:rPr>
                <w:rFonts w:ascii="Calibri" w:hAnsi="Calibri"/>
                <w:sz w:val="12"/>
                <w:szCs w:val="12"/>
              </w:rPr>
              <w:t xml:space="preserve">&lt;&lt;calculated field: </w:t>
            </w:r>
          </w:p>
          <w:p w14:paraId="1F9B9A98" w14:textId="77777777" w:rsidR="00F7587F" w:rsidRPr="00DE52AD" w:rsidRDefault="00F7587F" w:rsidP="00DE52AD">
            <w:pPr>
              <w:keepNext/>
              <w:rPr>
                <w:rFonts w:asciiTheme="minorHAnsi" w:hAnsiTheme="minorHAnsi"/>
                <w:sz w:val="12"/>
                <w:szCs w:val="12"/>
              </w:rPr>
            </w:pPr>
            <w:r w:rsidRPr="00DE52AD">
              <w:rPr>
                <w:rFonts w:asciiTheme="minorHAnsi" w:hAnsiTheme="minorHAnsi"/>
                <w:sz w:val="12"/>
                <w:szCs w:val="12"/>
              </w:rPr>
              <w:t>if value in D07=DuctsNone - Air distribution systems without ducts,</w:t>
            </w:r>
          </w:p>
          <w:p w14:paraId="1F9B9A99" w14:textId="1318E56B" w:rsidR="00F7587F" w:rsidRDefault="00F7587F" w:rsidP="00B82750">
            <w:pPr>
              <w:keepNext/>
              <w:rPr>
                <w:rFonts w:asciiTheme="minorHAnsi" w:hAnsiTheme="minorHAnsi"/>
                <w:sz w:val="12"/>
                <w:szCs w:val="12"/>
              </w:rPr>
            </w:pPr>
            <w:r w:rsidRPr="00DE52AD">
              <w:rPr>
                <w:rFonts w:asciiTheme="minorHAnsi" w:hAnsiTheme="minorHAnsi"/>
                <w:sz w:val="12"/>
                <w:szCs w:val="12"/>
              </w:rPr>
              <w:t>then result =no</w:t>
            </w:r>
          </w:p>
          <w:p w14:paraId="1F9B9AA6" w14:textId="34841033" w:rsidR="00F7587F" w:rsidRPr="00772F91" w:rsidRDefault="00F7587F" w:rsidP="00B82750">
            <w:pPr>
              <w:keepNext/>
              <w:rPr>
                <w:rFonts w:ascii="Calibri" w:hAnsi="Calibri"/>
                <w:b/>
                <w:sz w:val="12"/>
                <w:szCs w:val="12"/>
              </w:rPr>
            </w:pPr>
          </w:p>
          <w:p w14:paraId="1F9B9AA9" w14:textId="77777777" w:rsidR="00F7587F" w:rsidRPr="00DE52AD" w:rsidRDefault="00F7587F" w:rsidP="00B82750">
            <w:pPr>
              <w:keepNext/>
              <w:rPr>
                <w:rFonts w:ascii="Calibri" w:hAnsi="Calibri"/>
                <w:sz w:val="12"/>
                <w:szCs w:val="12"/>
              </w:rPr>
            </w:pPr>
          </w:p>
          <w:p w14:paraId="1F9B9AAA" w14:textId="77777777" w:rsidR="00F7587F" w:rsidRPr="00DE52AD" w:rsidRDefault="00F7587F" w:rsidP="00B82750">
            <w:pPr>
              <w:keepNext/>
              <w:rPr>
                <w:rFonts w:ascii="Calibri" w:hAnsi="Calibri"/>
                <w:sz w:val="12"/>
                <w:szCs w:val="12"/>
              </w:rPr>
            </w:pPr>
            <w:r>
              <w:rPr>
                <w:rFonts w:ascii="Calibri" w:hAnsi="Calibri"/>
                <w:sz w:val="12"/>
                <w:szCs w:val="12"/>
              </w:rPr>
              <w:t>else</w:t>
            </w:r>
            <w:r w:rsidRPr="00DE52AD">
              <w:rPr>
                <w:rFonts w:ascii="Calibri" w:hAnsi="Calibri"/>
                <w:sz w:val="12"/>
                <w:szCs w:val="12"/>
              </w:rPr>
              <w:t xml:space="preserve">if J08 result is </w:t>
            </w:r>
            <w:r w:rsidRPr="00DE52AD">
              <w:rPr>
                <w:rFonts w:ascii="Calibri" w:hAnsi="Calibri"/>
                <w:sz w:val="12"/>
                <w:szCs w:val="12"/>
                <w:u w:val="single"/>
              </w:rPr>
              <w:t>Fan Efficacy</w:t>
            </w:r>
            <w:r w:rsidRPr="00DE52AD">
              <w:rPr>
                <w:sz w:val="12"/>
                <w:szCs w:val="12"/>
              </w:rPr>
              <w:t xml:space="preserve"> </w:t>
            </w:r>
            <w:r w:rsidRPr="00DE52AD">
              <w:rPr>
                <w:rFonts w:ascii="Calibri" w:hAnsi="Calibri"/>
                <w:sz w:val="12"/>
                <w:szCs w:val="12"/>
              </w:rPr>
              <w:t>and</w:t>
            </w:r>
            <w:r w:rsidRPr="00DE52AD">
              <w:rPr>
                <w:rFonts w:ascii="Calibri" w:hAnsi="Calibri"/>
                <w:sz w:val="12"/>
                <w:szCs w:val="12"/>
                <w:u w:val="single"/>
              </w:rPr>
              <w:t xml:space="preserve"> Airflow Rate</w:t>
            </w:r>
            <w:r w:rsidRPr="00DE52AD">
              <w:rPr>
                <w:rFonts w:ascii="Calibri" w:hAnsi="Calibri"/>
                <w:sz w:val="12"/>
                <w:szCs w:val="12"/>
              </w:rPr>
              <w:t xml:space="preserve">, </w:t>
            </w:r>
          </w:p>
          <w:p w14:paraId="1F9B9AAB" w14:textId="77777777" w:rsidR="00F7587F" w:rsidRPr="00DE52AD" w:rsidRDefault="00F7587F" w:rsidP="00B82750">
            <w:pPr>
              <w:keepNext/>
              <w:rPr>
                <w:rFonts w:ascii="Calibri" w:hAnsi="Calibri"/>
                <w:sz w:val="12"/>
                <w:szCs w:val="12"/>
              </w:rPr>
            </w:pPr>
            <w:r w:rsidRPr="00DE52AD">
              <w:rPr>
                <w:rFonts w:ascii="Calibri" w:hAnsi="Calibri"/>
                <w:sz w:val="12"/>
                <w:szCs w:val="12"/>
              </w:rPr>
              <w:t>then result is yes,</w:t>
            </w:r>
          </w:p>
          <w:p w14:paraId="4F1E2C85" w14:textId="77777777" w:rsidR="00F7587F" w:rsidRPr="00DE52AD" w:rsidRDefault="00F7587F" w:rsidP="00B82750">
            <w:pPr>
              <w:keepNext/>
              <w:rPr>
                <w:rFonts w:ascii="Calibri" w:hAnsi="Calibri"/>
                <w:sz w:val="12"/>
                <w:szCs w:val="12"/>
              </w:rPr>
            </w:pPr>
          </w:p>
          <w:p w14:paraId="784C2022" w14:textId="76895C84" w:rsidR="00F7587F" w:rsidRDefault="00F7587F" w:rsidP="000774F4">
            <w:pPr>
              <w:keepNext/>
              <w:rPr>
                <w:rFonts w:asciiTheme="minorHAnsi" w:hAnsiTheme="minorHAnsi"/>
                <w:sz w:val="12"/>
                <w:szCs w:val="12"/>
              </w:rPr>
            </w:pPr>
            <w:r w:rsidRPr="00CE7EC5">
              <w:rPr>
                <w:rFonts w:ascii="Calibri" w:hAnsi="Calibri"/>
                <w:sz w:val="12"/>
                <w:szCs w:val="12"/>
              </w:rPr>
              <w:t>elseif D11</w:t>
            </w:r>
            <w:r w:rsidRPr="00CE7EC5">
              <w:rPr>
                <w:rFonts w:asciiTheme="minorHAnsi" w:hAnsiTheme="minorHAnsi"/>
                <w:sz w:val="12"/>
                <w:szCs w:val="12"/>
              </w:rPr>
              <w:t xml:space="preserve"> =CFI System,</w:t>
            </w:r>
          </w:p>
          <w:p w14:paraId="1F9B9AAF" w14:textId="70C7476A" w:rsidR="00F7587F" w:rsidRDefault="00F7587F" w:rsidP="00F02E53">
            <w:pPr>
              <w:keepNext/>
              <w:rPr>
                <w:rFonts w:ascii="Calibri" w:hAnsi="Calibri"/>
                <w:sz w:val="12"/>
                <w:szCs w:val="12"/>
              </w:rPr>
            </w:pPr>
            <w:r w:rsidRPr="00CE7EC5">
              <w:rPr>
                <w:rFonts w:ascii="Calibri" w:hAnsi="Calibri"/>
                <w:sz w:val="12"/>
                <w:szCs w:val="12"/>
              </w:rPr>
              <w:t>then result= yes;</w:t>
            </w:r>
          </w:p>
          <w:p w14:paraId="08C1354B" w14:textId="77777777" w:rsidR="000774F4" w:rsidRDefault="000774F4" w:rsidP="00F02E53">
            <w:pPr>
              <w:keepNext/>
              <w:rPr>
                <w:rFonts w:ascii="Calibri" w:hAnsi="Calibri"/>
                <w:sz w:val="12"/>
                <w:szCs w:val="12"/>
              </w:rPr>
            </w:pPr>
          </w:p>
          <w:p w14:paraId="1F9B9AB0" w14:textId="77777777" w:rsidR="00F7587F" w:rsidRPr="00D46D7C" w:rsidRDefault="00F7587F" w:rsidP="00F02E53">
            <w:pPr>
              <w:keepNext/>
              <w:rPr>
                <w:rFonts w:ascii="Calibri" w:hAnsi="Calibri"/>
                <w:sz w:val="16"/>
                <w:szCs w:val="16"/>
              </w:rPr>
            </w:pPr>
            <w:r w:rsidRPr="00CE7EC5">
              <w:rPr>
                <w:rFonts w:ascii="Calibri" w:hAnsi="Calibri"/>
                <w:sz w:val="12"/>
                <w:szCs w:val="12"/>
              </w:rPr>
              <w:t>else result=no&gt;&gt;</w:t>
            </w:r>
          </w:p>
        </w:tc>
        <w:tc>
          <w:tcPr>
            <w:tcW w:w="2160" w:type="dxa"/>
          </w:tcPr>
          <w:p w14:paraId="1F9B9AB1" w14:textId="77777777" w:rsidR="00F7587F" w:rsidRPr="00CE7EC5" w:rsidRDefault="00F7587F" w:rsidP="00C22C25">
            <w:pPr>
              <w:keepNext/>
              <w:rPr>
                <w:rFonts w:asciiTheme="minorHAnsi" w:hAnsiTheme="minorHAnsi"/>
                <w:sz w:val="12"/>
                <w:szCs w:val="12"/>
              </w:rPr>
            </w:pPr>
            <w:r w:rsidRPr="00CE7EC5">
              <w:rPr>
                <w:rFonts w:ascii="Calibri" w:hAnsi="Calibri"/>
                <w:sz w:val="12"/>
                <w:szCs w:val="12"/>
              </w:rPr>
              <w:t>&lt;&lt;calculated field:</w:t>
            </w:r>
            <w:r w:rsidRPr="00CE7EC5">
              <w:rPr>
                <w:rFonts w:asciiTheme="minorHAnsi" w:hAnsiTheme="minorHAnsi"/>
                <w:sz w:val="12"/>
                <w:szCs w:val="12"/>
              </w:rPr>
              <w:t>if value in D07=DuctsNone - Air distribution systems without ducts,</w:t>
            </w:r>
          </w:p>
          <w:p w14:paraId="1F9B9AB2" w14:textId="368CDF87" w:rsidR="00F7587F" w:rsidRDefault="00F7587F" w:rsidP="00A601A9">
            <w:pPr>
              <w:keepNext/>
              <w:rPr>
                <w:rFonts w:asciiTheme="minorHAnsi" w:hAnsiTheme="minorHAnsi"/>
                <w:sz w:val="12"/>
                <w:szCs w:val="12"/>
              </w:rPr>
            </w:pPr>
            <w:r w:rsidRPr="00CE7EC5">
              <w:rPr>
                <w:rFonts w:asciiTheme="minorHAnsi" w:hAnsiTheme="minorHAnsi"/>
                <w:sz w:val="12"/>
                <w:szCs w:val="12"/>
              </w:rPr>
              <w:t>then result =no</w:t>
            </w:r>
          </w:p>
          <w:p w14:paraId="1F9B9AC0" w14:textId="679F717E" w:rsidR="00F7587F" w:rsidRPr="00CE7EC5" w:rsidRDefault="00F7587F" w:rsidP="00D762A1">
            <w:pPr>
              <w:keepNext/>
              <w:rPr>
                <w:rFonts w:ascii="Calibri" w:hAnsi="Calibri"/>
                <w:sz w:val="12"/>
                <w:szCs w:val="12"/>
              </w:rPr>
            </w:pPr>
            <w:r w:rsidRPr="00CE7EC5">
              <w:rPr>
                <w:rFonts w:ascii="Calibri" w:hAnsi="Calibri"/>
                <w:sz w:val="12"/>
                <w:szCs w:val="12"/>
              </w:rPr>
              <w:t xml:space="preserve"> </w:t>
            </w:r>
          </w:p>
          <w:p w14:paraId="1F9B9AC1" w14:textId="77777777" w:rsidR="00F7587F" w:rsidRPr="00CE7EC5" w:rsidRDefault="00F7587F" w:rsidP="00F02E53">
            <w:pPr>
              <w:keepNext/>
              <w:rPr>
                <w:rFonts w:ascii="Calibri" w:hAnsi="Calibri"/>
                <w:sz w:val="12"/>
                <w:szCs w:val="12"/>
              </w:rPr>
            </w:pPr>
          </w:p>
          <w:p w14:paraId="1F9B9AC2" w14:textId="77777777" w:rsidR="00F7587F" w:rsidRPr="00CE7EC5" w:rsidRDefault="00F7587F" w:rsidP="00F02E53">
            <w:pPr>
              <w:keepNext/>
              <w:rPr>
                <w:rFonts w:ascii="Calibri" w:hAnsi="Calibri"/>
                <w:sz w:val="12"/>
                <w:szCs w:val="12"/>
              </w:rPr>
            </w:pPr>
            <w:r w:rsidRPr="00CE7EC5">
              <w:rPr>
                <w:rFonts w:ascii="Calibri" w:hAnsi="Calibri"/>
                <w:sz w:val="12"/>
                <w:szCs w:val="12"/>
              </w:rPr>
              <w:t xml:space="preserve">elseif if J08 result is </w:t>
            </w:r>
            <w:r w:rsidRPr="00CE7EC5">
              <w:rPr>
                <w:rFonts w:ascii="Calibri" w:hAnsi="Calibri"/>
                <w:sz w:val="12"/>
                <w:szCs w:val="12"/>
                <w:u w:val="single"/>
              </w:rPr>
              <w:t>Fan Efficacy</w:t>
            </w:r>
            <w:r w:rsidRPr="00CE7EC5">
              <w:rPr>
                <w:rFonts w:ascii="Calibri" w:hAnsi="Calibri"/>
                <w:sz w:val="12"/>
                <w:szCs w:val="12"/>
              </w:rPr>
              <w:t xml:space="preserve">, </w:t>
            </w:r>
          </w:p>
          <w:p w14:paraId="1F9B9AC3" w14:textId="77777777" w:rsidR="00F7587F" w:rsidRPr="00CE7EC5" w:rsidRDefault="00F7587F" w:rsidP="00F02E53">
            <w:pPr>
              <w:keepNext/>
              <w:rPr>
                <w:rFonts w:ascii="Calibri" w:hAnsi="Calibri"/>
                <w:sz w:val="12"/>
                <w:szCs w:val="12"/>
                <w:u w:val="single"/>
              </w:rPr>
            </w:pPr>
            <w:r w:rsidRPr="00CE7EC5">
              <w:rPr>
                <w:rFonts w:ascii="Calibri" w:hAnsi="Calibri"/>
                <w:sz w:val="12"/>
                <w:szCs w:val="12"/>
              </w:rPr>
              <w:t>and</w:t>
            </w:r>
            <w:r w:rsidRPr="00CE7EC5">
              <w:rPr>
                <w:rFonts w:ascii="Calibri" w:hAnsi="Calibri"/>
                <w:sz w:val="12"/>
                <w:szCs w:val="12"/>
                <w:u w:val="single"/>
              </w:rPr>
              <w:t xml:space="preserve"> Airflow Rate</w:t>
            </w:r>
          </w:p>
          <w:p w14:paraId="1F9B9AC4" w14:textId="77777777" w:rsidR="00F7587F" w:rsidRPr="00CE7EC5" w:rsidRDefault="00F7587F" w:rsidP="00D46D7C">
            <w:pPr>
              <w:keepNext/>
              <w:rPr>
                <w:rFonts w:ascii="Calibri" w:hAnsi="Calibri"/>
                <w:sz w:val="12"/>
                <w:szCs w:val="12"/>
              </w:rPr>
            </w:pPr>
            <w:r w:rsidRPr="00CE7EC5">
              <w:rPr>
                <w:rFonts w:ascii="Calibri" w:hAnsi="Calibri"/>
                <w:sz w:val="12"/>
                <w:szCs w:val="12"/>
              </w:rPr>
              <w:t>then result = yes,</w:t>
            </w:r>
          </w:p>
          <w:p w14:paraId="543970EF" w14:textId="498CD62F" w:rsidR="00F7587F" w:rsidRDefault="00F7587F" w:rsidP="0044534F">
            <w:pPr>
              <w:keepNext/>
              <w:rPr>
                <w:rFonts w:ascii="Calibri" w:hAnsi="Calibri"/>
                <w:sz w:val="12"/>
                <w:szCs w:val="12"/>
              </w:rPr>
            </w:pPr>
          </w:p>
          <w:p w14:paraId="0D36DFF0" w14:textId="77777777" w:rsidR="00F7587F" w:rsidRPr="00CE7EC5" w:rsidRDefault="00F7587F" w:rsidP="00D46D7C">
            <w:pPr>
              <w:keepNext/>
              <w:rPr>
                <w:rFonts w:ascii="Calibri" w:hAnsi="Calibri"/>
                <w:sz w:val="12"/>
                <w:szCs w:val="12"/>
              </w:rPr>
            </w:pPr>
          </w:p>
          <w:p w14:paraId="1F9B9AC6" w14:textId="77777777" w:rsidR="00F7587F" w:rsidRPr="00CE7EC5" w:rsidRDefault="00F7587F" w:rsidP="00D46D7C">
            <w:pPr>
              <w:keepNext/>
              <w:rPr>
                <w:rFonts w:ascii="Calibri" w:hAnsi="Calibri"/>
                <w:sz w:val="12"/>
                <w:szCs w:val="12"/>
              </w:rPr>
            </w:pPr>
            <w:r w:rsidRPr="00CE7EC5">
              <w:rPr>
                <w:rFonts w:ascii="Calibri" w:hAnsi="Calibri"/>
                <w:sz w:val="12"/>
                <w:szCs w:val="12"/>
              </w:rPr>
              <w:t>elseif M07=yes, then</w:t>
            </w:r>
          </w:p>
          <w:p w14:paraId="1F9B9AC7" w14:textId="77777777" w:rsidR="00F7587F" w:rsidRPr="00CE7EC5" w:rsidRDefault="00F7587F" w:rsidP="00D46D7C">
            <w:pPr>
              <w:keepNext/>
              <w:rPr>
                <w:rFonts w:ascii="Calibri" w:hAnsi="Calibri"/>
                <w:sz w:val="12"/>
                <w:szCs w:val="12"/>
              </w:rPr>
            </w:pPr>
            <w:r w:rsidRPr="00CE7EC5">
              <w:rPr>
                <w:rFonts w:ascii="Calibri" w:hAnsi="Calibri"/>
                <w:sz w:val="12"/>
                <w:szCs w:val="12"/>
              </w:rPr>
              <w:t xml:space="preserve">    if value in </w:t>
            </w:r>
          </w:p>
          <w:p w14:paraId="1F9B9AC8" w14:textId="3B019940" w:rsidR="00F7587F" w:rsidRPr="00CE7EC5" w:rsidRDefault="00F7587F" w:rsidP="00D46D7C">
            <w:pPr>
              <w:keepNext/>
              <w:rPr>
                <w:rFonts w:ascii="Calibri" w:hAnsi="Calibri"/>
                <w:sz w:val="12"/>
                <w:szCs w:val="12"/>
              </w:rPr>
            </w:pPr>
            <w:r w:rsidRPr="00CE7EC5">
              <w:rPr>
                <w:rFonts w:ascii="Calibri" w:hAnsi="Calibri"/>
                <w:sz w:val="12"/>
                <w:szCs w:val="12"/>
              </w:rPr>
              <w:t xml:space="preserve">    </w:t>
            </w:r>
            <w:r w:rsidR="000774F4" w:rsidRPr="00CE7EC5">
              <w:rPr>
                <w:rFonts w:ascii="Calibri" w:hAnsi="Calibri"/>
                <w:sz w:val="12"/>
                <w:szCs w:val="12"/>
              </w:rPr>
              <w:t>M</w:t>
            </w:r>
            <w:r w:rsidR="000774F4">
              <w:rPr>
                <w:rFonts w:ascii="Calibri" w:hAnsi="Calibri"/>
                <w:sz w:val="12"/>
                <w:szCs w:val="12"/>
              </w:rPr>
              <w:t>10</w:t>
            </w:r>
            <w:r w:rsidRPr="00CE7EC5">
              <w:rPr>
                <w:rFonts w:ascii="Calibri" w:hAnsi="Calibri"/>
                <w:sz w:val="12"/>
                <w:szCs w:val="12"/>
              </w:rPr>
              <w:t xml:space="preserve">=no,  </w:t>
            </w:r>
          </w:p>
          <w:p w14:paraId="1F9B9AC9" w14:textId="77777777" w:rsidR="00F7587F" w:rsidRPr="00CE7EC5" w:rsidRDefault="00F7587F" w:rsidP="00D46D7C">
            <w:pPr>
              <w:keepNext/>
              <w:rPr>
                <w:rFonts w:ascii="Calibri" w:hAnsi="Calibri"/>
                <w:sz w:val="12"/>
                <w:szCs w:val="12"/>
              </w:rPr>
            </w:pPr>
            <w:r w:rsidRPr="00CE7EC5">
              <w:rPr>
                <w:rFonts w:ascii="Calibri" w:hAnsi="Calibri"/>
                <w:sz w:val="12"/>
                <w:szCs w:val="12"/>
              </w:rPr>
              <w:t xml:space="preserve">    then value in this </w:t>
            </w:r>
          </w:p>
          <w:p w14:paraId="1F9B9ACA" w14:textId="77777777" w:rsidR="00F7587F" w:rsidRDefault="00F7587F" w:rsidP="00D46D7C">
            <w:pPr>
              <w:keepNext/>
              <w:rPr>
                <w:rFonts w:ascii="Calibri" w:hAnsi="Calibri"/>
                <w:sz w:val="12"/>
                <w:szCs w:val="12"/>
              </w:rPr>
            </w:pPr>
            <w:r w:rsidRPr="00CE7EC5">
              <w:rPr>
                <w:rFonts w:ascii="Calibri" w:hAnsi="Calibri"/>
                <w:sz w:val="12"/>
                <w:szCs w:val="12"/>
              </w:rPr>
              <w:t xml:space="preserve">    field=yes</w:t>
            </w:r>
          </w:p>
          <w:p w14:paraId="685BAD15" w14:textId="77777777" w:rsidR="00F7587F" w:rsidRPr="00CE7EC5" w:rsidRDefault="00F7587F" w:rsidP="00D46D7C">
            <w:pPr>
              <w:keepNext/>
              <w:rPr>
                <w:rFonts w:ascii="Calibri" w:hAnsi="Calibri"/>
                <w:sz w:val="12"/>
                <w:szCs w:val="12"/>
              </w:rPr>
            </w:pPr>
          </w:p>
          <w:p w14:paraId="1F9B9ACD" w14:textId="47BDA710" w:rsidR="00F7587F" w:rsidRDefault="00F7587F" w:rsidP="001372AB">
            <w:pPr>
              <w:keepNext/>
              <w:rPr>
                <w:rFonts w:ascii="Calibri" w:hAnsi="Calibri"/>
                <w:sz w:val="12"/>
                <w:szCs w:val="12"/>
              </w:rPr>
            </w:pPr>
          </w:p>
          <w:p w14:paraId="23E98426" w14:textId="77777777" w:rsidR="00F7587F" w:rsidRPr="00CE7EC5" w:rsidRDefault="00F7587F" w:rsidP="001372AB">
            <w:pPr>
              <w:keepNext/>
              <w:rPr>
                <w:rFonts w:ascii="Calibri" w:hAnsi="Calibri"/>
                <w:sz w:val="12"/>
                <w:szCs w:val="12"/>
              </w:rPr>
            </w:pPr>
          </w:p>
          <w:p w14:paraId="5F372F9C" w14:textId="76D80A82" w:rsidR="00F7587F" w:rsidRPr="00707D0C" w:rsidRDefault="00F7587F" w:rsidP="00D654D5">
            <w:pPr>
              <w:keepNext/>
              <w:rPr>
                <w:rFonts w:ascii="Calibri" w:hAnsi="Calibri"/>
                <w:sz w:val="12"/>
                <w:szCs w:val="12"/>
              </w:rPr>
            </w:pPr>
            <w:r w:rsidRPr="00CE7EC5">
              <w:rPr>
                <w:rFonts w:ascii="Calibri" w:hAnsi="Calibri"/>
                <w:sz w:val="12"/>
                <w:szCs w:val="12"/>
              </w:rPr>
              <w:t xml:space="preserve">elseif </w:t>
            </w:r>
          </w:p>
          <w:p w14:paraId="2B08C58C" w14:textId="0DBD903F" w:rsidR="00F7587F" w:rsidRDefault="00F7587F" w:rsidP="00707D0C">
            <w:pPr>
              <w:keepNext/>
              <w:rPr>
                <w:rFonts w:asciiTheme="minorHAnsi" w:hAnsiTheme="minorHAnsi"/>
                <w:sz w:val="12"/>
                <w:szCs w:val="12"/>
              </w:rPr>
            </w:pPr>
            <w:r w:rsidRPr="00CE7EC5">
              <w:rPr>
                <w:rFonts w:ascii="Calibri" w:hAnsi="Calibri"/>
                <w:sz w:val="12"/>
                <w:szCs w:val="12"/>
              </w:rPr>
              <w:t>D11</w:t>
            </w:r>
            <w:r w:rsidRPr="00CE7EC5">
              <w:rPr>
                <w:rFonts w:asciiTheme="minorHAnsi" w:hAnsiTheme="minorHAnsi"/>
                <w:sz w:val="12"/>
                <w:szCs w:val="12"/>
              </w:rPr>
              <w:t xml:space="preserve"> =CFI System,</w:t>
            </w:r>
          </w:p>
          <w:p w14:paraId="1F9B9ACE" w14:textId="677BD2C7" w:rsidR="00F7587F" w:rsidRPr="00CE7EC5" w:rsidRDefault="00F7587F" w:rsidP="00707D0C">
            <w:pPr>
              <w:keepNext/>
              <w:rPr>
                <w:rFonts w:ascii="Calibri" w:hAnsi="Calibri"/>
                <w:sz w:val="12"/>
                <w:szCs w:val="12"/>
              </w:rPr>
            </w:pPr>
            <w:r w:rsidRPr="00CE7EC5">
              <w:rPr>
                <w:rFonts w:ascii="Calibri" w:hAnsi="Calibri"/>
                <w:sz w:val="12"/>
                <w:szCs w:val="12"/>
              </w:rPr>
              <w:t>then result= yes;</w:t>
            </w:r>
          </w:p>
          <w:p w14:paraId="416EAD73" w14:textId="77777777" w:rsidR="00F7587F" w:rsidRPr="00CE7EC5" w:rsidRDefault="00F7587F" w:rsidP="0044534F">
            <w:pPr>
              <w:keepNext/>
              <w:rPr>
                <w:rFonts w:ascii="Calibri" w:hAnsi="Calibri"/>
                <w:sz w:val="12"/>
                <w:szCs w:val="12"/>
              </w:rPr>
            </w:pPr>
          </w:p>
          <w:p w14:paraId="1F9B9AD1" w14:textId="18EA691F" w:rsidR="00F7587F" w:rsidRPr="00D46D7C" w:rsidRDefault="00F7587F" w:rsidP="00F02E53">
            <w:pPr>
              <w:keepNext/>
              <w:rPr>
                <w:rFonts w:ascii="Calibri" w:hAnsi="Calibri"/>
                <w:sz w:val="16"/>
                <w:szCs w:val="16"/>
              </w:rPr>
            </w:pPr>
            <w:r w:rsidRPr="00CE7EC5">
              <w:rPr>
                <w:rFonts w:ascii="Calibri" w:hAnsi="Calibri"/>
                <w:sz w:val="12"/>
                <w:szCs w:val="12"/>
              </w:rPr>
              <w:t>else result=no</w:t>
            </w:r>
            <w:r>
              <w:rPr>
                <w:rFonts w:ascii="Calibri" w:hAnsi="Calibri"/>
                <w:sz w:val="12"/>
                <w:szCs w:val="12"/>
              </w:rPr>
              <w:t>&gt;&gt;</w:t>
            </w:r>
          </w:p>
        </w:tc>
        <w:tc>
          <w:tcPr>
            <w:tcW w:w="1080" w:type="dxa"/>
          </w:tcPr>
          <w:p w14:paraId="1F9B9AD2" w14:textId="77777777" w:rsidR="00F7587F" w:rsidRPr="00D46D7C" w:rsidRDefault="00F7587F" w:rsidP="00F02E53">
            <w:pPr>
              <w:keepNext/>
              <w:rPr>
                <w:rFonts w:ascii="Calibri" w:hAnsi="Calibri"/>
                <w:sz w:val="16"/>
                <w:szCs w:val="16"/>
              </w:rPr>
            </w:pPr>
            <w:r w:rsidRPr="00D46D7C">
              <w:rPr>
                <w:rFonts w:ascii="Calibri" w:hAnsi="Calibri"/>
                <w:sz w:val="16"/>
                <w:szCs w:val="16"/>
              </w:rPr>
              <w:t>&lt;&lt;calculated field:</w:t>
            </w:r>
          </w:p>
          <w:p w14:paraId="1F9B9AD3" w14:textId="77777777" w:rsidR="00F7587F" w:rsidRDefault="00F7587F" w:rsidP="00F02E53">
            <w:pPr>
              <w:keepNext/>
              <w:rPr>
                <w:rFonts w:ascii="Calibri" w:hAnsi="Calibri"/>
                <w:sz w:val="16"/>
                <w:szCs w:val="16"/>
              </w:rPr>
            </w:pPr>
            <w:r w:rsidRPr="00D46D7C">
              <w:rPr>
                <w:rFonts w:ascii="Calibri" w:hAnsi="Calibri"/>
                <w:sz w:val="16"/>
                <w:szCs w:val="16"/>
              </w:rPr>
              <w:t>if the CF1R flags the requirement for HERS verification of Refrigerant Charge; then result=yes,</w:t>
            </w:r>
          </w:p>
          <w:p w14:paraId="1F9B9AD4" w14:textId="77777777" w:rsidR="00F7587F" w:rsidRDefault="00F7587F" w:rsidP="00F02E53">
            <w:pPr>
              <w:keepNext/>
              <w:rPr>
                <w:rFonts w:ascii="Calibri" w:hAnsi="Calibri"/>
                <w:sz w:val="16"/>
                <w:szCs w:val="16"/>
              </w:rPr>
            </w:pPr>
          </w:p>
          <w:p w14:paraId="1F9B9AD5" w14:textId="77777777" w:rsidR="00F7587F" w:rsidRPr="00D46D7C" w:rsidRDefault="00F7587F" w:rsidP="00F02E53">
            <w:pPr>
              <w:keepNext/>
              <w:rPr>
                <w:rFonts w:ascii="Calibri" w:hAnsi="Calibri"/>
                <w:sz w:val="16"/>
                <w:szCs w:val="16"/>
              </w:rPr>
            </w:pPr>
            <w:r w:rsidRPr="00D46D7C">
              <w:rPr>
                <w:rFonts w:ascii="Calibri" w:hAnsi="Calibri"/>
                <w:sz w:val="16"/>
                <w:szCs w:val="16"/>
              </w:rPr>
              <w:t xml:space="preserve"> else result=no&gt;&gt;</w:t>
            </w:r>
          </w:p>
        </w:tc>
        <w:tc>
          <w:tcPr>
            <w:tcW w:w="1080" w:type="dxa"/>
          </w:tcPr>
          <w:p w14:paraId="1F9B9AD6" w14:textId="77777777" w:rsidR="00F7587F" w:rsidRPr="00D46D7C" w:rsidDel="00563689" w:rsidRDefault="00F7587F" w:rsidP="00E91CEC">
            <w:pPr>
              <w:keepNext/>
              <w:tabs>
                <w:tab w:val="center" w:pos="4320"/>
                <w:tab w:val="right" w:pos="8640"/>
              </w:tabs>
              <w:rPr>
                <w:del w:id="102" w:author="Shewmaker, Michael@Energy" w:date="2017-12-12T13:55:00Z"/>
                <w:rFonts w:ascii="Calibri" w:hAnsi="Calibri"/>
                <w:sz w:val="16"/>
                <w:szCs w:val="16"/>
              </w:rPr>
            </w:pPr>
            <w:del w:id="103" w:author="Shewmaker, Michael@Energy" w:date="2017-12-12T13:55:00Z">
              <w:r w:rsidRPr="00D46D7C" w:rsidDel="00563689">
                <w:rPr>
                  <w:rFonts w:ascii="Calibri" w:hAnsi="Calibri"/>
                  <w:sz w:val="16"/>
                  <w:szCs w:val="16"/>
                </w:rPr>
                <w:delText>&lt;&lt;calculated field:</w:delText>
              </w:r>
            </w:del>
          </w:p>
          <w:p w14:paraId="06966DB2" w14:textId="77777777" w:rsidR="00F7587F" w:rsidRDefault="00F7587F" w:rsidP="001A7034">
            <w:pPr>
              <w:keepNext/>
              <w:tabs>
                <w:tab w:val="center" w:pos="4320"/>
                <w:tab w:val="right" w:pos="8640"/>
              </w:tabs>
              <w:rPr>
                <w:ins w:id="104" w:author="Shewmaker, Michael@Energy" w:date="2017-12-12T13:55:00Z"/>
                <w:rFonts w:ascii="Calibri" w:hAnsi="Calibri"/>
                <w:sz w:val="16"/>
                <w:szCs w:val="16"/>
              </w:rPr>
            </w:pPr>
            <w:del w:id="105" w:author="Shewmaker, Michael@Energy" w:date="2017-12-12T13:55:00Z">
              <w:r w:rsidRPr="00D46D7C" w:rsidDel="00563689">
                <w:rPr>
                  <w:rFonts w:ascii="Calibri" w:hAnsi="Calibri"/>
                  <w:sz w:val="16"/>
                  <w:szCs w:val="16"/>
                </w:rPr>
                <w:delText>if the CF1R flags the requirement for HERS verification of SEER or EER values greater than default values; then result=yes, else result=no&gt;&gt;</w:delText>
              </w:r>
            </w:del>
            <w:ins w:id="106" w:author="Shewmaker, Michael@Energy" w:date="2017-12-12T13:55:00Z">
              <w:r w:rsidR="00563689">
                <w:rPr>
                  <w:rFonts w:ascii="Calibri" w:hAnsi="Calibri"/>
                  <w:sz w:val="16"/>
                  <w:szCs w:val="16"/>
                </w:rPr>
                <w:t>&lt;&lt;if F03 &gt; 14, then result=yes;</w:t>
              </w:r>
            </w:ins>
          </w:p>
          <w:p w14:paraId="60E3ACD7" w14:textId="1A0E09EE" w:rsidR="00563689" w:rsidRDefault="00563689" w:rsidP="001A7034">
            <w:pPr>
              <w:keepNext/>
              <w:tabs>
                <w:tab w:val="center" w:pos="4320"/>
                <w:tab w:val="right" w:pos="8640"/>
              </w:tabs>
              <w:rPr>
                <w:ins w:id="107" w:author="Shewmaker, Michael@Energy" w:date="2017-12-12T13:55:00Z"/>
                <w:rFonts w:ascii="Calibri" w:hAnsi="Calibri"/>
                <w:sz w:val="16"/>
                <w:szCs w:val="16"/>
              </w:rPr>
            </w:pPr>
            <w:ins w:id="108" w:author="Shewmaker, Michael@Energy" w:date="2017-12-12T13:55:00Z">
              <w:r>
                <w:rPr>
                  <w:rFonts w:ascii="Calibri" w:hAnsi="Calibri"/>
                  <w:sz w:val="16"/>
                  <w:szCs w:val="16"/>
                </w:rPr>
                <w:t>if F08 &lt; 45000 and F04 &gt; 12.2, then result=yes;</w:t>
              </w:r>
            </w:ins>
          </w:p>
          <w:p w14:paraId="29A319C4" w14:textId="51D601C0" w:rsidR="00563689" w:rsidRDefault="00563689" w:rsidP="001A7034">
            <w:pPr>
              <w:keepNext/>
              <w:tabs>
                <w:tab w:val="center" w:pos="4320"/>
                <w:tab w:val="right" w:pos="8640"/>
              </w:tabs>
              <w:rPr>
                <w:ins w:id="109" w:author="Shewmaker, Michael@Energy" w:date="2017-12-12T13:55:00Z"/>
                <w:rFonts w:ascii="Calibri" w:hAnsi="Calibri"/>
                <w:sz w:val="16"/>
                <w:szCs w:val="16"/>
              </w:rPr>
            </w:pPr>
            <w:ins w:id="110" w:author="Shewmaker, Michael@Energy" w:date="2017-12-12T13:55:00Z">
              <w:r>
                <w:rPr>
                  <w:rFonts w:ascii="Calibri" w:hAnsi="Calibri"/>
                  <w:sz w:val="16"/>
                  <w:szCs w:val="16"/>
                </w:rPr>
                <w:t>elseif F08 &gt;= 45000 and F04 &gt; 11.7, then result = yes;</w:t>
              </w:r>
            </w:ins>
          </w:p>
          <w:p w14:paraId="1F9B9AD7" w14:textId="7D9B81F8" w:rsidR="00563689" w:rsidRPr="00D46D7C" w:rsidRDefault="00563689" w:rsidP="001A7034">
            <w:pPr>
              <w:keepNext/>
              <w:tabs>
                <w:tab w:val="center" w:pos="4320"/>
                <w:tab w:val="right" w:pos="8640"/>
              </w:tabs>
              <w:rPr>
                <w:rFonts w:ascii="Calibri" w:hAnsi="Calibri"/>
                <w:sz w:val="16"/>
                <w:szCs w:val="16"/>
              </w:rPr>
            </w:pPr>
            <w:ins w:id="111" w:author="Shewmaker, Michael@Energy" w:date="2017-12-12T13:56:00Z">
              <w:r>
                <w:rPr>
                  <w:rFonts w:ascii="Calibri" w:hAnsi="Calibri"/>
                  <w:sz w:val="16"/>
                  <w:szCs w:val="16"/>
                </w:rPr>
                <w:t>else result=no&gt;&gt;</w:t>
              </w:r>
            </w:ins>
          </w:p>
        </w:tc>
        <w:tc>
          <w:tcPr>
            <w:tcW w:w="1080" w:type="dxa"/>
          </w:tcPr>
          <w:p w14:paraId="7377C513" w14:textId="58EBC1E0" w:rsidR="009A47A5" w:rsidRPr="007136CC" w:rsidRDefault="00F7587F" w:rsidP="00B80884">
            <w:pPr>
              <w:keepNext/>
              <w:tabs>
                <w:tab w:val="center" w:pos="4320"/>
                <w:tab w:val="right" w:pos="8640"/>
              </w:tabs>
              <w:rPr>
                <w:rFonts w:ascii="Calibri" w:hAnsi="Calibri"/>
                <w:sz w:val="14"/>
                <w:szCs w:val="14"/>
              </w:rPr>
            </w:pPr>
            <w:r w:rsidRPr="007136CC">
              <w:rPr>
                <w:rFonts w:ascii="Calibri" w:hAnsi="Calibri"/>
                <w:sz w:val="14"/>
                <w:szCs w:val="14"/>
              </w:rPr>
              <w:t xml:space="preserve">&lt;&lt;calculated field:  </w:t>
            </w:r>
            <w:r w:rsidR="009A47A5" w:rsidRPr="007136CC">
              <w:rPr>
                <w:rFonts w:ascii="Calibri" w:hAnsi="Calibri"/>
                <w:sz w:val="14"/>
                <w:szCs w:val="14"/>
              </w:rPr>
              <w:t>if CF1R-PRF project scope = Newly constructed,</w:t>
            </w:r>
          </w:p>
          <w:p w14:paraId="566A2EAF" w14:textId="77777777" w:rsidR="009A47A5" w:rsidRPr="007136CC" w:rsidRDefault="009A47A5" w:rsidP="00D12202">
            <w:pPr>
              <w:keepNext/>
              <w:tabs>
                <w:tab w:val="center" w:pos="4320"/>
                <w:tab w:val="right" w:pos="8640"/>
              </w:tabs>
              <w:rPr>
                <w:rFonts w:ascii="Calibri" w:hAnsi="Calibri"/>
                <w:sz w:val="14"/>
                <w:szCs w:val="14"/>
              </w:rPr>
            </w:pPr>
            <w:r w:rsidRPr="007136CC">
              <w:rPr>
                <w:rFonts w:ascii="Calibri" w:hAnsi="Calibri"/>
                <w:sz w:val="14"/>
                <w:szCs w:val="14"/>
              </w:rPr>
              <w:t>then result=yes;</w:t>
            </w:r>
          </w:p>
          <w:p w14:paraId="13C20B36" w14:textId="77777777" w:rsidR="00E67B37" w:rsidRPr="007136CC" w:rsidRDefault="00E67B37" w:rsidP="00D12202">
            <w:pPr>
              <w:keepNext/>
              <w:tabs>
                <w:tab w:val="center" w:pos="4320"/>
                <w:tab w:val="right" w:pos="8640"/>
              </w:tabs>
              <w:rPr>
                <w:rFonts w:ascii="Calibri" w:hAnsi="Calibri"/>
                <w:sz w:val="14"/>
                <w:szCs w:val="14"/>
              </w:rPr>
            </w:pPr>
          </w:p>
          <w:p w14:paraId="52E98FF3" w14:textId="1634DEBD" w:rsidR="00E67B37" w:rsidRPr="004C3F4C" w:rsidRDefault="00E67B37" w:rsidP="00D12202">
            <w:pPr>
              <w:keepNext/>
              <w:tabs>
                <w:tab w:val="center" w:pos="4320"/>
                <w:tab w:val="right" w:pos="8640"/>
              </w:tabs>
              <w:rPr>
                <w:rFonts w:ascii="Calibri" w:hAnsi="Calibri"/>
                <w:sz w:val="14"/>
                <w:szCs w:val="14"/>
              </w:rPr>
            </w:pPr>
            <w:r w:rsidRPr="007136CC">
              <w:rPr>
                <w:rFonts w:ascii="Calibri" w:hAnsi="Calibri"/>
                <w:sz w:val="14"/>
                <w:szCs w:val="14"/>
              </w:rPr>
              <w:t>else result = no</w:t>
            </w:r>
          </w:p>
        </w:tc>
        <w:tc>
          <w:tcPr>
            <w:tcW w:w="1170" w:type="dxa"/>
          </w:tcPr>
          <w:p w14:paraId="1F9B9AD8" w14:textId="72236513" w:rsidR="00F7587F" w:rsidRPr="004C3F4C" w:rsidRDefault="00F7587F" w:rsidP="00D12202">
            <w:pPr>
              <w:keepNext/>
              <w:tabs>
                <w:tab w:val="center" w:pos="4320"/>
                <w:tab w:val="right" w:pos="8640"/>
              </w:tabs>
              <w:rPr>
                <w:rFonts w:ascii="Calibri" w:hAnsi="Calibri"/>
                <w:sz w:val="14"/>
                <w:szCs w:val="14"/>
              </w:rPr>
            </w:pPr>
            <w:r w:rsidRPr="004C3F4C">
              <w:rPr>
                <w:rFonts w:ascii="Calibri" w:hAnsi="Calibri"/>
                <w:sz w:val="14"/>
                <w:szCs w:val="14"/>
              </w:rPr>
              <w:t>&lt;&lt;calculated field:</w:t>
            </w:r>
          </w:p>
          <w:p w14:paraId="1F9B9AD9" w14:textId="77777777" w:rsidR="00F7587F" w:rsidRPr="004C3F4C" w:rsidRDefault="00F7587F" w:rsidP="004C3F4C">
            <w:pPr>
              <w:keepNext/>
              <w:rPr>
                <w:rFonts w:asciiTheme="minorHAnsi" w:hAnsiTheme="minorHAnsi"/>
                <w:sz w:val="14"/>
                <w:szCs w:val="14"/>
              </w:rPr>
            </w:pPr>
            <w:r>
              <w:rPr>
                <w:rFonts w:asciiTheme="minorHAnsi" w:hAnsiTheme="minorHAnsi"/>
                <w:sz w:val="14"/>
                <w:szCs w:val="14"/>
              </w:rPr>
              <w:t>if value in D07=</w:t>
            </w:r>
            <w:r w:rsidRPr="004C3F4C">
              <w:rPr>
                <w:rFonts w:asciiTheme="minorHAnsi" w:hAnsiTheme="minorHAnsi"/>
                <w:sz w:val="14"/>
                <w:szCs w:val="14"/>
              </w:rPr>
              <w:t>DuctsNone - Air distribution systems without ducts,</w:t>
            </w:r>
          </w:p>
          <w:p w14:paraId="1F9B9ADA" w14:textId="77777777" w:rsidR="00F7587F" w:rsidRDefault="00F7587F" w:rsidP="004C3F4C">
            <w:pPr>
              <w:keepNext/>
              <w:rPr>
                <w:rFonts w:asciiTheme="minorHAnsi" w:hAnsiTheme="minorHAnsi"/>
                <w:sz w:val="14"/>
                <w:szCs w:val="14"/>
              </w:rPr>
            </w:pPr>
            <w:r w:rsidRPr="004C3F4C">
              <w:rPr>
                <w:rFonts w:asciiTheme="minorHAnsi" w:hAnsiTheme="minorHAnsi"/>
                <w:sz w:val="14"/>
                <w:szCs w:val="14"/>
              </w:rPr>
              <w:t>then display result =no</w:t>
            </w:r>
          </w:p>
          <w:p w14:paraId="5A167742" w14:textId="1451F828" w:rsidR="00A87593" w:rsidRPr="004C3F4C" w:rsidRDefault="00A87593" w:rsidP="004C3F4C">
            <w:pPr>
              <w:keepNext/>
              <w:rPr>
                <w:rFonts w:ascii="Calibri" w:hAnsi="Calibri"/>
                <w:sz w:val="14"/>
                <w:szCs w:val="14"/>
              </w:rPr>
            </w:pPr>
          </w:p>
          <w:p w14:paraId="1F9B9ADB" w14:textId="77777777" w:rsidR="00F7587F" w:rsidRPr="004C3F4C" w:rsidRDefault="00F7587F" w:rsidP="00D12202">
            <w:pPr>
              <w:keepNext/>
              <w:tabs>
                <w:tab w:val="center" w:pos="4320"/>
                <w:tab w:val="right" w:pos="8640"/>
              </w:tabs>
              <w:rPr>
                <w:rFonts w:ascii="Calibri" w:hAnsi="Calibri"/>
                <w:sz w:val="14"/>
                <w:szCs w:val="14"/>
              </w:rPr>
            </w:pPr>
          </w:p>
          <w:p w14:paraId="1F9B9ADC" w14:textId="36F16D0A" w:rsidR="00F7587F" w:rsidRDefault="00F7587F" w:rsidP="00D12202">
            <w:pPr>
              <w:keepNext/>
              <w:rPr>
                <w:rFonts w:ascii="Calibri" w:hAnsi="Calibri"/>
                <w:sz w:val="14"/>
                <w:szCs w:val="14"/>
              </w:rPr>
            </w:pPr>
            <w:r>
              <w:rPr>
                <w:rFonts w:ascii="Calibri" w:hAnsi="Calibri"/>
                <w:sz w:val="14"/>
                <w:szCs w:val="14"/>
              </w:rPr>
              <w:t>else</w:t>
            </w:r>
            <w:r w:rsidRPr="004C3F4C">
              <w:rPr>
                <w:rFonts w:ascii="Calibri" w:hAnsi="Calibri"/>
                <w:sz w:val="14"/>
                <w:szCs w:val="14"/>
              </w:rPr>
              <w:t xml:space="preserve">if J08 result is </w:t>
            </w:r>
            <w:r w:rsidRPr="004C3F4C">
              <w:rPr>
                <w:rFonts w:ascii="Calibri" w:hAnsi="Calibri"/>
                <w:sz w:val="14"/>
                <w:szCs w:val="14"/>
                <w:u w:val="single"/>
              </w:rPr>
              <w:t>Return Duct Design per Table 150.0-</w:t>
            </w:r>
            <w:r w:rsidR="00A00521">
              <w:rPr>
                <w:rFonts w:ascii="Calibri" w:hAnsi="Calibri"/>
                <w:sz w:val="14"/>
                <w:szCs w:val="14"/>
                <w:u w:val="single"/>
              </w:rPr>
              <w:t>B</w:t>
            </w:r>
            <w:r w:rsidRPr="004C3F4C">
              <w:rPr>
                <w:rFonts w:ascii="Calibri" w:hAnsi="Calibri"/>
                <w:sz w:val="14"/>
                <w:szCs w:val="14"/>
                <w:u w:val="single"/>
              </w:rPr>
              <w:t xml:space="preserve">, </w:t>
            </w:r>
            <w:r w:rsidR="00A00521">
              <w:rPr>
                <w:rFonts w:ascii="Calibri" w:hAnsi="Calibri"/>
                <w:sz w:val="14"/>
                <w:szCs w:val="14"/>
                <w:u w:val="single"/>
              </w:rPr>
              <w:t>C</w:t>
            </w:r>
            <w:r w:rsidRPr="004C3F4C">
              <w:rPr>
                <w:rFonts w:ascii="Calibri" w:hAnsi="Calibri"/>
                <w:sz w:val="14"/>
                <w:szCs w:val="14"/>
                <w:u w:val="single"/>
              </w:rPr>
              <w:t>;</w:t>
            </w:r>
            <w:r w:rsidRPr="004C3F4C">
              <w:rPr>
                <w:rFonts w:ascii="Calibri" w:hAnsi="Calibri"/>
                <w:sz w:val="14"/>
                <w:szCs w:val="14"/>
              </w:rPr>
              <w:t xml:space="preserve"> then result=yes </w:t>
            </w:r>
          </w:p>
          <w:p w14:paraId="0D4336A8" w14:textId="77777777" w:rsidR="00F7587F" w:rsidRPr="00616FA8" w:rsidRDefault="00F7587F" w:rsidP="00D12202">
            <w:pPr>
              <w:keepNext/>
              <w:rPr>
                <w:rFonts w:ascii="Calibri" w:hAnsi="Calibri"/>
                <w:sz w:val="12"/>
                <w:szCs w:val="12"/>
              </w:rPr>
            </w:pPr>
          </w:p>
          <w:p w14:paraId="1F9B9ADE" w14:textId="30DD9F65" w:rsidR="00F7587F" w:rsidRPr="00D46D7C" w:rsidRDefault="00F7587F" w:rsidP="00D12202">
            <w:pPr>
              <w:keepNext/>
              <w:rPr>
                <w:rFonts w:ascii="Calibri" w:hAnsi="Calibri"/>
                <w:sz w:val="16"/>
                <w:szCs w:val="16"/>
              </w:rPr>
            </w:pPr>
            <w:r w:rsidRPr="00616FA8">
              <w:rPr>
                <w:rFonts w:ascii="Calibri" w:hAnsi="Calibri"/>
                <w:sz w:val="12"/>
                <w:szCs w:val="12"/>
              </w:rPr>
              <w:t>else result=no&gt;&gt;</w:t>
            </w:r>
          </w:p>
        </w:tc>
        <w:tc>
          <w:tcPr>
            <w:tcW w:w="1170" w:type="dxa"/>
          </w:tcPr>
          <w:p w14:paraId="1F9B9ADF" w14:textId="77777777" w:rsidR="00F7587F" w:rsidRPr="00D46D7C" w:rsidRDefault="00F7587F" w:rsidP="00DD2E5C">
            <w:pPr>
              <w:keepNext/>
              <w:rPr>
                <w:rFonts w:ascii="Calibri" w:hAnsi="Calibri"/>
                <w:sz w:val="16"/>
                <w:szCs w:val="16"/>
              </w:rPr>
            </w:pPr>
            <w:r w:rsidRPr="00D46D7C">
              <w:rPr>
                <w:rFonts w:ascii="Calibri" w:hAnsi="Calibri"/>
                <w:sz w:val="16"/>
                <w:szCs w:val="16"/>
              </w:rPr>
              <w:t>&lt;&lt;calculated field:</w:t>
            </w:r>
          </w:p>
          <w:p w14:paraId="1F9B9AE0" w14:textId="77777777" w:rsidR="00F7587F" w:rsidRPr="00D46D7C" w:rsidRDefault="00F7587F" w:rsidP="00DD2E5C">
            <w:pPr>
              <w:keepNext/>
              <w:rPr>
                <w:rFonts w:ascii="Calibri" w:hAnsi="Calibri"/>
                <w:sz w:val="16"/>
                <w:szCs w:val="16"/>
              </w:rPr>
            </w:pPr>
            <w:r w:rsidRPr="00D46D7C">
              <w:rPr>
                <w:rFonts w:ascii="Calibri" w:hAnsi="Calibri"/>
                <w:sz w:val="16"/>
                <w:szCs w:val="16"/>
              </w:rPr>
              <w:t xml:space="preserve">if the CF1R flags the requirement for HERS </w:t>
            </w:r>
            <w:r>
              <w:rPr>
                <w:rFonts w:ascii="Calibri" w:hAnsi="Calibri"/>
                <w:sz w:val="16"/>
                <w:szCs w:val="16"/>
              </w:rPr>
              <w:t>verified duct design (</w:t>
            </w:r>
            <w:r w:rsidRPr="00D46D7C">
              <w:rPr>
                <w:rFonts w:ascii="Calibri" w:hAnsi="Calibri"/>
                <w:sz w:val="16"/>
                <w:szCs w:val="16"/>
              </w:rPr>
              <w:t xml:space="preserve"> Supply Duct Surface Area R-Value or Buried Ducts or Deeply Buried Ducts</w:t>
            </w:r>
            <w:r>
              <w:rPr>
                <w:rFonts w:ascii="Calibri" w:hAnsi="Calibri"/>
                <w:sz w:val="16"/>
                <w:szCs w:val="16"/>
              </w:rPr>
              <w:t>)</w:t>
            </w:r>
            <w:r w:rsidRPr="00D46D7C">
              <w:rPr>
                <w:rFonts w:ascii="Calibri" w:hAnsi="Calibri"/>
                <w:sz w:val="16"/>
                <w:szCs w:val="16"/>
              </w:rPr>
              <w:t>, then result=yes,</w:t>
            </w:r>
          </w:p>
          <w:p w14:paraId="1F9B9AE1" w14:textId="77777777" w:rsidR="00F7587F" w:rsidRPr="00D46D7C" w:rsidRDefault="00F7587F" w:rsidP="00DD2E5C">
            <w:pPr>
              <w:keepNext/>
              <w:rPr>
                <w:rFonts w:ascii="Calibri" w:hAnsi="Calibri"/>
                <w:sz w:val="16"/>
                <w:szCs w:val="16"/>
              </w:rPr>
            </w:pPr>
            <w:r w:rsidRPr="00D46D7C">
              <w:rPr>
                <w:rFonts w:ascii="Calibri" w:hAnsi="Calibri"/>
                <w:sz w:val="16"/>
                <w:szCs w:val="16"/>
              </w:rPr>
              <w:t>else result=no&gt;&gt;</w:t>
            </w:r>
          </w:p>
        </w:tc>
        <w:tc>
          <w:tcPr>
            <w:tcW w:w="1008" w:type="dxa"/>
          </w:tcPr>
          <w:p w14:paraId="1F9B9AE2" w14:textId="77777777" w:rsidR="00F7587F" w:rsidRPr="00D46D7C" w:rsidRDefault="00F7587F" w:rsidP="00B82750">
            <w:pPr>
              <w:keepNext/>
              <w:rPr>
                <w:rFonts w:ascii="Calibri" w:hAnsi="Calibri"/>
                <w:sz w:val="16"/>
                <w:szCs w:val="16"/>
              </w:rPr>
            </w:pPr>
            <w:r w:rsidRPr="00D46D7C">
              <w:rPr>
                <w:rFonts w:ascii="Calibri" w:hAnsi="Calibri"/>
                <w:sz w:val="16"/>
                <w:szCs w:val="16"/>
              </w:rPr>
              <w:t>&lt;&lt; calculated field:</w:t>
            </w:r>
          </w:p>
          <w:p w14:paraId="1F9B9AE3" w14:textId="77777777" w:rsidR="00F7587F" w:rsidRPr="00D46D7C" w:rsidRDefault="00F7587F" w:rsidP="00DD2E5C">
            <w:pPr>
              <w:keepNext/>
              <w:rPr>
                <w:rFonts w:ascii="Calibri" w:hAnsi="Calibri"/>
                <w:sz w:val="16"/>
                <w:szCs w:val="16"/>
              </w:rPr>
            </w:pPr>
            <w:r w:rsidRPr="00D46D7C">
              <w:rPr>
                <w:rFonts w:ascii="Calibri" w:hAnsi="Calibri"/>
                <w:sz w:val="16"/>
                <w:szCs w:val="16"/>
              </w:rPr>
              <w:t>if the CF1R flags the requirement for HERS verification of Ventilation Cooling credit; then result=yes,</w:t>
            </w:r>
          </w:p>
          <w:p w14:paraId="1F9B9AE4" w14:textId="77777777" w:rsidR="00F7587F" w:rsidRPr="00D46D7C" w:rsidRDefault="00F7587F" w:rsidP="00DD2E5C">
            <w:pPr>
              <w:keepNext/>
              <w:rPr>
                <w:rFonts w:ascii="Calibri" w:hAnsi="Calibri"/>
                <w:sz w:val="16"/>
                <w:szCs w:val="16"/>
              </w:rPr>
            </w:pPr>
            <w:r w:rsidRPr="00D46D7C">
              <w:rPr>
                <w:rFonts w:ascii="Calibri" w:hAnsi="Calibri"/>
                <w:sz w:val="16"/>
                <w:szCs w:val="16"/>
              </w:rPr>
              <w:t>else result=no&gt;&gt;</w:t>
            </w:r>
          </w:p>
        </w:tc>
      </w:tr>
      <w:tr w:rsidR="000774F4" w:rsidRPr="00295655" w14:paraId="1F9B9AF1" w14:textId="77777777" w:rsidTr="000774F4">
        <w:trPr>
          <w:cantSplit/>
          <w:trHeight w:val="332"/>
        </w:trPr>
        <w:tc>
          <w:tcPr>
            <w:tcW w:w="1008" w:type="dxa"/>
            <w:vAlign w:val="bottom"/>
          </w:tcPr>
          <w:p w14:paraId="1F9B9AE6" w14:textId="097CCC9B" w:rsidR="00F7587F" w:rsidRPr="00295655" w:rsidRDefault="00F7587F" w:rsidP="00A37C65">
            <w:pPr>
              <w:keepNext/>
              <w:jc w:val="center"/>
              <w:rPr>
                <w:rFonts w:ascii="Calibri" w:hAnsi="Calibri"/>
                <w:sz w:val="18"/>
                <w:szCs w:val="18"/>
              </w:rPr>
            </w:pPr>
          </w:p>
        </w:tc>
        <w:tc>
          <w:tcPr>
            <w:tcW w:w="1080" w:type="dxa"/>
            <w:gridSpan w:val="2"/>
          </w:tcPr>
          <w:p w14:paraId="1F9B9AE7" w14:textId="77777777" w:rsidR="00F7587F" w:rsidRPr="00295655" w:rsidRDefault="00F7587F" w:rsidP="00A37C65">
            <w:pPr>
              <w:keepNext/>
              <w:jc w:val="center"/>
              <w:rPr>
                <w:rFonts w:ascii="Calibri" w:hAnsi="Calibri"/>
                <w:sz w:val="18"/>
                <w:szCs w:val="18"/>
              </w:rPr>
            </w:pPr>
          </w:p>
        </w:tc>
        <w:tc>
          <w:tcPr>
            <w:tcW w:w="1080" w:type="dxa"/>
            <w:vAlign w:val="bottom"/>
          </w:tcPr>
          <w:p w14:paraId="1F9B9AE8" w14:textId="77777777" w:rsidR="00F7587F" w:rsidRPr="00295655" w:rsidRDefault="00F7587F" w:rsidP="00A37C65">
            <w:pPr>
              <w:keepNext/>
              <w:jc w:val="center"/>
              <w:rPr>
                <w:rFonts w:ascii="Calibri" w:hAnsi="Calibri"/>
                <w:sz w:val="18"/>
                <w:szCs w:val="18"/>
              </w:rPr>
            </w:pPr>
          </w:p>
        </w:tc>
        <w:tc>
          <w:tcPr>
            <w:tcW w:w="900" w:type="dxa"/>
            <w:vAlign w:val="bottom"/>
          </w:tcPr>
          <w:p w14:paraId="1F9B9AE9" w14:textId="77777777" w:rsidR="00F7587F" w:rsidRPr="00295655" w:rsidRDefault="00F7587F" w:rsidP="00A37C65">
            <w:pPr>
              <w:keepNext/>
              <w:jc w:val="center"/>
              <w:rPr>
                <w:rFonts w:ascii="Calibri" w:hAnsi="Calibri"/>
                <w:sz w:val="18"/>
                <w:szCs w:val="18"/>
              </w:rPr>
            </w:pPr>
          </w:p>
        </w:tc>
        <w:tc>
          <w:tcPr>
            <w:tcW w:w="1800" w:type="dxa"/>
            <w:vAlign w:val="bottom"/>
          </w:tcPr>
          <w:p w14:paraId="1F9B9AEA" w14:textId="77777777" w:rsidR="00F7587F" w:rsidRPr="00295655" w:rsidRDefault="00F7587F" w:rsidP="00A37C65">
            <w:pPr>
              <w:keepNext/>
              <w:jc w:val="center"/>
              <w:rPr>
                <w:rFonts w:ascii="Calibri" w:hAnsi="Calibri"/>
                <w:sz w:val="18"/>
                <w:szCs w:val="18"/>
              </w:rPr>
            </w:pPr>
          </w:p>
        </w:tc>
        <w:tc>
          <w:tcPr>
            <w:tcW w:w="2160" w:type="dxa"/>
            <w:vAlign w:val="bottom"/>
          </w:tcPr>
          <w:p w14:paraId="1F9B9AEB" w14:textId="77777777" w:rsidR="00F7587F" w:rsidRPr="00295655" w:rsidRDefault="00F7587F">
            <w:pPr>
              <w:keepNext/>
              <w:jc w:val="center"/>
              <w:rPr>
                <w:rFonts w:ascii="Calibri" w:hAnsi="Calibri"/>
                <w:sz w:val="18"/>
                <w:szCs w:val="18"/>
              </w:rPr>
            </w:pPr>
          </w:p>
        </w:tc>
        <w:tc>
          <w:tcPr>
            <w:tcW w:w="1080" w:type="dxa"/>
            <w:vAlign w:val="bottom"/>
          </w:tcPr>
          <w:p w14:paraId="1F9B9AEC" w14:textId="77777777" w:rsidR="00F7587F" w:rsidRPr="00295655" w:rsidRDefault="00F7587F">
            <w:pPr>
              <w:keepNext/>
              <w:jc w:val="center"/>
              <w:rPr>
                <w:rFonts w:ascii="Calibri" w:hAnsi="Calibri"/>
                <w:sz w:val="18"/>
                <w:szCs w:val="18"/>
              </w:rPr>
            </w:pPr>
          </w:p>
        </w:tc>
        <w:tc>
          <w:tcPr>
            <w:tcW w:w="1080" w:type="dxa"/>
            <w:vAlign w:val="bottom"/>
          </w:tcPr>
          <w:p w14:paraId="1F9B9AED" w14:textId="77777777" w:rsidR="00F7587F" w:rsidRPr="00295655" w:rsidRDefault="00F7587F">
            <w:pPr>
              <w:keepNext/>
              <w:jc w:val="center"/>
              <w:rPr>
                <w:rFonts w:ascii="Calibri" w:hAnsi="Calibri"/>
                <w:sz w:val="18"/>
                <w:szCs w:val="18"/>
              </w:rPr>
            </w:pPr>
          </w:p>
        </w:tc>
        <w:tc>
          <w:tcPr>
            <w:tcW w:w="1080" w:type="dxa"/>
          </w:tcPr>
          <w:p w14:paraId="04C40E6B" w14:textId="77777777" w:rsidR="00F7587F" w:rsidRPr="00295655" w:rsidRDefault="00F7587F">
            <w:pPr>
              <w:keepNext/>
              <w:jc w:val="center"/>
              <w:rPr>
                <w:rFonts w:ascii="Calibri" w:hAnsi="Calibri"/>
                <w:sz w:val="18"/>
                <w:szCs w:val="18"/>
              </w:rPr>
            </w:pPr>
          </w:p>
        </w:tc>
        <w:tc>
          <w:tcPr>
            <w:tcW w:w="1170" w:type="dxa"/>
            <w:vAlign w:val="bottom"/>
          </w:tcPr>
          <w:p w14:paraId="1F9B9AEE" w14:textId="65443577" w:rsidR="00F7587F" w:rsidRPr="00295655" w:rsidRDefault="00F7587F">
            <w:pPr>
              <w:keepNext/>
              <w:jc w:val="center"/>
              <w:rPr>
                <w:rFonts w:ascii="Calibri" w:hAnsi="Calibri"/>
                <w:sz w:val="18"/>
                <w:szCs w:val="18"/>
              </w:rPr>
            </w:pPr>
          </w:p>
        </w:tc>
        <w:tc>
          <w:tcPr>
            <w:tcW w:w="1170" w:type="dxa"/>
            <w:vAlign w:val="bottom"/>
          </w:tcPr>
          <w:p w14:paraId="1F9B9AEF" w14:textId="77777777" w:rsidR="00F7587F" w:rsidRPr="00295655" w:rsidRDefault="00F7587F">
            <w:pPr>
              <w:keepNext/>
              <w:jc w:val="center"/>
              <w:rPr>
                <w:rFonts w:ascii="Calibri" w:hAnsi="Calibri"/>
                <w:sz w:val="18"/>
                <w:szCs w:val="18"/>
              </w:rPr>
            </w:pPr>
          </w:p>
        </w:tc>
        <w:tc>
          <w:tcPr>
            <w:tcW w:w="1008" w:type="dxa"/>
            <w:vAlign w:val="bottom"/>
          </w:tcPr>
          <w:p w14:paraId="1F9B9AF0" w14:textId="77777777" w:rsidR="00F7587F" w:rsidRPr="00295655" w:rsidRDefault="00F7587F">
            <w:pPr>
              <w:keepNext/>
              <w:jc w:val="center"/>
              <w:rPr>
                <w:rFonts w:ascii="Calibri" w:hAnsi="Calibri"/>
                <w:sz w:val="18"/>
                <w:szCs w:val="18"/>
              </w:rPr>
            </w:pPr>
          </w:p>
        </w:tc>
      </w:tr>
      <w:tr w:rsidR="00F7587F" w:rsidRPr="00295655" w14:paraId="1F9B9AF3" w14:textId="77777777" w:rsidTr="00F7587F">
        <w:trPr>
          <w:cantSplit/>
        </w:trPr>
        <w:tc>
          <w:tcPr>
            <w:tcW w:w="1195" w:type="dxa"/>
            <w:gridSpan w:val="2"/>
          </w:tcPr>
          <w:p w14:paraId="28BCDABA" w14:textId="77777777" w:rsidR="00F7587F" w:rsidRPr="00295655" w:rsidRDefault="00F7587F" w:rsidP="00A37C65">
            <w:pPr>
              <w:keepNext/>
              <w:rPr>
                <w:rFonts w:ascii="Calibri" w:hAnsi="Calibri"/>
                <w:sz w:val="18"/>
                <w:szCs w:val="18"/>
              </w:rPr>
            </w:pPr>
          </w:p>
        </w:tc>
        <w:tc>
          <w:tcPr>
            <w:tcW w:w="13421" w:type="dxa"/>
            <w:gridSpan w:val="11"/>
          </w:tcPr>
          <w:p w14:paraId="1F9B9AF2" w14:textId="7069DFD5" w:rsidR="00F7587F" w:rsidRPr="00295655" w:rsidRDefault="00F7587F" w:rsidP="00A37C65">
            <w:pPr>
              <w:keepNext/>
              <w:rPr>
                <w:rFonts w:ascii="Calibri" w:hAnsi="Calibri"/>
                <w:sz w:val="18"/>
                <w:szCs w:val="18"/>
              </w:rPr>
            </w:pPr>
            <w:r w:rsidRPr="00295655">
              <w:rPr>
                <w:rFonts w:ascii="Calibri" w:hAnsi="Calibri"/>
                <w:sz w:val="18"/>
                <w:szCs w:val="18"/>
              </w:rPr>
              <w:t>Notes:</w:t>
            </w:r>
          </w:p>
        </w:tc>
      </w:tr>
    </w:tbl>
    <w:p w14:paraId="1F9B9AF6" w14:textId="77777777" w:rsidR="00121294" w:rsidRPr="00295655" w:rsidRDefault="00121294" w:rsidP="0035199F">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8"/>
        <w:gridCol w:w="14150"/>
        <w:gridCol w:w="24"/>
      </w:tblGrid>
      <w:tr w:rsidR="005A70E9" w:rsidRPr="00295655" w14:paraId="1F9B9AF9" w14:textId="77777777" w:rsidTr="005A70E9">
        <w:trPr>
          <w:gridBefore w:val="1"/>
          <w:gridAfter w:val="1"/>
          <w:wBefore w:w="12" w:type="dxa"/>
          <w:wAfter w:w="24" w:type="dxa"/>
          <w:cantSplit/>
        </w:trPr>
        <w:tc>
          <w:tcPr>
            <w:tcW w:w="14618" w:type="dxa"/>
            <w:gridSpan w:val="2"/>
            <w:shd w:val="clear" w:color="auto" w:fill="auto"/>
          </w:tcPr>
          <w:p w14:paraId="1F9B9AF7" w14:textId="7F20D974" w:rsidR="005A70E9" w:rsidRPr="00295655" w:rsidRDefault="00BF2718" w:rsidP="005A70E9">
            <w:pPr>
              <w:keepNext/>
              <w:rPr>
                <w:rFonts w:ascii="Calibri" w:hAnsi="Calibri"/>
                <w:b/>
                <w:sz w:val="18"/>
                <w:szCs w:val="18"/>
              </w:rPr>
            </w:pPr>
            <w:r w:rsidRPr="00F9147E">
              <w:rPr>
                <w:rFonts w:ascii="Calibri" w:hAnsi="Calibri"/>
                <w:b/>
                <w:szCs w:val="18"/>
              </w:rPr>
              <w:t>N</w:t>
            </w:r>
            <w:r w:rsidR="005A70E9" w:rsidRPr="00F9147E">
              <w:rPr>
                <w:rFonts w:ascii="Calibri" w:hAnsi="Calibri"/>
                <w:b/>
                <w:szCs w:val="18"/>
              </w:rPr>
              <w:t>. Space Conditioning Systems, Ducts and Fans – Mandatory Requirements and Additional Measures</w:t>
            </w:r>
          </w:p>
          <w:p w14:paraId="1F9B9AF8" w14:textId="170D1363" w:rsidR="005A70E9" w:rsidRPr="00295655" w:rsidRDefault="005A70E9" w:rsidP="005A70E9">
            <w:pPr>
              <w:keepNext/>
              <w:rPr>
                <w:rFonts w:ascii="Calibri" w:hAnsi="Calibri"/>
                <w:b/>
                <w:sz w:val="18"/>
                <w:szCs w:val="18"/>
              </w:rPr>
            </w:pPr>
            <w:r w:rsidRPr="00295655">
              <w:rPr>
                <w:rFonts w:asciiTheme="minorHAnsi" w:eastAsia="Cambria" w:hAnsiTheme="minorHAnsi"/>
                <w:sz w:val="18"/>
                <w:szCs w:val="18"/>
              </w:rPr>
              <w:t>Note: 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5A70E9" w:rsidRPr="00295655" w14:paraId="1F9B9AFB"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F9B9AFA" w14:textId="77777777" w:rsidR="005A70E9" w:rsidRPr="00295655" w:rsidRDefault="005A70E9" w:rsidP="005A70E9">
            <w:pPr>
              <w:keepNext/>
              <w:rPr>
                <w:rFonts w:asciiTheme="minorHAnsi" w:eastAsia="Cambria" w:hAnsiTheme="minorHAnsi"/>
                <w:b/>
                <w:sz w:val="18"/>
                <w:szCs w:val="18"/>
              </w:rPr>
            </w:pPr>
            <w:r w:rsidRPr="00295655">
              <w:rPr>
                <w:rFonts w:asciiTheme="minorHAnsi" w:eastAsia="Cambria" w:hAnsiTheme="minorHAnsi"/>
                <w:b/>
                <w:sz w:val="18"/>
                <w:szCs w:val="18"/>
              </w:rPr>
              <w:t>Heating Equipment</w:t>
            </w:r>
          </w:p>
        </w:tc>
      </w:tr>
      <w:tr w:rsidR="005A70E9" w:rsidRPr="00295655" w14:paraId="1F9B9AFE"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AFC"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01</w:t>
            </w:r>
          </w:p>
        </w:tc>
        <w:tc>
          <w:tcPr>
            <w:tcW w:w="14174" w:type="dxa"/>
            <w:gridSpan w:val="2"/>
            <w:shd w:val="clear" w:color="auto" w:fill="auto"/>
            <w:vAlign w:val="center"/>
          </w:tcPr>
          <w:p w14:paraId="1F9B9AFD"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295655" w14:paraId="1F9B9B01"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AFF"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02</w:t>
            </w:r>
          </w:p>
        </w:tc>
        <w:tc>
          <w:tcPr>
            <w:tcW w:w="14174" w:type="dxa"/>
            <w:gridSpan w:val="2"/>
            <w:shd w:val="clear" w:color="auto" w:fill="auto"/>
            <w:vAlign w:val="center"/>
          </w:tcPr>
          <w:p w14:paraId="1F9B9B00"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5A70E9" w:rsidRPr="00295655" w14:paraId="1F9B9B04"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02"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03</w:t>
            </w:r>
          </w:p>
        </w:tc>
        <w:tc>
          <w:tcPr>
            <w:tcW w:w="14174" w:type="dxa"/>
            <w:gridSpan w:val="2"/>
            <w:shd w:val="clear" w:color="auto" w:fill="auto"/>
            <w:vAlign w:val="center"/>
          </w:tcPr>
          <w:p w14:paraId="1F9B9B03"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5A70E9" w:rsidRPr="00295655" w14:paraId="1F9B9B07"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05"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04</w:t>
            </w:r>
          </w:p>
        </w:tc>
        <w:tc>
          <w:tcPr>
            <w:tcW w:w="14174" w:type="dxa"/>
            <w:gridSpan w:val="2"/>
            <w:shd w:val="clear" w:color="auto" w:fill="auto"/>
            <w:vAlign w:val="center"/>
          </w:tcPr>
          <w:p w14:paraId="1F9B9B06"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5A70E9" w:rsidRPr="00295655" w14:paraId="1F9B9B0A"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08"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05</w:t>
            </w:r>
          </w:p>
        </w:tc>
        <w:tc>
          <w:tcPr>
            <w:tcW w:w="14174" w:type="dxa"/>
            <w:gridSpan w:val="2"/>
            <w:shd w:val="clear" w:color="auto" w:fill="auto"/>
            <w:vAlign w:val="center"/>
          </w:tcPr>
          <w:p w14:paraId="1F9B9B09"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295655" w14:paraId="1F9B9B0C"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F9B9B0B" w14:textId="77777777" w:rsidR="005A70E9" w:rsidRPr="00295655" w:rsidRDefault="005A70E9" w:rsidP="005A70E9">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Cooling Equipment</w:t>
            </w:r>
          </w:p>
        </w:tc>
      </w:tr>
      <w:tr w:rsidR="005A70E9" w:rsidRPr="00295655" w14:paraId="1F9B9B0F"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0D"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06</w:t>
            </w:r>
          </w:p>
        </w:tc>
        <w:tc>
          <w:tcPr>
            <w:tcW w:w="14174" w:type="dxa"/>
            <w:gridSpan w:val="2"/>
            <w:shd w:val="clear" w:color="auto" w:fill="auto"/>
            <w:vAlign w:val="center"/>
          </w:tcPr>
          <w:p w14:paraId="1F9B9B0E"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295655" w14:paraId="1F9B9B12"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10"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07</w:t>
            </w:r>
          </w:p>
        </w:tc>
        <w:tc>
          <w:tcPr>
            <w:tcW w:w="14174" w:type="dxa"/>
            <w:gridSpan w:val="2"/>
            <w:shd w:val="clear" w:color="auto" w:fill="auto"/>
            <w:vAlign w:val="center"/>
          </w:tcPr>
          <w:p w14:paraId="1F9B9B11"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5A70E9" w:rsidRPr="00295655" w14:paraId="1F9B9B15"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13"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08</w:t>
            </w:r>
          </w:p>
        </w:tc>
        <w:tc>
          <w:tcPr>
            <w:tcW w:w="14174" w:type="dxa"/>
            <w:gridSpan w:val="2"/>
            <w:shd w:val="clear" w:color="auto" w:fill="auto"/>
            <w:vAlign w:val="center"/>
          </w:tcPr>
          <w:p w14:paraId="1F9B9B14" w14:textId="1626F4B8"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Condensing Unit Location:  Condensing units shall not be placed within 5 feet of a dryer vent outlet. See Section 150.0(h)3A.</w:t>
            </w:r>
          </w:p>
        </w:tc>
      </w:tr>
      <w:tr w:rsidR="00F27D7E" w:rsidRPr="00295655" w14:paraId="5C949A9A"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45ECDC1" w14:textId="4BFBF6DD" w:rsidR="00F27D7E" w:rsidRPr="00295655" w:rsidRDefault="00F27D7E" w:rsidP="005A70E9">
            <w:pPr>
              <w:keepNext/>
              <w:rPr>
                <w:rFonts w:asciiTheme="minorHAnsi" w:eastAsia="Cambria" w:hAnsiTheme="minorHAnsi"/>
                <w:sz w:val="18"/>
                <w:szCs w:val="18"/>
              </w:rPr>
            </w:pPr>
            <w:r>
              <w:rPr>
                <w:rFonts w:asciiTheme="minorHAnsi" w:eastAsia="Cambria" w:hAnsiTheme="minorHAnsi"/>
                <w:sz w:val="18"/>
                <w:szCs w:val="18"/>
              </w:rPr>
              <w:t>09</w:t>
            </w:r>
          </w:p>
        </w:tc>
        <w:tc>
          <w:tcPr>
            <w:tcW w:w="14174" w:type="dxa"/>
            <w:gridSpan w:val="2"/>
            <w:shd w:val="clear" w:color="auto" w:fill="auto"/>
            <w:vAlign w:val="center"/>
          </w:tcPr>
          <w:p w14:paraId="540846E5" w14:textId="2F22FE73" w:rsidR="00F27D7E" w:rsidRPr="00295655" w:rsidRDefault="00F27D7E" w:rsidP="005A70E9">
            <w:pPr>
              <w:keepNext/>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Liquid Line Filter Drier: If applicable, a liquid line filter drier shall be installed according to the manufacturer’s specifications.</w:t>
            </w:r>
          </w:p>
        </w:tc>
      </w:tr>
      <w:tr w:rsidR="005A70E9" w:rsidRPr="00295655" w14:paraId="1F9B9B18"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16" w14:textId="6F86FE3F" w:rsidR="005A70E9" w:rsidRPr="00295655" w:rsidRDefault="009756EC" w:rsidP="005A70E9">
            <w:pPr>
              <w:keepNext/>
              <w:rPr>
                <w:rFonts w:asciiTheme="minorHAnsi" w:eastAsia="Cambria" w:hAnsiTheme="minorHAnsi"/>
                <w:sz w:val="18"/>
                <w:szCs w:val="18"/>
              </w:rPr>
            </w:pPr>
            <w:r>
              <w:rPr>
                <w:rFonts w:asciiTheme="minorHAnsi" w:eastAsia="Cambria" w:hAnsiTheme="minorHAnsi"/>
                <w:sz w:val="18"/>
                <w:szCs w:val="18"/>
              </w:rPr>
              <w:t>10</w:t>
            </w:r>
          </w:p>
        </w:tc>
        <w:tc>
          <w:tcPr>
            <w:tcW w:w="14174" w:type="dxa"/>
            <w:gridSpan w:val="2"/>
            <w:shd w:val="clear" w:color="auto" w:fill="auto"/>
            <w:vAlign w:val="center"/>
          </w:tcPr>
          <w:p w14:paraId="1F9B9B17"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5A70E9" w:rsidRPr="00295655" w14:paraId="1F9B9B1A"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F9B9B19" w14:textId="77777777" w:rsidR="005A70E9" w:rsidRPr="00295655" w:rsidRDefault="005A70E9" w:rsidP="005A70E9">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Air Distribution System Ducts, Plenums and Fans</w:t>
            </w:r>
          </w:p>
        </w:tc>
      </w:tr>
      <w:tr w:rsidR="005A70E9" w:rsidRPr="00295655" w14:paraId="1F9B9B1D"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1B" w14:textId="28D4BB10" w:rsidR="005A70E9" w:rsidRPr="00295655" w:rsidRDefault="009756EC" w:rsidP="005A70E9">
            <w:pPr>
              <w:keepNext/>
              <w:rPr>
                <w:rFonts w:asciiTheme="minorHAnsi" w:eastAsia="Cambria" w:hAnsiTheme="minorHAnsi"/>
                <w:sz w:val="18"/>
                <w:szCs w:val="18"/>
              </w:rPr>
            </w:pPr>
            <w:r>
              <w:rPr>
                <w:rFonts w:asciiTheme="minorHAnsi" w:eastAsia="Cambria" w:hAnsiTheme="minorHAnsi"/>
                <w:sz w:val="18"/>
                <w:szCs w:val="18"/>
              </w:rPr>
              <w:t>11</w:t>
            </w:r>
          </w:p>
        </w:tc>
        <w:tc>
          <w:tcPr>
            <w:tcW w:w="14174" w:type="dxa"/>
            <w:gridSpan w:val="2"/>
            <w:shd w:val="clear" w:color="auto" w:fill="auto"/>
            <w:vAlign w:val="center"/>
          </w:tcPr>
          <w:p w14:paraId="1F9B9B1C"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Insulation:  In all cases, unless ducts are enclosed entirely in directly conditioned space, the minimum duct insulation value is R-6. Note that higher values may be required by the prescriptive or performance requirements. See Section 150.0(m)1.</w:t>
            </w:r>
          </w:p>
        </w:tc>
      </w:tr>
      <w:tr w:rsidR="005A70E9" w:rsidRPr="00295655" w14:paraId="1F9B9B20"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1E" w14:textId="0419182D" w:rsidR="005A70E9" w:rsidRPr="00295655" w:rsidRDefault="009756EC" w:rsidP="005A70E9">
            <w:pPr>
              <w:keepNext/>
              <w:rPr>
                <w:rFonts w:asciiTheme="minorHAnsi" w:eastAsia="Cambria" w:hAnsiTheme="minorHAnsi"/>
                <w:sz w:val="18"/>
                <w:szCs w:val="18"/>
              </w:rPr>
            </w:pPr>
            <w:r>
              <w:rPr>
                <w:rFonts w:asciiTheme="minorHAnsi" w:eastAsia="Cambria" w:hAnsiTheme="minorHAnsi"/>
                <w:sz w:val="18"/>
                <w:szCs w:val="18"/>
              </w:rPr>
              <w:t>12</w:t>
            </w:r>
          </w:p>
        </w:tc>
        <w:tc>
          <w:tcPr>
            <w:tcW w:w="14174" w:type="dxa"/>
            <w:gridSpan w:val="2"/>
            <w:shd w:val="clear" w:color="auto" w:fill="auto"/>
            <w:vAlign w:val="center"/>
          </w:tcPr>
          <w:p w14:paraId="1F9B9B1F"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 xml:space="preserve">Connections and Closures: All installed air-distribution system ducts and plenums must be, sealed and insulated to meet the requirements of CMC Sections 601.0, 602.0, 603.0, 604.0, 605.0 and ANSI/SMACNA-006-2006:  Supply-air and return-air ducts and plenums must be insulated to a minimum installed level of R-6.0 or enclosed entirely in directly conditioned space as confirmed through field verification and diagnostic testing in accordance with the requirements of Reference Residential Appendix RA3.1.4.3.8. </w:t>
            </w:r>
          </w:p>
        </w:tc>
      </w:tr>
      <w:tr w:rsidR="005A70E9" w:rsidRPr="00295655" w14:paraId="1F9B9B22"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F9B9B21" w14:textId="77777777" w:rsidR="005A70E9" w:rsidRPr="00295655" w:rsidRDefault="005A70E9" w:rsidP="005A70E9">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 xml:space="preserve">Heat Pump Thermostat </w:t>
            </w:r>
          </w:p>
        </w:tc>
      </w:tr>
      <w:tr w:rsidR="005A70E9" w:rsidRPr="00295655" w14:paraId="1F9B9B25"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23" w14:textId="51C13523" w:rsidR="005A70E9" w:rsidRPr="00295655" w:rsidRDefault="009756EC" w:rsidP="005A70E9">
            <w:pPr>
              <w:keepNext/>
              <w:rPr>
                <w:rFonts w:asciiTheme="minorHAnsi" w:eastAsia="Cambria" w:hAnsiTheme="minorHAnsi"/>
                <w:sz w:val="18"/>
                <w:szCs w:val="18"/>
              </w:rPr>
            </w:pPr>
            <w:r>
              <w:rPr>
                <w:rFonts w:asciiTheme="minorHAnsi" w:eastAsia="Cambria" w:hAnsiTheme="minorHAnsi"/>
                <w:sz w:val="18"/>
                <w:szCs w:val="18"/>
              </w:rPr>
              <w:t>13</w:t>
            </w:r>
          </w:p>
        </w:tc>
        <w:tc>
          <w:tcPr>
            <w:tcW w:w="14174" w:type="dxa"/>
            <w:gridSpan w:val="2"/>
            <w:shd w:val="clear" w:color="auto" w:fill="auto"/>
            <w:vAlign w:val="center"/>
          </w:tcPr>
          <w:p w14:paraId="1F9B9B24"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A thermostat shall be installed that meets the requirements of Section 110.2(b) and Section 110.2(c).</w:t>
            </w:r>
          </w:p>
        </w:tc>
      </w:tr>
      <w:tr w:rsidR="005A70E9" w:rsidRPr="00295655" w14:paraId="1F9B9B28"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26" w14:textId="7C2061CB" w:rsidR="005A70E9" w:rsidRPr="00295655" w:rsidRDefault="009756EC" w:rsidP="005A70E9">
            <w:pPr>
              <w:keepNext/>
              <w:rPr>
                <w:rFonts w:asciiTheme="minorHAnsi" w:eastAsia="Cambria" w:hAnsiTheme="minorHAnsi"/>
                <w:sz w:val="18"/>
                <w:szCs w:val="18"/>
              </w:rPr>
            </w:pPr>
            <w:r>
              <w:rPr>
                <w:rFonts w:asciiTheme="minorHAnsi" w:eastAsia="Cambria" w:hAnsiTheme="minorHAnsi"/>
                <w:sz w:val="18"/>
                <w:szCs w:val="18"/>
              </w:rPr>
              <w:t>14</w:t>
            </w:r>
          </w:p>
        </w:tc>
        <w:tc>
          <w:tcPr>
            <w:tcW w:w="14174" w:type="dxa"/>
            <w:gridSpan w:val="2"/>
            <w:shd w:val="clear" w:color="auto" w:fill="auto"/>
            <w:vAlign w:val="center"/>
          </w:tcPr>
          <w:p w14:paraId="1F9B9B27"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The thermostat shall be installed in accordance with the manufacturers published installation specifications.</w:t>
            </w:r>
          </w:p>
        </w:tc>
      </w:tr>
      <w:tr w:rsidR="005A70E9" w:rsidRPr="00295655" w14:paraId="1F9B9B2B"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29" w14:textId="0154A009" w:rsidR="005A70E9" w:rsidRPr="00295655" w:rsidRDefault="009756EC" w:rsidP="005A70E9">
            <w:pPr>
              <w:keepNext/>
              <w:rPr>
                <w:rFonts w:asciiTheme="minorHAnsi" w:eastAsia="Cambria" w:hAnsiTheme="minorHAnsi"/>
                <w:sz w:val="18"/>
                <w:szCs w:val="18"/>
              </w:rPr>
            </w:pPr>
            <w:r>
              <w:rPr>
                <w:rFonts w:asciiTheme="minorHAnsi" w:eastAsia="Cambria" w:hAnsiTheme="minorHAnsi"/>
                <w:sz w:val="18"/>
                <w:szCs w:val="18"/>
              </w:rPr>
              <w:t>15</w:t>
            </w:r>
          </w:p>
        </w:tc>
        <w:tc>
          <w:tcPr>
            <w:tcW w:w="14174" w:type="dxa"/>
            <w:gridSpan w:val="2"/>
            <w:shd w:val="clear" w:color="auto" w:fill="auto"/>
            <w:vAlign w:val="center"/>
          </w:tcPr>
          <w:p w14:paraId="1F9B9B2A"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First stage of heating shall be assigned to heat pump heating.</w:t>
            </w:r>
          </w:p>
        </w:tc>
      </w:tr>
      <w:tr w:rsidR="005A70E9" w:rsidRPr="00295655" w14:paraId="1F9B9B2E"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2C" w14:textId="268C3357" w:rsidR="005A70E9" w:rsidRPr="00295655" w:rsidRDefault="009756EC" w:rsidP="005A70E9">
            <w:pPr>
              <w:keepNext/>
              <w:rPr>
                <w:rFonts w:asciiTheme="minorHAnsi" w:eastAsia="Cambria" w:hAnsiTheme="minorHAnsi"/>
                <w:sz w:val="18"/>
                <w:szCs w:val="18"/>
              </w:rPr>
            </w:pPr>
            <w:r>
              <w:rPr>
                <w:rFonts w:asciiTheme="minorHAnsi" w:eastAsia="Cambria" w:hAnsiTheme="minorHAnsi"/>
                <w:sz w:val="18"/>
                <w:szCs w:val="18"/>
              </w:rPr>
              <w:t>16</w:t>
            </w:r>
          </w:p>
        </w:tc>
        <w:tc>
          <w:tcPr>
            <w:tcW w:w="14174" w:type="dxa"/>
            <w:gridSpan w:val="2"/>
            <w:shd w:val="clear" w:color="auto" w:fill="auto"/>
            <w:vAlign w:val="center"/>
          </w:tcPr>
          <w:p w14:paraId="1F9B9B2D"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Second stage back up heating shall be set to come on only when the indoor set temperature cannot be met.</w:t>
            </w:r>
          </w:p>
        </w:tc>
      </w:tr>
      <w:tr w:rsidR="005A70E9" w14:paraId="1F9B9B30" w14:textId="77777777" w:rsidTr="005A70E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1F9B9B2F" w14:textId="77777777" w:rsidR="005A70E9" w:rsidRPr="007E2934" w:rsidRDefault="005A70E9" w:rsidP="005A70E9">
            <w:pPr>
              <w:keepNext/>
              <w:rPr>
                <w:rFonts w:ascii="Calibri" w:hAnsi="Calibri"/>
                <w:b/>
                <w:sz w:val="18"/>
                <w:szCs w:val="18"/>
              </w:rPr>
            </w:pPr>
            <w:r w:rsidRPr="00295655">
              <w:rPr>
                <w:rFonts w:ascii="Calibri" w:hAnsi="Calibri"/>
                <w:b/>
                <w:sz w:val="18"/>
                <w:szCs w:val="18"/>
              </w:rPr>
              <w:t>The responsible person’s signature on this compliance document affirms that all applicable requirements in this table have been met.</w:t>
            </w:r>
          </w:p>
        </w:tc>
      </w:tr>
    </w:tbl>
    <w:p w14:paraId="1F9B9B31" w14:textId="77777777" w:rsidR="005A70E9" w:rsidRPr="002F7A16" w:rsidRDefault="005A70E9" w:rsidP="0035199F">
      <w:pPr>
        <w:rPr>
          <w:rFonts w:ascii="Calibri" w:hAnsi="Calibri"/>
          <w:sz w:val="18"/>
          <w:szCs w:val="18"/>
        </w:rPr>
      </w:pPr>
    </w:p>
    <w:sectPr w:rsidR="005A70E9" w:rsidRPr="002F7A16" w:rsidSect="00EF13C4">
      <w:headerReference w:type="even" r:id="rId19"/>
      <w:headerReference w:type="default" r:id="rId20"/>
      <w:headerReference w:type="first" r:id="rId21"/>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A31241" w14:textId="77777777" w:rsidR="00180F0D" w:rsidRDefault="00180F0D">
      <w:r>
        <w:separator/>
      </w:r>
    </w:p>
  </w:endnote>
  <w:endnote w:type="continuationSeparator" w:id="0">
    <w:p w14:paraId="712C6CFD" w14:textId="77777777" w:rsidR="00180F0D" w:rsidRDefault="00180F0D">
      <w:r>
        <w:continuationSeparator/>
      </w:r>
    </w:p>
  </w:endnote>
  <w:endnote w:type="continuationNotice" w:id="1">
    <w:p w14:paraId="427F4B2F" w14:textId="77777777" w:rsidR="00180F0D" w:rsidRDefault="00180F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20CA1" w14:textId="77777777" w:rsidR="00180F0D" w:rsidRDefault="00180F0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49" w14:textId="77777777" w:rsidR="00180F0D" w:rsidRPr="00EF13C4" w:rsidRDefault="00180F0D" w:rsidP="00EF13C4">
    <w:pPr>
      <w:pStyle w:val="Footer"/>
    </w:pPr>
    <w:r w:rsidRPr="00EF13C4">
      <w:t xml:space="preserve">Registration Number:                                                                                          Registration Date/Time:                                                                                                            HERS Provider:                       </w:t>
    </w:r>
  </w:p>
  <w:p w14:paraId="1F9B9B4A" w14:textId="3ED85BB8" w:rsidR="00180F0D" w:rsidRPr="00EF13C4" w:rsidRDefault="00180F0D" w:rsidP="00EF13C4">
    <w:pPr>
      <w:pStyle w:val="Footer"/>
    </w:pPr>
    <w:r w:rsidRPr="00EF13C4">
      <w:t>CA Building Energy Efficiency Standards - 201</w:t>
    </w:r>
    <w:r>
      <w:t>6</w:t>
    </w:r>
    <w:r w:rsidRPr="00EF13C4">
      <w:t xml:space="preserve"> Residential Compliance</w:t>
    </w:r>
    <w:r w:rsidRPr="00EF13C4">
      <w:tab/>
    </w:r>
    <w:r w:rsidRPr="00EF13C4">
      <w:tab/>
    </w:r>
    <w:r w:rsidRPr="00EF13C4">
      <w:tab/>
    </w:r>
    <w:r>
      <w:t>October 2016</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1F894A" w14:textId="77777777" w:rsidR="00180F0D" w:rsidRDefault="00180F0D">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54" w14:textId="0D437372" w:rsidR="00180F0D" w:rsidRPr="00A51249" w:rsidRDefault="00180F0D" w:rsidP="00EF13C4">
    <w:pPr>
      <w:pStyle w:val="Footer"/>
    </w:pPr>
    <w:r w:rsidRPr="00EF13C4">
      <w:t>CA Building Energy Efficiency Standards - 201</w:t>
    </w:r>
    <w:r>
      <w:t>6</w:t>
    </w:r>
    <w:r w:rsidRPr="00EF13C4">
      <w:t xml:space="preserve"> Residential Compliance</w:t>
    </w:r>
    <w:r w:rsidRPr="00EF13C4">
      <w:tab/>
    </w:r>
    <w:r>
      <w:tab/>
    </w:r>
    <w:r>
      <w:tab/>
      <w:t>October 2016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690995" w14:textId="77777777" w:rsidR="00180F0D" w:rsidRDefault="00180F0D">
      <w:r>
        <w:separator/>
      </w:r>
    </w:p>
  </w:footnote>
  <w:footnote w:type="continuationSeparator" w:id="0">
    <w:p w14:paraId="2A875A71" w14:textId="77777777" w:rsidR="00180F0D" w:rsidRDefault="00180F0D">
      <w:r>
        <w:continuationSeparator/>
      </w:r>
    </w:p>
  </w:footnote>
  <w:footnote w:type="continuationNotice" w:id="1">
    <w:p w14:paraId="586B2E5F" w14:textId="77777777" w:rsidR="00180F0D" w:rsidRDefault="00180F0D"/>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36" w14:textId="77777777" w:rsidR="00180F0D" w:rsidRDefault="00180F0D">
    <w:pPr>
      <w:pStyle w:val="Header"/>
    </w:pPr>
    <w:r>
      <w:rPr>
        <w:noProof/>
      </w:rPr>
      <w:pict w14:anchorId="1F9B9B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5"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37" w14:textId="07E6757F" w:rsidR="00180F0D" w:rsidRPr="007770C5" w:rsidRDefault="00180F0D" w:rsidP="00587D54">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1F9B9B61" wp14:editId="2E307DA8">
          <wp:simplePos x="0" y="0"/>
          <wp:positionH relativeFrom="margin">
            <wp:posOffset>8877300</wp:posOffset>
          </wp:positionH>
          <wp:positionV relativeFrom="margin">
            <wp:posOffset>-1236980</wp:posOffset>
          </wp:positionV>
          <wp:extent cx="316230" cy="27749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6230" cy="277495"/>
                  </a:xfrm>
                  <a:prstGeom prst="rect">
                    <a:avLst/>
                  </a:prstGeom>
                  <a:noFill/>
                </pic:spPr>
              </pic:pic>
            </a:graphicData>
          </a:graphic>
          <wp14:sizeRelV relativeFrom="margin">
            <wp14:pctHeight>0</wp14:pctHeight>
          </wp14:sizeRelV>
        </wp:anchor>
      </w:drawing>
    </w:r>
    <w:r>
      <w:rPr>
        <w:rFonts w:ascii="Arial" w:hAnsi="Arial" w:cs="Arial"/>
        <w:noProof/>
        <w:sz w:val="14"/>
        <w:szCs w:val="14"/>
      </w:rPr>
      <w:pict w14:anchorId="1F9B9B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6"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place">
      <w:smartTag w:uri="urn:schemas-microsoft-com:office:smarttags" w:element="State">
        <w:r w:rsidRPr="007770C5">
          <w:rPr>
            <w:rFonts w:ascii="Arial" w:hAnsi="Arial" w:cs="Arial"/>
            <w:sz w:val="14"/>
            <w:szCs w:val="14"/>
          </w:rPr>
          <w:t>CALIFORNIA</w:t>
        </w:r>
      </w:smartTag>
    </w:smartTag>
  </w:p>
  <w:p w14:paraId="1F9B9B38" w14:textId="619F6873" w:rsidR="00180F0D" w:rsidRPr="007770C5" w:rsidRDefault="00180F0D" w:rsidP="00587D54">
    <w:pPr>
      <w:suppressAutoHyphens/>
      <w:ind w:left="-90"/>
      <w:rPr>
        <w:rFonts w:ascii="Arial" w:hAnsi="Arial" w:cs="Arial"/>
        <w:b/>
        <w:sz w:val="24"/>
        <w:szCs w:val="24"/>
      </w:rPr>
    </w:pPr>
    <w:r>
      <w:rPr>
        <w:rFonts w:ascii="Arial" w:hAnsi="Arial" w:cs="Arial"/>
        <w:b/>
        <w:noProof/>
        <w:sz w:val="24"/>
        <w:szCs w:val="24"/>
      </w:rPr>
      <w:t>SPACE CONDITIONING SYSTEMS DUCTS AND FANS</w:t>
    </w:r>
  </w:p>
  <w:p w14:paraId="1F9B9B39" w14:textId="67799865" w:rsidR="00180F0D" w:rsidRPr="007770C5" w:rsidRDefault="00180F0D" w:rsidP="00587D54">
    <w:pPr>
      <w:suppressAutoHyphens/>
      <w:ind w:left="-90"/>
      <w:rPr>
        <w:rFonts w:ascii="Arial" w:hAnsi="Arial" w:cs="Arial"/>
        <w:sz w:val="14"/>
        <w:szCs w:val="14"/>
      </w:rPr>
    </w:pPr>
    <w:r>
      <w:rPr>
        <w:rFonts w:ascii="Arial" w:hAnsi="Arial" w:cs="Arial"/>
        <w:sz w:val="14"/>
        <w:szCs w:val="14"/>
      </w:rPr>
      <w:t>CEC-CF2R-MCH-01-H</w:t>
    </w:r>
    <w:r w:rsidRPr="007770C5">
      <w:rPr>
        <w:rFonts w:ascii="Arial" w:hAnsi="Arial" w:cs="Arial"/>
        <w:sz w:val="14"/>
        <w:szCs w:val="14"/>
      </w:rPr>
      <w:t xml:space="preserve"> (Revised </w:t>
    </w:r>
    <w:r>
      <w:rPr>
        <w:rFonts w:ascii="Arial" w:hAnsi="Arial" w:cs="Arial"/>
        <w:sz w:val="14"/>
        <w:szCs w:val="14"/>
      </w:rPr>
      <w:t>10/16</w:t>
    </w:r>
    <w:r w:rsidRPr="007770C5">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407"/>
      <w:gridCol w:w="5254"/>
      <w:gridCol w:w="2067"/>
    </w:tblGrid>
    <w:tr w:rsidR="00180F0D" w:rsidRPr="00F85124" w14:paraId="1F9B9B3C" w14:textId="77777777" w:rsidTr="00587D54">
      <w:trPr>
        <w:cantSplit/>
        <w:trHeight w:val="288"/>
      </w:trPr>
      <w:tc>
        <w:tcPr>
          <w:tcW w:w="4155" w:type="pct"/>
          <w:gridSpan w:val="3"/>
          <w:tcBorders>
            <w:right w:val="nil"/>
          </w:tcBorders>
          <w:vAlign w:val="center"/>
        </w:tcPr>
        <w:p w14:paraId="1F9B9B3A" w14:textId="77777777" w:rsidR="00180F0D" w:rsidRPr="00F85124" w:rsidRDefault="00180F0D" w:rsidP="00A20629">
          <w:pPr>
            <w:pStyle w:val="Heading1"/>
            <w:rPr>
              <w:rFonts w:ascii="Calibri" w:hAnsi="Calibri"/>
              <w:b w:val="0"/>
              <w:bCs/>
              <w:sz w:val="20"/>
            </w:rPr>
          </w:pPr>
          <w:r>
            <w:rPr>
              <w:rFonts w:ascii="Calibri" w:hAnsi="Calibri"/>
              <w:b w:val="0"/>
              <w:bCs/>
              <w:sz w:val="20"/>
            </w:rPr>
            <w:t>CERTIFICATE OF INSTALLATION</w:t>
          </w:r>
        </w:p>
      </w:tc>
      <w:tc>
        <w:tcPr>
          <w:tcW w:w="845" w:type="pct"/>
          <w:tcBorders>
            <w:left w:val="nil"/>
          </w:tcBorders>
          <w:tcMar>
            <w:left w:w="115" w:type="dxa"/>
            <w:right w:w="115" w:type="dxa"/>
          </w:tcMar>
          <w:vAlign w:val="center"/>
        </w:tcPr>
        <w:p w14:paraId="1F9B9B3B" w14:textId="77777777" w:rsidR="00180F0D" w:rsidRPr="00F85124" w:rsidRDefault="00180F0D" w:rsidP="00196EEF">
          <w:pPr>
            <w:pStyle w:val="Heading1"/>
            <w:jc w:val="right"/>
            <w:rPr>
              <w:rFonts w:ascii="Calibri" w:hAnsi="Calibri"/>
              <w:b w:val="0"/>
              <w:bCs/>
              <w:sz w:val="20"/>
            </w:rPr>
          </w:pPr>
          <w:r>
            <w:rPr>
              <w:rFonts w:ascii="Calibri" w:hAnsi="Calibri"/>
              <w:b w:val="0"/>
              <w:bCs/>
              <w:sz w:val="20"/>
            </w:rPr>
            <w:t>CF2R-MCH-01-E</w:t>
          </w:r>
        </w:p>
      </w:tc>
    </w:tr>
    <w:tr w:rsidR="00180F0D" w:rsidRPr="00F85124" w14:paraId="1F9B9B3F" w14:textId="77777777" w:rsidTr="00A20629">
      <w:trPr>
        <w:cantSplit/>
        <w:trHeight w:val="288"/>
      </w:trPr>
      <w:tc>
        <w:tcPr>
          <w:tcW w:w="2500" w:type="pct"/>
          <w:gridSpan w:val="2"/>
          <w:tcBorders>
            <w:right w:val="nil"/>
          </w:tcBorders>
        </w:tcPr>
        <w:p w14:paraId="1F9B9B3D" w14:textId="77777777" w:rsidR="00180F0D" w:rsidRPr="00F85124" w:rsidRDefault="00180F0D" w:rsidP="00A20629">
          <w:pPr>
            <w:tabs>
              <w:tab w:val="right" w:pos="10543"/>
            </w:tabs>
            <w:rPr>
              <w:rFonts w:ascii="Calibri" w:hAnsi="Calibri"/>
              <w:sz w:val="12"/>
              <w:szCs w:val="12"/>
            </w:rPr>
          </w:pPr>
          <w:r>
            <w:rPr>
              <w:rFonts w:ascii="Calibri" w:hAnsi="Calibri"/>
              <w:bCs/>
            </w:rPr>
            <w:t>Space Conditioning Systems Ducts and Fans</w:t>
          </w:r>
        </w:p>
      </w:tc>
      <w:tc>
        <w:tcPr>
          <w:tcW w:w="2500" w:type="pct"/>
          <w:gridSpan w:val="2"/>
          <w:tcBorders>
            <w:left w:val="nil"/>
          </w:tcBorders>
        </w:tcPr>
        <w:p w14:paraId="1F9B9B3E" w14:textId="77777777" w:rsidR="00180F0D" w:rsidRPr="00F85124" w:rsidRDefault="00180F0D" w:rsidP="00A20629">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7</w:t>
          </w:r>
          <w:r w:rsidRPr="00E32371">
            <w:rPr>
              <w:rFonts w:ascii="Calibri" w:hAnsi="Calibri"/>
              <w:bCs/>
            </w:rPr>
            <w:fldChar w:fldCharType="end"/>
          </w:r>
          <w:r w:rsidRPr="00F85124">
            <w:rPr>
              <w:rFonts w:ascii="Calibri" w:hAnsi="Calibri"/>
              <w:bCs/>
            </w:rPr>
            <w:t xml:space="preserve"> of </w:t>
          </w:r>
          <w:fldSimple w:instr=" SECTIONPAGES   \* MERGEFORMAT ">
            <w:r w:rsidRPr="00180F0D">
              <w:rPr>
                <w:rFonts w:ascii="Calibri" w:hAnsi="Calibri"/>
                <w:bCs/>
                <w:noProof/>
              </w:rPr>
              <w:t>7</w:t>
            </w:r>
          </w:fldSimple>
          <w:r w:rsidRPr="00F85124">
            <w:rPr>
              <w:rFonts w:ascii="Calibri" w:hAnsi="Calibri"/>
              <w:bCs/>
            </w:rPr>
            <w:t>)</w:t>
          </w:r>
        </w:p>
      </w:tc>
    </w:tr>
    <w:tr w:rsidR="00180F0D" w:rsidRPr="00F85124" w14:paraId="1F9B9B43" w14:textId="77777777" w:rsidTr="00587D54">
      <w:trPr>
        <w:cantSplit/>
        <w:trHeight w:val="288"/>
      </w:trPr>
      <w:tc>
        <w:tcPr>
          <w:tcW w:w="0" w:type="auto"/>
        </w:tcPr>
        <w:p w14:paraId="1F9B9B40" w14:textId="77777777" w:rsidR="00180F0D" w:rsidRPr="00F85124" w:rsidRDefault="00180F0D" w:rsidP="00A20629">
          <w:pPr>
            <w:rPr>
              <w:rFonts w:ascii="Calibri" w:hAnsi="Calibri"/>
              <w:sz w:val="12"/>
              <w:szCs w:val="12"/>
            </w:rPr>
          </w:pPr>
          <w:r w:rsidRPr="00F85124">
            <w:rPr>
              <w:rFonts w:ascii="Calibri" w:hAnsi="Calibri"/>
              <w:sz w:val="12"/>
              <w:szCs w:val="12"/>
            </w:rPr>
            <w:t>Project Name:</w:t>
          </w:r>
        </w:p>
      </w:tc>
      <w:tc>
        <w:tcPr>
          <w:tcW w:w="1794" w:type="pct"/>
          <w:gridSpan w:val="2"/>
        </w:tcPr>
        <w:p w14:paraId="1F9B9B41" w14:textId="77777777" w:rsidR="00180F0D" w:rsidRPr="00F85124" w:rsidRDefault="00180F0D" w:rsidP="00A20629">
          <w:pPr>
            <w:rPr>
              <w:rFonts w:ascii="Calibri" w:hAnsi="Calibri"/>
              <w:sz w:val="12"/>
              <w:szCs w:val="12"/>
            </w:rPr>
          </w:pPr>
          <w:r w:rsidRPr="00F85124">
            <w:rPr>
              <w:rFonts w:ascii="Calibri" w:hAnsi="Calibri"/>
              <w:sz w:val="12"/>
              <w:szCs w:val="12"/>
            </w:rPr>
            <w:t>Enforcement Agency:</w:t>
          </w:r>
        </w:p>
      </w:tc>
      <w:tc>
        <w:tcPr>
          <w:tcW w:w="845" w:type="pct"/>
        </w:tcPr>
        <w:p w14:paraId="1F9B9B42" w14:textId="77777777" w:rsidR="00180F0D" w:rsidRPr="00F85124" w:rsidRDefault="00180F0D" w:rsidP="00A20629">
          <w:pPr>
            <w:rPr>
              <w:rFonts w:ascii="Calibri" w:hAnsi="Calibri"/>
              <w:sz w:val="12"/>
              <w:szCs w:val="12"/>
            </w:rPr>
          </w:pPr>
          <w:r w:rsidRPr="00F85124">
            <w:rPr>
              <w:rFonts w:ascii="Calibri" w:hAnsi="Calibri"/>
              <w:sz w:val="12"/>
              <w:szCs w:val="12"/>
            </w:rPr>
            <w:t>Permit Number:</w:t>
          </w:r>
        </w:p>
      </w:tc>
    </w:tr>
    <w:tr w:rsidR="00180F0D" w:rsidRPr="00F85124" w14:paraId="1F9B9B47" w14:textId="77777777" w:rsidTr="00587D54">
      <w:trPr>
        <w:cantSplit/>
        <w:trHeight w:val="288"/>
      </w:trPr>
      <w:tc>
        <w:tcPr>
          <w:tcW w:w="0" w:type="auto"/>
        </w:tcPr>
        <w:p w14:paraId="1F9B9B44" w14:textId="77777777" w:rsidR="00180F0D" w:rsidRPr="00F85124" w:rsidRDefault="00180F0D" w:rsidP="00A20629">
          <w:pPr>
            <w:rPr>
              <w:rFonts w:ascii="Calibri" w:hAnsi="Calibri"/>
              <w:sz w:val="12"/>
              <w:szCs w:val="12"/>
              <w:vertAlign w:val="superscript"/>
            </w:rPr>
          </w:pPr>
          <w:r w:rsidRPr="00F85124">
            <w:rPr>
              <w:rFonts w:ascii="Calibri" w:hAnsi="Calibri"/>
              <w:sz w:val="12"/>
              <w:szCs w:val="12"/>
            </w:rPr>
            <w:t>Dwelling Address:</w:t>
          </w:r>
        </w:p>
      </w:tc>
      <w:tc>
        <w:tcPr>
          <w:tcW w:w="1794" w:type="pct"/>
          <w:gridSpan w:val="2"/>
        </w:tcPr>
        <w:p w14:paraId="1F9B9B45" w14:textId="55D924E5" w:rsidR="00180F0D" w:rsidRPr="00F85124" w:rsidRDefault="00180F0D" w:rsidP="00A20629">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845" w:type="pct"/>
        </w:tcPr>
        <w:p w14:paraId="1F9B9B46" w14:textId="06694E18" w:rsidR="00180F0D" w:rsidRPr="00F85124" w:rsidRDefault="00180F0D" w:rsidP="00A20629">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F9B9B48" w14:textId="77777777" w:rsidR="00180F0D" w:rsidRDefault="00180F0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4B" w14:textId="77777777" w:rsidR="00180F0D" w:rsidRDefault="00180F0D">
    <w:pPr>
      <w:pStyle w:val="Header"/>
    </w:pPr>
    <w:r>
      <w:rPr>
        <w:noProof/>
      </w:rPr>
      <w:pict w14:anchorId="1F9B9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4"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4C" w14:textId="77777777" w:rsidR="00180F0D" w:rsidRDefault="00180F0D">
    <w:pPr>
      <w:pStyle w:val="Header"/>
    </w:pPr>
    <w:r>
      <w:rPr>
        <w:noProof/>
      </w:rPr>
      <w:pict w14:anchorId="1F9B9B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8"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180F0D" w:rsidRPr="00F85124" w14:paraId="1F9B9B4F" w14:textId="77777777" w:rsidTr="0035199F">
      <w:trPr>
        <w:cantSplit/>
        <w:trHeight w:val="288"/>
      </w:trPr>
      <w:tc>
        <w:tcPr>
          <w:tcW w:w="4016" w:type="pct"/>
          <w:gridSpan w:val="2"/>
          <w:tcBorders>
            <w:right w:val="nil"/>
          </w:tcBorders>
          <w:vAlign w:val="center"/>
        </w:tcPr>
        <w:p w14:paraId="1F9B9B4D" w14:textId="77777777" w:rsidR="00180F0D" w:rsidRPr="00F85124" w:rsidRDefault="00180F0D" w:rsidP="00A20629">
          <w:pPr>
            <w:pStyle w:val="Heading1"/>
            <w:rPr>
              <w:rFonts w:ascii="Calibri" w:hAnsi="Calibri"/>
              <w:b w:val="0"/>
              <w:bCs/>
              <w:sz w:val="20"/>
            </w:rPr>
          </w:pPr>
          <w:r>
            <w:rPr>
              <w:rFonts w:ascii="Calibri" w:hAnsi="Calibri"/>
              <w:b w:val="0"/>
              <w:bCs/>
              <w:noProof/>
              <w:sz w:val="20"/>
            </w:rPr>
            <w:pict w14:anchorId="1F9B9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9"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F9B9B4E" w14:textId="77777777" w:rsidR="00180F0D" w:rsidRPr="00F85124" w:rsidRDefault="00180F0D" w:rsidP="00196EEF">
          <w:pPr>
            <w:pStyle w:val="Heading1"/>
            <w:jc w:val="right"/>
            <w:rPr>
              <w:rFonts w:ascii="Calibri" w:hAnsi="Calibri"/>
              <w:b w:val="0"/>
              <w:bCs/>
              <w:sz w:val="20"/>
            </w:rPr>
          </w:pPr>
          <w:r>
            <w:rPr>
              <w:rFonts w:ascii="Calibri" w:hAnsi="Calibri"/>
              <w:b w:val="0"/>
              <w:bCs/>
              <w:sz w:val="20"/>
            </w:rPr>
            <w:t>CF2R-MCH-01-E</w:t>
          </w:r>
        </w:p>
      </w:tc>
    </w:tr>
    <w:tr w:rsidR="00180F0D" w:rsidRPr="00F85124" w14:paraId="1F9B9B52" w14:textId="77777777" w:rsidTr="00A20629">
      <w:trPr>
        <w:cantSplit/>
        <w:trHeight w:val="288"/>
      </w:trPr>
      <w:tc>
        <w:tcPr>
          <w:tcW w:w="2500" w:type="pct"/>
          <w:tcBorders>
            <w:right w:val="nil"/>
          </w:tcBorders>
        </w:tcPr>
        <w:p w14:paraId="1F9B9B50" w14:textId="77777777" w:rsidR="00180F0D" w:rsidRPr="00F85124" w:rsidRDefault="00180F0D" w:rsidP="00A20629">
          <w:pPr>
            <w:tabs>
              <w:tab w:val="right" w:pos="10543"/>
            </w:tabs>
            <w:rPr>
              <w:rFonts w:ascii="Calibri" w:hAnsi="Calibri"/>
              <w:sz w:val="12"/>
              <w:szCs w:val="12"/>
            </w:rPr>
          </w:pPr>
          <w:r>
            <w:rPr>
              <w:rFonts w:ascii="Calibri" w:hAnsi="Calibri"/>
              <w:bCs/>
            </w:rPr>
            <w:t>Space Conditioning Systems Ducts and Fans - MCH-01</w:t>
          </w:r>
        </w:p>
      </w:tc>
      <w:tc>
        <w:tcPr>
          <w:tcW w:w="2500" w:type="pct"/>
          <w:gridSpan w:val="2"/>
          <w:tcBorders>
            <w:left w:val="nil"/>
          </w:tcBorders>
        </w:tcPr>
        <w:p w14:paraId="1F9B9B51" w14:textId="560D66F8" w:rsidR="00180F0D" w:rsidRPr="00F85124" w:rsidRDefault="00180F0D" w:rsidP="0035199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6</w:t>
          </w:r>
          <w:r w:rsidRPr="00E32371">
            <w:rPr>
              <w:rFonts w:ascii="Calibri" w:hAnsi="Calibri"/>
              <w:bCs/>
            </w:rPr>
            <w:fldChar w:fldCharType="end"/>
          </w:r>
          <w:r w:rsidRPr="00F85124">
            <w:rPr>
              <w:rFonts w:ascii="Calibri" w:hAnsi="Calibri"/>
              <w:bCs/>
            </w:rPr>
            <w:t xml:space="preserve"> of </w:t>
          </w:r>
          <w:fldSimple w:instr=" SECTIONPAGES   \* MERGEFORMAT ">
            <w:r w:rsidRPr="00180F0D">
              <w:rPr>
                <w:rFonts w:ascii="Calibri" w:hAnsi="Calibri"/>
                <w:bCs/>
                <w:noProof/>
              </w:rPr>
              <w:t>6</w:t>
            </w:r>
          </w:fldSimple>
          <w:r w:rsidRPr="00F85124">
            <w:rPr>
              <w:rFonts w:ascii="Calibri" w:hAnsi="Calibri"/>
              <w:bCs/>
            </w:rPr>
            <w:t>)</w:t>
          </w:r>
        </w:p>
      </w:tc>
    </w:tr>
  </w:tbl>
  <w:p w14:paraId="1F9B9B53" w14:textId="77777777" w:rsidR="00180F0D" w:rsidRDefault="00180F0D">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55" w14:textId="77777777" w:rsidR="00180F0D" w:rsidRDefault="00180F0D">
    <w:pPr>
      <w:pStyle w:val="Header"/>
    </w:pPr>
    <w:r>
      <w:rPr>
        <w:noProof/>
      </w:rPr>
      <w:pict w14:anchorId="1F9B9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7"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56" w14:textId="77777777" w:rsidR="00180F0D" w:rsidRDefault="00180F0D">
    <w:pPr>
      <w:pStyle w:val="Header"/>
    </w:pPr>
    <w:r>
      <w:rPr>
        <w:noProof/>
      </w:rPr>
      <w:pict w14:anchorId="1F9B9B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1"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466"/>
      <w:gridCol w:w="1294"/>
      <w:gridCol w:w="2882"/>
    </w:tblGrid>
    <w:tr w:rsidR="00180F0D" w:rsidRPr="00F85124" w14:paraId="1F9B9B59" w14:textId="77777777" w:rsidTr="0035199F">
      <w:trPr>
        <w:cantSplit/>
        <w:trHeight w:val="288"/>
      </w:trPr>
      <w:tc>
        <w:tcPr>
          <w:tcW w:w="4016" w:type="pct"/>
          <w:gridSpan w:val="2"/>
          <w:tcBorders>
            <w:right w:val="nil"/>
          </w:tcBorders>
          <w:vAlign w:val="center"/>
        </w:tcPr>
        <w:p w14:paraId="1F9B9B57" w14:textId="77777777" w:rsidR="00180F0D" w:rsidRPr="00F85124" w:rsidRDefault="00180F0D" w:rsidP="00A20629">
          <w:pPr>
            <w:pStyle w:val="Heading1"/>
            <w:rPr>
              <w:rFonts w:ascii="Calibri" w:hAnsi="Calibri"/>
              <w:b w:val="0"/>
              <w:bCs/>
              <w:sz w:val="20"/>
            </w:rPr>
          </w:pPr>
          <w:r>
            <w:rPr>
              <w:rFonts w:ascii="Calibri" w:hAnsi="Calibri"/>
              <w:b w:val="0"/>
              <w:bCs/>
              <w:noProof/>
              <w:sz w:val="20"/>
            </w:rPr>
            <w:pict w14:anchorId="1F9B9B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2"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77777777" w:rsidR="00180F0D" w:rsidRPr="00F85124" w:rsidRDefault="00180F0D" w:rsidP="00196EEF">
          <w:pPr>
            <w:pStyle w:val="Heading1"/>
            <w:jc w:val="right"/>
            <w:rPr>
              <w:rFonts w:ascii="Calibri" w:hAnsi="Calibri"/>
              <w:b w:val="0"/>
              <w:bCs/>
              <w:sz w:val="20"/>
            </w:rPr>
          </w:pPr>
          <w:r>
            <w:rPr>
              <w:rFonts w:ascii="Calibri" w:hAnsi="Calibri"/>
              <w:b w:val="0"/>
              <w:bCs/>
              <w:sz w:val="20"/>
            </w:rPr>
            <w:t>CF2R-MCH-01-E</w:t>
          </w:r>
        </w:p>
      </w:tc>
    </w:tr>
    <w:tr w:rsidR="00180F0D" w:rsidRPr="00F85124" w14:paraId="1F9B9B5C" w14:textId="77777777" w:rsidTr="0035199F">
      <w:trPr>
        <w:cantSplit/>
        <w:trHeight w:val="288"/>
      </w:trPr>
      <w:tc>
        <w:tcPr>
          <w:tcW w:w="3574" w:type="pct"/>
          <w:tcBorders>
            <w:right w:val="nil"/>
          </w:tcBorders>
        </w:tcPr>
        <w:p w14:paraId="1F9B9B5A" w14:textId="77777777" w:rsidR="00180F0D" w:rsidRPr="00F85124" w:rsidRDefault="00180F0D"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77777777" w:rsidR="00180F0D" w:rsidRPr="00F85124" w:rsidRDefault="00180F0D"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r w:rsidRPr="00F85124">
            <w:rPr>
              <w:rFonts w:ascii="Calibri" w:hAnsi="Calibri"/>
              <w:bCs/>
            </w:rPr>
            <w:t xml:space="preserve"> of </w:t>
          </w:r>
          <w:fldSimple w:instr=" SECTIONPAGES   \* MERGEFORMAT ">
            <w:r w:rsidRPr="00180F0D">
              <w:rPr>
                <w:rFonts w:ascii="Calibri" w:hAnsi="Calibri"/>
                <w:bCs/>
                <w:noProof/>
              </w:rPr>
              <w:t>16</w:t>
            </w:r>
          </w:fldSimple>
          <w:r w:rsidRPr="00F85124">
            <w:rPr>
              <w:rFonts w:ascii="Calibri" w:hAnsi="Calibri"/>
              <w:bCs/>
            </w:rPr>
            <w:t>)</w:t>
          </w:r>
        </w:p>
      </w:tc>
    </w:tr>
  </w:tbl>
  <w:p w14:paraId="1F9B9B5D" w14:textId="77777777" w:rsidR="00180F0D" w:rsidRDefault="00180F0D">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5E" w14:textId="77777777" w:rsidR="00180F0D" w:rsidRDefault="00180F0D">
    <w:pPr>
      <w:pStyle w:val="Header"/>
    </w:pPr>
    <w:r>
      <w:rPr>
        <w:noProof/>
      </w:rPr>
      <w:pict w14:anchorId="1F9B9B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0"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4"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AD4FAA"/>
    <w:multiLevelType w:val="hybridMultilevel"/>
    <w:tmpl w:val="20B89FE4"/>
    <w:lvl w:ilvl="0" w:tplc="61F09D86">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F46B38"/>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3E321D"/>
    <w:multiLevelType w:val="multilevel"/>
    <w:tmpl w:val="8786C0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3"/>
  </w:num>
  <w:num w:numId="4">
    <w:abstractNumId w:val="2"/>
  </w:num>
  <w:num w:numId="5">
    <w:abstractNumId w:val="9"/>
  </w:num>
  <w:num w:numId="6">
    <w:abstractNumId w:val="1"/>
  </w:num>
  <w:num w:numId="7">
    <w:abstractNumId w:val="0"/>
  </w:num>
  <w:num w:numId="8">
    <w:abstractNumId w:val="16"/>
  </w:num>
  <w:num w:numId="9">
    <w:abstractNumId w:val="8"/>
  </w:num>
  <w:num w:numId="10">
    <w:abstractNumId w:val="14"/>
  </w:num>
  <w:num w:numId="11">
    <w:abstractNumId w:val="6"/>
  </w:num>
  <w:num w:numId="12">
    <w:abstractNumId w:val="5"/>
  </w:num>
  <w:num w:numId="13">
    <w:abstractNumId w:val="7"/>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2"/>
  </w:num>
  <w:num w:numId="18">
    <w:abstractNumId w:val="13"/>
  </w:num>
  <w:num w:numId="19">
    <w:abstractNumId w:val="20"/>
  </w:num>
  <w:num w:numId="20">
    <w:abstractNumId w:val="18"/>
  </w:num>
  <w:num w:numId="21">
    <w:abstractNumId w:val="17"/>
  </w:num>
  <w:num w:numId="22">
    <w:abstractNumId w:val="22"/>
  </w:num>
  <w:num w:numId="23">
    <w:abstractNumId w:val="10"/>
  </w:num>
  <w:num w:numId="24">
    <w:abstractNumId w:val="21"/>
  </w:num>
  <w:num w:numId="25">
    <w:abstractNumId w:val="11"/>
  </w:num>
  <w:num w:numId="26">
    <w:abstractNumId w:val="19"/>
  </w:num>
  <w:num w:numId="27">
    <w:abstractNumId w:val="15"/>
  </w:num>
  <w:num w:numId="28">
    <w:abstractNumId w:val="5"/>
    <w:lvlOverride w:ilvl="0">
      <w:startOverride w:val="1"/>
    </w:lvlOverride>
    <w:lvlOverride w:ilvl="1"/>
    <w:lvlOverride w:ilvl="2"/>
    <w:lvlOverride w:ilvl="3"/>
    <w:lvlOverride w:ilvl="4"/>
    <w:lvlOverride w:ilvl="5"/>
    <w:lvlOverride w:ilvl="6"/>
    <w:lvlOverride w:ilvl="7"/>
    <w:lvlOverride w:ilvl="8"/>
  </w:num>
  <w:numIdMacAtCleanup w:val="10"/>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wmaker, Michael@Energy">
    <w15:presenceInfo w15:providerId="AD" w15:userId="S-1-5-21-606747145-1060284298-682003330-8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9A7"/>
    <w:rsid w:val="000016CE"/>
    <w:rsid w:val="00003076"/>
    <w:rsid w:val="000031F8"/>
    <w:rsid w:val="000036FF"/>
    <w:rsid w:val="00007A64"/>
    <w:rsid w:val="00007C52"/>
    <w:rsid w:val="00010658"/>
    <w:rsid w:val="00013B2A"/>
    <w:rsid w:val="00015CDB"/>
    <w:rsid w:val="000215FE"/>
    <w:rsid w:val="00021E6F"/>
    <w:rsid w:val="000222EC"/>
    <w:rsid w:val="000252C5"/>
    <w:rsid w:val="00026750"/>
    <w:rsid w:val="000277B8"/>
    <w:rsid w:val="00031066"/>
    <w:rsid w:val="00031AD6"/>
    <w:rsid w:val="00034F4B"/>
    <w:rsid w:val="00035A79"/>
    <w:rsid w:val="0003649D"/>
    <w:rsid w:val="0003670F"/>
    <w:rsid w:val="00037926"/>
    <w:rsid w:val="000417B3"/>
    <w:rsid w:val="000437E7"/>
    <w:rsid w:val="00044F60"/>
    <w:rsid w:val="00045C77"/>
    <w:rsid w:val="000470D7"/>
    <w:rsid w:val="000471F6"/>
    <w:rsid w:val="00047B1F"/>
    <w:rsid w:val="000519FE"/>
    <w:rsid w:val="00051F14"/>
    <w:rsid w:val="00053A0E"/>
    <w:rsid w:val="00057359"/>
    <w:rsid w:val="0006016B"/>
    <w:rsid w:val="000607E6"/>
    <w:rsid w:val="000610E8"/>
    <w:rsid w:val="00062CDE"/>
    <w:rsid w:val="000631C6"/>
    <w:rsid w:val="000631C9"/>
    <w:rsid w:val="000634FF"/>
    <w:rsid w:val="000644B7"/>
    <w:rsid w:val="00070574"/>
    <w:rsid w:val="00072013"/>
    <w:rsid w:val="00072C01"/>
    <w:rsid w:val="000755A8"/>
    <w:rsid w:val="00076F08"/>
    <w:rsid w:val="000773B2"/>
    <w:rsid w:val="000774F4"/>
    <w:rsid w:val="00080A37"/>
    <w:rsid w:val="00080EEE"/>
    <w:rsid w:val="0008294C"/>
    <w:rsid w:val="00084659"/>
    <w:rsid w:val="000861F1"/>
    <w:rsid w:val="00091139"/>
    <w:rsid w:val="00091D81"/>
    <w:rsid w:val="00093594"/>
    <w:rsid w:val="000939F9"/>
    <w:rsid w:val="00094EF2"/>
    <w:rsid w:val="0009746F"/>
    <w:rsid w:val="000A02D3"/>
    <w:rsid w:val="000A0D18"/>
    <w:rsid w:val="000A105B"/>
    <w:rsid w:val="000A1F02"/>
    <w:rsid w:val="000A23E5"/>
    <w:rsid w:val="000A35C7"/>
    <w:rsid w:val="000A4A99"/>
    <w:rsid w:val="000B101B"/>
    <w:rsid w:val="000B1D07"/>
    <w:rsid w:val="000B3FCA"/>
    <w:rsid w:val="000B4491"/>
    <w:rsid w:val="000B650D"/>
    <w:rsid w:val="000B7F1D"/>
    <w:rsid w:val="000C08B8"/>
    <w:rsid w:val="000C1A4A"/>
    <w:rsid w:val="000C2427"/>
    <w:rsid w:val="000C3399"/>
    <w:rsid w:val="000C4C97"/>
    <w:rsid w:val="000C5E8E"/>
    <w:rsid w:val="000C6426"/>
    <w:rsid w:val="000C6B8F"/>
    <w:rsid w:val="000C6F83"/>
    <w:rsid w:val="000C7320"/>
    <w:rsid w:val="000C7849"/>
    <w:rsid w:val="000D12C7"/>
    <w:rsid w:val="000D25DB"/>
    <w:rsid w:val="000D45A1"/>
    <w:rsid w:val="000D45E6"/>
    <w:rsid w:val="000D508A"/>
    <w:rsid w:val="000D5794"/>
    <w:rsid w:val="000D6702"/>
    <w:rsid w:val="000D6F0D"/>
    <w:rsid w:val="000D78D5"/>
    <w:rsid w:val="000D7DA8"/>
    <w:rsid w:val="000E0BE1"/>
    <w:rsid w:val="000E29A1"/>
    <w:rsid w:val="000E306F"/>
    <w:rsid w:val="000E3D4A"/>
    <w:rsid w:val="000E3F77"/>
    <w:rsid w:val="000E4A7F"/>
    <w:rsid w:val="000E53E9"/>
    <w:rsid w:val="000E6CB8"/>
    <w:rsid w:val="000E7ABD"/>
    <w:rsid w:val="000F070F"/>
    <w:rsid w:val="000F0BA7"/>
    <w:rsid w:val="000F115F"/>
    <w:rsid w:val="000F1E4A"/>
    <w:rsid w:val="000F202C"/>
    <w:rsid w:val="000F3C76"/>
    <w:rsid w:val="000F413D"/>
    <w:rsid w:val="000F67E7"/>
    <w:rsid w:val="000F754C"/>
    <w:rsid w:val="00101201"/>
    <w:rsid w:val="00102302"/>
    <w:rsid w:val="00103243"/>
    <w:rsid w:val="001040D0"/>
    <w:rsid w:val="001050B4"/>
    <w:rsid w:val="00105D47"/>
    <w:rsid w:val="001131A2"/>
    <w:rsid w:val="001139B2"/>
    <w:rsid w:val="00121294"/>
    <w:rsid w:val="00123E4E"/>
    <w:rsid w:val="0012443A"/>
    <w:rsid w:val="001247AE"/>
    <w:rsid w:val="00125ECB"/>
    <w:rsid w:val="001267CA"/>
    <w:rsid w:val="00126F26"/>
    <w:rsid w:val="001302F5"/>
    <w:rsid w:val="001305CE"/>
    <w:rsid w:val="001306F6"/>
    <w:rsid w:val="001315EE"/>
    <w:rsid w:val="00131D2C"/>
    <w:rsid w:val="001325A2"/>
    <w:rsid w:val="001345D1"/>
    <w:rsid w:val="00135763"/>
    <w:rsid w:val="00136E88"/>
    <w:rsid w:val="001372AB"/>
    <w:rsid w:val="00137AA4"/>
    <w:rsid w:val="001424F2"/>
    <w:rsid w:val="00142FD3"/>
    <w:rsid w:val="00147EFB"/>
    <w:rsid w:val="001524F0"/>
    <w:rsid w:val="00155ACD"/>
    <w:rsid w:val="001568F5"/>
    <w:rsid w:val="00156F7A"/>
    <w:rsid w:val="001577AB"/>
    <w:rsid w:val="001600C0"/>
    <w:rsid w:val="001615D7"/>
    <w:rsid w:val="00162081"/>
    <w:rsid w:val="00162930"/>
    <w:rsid w:val="00162C50"/>
    <w:rsid w:val="00171597"/>
    <w:rsid w:val="0017334A"/>
    <w:rsid w:val="00173712"/>
    <w:rsid w:val="001739FA"/>
    <w:rsid w:val="00173ABA"/>
    <w:rsid w:val="00174AE8"/>
    <w:rsid w:val="00174BD1"/>
    <w:rsid w:val="0017592C"/>
    <w:rsid w:val="00175D42"/>
    <w:rsid w:val="00176ED3"/>
    <w:rsid w:val="00180F0D"/>
    <w:rsid w:val="00181190"/>
    <w:rsid w:val="00181EA5"/>
    <w:rsid w:val="00185100"/>
    <w:rsid w:val="00186CCE"/>
    <w:rsid w:val="00187A43"/>
    <w:rsid w:val="001919B3"/>
    <w:rsid w:val="0019246B"/>
    <w:rsid w:val="00192591"/>
    <w:rsid w:val="00192959"/>
    <w:rsid w:val="00193835"/>
    <w:rsid w:val="00195540"/>
    <w:rsid w:val="0019624F"/>
    <w:rsid w:val="00196EEF"/>
    <w:rsid w:val="00197110"/>
    <w:rsid w:val="00197ED6"/>
    <w:rsid w:val="001A1E0D"/>
    <w:rsid w:val="001A5583"/>
    <w:rsid w:val="001A6AAB"/>
    <w:rsid w:val="001A7034"/>
    <w:rsid w:val="001A7412"/>
    <w:rsid w:val="001B32FF"/>
    <w:rsid w:val="001B5BA4"/>
    <w:rsid w:val="001C385F"/>
    <w:rsid w:val="001C3D31"/>
    <w:rsid w:val="001C6AE4"/>
    <w:rsid w:val="001D2E6D"/>
    <w:rsid w:val="001D3976"/>
    <w:rsid w:val="001D42DF"/>
    <w:rsid w:val="001D6926"/>
    <w:rsid w:val="001D7E33"/>
    <w:rsid w:val="001E07BB"/>
    <w:rsid w:val="001E1ED7"/>
    <w:rsid w:val="001E22BC"/>
    <w:rsid w:val="001E3C52"/>
    <w:rsid w:val="001E47B4"/>
    <w:rsid w:val="001F0E8D"/>
    <w:rsid w:val="001F17E2"/>
    <w:rsid w:val="001F20EE"/>
    <w:rsid w:val="001F5077"/>
    <w:rsid w:val="001F6EDB"/>
    <w:rsid w:val="00200E53"/>
    <w:rsid w:val="00202608"/>
    <w:rsid w:val="00206039"/>
    <w:rsid w:val="002072E1"/>
    <w:rsid w:val="00207768"/>
    <w:rsid w:val="00212586"/>
    <w:rsid w:val="00213E8E"/>
    <w:rsid w:val="002151EA"/>
    <w:rsid w:val="00216C55"/>
    <w:rsid w:val="00217F57"/>
    <w:rsid w:val="0022294D"/>
    <w:rsid w:val="00222DFE"/>
    <w:rsid w:val="00222F6D"/>
    <w:rsid w:val="002241A5"/>
    <w:rsid w:val="00230CA5"/>
    <w:rsid w:val="00231393"/>
    <w:rsid w:val="00233996"/>
    <w:rsid w:val="00233D5E"/>
    <w:rsid w:val="0023666B"/>
    <w:rsid w:val="0024045F"/>
    <w:rsid w:val="00240D6F"/>
    <w:rsid w:val="002420D2"/>
    <w:rsid w:val="00243047"/>
    <w:rsid w:val="0024332B"/>
    <w:rsid w:val="00245AF0"/>
    <w:rsid w:val="00251B09"/>
    <w:rsid w:val="002532A8"/>
    <w:rsid w:val="002553A5"/>
    <w:rsid w:val="002562A4"/>
    <w:rsid w:val="00256CA3"/>
    <w:rsid w:val="002615BC"/>
    <w:rsid w:val="00262721"/>
    <w:rsid w:val="002641C7"/>
    <w:rsid w:val="002643C4"/>
    <w:rsid w:val="00265ACF"/>
    <w:rsid w:val="00265AD4"/>
    <w:rsid w:val="00270181"/>
    <w:rsid w:val="00270657"/>
    <w:rsid w:val="002710BB"/>
    <w:rsid w:val="002719D2"/>
    <w:rsid w:val="00271E1D"/>
    <w:rsid w:val="00274618"/>
    <w:rsid w:val="002756B9"/>
    <w:rsid w:val="002765C2"/>
    <w:rsid w:val="00277212"/>
    <w:rsid w:val="00281866"/>
    <w:rsid w:val="00281C08"/>
    <w:rsid w:val="00281F61"/>
    <w:rsid w:val="0028466E"/>
    <w:rsid w:val="00284AFC"/>
    <w:rsid w:val="00284C8F"/>
    <w:rsid w:val="0028534D"/>
    <w:rsid w:val="002856B8"/>
    <w:rsid w:val="00285A7C"/>
    <w:rsid w:val="00285BA3"/>
    <w:rsid w:val="00285F79"/>
    <w:rsid w:val="0028649B"/>
    <w:rsid w:val="00287573"/>
    <w:rsid w:val="002902E5"/>
    <w:rsid w:val="002903CA"/>
    <w:rsid w:val="00291F72"/>
    <w:rsid w:val="002924A0"/>
    <w:rsid w:val="002945CD"/>
    <w:rsid w:val="00295655"/>
    <w:rsid w:val="00295ED5"/>
    <w:rsid w:val="002A018B"/>
    <w:rsid w:val="002A0854"/>
    <w:rsid w:val="002A1004"/>
    <w:rsid w:val="002A199B"/>
    <w:rsid w:val="002A3F41"/>
    <w:rsid w:val="002A6A1F"/>
    <w:rsid w:val="002A7CFB"/>
    <w:rsid w:val="002B2393"/>
    <w:rsid w:val="002B4F6F"/>
    <w:rsid w:val="002C107D"/>
    <w:rsid w:val="002C131A"/>
    <w:rsid w:val="002C1EAE"/>
    <w:rsid w:val="002C2B5E"/>
    <w:rsid w:val="002C3C8B"/>
    <w:rsid w:val="002C586B"/>
    <w:rsid w:val="002D06AE"/>
    <w:rsid w:val="002D1475"/>
    <w:rsid w:val="002D2E8F"/>
    <w:rsid w:val="002D3B3F"/>
    <w:rsid w:val="002D3BA6"/>
    <w:rsid w:val="002D5D95"/>
    <w:rsid w:val="002D61F8"/>
    <w:rsid w:val="002D6333"/>
    <w:rsid w:val="002D680A"/>
    <w:rsid w:val="002D7DB8"/>
    <w:rsid w:val="002E07DC"/>
    <w:rsid w:val="002E233B"/>
    <w:rsid w:val="002E3676"/>
    <w:rsid w:val="002E3B86"/>
    <w:rsid w:val="002E42FC"/>
    <w:rsid w:val="002E62BB"/>
    <w:rsid w:val="002E7941"/>
    <w:rsid w:val="002F0194"/>
    <w:rsid w:val="002F205C"/>
    <w:rsid w:val="002F40A7"/>
    <w:rsid w:val="002F4C09"/>
    <w:rsid w:val="002F5AD8"/>
    <w:rsid w:val="002F6775"/>
    <w:rsid w:val="002F6794"/>
    <w:rsid w:val="002F6DFF"/>
    <w:rsid w:val="002F7A16"/>
    <w:rsid w:val="00300C51"/>
    <w:rsid w:val="003051D0"/>
    <w:rsid w:val="00305621"/>
    <w:rsid w:val="00305C3E"/>
    <w:rsid w:val="00306026"/>
    <w:rsid w:val="00306762"/>
    <w:rsid w:val="003119B5"/>
    <w:rsid w:val="00314979"/>
    <w:rsid w:val="00314D52"/>
    <w:rsid w:val="00314EC3"/>
    <w:rsid w:val="00317EDB"/>
    <w:rsid w:val="0032018D"/>
    <w:rsid w:val="00320F01"/>
    <w:rsid w:val="00321039"/>
    <w:rsid w:val="0032194D"/>
    <w:rsid w:val="003247CA"/>
    <w:rsid w:val="00330F80"/>
    <w:rsid w:val="00332F00"/>
    <w:rsid w:val="00337397"/>
    <w:rsid w:val="00340A61"/>
    <w:rsid w:val="00340CE9"/>
    <w:rsid w:val="00342DD4"/>
    <w:rsid w:val="003500C8"/>
    <w:rsid w:val="00350A8C"/>
    <w:rsid w:val="0035199F"/>
    <w:rsid w:val="00353C3B"/>
    <w:rsid w:val="00353F90"/>
    <w:rsid w:val="00355206"/>
    <w:rsid w:val="00355F17"/>
    <w:rsid w:val="0035603C"/>
    <w:rsid w:val="00357343"/>
    <w:rsid w:val="00360D6F"/>
    <w:rsid w:val="0036233F"/>
    <w:rsid w:val="00363A97"/>
    <w:rsid w:val="00364142"/>
    <w:rsid w:val="003648F2"/>
    <w:rsid w:val="003649EC"/>
    <w:rsid w:val="00371157"/>
    <w:rsid w:val="00372700"/>
    <w:rsid w:val="00375890"/>
    <w:rsid w:val="00376EAA"/>
    <w:rsid w:val="00377BE2"/>
    <w:rsid w:val="00380474"/>
    <w:rsid w:val="003809C0"/>
    <w:rsid w:val="00381011"/>
    <w:rsid w:val="00384403"/>
    <w:rsid w:val="003850C5"/>
    <w:rsid w:val="003850E9"/>
    <w:rsid w:val="00386209"/>
    <w:rsid w:val="0038684E"/>
    <w:rsid w:val="003903AB"/>
    <w:rsid w:val="00390476"/>
    <w:rsid w:val="0039142A"/>
    <w:rsid w:val="00394357"/>
    <w:rsid w:val="00394C8C"/>
    <w:rsid w:val="00396BC4"/>
    <w:rsid w:val="003A30F6"/>
    <w:rsid w:val="003A3B66"/>
    <w:rsid w:val="003A3D89"/>
    <w:rsid w:val="003A4BD6"/>
    <w:rsid w:val="003A543D"/>
    <w:rsid w:val="003A60B5"/>
    <w:rsid w:val="003B1D03"/>
    <w:rsid w:val="003B3641"/>
    <w:rsid w:val="003B46BF"/>
    <w:rsid w:val="003B5B3C"/>
    <w:rsid w:val="003B63B2"/>
    <w:rsid w:val="003B7EE6"/>
    <w:rsid w:val="003C41F9"/>
    <w:rsid w:val="003C4297"/>
    <w:rsid w:val="003C5900"/>
    <w:rsid w:val="003C6649"/>
    <w:rsid w:val="003C7B7A"/>
    <w:rsid w:val="003D349A"/>
    <w:rsid w:val="003D5183"/>
    <w:rsid w:val="003D5350"/>
    <w:rsid w:val="003D61BA"/>
    <w:rsid w:val="003D72D1"/>
    <w:rsid w:val="003D7A4D"/>
    <w:rsid w:val="003E080B"/>
    <w:rsid w:val="003E1094"/>
    <w:rsid w:val="003E1652"/>
    <w:rsid w:val="003E1E09"/>
    <w:rsid w:val="003E22AB"/>
    <w:rsid w:val="003E30C0"/>
    <w:rsid w:val="003E5536"/>
    <w:rsid w:val="003F064C"/>
    <w:rsid w:val="003F1C6F"/>
    <w:rsid w:val="003F49BD"/>
    <w:rsid w:val="003F6A76"/>
    <w:rsid w:val="003F6C8D"/>
    <w:rsid w:val="003F6CED"/>
    <w:rsid w:val="00400466"/>
    <w:rsid w:val="004016C1"/>
    <w:rsid w:val="0040574B"/>
    <w:rsid w:val="00406705"/>
    <w:rsid w:val="00406DCE"/>
    <w:rsid w:val="0041315D"/>
    <w:rsid w:val="00413F22"/>
    <w:rsid w:val="00414AB5"/>
    <w:rsid w:val="00415B4C"/>
    <w:rsid w:val="00415FD0"/>
    <w:rsid w:val="004217F8"/>
    <w:rsid w:val="004232AB"/>
    <w:rsid w:val="00427B33"/>
    <w:rsid w:val="00430476"/>
    <w:rsid w:val="00430650"/>
    <w:rsid w:val="00430CEA"/>
    <w:rsid w:val="00431A34"/>
    <w:rsid w:val="00431E83"/>
    <w:rsid w:val="00431ECC"/>
    <w:rsid w:val="00432098"/>
    <w:rsid w:val="00432A13"/>
    <w:rsid w:val="0043390E"/>
    <w:rsid w:val="0043422C"/>
    <w:rsid w:val="00435279"/>
    <w:rsid w:val="00435E57"/>
    <w:rsid w:val="004379EB"/>
    <w:rsid w:val="00440841"/>
    <w:rsid w:val="00441DA5"/>
    <w:rsid w:val="0044267C"/>
    <w:rsid w:val="004432BE"/>
    <w:rsid w:val="0044534F"/>
    <w:rsid w:val="004468C8"/>
    <w:rsid w:val="004507D3"/>
    <w:rsid w:val="004510F5"/>
    <w:rsid w:val="00452390"/>
    <w:rsid w:val="004528A4"/>
    <w:rsid w:val="004531BB"/>
    <w:rsid w:val="00454C3D"/>
    <w:rsid w:val="00455131"/>
    <w:rsid w:val="0045695E"/>
    <w:rsid w:val="004619D4"/>
    <w:rsid w:val="00461E0C"/>
    <w:rsid w:val="00462AC1"/>
    <w:rsid w:val="004652A7"/>
    <w:rsid w:val="004658DF"/>
    <w:rsid w:val="0046705B"/>
    <w:rsid w:val="00470951"/>
    <w:rsid w:val="00472B7E"/>
    <w:rsid w:val="00472C36"/>
    <w:rsid w:val="004737C4"/>
    <w:rsid w:val="00474509"/>
    <w:rsid w:val="00474A7A"/>
    <w:rsid w:val="00475987"/>
    <w:rsid w:val="00477D56"/>
    <w:rsid w:val="0048031E"/>
    <w:rsid w:val="004809EE"/>
    <w:rsid w:val="00486237"/>
    <w:rsid w:val="00486F0B"/>
    <w:rsid w:val="0049036B"/>
    <w:rsid w:val="004913FA"/>
    <w:rsid w:val="004914FE"/>
    <w:rsid w:val="00492D16"/>
    <w:rsid w:val="00492DDC"/>
    <w:rsid w:val="004944D6"/>
    <w:rsid w:val="004948E2"/>
    <w:rsid w:val="0049778F"/>
    <w:rsid w:val="004A0937"/>
    <w:rsid w:val="004A1BEB"/>
    <w:rsid w:val="004A264A"/>
    <w:rsid w:val="004A5C7F"/>
    <w:rsid w:val="004A5C98"/>
    <w:rsid w:val="004A6E0D"/>
    <w:rsid w:val="004A6E7F"/>
    <w:rsid w:val="004A70E6"/>
    <w:rsid w:val="004B03BC"/>
    <w:rsid w:val="004B1012"/>
    <w:rsid w:val="004B138B"/>
    <w:rsid w:val="004B2C18"/>
    <w:rsid w:val="004B3A6C"/>
    <w:rsid w:val="004B457B"/>
    <w:rsid w:val="004B4582"/>
    <w:rsid w:val="004B5C0E"/>
    <w:rsid w:val="004B7BD2"/>
    <w:rsid w:val="004C18DE"/>
    <w:rsid w:val="004C23D9"/>
    <w:rsid w:val="004C2C61"/>
    <w:rsid w:val="004C3F4C"/>
    <w:rsid w:val="004C5851"/>
    <w:rsid w:val="004D17DC"/>
    <w:rsid w:val="004D1CE3"/>
    <w:rsid w:val="004D287C"/>
    <w:rsid w:val="004D508A"/>
    <w:rsid w:val="004D5501"/>
    <w:rsid w:val="004D5D0C"/>
    <w:rsid w:val="004D722F"/>
    <w:rsid w:val="004E112A"/>
    <w:rsid w:val="004E22E9"/>
    <w:rsid w:val="004E230B"/>
    <w:rsid w:val="004E5B78"/>
    <w:rsid w:val="004E670E"/>
    <w:rsid w:val="004E6B02"/>
    <w:rsid w:val="004F0A7F"/>
    <w:rsid w:val="004F40C1"/>
    <w:rsid w:val="004F4BAD"/>
    <w:rsid w:val="004F59FF"/>
    <w:rsid w:val="0050079A"/>
    <w:rsid w:val="00503A01"/>
    <w:rsid w:val="005043D6"/>
    <w:rsid w:val="00505E05"/>
    <w:rsid w:val="00507653"/>
    <w:rsid w:val="00510646"/>
    <w:rsid w:val="00513D83"/>
    <w:rsid w:val="00514035"/>
    <w:rsid w:val="00514ADB"/>
    <w:rsid w:val="00516471"/>
    <w:rsid w:val="00520412"/>
    <w:rsid w:val="005210D6"/>
    <w:rsid w:val="005222CB"/>
    <w:rsid w:val="00522926"/>
    <w:rsid w:val="00524C14"/>
    <w:rsid w:val="005264ED"/>
    <w:rsid w:val="005271A8"/>
    <w:rsid w:val="00527ACC"/>
    <w:rsid w:val="00530A54"/>
    <w:rsid w:val="00530F4C"/>
    <w:rsid w:val="00531044"/>
    <w:rsid w:val="00532124"/>
    <w:rsid w:val="00532B26"/>
    <w:rsid w:val="005340A2"/>
    <w:rsid w:val="00536AA4"/>
    <w:rsid w:val="00541293"/>
    <w:rsid w:val="00543720"/>
    <w:rsid w:val="005437EB"/>
    <w:rsid w:val="0054543E"/>
    <w:rsid w:val="00551599"/>
    <w:rsid w:val="00552A3E"/>
    <w:rsid w:val="00552EC1"/>
    <w:rsid w:val="00552F18"/>
    <w:rsid w:val="00553341"/>
    <w:rsid w:val="00555884"/>
    <w:rsid w:val="005565BE"/>
    <w:rsid w:val="0056101F"/>
    <w:rsid w:val="00562BA8"/>
    <w:rsid w:val="00563689"/>
    <w:rsid w:val="00565841"/>
    <w:rsid w:val="005669D1"/>
    <w:rsid w:val="005678C7"/>
    <w:rsid w:val="00572B72"/>
    <w:rsid w:val="00573417"/>
    <w:rsid w:val="00574E6A"/>
    <w:rsid w:val="00580886"/>
    <w:rsid w:val="005813CE"/>
    <w:rsid w:val="00581ACC"/>
    <w:rsid w:val="005821CB"/>
    <w:rsid w:val="0058404E"/>
    <w:rsid w:val="00587550"/>
    <w:rsid w:val="005877FC"/>
    <w:rsid w:val="00587D54"/>
    <w:rsid w:val="0059070E"/>
    <w:rsid w:val="00593EBD"/>
    <w:rsid w:val="00594C36"/>
    <w:rsid w:val="005A0768"/>
    <w:rsid w:val="005A09BE"/>
    <w:rsid w:val="005A1C95"/>
    <w:rsid w:val="005A3E12"/>
    <w:rsid w:val="005A4DB0"/>
    <w:rsid w:val="005A527B"/>
    <w:rsid w:val="005A5C17"/>
    <w:rsid w:val="005A625E"/>
    <w:rsid w:val="005A70E9"/>
    <w:rsid w:val="005A7D36"/>
    <w:rsid w:val="005B239D"/>
    <w:rsid w:val="005B2D16"/>
    <w:rsid w:val="005B7507"/>
    <w:rsid w:val="005C3BB4"/>
    <w:rsid w:val="005C4233"/>
    <w:rsid w:val="005C5038"/>
    <w:rsid w:val="005C73C7"/>
    <w:rsid w:val="005D15B1"/>
    <w:rsid w:val="005D2752"/>
    <w:rsid w:val="005D30D4"/>
    <w:rsid w:val="005D55BB"/>
    <w:rsid w:val="005E23CD"/>
    <w:rsid w:val="005E2724"/>
    <w:rsid w:val="005E3E55"/>
    <w:rsid w:val="005E68FF"/>
    <w:rsid w:val="005F178B"/>
    <w:rsid w:val="005F2373"/>
    <w:rsid w:val="005F4CDC"/>
    <w:rsid w:val="005F620A"/>
    <w:rsid w:val="005F70F5"/>
    <w:rsid w:val="005F7844"/>
    <w:rsid w:val="005F7B7B"/>
    <w:rsid w:val="006016EB"/>
    <w:rsid w:val="006019F9"/>
    <w:rsid w:val="00601C19"/>
    <w:rsid w:val="00603944"/>
    <w:rsid w:val="006043E8"/>
    <w:rsid w:val="006047F3"/>
    <w:rsid w:val="00605944"/>
    <w:rsid w:val="0060689C"/>
    <w:rsid w:val="00606A4E"/>
    <w:rsid w:val="00611910"/>
    <w:rsid w:val="00613F4A"/>
    <w:rsid w:val="00614268"/>
    <w:rsid w:val="0061440C"/>
    <w:rsid w:val="00616C4D"/>
    <w:rsid w:val="00616FA8"/>
    <w:rsid w:val="00617B42"/>
    <w:rsid w:val="006200D7"/>
    <w:rsid w:val="006200E9"/>
    <w:rsid w:val="00620333"/>
    <w:rsid w:val="006203BE"/>
    <w:rsid w:val="006227B1"/>
    <w:rsid w:val="00622990"/>
    <w:rsid w:val="00622F0C"/>
    <w:rsid w:val="006232DE"/>
    <w:rsid w:val="0062332B"/>
    <w:rsid w:val="00623CFE"/>
    <w:rsid w:val="00623D5B"/>
    <w:rsid w:val="00625B5D"/>
    <w:rsid w:val="00631115"/>
    <w:rsid w:val="00632F51"/>
    <w:rsid w:val="00632F73"/>
    <w:rsid w:val="006343F5"/>
    <w:rsid w:val="006411CF"/>
    <w:rsid w:val="00641793"/>
    <w:rsid w:val="00641C71"/>
    <w:rsid w:val="00642577"/>
    <w:rsid w:val="0064300C"/>
    <w:rsid w:val="006438C9"/>
    <w:rsid w:val="0064433A"/>
    <w:rsid w:val="00644D21"/>
    <w:rsid w:val="00646463"/>
    <w:rsid w:val="00647027"/>
    <w:rsid w:val="006471B9"/>
    <w:rsid w:val="0065068B"/>
    <w:rsid w:val="006515F8"/>
    <w:rsid w:val="0065166F"/>
    <w:rsid w:val="0065306D"/>
    <w:rsid w:val="00654F37"/>
    <w:rsid w:val="006561AE"/>
    <w:rsid w:val="006562EF"/>
    <w:rsid w:val="006631E0"/>
    <w:rsid w:val="00663AF7"/>
    <w:rsid w:val="00664A73"/>
    <w:rsid w:val="00664C23"/>
    <w:rsid w:val="00667362"/>
    <w:rsid w:val="0067132E"/>
    <w:rsid w:val="00671E4B"/>
    <w:rsid w:val="00673A64"/>
    <w:rsid w:val="00674A22"/>
    <w:rsid w:val="00674FED"/>
    <w:rsid w:val="0067503F"/>
    <w:rsid w:val="0068226F"/>
    <w:rsid w:val="00682CBA"/>
    <w:rsid w:val="00682E52"/>
    <w:rsid w:val="00685D72"/>
    <w:rsid w:val="00686B8B"/>
    <w:rsid w:val="00691740"/>
    <w:rsid w:val="00691CED"/>
    <w:rsid w:val="00692EDF"/>
    <w:rsid w:val="006930E5"/>
    <w:rsid w:val="006938F7"/>
    <w:rsid w:val="00695B4E"/>
    <w:rsid w:val="00697221"/>
    <w:rsid w:val="00697E29"/>
    <w:rsid w:val="006A156C"/>
    <w:rsid w:val="006A371C"/>
    <w:rsid w:val="006A57F1"/>
    <w:rsid w:val="006A5C8E"/>
    <w:rsid w:val="006A722E"/>
    <w:rsid w:val="006B1949"/>
    <w:rsid w:val="006B1F4B"/>
    <w:rsid w:val="006B406F"/>
    <w:rsid w:val="006B4081"/>
    <w:rsid w:val="006C0044"/>
    <w:rsid w:val="006C0AED"/>
    <w:rsid w:val="006C0E98"/>
    <w:rsid w:val="006C11F9"/>
    <w:rsid w:val="006C12F1"/>
    <w:rsid w:val="006C2731"/>
    <w:rsid w:val="006C3F63"/>
    <w:rsid w:val="006C587B"/>
    <w:rsid w:val="006C7335"/>
    <w:rsid w:val="006C7406"/>
    <w:rsid w:val="006D21DC"/>
    <w:rsid w:val="006D4D01"/>
    <w:rsid w:val="006D4E67"/>
    <w:rsid w:val="006D71E9"/>
    <w:rsid w:val="006D7492"/>
    <w:rsid w:val="006E0131"/>
    <w:rsid w:val="006E07AE"/>
    <w:rsid w:val="006E0E02"/>
    <w:rsid w:val="006E1FC1"/>
    <w:rsid w:val="006E2EC9"/>
    <w:rsid w:val="006E3960"/>
    <w:rsid w:val="006E5F17"/>
    <w:rsid w:val="006E6DA4"/>
    <w:rsid w:val="006E781A"/>
    <w:rsid w:val="006E7988"/>
    <w:rsid w:val="006F0277"/>
    <w:rsid w:val="006F0546"/>
    <w:rsid w:val="006F0652"/>
    <w:rsid w:val="006F084A"/>
    <w:rsid w:val="006F12BA"/>
    <w:rsid w:val="006F1B7F"/>
    <w:rsid w:val="006F2C70"/>
    <w:rsid w:val="006F31A3"/>
    <w:rsid w:val="006F5702"/>
    <w:rsid w:val="006F6B45"/>
    <w:rsid w:val="0070354F"/>
    <w:rsid w:val="00704B79"/>
    <w:rsid w:val="0070639B"/>
    <w:rsid w:val="00706747"/>
    <w:rsid w:val="00706FFC"/>
    <w:rsid w:val="00707D0C"/>
    <w:rsid w:val="007108CC"/>
    <w:rsid w:val="00712596"/>
    <w:rsid w:val="007136CC"/>
    <w:rsid w:val="00714442"/>
    <w:rsid w:val="00714A70"/>
    <w:rsid w:val="00714CBC"/>
    <w:rsid w:val="00714DAD"/>
    <w:rsid w:val="00716F5B"/>
    <w:rsid w:val="0071761E"/>
    <w:rsid w:val="00717DEA"/>
    <w:rsid w:val="00720306"/>
    <w:rsid w:val="0072286F"/>
    <w:rsid w:val="00723136"/>
    <w:rsid w:val="007232D0"/>
    <w:rsid w:val="00727D14"/>
    <w:rsid w:val="00730817"/>
    <w:rsid w:val="00731610"/>
    <w:rsid w:val="007326AA"/>
    <w:rsid w:val="0073412E"/>
    <w:rsid w:val="00740132"/>
    <w:rsid w:val="00740263"/>
    <w:rsid w:val="00743217"/>
    <w:rsid w:val="0074424A"/>
    <w:rsid w:val="00750DAB"/>
    <w:rsid w:val="00751673"/>
    <w:rsid w:val="00751A1C"/>
    <w:rsid w:val="00751F56"/>
    <w:rsid w:val="00753329"/>
    <w:rsid w:val="00753CFA"/>
    <w:rsid w:val="007551EC"/>
    <w:rsid w:val="0076019B"/>
    <w:rsid w:val="0076282D"/>
    <w:rsid w:val="00762B64"/>
    <w:rsid w:val="007635A5"/>
    <w:rsid w:val="00763966"/>
    <w:rsid w:val="0076441C"/>
    <w:rsid w:val="00765F67"/>
    <w:rsid w:val="00770715"/>
    <w:rsid w:val="00772F91"/>
    <w:rsid w:val="007738E8"/>
    <w:rsid w:val="0077426D"/>
    <w:rsid w:val="00774E6F"/>
    <w:rsid w:val="007755D6"/>
    <w:rsid w:val="007756F6"/>
    <w:rsid w:val="00776288"/>
    <w:rsid w:val="00776799"/>
    <w:rsid w:val="007770C5"/>
    <w:rsid w:val="007772D7"/>
    <w:rsid w:val="00777B2F"/>
    <w:rsid w:val="00777EB3"/>
    <w:rsid w:val="00780A09"/>
    <w:rsid w:val="007821F5"/>
    <w:rsid w:val="007822B3"/>
    <w:rsid w:val="00784F6F"/>
    <w:rsid w:val="00785629"/>
    <w:rsid w:val="00785B34"/>
    <w:rsid w:val="00790726"/>
    <w:rsid w:val="007931AC"/>
    <w:rsid w:val="00793E1C"/>
    <w:rsid w:val="007946A0"/>
    <w:rsid w:val="00795A04"/>
    <w:rsid w:val="00795EB8"/>
    <w:rsid w:val="00797224"/>
    <w:rsid w:val="00797290"/>
    <w:rsid w:val="00797860"/>
    <w:rsid w:val="007A2903"/>
    <w:rsid w:val="007A2B47"/>
    <w:rsid w:val="007A2FF6"/>
    <w:rsid w:val="007A4603"/>
    <w:rsid w:val="007A50BB"/>
    <w:rsid w:val="007A68AD"/>
    <w:rsid w:val="007B0261"/>
    <w:rsid w:val="007B1087"/>
    <w:rsid w:val="007B4973"/>
    <w:rsid w:val="007B4BEA"/>
    <w:rsid w:val="007B645E"/>
    <w:rsid w:val="007B799C"/>
    <w:rsid w:val="007C12FC"/>
    <w:rsid w:val="007C24A3"/>
    <w:rsid w:val="007C4172"/>
    <w:rsid w:val="007C4891"/>
    <w:rsid w:val="007C72A4"/>
    <w:rsid w:val="007D060B"/>
    <w:rsid w:val="007D0D8F"/>
    <w:rsid w:val="007D19B2"/>
    <w:rsid w:val="007D2DD3"/>
    <w:rsid w:val="007D33A7"/>
    <w:rsid w:val="007D401C"/>
    <w:rsid w:val="007D726A"/>
    <w:rsid w:val="007D77F0"/>
    <w:rsid w:val="007D7803"/>
    <w:rsid w:val="007E092E"/>
    <w:rsid w:val="007E1836"/>
    <w:rsid w:val="007E26E9"/>
    <w:rsid w:val="007E2934"/>
    <w:rsid w:val="007E32B3"/>
    <w:rsid w:val="007E3BA8"/>
    <w:rsid w:val="007E49E0"/>
    <w:rsid w:val="007F0777"/>
    <w:rsid w:val="007F3E17"/>
    <w:rsid w:val="007F4A99"/>
    <w:rsid w:val="007F4CEE"/>
    <w:rsid w:val="007F57DC"/>
    <w:rsid w:val="007F61F6"/>
    <w:rsid w:val="007F726D"/>
    <w:rsid w:val="008007AD"/>
    <w:rsid w:val="00800D57"/>
    <w:rsid w:val="00803702"/>
    <w:rsid w:val="00803F95"/>
    <w:rsid w:val="00804C36"/>
    <w:rsid w:val="008060B8"/>
    <w:rsid w:val="00806FF1"/>
    <w:rsid w:val="00807045"/>
    <w:rsid w:val="00807188"/>
    <w:rsid w:val="00807475"/>
    <w:rsid w:val="008102F9"/>
    <w:rsid w:val="008105C9"/>
    <w:rsid w:val="008108A2"/>
    <w:rsid w:val="00810BFF"/>
    <w:rsid w:val="00811FEA"/>
    <w:rsid w:val="0081265E"/>
    <w:rsid w:val="00812A70"/>
    <w:rsid w:val="00815AA1"/>
    <w:rsid w:val="0081628C"/>
    <w:rsid w:val="00820605"/>
    <w:rsid w:val="00821F42"/>
    <w:rsid w:val="0082448D"/>
    <w:rsid w:val="00825320"/>
    <w:rsid w:val="00827844"/>
    <w:rsid w:val="008318B8"/>
    <w:rsid w:val="008353B6"/>
    <w:rsid w:val="0083592E"/>
    <w:rsid w:val="00841186"/>
    <w:rsid w:val="00844A88"/>
    <w:rsid w:val="008459F6"/>
    <w:rsid w:val="00847459"/>
    <w:rsid w:val="00847E91"/>
    <w:rsid w:val="00847EF3"/>
    <w:rsid w:val="0085268F"/>
    <w:rsid w:val="00852880"/>
    <w:rsid w:val="00853177"/>
    <w:rsid w:val="008539CC"/>
    <w:rsid w:val="008540F3"/>
    <w:rsid w:val="00854904"/>
    <w:rsid w:val="008558F4"/>
    <w:rsid w:val="00857939"/>
    <w:rsid w:val="0086044E"/>
    <w:rsid w:val="00860A70"/>
    <w:rsid w:val="00860E60"/>
    <w:rsid w:val="00861580"/>
    <w:rsid w:val="00861BF8"/>
    <w:rsid w:val="008625AC"/>
    <w:rsid w:val="00864B56"/>
    <w:rsid w:val="00865861"/>
    <w:rsid w:val="008660DE"/>
    <w:rsid w:val="008660E4"/>
    <w:rsid w:val="00866406"/>
    <w:rsid w:val="00866ABB"/>
    <w:rsid w:val="00866AF2"/>
    <w:rsid w:val="00866E21"/>
    <w:rsid w:val="008671DA"/>
    <w:rsid w:val="00870511"/>
    <w:rsid w:val="00873A16"/>
    <w:rsid w:val="00875C96"/>
    <w:rsid w:val="00877F58"/>
    <w:rsid w:val="00881FD4"/>
    <w:rsid w:val="008838DC"/>
    <w:rsid w:val="008846F4"/>
    <w:rsid w:val="00885676"/>
    <w:rsid w:val="00886660"/>
    <w:rsid w:val="00887BC4"/>
    <w:rsid w:val="00890B25"/>
    <w:rsid w:val="00890DB2"/>
    <w:rsid w:val="00891634"/>
    <w:rsid w:val="00891AF4"/>
    <w:rsid w:val="00893633"/>
    <w:rsid w:val="00894E3E"/>
    <w:rsid w:val="00895184"/>
    <w:rsid w:val="0089704C"/>
    <w:rsid w:val="008A134D"/>
    <w:rsid w:val="008A1593"/>
    <w:rsid w:val="008A2DD0"/>
    <w:rsid w:val="008A4148"/>
    <w:rsid w:val="008A528A"/>
    <w:rsid w:val="008A5B91"/>
    <w:rsid w:val="008A6B97"/>
    <w:rsid w:val="008A7891"/>
    <w:rsid w:val="008A7F5C"/>
    <w:rsid w:val="008B05CC"/>
    <w:rsid w:val="008B0B23"/>
    <w:rsid w:val="008B28C3"/>
    <w:rsid w:val="008B2D24"/>
    <w:rsid w:val="008B39EA"/>
    <w:rsid w:val="008B54A2"/>
    <w:rsid w:val="008B5EDF"/>
    <w:rsid w:val="008C016B"/>
    <w:rsid w:val="008C10F1"/>
    <w:rsid w:val="008C236E"/>
    <w:rsid w:val="008C23D7"/>
    <w:rsid w:val="008C2EB1"/>
    <w:rsid w:val="008C6ADC"/>
    <w:rsid w:val="008D054D"/>
    <w:rsid w:val="008D0B8D"/>
    <w:rsid w:val="008D1567"/>
    <w:rsid w:val="008D3743"/>
    <w:rsid w:val="008D3813"/>
    <w:rsid w:val="008D5873"/>
    <w:rsid w:val="008D6308"/>
    <w:rsid w:val="008E002C"/>
    <w:rsid w:val="008E10A1"/>
    <w:rsid w:val="008E1E76"/>
    <w:rsid w:val="008E429B"/>
    <w:rsid w:val="008E4542"/>
    <w:rsid w:val="008E55D7"/>
    <w:rsid w:val="008F1106"/>
    <w:rsid w:val="008F1900"/>
    <w:rsid w:val="008F2BFE"/>
    <w:rsid w:val="00900286"/>
    <w:rsid w:val="00900C86"/>
    <w:rsid w:val="00904DC9"/>
    <w:rsid w:val="00907A5B"/>
    <w:rsid w:val="00910674"/>
    <w:rsid w:val="009119ED"/>
    <w:rsid w:val="00912F26"/>
    <w:rsid w:val="009140EF"/>
    <w:rsid w:val="00915BCF"/>
    <w:rsid w:val="009164AC"/>
    <w:rsid w:val="0091716A"/>
    <w:rsid w:val="009206C7"/>
    <w:rsid w:val="00922006"/>
    <w:rsid w:val="0092220C"/>
    <w:rsid w:val="00927A5B"/>
    <w:rsid w:val="009317AC"/>
    <w:rsid w:val="0093207C"/>
    <w:rsid w:val="00933EFF"/>
    <w:rsid w:val="009345AD"/>
    <w:rsid w:val="009379DB"/>
    <w:rsid w:val="00937D85"/>
    <w:rsid w:val="00941459"/>
    <w:rsid w:val="00941530"/>
    <w:rsid w:val="00941E17"/>
    <w:rsid w:val="009437C6"/>
    <w:rsid w:val="0094486F"/>
    <w:rsid w:val="00945329"/>
    <w:rsid w:val="00946688"/>
    <w:rsid w:val="0095048D"/>
    <w:rsid w:val="009508FF"/>
    <w:rsid w:val="00950A89"/>
    <w:rsid w:val="00951856"/>
    <w:rsid w:val="00951A08"/>
    <w:rsid w:val="00951F8F"/>
    <w:rsid w:val="00955A9A"/>
    <w:rsid w:val="009564C7"/>
    <w:rsid w:val="009572B7"/>
    <w:rsid w:val="009622D2"/>
    <w:rsid w:val="009706CE"/>
    <w:rsid w:val="00970D23"/>
    <w:rsid w:val="00972766"/>
    <w:rsid w:val="009727B8"/>
    <w:rsid w:val="00973E29"/>
    <w:rsid w:val="0097504B"/>
    <w:rsid w:val="0097558E"/>
    <w:rsid w:val="009756EC"/>
    <w:rsid w:val="009764A9"/>
    <w:rsid w:val="00976637"/>
    <w:rsid w:val="00977832"/>
    <w:rsid w:val="00980F0C"/>
    <w:rsid w:val="00980FB6"/>
    <w:rsid w:val="0098136D"/>
    <w:rsid w:val="00982535"/>
    <w:rsid w:val="0098534B"/>
    <w:rsid w:val="00986586"/>
    <w:rsid w:val="00987977"/>
    <w:rsid w:val="00987F5D"/>
    <w:rsid w:val="00990CE6"/>
    <w:rsid w:val="00991802"/>
    <w:rsid w:val="00992035"/>
    <w:rsid w:val="00992EF8"/>
    <w:rsid w:val="009938B0"/>
    <w:rsid w:val="009A059F"/>
    <w:rsid w:val="009A082E"/>
    <w:rsid w:val="009A0CFD"/>
    <w:rsid w:val="009A1F14"/>
    <w:rsid w:val="009A3318"/>
    <w:rsid w:val="009A378F"/>
    <w:rsid w:val="009A47A5"/>
    <w:rsid w:val="009A698F"/>
    <w:rsid w:val="009A6B37"/>
    <w:rsid w:val="009A6CEC"/>
    <w:rsid w:val="009A6F10"/>
    <w:rsid w:val="009B0E4A"/>
    <w:rsid w:val="009B16EE"/>
    <w:rsid w:val="009B4B1B"/>
    <w:rsid w:val="009B6EE6"/>
    <w:rsid w:val="009C1F4E"/>
    <w:rsid w:val="009C2577"/>
    <w:rsid w:val="009C4B49"/>
    <w:rsid w:val="009C4F9A"/>
    <w:rsid w:val="009C55A0"/>
    <w:rsid w:val="009D0F10"/>
    <w:rsid w:val="009D4A00"/>
    <w:rsid w:val="009D5171"/>
    <w:rsid w:val="009E0018"/>
    <w:rsid w:val="009E04C7"/>
    <w:rsid w:val="009E2775"/>
    <w:rsid w:val="009E286D"/>
    <w:rsid w:val="009E2E57"/>
    <w:rsid w:val="009E2EFF"/>
    <w:rsid w:val="009E3BB5"/>
    <w:rsid w:val="009E6B59"/>
    <w:rsid w:val="009F17D2"/>
    <w:rsid w:val="009F2090"/>
    <w:rsid w:val="009F2C48"/>
    <w:rsid w:val="009F4F7F"/>
    <w:rsid w:val="00A0027A"/>
    <w:rsid w:val="00A00521"/>
    <w:rsid w:val="00A00AE7"/>
    <w:rsid w:val="00A01268"/>
    <w:rsid w:val="00A02090"/>
    <w:rsid w:val="00A03926"/>
    <w:rsid w:val="00A05D8F"/>
    <w:rsid w:val="00A07D19"/>
    <w:rsid w:val="00A12015"/>
    <w:rsid w:val="00A12B19"/>
    <w:rsid w:val="00A154C8"/>
    <w:rsid w:val="00A1635F"/>
    <w:rsid w:val="00A16546"/>
    <w:rsid w:val="00A20063"/>
    <w:rsid w:val="00A20629"/>
    <w:rsid w:val="00A20A3C"/>
    <w:rsid w:val="00A21E66"/>
    <w:rsid w:val="00A22580"/>
    <w:rsid w:val="00A22E02"/>
    <w:rsid w:val="00A24BE2"/>
    <w:rsid w:val="00A24F9F"/>
    <w:rsid w:val="00A25C42"/>
    <w:rsid w:val="00A26694"/>
    <w:rsid w:val="00A26AFF"/>
    <w:rsid w:val="00A27F4F"/>
    <w:rsid w:val="00A33A50"/>
    <w:rsid w:val="00A3438B"/>
    <w:rsid w:val="00A34954"/>
    <w:rsid w:val="00A34F6A"/>
    <w:rsid w:val="00A369FD"/>
    <w:rsid w:val="00A36CE6"/>
    <w:rsid w:val="00A373F5"/>
    <w:rsid w:val="00A37C65"/>
    <w:rsid w:val="00A37F21"/>
    <w:rsid w:val="00A410FF"/>
    <w:rsid w:val="00A4179A"/>
    <w:rsid w:val="00A42C60"/>
    <w:rsid w:val="00A44A18"/>
    <w:rsid w:val="00A44C0D"/>
    <w:rsid w:val="00A44C62"/>
    <w:rsid w:val="00A4575F"/>
    <w:rsid w:val="00A46AEC"/>
    <w:rsid w:val="00A51249"/>
    <w:rsid w:val="00A51851"/>
    <w:rsid w:val="00A52612"/>
    <w:rsid w:val="00A52637"/>
    <w:rsid w:val="00A53F9F"/>
    <w:rsid w:val="00A5438A"/>
    <w:rsid w:val="00A55365"/>
    <w:rsid w:val="00A55444"/>
    <w:rsid w:val="00A56156"/>
    <w:rsid w:val="00A600A9"/>
    <w:rsid w:val="00A601A9"/>
    <w:rsid w:val="00A62429"/>
    <w:rsid w:val="00A664F5"/>
    <w:rsid w:val="00A677BB"/>
    <w:rsid w:val="00A67BC6"/>
    <w:rsid w:val="00A702F0"/>
    <w:rsid w:val="00A70722"/>
    <w:rsid w:val="00A742B3"/>
    <w:rsid w:val="00A7583F"/>
    <w:rsid w:val="00A75B9B"/>
    <w:rsid w:val="00A75F79"/>
    <w:rsid w:val="00A76033"/>
    <w:rsid w:val="00A77529"/>
    <w:rsid w:val="00A77C9A"/>
    <w:rsid w:val="00A806CE"/>
    <w:rsid w:val="00A81137"/>
    <w:rsid w:val="00A81BF8"/>
    <w:rsid w:val="00A82EF3"/>
    <w:rsid w:val="00A84FBB"/>
    <w:rsid w:val="00A86AE7"/>
    <w:rsid w:val="00A86B66"/>
    <w:rsid w:val="00A87572"/>
    <w:rsid w:val="00A87593"/>
    <w:rsid w:val="00A94DF7"/>
    <w:rsid w:val="00A960D9"/>
    <w:rsid w:val="00A96758"/>
    <w:rsid w:val="00A96C9B"/>
    <w:rsid w:val="00AA01C1"/>
    <w:rsid w:val="00AA0F0B"/>
    <w:rsid w:val="00AA18EC"/>
    <w:rsid w:val="00AA2AEE"/>
    <w:rsid w:val="00AA3921"/>
    <w:rsid w:val="00AA767E"/>
    <w:rsid w:val="00AB033A"/>
    <w:rsid w:val="00AB1578"/>
    <w:rsid w:val="00AB2BD9"/>
    <w:rsid w:val="00AB4166"/>
    <w:rsid w:val="00AB41E6"/>
    <w:rsid w:val="00AB542E"/>
    <w:rsid w:val="00AB659F"/>
    <w:rsid w:val="00AB703A"/>
    <w:rsid w:val="00AC13F3"/>
    <w:rsid w:val="00AC1F44"/>
    <w:rsid w:val="00AC2C0E"/>
    <w:rsid w:val="00AC348D"/>
    <w:rsid w:val="00AC4755"/>
    <w:rsid w:val="00AC4D51"/>
    <w:rsid w:val="00AC5DE9"/>
    <w:rsid w:val="00AC65B1"/>
    <w:rsid w:val="00AC69F1"/>
    <w:rsid w:val="00AC6AD7"/>
    <w:rsid w:val="00AD147E"/>
    <w:rsid w:val="00AD2115"/>
    <w:rsid w:val="00AD33C9"/>
    <w:rsid w:val="00AD3DF7"/>
    <w:rsid w:val="00AD4FAE"/>
    <w:rsid w:val="00AD5A7C"/>
    <w:rsid w:val="00AD62D3"/>
    <w:rsid w:val="00AD67BC"/>
    <w:rsid w:val="00AE39A0"/>
    <w:rsid w:val="00AE39CC"/>
    <w:rsid w:val="00AE421E"/>
    <w:rsid w:val="00AE651F"/>
    <w:rsid w:val="00AE7B33"/>
    <w:rsid w:val="00AF4004"/>
    <w:rsid w:val="00AF46BC"/>
    <w:rsid w:val="00AF4B12"/>
    <w:rsid w:val="00AF6CE7"/>
    <w:rsid w:val="00B0243E"/>
    <w:rsid w:val="00B02E79"/>
    <w:rsid w:val="00B0584E"/>
    <w:rsid w:val="00B06536"/>
    <w:rsid w:val="00B07005"/>
    <w:rsid w:val="00B07877"/>
    <w:rsid w:val="00B109CE"/>
    <w:rsid w:val="00B10B9C"/>
    <w:rsid w:val="00B10DF6"/>
    <w:rsid w:val="00B10F59"/>
    <w:rsid w:val="00B11AFD"/>
    <w:rsid w:val="00B133B3"/>
    <w:rsid w:val="00B17F24"/>
    <w:rsid w:val="00B230A1"/>
    <w:rsid w:val="00B23304"/>
    <w:rsid w:val="00B254BE"/>
    <w:rsid w:val="00B257BE"/>
    <w:rsid w:val="00B273D8"/>
    <w:rsid w:val="00B27A2A"/>
    <w:rsid w:val="00B27C35"/>
    <w:rsid w:val="00B331A4"/>
    <w:rsid w:val="00B3336B"/>
    <w:rsid w:val="00B33471"/>
    <w:rsid w:val="00B33DCA"/>
    <w:rsid w:val="00B34290"/>
    <w:rsid w:val="00B3587B"/>
    <w:rsid w:val="00B35C45"/>
    <w:rsid w:val="00B36706"/>
    <w:rsid w:val="00B401EA"/>
    <w:rsid w:val="00B4146E"/>
    <w:rsid w:val="00B41DD8"/>
    <w:rsid w:val="00B4216F"/>
    <w:rsid w:val="00B429F3"/>
    <w:rsid w:val="00B446FE"/>
    <w:rsid w:val="00B458E5"/>
    <w:rsid w:val="00B465C7"/>
    <w:rsid w:val="00B47621"/>
    <w:rsid w:val="00B47B99"/>
    <w:rsid w:val="00B50F98"/>
    <w:rsid w:val="00B5122D"/>
    <w:rsid w:val="00B51352"/>
    <w:rsid w:val="00B524E0"/>
    <w:rsid w:val="00B54D8E"/>
    <w:rsid w:val="00B55F60"/>
    <w:rsid w:val="00B56901"/>
    <w:rsid w:val="00B60256"/>
    <w:rsid w:val="00B61863"/>
    <w:rsid w:val="00B6238C"/>
    <w:rsid w:val="00B625D7"/>
    <w:rsid w:val="00B62959"/>
    <w:rsid w:val="00B6390C"/>
    <w:rsid w:val="00B654AF"/>
    <w:rsid w:val="00B6647D"/>
    <w:rsid w:val="00B70EAE"/>
    <w:rsid w:val="00B73E17"/>
    <w:rsid w:val="00B74B3D"/>
    <w:rsid w:val="00B778B9"/>
    <w:rsid w:val="00B7799D"/>
    <w:rsid w:val="00B80884"/>
    <w:rsid w:val="00B82750"/>
    <w:rsid w:val="00B82CAC"/>
    <w:rsid w:val="00B82F13"/>
    <w:rsid w:val="00B82F48"/>
    <w:rsid w:val="00B83314"/>
    <w:rsid w:val="00B83B46"/>
    <w:rsid w:val="00B84A54"/>
    <w:rsid w:val="00B84E9B"/>
    <w:rsid w:val="00B867D6"/>
    <w:rsid w:val="00B90943"/>
    <w:rsid w:val="00B93D6E"/>
    <w:rsid w:val="00B96567"/>
    <w:rsid w:val="00B972D7"/>
    <w:rsid w:val="00B97A72"/>
    <w:rsid w:val="00BA02F4"/>
    <w:rsid w:val="00BA0405"/>
    <w:rsid w:val="00BA2927"/>
    <w:rsid w:val="00BA3419"/>
    <w:rsid w:val="00BA590F"/>
    <w:rsid w:val="00BA6169"/>
    <w:rsid w:val="00BA6FA0"/>
    <w:rsid w:val="00BB2E68"/>
    <w:rsid w:val="00BB2FD1"/>
    <w:rsid w:val="00BB675D"/>
    <w:rsid w:val="00BC0876"/>
    <w:rsid w:val="00BC0A2C"/>
    <w:rsid w:val="00BC4B6B"/>
    <w:rsid w:val="00BC6F83"/>
    <w:rsid w:val="00BD71C5"/>
    <w:rsid w:val="00BD7DA4"/>
    <w:rsid w:val="00BE0D1A"/>
    <w:rsid w:val="00BE2145"/>
    <w:rsid w:val="00BE4ADE"/>
    <w:rsid w:val="00BE7F99"/>
    <w:rsid w:val="00BF2635"/>
    <w:rsid w:val="00BF2718"/>
    <w:rsid w:val="00BF2C99"/>
    <w:rsid w:val="00BF40A1"/>
    <w:rsid w:val="00BF530C"/>
    <w:rsid w:val="00C02AF2"/>
    <w:rsid w:val="00C0383D"/>
    <w:rsid w:val="00C04EA8"/>
    <w:rsid w:val="00C05911"/>
    <w:rsid w:val="00C06085"/>
    <w:rsid w:val="00C060F0"/>
    <w:rsid w:val="00C06AE0"/>
    <w:rsid w:val="00C072DB"/>
    <w:rsid w:val="00C107D2"/>
    <w:rsid w:val="00C10A80"/>
    <w:rsid w:val="00C13757"/>
    <w:rsid w:val="00C13DF9"/>
    <w:rsid w:val="00C14210"/>
    <w:rsid w:val="00C1617F"/>
    <w:rsid w:val="00C173DB"/>
    <w:rsid w:val="00C21D8E"/>
    <w:rsid w:val="00C22C25"/>
    <w:rsid w:val="00C2497D"/>
    <w:rsid w:val="00C24A3C"/>
    <w:rsid w:val="00C24B0D"/>
    <w:rsid w:val="00C27AD1"/>
    <w:rsid w:val="00C27D37"/>
    <w:rsid w:val="00C30FB6"/>
    <w:rsid w:val="00C30FDD"/>
    <w:rsid w:val="00C32697"/>
    <w:rsid w:val="00C32C72"/>
    <w:rsid w:val="00C330BE"/>
    <w:rsid w:val="00C3362F"/>
    <w:rsid w:val="00C33E3C"/>
    <w:rsid w:val="00C3400A"/>
    <w:rsid w:val="00C35471"/>
    <w:rsid w:val="00C367B7"/>
    <w:rsid w:val="00C36879"/>
    <w:rsid w:val="00C374B0"/>
    <w:rsid w:val="00C40D30"/>
    <w:rsid w:val="00C42AF0"/>
    <w:rsid w:val="00C42C38"/>
    <w:rsid w:val="00C477A7"/>
    <w:rsid w:val="00C50E08"/>
    <w:rsid w:val="00C51617"/>
    <w:rsid w:val="00C5702B"/>
    <w:rsid w:val="00C60365"/>
    <w:rsid w:val="00C6068F"/>
    <w:rsid w:val="00C65399"/>
    <w:rsid w:val="00C65957"/>
    <w:rsid w:val="00C67305"/>
    <w:rsid w:val="00C71EA2"/>
    <w:rsid w:val="00C72093"/>
    <w:rsid w:val="00C72452"/>
    <w:rsid w:val="00C73E32"/>
    <w:rsid w:val="00C77CB0"/>
    <w:rsid w:val="00C81363"/>
    <w:rsid w:val="00C84D21"/>
    <w:rsid w:val="00C874DA"/>
    <w:rsid w:val="00CA0126"/>
    <w:rsid w:val="00CA129C"/>
    <w:rsid w:val="00CA1A3D"/>
    <w:rsid w:val="00CA1FA3"/>
    <w:rsid w:val="00CA2968"/>
    <w:rsid w:val="00CA2CCA"/>
    <w:rsid w:val="00CA7DCC"/>
    <w:rsid w:val="00CB303E"/>
    <w:rsid w:val="00CB3D99"/>
    <w:rsid w:val="00CB4281"/>
    <w:rsid w:val="00CB48AD"/>
    <w:rsid w:val="00CB5C6C"/>
    <w:rsid w:val="00CB7159"/>
    <w:rsid w:val="00CB7532"/>
    <w:rsid w:val="00CC1D57"/>
    <w:rsid w:val="00CC211E"/>
    <w:rsid w:val="00CC2F36"/>
    <w:rsid w:val="00CC3614"/>
    <w:rsid w:val="00CC3DEC"/>
    <w:rsid w:val="00CC67FE"/>
    <w:rsid w:val="00CC6E96"/>
    <w:rsid w:val="00CD322A"/>
    <w:rsid w:val="00CD394A"/>
    <w:rsid w:val="00CD3EBD"/>
    <w:rsid w:val="00CD59AE"/>
    <w:rsid w:val="00CD7D13"/>
    <w:rsid w:val="00CE0193"/>
    <w:rsid w:val="00CE0AD9"/>
    <w:rsid w:val="00CE20FD"/>
    <w:rsid w:val="00CE2183"/>
    <w:rsid w:val="00CE2409"/>
    <w:rsid w:val="00CE33A8"/>
    <w:rsid w:val="00CE4AF0"/>
    <w:rsid w:val="00CE4CCD"/>
    <w:rsid w:val="00CE52E9"/>
    <w:rsid w:val="00CE6EA5"/>
    <w:rsid w:val="00CE7EC5"/>
    <w:rsid w:val="00CF2C96"/>
    <w:rsid w:val="00CF5912"/>
    <w:rsid w:val="00CF5C9B"/>
    <w:rsid w:val="00CF6791"/>
    <w:rsid w:val="00D00C1A"/>
    <w:rsid w:val="00D01766"/>
    <w:rsid w:val="00D03485"/>
    <w:rsid w:val="00D05330"/>
    <w:rsid w:val="00D05A28"/>
    <w:rsid w:val="00D06E4B"/>
    <w:rsid w:val="00D12054"/>
    <w:rsid w:val="00D12202"/>
    <w:rsid w:val="00D1366B"/>
    <w:rsid w:val="00D13AA7"/>
    <w:rsid w:val="00D13C00"/>
    <w:rsid w:val="00D1452A"/>
    <w:rsid w:val="00D14FC2"/>
    <w:rsid w:val="00D15DC3"/>
    <w:rsid w:val="00D162D7"/>
    <w:rsid w:val="00D165AA"/>
    <w:rsid w:val="00D16A0B"/>
    <w:rsid w:val="00D173A7"/>
    <w:rsid w:val="00D17E5B"/>
    <w:rsid w:val="00D217DF"/>
    <w:rsid w:val="00D220B5"/>
    <w:rsid w:val="00D22264"/>
    <w:rsid w:val="00D2254D"/>
    <w:rsid w:val="00D22B86"/>
    <w:rsid w:val="00D24A5F"/>
    <w:rsid w:val="00D2673F"/>
    <w:rsid w:val="00D2716B"/>
    <w:rsid w:val="00D31BD1"/>
    <w:rsid w:val="00D32BE4"/>
    <w:rsid w:val="00D32E73"/>
    <w:rsid w:val="00D35026"/>
    <w:rsid w:val="00D37AB9"/>
    <w:rsid w:val="00D430F6"/>
    <w:rsid w:val="00D455DF"/>
    <w:rsid w:val="00D462C2"/>
    <w:rsid w:val="00D46D7C"/>
    <w:rsid w:val="00D475D3"/>
    <w:rsid w:val="00D47F2D"/>
    <w:rsid w:val="00D504C9"/>
    <w:rsid w:val="00D50B07"/>
    <w:rsid w:val="00D514D8"/>
    <w:rsid w:val="00D51B00"/>
    <w:rsid w:val="00D53733"/>
    <w:rsid w:val="00D55CAB"/>
    <w:rsid w:val="00D56CD8"/>
    <w:rsid w:val="00D61842"/>
    <w:rsid w:val="00D62DB5"/>
    <w:rsid w:val="00D635CD"/>
    <w:rsid w:val="00D654D5"/>
    <w:rsid w:val="00D66740"/>
    <w:rsid w:val="00D6699A"/>
    <w:rsid w:val="00D67071"/>
    <w:rsid w:val="00D70255"/>
    <w:rsid w:val="00D719C3"/>
    <w:rsid w:val="00D762A1"/>
    <w:rsid w:val="00D7654D"/>
    <w:rsid w:val="00D77E2E"/>
    <w:rsid w:val="00D804BD"/>
    <w:rsid w:val="00D81ED4"/>
    <w:rsid w:val="00D82516"/>
    <w:rsid w:val="00D82C48"/>
    <w:rsid w:val="00D83CD6"/>
    <w:rsid w:val="00D84532"/>
    <w:rsid w:val="00D84D7C"/>
    <w:rsid w:val="00D85AB5"/>
    <w:rsid w:val="00D87559"/>
    <w:rsid w:val="00D90912"/>
    <w:rsid w:val="00D913FB"/>
    <w:rsid w:val="00D916A4"/>
    <w:rsid w:val="00D96D0D"/>
    <w:rsid w:val="00DA0917"/>
    <w:rsid w:val="00DA149F"/>
    <w:rsid w:val="00DA19DB"/>
    <w:rsid w:val="00DA23E0"/>
    <w:rsid w:val="00DA2699"/>
    <w:rsid w:val="00DA3D14"/>
    <w:rsid w:val="00DA41D8"/>
    <w:rsid w:val="00DA437E"/>
    <w:rsid w:val="00DA5592"/>
    <w:rsid w:val="00DA5AC7"/>
    <w:rsid w:val="00DA7914"/>
    <w:rsid w:val="00DB17CA"/>
    <w:rsid w:val="00DB44FE"/>
    <w:rsid w:val="00DB49D1"/>
    <w:rsid w:val="00DB5125"/>
    <w:rsid w:val="00DB6E81"/>
    <w:rsid w:val="00DC0321"/>
    <w:rsid w:val="00DC0505"/>
    <w:rsid w:val="00DC06DB"/>
    <w:rsid w:val="00DC1C6C"/>
    <w:rsid w:val="00DC20F2"/>
    <w:rsid w:val="00DC242D"/>
    <w:rsid w:val="00DC6782"/>
    <w:rsid w:val="00DC7484"/>
    <w:rsid w:val="00DC7B8F"/>
    <w:rsid w:val="00DD000F"/>
    <w:rsid w:val="00DD0362"/>
    <w:rsid w:val="00DD03E5"/>
    <w:rsid w:val="00DD077D"/>
    <w:rsid w:val="00DD1539"/>
    <w:rsid w:val="00DD21C5"/>
    <w:rsid w:val="00DD29F2"/>
    <w:rsid w:val="00DD2B0C"/>
    <w:rsid w:val="00DD2E5C"/>
    <w:rsid w:val="00DD2E96"/>
    <w:rsid w:val="00DD404F"/>
    <w:rsid w:val="00DD4EE1"/>
    <w:rsid w:val="00DD5CB8"/>
    <w:rsid w:val="00DE0192"/>
    <w:rsid w:val="00DE0768"/>
    <w:rsid w:val="00DE0AD3"/>
    <w:rsid w:val="00DE38C3"/>
    <w:rsid w:val="00DE451F"/>
    <w:rsid w:val="00DE4647"/>
    <w:rsid w:val="00DE52AD"/>
    <w:rsid w:val="00DE6C15"/>
    <w:rsid w:val="00DE7B2A"/>
    <w:rsid w:val="00DF1740"/>
    <w:rsid w:val="00DF197D"/>
    <w:rsid w:val="00DF6614"/>
    <w:rsid w:val="00DF6A33"/>
    <w:rsid w:val="00DF6ADD"/>
    <w:rsid w:val="00E00E2C"/>
    <w:rsid w:val="00E00EEC"/>
    <w:rsid w:val="00E00F00"/>
    <w:rsid w:val="00E04009"/>
    <w:rsid w:val="00E04CB2"/>
    <w:rsid w:val="00E074BC"/>
    <w:rsid w:val="00E0793C"/>
    <w:rsid w:val="00E120DB"/>
    <w:rsid w:val="00E120E6"/>
    <w:rsid w:val="00E12FCC"/>
    <w:rsid w:val="00E13992"/>
    <w:rsid w:val="00E1414A"/>
    <w:rsid w:val="00E14401"/>
    <w:rsid w:val="00E14CBD"/>
    <w:rsid w:val="00E1746B"/>
    <w:rsid w:val="00E176EF"/>
    <w:rsid w:val="00E2034D"/>
    <w:rsid w:val="00E21C47"/>
    <w:rsid w:val="00E224A4"/>
    <w:rsid w:val="00E22AAF"/>
    <w:rsid w:val="00E23A7C"/>
    <w:rsid w:val="00E242A0"/>
    <w:rsid w:val="00E25F01"/>
    <w:rsid w:val="00E3026D"/>
    <w:rsid w:val="00E311C0"/>
    <w:rsid w:val="00E31ABF"/>
    <w:rsid w:val="00E32371"/>
    <w:rsid w:val="00E336A6"/>
    <w:rsid w:val="00E36AEC"/>
    <w:rsid w:val="00E37871"/>
    <w:rsid w:val="00E40256"/>
    <w:rsid w:val="00E40A37"/>
    <w:rsid w:val="00E419F7"/>
    <w:rsid w:val="00E41B27"/>
    <w:rsid w:val="00E42CE9"/>
    <w:rsid w:val="00E4720B"/>
    <w:rsid w:val="00E47FB6"/>
    <w:rsid w:val="00E50B37"/>
    <w:rsid w:val="00E510FF"/>
    <w:rsid w:val="00E55DB5"/>
    <w:rsid w:val="00E56160"/>
    <w:rsid w:val="00E570A4"/>
    <w:rsid w:val="00E61ADA"/>
    <w:rsid w:val="00E66261"/>
    <w:rsid w:val="00E67B37"/>
    <w:rsid w:val="00E719F4"/>
    <w:rsid w:val="00E72366"/>
    <w:rsid w:val="00E72A00"/>
    <w:rsid w:val="00E756C6"/>
    <w:rsid w:val="00E75CF4"/>
    <w:rsid w:val="00E76912"/>
    <w:rsid w:val="00E779B8"/>
    <w:rsid w:val="00E77C99"/>
    <w:rsid w:val="00E80238"/>
    <w:rsid w:val="00E8095A"/>
    <w:rsid w:val="00E82483"/>
    <w:rsid w:val="00E824FB"/>
    <w:rsid w:val="00E829EB"/>
    <w:rsid w:val="00E84EF3"/>
    <w:rsid w:val="00E85E9E"/>
    <w:rsid w:val="00E8775B"/>
    <w:rsid w:val="00E910C4"/>
    <w:rsid w:val="00E91CEC"/>
    <w:rsid w:val="00E93D64"/>
    <w:rsid w:val="00E9472F"/>
    <w:rsid w:val="00E9540C"/>
    <w:rsid w:val="00E96222"/>
    <w:rsid w:val="00EA0473"/>
    <w:rsid w:val="00EA7E99"/>
    <w:rsid w:val="00EB00C7"/>
    <w:rsid w:val="00EB1719"/>
    <w:rsid w:val="00EB19D1"/>
    <w:rsid w:val="00EB2B8D"/>
    <w:rsid w:val="00EB3265"/>
    <w:rsid w:val="00EB386F"/>
    <w:rsid w:val="00EB42BF"/>
    <w:rsid w:val="00EB607A"/>
    <w:rsid w:val="00EB6A58"/>
    <w:rsid w:val="00EC6D39"/>
    <w:rsid w:val="00EC7819"/>
    <w:rsid w:val="00ED0EBB"/>
    <w:rsid w:val="00ED7B73"/>
    <w:rsid w:val="00EE19D8"/>
    <w:rsid w:val="00EE1F18"/>
    <w:rsid w:val="00EE2A79"/>
    <w:rsid w:val="00EE33F4"/>
    <w:rsid w:val="00EE35D0"/>
    <w:rsid w:val="00EE5276"/>
    <w:rsid w:val="00EE660D"/>
    <w:rsid w:val="00EE6EA4"/>
    <w:rsid w:val="00EE7347"/>
    <w:rsid w:val="00EE77ED"/>
    <w:rsid w:val="00EF00B4"/>
    <w:rsid w:val="00EF1254"/>
    <w:rsid w:val="00EF13C4"/>
    <w:rsid w:val="00EF630C"/>
    <w:rsid w:val="00EF6476"/>
    <w:rsid w:val="00EF6ACA"/>
    <w:rsid w:val="00EF7497"/>
    <w:rsid w:val="00EF7EB3"/>
    <w:rsid w:val="00EF7F53"/>
    <w:rsid w:val="00F00493"/>
    <w:rsid w:val="00F0066E"/>
    <w:rsid w:val="00F00B7C"/>
    <w:rsid w:val="00F0164F"/>
    <w:rsid w:val="00F02E53"/>
    <w:rsid w:val="00F03C64"/>
    <w:rsid w:val="00F041E2"/>
    <w:rsid w:val="00F07F68"/>
    <w:rsid w:val="00F1179B"/>
    <w:rsid w:val="00F13AB0"/>
    <w:rsid w:val="00F15361"/>
    <w:rsid w:val="00F15E89"/>
    <w:rsid w:val="00F203BD"/>
    <w:rsid w:val="00F20699"/>
    <w:rsid w:val="00F230AF"/>
    <w:rsid w:val="00F23130"/>
    <w:rsid w:val="00F235A1"/>
    <w:rsid w:val="00F23B4A"/>
    <w:rsid w:val="00F25D56"/>
    <w:rsid w:val="00F27BDA"/>
    <w:rsid w:val="00F27D7E"/>
    <w:rsid w:val="00F35181"/>
    <w:rsid w:val="00F35BA2"/>
    <w:rsid w:val="00F36AB6"/>
    <w:rsid w:val="00F37D46"/>
    <w:rsid w:val="00F40DE9"/>
    <w:rsid w:val="00F42668"/>
    <w:rsid w:val="00F43165"/>
    <w:rsid w:val="00F433FC"/>
    <w:rsid w:val="00F4463F"/>
    <w:rsid w:val="00F45CAA"/>
    <w:rsid w:val="00F512AC"/>
    <w:rsid w:val="00F52219"/>
    <w:rsid w:val="00F5361C"/>
    <w:rsid w:val="00F53F9A"/>
    <w:rsid w:val="00F54F7A"/>
    <w:rsid w:val="00F5614E"/>
    <w:rsid w:val="00F56523"/>
    <w:rsid w:val="00F60828"/>
    <w:rsid w:val="00F60E55"/>
    <w:rsid w:val="00F6376C"/>
    <w:rsid w:val="00F6468E"/>
    <w:rsid w:val="00F6637F"/>
    <w:rsid w:val="00F66E2D"/>
    <w:rsid w:val="00F6781E"/>
    <w:rsid w:val="00F725F3"/>
    <w:rsid w:val="00F739C8"/>
    <w:rsid w:val="00F74FE8"/>
    <w:rsid w:val="00F7587F"/>
    <w:rsid w:val="00F76642"/>
    <w:rsid w:val="00F7772B"/>
    <w:rsid w:val="00F81046"/>
    <w:rsid w:val="00F818DB"/>
    <w:rsid w:val="00F82115"/>
    <w:rsid w:val="00F821B1"/>
    <w:rsid w:val="00F82310"/>
    <w:rsid w:val="00F840AC"/>
    <w:rsid w:val="00F840C6"/>
    <w:rsid w:val="00F844C5"/>
    <w:rsid w:val="00F85124"/>
    <w:rsid w:val="00F9046F"/>
    <w:rsid w:val="00F906D3"/>
    <w:rsid w:val="00F90728"/>
    <w:rsid w:val="00F907C7"/>
    <w:rsid w:val="00F9147E"/>
    <w:rsid w:val="00F92CC3"/>
    <w:rsid w:val="00F95FA6"/>
    <w:rsid w:val="00F97401"/>
    <w:rsid w:val="00F97581"/>
    <w:rsid w:val="00F97A50"/>
    <w:rsid w:val="00FA120B"/>
    <w:rsid w:val="00FA1346"/>
    <w:rsid w:val="00FA2927"/>
    <w:rsid w:val="00FA2F41"/>
    <w:rsid w:val="00FA3C27"/>
    <w:rsid w:val="00FA4A52"/>
    <w:rsid w:val="00FA56E6"/>
    <w:rsid w:val="00FA7B6F"/>
    <w:rsid w:val="00FB13CE"/>
    <w:rsid w:val="00FB2FA7"/>
    <w:rsid w:val="00FB3189"/>
    <w:rsid w:val="00FB3217"/>
    <w:rsid w:val="00FB4BFD"/>
    <w:rsid w:val="00FB7B4D"/>
    <w:rsid w:val="00FC0300"/>
    <w:rsid w:val="00FC25BE"/>
    <w:rsid w:val="00FC2A0E"/>
    <w:rsid w:val="00FC61DD"/>
    <w:rsid w:val="00FC62F2"/>
    <w:rsid w:val="00FD0D34"/>
    <w:rsid w:val="00FD1218"/>
    <w:rsid w:val="00FD2B2F"/>
    <w:rsid w:val="00FD3283"/>
    <w:rsid w:val="00FD3686"/>
    <w:rsid w:val="00FD380D"/>
    <w:rsid w:val="00FD3F8A"/>
    <w:rsid w:val="00FE07CF"/>
    <w:rsid w:val="00FE153B"/>
    <w:rsid w:val="00FE241B"/>
    <w:rsid w:val="00FE3982"/>
    <w:rsid w:val="00FE553C"/>
    <w:rsid w:val="00FF53C0"/>
    <w:rsid w:val="00FF6C82"/>
    <w:rsid w:val="00FF73DA"/>
    <w:rsid w:val="00FF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58"/>
    <o:shapelayout v:ext="edit">
      <o:idmap v:ext="edit" data="1"/>
    </o:shapelayout>
  </w:shapeDefaults>
  <w:decimalSymbol w:val="."/>
  <w:listSeparator w:val=","/>
  <w14:docId w14:val="1F9B92C8"/>
  <w15:docId w15:val="{A8A7CC38-F346-4147-A4F0-F0AA8AF18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844"/>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F13C4"/>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EF13C4"/>
    <w:rPr>
      <w:rFonts w:ascii="Calibri" w:hAnsi="Calibri" w:cs="Times New Roman"/>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504325851">
      <w:bodyDiv w:val="1"/>
      <w:marLeft w:val="0"/>
      <w:marRight w:val="0"/>
      <w:marTop w:val="0"/>
      <w:marBottom w:val="0"/>
      <w:divBdr>
        <w:top w:val="none" w:sz="0" w:space="0" w:color="auto"/>
        <w:left w:val="none" w:sz="0" w:space="0" w:color="auto"/>
        <w:bottom w:val="none" w:sz="0" w:space="0" w:color="auto"/>
        <w:right w:val="none" w:sz="0" w:space="0" w:color="auto"/>
      </w:divBdr>
    </w:div>
    <w:div w:id="85225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0C8746D-9728-4D34-8E24-104C8027DF49}">
  <ds:schemaRefs>
    <ds:schemaRef ds:uri="http://schemas.openxmlformats.org/officeDocument/2006/bibliography"/>
  </ds:schemaRefs>
</ds:datastoreItem>
</file>

<file path=customXml/itemProps2.xml><?xml version="1.0" encoding="utf-8"?>
<ds:datastoreItem xmlns:ds="http://schemas.openxmlformats.org/officeDocument/2006/customXml" ds:itemID="{868B8080-B725-490B-A566-222E30645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29</Pages>
  <Words>10700</Words>
  <Characters>60994</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71551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jmiller20130729</dc:creator>
  <cp:lastModifiedBy>Shewmaker, Michael@Energy</cp:lastModifiedBy>
  <cp:revision>14</cp:revision>
  <cp:lastPrinted>2013-01-15T03:46:00Z</cp:lastPrinted>
  <dcterms:created xsi:type="dcterms:W3CDTF">2017-03-30T21:44:00Z</dcterms:created>
  <dcterms:modified xsi:type="dcterms:W3CDTF">2018-04-16T21:09:00Z</dcterms:modified>
</cp:coreProperties>
</file>