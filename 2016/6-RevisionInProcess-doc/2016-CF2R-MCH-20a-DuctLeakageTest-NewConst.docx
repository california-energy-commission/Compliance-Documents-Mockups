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58"/>
        <w:gridCol w:w="4873"/>
      </w:tblGrid>
      <w:tr w:rsidR="00677517" w:rsidRPr="00151323" w14:paraId="1E52EB92"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B91" w14:textId="77777777" w:rsidR="00677517" w:rsidRPr="00151323" w:rsidRDefault="00677517" w:rsidP="006004F5">
            <w:pPr>
              <w:rPr>
                <w:rFonts w:asciiTheme="minorHAnsi" w:hAnsiTheme="minorHAnsi"/>
              </w:rPr>
            </w:pPr>
            <w:r w:rsidRPr="001D2E44">
              <w:rPr>
                <w:rFonts w:asciiTheme="minorHAnsi" w:hAnsiTheme="minorHAnsi"/>
                <w:b/>
              </w:rPr>
              <w:t>A. System Informatio</w:t>
            </w:r>
            <w:r w:rsidR="005B7390">
              <w:rPr>
                <w:rFonts w:asciiTheme="minorHAnsi" w:hAnsiTheme="minorHAnsi"/>
                <w:b/>
              </w:rPr>
              <w:t>n</w:t>
            </w:r>
          </w:p>
        </w:tc>
      </w:tr>
      <w:tr w:rsidR="006004F5" w:rsidRPr="00151323" w14:paraId="1E52EB9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3"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tcBorders>
              <w:top w:val="single" w:sz="4" w:space="0" w:color="auto"/>
              <w:left w:val="single" w:sz="4" w:space="0" w:color="auto"/>
              <w:bottom w:val="single" w:sz="4" w:space="0" w:color="auto"/>
              <w:right w:val="single" w:sz="4" w:space="0" w:color="auto"/>
            </w:tcBorders>
            <w:vAlign w:val="center"/>
          </w:tcPr>
          <w:p w14:paraId="1E52EB94" w14:textId="7B978F06" w:rsidR="00323827" w:rsidRPr="00151323" w:rsidRDefault="00BD6BC5" w:rsidP="00871197">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258" w:type="pct"/>
            <w:tcBorders>
              <w:top w:val="single" w:sz="4" w:space="0" w:color="auto"/>
              <w:left w:val="single" w:sz="4" w:space="0" w:color="auto"/>
              <w:bottom w:val="single" w:sz="4" w:space="0" w:color="auto"/>
              <w:right w:val="single" w:sz="4" w:space="0" w:color="auto"/>
            </w:tcBorders>
            <w:vAlign w:val="center"/>
          </w:tcPr>
          <w:p w14:paraId="1E52EB95" w14:textId="77777777" w:rsidR="00323827" w:rsidRPr="00151323" w:rsidRDefault="00323827" w:rsidP="006004F5">
            <w:pPr>
              <w:rPr>
                <w:rFonts w:asciiTheme="minorHAnsi" w:hAnsiTheme="minorHAnsi"/>
              </w:rPr>
            </w:pPr>
          </w:p>
        </w:tc>
      </w:tr>
      <w:tr w:rsidR="006004F5" w:rsidRPr="00151323" w14:paraId="1E52EB9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7" w14:textId="77777777" w:rsidR="00323827"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tcBorders>
              <w:top w:val="single" w:sz="4" w:space="0" w:color="auto"/>
              <w:left w:val="single" w:sz="4" w:space="0" w:color="auto"/>
              <w:bottom w:val="single" w:sz="4" w:space="0" w:color="auto"/>
              <w:right w:val="single" w:sz="4" w:space="0" w:color="auto"/>
            </w:tcBorders>
            <w:vAlign w:val="center"/>
          </w:tcPr>
          <w:p w14:paraId="1E52EB98" w14:textId="0056CCA6" w:rsidR="00323827" w:rsidRPr="00151323" w:rsidRDefault="00BD6BC5" w:rsidP="006004F5">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258" w:type="pct"/>
            <w:tcBorders>
              <w:top w:val="single" w:sz="4" w:space="0" w:color="auto"/>
              <w:left w:val="single" w:sz="4" w:space="0" w:color="auto"/>
              <w:bottom w:val="single" w:sz="4" w:space="0" w:color="auto"/>
              <w:right w:val="single" w:sz="4" w:space="0" w:color="auto"/>
            </w:tcBorders>
            <w:vAlign w:val="center"/>
          </w:tcPr>
          <w:p w14:paraId="1E52EB99" w14:textId="77777777" w:rsidR="00323827" w:rsidRPr="00151323" w:rsidRDefault="00323827" w:rsidP="006004F5">
            <w:pPr>
              <w:rPr>
                <w:rFonts w:asciiTheme="minorHAnsi" w:hAnsiTheme="minorHAnsi"/>
              </w:rPr>
            </w:pPr>
          </w:p>
        </w:tc>
      </w:tr>
      <w:tr w:rsidR="00115923" w:rsidRPr="00151323" w14:paraId="1E52EB9E"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B"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2529" w:type="pct"/>
            <w:tcBorders>
              <w:top w:val="single" w:sz="4" w:space="0" w:color="auto"/>
              <w:left w:val="single" w:sz="4" w:space="0" w:color="auto"/>
              <w:bottom w:val="single" w:sz="4" w:space="0" w:color="auto"/>
              <w:right w:val="single" w:sz="4" w:space="0" w:color="auto"/>
            </w:tcBorders>
            <w:vAlign w:val="center"/>
          </w:tcPr>
          <w:p w14:paraId="1E52EB9C" w14:textId="1CF5AC56" w:rsidR="00115923" w:rsidRPr="00151323" w:rsidRDefault="001D2E44" w:rsidP="00115923">
            <w:pPr>
              <w:rPr>
                <w:rFonts w:asciiTheme="minorHAnsi" w:hAnsiTheme="minorHAnsi"/>
              </w:rPr>
            </w:pPr>
            <w:r w:rsidRPr="001D2E44">
              <w:rPr>
                <w:rFonts w:asciiTheme="minorHAnsi" w:hAnsiTheme="minorHAnsi"/>
              </w:rPr>
              <w:t xml:space="preserve">Building Type from </w:t>
            </w:r>
            <w:r w:rsidR="00782534">
              <w:rPr>
                <w:rFonts w:asciiTheme="minorHAnsi" w:hAnsiTheme="minorHAnsi"/>
              </w:rPr>
              <w:t>CF1R</w:t>
            </w:r>
          </w:p>
        </w:tc>
        <w:tc>
          <w:tcPr>
            <w:tcW w:w="2258" w:type="pct"/>
            <w:tcBorders>
              <w:top w:val="single" w:sz="4" w:space="0" w:color="auto"/>
              <w:left w:val="single" w:sz="4" w:space="0" w:color="auto"/>
              <w:bottom w:val="single" w:sz="4" w:space="0" w:color="auto"/>
              <w:right w:val="single" w:sz="4" w:space="0" w:color="auto"/>
            </w:tcBorders>
            <w:vAlign w:val="center"/>
          </w:tcPr>
          <w:p w14:paraId="1E52EB9D" w14:textId="77777777" w:rsidR="00115923" w:rsidRPr="00151323" w:rsidRDefault="00115923" w:rsidP="00C972BD">
            <w:pPr>
              <w:rPr>
                <w:rFonts w:asciiTheme="minorHAnsi" w:hAnsiTheme="minorHAnsi"/>
              </w:rPr>
            </w:pPr>
          </w:p>
        </w:tc>
      </w:tr>
      <w:tr w:rsidR="00115923" w:rsidRPr="00151323" w14:paraId="1E52EBA2"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9F"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2529" w:type="pct"/>
            <w:tcBorders>
              <w:top w:val="single" w:sz="4" w:space="0" w:color="auto"/>
              <w:left w:val="single" w:sz="4" w:space="0" w:color="auto"/>
              <w:bottom w:val="single" w:sz="4" w:space="0" w:color="auto"/>
              <w:right w:val="single" w:sz="4" w:space="0" w:color="auto"/>
            </w:tcBorders>
            <w:vAlign w:val="center"/>
          </w:tcPr>
          <w:p w14:paraId="54FF154A" w14:textId="77777777" w:rsidR="00AF69B7" w:rsidRDefault="001D2E44" w:rsidP="006004F5">
            <w:pPr>
              <w:rPr>
                <w:rFonts w:asciiTheme="minorHAnsi" w:hAnsiTheme="minorHAnsi"/>
              </w:rPr>
            </w:pPr>
            <w:r w:rsidRPr="001D2E44">
              <w:rPr>
                <w:rFonts w:asciiTheme="minorHAnsi" w:hAnsiTheme="minorHAnsi"/>
              </w:rPr>
              <w:t xml:space="preserve">Verified Low Leakage Ducts in Conditioned Space (VLLDCS) </w:t>
            </w:r>
          </w:p>
          <w:p w14:paraId="1E52EBA0" w14:textId="58E092FF" w:rsidR="00115923" w:rsidRPr="00151323" w:rsidRDefault="001D2E44" w:rsidP="006004F5">
            <w:pPr>
              <w:rPr>
                <w:rFonts w:asciiTheme="minorHAnsi" w:hAnsiTheme="minorHAnsi"/>
              </w:rPr>
            </w:pPr>
            <w:r w:rsidRPr="001D2E44">
              <w:rPr>
                <w:rFonts w:asciiTheme="minorHAnsi" w:hAnsiTheme="minorHAnsi"/>
              </w:rPr>
              <w:t xml:space="preserve">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1" w14:textId="77777777" w:rsidR="00D66B0C" w:rsidRPr="00151323" w:rsidRDefault="00D66B0C" w:rsidP="00706B5A">
            <w:pPr>
              <w:rPr>
                <w:rFonts w:asciiTheme="minorHAnsi" w:hAnsiTheme="minorHAnsi"/>
              </w:rPr>
            </w:pPr>
          </w:p>
        </w:tc>
      </w:tr>
      <w:tr w:rsidR="00115923" w:rsidRPr="00151323" w14:paraId="1E52EBA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3"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2529" w:type="pct"/>
            <w:tcBorders>
              <w:top w:val="single" w:sz="4" w:space="0" w:color="auto"/>
              <w:left w:val="single" w:sz="4" w:space="0" w:color="auto"/>
              <w:bottom w:val="single" w:sz="4" w:space="0" w:color="auto"/>
              <w:right w:val="single" w:sz="4" w:space="0" w:color="auto"/>
            </w:tcBorders>
            <w:vAlign w:val="center"/>
          </w:tcPr>
          <w:p w14:paraId="1E52EBA4" w14:textId="77777777" w:rsidR="00115923" w:rsidRPr="00151323" w:rsidRDefault="001D2E44" w:rsidP="006004F5">
            <w:pPr>
              <w:rPr>
                <w:rFonts w:asciiTheme="minorHAnsi" w:hAnsiTheme="minorHAnsi"/>
              </w:rPr>
            </w:pPr>
            <w:r w:rsidRPr="001D2E44">
              <w:rPr>
                <w:rFonts w:asciiTheme="minorHAnsi" w:hAnsiTheme="minorHAnsi"/>
              </w:rPr>
              <w:t xml:space="preserve">Verified Low Leakage Air-handling Unit Credit from </w:t>
            </w:r>
            <w:r w:rsidR="00782534">
              <w:rPr>
                <w:rFonts w:asciiTheme="minorHAnsi" w:hAnsiTheme="minorHAnsi"/>
              </w:rPr>
              <w:t>CF1R</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A5" w14:textId="77777777" w:rsidR="00D66B0C" w:rsidRPr="00151323" w:rsidRDefault="00D66B0C" w:rsidP="000A44F4">
            <w:pPr>
              <w:rPr>
                <w:rFonts w:asciiTheme="minorHAnsi" w:hAnsiTheme="minorHAnsi"/>
              </w:rPr>
            </w:pPr>
          </w:p>
        </w:tc>
      </w:tr>
      <w:tr w:rsidR="00115923" w:rsidRPr="00151323" w14:paraId="1E52EBA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A7" w14:textId="77777777" w:rsidR="00115923" w:rsidRPr="00151323" w:rsidRDefault="00A45EB3" w:rsidP="006004F5">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2529" w:type="pct"/>
            <w:tcBorders>
              <w:top w:val="single" w:sz="4" w:space="0" w:color="auto"/>
              <w:left w:val="single" w:sz="4" w:space="0" w:color="auto"/>
              <w:bottom w:val="single" w:sz="4" w:space="0" w:color="auto"/>
              <w:right w:val="single" w:sz="4" w:space="0" w:color="auto"/>
            </w:tcBorders>
            <w:vAlign w:val="center"/>
          </w:tcPr>
          <w:p w14:paraId="1E52EBA8" w14:textId="17E12348" w:rsidR="00115923" w:rsidRPr="00151323" w:rsidRDefault="001D2E44" w:rsidP="006004F5">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258" w:type="pct"/>
            <w:tcBorders>
              <w:top w:val="single" w:sz="4" w:space="0" w:color="auto"/>
              <w:left w:val="single" w:sz="4" w:space="0" w:color="auto"/>
              <w:bottom w:val="single" w:sz="4" w:space="0" w:color="auto"/>
              <w:right w:val="single" w:sz="4" w:space="0" w:color="auto"/>
            </w:tcBorders>
            <w:vAlign w:val="center"/>
          </w:tcPr>
          <w:p w14:paraId="1E52EBA9" w14:textId="77777777" w:rsidR="00D66B0C" w:rsidRPr="00151323" w:rsidRDefault="00D66B0C" w:rsidP="00FB1A17">
            <w:pPr>
              <w:rPr>
                <w:rFonts w:asciiTheme="minorHAnsi" w:hAnsiTheme="minorHAnsi"/>
              </w:rPr>
            </w:pPr>
          </w:p>
        </w:tc>
      </w:tr>
    </w:tbl>
    <w:p w14:paraId="1E52EBAB" w14:textId="77777777" w:rsidR="004A3A24" w:rsidRPr="00151323" w:rsidRDefault="004A3A24">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4A3A24" w:rsidRPr="00151323" w14:paraId="1E52EBAF"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1E52EBAE" w14:textId="38B632B1" w:rsidR="004A3A24" w:rsidRPr="001D2E44" w:rsidRDefault="004A3A24">
            <w:pPr>
              <w:keepNext/>
              <w:rPr>
                <w:rFonts w:asciiTheme="minorHAnsi" w:hAnsiTheme="minorHAnsi"/>
                <w:b/>
              </w:rPr>
            </w:pPr>
            <w:r w:rsidRPr="001D2E44">
              <w:rPr>
                <w:rFonts w:asciiTheme="minorHAnsi" w:hAnsiTheme="minorHAnsi"/>
                <w:b/>
              </w:rPr>
              <w:t>MCH-20a - Completely New Duct System</w:t>
            </w:r>
          </w:p>
        </w:tc>
      </w:tr>
    </w:tbl>
    <w:p w14:paraId="1E52EBB0"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59"/>
        <w:gridCol w:w="2553"/>
        <w:gridCol w:w="2905"/>
        <w:gridCol w:w="4873"/>
      </w:tblGrid>
      <w:tr w:rsidR="00E422D3" w:rsidRPr="00151323" w14:paraId="1E52EBB2" w14:textId="77777777" w:rsidTr="005706AC">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E52EBB1" w14:textId="77777777" w:rsidR="008D393A" w:rsidRDefault="001D2E44" w:rsidP="004A3A24">
            <w:pPr>
              <w:keepNext/>
              <w:rPr>
                <w:rFonts w:asciiTheme="minorHAnsi" w:hAnsiTheme="minorHAnsi"/>
                <w:b/>
              </w:rPr>
            </w:pPr>
            <w:r w:rsidRPr="001D2E44">
              <w:rPr>
                <w:rFonts w:asciiTheme="minorHAnsi" w:hAnsiTheme="minorHAnsi"/>
                <w:b/>
              </w:rPr>
              <w:t>B. Duct Leakage Diagnostic Test</w:t>
            </w:r>
          </w:p>
        </w:tc>
      </w:tr>
      <w:tr w:rsidR="001F26D9" w:rsidRPr="00151323" w14:paraId="1E52EBB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3" w14:textId="77777777" w:rsidR="001F26D9"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B4" w14:textId="119D0797" w:rsidR="001F26D9" w:rsidRPr="00151323" w:rsidRDefault="001D2E44" w:rsidP="00510867">
            <w:pPr>
              <w:keepNext/>
              <w:rPr>
                <w:rFonts w:asciiTheme="minorHAnsi" w:hAnsiTheme="minorHAnsi"/>
              </w:rPr>
            </w:pPr>
            <w:r w:rsidRPr="001D2E44">
              <w:rPr>
                <w:rFonts w:asciiTheme="minorHAnsi" w:hAnsiTheme="minorHAnsi"/>
              </w:rPr>
              <w:t>Condenser Nominal Cooling Capacity (ton)</w:t>
            </w:r>
          </w:p>
        </w:tc>
        <w:tc>
          <w:tcPr>
            <w:tcW w:w="2258" w:type="pct"/>
            <w:tcBorders>
              <w:top w:val="single" w:sz="4" w:space="0" w:color="auto"/>
              <w:left w:val="single" w:sz="4" w:space="0" w:color="auto"/>
              <w:bottom w:val="single" w:sz="4" w:space="0" w:color="auto"/>
              <w:right w:val="single" w:sz="4" w:space="0" w:color="auto"/>
            </w:tcBorders>
            <w:vAlign w:val="center"/>
          </w:tcPr>
          <w:p w14:paraId="1E52EBB5" w14:textId="77777777" w:rsidR="001F26D9" w:rsidRPr="00151323" w:rsidRDefault="001F26D9" w:rsidP="00510867">
            <w:pPr>
              <w:keepNext/>
              <w:rPr>
                <w:rFonts w:asciiTheme="minorHAnsi" w:hAnsiTheme="minorHAnsi"/>
              </w:rPr>
            </w:pPr>
          </w:p>
        </w:tc>
      </w:tr>
      <w:tr w:rsidR="001F26D9" w:rsidRPr="00151323" w14:paraId="1E52EBB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7" w14:textId="77777777" w:rsidR="001F26D9"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B8" w14:textId="70D6396A" w:rsidR="001F26D9" w:rsidRPr="00151323" w:rsidRDefault="001D2E44" w:rsidP="00510867">
            <w:pPr>
              <w:keepNext/>
              <w:rPr>
                <w:rFonts w:asciiTheme="minorHAnsi" w:hAnsiTheme="minorHAnsi"/>
              </w:rPr>
            </w:pPr>
            <w:r w:rsidRPr="001D2E44">
              <w:rPr>
                <w:rFonts w:asciiTheme="minorHAnsi" w:hAnsiTheme="minorHAnsi"/>
              </w:rPr>
              <w:t>Heating Capacity (kBtu/h)</w:t>
            </w:r>
          </w:p>
        </w:tc>
        <w:tc>
          <w:tcPr>
            <w:tcW w:w="2258" w:type="pct"/>
            <w:tcBorders>
              <w:top w:val="single" w:sz="4" w:space="0" w:color="auto"/>
              <w:left w:val="single" w:sz="4" w:space="0" w:color="auto"/>
              <w:bottom w:val="single" w:sz="4" w:space="0" w:color="auto"/>
              <w:right w:val="single" w:sz="4" w:space="0" w:color="auto"/>
            </w:tcBorders>
            <w:vAlign w:val="center"/>
          </w:tcPr>
          <w:p w14:paraId="1E52EBB9" w14:textId="77777777" w:rsidR="001F26D9" w:rsidRPr="00151323" w:rsidRDefault="001F26D9" w:rsidP="00510867">
            <w:pPr>
              <w:keepNext/>
              <w:rPr>
                <w:rFonts w:asciiTheme="minorHAnsi" w:hAnsiTheme="minorHAnsi"/>
              </w:rPr>
            </w:pPr>
          </w:p>
        </w:tc>
      </w:tr>
      <w:tr w:rsidR="00B27891" w:rsidRPr="00151323" w14:paraId="1E52EBBE"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B"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BC" w14:textId="6565923D" w:rsidR="00B27891" w:rsidRPr="00151323" w:rsidRDefault="001D2E44" w:rsidP="00510867">
            <w:pPr>
              <w:keepNext/>
              <w:rPr>
                <w:rFonts w:asciiTheme="minorHAnsi" w:hAnsiTheme="minorHAnsi"/>
              </w:rPr>
            </w:pPr>
            <w:r w:rsidRPr="001D2E44">
              <w:rPr>
                <w:rFonts w:asciiTheme="minorHAnsi" w:hAnsiTheme="minorHAnsi"/>
              </w:rPr>
              <w:t>Conditioned Floor Area Served by this HVAC System (ft</w:t>
            </w:r>
            <w:r w:rsidRPr="00AF69B7">
              <w:rPr>
                <w:rFonts w:asciiTheme="minorHAnsi" w:hAnsiTheme="minorHAnsi"/>
                <w:vertAlign w:val="superscript"/>
              </w:rPr>
              <w:t>2</w:t>
            </w:r>
            <w:r w:rsidRPr="001D2E44">
              <w:rPr>
                <w:rFonts w:asciiTheme="minorHAnsi" w:hAnsiTheme="minorHAnsi"/>
              </w:rPr>
              <w:t>)</w:t>
            </w:r>
          </w:p>
        </w:tc>
        <w:tc>
          <w:tcPr>
            <w:tcW w:w="2258" w:type="pct"/>
            <w:tcBorders>
              <w:top w:val="single" w:sz="4" w:space="0" w:color="auto"/>
              <w:left w:val="single" w:sz="4" w:space="0" w:color="auto"/>
              <w:bottom w:val="single" w:sz="4" w:space="0" w:color="auto"/>
              <w:right w:val="single" w:sz="4" w:space="0" w:color="auto"/>
            </w:tcBorders>
            <w:vAlign w:val="center"/>
          </w:tcPr>
          <w:p w14:paraId="1E52EBBD" w14:textId="77777777" w:rsidR="00B27891" w:rsidRPr="00151323" w:rsidRDefault="00B27891" w:rsidP="00510867">
            <w:pPr>
              <w:keepNext/>
              <w:rPr>
                <w:rFonts w:asciiTheme="minorHAnsi" w:hAnsiTheme="minorHAnsi"/>
              </w:rPr>
            </w:pPr>
          </w:p>
        </w:tc>
      </w:tr>
      <w:tr w:rsidR="00B27891" w:rsidRPr="00151323" w14:paraId="1E52EBC2"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BF"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0" w14:textId="04A81C3C" w:rsidR="00B27891" w:rsidRPr="00151323" w:rsidRDefault="00183263" w:rsidP="00510867">
            <w:pPr>
              <w:keepNext/>
              <w:rPr>
                <w:rFonts w:asciiTheme="minorHAnsi" w:hAnsiTheme="minorHAnsi"/>
              </w:rPr>
            </w:pPr>
            <w:r>
              <w:rPr>
                <w:rFonts w:asciiTheme="minorHAnsi" w:hAnsiTheme="minorHAnsi"/>
              </w:rPr>
              <w:t>Duct Leakage Test Conditions</w:t>
            </w:r>
          </w:p>
        </w:tc>
        <w:tc>
          <w:tcPr>
            <w:tcW w:w="2258" w:type="pct"/>
            <w:tcBorders>
              <w:top w:val="single" w:sz="4" w:space="0" w:color="auto"/>
              <w:left w:val="single" w:sz="4" w:space="0" w:color="auto"/>
              <w:bottom w:val="single" w:sz="4" w:space="0" w:color="auto"/>
              <w:right w:val="single" w:sz="4" w:space="0" w:color="auto"/>
            </w:tcBorders>
            <w:vAlign w:val="center"/>
          </w:tcPr>
          <w:p w14:paraId="1E52EBC1" w14:textId="77777777" w:rsidR="00B27891" w:rsidRPr="00151323" w:rsidRDefault="00B27891" w:rsidP="00510867">
            <w:pPr>
              <w:keepNext/>
              <w:rPr>
                <w:rFonts w:asciiTheme="minorHAnsi" w:hAnsiTheme="minorHAnsi"/>
              </w:rPr>
            </w:pPr>
          </w:p>
        </w:tc>
      </w:tr>
      <w:tr w:rsidR="00B27891" w:rsidRPr="00151323" w14:paraId="1E52EBC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3"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4" w14:textId="33134052" w:rsidR="00B27891" w:rsidRPr="00151323" w:rsidRDefault="001D2E44" w:rsidP="00510867">
            <w:pPr>
              <w:keepNext/>
              <w:rPr>
                <w:rFonts w:asciiTheme="minorHAnsi" w:hAnsiTheme="minorHAnsi"/>
              </w:rPr>
            </w:pPr>
            <w:r w:rsidRPr="001D2E44">
              <w:rPr>
                <w:rFonts w:asciiTheme="minorHAnsi" w:hAnsiTheme="minorHAnsi"/>
              </w:rPr>
              <w:t>Duct Leakage Test Method</w:t>
            </w:r>
          </w:p>
        </w:tc>
        <w:tc>
          <w:tcPr>
            <w:tcW w:w="2258" w:type="pct"/>
            <w:tcBorders>
              <w:top w:val="single" w:sz="4" w:space="0" w:color="auto"/>
              <w:left w:val="single" w:sz="4" w:space="0" w:color="auto"/>
              <w:bottom w:val="single" w:sz="4" w:space="0" w:color="auto"/>
              <w:right w:val="single" w:sz="4" w:space="0" w:color="auto"/>
            </w:tcBorders>
            <w:vAlign w:val="center"/>
          </w:tcPr>
          <w:p w14:paraId="1E52EBC5" w14:textId="77777777" w:rsidR="00B27891" w:rsidRPr="00151323" w:rsidRDefault="00B27891" w:rsidP="00510867">
            <w:pPr>
              <w:keepNext/>
              <w:rPr>
                <w:rFonts w:asciiTheme="minorHAnsi" w:hAnsiTheme="minorHAnsi"/>
              </w:rPr>
            </w:pPr>
          </w:p>
        </w:tc>
      </w:tr>
      <w:tr w:rsidR="00B27891" w:rsidRPr="00151323" w14:paraId="1E52EBCA"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7"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8" w14:textId="0497685A" w:rsidR="00B27891" w:rsidRPr="00151323" w:rsidRDefault="001D2E44" w:rsidP="00510867">
            <w:pPr>
              <w:keepNext/>
              <w:rPr>
                <w:rFonts w:asciiTheme="minorHAnsi" w:hAnsiTheme="minorHAnsi"/>
              </w:rPr>
            </w:pPr>
            <w:r w:rsidRPr="001D2E44">
              <w:rPr>
                <w:rFonts w:asciiTheme="minorHAnsi" w:hAnsiTheme="minorHAnsi"/>
              </w:rPr>
              <w:t>Leakage</w:t>
            </w:r>
            <w:r w:rsidR="00AC6FDC">
              <w:rPr>
                <w:rFonts w:asciiTheme="minorHAnsi" w:hAnsiTheme="minorHAnsi"/>
              </w:rPr>
              <w:t xml:space="preserve"> </w:t>
            </w:r>
            <w:r w:rsidRPr="001D2E44">
              <w:rPr>
                <w:rFonts w:asciiTheme="minorHAnsi" w:hAnsiTheme="minorHAnsi"/>
              </w:rPr>
              <w:t>Factor</w:t>
            </w:r>
          </w:p>
        </w:tc>
        <w:tc>
          <w:tcPr>
            <w:tcW w:w="2258" w:type="pct"/>
            <w:tcBorders>
              <w:top w:val="single" w:sz="4" w:space="0" w:color="auto"/>
              <w:left w:val="single" w:sz="4" w:space="0" w:color="auto"/>
              <w:bottom w:val="single" w:sz="4" w:space="0" w:color="auto"/>
              <w:right w:val="single" w:sz="4" w:space="0" w:color="auto"/>
            </w:tcBorders>
            <w:vAlign w:val="center"/>
          </w:tcPr>
          <w:p w14:paraId="1E52EBC9" w14:textId="77777777" w:rsidR="00B27891" w:rsidRPr="00151323" w:rsidRDefault="00B27891" w:rsidP="00510867">
            <w:pPr>
              <w:keepNext/>
              <w:rPr>
                <w:rFonts w:asciiTheme="minorHAnsi" w:hAnsiTheme="minorHAnsi"/>
              </w:rPr>
            </w:pPr>
          </w:p>
        </w:tc>
      </w:tr>
      <w:tr w:rsidR="00B27891" w:rsidRPr="00151323" w14:paraId="1E52EBCE"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B"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CC" w14:textId="442D60F7" w:rsidR="00B27891" w:rsidRPr="00151323" w:rsidRDefault="001D2E44" w:rsidP="00510867">
            <w:pPr>
              <w:keepNext/>
              <w:rPr>
                <w:rFonts w:asciiTheme="minorHAnsi" w:hAnsiTheme="minorHAnsi"/>
              </w:rPr>
            </w:pPr>
            <w:r w:rsidRPr="001D2E44">
              <w:rPr>
                <w:rFonts w:asciiTheme="minorHAnsi" w:hAnsiTheme="minorHAnsi"/>
              </w:rPr>
              <w:t>Air-</w:t>
            </w:r>
            <w:r w:rsidR="00183263" w:rsidRPr="001D2E44">
              <w:rPr>
                <w:rFonts w:asciiTheme="minorHAnsi" w:hAnsiTheme="minorHAnsi"/>
              </w:rPr>
              <w:t>Handl</w:t>
            </w:r>
            <w:r w:rsidR="00183263">
              <w:rPr>
                <w:rFonts w:asciiTheme="minorHAnsi" w:hAnsiTheme="minorHAnsi"/>
              </w:rPr>
              <w:t>ing</w:t>
            </w:r>
            <w:r w:rsidR="00183263" w:rsidRPr="001D2E44">
              <w:rPr>
                <w:rFonts w:asciiTheme="minorHAnsi" w:hAnsiTheme="minorHAnsi"/>
              </w:rPr>
              <w:t xml:space="preserve"> </w:t>
            </w:r>
            <w:r w:rsidRPr="001D2E44">
              <w:rPr>
                <w:rFonts w:asciiTheme="minorHAnsi" w:hAnsiTheme="minorHAnsi"/>
              </w:rPr>
              <w:t>Unit Airflow (AHU</w:t>
            </w:r>
            <w:r w:rsidR="00AB5FC2">
              <w:rPr>
                <w:rFonts w:asciiTheme="minorHAnsi" w:hAnsiTheme="minorHAnsi"/>
              </w:rPr>
              <w:t xml:space="preserve"> </w:t>
            </w:r>
            <w:r w:rsidRPr="001D2E44">
              <w:rPr>
                <w:rFonts w:asciiTheme="minorHAnsi" w:hAnsiTheme="minorHAnsi"/>
              </w:rPr>
              <w:t>Airflow) Determination Method</w:t>
            </w:r>
          </w:p>
        </w:tc>
        <w:tc>
          <w:tcPr>
            <w:tcW w:w="2258" w:type="pct"/>
            <w:tcBorders>
              <w:top w:val="single" w:sz="4" w:space="0" w:color="auto"/>
              <w:left w:val="single" w:sz="4" w:space="0" w:color="auto"/>
              <w:bottom w:val="single" w:sz="4" w:space="0" w:color="auto"/>
              <w:right w:val="single" w:sz="4" w:space="0" w:color="auto"/>
            </w:tcBorders>
            <w:vAlign w:val="center"/>
          </w:tcPr>
          <w:p w14:paraId="1E52EBCD" w14:textId="77777777" w:rsidR="00B27891" w:rsidRPr="00151323" w:rsidRDefault="00B27891" w:rsidP="00510867">
            <w:pPr>
              <w:keepNext/>
              <w:rPr>
                <w:rFonts w:asciiTheme="minorHAnsi" w:hAnsiTheme="minorHAnsi"/>
              </w:rPr>
            </w:pPr>
          </w:p>
        </w:tc>
      </w:tr>
      <w:tr w:rsidR="00B27891" w:rsidRPr="00151323" w14:paraId="1E52EBD2"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CF" w14:textId="77777777" w:rsidR="00B27891" w:rsidRPr="00151323" w:rsidRDefault="00A45EB3" w:rsidP="00510867">
            <w:pPr>
              <w:keepNext/>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D0" w14:textId="1BEDACA4" w:rsidR="00B27891" w:rsidRPr="00151323" w:rsidRDefault="001D2E44" w:rsidP="00510867">
            <w:pPr>
              <w:keepNext/>
              <w:rPr>
                <w:rFonts w:asciiTheme="minorHAnsi" w:hAnsiTheme="minorHAnsi"/>
              </w:rPr>
            </w:pPr>
            <w:r w:rsidRPr="001D2E44">
              <w:rPr>
                <w:rFonts w:asciiTheme="minorHAnsi" w:hAnsiTheme="minorHAnsi"/>
              </w:rPr>
              <w:t>Measured AHU</w:t>
            </w:r>
            <w:r w:rsidR="00AB5FC2">
              <w:rPr>
                <w:rFonts w:asciiTheme="minorHAnsi" w:hAnsiTheme="minorHAnsi"/>
              </w:rPr>
              <w:t xml:space="preserve"> </w:t>
            </w:r>
            <w:r w:rsidRPr="001D2E44">
              <w:rPr>
                <w:rFonts w:asciiTheme="minorHAnsi" w:hAnsiTheme="minorHAnsi"/>
              </w:rPr>
              <w:t>Airflow (cfm)</w:t>
            </w:r>
          </w:p>
        </w:tc>
        <w:tc>
          <w:tcPr>
            <w:tcW w:w="2258" w:type="pct"/>
            <w:tcBorders>
              <w:top w:val="single" w:sz="4" w:space="0" w:color="auto"/>
              <w:left w:val="single" w:sz="4" w:space="0" w:color="auto"/>
              <w:bottom w:val="single" w:sz="4" w:space="0" w:color="auto"/>
              <w:right w:val="single" w:sz="4" w:space="0" w:color="auto"/>
            </w:tcBorders>
            <w:vAlign w:val="center"/>
          </w:tcPr>
          <w:p w14:paraId="1E52EBD1" w14:textId="77777777" w:rsidR="00B27891" w:rsidRPr="00151323" w:rsidRDefault="00B27891" w:rsidP="00510867">
            <w:pPr>
              <w:keepNext/>
              <w:rPr>
                <w:rFonts w:asciiTheme="minorHAnsi" w:hAnsiTheme="minorHAnsi"/>
              </w:rPr>
            </w:pPr>
          </w:p>
        </w:tc>
      </w:tr>
      <w:tr w:rsidR="00B27891" w:rsidRPr="00151323" w14:paraId="1E52EBD6" w14:textId="77777777" w:rsidTr="00AF69B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BD3" w14:textId="77777777" w:rsidR="00B27891" w:rsidRPr="00151323" w:rsidRDefault="00A45EB3" w:rsidP="00510867">
            <w:pPr>
              <w:keepNext/>
              <w:spacing w:line="240" w:lineRule="exact"/>
              <w:ind w:left="-14" w:firstLine="14"/>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2529" w:type="pct"/>
            <w:gridSpan w:val="2"/>
            <w:tcBorders>
              <w:top w:val="single" w:sz="4" w:space="0" w:color="auto"/>
              <w:left w:val="single" w:sz="4" w:space="0" w:color="auto"/>
              <w:bottom w:val="single" w:sz="4" w:space="0" w:color="auto"/>
              <w:right w:val="single" w:sz="4" w:space="0" w:color="auto"/>
            </w:tcBorders>
            <w:vAlign w:val="center"/>
          </w:tcPr>
          <w:p w14:paraId="1E52EBD4" w14:textId="0804CFF2" w:rsidR="00B27891" w:rsidRPr="00151323" w:rsidRDefault="001D2E44" w:rsidP="00510867">
            <w:pPr>
              <w:keepNext/>
              <w:rPr>
                <w:rFonts w:asciiTheme="minorHAnsi" w:hAnsiTheme="minorHAnsi"/>
              </w:rPr>
            </w:pPr>
            <w:r w:rsidRPr="001D2E44">
              <w:rPr>
                <w:rFonts w:asciiTheme="minorHAnsi" w:hAnsiTheme="minorHAnsi"/>
              </w:rPr>
              <w:t>Calculated Target Allowable Duct Leakage Rate (cfm)</w:t>
            </w:r>
          </w:p>
        </w:tc>
        <w:tc>
          <w:tcPr>
            <w:tcW w:w="2258" w:type="pct"/>
            <w:tcBorders>
              <w:top w:val="single" w:sz="4" w:space="0" w:color="auto"/>
              <w:left w:val="single" w:sz="4" w:space="0" w:color="auto"/>
              <w:bottom w:val="single" w:sz="4" w:space="0" w:color="auto"/>
              <w:right w:val="single" w:sz="4" w:space="0" w:color="auto"/>
            </w:tcBorders>
            <w:vAlign w:val="center"/>
          </w:tcPr>
          <w:p w14:paraId="1E52EBD5" w14:textId="77777777" w:rsidR="000F4BD2" w:rsidRPr="00151323" w:rsidRDefault="000F4BD2" w:rsidP="00510867">
            <w:pPr>
              <w:keepNext/>
              <w:rPr>
                <w:rFonts w:asciiTheme="minorHAnsi" w:hAnsiTheme="minorHAnsi"/>
              </w:rPr>
            </w:pPr>
          </w:p>
        </w:tc>
      </w:tr>
      <w:tr w:rsidR="00B639F6" w:rsidRPr="00151323" w14:paraId="1E52EBDA" w14:textId="77777777" w:rsidTr="00AF69B7">
        <w:trPr>
          <w:trHeight w:val="288"/>
        </w:trPr>
        <w:tc>
          <w:tcPr>
            <w:tcW w:w="213" w:type="pct"/>
            <w:tcBorders>
              <w:bottom w:val="single" w:sz="4" w:space="0" w:color="auto"/>
            </w:tcBorders>
            <w:vAlign w:val="center"/>
          </w:tcPr>
          <w:p w14:paraId="1E52EBD7" w14:textId="77777777" w:rsidR="00B639F6" w:rsidRPr="00151323" w:rsidRDefault="001D2E44" w:rsidP="00510867">
            <w:pPr>
              <w:keepNext/>
              <w:spacing w:line="240" w:lineRule="exact"/>
              <w:ind w:left="-14" w:firstLine="14"/>
              <w:jc w:val="center"/>
              <w:rPr>
                <w:rFonts w:asciiTheme="minorHAnsi" w:hAnsiTheme="minorHAnsi"/>
              </w:rPr>
            </w:pPr>
            <w:r w:rsidRPr="001D2E44">
              <w:rPr>
                <w:rFonts w:asciiTheme="minorHAnsi" w:hAnsiTheme="minorHAnsi"/>
              </w:rPr>
              <w:t>10</w:t>
            </w:r>
          </w:p>
        </w:tc>
        <w:tc>
          <w:tcPr>
            <w:tcW w:w="2529" w:type="pct"/>
            <w:gridSpan w:val="2"/>
            <w:tcBorders>
              <w:bottom w:val="single" w:sz="4" w:space="0" w:color="auto"/>
            </w:tcBorders>
            <w:shd w:val="clear" w:color="auto" w:fill="auto"/>
            <w:vAlign w:val="center"/>
          </w:tcPr>
          <w:p w14:paraId="1E52EBD8" w14:textId="3BAA2B84" w:rsidR="00B639F6" w:rsidRPr="00151323" w:rsidRDefault="001D2E44" w:rsidP="00510867">
            <w:pPr>
              <w:keepNext/>
              <w:rPr>
                <w:rFonts w:asciiTheme="minorHAnsi" w:hAnsiTheme="minorHAnsi"/>
                <w:b/>
              </w:rPr>
            </w:pPr>
            <w:r w:rsidRPr="001D2E44">
              <w:rPr>
                <w:rFonts w:asciiTheme="minorHAnsi" w:hAnsiTheme="minorHAnsi"/>
              </w:rPr>
              <w:t xml:space="preserve">Actual </w:t>
            </w:r>
            <w:r w:rsidR="00AB5FC2">
              <w:rPr>
                <w:rFonts w:asciiTheme="minorHAnsi" w:hAnsiTheme="minorHAnsi"/>
              </w:rPr>
              <w:t>D</w:t>
            </w:r>
            <w:r w:rsidRPr="001D2E44">
              <w:rPr>
                <w:rFonts w:asciiTheme="minorHAnsi" w:hAnsiTheme="minorHAnsi"/>
              </w:rPr>
              <w:t xml:space="preserve">uct </w:t>
            </w:r>
            <w:r w:rsidR="00AB5FC2">
              <w:rPr>
                <w:rFonts w:asciiTheme="minorHAnsi" w:hAnsiTheme="minorHAnsi"/>
              </w:rPr>
              <w:t>L</w:t>
            </w:r>
            <w:r w:rsidRPr="001D2E44">
              <w:rPr>
                <w:rFonts w:asciiTheme="minorHAnsi" w:hAnsiTheme="minorHAnsi"/>
              </w:rPr>
              <w:t xml:space="preserve">eakage </w:t>
            </w:r>
            <w:r w:rsidR="00AB5FC2">
              <w:rPr>
                <w:rFonts w:asciiTheme="minorHAnsi" w:hAnsiTheme="minorHAnsi"/>
              </w:rPr>
              <w:t>R</w:t>
            </w:r>
            <w:r w:rsidRPr="001D2E44">
              <w:rPr>
                <w:rFonts w:asciiTheme="minorHAnsi" w:hAnsiTheme="minorHAnsi"/>
              </w:rPr>
              <w:t xml:space="preserve">ate from </w:t>
            </w:r>
            <w:r w:rsidR="00AB5FC2">
              <w:rPr>
                <w:rFonts w:asciiTheme="minorHAnsi" w:hAnsiTheme="minorHAnsi"/>
              </w:rPr>
              <w:t>L</w:t>
            </w:r>
            <w:r w:rsidRPr="001D2E44">
              <w:rPr>
                <w:rFonts w:asciiTheme="minorHAnsi" w:hAnsiTheme="minorHAnsi"/>
              </w:rPr>
              <w:t xml:space="preserve">eakage </w:t>
            </w:r>
            <w:r w:rsidR="00AB5FC2">
              <w:rPr>
                <w:rFonts w:asciiTheme="minorHAnsi" w:hAnsiTheme="minorHAnsi"/>
              </w:rPr>
              <w:t>T</w:t>
            </w:r>
            <w:r w:rsidRPr="001D2E44">
              <w:rPr>
                <w:rFonts w:asciiTheme="minorHAnsi" w:hAnsiTheme="minorHAnsi"/>
              </w:rPr>
              <w:t xml:space="preserve">est </w:t>
            </w:r>
            <w:r w:rsidR="00AB5FC2">
              <w:rPr>
                <w:rFonts w:asciiTheme="minorHAnsi" w:hAnsiTheme="minorHAnsi"/>
              </w:rPr>
              <w:t>M</w:t>
            </w:r>
            <w:r w:rsidRPr="001D2E44">
              <w:rPr>
                <w:rFonts w:asciiTheme="minorHAnsi" w:hAnsiTheme="minorHAnsi"/>
              </w:rPr>
              <w:t>easurement (cfm)</w:t>
            </w:r>
          </w:p>
        </w:tc>
        <w:tc>
          <w:tcPr>
            <w:tcW w:w="2258" w:type="pct"/>
            <w:tcBorders>
              <w:bottom w:val="single" w:sz="4" w:space="0" w:color="auto"/>
            </w:tcBorders>
            <w:shd w:val="clear" w:color="auto" w:fill="auto"/>
          </w:tcPr>
          <w:p w14:paraId="1E52EBD9" w14:textId="77777777" w:rsidR="00B639F6" w:rsidRPr="00151323" w:rsidRDefault="00B639F6" w:rsidP="00510867">
            <w:pPr>
              <w:keepNext/>
              <w:rPr>
                <w:rFonts w:asciiTheme="minorHAnsi" w:hAnsiTheme="minorHAnsi"/>
              </w:rPr>
            </w:pPr>
          </w:p>
        </w:tc>
      </w:tr>
      <w:tr w:rsidR="00A1619D" w:rsidRPr="008946E2" w14:paraId="1E52EBDD" w14:textId="77777777" w:rsidTr="00A1619D">
        <w:trPr>
          <w:trHeight w:val="242"/>
        </w:trPr>
        <w:tc>
          <w:tcPr>
            <w:tcW w:w="213" w:type="pct"/>
            <w:tcBorders>
              <w:top w:val="single" w:sz="4" w:space="0" w:color="auto"/>
              <w:left w:val="single" w:sz="4" w:space="0" w:color="auto"/>
              <w:bottom w:val="single" w:sz="4" w:space="0" w:color="auto"/>
              <w:right w:val="single" w:sz="4" w:space="0" w:color="auto"/>
            </w:tcBorders>
            <w:vAlign w:val="center"/>
          </w:tcPr>
          <w:p w14:paraId="1E52EBDB" w14:textId="77777777" w:rsidR="00A1619D" w:rsidRPr="00912EA3" w:rsidRDefault="00A1619D" w:rsidP="008946E2">
            <w:pPr>
              <w:rPr>
                <w:rFonts w:asciiTheme="minorHAnsi" w:hAnsiTheme="minorHAnsi"/>
              </w:rPr>
            </w:pPr>
            <w:r w:rsidRPr="00912EA3">
              <w:rPr>
                <w:rFonts w:asciiTheme="minorHAnsi" w:hAnsiTheme="minorHAnsi"/>
              </w:rPr>
              <w:t>11</w:t>
            </w:r>
          </w:p>
        </w:tc>
        <w:tc>
          <w:tcPr>
            <w:tcW w:w="1183" w:type="pct"/>
            <w:tcBorders>
              <w:top w:val="single" w:sz="4" w:space="0" w:color="auto"/>
              <w:left w:val="single" w:sz="4" w:space="0" w:color="auto"/>
              <w:bottom w:val="single" w:sz="4" w:space="0" w:color="auto"/>
              <w:right w:val="single" w:sz="4" w:space="0" w:color="auto"/>
            </w:tcBorders>
            <w:vAlign w:val="center"/>
          </w:tcPr>
          <w:p w14:paraId="7A3CAF55" w14:textId="77777777" w:rsidR="00A1619D" w:rsidRPr="00912EA3" w:rsidRDefault="00A1619D" w:rsidP="00AB5FC2">
            <w:pPr>
              <w:rPr>
                <w:rFonts w:asciiTheme="minorHAnsi" w:hAnsiTheme="minorHAnsi"/>
              </w:rPr>
            </w:pPr>
            <w:r w:rsidRPr="00912EA3">
              <w:rPr>
                <w:rFonts w:asciiTheme="minorHAnsi" w:hAnsiTheme="minorHAnsi"/>
              </w:rPr>
              <w:t xml:space="preserve">Compliance </w:t>
            </w:r>
            <w:r>
              <w:rPr>
                <w:rFonts w:asciiTheme="minorHAnsi" w:hAnsiTheme="minorHAnsi"/>
              </w:rPr>
              <w:t>S</w:t>
            </w:r>
            <w:r w:rsidRPr="00912EA3">
              <w:rPr>
                <w:rFonts w:asciiTheme="minorHAnsi" w:hAnsiTheme="minorHAnsi"/>
              </w:rPr>
              <w:t>tatement:</w:t>
            </w:r>
          </w:p>
        </w:tc>
        <w:tc>
          <w:tcPr>
            <w:tcW w:w="3604" w:type="pct"/>
            <w:gridSpan w:val="2"/>
            <w:tcBorders>
              <w:top w:val="single" w:sz="4" w:space="0" w:color="auto"/>
              <w:left w:val="single" w:sz="4" w:space="0" w:color="auto"/>
              <w:bottom w:val="single" w:sz="4" w:space="0" w:color="auto"/>
              <w:right w:val="single" w:sz="4" w:space="0" w:color="auto"/>
            </w:tcBorders>
            <w:vAlign w:val="center"/>
          </w:tcPr>
          <w:p w14:paraId="1E52EBDC" w14:textId="3B7E602F" w:rsidR="00A1619D" w:rsidRPr="00912EA3" w:rsidRDefault="00A1619D" w:rsidP="00AB5FC2">
            <w:pPr>
              <w:rPr>
                <w:rFonts w:asciiTheme="minorHAnsi" w:hAnsiTheme="minorHAnsi"/>
              </w:rPr>
            </w:pPr>
          </w:p>
        </w:tc>
      </w:tr>
    </w:tbl>
    <w:p w14:paraId="1E52EBDF" w14:textId="0EE910EF" w:rsidR="0054195B" w:rsidRPr="00151323" w:rsidRDefault="0054195B">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10302"/>
      </w:tblGrid>
      <w:tr w:rsidR="00E12B4E" w:rsidRPr="00151323" w14:paraId="1E52EBE1" w14:textId="77777777" w:rsidTr="005706AC">
        <w:trPr>
          <w:trHeight w:val="288"/>
        </w:trPr>
        <w:tc>
          <w:tcPr>
            <w:tcW w:w="5000" w:type="pct"/>
            <w:gridSpan w:val="2"/>
            <w:vAlign w:val="center"/>
          </w:tcPr>
          <w:p w14:paraId="1E52EBE0" w14:textId="799C9EFF" w:rsidR="00E12B4E" w:rsidRPr="00AF69B7" w:rsidRDefault="001D2E44" w:rsidP="00AF69B7">
            <w:pPr>
              <w:rPr>
                <w:rFonts w:asciiTheme="minorHAnsi" w:hAnsiTheme="minorHAnsi"/>
              </w:rPr>
            </w:pPr>
            <w:r w:rsidRPr="001D2E44">
              <w:rPr>
                <w:rFonts w:asciiTheme="minorHAnsi" w:hAnsiTheme="minorHAnsi"/>
                <w:b/>
                <w:caps/>
              </w:rPr>
              <w:t xml:space="preserve">C. </w:t>
            </w:r>
            <w:r w:rsidR="00AB5FC2" w:rsidRPr="00AF69B7">
              <w:rPr>
                <w:rFonts w:asciiTheme="minorHAnsi" w:hAnsiTheme="minorHAnsi"/>
                <w:b/>
              </w:rPr>
              <w:t>Additional Requirements for Compliance</w:t>
            </w:r>
          </w:p>
        </w:tc>
      </w:tr>
      <w:tr w:rsidR="00B24434" w:rsidRPr="00151323" w14:paraId="1E52EBE4" w14:textId="77777777" w:rsidTr="005706AC">
        <w:trPr>
          <w:trHeight w:val="288"/>
        </w:trPr>
        <w:tc>
          <w:tcPr>
            <w:tcW w:w="213" w:type="pct"/>
            <w:vAlign w:val="center"/>
          </w:tcPr>
          <w:p w14:paraId="1E52EBE2" w14:textId="5E5017FD"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4787" w:type="pct"/>
            <w:vAlign w:val="center"/>
          </w:tcPr>
          <w:p w14:paraId="1E52EBE3" w14:textId="2B8D619C" w:rsidR="00B24434" w:rsidRPr="00151323" w:rsidRDefault="001D2E44" w:rsidP="00510867">
            <w:pPr>
              <w:rPr>
                <w:rFonts w:asciiTheme="minorHAnsi" w:hAnsiTheme="minorHAnsi"/>
                <w:b/>
              </w:rPr>
            </w:pPr>
            <w:r w:rsidRPr="001D2E44">
              <w:rPr>
                <w:rFonts w:asciiTheme="minorHAnsi" w:hAnsiTheme="minorHAnsi"/>
              </w:rPr>
              <w:t>System was tested in its normal operation condition. No temporary taping allowed.</w:t>
            </w:r>
          </w:p>
        </w:tc>
      </w:tr>
      <w:tr w:rsidR="00B24434" w:rsidRPr="00151323" w14:paraId="1E52EBE7" w14:textId="77777777" w:rsidTr="005706AC">
        <w:trPr>
          <w:trHeight w:val="288"/>
        </w:trPr>
        <w:tc>
          <w:tcPr>
            <w:tcW w:w="213" w:type="pct"/>
            <w:vAlign w:val="center"/>
          </w:tcPr>
          <w:p w14:paraId="1E52EBE5" w14:textId="3575E15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4787" w:type="pct"/>
            <w:vAlign w:val="center"/>
          </w:tcPr>
          <w:p w14:paraId="1E52EBE6" w14:textId="4E2B9073" w:rsidR="00B24434" w:rsidRPr="00151323" w:rsidRDefault="001D2E44" w:rsidP="000F0CFB">
            <w:pPr>
              <w:rPr>
                <w:rFonts w:asciiTheme="minorHAnsi" w:hAnsiTheme="minorHAnsi"/>
                <w:b/>
              </w:rPr>
            </w:pPr>
            <w:r w:rsidRPr="001D2E44">
              <w:rPr>
                <w:rFonts w:asciiTheme="minorHAnsi" w:hAnsiTheme="minorHAnsi"/>
                <w:bCs/>
              </w:rPr>
              <w:t>Outside air (OA) duct</w:t>
            </w:r>
            <w:r w:rsidR="000F0CFB">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sidR="000F0CFB">
              <w:rPr>
                <w:rFonts w:asciiTheme="minorHAnsi" w:hAnsiTheme="minorHAnsi"/>
                <w:bCs/>
              </w:rPr>
              <w:t xml:space="preserve">Indoor Air Quality </w:t>
            </w:r>
            <w:r w:rsidRPr="001D2E44">
              <w:rPr>
                <w:rFonts w:asciiTheme="minorHAnsi" w:hAnsiTheme="minorHAnsi"/>
                <w:bCs/>
              </w:rPr>
              <w:t>ventilation systems</w:t>
            </w:r>
            <w:r w:rsidR="000F0CFB">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B24434" w:rsidRPr="00151323" w14:paraId="1E52EBEA" w14:textId="77777777" w:rsidTr="005706AC">
        <w:trPr>
          <w:trHeight w:val="288"/>
        </w:trPr>
        <w:tc>
          <w:tcPr>
            <w:tcW w:w="213" w:type="pct"/>
            <w:vAlign w:val="center"/>
          </w:tcPr>
          <w:p w14:paraId="1E52EBE8" w14:textId="782DABE2"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4787" w:type="pct"/>
            <w:vAlign w:val="center"/>
          </w:tcPr>
          <w:p w14:paraId="1E52EBE9" w14:textId="77777777" w:rsidR="00B24434" w:rsidRPr="00151323" w:rsidRDefault="001D2E44" w:rsidP="00510867">
            <w:pPr>
              <w:rPr>
                <w:rFonts w:asciiTheme="minorHAnsi" w:hAnsiTheme="minorHAnsi"/>
                <w:b/>
              </w:rPr>
            </w:pPr>
            <w:r w:rsidRPr="001D2E44">
              <w:rPr>
                <w:rFonts w:asciiTheme="minorHAnsi" w:hAnsiTheme="minorHAnsi"/>
                <w:bCs/>
              </w:rPr>
              <w:t>All</w:t>
            </w:r>
            <w:r w:rsidRPr="001D2E44">
              <w:rPr>
                <w:rFonts w:asciiTheme="minorHAnsi" w:hAnsiTheme="minorHAnsi"/>
              </w:rPr>
              <w:t xml:space="preserve"> supply and return register boots were sealed to the drywall.</w:t>
            </w:r>
          </w:p>
        </w:tc>
      </w:tr>
      <w:tr w:rsidR="00B24434" w:rsidRPr="00151323" w14:paraId="1E52EBED" w14:textId="77777777" w:rsidTr="005706AC">
        <w:trPr>
          <w:trHeight w:val="288"/>
        </w:trPr>
        <w:tc>
          <w:tcPr>
            <w:tcW w:w="213" w:type="pct"/>
            <w:vAlign w:val="center"/>
          </w:tcPr>
          <w:p w14:paraId="1E52EBEB" w14:textId="706D43DB"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4787" w:type="pct"/>
            <w:vAlign w:val="center"/>
          </w:tcPr>
          <w:p w14:paraId="1E52EBEC" w14:textId="77777777" w:rsidR="00B24434" w:rsidRPr="00151323" w:rsidRDefault="001D2E44" w:rsidP="00510867">
            <w:pPr>
              <w:rPr>
                <w:rFonts w:asciiTheme="minorHAnsi" w:hAnsiTheme="minorHAnsi"/>
                <w:b/>
              </w:rPr>
            </w:pPr>
            <w:r w:rsidRPr="001D2E44">
              <w:rPr>
                <w:rFonts w:asciiTheme="minorHAnsi" w:hAnsiTheme="minorHAnsi"/>
              </w:rPr>
              <w:t>Building cavities were not used as plenums or platform returns in lieu of ducts.</w:t>
            </w:r>
          </w:p>
        </w:tc>
      </w:tr>
      <w:tr w:rsidR="00B24434" w:rsidRPr="00151323" w14:paraId="1E52EBF0" w14:textId="77777777" w:rsidTr="005706AC">
        <w:trPr>
          <w:trHeight w:val="288"/>
        </w:trPr>
        <w:tc>
          <w:tcPr>
            <w:tcW w:w="213" w:type="pct"/>
            <w:vAlign w:val="center"/>
          </w:tcPr>
          <w:p w14:paraId="1E52EBEE" w14:textId="01B7137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4787" w:type="pct"/>
            <w:vAlign w:val="center"/>
          </w:tcPr>
          <w:p w14:paraId="1E52EBEF" w14:textId="77777777" w:rsidR="00B24434" w:rsidRPr="00151323" w:rsidRDefault="001D2E44" w:rsidP="00510867">
            <w:pPr>
              <w:rPr>
                <w:rFonts w:asciiTheme="minorHAnsi" w:hAnsiTheme="minorHAnsi"/>
                <w:b/>
              </w:rPr>
            </w:pPr>
            <w:r w:rsidRPr="001D2E44">
              <w:rPr>
                <w:rFonts w:asciiTheme="minorHAnsi" w:hAnsiTheme="minorHAnsi"/>
              </w:rPr>
              <w:t>If cloth backed tape was used it was covered with Mastic and draw bands.</w:t>
            </w:r>
          </w:p>
        </w:tc>
      </w:tr>
      <w:tr w:rsidR="00B24434" w:rsidRPr="00151323" w14:paraId="1E52EBF3" w14:textId="77777777" w:rsidTr="005706AC">
        <w:trPr>
          <w:trHeight w:val="288"/>
        </w:trPr>
        <w:tc>
          <w:tcPr>
            <w:tcW w:w="213" w:type="pct"/>
            <w:vAlign w:val="center"/>
          </w:tcPr>
          <w:p w14:paraId="1E52EBF1" w14:textId="3863A213"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4787" w:type="pct"/>
            <w:vAlign w:val="center"/>
          </w:tcPr>
          <w:p w14:paraId="1E52EBF2" w14:textId="77777777" w:rsidR="00B24434" w:rsidRPr="00151323" w:rsidRDefault="001D2E44" w:rsidP="00510867">
            <w:pPr>
              <w:rPr>
                <w:rFonts w:asciiTheme="minorHAnsi" w:hAnsiTheme="minorHAnsi"/>
                <w:b/>
              </w:rPr>
            </w:pPr>
            <w:r w:rsidRPr="001D2E44">
              <w:rPr>
                <w:rFonts w:asciiTheme="minorHAnsi" w:hAnsiTheme="minorHAnsi"/>
              </w:rPr>
              <w:t>All connection points between the air handler and the supply and return plenums are completely sealed.</w:t>
            </w:r>
          </w:p>
        </w:tc>
      </w:tr>
      <w:tr w:rsidR="00B24434" w:rsidRPr="00151323" w14:paraId="1E52EBF6" w14:textId="77777777" w:rsidTr="005706AC">
        <w:trPr>
          <w:trHeight w:val="288"/>
        </w:trPr>
        <w:tc>
          <w:tcPr>
            <w:tcW w:w="5000" w:type="pct"/>
            <w:gridSpan w:val="2"/>
            <w:vAlign w:val="center"/>
          </w:tcPr>
          <w:p w14:paraId="1E52EBF4" w14:textId="77777777" w:rsidR="00B24434" w:rsidRPr="00151323" w:rsidRDefault="001D2E44" w:rsidP="00510867">
            <w:pPr>
              <w:ind w:left="-6"/>
              <w:rPr>
                <w:rFonts w:asciiTheme="minorHAnsi" w:hAnsiTheme="minorHAnsi"/>
                <w:b/>
              </w:rPr>
            </w:pPr>
            <w:r w:rsidRPr="001D2E44">
              <w:rPr>
                <w:rFonts w:asciiTheme="minorHAnsi" w:hAnsiTheme="minorHAnsi"/>
                <w:b/>
              </w:rPr>
              <w:t>Visual Inspection at Final Construction Stage (applicable if system was tested at rough-in)</w:t>
            </w:r>
          </w:p>
          <w:p w14:paraId="1E52EBF5" w14:textId="77777777" w:rsidR="00B24434" w:rsidRPr="00151323" w:rsidRDefault="001D2E44" w:rsidP="00510867">
            <w:pPr>
              <w:tabs>
                <w:tab w:val="right" w:pos="10080"/>
              </w:tabs>
              <w:rPr>
                <w:rFonts w:asciiTheme="minorHAnsi" w:hAnsiTheme="minorHAnsi"/>
                <w:b/>
              </w:rPr>
            </w:pPr>
            <w:r w:rsidRPr="001D2E44">
              <w:rPr>
                <w:rFonts w:asciiTheme="minorHAnsi" w:hAnsiTheme="minorHAnsi"/>
              </w:rPr>
              <w:t xml:space="preserve">After installing the interior finishing wall and verifying that the above rough-in tests was completed, the following procedure must be </w:t>
            </w:r>
            <w:r w:rsidR="008D393A" w:rsidRPr="001D2E44">
              <w:rPr>
                <w:rFonts w:asciiTheme="minorHAnsi" w:hAnsiTheme="minorHAnsi"/>
              </w:rPr>
              <w:t>performed</w:t>
            </w:r>
          </w:p>
        </w:tc>
      </w:tr>
      <w:tr w:rsidR="00B24434" w:rsidRPr="00151323" w14:paraId="1E52EBF9" w14:textId="77777777" w:rsidTr="005706AC">
        <w:trPr>
          <w:trHeight w:val="288"/>
        </w:trPr>
        <w:tc>
          <w:tcPr>
            <w:tcW w:w="213" w:type="pct"/>
            <w:vAlign w:val="center"/>
          </w:tcPr>
          <w:p w14:paraId="1E52EBF7" w14:textId="129F0458"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4787" w:type="pct"/>
            <w:vAlign w:val="center"/>
          </w:tcPr>
          <w:p w14:paraId="1E52EBF8" w14:textId="77777777" w:rsidR="00B24434" w:rsidRPr="00151323" w:rsidRDefault="001D2E44" w:rsidP="00510867">
            <w:pPr>
              <w:rPr>
                <w:rFonts w:asciiTheme="minorHAnsi" w:hAnsiTheme="minorHAnsi"/>
                <w:b/>
              </w:rPr>
            </w:pPr>
            <w:r w:rsidRPr="001D2E44">
              <w:rPr>
                <w:rFonts w:asciiTheme="minorHAnsi" w:hAnsiTheme="minorHAnsi"/>
              </w:rPr>
              <w:t>For all supply and return registers, verify that the spaces between the register boot and the interior finishing wall are properly sealed.</w:t>
            </w:r>
          </w:p>
        </w:tc>
      </w:tr>
      <w:tr w:rsidR="00B24434" w:rsidRPr="00151323" w14:paraId="1E52EBFC" w14:textId="77777777" w:rsidTr="005706AC">
        <w:trPr>
          <w:trHeight w:val="288"/>
        </w:trPr>
        <w:tc>
          <w:tcPr>
            <w:tcW w:w="213" w:type="pct"/>
            <w:vAlign w:val="center"/>
          </w:tcPr>
          <w:p w14:paraId="1E52EBFA" w14:textId="74F6E595"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4787" w:type="pct"/>
            <w:vAlign w:val="center"/>
          </w:tcPr>
          <w:p w14:paraId="1E52EBFB" w14:textId="77777777" w:rsidR="00B24434" w:rsidRPr="00151323" w:rsidRDefault="001D2E44" w:rsidP="00510867">
            <w:pPr>
              <w:rPr>
                <w:rFonts w:asciiTheme="minorHAnsi" w:hAnsiTheme="minorHAnsi"/>
                <w:b/>
              </w:rPr>
            </w:pPr>
            <w:r w:rsidRPr="001D2E44">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B24434" w:rsidRPr="00151323" w14:paraId="1E52EBFF" w14:textId="77777777" w:rsidTr="005706AC">
        <w:trPr>
          <w:trHeight w:val="288"/>
        </w:trPr>
        <w:tc>
          <w:tcPr>
            <w:tcW w:w="213" w:type="pct"/>
            <w:vAlign w:val="center"/>
          </w:tcPr>
          <w:p w14:paraId="1E52EBFD" w14:textId="548D7D47" w:rsidR="00B24434" w:rsidRPr="00151323" w:rsidRDefault="00A45EB3" w:rsidP="00510867">
            <w:pPr>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4787" w:type="pct"/>
            <w:vAlign w:val="center"/>
          </w:tcPr>
          <w:p w14:paraId="1E52EBFE" w14:textId="77777777" w:rsidR="00B24434" w:rsidRPr="00151323" w:rsidRDefault="001D2E44" w:rsidP="00510867">
            <w:pPr>
              <w:rPr>
                <w:rFonts w:asciiTheme="minorHAnsi" w:hAnsiTheme="minorHAnsi"/>
                <w:b/>
              </w:rPr>
            </w:pPr>
            <w:r w:rsidRPr="001D2E44">
              <w:rPr>
                <w:rFonts w:asciiTheme="minorHAnsi" w:hAnsiTheme="minorHAnsi"/>
              </w:rPr>
              <w:t>Inspect all joints to ensure that no cloth backed rubber adhesive duct tape is used.</w:t>
            </w:r>
          </w:p>
        </w:tc>
      </w:tr>
      <w:tr w:rsidR="00A45EB3" w:rsidRPr="00151323" w14:paraId="1E52EC01" w14:textId="77777777" w:rsidTr="00A45EB3">
        <w:trPr>
          <w:trHeight w:val="288"/>
        </w:trPr>
        <w:tc>
          <w:tcPr>
            <w:tcW w:w="5000" w:type="pct"/>
            <w:gridSpan w:val="2"/>
            <w:vAlign w:val="center"/>
          </w:tcPr>
          <w:p w14:paraId="1E52EC00" w14:textId="77777777" w:rsidR="00A45EB3" w:rsidRPr="00151323" w:rsidRDefault="00A45EB3" w:rsidP="00A45EB3">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C03" w14:textId="77777777" w:rsidR="008D393A" w:rsidRDefault="008D393A">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FD1718" w:rsidRPr="009E2C1C" w14:paraId="1E52EC06" w14:textId="77777777" w:rsidTr="00AF69B7">
        <w:trPr>
          <w:trHeight w:val="296"/>
        </w:trPr>
        <w:tc>
          <w:tcPr>
            <w:tcW w:w="10950" w:type="dxa"/>
            <w:gridSpan w:val="4"/>
            <w:vAlign w:val="center"/>
          </w:tcPr>
          <w:p w14:paraId="1E52EC05" w14:textId="38C17E4F" w:rsidR="00FD1718" w:rsidRPr="009351D2" w:rsidRDefault="00FD529D"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cs="Arial"/>
                <w:b/>
                <w:sz w:val="18"/>
                <w:szCs w:val="18"/>
              </w:rPr>
              <w:lastRenderedPageBreak/>
              <w:t>DOCUMENTATION AUTHOR’S DECLARATION STATEMENT</w:t>
            </w:r>
          </w:p>
        </w:tc>
      </w:tr>
      <w:tr w:rsidR="00FD1718" w:rsidRPr="001B14D6" w14:paraId="1E52EC08" w14:textId="77777777" w:rsidTr="00367CE0">
        <w:trPr>
          <w:trHeight w:val="206"/>
        </w:trPr>
        <w:tc>
          <w:tcPr>
            <w:tcW w:w="10950" w:type="dxa"/>
            <w:gridSpan w:val="4"/>
            <w:vAlign w:val="center"/>
          </w:tcPr>
          <w:p w14:paraId="1E52EC07" w14:textId="77777777" w:rsidR="00FD1718" w:rsidRPr="00E136A4" w:rsidRDefault="00FD1718" w:rsidP="00FD1718">
            <w:pPr>
              <w:keepNext/>
              <w:numPr>
                <w:ilvl w:val="0"/>
                <w:numId w:val="24"/>
              </w:numPr>
              <w:ind w:left="360"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FD1718" w:rsidRPr="00B272DC" w14:paraId="1E52EC0B" w14:textId="77777777" w:rsidTr="00367CE0">
        <w:trPr>
          <w:trHeight w:val="360"/>
        </w:trPr>
        <w:tc>
          <w:tcPr>
            <w:tcW w:w="5577" w:type="dxa"/>
            <w:gridSpan w:val="2"/>
          </w:tcPr>
          <w:p w14:paraId="1E52EC09"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E52EC0A"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FD1718" w:rsidRPr="00B272DC" w14:paraId="1E52EC0E" w14:textId="77777777" w:rsidTr="00367CE0">
        <w:trPr>
          <w:trHeight w:val="360"/>
        </w:trPr>
        <w:tc>
          <w:tcPr>
            <w:tcW w:w="5577" w:type="dxa"/>
            <w:gridSpan w:val="2"/>
          </w:tcPr>
          <w:p w14:paraId="1E52EC0C" w14:textId="77777777" w:rsidR="00FD1718" w:rsidRPr="00B272DC" w:rsidRDefault="00FD1718" w:rsidP="00367CE0">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E52EC0D"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FD1718" w:rsidRPr="00B272DC" w14:paraId="1E52EC11" w14:textId="77777777" w:rsidTr="00367CE0">
        <w:trPr>
          <w:trHeight w:val="360"/>
        </w:trPr>
        <w:tc>
          <w:tcPr>
            <w:tcW w:w="5577" w:type="dxa"/>
            <w:gridSpan w:val="2"/>
          </w:tcPr>
          <w:p w14:paraId="1E52EC0F"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E52EC10" w14:textId="2257EC39"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AF69B7">
              <w:rPr>
                <w:rFonts w:asciiTheme="minorHAnsi" w:hAnsiTheme="minorHAnsi"/>
                <w:sz w:val="14"/>
                <w:szCs w:val="14"/>
              </w:rPr>
              <w:t>i</w:t>
            </w:r>
            <w:r w:rsidRPr="00B272DC">
              <w:rPr>
                <w:rFonts w:asciiTheme="minorHAnsi" w:hAnsiTheme="minorHAnsi"/>
                <w:sz w:val="14"/>
                <w:szCs w:val="14"/>
              </w:rPr>
              <w:t>f applicable):</w:t>
            </w:r>
          </w:p>
        </w:tc>
      </w:tr>
      <w:tr w:rsidR="00FD1718" w:rsidRPr="00B272DC" w14:paraId="1E52EC14" w14:textId="77777777" w:rsidTr="00367CE0">
        <w:trPr>
          <w:trHeight w:val="360"/>
        </w:trPr>
        <w:tc>
          <w:tcPr>
            <w:tcW w:w="5577" w:type="dxa"/>
            <w:gridSpan w:val="2"/>
          </w:tcPr>
          <w:p w14:paraId="1E52EC12"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E52EC13" w14:textId="77777777" w:rsidR="00FD1718" w:rsidRPr="00B272DC" w:rsidRDefault="00FD1718" w:rsidP="00367CE0">
            <w:pPr>
              <w:keepNext/>
              <w:rPr>
                <w:rFonts w:asciiTheme="minorHAnsi" w:hAnsiTheme="minorHAnsi"/>
                <w:sz w:val="14"/>
                <w:szCs w:val="14"/>
              </w:rPr>
            </w:pPr>
            <w:r w:rsidRPr="00B272DC">
              <w:rPr>
                <w:rFonts w:asciiTheme="minorHAnsi" w:hAnsiTheme="minorHAnsi"/>
                <w:sz w:val="14"/>
                <w:szCs w:val="14"/>
              </w:rPr>
              <w:t>Phone:</w:t>
            </w:r>
          </w:p>
        </w:tc>
      </w:tr>
      <w:tr w:rsidR="00FD1718" w:rsidRPr="008E6C57" w14:paraId="1E52EC16" w14:textId="77777777" w:rsidTr="00367CE0">
        <w:tblPrEx>
          <w:tblCellMar>
            <w:left w:w="115" w:type="dxa"/>
            <w:right w:w="115" w:type="dxa"/>
          </w:tblCellMar>
        </w:tblPrEx>
        <w:trPr>
          <w:trHeight w:val="296"/>
        </w:trPr>
        <w:tc>
          <w:tcPr>
            <w:tcW w:w="10950" w:type="dxa"/>
            <w:gridSpan w:val="4"/>
            <w:vAlign w:val="center"/>
          </w:tcPr>
          <w:p w14:paraId="1E52EC15" w14:textId="77777777" w:rsidR="00FD1718" w:rsidRDefault="00FD1718" w:rsidP="00367CE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FD1718" w:rsidRPr="008E6C57" w14:paraId="1E52EC1E" w14:textId="77777777" w:rsidTr="00367CE0">
        <w:tblPrEx>
          <w:tblCellMar>
            <w:left w:w="115" w:type="dxa"/>
            <w:right w:w="115" w:type="dxa"/>
          </w:tblCellMar>
        </w:tblPrEx>
        <w:trPr>
          <w:trHeight w:val="504"/>
        </w:trPr>
        <w:tc>
          <w:tcPr>
            <w:tcW w:w="10950" w:type="dxa"/>
            <w:gridSpan w:val="4"/>
          </w:tcPr>
          <w:p w14:paraId="1E52EC17" w14:textId="5950FF61" w:rsidR="00FD1718" w:rsidRPr="003C44C6" w:rsidRDefault="00FD1718" w:rsidP="00AF69B7">
            <w:pPr>
              <w:pStyle w:val="Heading3"/>
              <w:numPr>
                <w:ilvl w:val="0"/>
                <w:numId w:val="0"/>
              </w:numPr>
              <w:spacing w:before="0"/>
              <w:ind w:right="86"/>
              <w:rPr>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3E02D4FA" w14:textId="77777777" w:rsidR="00AC0899" w:rsidRPr="003C44C6" w:rsidRDefault="00AC0899" w:rsidP="00AC0899">
            <w:pPr>
              <w:pStyle w:val="Heading3"/>
              <w:numPr>
                <w:ilvl w:val="0"/>
                <w:numId w:val="31"/>
              </w:numPr>
              <w:spacing w:before="0"/>
              <w:ind w:right="90"/>
              <w:rPr>
                <w:rFonts w:asciiTheme="minorHAnsi" w:hAnsiTheme="minorHAnsi"/>
                <w:b/>
                <w:caps/>
                <w:sz w:val="18"/>
                <w:szCs w:val="18"/>
              </w:rPr>
            </w:pPr>
            <w:r w:rsidRPr="003C44C6">
              <w:rPr>
                <w:rFonts w:asciiTheme="minorHAnsi" w:hAnsiTheme="minorHAnsi"/>
                <w:sz w:val="18"/>
                <w:szCs w:val="18"/>
              </w:rPr>
              <w:t xml:space="preserve">The information provided on this Certificate of Installation is true and correct. </w:t>
            </w:r>
          </w:p>
          <w:p w14:paraId="0DB15A82" w14:textId="77777777" w:rsidR="00AC0899" w:rsidRPr="003C44C6" w:rsidRDefault="00AC0899" w:rsidP="00AC0899">
            <w:pPr>
              <w:pStyle w:val="Heading3"/>
              <w:numPr>
                <w:ilvl w:val="0"/>
                <w:numId w:val="31"/>
              </w:numPr>
              <w:spacing w:before="0"/>
              <w:ind w:right="90"/>
              <w:rPr>
                <w:rFonts w:asciiTheme="minorHAnsi" w:hAnsiTheme="minorHAnsi"/>
                <w:b/>
                <w:caps/>
                <w:sz w:val="18"/>
              </w:rPr>
            </w:pPr>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
              <w:t>and attest to the declarations in this statement</w:t>
            </w:r>
            <w:r w:rsidRPr="003C44C6">
              <w:rPr>
                <w:rFonts w:asciiTheme="minorHAnsi" w:hAnsiTheme="minorHAnsi"/>
                <w:sz w:val="18"/>
                <w:szCs w:val="18"/>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
              <w:t>.</w:t>
            </w:r>
          </w:p>
          <w:p w14:paraId="67E9DEFA" w14:textId="77777777" w:rsidR="00AC0899" w:rsidRPr="003C44C6" w:rsidRDefault="00AC0899" w:rsidP="00AC0899">
            <w:pPr>
              <w:keepNext/>
              <w:numPr>
                <w:ilvl w:val="0"/>
                <w:numId w:val="31"/>
              </w:numPr>
              <w:autoSpaceDE w:val="0"/>
              <w:autoSpaceDN w:val="0"/>
              <w:adjustRightInd w:val="0"/>
              <w:ind w:right="90"/>
              <w:rPr>
                <w:rFonts w:asciiTheme="minorHAnsi" w:hAnsiTheme="minorHAnsi"/>
                <w:sz w:val="18"/>
                <w:szCs w:val="18"/>
              </w:rPr>
            </w:pPr>
            <w:r w:rsidRPr="003C44C6">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p>
          <w:p w14:paraId="121C0E0A" w14:textId="77777777" w:rsidR="00AC0899" w:rsidRPr="003C44C6" w:rsidRDefault="00AC0899" w:rsidP="00AC0899">
            <w:pPr>
              <w:pStyle w:val="ListParagraph"/>
              <w:keepNext/>
              <w:numPr>
                <w:ilvl w:val="0"/>
                <w:numId w:val="31"/>
              </w:numPr>
              <w:autoSpaceDE w:val="0"/>
              <w:autoSpaceDN w:val="0"/>
              <w:adjustRightInd w:val="0"/>
              <w:rPr>
                <w:rFonts w:asciiTheme="minorHAnsi" w:hAnsiTheme="minorHAnsi"/>
                <w:sz w:val="18"/>
              </w:rPr>
            </w:pPr>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E52EC1D" w14:textId="092A887A" w:rsidR="00FD1718" w:rsidRPr="003C44C6" w:rsidRDefault="00AC0899" w:rsidP="003C44C6">
            <w:pPr>
              <w:pStyle w:val="ListParagraph"/>
              <w:numPr>
                <w:ilvl w:val="0"/>
                <w:numId w:val="31"/>
              </w:numPr>
              <w:rPr>
                <w:rFonts w:asciiTheme="minorHAnsi" w:hAnsiTheme="minorHAnsi"/>
                <w:b/>
              </w:rPr>
            </w:pPr>
            <w:r w:rsidRPr="003C44C6">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FD1718" w:rsidRPr="00B272DC" w14:paraId="1E52EC21" w14:textId="77777777" w:rsidTr="00367CE0">
        <w:tblPrEx>
          <w:tblCellMar>
            <w:left w:w="108" w:type="dxa"/>
            <w:right w:w="108" w:type="dxa"/>
          </w:tblCellMar>
        </w:tblPrEx>
        <w:trPr>
          <w:trHeight w:val="360"/>
        </w:trPr>
        <w:tc>
          <w:tcPr>
            <w:tcW w:w="5307" w:type="dxa"/>
          </w:tcPr>
          <w:p w14:paraId="1E52EC1F"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E52EC20" w14:textId="77777777" w:rsidR="00FD1718" w:rsidRPr="00B272DC" w:rsidRDefault="00FD1718" w:rsidP="00367CE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FD1718" w:rsidRPr="00B272DC" w14:paraId="1E52EC24"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2" w14:textId="6E3D23BF"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E52EC23"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FD1718" w:rsidRPr="00B272DC" w14:paraId="1E52EC27"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5"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E52EC26"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FD1718" w:rsidRPr="00B272DC" w14:paraId="1E52EC2B"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8"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E52EC29" w14:textId="12EDD2F9"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AF69B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E52EC2A"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FD1718" w:rsidRPr="00B272DC" w14:paraId="1E52EC2E" w14:textId="77777777" w:rsidTr="00367CE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E52EC2C"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E52EC2D" w14:textId="77777777" w:rsidR="00FD1718" w:rsidRPr="00B272DC" w:rsidRDefault="00FD1718" w:rsidP="00367CE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C2F" w14:textId="77777777" w:rsidR="008D393A" w:rsidRDefault="008D393A">
      <w:pPr>
        <w:rPr>
          <w:rFonts w:asciiTheme="minorHAnsi" w:hAnsiTheme="minorHAnsi"/>
        </w:rPr>
      </w:pPr>
    </w:p>
    <w:p w14:paraId="1E52EC37" w14:textId="77777777" w:rsidR="008D393A" w:rsidRDefault="008D393A">
      <w:pPr>
        <w:rPr>
          <w:rFonts w:asciiTheme="minorHAnsi" w:hAnsiTheme="minorHAnsi"/>
        </w:rPr>
      </w:pPr>
    </w:p>
    <w:p w14:paraId="1E52EC38" w14:textId="77777777" w:rsidR="00E46253" w:rsidRPr="00151323" w:rsidRDefault="00E46253" w:rsidP="009D4CBD">
      <w:pPr>
        <w:rPr>
          <w:rFonts w:asciiTheme="minorHAnsi" w:hAnsiTheme="minorHAnsi"/>
          <w:b/>
        </w:rPr>
        <w:sectPr w:rsidR="00E46253" w:rsidRPr="00151323" w:rsidSect="00A32DEF">
          <w:headerReference w:type="even" r:id="rId8"/>
          <w:headerReference w:type="default" r:id="rId9"/>
          <w:footerReference w:type="default" r:id="rId10"/>
          <w:headerReference w:type="first" r:id="rId11"/>
          <w:pgSz w:w="12240" w:h="15840" w:code="1"/>
          <w:pgMar w:top="720" w:right="720" w:bottom="720" w:left="720" w:header="432" w:footer="432" w:gutter="0"/>
          <w:pgNumType w:start="1"/>
          <w:cols w:space="720"/>
          <w:docGrid w:linePitch="272"/>
        </w:sectPr>
      </w:pPr>
    </w:p>
    <w:p w14:paraId="1E52EC3A" w14:textId="6A3BB52D" w:rsidR="00FA601C" w:rsidRPr="008A6029" w:rsidRDefault="00AF69B7" w:rsidP="00AF69B7">
      <w:pPr>
        <w:pStyle w:val="BulletB1Number"/>
        <w:spacing w:before="0"/>
        <w:ind w:left="0" w:firstLine="0"/>
        <w:jc w:val="center"/>
        <w:rPr>
          <w:rFonts w:asciiTheme="minorHAnsi" w:hAnsiTheme="minorHAnsi"/>
          <w:b/>
          <w:szCs w:val="18"/>
        </w:rPr>
      </w:pPr>
      <w:r>
        <w:rPr>
          <w:rFonts w:asciiTheme="minorHAnsi" w:hAnsiTheme="minorHAnsi"/>
          <w:b/>
          <w:szCs w:val="18"/>
        </w:rPr>
        <w:lastRenderedPageBreak/>
        <w:t>CF2R-</w:t>
      </w:r>
      <w:r w:rsidR="00FA601C" w:rsidRPr="00AB752C">
        <w:rPr>
          <w:rFonts w:asciiTheme="minorHAnsi" w:hAnsiTheme="minorHAnsi"/>
          <w:b/>
          <w:szCs w:val="18"/>
        </w:rPr>
        <w:t>MCH-20</w:t>
      </w:r>
      <w:r>
        <w:rPr>
          <w:rFonts w:asciiTheme="minorHAnsi" w:hAnsiTheme="minorHAnsi"/>
          <w:b/>
          <w:szCs w:val="18"/>
        </w:rPr>
        <w:t>a-H User Instructions</w:t>
      </w:r>
    </w:p>
    <w:p w14:paraId="1E52EC3B" w14:textId="77777777" w:rsidR="00FA601C" w:rsidRDefault="00FA601C" w:rsidP="00FA601C">
      <w:pPr>
        <w:rPr>
          <w:rFonts w:asciiTheme="minorHAnsi" w:hAnsiTheme="minorHAnsi"/>
          <w:b/>
        </w:rPr>
      </w:pPr>
    </w:p>
    <w:p w14:paraId="1E52EC3C" w14:textId="77777777" w:rsidR="00FA601C" w:rsidRPr="00151323" w:rsidRDefault="00FA601C" w:rsidP="00FA601C">
      <w:pPr>
        <w:rPr>
          <w:rFonts w:asciiTheme="minorHAnsi" w:hAnsiTheme="minorHAnsi"/>
          <w:b/>
        </w:rPr>
      </w:pPr>
      <w:r w:rsidRPr="001D2E44">
        <w:rPr>
          <w:rFonts w:asciiTheme="minorHAnsi" w:hAnsiTheme="minorHAnsi"/>
          <w:b/>
        </w:rPr>
        <w:t>A. System Information</w:t>
      </w:r>
    </w:p>
    <w:p w14:paraId="1E52EC3E" w14:textId="3F8B0103" w:rsidR="00FA601C" w:rsidRDefault="00FA601C" w:rsidP="00FA601C">
      <w:pPr>
        <w:pStyle w:val="ListParagraph"/>
        <w:numPr>
          <w:ilvl w:val="0"/>
          <w:numId w:val="28"/>
        </w:numPr>
        <w:ind w:left="360" w:hanging="360"/>
        <w:rPr>
          <w:rFonts w:ascii="Calibri" w:hAnsi="Calibri"/>
          <w:szCs w:val="18"/>
        </w:rPr>
      </w:pPr>
      <w:r>
        <w:rPr>
          <w:rFonts w:asciiTheme="minorHAnsi" w:hAnsiTheme="minorHAnsi"/>
          <w:i/>
        </w:rPr>
        <w:t>HVAC System Identification or Name</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1E52EC3F" w14:textId="52B2B26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AB752C">
        <w:rPr>
          <w:rFonts w:ascii="Calibri" w:hAnsi="Calibri"/>
          <w:szCs w:val="18"/>
        </w:rPr>
        <w:t>This field is filled out automatically. It is referenced from the CF2R-MCH-01, which must be completed prior to this document.</w:t>
      </w:r>
    </w:p>
    <w:p w14:paraId="1E52EC40" w14:textId="2C72B285"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AB752C">
        <w:rPr>
          <w:rFonts w:ascii="Calibri" w:hAnsi="Calibri"/>
          <w:szCs w:val="18"/>
        </w:rPr>
        <w:t>This field is filled out automatically. It is referenced from the Certificate of Compliance (CF1R), which must be completed prior to this document.</w:t>
      </w:r>
    </w:p>
    <w:p w14:paraId="1E52EC41" w14:textId="47376C63"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AB752C">
        <w:rPr>
          <w:rFonts w:ascii="Calibri" w:hAnsi="Calibri"/>
          <w:szCs w:val="18"/>
        </w:rPr>
        <w:t xml:space="preserve">This field is filled out automatically. It is referenced from the Certificate of Compliance (CF1R), which must be completed prior to this document. </w:t>
      </w:r>
    </w:p>
    <w:p w14:paraId="1E52EC42" w14:textId="3445E42A"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Verified Low Leakage Air-handling Unit (VLLAHU) Credit</w:t>
      </w:r>
      <w:r w:rsidRPr="00AB752C">
        <w:rPr>
          <w:rFonts w:ascii="Calibri" w:hAnsi="Calibri"/>
          <w:szCs w:val="18"/>
        </w:rPr>
        <w:t xml:space="preserve"> This field is filled out automatically. It is referenced from the Certificate of Compliance (CF1R), which must be completed prior to this document.</w:t>
      </w:r>
    </w:p>
    <w:p w14:paraId="1E52EC43" w14:textId="77777777" w:rsidR="00FA601C" w:rsidRPr="005D33CC" w:rsidRDefault="00FA601C" w:rsidP="00FA601C">
      <w:pPr>
        <w:numPr>
          <w:ilvl w:val="0"/>
          <w:numId w:val="8"/>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E52EC44" w14:textId="047596C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E52EC45" w14:textId="44CE4C26"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installed but the ducts are at least 75</w:t>
      </w:r>
      <w:r w:rsidR="00A1619D">
        <w:rPr>
          <w:rFonts w:asciiTheme="minorHAnsi" w:hAnsiTheme="minorHAnsi"/>
        </w:rPr>
        <w:t>%</w:t>
      </w:r>
      <w:r>
        <w:rPr>
          <w:rFonts w:asciiTheme="minorHAnsi" w:hAnsiTheme="minorHAnsi"/>
        </w:rPr>
        <w:t xml:space="preserve"> or more newly installed duct material (up to 25</w:t>
      </w:r>
      <w:r w:rsidR="00A1619D">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E52EC46" w14:textId="394C2FE3"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E52EC47"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E52EC48"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Air conditioning or heat pump condenser</w:t>
      </w:r>
    </w:p>
    <w:p w14:paraId="1E52EC49" w14:textId="77777777" w:rsidR="00FA601C" w:rsidRPr="005D33CC" w:rsidRDefault="00FA601C" w:rsidP="00FA601C">
      <w:pPr>
        <w:numPr>
          <w:ilvl w:val="2"/>
          <w:numId w:val="8"/>
        </w:numPr>
        <w:spacing w:line="276" w:lineRule="auto"/>
        <w:ind w:left="1260"/>
        <w:rPr>
          <w:rFonts w:asciiTheme="minorHAnsi" w:hAnsiTheme="minorHAnsi"/>
        </w:rPr>
      </w:pPr>
      <w:r>
        <w:rPr>
          <w:rFonts w:asciiTheme="minorHAnsi" w:hAnsiTheme="minorHAnsi"/>
        </w:rPr>
        <w:t>Heating or cooling coil</w:t>
      </w:r>
    </w:p>
    <w:p w14:paraId="1E52EC4A" w14:textId="77777777" w:rsidR="00FA601C" w:rsidRDefault="00FA601C" w:rsidP="00FA601C">
      <w:pPr>
        <w:numPr>
          <w:ilvl w:val="2"/>
          <w:numId w:val="8"/>
        </w:numPr>
        <w:spacing w:line="276" w:lineRule="auto"/>
        <w:ind w:left="1260"/>
        <w:rPr>
          <w:rFonts w:asciiTheme="minorHAnsi" w:hAnsiTheme="minorHAnsi"/>
        </w:rPr>
      </w:pPr>
      <w:r>
        <w:rPr>
          <w:rFonts w:asciiTheme="minorHAnsi" w:hAnsiTheme="minorHAnsi"/>
        </w:rPr>
        <w:t>Air handler (e.g., furnace, fan coil, package unit)</w:t>
      </w:r>
    </w:p>
    <w:p w14:paraId="1E52EC4B" w14:textId="476C6021"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1E52EC4C" w14:textId="1C1C885A" w:rsidR="00FA601C" w:rsidRPr="005D33CC" w:rsidRDefault="00FA601C" w:rsidP="00FA601C">
      <w:pPr>
        <w:numPr>
          <w:ilvl w:val="1"/>
          <w:numId w:val="8"/>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1E52EC4D" w14:textId="77777777" w:rsidR="00FA601C" w:rsidRDefault="00FA601C" w:rsidP="00FA601C">
      <w:pPr>
        <w:spacing w:line="276" w:lineRule="auto"/>
        <w:ind w:left="360"/>
        <w:rPr>
          <w:rFonts w:asciiTheme="minorHAnsi" w:hAnsiTheme="minorHAnsi"/>
        </w:rPr>
      </w:pPr>
    </w:p>
    <w:p w14:paraId="1E52EC4E" w14:textId="77777777" w:rsidR="00FA601C" w:rsidRPr="00EA0C9A" w:rsidRDefault="00FA601C" w:rsidP="00FA601C">
      <w:pPr>
        <w:rPr>
          <w:rFonts w:asciiTheme="minorHAnsi" w:hAnsiTheme="minorHAnsi"/>
          <w:b/>
        </w:rPr>
      </w:pPr>
      <w:r w:rsidRPr="001D2E44">
        <w:rPr>
          <w:rFonts w:asciiTheme="minorHAnsi" w:hAnsiTheme="minorHAnsi"/>
          <w:b/>
        </w:rPr>
        <w:t>B. Duct Leakage Diagnostic Test - MCH-20a - Completely New Duct System</w:t>
      </w:r>
    </w:p>
    <w:p w14:paraId="1E52EC4F" w14:textId="77777777" w:rsidR="00FA601C" w:rsidRPr="00B52A5E"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1E52EC50" w14:textId="77777777" w:rsidR="00FA601C" w:rsidRPr="00B52A5E"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Heating Capacity (kBtu/h)</w:t>
      </w:r>
      <w:r>
        <w:rPr>
          <w:rFonts w:asciiTheme="minorHAnsi" w:hAnsiTheme="minorHAnsi"/>
        </w:rPr>
        <w:t xml:space="preserve">: Same data given on MCH-01; </w:t>
      </w:r>
    </w:p>
    <w:p w14:paraId="1E52EC51" w14:textId="0DA7A67C" w:rsidR="00FA601C" w:rsidRPr="00B52A5E"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Conditioned Floor Area Served by this HVAC System</w:t>
      </w:r>
      <w:r w:rsidR="00AC6FDC">
        <w:rPr>
          <w:rFonts w:asciiTheme="minorHAnsi" w:hAnsiTheme="minorHAnsi"/>
          <w:i/>
        </w:rPr>
        <w:t xml:space="preserve"> </w:t>
      </w:r>
      <w:r>
        <w:rPr>
          <w:rFonts w:asciiTheme="minorHAnsi" w:hAnsiTheme="minorHAnsi"/>
          <w:i/>
        </w:rPr>
        <w:t>(ft</w:t>
      </w:r>
      <w:r>
        <w:rPr>
          <w:rFonts w:asciiTheme="minorHAnsi" w:hAnsiTheme="minorHAnsi"/>
          <w:i/>
          <w:vertAlign w:val="superscript"/>
        </w:rPr>
        <w:t>2</w:t>
      </w:r>
      <w:r>
        <w:rPr>
          <w:rFonts w:asciiTheme="minorHAnsi" w:hAnsiTheme="minorHAnsi"/>
          <w:i/>
        </w:rPr>
        <w:t>)</w:t>
      </w:r>
      <w:r>
        <w:rPr>
          <w:rFonts w:asciiTheme="minorHAnsi" w:hAnsiTheme="minorHAnsi"/>
        </w:rPr>
        <w:t>: User must input CFA for the space. Should be consistent with the CF1R input value.</w:t>
      </w:r>
    </w:p>
    <w:p w14:paraId="1E52EC52" w14:textId="77777777" w:rsidR="00FA601C" w:rsidRPr="00151323" w:rsidRDefault="00FA601C" w:rsidP="00FA601C">
      <w:pPr>
        <w:pStyle w:val="ListParagraph"/>
        <w:numPr>
          <w:ilvl w:val="0"/>
          <w:numId w:val="16"/>
        </w:numPr>
        <w:spacing w:line="276" w:lineRule="auto"/>
        <w:ind w:left="360"/>
        <w:rPr>
          <w:rFonts w:asciiTheme="minorHAnsi" w:hAnsiTheme="minorHAnsi"/>
        </w:rPr>
      </w:pPr>
      <w:r>
        <w:rPr>
          <w:rFonts w:asciiTheme="minorHAnsi" w:hAnsiTheme="minorHAnsi"/>
          <w:i/>
        </w:rPr>
        <w:t>Duct Leakage Test Conditions</w:t>
      </w:r>
      <w:r w:rsidRPr="001D2E44">
        <w:rPr>
          <w:rFonts w:asciiTheme="minorHAnsi" w:hAnsiTheme="minorHAnsi"/>
        </w:rPr>
        <w:t xml:space="preserve">: </w:t>
      </w:r>
      <w:r>
        <w:rPr>
          <w:rFonts w:asciiTheme="minorHAnsi" w:hAnsiTheme="minorHAnsi"/>
        </w:rPr>
        <w:t>S</w:t>
      </w:r>
      <w:r w:rsidRPr="001D2E44">
        <w:rPr>
          <w:rFonts w:asciiTheme="minorHAnsi" w:hAnsiTheme="minorHAnsi"/>
        </w:rPr>
        <w:t>elect from the following options:</w:t>
      </w:r>
    </w:p>
    <w:p w14:paraId="1E52EC53" w14:textId="7B896B2F"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Test Rough-in AHU</w:t>
      </w:r>
      <w:r w:rsidRPr="001D2E44">
        <w:rPr>
          <w:rFonts w:asciiTheme="minorHAnsi" w:hAnsiTheme="minorHAnsi"/>
        </w:rPr>
        <w:t xml:space="preserve">: Installers may determine duct leakage in new construction by using diagnostic measurements at rough-in building construction stage prior to installation of interior finishing (See Section RA3.1.4.3.2 of the </w:t>
      </w:r>
      <w:r w:rsidR="00074A1F">
        <w:rPr>
          <w:rFonts w:asciiTheme="minorHAnsi" w:hAnsiTheme="minorHAnsi"/>
        </w:rPr>
        <w:t>2016</w:t>
      </w:r>
      <w:r w:rsidRPr="001D2E44">
        <w:rPr>
          <w:rFonts w:asciiTheme="minorHAnsi" w:hAnsiTheme="minorHAnsi"/>
        </w:rPr>
        <w:t xml:space="preserve"> Reference Appendices).</w:t>
      </w:r>
      <w:r>
        <w:rPr>
          <w:rFonts w:asciiTheme="minorHAnsi" w:hAnsiTheme="minorHAnsi"/>
        </w:rPr>
        <w:t xml:space="preserve"> In this case the air</w:t>
      </w:r>
      <w:r w:rsidR="00A1619D">
        <w:rPr>
          <w:rFonts w:asciiTheme="minorHAnsi" w:hAnsiTheme="minorHAnsi"/>
        </w:rPr>
        <w:t>-</w:t>
      </w:r>
      <w:r>
        <w:rPr>
          <w:rFonts w:asciiTheme="minorHAnsi" w:hAnsiTheme="minorHAnsi"/>
        </w:rPr>
        <w:t>handling unit (AHU) is installed at the time of test.</w:t>
      </w:r>
    </w:p>
    <w:p w14:paraId="1E52EC54" w14:textId="61E1EE2C" w:rsidR="00FA601C" w:rsidRPr="00151323" w:rsidRDefault="00FA601C" w:rsidP="00FA601C">
      <w:pPr>
        <w:pStyle w:val="ListParagraph"/>
        <w:numPr>
          <w:ilvl w:val="1"/>
          <w:numId w:val="16"/>
        </w:numPr>
        <w:spacing w:line="276" w:lineRule="auto"/>
        <w:ind w:left="720"/>
        <w:rPr>
          <w:rFonts w:asciiTheme="minorHAnsi" w:hAnsiTheme="minorHAnsi"/>
          <w:u w:val="single"/>
        </w:rPr>
      </w:pPr>
      <w:r w:rsidRPr="001D2E44">
        <w:rPr>
          <w:rFonts w:asciiTheme="minorHAnsi" w:hAnsiTheme="minorHAnsi"/>
          <w:u w:val="single"/>
        </w:rPr>
        <w:t>Test Rough-in No AHU</w:t>
      </w:r>
      <w:r w:rsidRPr="001D2E44">
        <w:rPr>
          <w:rFonts w:asciiTheme="minorHAnsi" w:hAnsiTheme="minorHAnsi"/>
        </w:rPr>
        <w:t xml:space="preserve">: Same as “Test Rough-in” except air handling unit is not yet installed (See Section RA3.1.4.3.2 of the </w:t>
      </w:r>
      <w:r w:rsidR="00074A1F">
        <w:rPr>
          <w:rFonts w:asciiTheme="minorHAnsi" w:hAnsiTheme="minorHAnsi"/>
        </w:rPr>
        <w:t>2016</w:t>
      </w:r>
      <w:r w:rsidRPr="001D2E44">
        <w:rPr>
          <w:rFonts w:asciiTheme="minorHAnsi" w:hAnsiTheme="minorHAnsi"/>
        </w:rPr>
        <w:t xml:space="preserve"> Reference Appendices).</w:t>
      </w:r>
    </w:p>
    <w:p w14:paraId="1E52EC55" w14:textId="0E754BCF"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Test Final</w:t>
      </w:r>
      <w:r w:rsidRPr="001D2E44">
        <w:rPr>
          <w:rFonts w:asciiTheme="minorHAnsi" w:hAnsiTheme="minorHAnsi"/>
        </w:rPr>
        <w:t xml:space="preserve">: Test conducted at </w:t>
      </w:r>
      <w:r>
        <w:rPr>
          <w:rFonts w:asciiTheme="minorHAnsi" w:hAnsiTheme="minorHAnsi"/>
        </w:rPr>
        <w:t>“</w:t>
      </w:r>
      <w:r w:rsidRPr="001D2E44">
        <w:rPr>
          <w:rFonts w:asciiTheme="minorHAnsi" w:hAnsiTheme="minorHAnsi"/>
        </w:rPr>
        <w:t>final</w:t>
      </w:r>
      <w:r>
        <w:rPr>
          <w:rFonts w:asciiTheme="minorHAnsi" w:hAnsiTheme="minorHAnsi"/>
        </w:rPr>
        <w:t xml:space="preserve">”, i.e. all equipment, ducts, and registers are installed and the system is essentially in its final operating condition. </w:t>
      </w:r>
      <w:r w:rsidRPr="001D2E44">
        <w:rPr>
          <w:rFonts w:asciiTheme="minorHAnsi" w:hAnsiTheme="minorHAnsi"/>
        </w:rPr>
        <w:t xml:space="preserve">(rough-in no longer an option. See Section RA3.1.4.3.1 of the </w:t>
      </w:r>
      <w:r w:rsidR="00074A1F">
        <w:rPr>
          <w:rFonts w:asciiTheme="minorHAnsi" w:hAnsiTheme="minorHAnsi"/>
        </w:rPr>
        <w:t>2016</w:t>
      </w:r>
      <w:r w:rsidRPr="001D2E44">
        <w:rPr>
          <w:rFonts w:asciiTheme="minorHAnsi" w:hAnsiTheme="minorHAnsi"/>
        </w:rPr>
        <w:t xml:space="preserve"> Reference Appendices).</w:t>
      </w:r>
    </w:p>
    <w:p w14:paraId="1E52EC56"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1635C">
        <w:rPr>
          <w:rFonts w:asciiTheme="minorHAnsi" w:hAnsiTheme="minorHAnsi"/>
          <w:i/>
        </w:rPr>
        <w:t>Duct Leakage Test Method</w:t>
      </w:r>
      <w:r w:rsidRPr="0011635C">
        <w:rPr>
          <w:rFonts w:asciiTheme="minorHAnsi" w:hAnsiTheme="minorHAnsi"/>
        </w:rPr>
        <w:t xml:space="preserve">: </w:t>
      </w:r>
      <w:r>
        <w:rPr>
          <w:rFonts w:asciiTheme="minorHAnsi" w:hAnsiTheme="minorHAnsi"/>
        </w:rPr>
        <w:t>S</w:t>
      </w:r>
      <w:r w:rsidRPr="0011635C">
        <w:rPr>
          <w:rFonts w:asciiTheme="minorHAnsi" w:hAnsiTheme="minorHAnsi"/>
        </w:rPr>
        <w:t>elect from the following options: Leakage to the Outside</w:t>
      </w:r>
      <w:r>
        <w:rPr>
          <w:rFonts w:asciiTheme="minorHAnsi" w:hAnsiTheme="minorHAnsi"/>
        </w:rPr>
        <w:t xml:space="preserve"> (house is pressurized simultaneously with the ducts such that only leakage going outside of the pressurized conditioned shell is measured, see RA3.2.4.3.4)</w:t>
      </w:r>
      <w:r w:rsidRPr="0011635C">
        <w:rPr>
          <w:rFonts w:asciiTheme="minorHAnsi" w:hAnsiTheme="minorHAnsi"/>
        </w:rPr>
        <w:t>, or Total Leakage.</w:t>
      </w:r>
    </w:p>
    <w:p w14:paraId="1E52EC57"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1635C">
        <w:rPr>
          <w:rFonts w:asciiTheme="minorHAnsi" w:hAnsiTheme="minorHAnsi"/>
          <w:i/>
        </w:rPr>
        <w:t>Leakage Factor</w:t>
      </w:r>
      <w:r w:rsidRPr="0011635C">
        <w:rPr>
          <w:rFonts w:asciiTheme="minorHAnsi" w:hAnsiTheme="minorHAnsi"/>
        </w:rPr>
        <w:t xml:space="preserve">: </w:t>
      </w:r>
      <w:r>
        <w:rPr>
          <w:rFonts w:asciiTheme="minorHAnsi" w:hAnsiTheme="minorHAnsi"/>
        </w:rPr>
        <w:t>This field is automatically filled out based on choices in previous fields.</w:t>
      </w:r>
    </w:p>
    <w:p w14:paraId="1E52EC58" w14:textId="1A04B92A"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AC6FDC">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will select from the following options:</w:t>
      </w:r>
    </w:p>
    <w:p w14:paraId="1E52EC59" w14:textId="44E9FB6C"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074A1F">
        <w:rPr>
          <w:rFonts w:asciiTheme="minorHAnsi" w:hAnsiTheme="minorHAnsi"/>
        </w:rPr>
        <w:t>2016</w:t>
      </w:r>
      <w:r w:rsidRPr="001D2E44">
        <w:rPr>
          <w:rFonts w:asciiTheme="minorHAnsi" w:hAnsiTheme="minorHAnsi"/>
        </w:rPr>
        <w:t xml:space="preserve"> Reference Appendices).</w:t>
      </w:r>
    </w:p>
    <w:p w14:paraId="7DA351D1" w14:textId="77777777" w:rsidR="00485D3B"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Cooling System Method:</w:t>
      </w:r>
      <w:r w:rsidRPr="001D2E44">
        <w:rPr>
          <w:rFonts w:asciiTheme="minorHAnsi" w:hAnsiTheme="minorHAnsi"/>
        </w:rPr>
        <w:t xml:space="preserve"> For systems with </w:t>
      </w:r>
      <w:r>
        <w:rPr>
          <w:rFonts w:asciiTheme="minorHAnsi" w:hAnsiTheme="minorHAnsi"/>
        </w:rPr>
        <w:t>air conditioning</w:t>
      </w:r>
      <w:r w:rsidRPr="001D2E44">
        <w:rPr>
          <w:rFonts w:asciiTheme="minorHAnsi" w:hAnsiTheme="minorHAnsi"/>
        </w:rPr>
        <w:t xml:space="preserve">, this selection must be made, and the nominal air handler airflow shall be 400 CFM per nominal ton of condensing unit cooling capacity as specified by the manufacturer </w:t>
      </w:r>
    </w:p>
    <w:p w14:paraId="36FD141D" w14:textId="77777777" w:rsidR="00485D3B" w:rsidRDefault="00485D3B" w:rsidP="00DE1803">
      <w:pPr>
        <w:pStyle w:val="ListParagraph"/>
        <w:spacing w:line="276" w:lineRule="auto"/>
        <w:rPr>
          <w:rFonts w:asciiTheme="minorHAnsi" w:hAnsiTheme="minorHAnsi"/>
          <w:u w:val="single"/>
        </w:rPr>
      </w:pPr>
    </w:p>
    <w:p w14:paraId="1E52EC5A" w14:textId="5CBCE41E" w:rsidR="00FA601C" w:rsidRDefault="00FA601C" w:rsidP="00DE1803">
      <w:pPr>
        <w:pStyle w:val="ListParagraph"/>
        <w:spacing w:line="276" w:lineRule="auto"/>
        <w:rPr>
          <w:rFonts w:asciiTheme="minorHAnsi" w:hAnsiTheme="minorHAnsi"/>
        </w:rPr>
      </w:pPr>
      <w:r>
        <w:rPr>
          <w:rFonts w:asciiTheme="minorHAnsi" w:hAnsiTheme="minorHAnsi"/>
        </w:rPr>
        <w:t xml:space="preserve">Note: </w:t>
      </w:r>
      <w:r w:rsidRPr="001D2E44">
        <w:rPr>
          <w:rFonts w:asciiTheme="minorHAnsi" w:hAnsiTheme="minorHAnsi"/>
        </w:rPr>
        <w:t>the heating only value</w:t>
      </w:r>
      <w:r>
        <w:rPr>
          <w:rFonts w:asciiTheme="minorHAnsi" w:hAnsiTheme="minorHAnsi"/>
        </w:rPr>
        <w:t xml:space="preserve"> may be used, if higher, </w:t>
      </w:r>
      <w:r w:rsidRPr="001D2E44">
        <w:rPr>
          <w:rFonts w:asciiTheme="minorHAnsi" w:hAnsiTheme="minorHAnsi"/>
        </w:rPr>
        <w:t xml:space="preserve">See Section RA3.1.4.2.2 of the </w:t>
      </w:r>
      <w:r w:rsidR="00074A1F">
        <w:rPr>
          <w:rFonts w:asciiTheme="minorHAnsi" w:hAnsiTheme="minorHAnsi"/>
        </w:rPr>
        <w:t>2016</w:t>
      </w:r>
      <w:r w:rsidRPr="001D2E44">
        <w:rPr>
          <w:rFonts w:asciiTheme="minorHAnsi" w:hAnsiTheme="minorHAnsi"/>
        </w:rPr>
        <w:t xml:space="preserve"> Reference Appendices.</w:t>
      </w:r>
    </w:p>
    <w:p w14:paraId="25F96AFD" w14:textId="77777777" w:rsidR="00485D3B" w:rsidRPr="00151323" w:rsidRDefault="00485D3B" w:rsidP="00DE1803">
      <w:pPr>
        <w:pStyle w:val="ListParagraph"/>
        <w:spacing w:line="276" w:lineRule="auto"/>
        <w:rPr>
          <w:rFonts w:asciiTheme="minorHAnsi" w:hAnsiTheme="minorHAnsi"/>
        </w:rPr>
      </w:pPr>
    </w:p>
    <w:p w14:paraId="1E52EC5B" w14:textId="64685D7C" w:rsidR="00FA601C" w:rsidRPr="00151323" w:rsidRDefault="00FA601C" w:rsidP="00FA601C">
      <w:pPr>
        <w:pStyle w:val="ListParagraph"/>
        <w:numPr>
          <w:ilvl w:val="1"/>
          <w:numId w:val="16"/>
        </w:numPr>
        <w:spacing w:line="276" w:lineRule="auto"/>
        <w:ind w:left="720"/>
        <w:jc w:val="both"/>
        <w:rPr>
          <w:rFonts w:asciiTheme="minorHAnsi" w:hAnsiTheme="minorHAnsi"/>
        </w:rPr>
      </w:pPr>
      <w:r w:rsidRPr="001D2E44">
        <w:rPr>
          <w:rFonts w:asciiTheme="minorHAnsi" w:hAnsiTheme="minorHAnsi"/>
          <w:u w:val="single"/>
        </w:rPr>
        <w:t>Heating System Method:</w:t>
      </w:r>
      <w:r w:rsidRPr="001D2E44">
        <w:rPr>
          <w:rFonts w:asciiTheme="minorHAnsi" w:hAnsiTheme="minorHAnsi"/>
        </w:rPr>
        <w:t xml:space="preserve"> For heating only systems the nominal air</w:t>
      </w:r>
      <w:r w:rsidR="00A1619D">
        <w:rPr>
          <w:rFonts w:asciiTheme="minorHAnsi" w:hAnsiTheme="minorHAnsi"/>
        </w:rPr>
        <w:t>-</w:t>
      </w:r>
      <w:r w:rsidRPr="001D2E44">
        <w:rPr>
          <w:rFonts w:asciiTheme="minorHAnsi" w:hAnsiTheme="minorHAnsi"/>
        </w:rPr>
        <w:t>handler airflow shall be 21.7 CFM per kBtu/h of rated heating output capacity.</w:t>
      </w:r>
    </w:p>
    <w:p w14:paraId="1E52EC5C" w14:textId="691FA7C0" w:rsidR="00FA601C" w:rsidRPr="00151323" w:rsidRDefault="00FA601C" w:rsidP="00FA601C">
      <w:pPr>
        <w:pStyle w:val="ListParagraph"/>
        <w:numPr>
          <w:ilvl w:val="1"/>
          <w:numId w:val="16"/>
        </w:numPr>
        <w:spacing w:line="276" w:lineRule="auto"/>
        <w:ind w:left="720"/>
        <w:rPr>
          <w:rFonts w:asciiTheme="minorHAnsi" w:hAnsiTheme="minorHAnsi"/>
        </w:rPr>
      </w:pPr>
      <w:r w:rsidRPr="001D2E44">
        <w:rPr>
          <w:rFonts w:asciiTheme="minorHAnsi" w:hAnsiTheme="minorHAnsi"/>
          <w:u w:val="single"/>
        </w:rPr>
        <w:t>Measured Airflow Method:</w:t>
      </w:r>
      <w:r w:rsidRPr="001D2E44">
        <w:rPr>
          <w:rFonts w:asciiTheme="minorHAnsi" w:hAnsiTheme="minorHAnsi"/>
        </w:rPr>
        <w:t xml:space="preserve"> The </w:t>
      </w:r>
      <w:r>
        <w:rPr>
          <w:rFonts w:asciiTheme="minorHAnsi" w:hAnsiTheme="minorHAnsi"/>
        </w:rPr>
        <w:t xml:space="preserve">measured </w:t>
      </w:r>
      <w:r w:rsidRPr="001D2E44">
        <w:rPr>
          <w:rFonts w:asciiTheme="minorHAnsi" w:hAnsiTheme="minorHAnsi"/>
        </w:rPr>
        <w:t>system airflow can be used as the air</w:t>
      </w:r>
      <w:r w:rsidR="00A1619D">
        <w:rPr>
          <w:rFonts w:asciiTheme="minorHAnsi" w:hAnsiTheme="minorHAnsi"/>
        </w:rPr>
        <w:t>-</w:t>
      </w:r>
      <w:r w:rsidRPr="001D2E44">
        <w:rPr>
          <w:rFonts w:asciiTheme="minorHAnsi" w:hAnsiTheme="minorHAnsi"/>
        </w:rPr>
        <w:t xml:space="preserve">handler airflow for the purpose of establishing duct leakage percentage (See Section RA3.1.4.2.3 of the </w:t>
      </w:r>
      <w:r w:rsidR="00074A1F">
        <w:rPr>
          <w:rFonts w:asciiTheme="minorHAnsi" w:hAnsiTheme="minorHAnsi"/>
        </w:rPr>
        <w:t>2016</w:t>
      </w:r>
      <w:r w:rsidRPr="001D2E44">
        <w:rPr>
          <w:rFonts w:asciiTheme="minorHAnsi" w:hAnsiTheme="minorHAnsi"/>
        </w:rPr>
        <w:t xml:space="preserve"> Reference Appendices).</w:t>
      </w:r>
    </w:p>
    <w:p w14:paraId="1E52EC5D" w14:textId="54A29E64"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Measured AHU Airflow (CFM)</w:t>
      </w:r>
      <w:r w:rsidRPr="001D2E44">
        <w:rPr>
          <w:rFonts w:asciiTheme="minorHAnsi" w:hAnsiTheme="minorHAnsi"/>
        </w:rPr>
        <w:t xml:space="preserve">: If “Measured Airflow Method” is selected </w:t>
      </w:r>
      <w:r>
        <w:rPr>
          <w:rFonts w:asciiTheme="minorHAnsi" w:hAnsiTheme="minorHAnsi"/>
        </w:rPr>
        <w:t xml:space="preserve">as the </w:t>
      </w:r>
      <w:r w:rsidRPr="001D2E44">
        <w:rPr>
          <w:rFonts w:asciiTheme="minorHAnsi" w:hAnsiTheme="minorHAnsi"/>
          <w:i/>
        </w:rPr>
        <w:t>Air-Handl</w:t>
      </w:r>
      <w:r>
        <w:rPr>
          <w:rFonts w:asciiTheme="minorHAnsi" w:hAnsiTheme="minorHAnsi"/>
          <w:i/>
        </w:rPr>
        <w:t>ing</w:t>
      </w:r>
      <w:r w:rsidRPr="001D2E44">
        <w:rPr>
          <w:rFonts w:asciiTheme="minorHAnsi" w:hAnsiTheme="minorHAnsi"/>
          <w:i/>
        </w:rPr>
        <w:t xml:space="preserve"> Unit Airflow (AHU</w:t>
      </w:r>
      <w:r w:rsidR="00485D3B">
        <w:rPr>
          <w:rFonts w:asciiTheme="minorHAnsi" w:hAnsiTheme="minorHAnsi"/>
          <w:i/>
        </w:rPr>
        <w:t xml:space="preserve"> </w:t>
      </w:r>
      <w:r w:rsidRPr="001D2E44">
        <w:rPr>
          <w:rFonts w:asciiTheme="minorHAnsi" w:hAnsiTheme="minorHAnsi"/>
          <w:i/>
        </w:rPr>
        <w:t>Airflow) Determination Method</w:t>
      </w:r>
      <w:r w:rsidRPr="001D2E44">
        <w:rPr>
          <w:rFonts w:asciiTheme="minorHAnsi" w:hAnsiTheme="minorHAnsi"/>
        </w:rPr>
        <w:t>, user must input measured airflow.</w:t>
      </w:r>
    </w:p>
    <w:p w14:paraId="1E52EC5E"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Calculated Target Allowable Duct Leakage Rate (cfm)</w:t>
      </w:r>
      <w:r w:rsidRPr="001D2E44">
        <w:rPr>
          <w:rFonts w:asciiTheme="minorHAnsi" w:hAnsiTheme="minorHAnsi"/>
        </w:rPr>
        <w:t xml:space="preserve">: This value will be automatically </w:t>
      </w:r>
      <w:r>
        <w:rPr>
          <w:rFonts w:asciiTheme="minorHAnsi" w:hAnsiTheme="minorHAnsi"/>
        </w:rPr>
        <w:t>calculated</w:t>
      </w:r>
      <w:r w:rsidRPr="001D2E44">
        <w:rPr>
          <w:rFonts w:asciiTheme="minorHAnsi" w:hAnsiTheme="minorHAnsi"/>
        </w:rPr>
        <w:t xml:space="preserve"> </w:t>
      </w:r>
      <w:r>
        <w:rPr>
          <w:rFonts w:asciiTheme="minorHAnsi" w:hAnsiTheme="minorHAnsi"/>
        </w:rPr>
        <w:t>based</w:t>
      </w:r>
      <w:r w:rsidRPr="001D2E44">
        <w:rPr>
          <w:rFonts w:asciiTheme="minorHAnsi" w:hAnsiTheme="minorHAnsi"/>
        </w:rPr>
        <w:t xml:space="preserve"> on values </w:t>
      </w:r>
      <w:r>
        <w:rPr>
          <w:rFonts w:asciiTheme="minorHAnsi" w:hAnsiTheme="minorHAnsi"/>
        </w:rPr>
        <w:t>entered in previous fields.</w:t>
      </w:r>
    </w:p>
    <w:p w14:paraId="1E52EC5F" w14:textId="77777777" w:rsidR="00FA601C" w:rsidRPr="00151323"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Actual Duct Leakage Rate from Leakage Test Measurement (cfm)</w:t>
      </w:r>
      <w:r w:rsidRPr="001D2E44">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rater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E52EC60" w14:textId="7E73621D" w:rsidR="00FA601C" w:rsidRDefault="00FA601C" w:rsidP="00FA601C">
      <w:pPr>
        <w:pStyle w:val="ListParagraph"/>
        <w:numPr>
          <w:ilvl w:val="0"/>
          <w:numId w:val="16"/>
        </w:numPr>
        <w:spacing w:line="276" w:lineRule="auto"/>
        <w:ind w:left="360"/>
        <w:rPr>
          <w:rFonts w:asciiTheme="minorHAnsi" w:hAnsiTheme="minorHAnsi"/>
        </w:rPr>
      </w:pPr>
      <w:r w:rsidRPr="001D2E44">
        <w:rPr>
          <w:rFonts w:asciiTheme="minorHAnsi" w:hAnsiTheme="minorHAnsi"/>
          <w:i/>
        </w:rPr>
        <w:t>Compliance Statement</w:t>
      </w:r>
      <w:r w:rsidRPr="001D2E44">
        <w:rPr>
          <w:rFonts w:asciiTheme="minorHAnsi" w:hAnsiTheme="minorHAnsi"/>
        </w:rPr>
        <w:t>: If Actual Duct Leakage Rate from leakage test (B10) is less than or equal to Calculated Target Allowable Duct Leakage Rate, “System passes leakage test” will automatically populate. If not, “System fails leakage test</w:t>
      </w:r>
      <w:r>
        <w:rPr>
          <w:rFonts w:asciiTheme="minorHAnsi" w:hAnsiTheme="minorHAnsi"/>
        </w:rPr>
        <w:t>”</w:t>
      </w:r>
      <w:r w:rsidRPr="001D2E44">
        <w:rPr>
          <w:rFonts w:asciiTheme="minorHAnsi" w:hAnsiTheme="minorHAnsi"/>
        </w:rPr>
        <w:t xml:space="preserve"> will automatically populate.</w:t>
      </w:r>
    </w:p>
    <w:p w14:paraId="1E52EC61" w14:textId="77777777" w:rsidR="00FA601C" w:rsidRDefault="00FA601C" w:rsidP="00D400A6">
      <w:pPr>
        <w:rPr>
          <w:rFonts w:asciiTheme="minorHAnsi" w:hAnsiTheme="minorHAnsi"/>
          <w:b/>
        </w:rPr>
      </w:pPr>
    </w:p>
    <w:p w14:paraId="1E52EC84" w14:textId="77777777" w:rsidR="00250538" w:rsidRPr="00151323" w:rsidRDefault="00250538" w:rsidP="00250538">
      <w:pPr>
        <w:pStyle w:val="ListParagraph"/>
        <w:spacing w:line="276" w:lineRule="auto"/>
        <w:ind w:left="360"/>
        <w:rPr>
          <w:rFonts w:asciiTheme="minorHAnsi" w:hAnsiTheme="minorHAnsi"/>
        </w:rPr>
      </w:pPr>
    </w:p>
    <w:p w14:paraId="1E52EC85" w14:textId="77777777" w:rsidR="003D12CF" w:rsidRPr="00151323" w:rsidRDefault="003D12CF" w:rsidP="0000264A">
      <w:pPr>
        <w:spacing w:line="276" w:lineRule="auto"/>
        <w:rPr>
          <w:rFonts w:asciiTheme="minorHAnsi" w:hAnsiTheme="minorHAnsi"/>
        </w:rPr>
        <w:sectPr w:rsidR="003D12CF" w:rsidRPr="00151323" w:rsidSect="004C132B">
          <w:headerReference w:type="even" r:id="rId12"/>
          <w:headerReference w:type="default" r:id="rId13"/>
          <w:footerReference w:type="default" r:id="rId14"/>
          <w:headerReference w:type="first" r:id="rId15"/>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4096"/>
        <w:gridCol w:w="6234"/>
      </w:tblGrid>
      <w:tr w:rsidR="00677517" w:rsidRPr="00151323" w14:paraId="1E52EC88" w14:textId="77777777" w:rsidTr="00677517">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87" w14:textId="77777777" w:rsidR="00677517" w:rsidRPr="001D2E44" w:rsidRDefault="00677517" w:rsidP="00FD529D">
            <w:pPr>
              <w:rPr>
                <w:rFonts w:asciiTheme="minorHAnsi" w:hAnsiTheme="minorHAnsi"/>
              </w:rPr>
            </w:pPr>
            <w:r w:rsidRPr="001D2E44">
              <w:rPr>
                <w:rFonts w:asciiTheme="minorHAnsi" w:hAnsiTheme="minorHAnsi"/>
                <w:b/>
              </w:rPr>
              <w:t>A. System Information</w:t>
            </w:r>
          </w:p>
        </w:tc>
      </w:tr>
      <w:tr w:rsidR="006C7319" w:rsidRPr="00151323" w14:paraId="1E52EC8C"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9" w14:textId="689486BA" w:rsidR="006C7319" w:rsidRPr="00151323" w:rsidRDefault="00FD529D" w:rsidP="00146B84">
            <w:pPr>
              <w:spacing w:before="120"/>
              <w:jc w:val="center"/>
              <w:rPr>
                <w:rFonts w:asciiTheme="minorHAnsi" w:hAnsiTheme="minorHAnsi"/>
              </w:rPr>
            </w:pPr>
            <w:r>
              <w:rPr>
                <w:rFonts w:asciiTheme="minorHAnsi" w:hAnsiTheme="minorHAnsi"/>
              </w:rPr>
              <w:t>0</w:t>
            </w:r>
            <w:r w:rsidR="001D2E44" w:rsidRPr="001D2E44">
              <w:rPr>
                <w:rFonts w:asciiTheme="minorHAnsi" w:hAnsiTheme="minorHAnsi"/>
              </w:rPr>
              <w:t>1</w:t>
            </w:r>
          </w:p>
        </w:tc>
        <w:tc>
          <w:tcPr>
            <w:tcW w:w="1898" w:type="pct"/>
            <w:tcBorders>
              <w:top w:val="single" w:sz="4" w:space="0" w:color="auto"/>
              <w:left w:val="single" w:sz="4" w:space="0" w:color="auto"/>
              <w:bottom w:val="single" w:sz="4" w:space="0" w:color="auto"/>
              <w:right w:val="single" w:sz="4" w:space="0" w:color="auto"/>
            </w:tcBorders>
            <w:vAlign w:val="center"/>
          </w:tcPr>
          <w:p w14:paraId="1E52EC8A" w14:textId="2B87EBEC" w:rsidR="006C7319" w:rsidRPr="00151323" w:rsidRDefault="00BD6BC5" w:rsidP="00146B84">
            <w:pPr>
              <w:spacing w:before="120"/>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1E52EC8B" w14:textId="77777777" w:rsidR="006C7319" w:rsidRPr="00151323" w:rsidRDefault="001D2E44" w:rsidP="00146B84">
            <w:pPr>
              <w:spacing w:before="120"/>
              <w:rPr>
                <w:rFonts w:asciiTheme="minorHAnsi" w:hAnsiTheme="minorHAnsi"/>
              </w:rPr>
            </w:pPr>
            <w:r w:rsidRPr="001D2E44">
              <w:rPr>
                <w:rFonts w:asciiTheme="minorHAnsi" w:hAnsiTheme="minorHAnsi"/>
              </w:rPr>
              <w:t>&lt;&lt;text (data from MCH-01)&gt;&gt;</w:t>
            </w:r>
          </w:p>
        </w:tc>
      </w:tr>
      <w:tr w:rsidR="006C7319" w:rsidRPr="00151323" w14:paraId="1E52EC90"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8D" w14:textId="0E92FD95"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2</w:t>
            </w:r>
          </w:p>
        </w:tc>
        <w:tc>
          <w:tcPr>
            <w:tcW w:w="1898" w:type="pct"/>
            <w:tcBorders>
              <w:top w:val="single" w:sz="4" w:space="0" w:color="auto"/>
              <w:left w:val="single" w:sz="4" w:space="0" w:color="auto"/>
              <w:bottom w:val="single" w:sz="4" w:space="0" w:color="auto"/>
              <w:right w:val="single" w:sz="4" w:space="0" w:color="auto"/>
            </w:tcBorders>
            <w:vAlign w:val="center"/>
          </w:tcPr>
          <w:p w14:paraId="1E52EC8E" w14:textId="18727A1A" w:rsidR="006C7319" w:rsidRPr="00151323" w:rsidRDefault="00BD6BC5" w:rsidP="00146B84">
            <w:pPr>
              <w:rPr>
                <w:rFonts w:asciiTheme="minorHAnsi" w:hAnsiTheme="minorHAnsi"/>
              </w:rPr>
            </w:pPr>
            <w:r>
              <w:rPr>
                <w:rFonts w:asciiTheme="minorHAnsi" w:hAnsiTheme="minorHAnsi"/>
              </w:rPr>
              <w:t>Space Conditioning</w:t>
            </w:r>
            <w:r w:rsidRPr="001D2E44">
              <w:rPr>
                <w:rFonts w:asciiTheme="minorHAnsi" w:hAnsiTheme="minorHAnsi"/>
              </w:rPr>
              <w:t xml:space="preserve"> </w:t>
            </w:r>
            <w:r w:rsidR="001D2E44" w:rsidRPr="001D2E44">
              <w:rPr>
                <w:rFonts w:asciiTheme="minorHAnsi" w:hAnsiTheme="minorHAnsi"/>
              </w:rPr>
              <w:t>System Location or Area Served</w:t>
            </w:r>
          </w:p>
        </w:tc>
        <w:tc>
          <w:tcPr>
            <w:tcW w:w="2889" w:type="pct"/>
            <w:tcBorders>
              <w:top w:val="single" w:sz="4" w:space="0" w:color="auto"/>
              <w:left w:val="single" w:sz="4" w:space="0" w:color="auto"/>
              <w:bottom w:val="single" w:sz="4" w:space="0" w:color="auto"/>
              <w:right w:val="single" w:sz="4" w:space="0" w:color="auto"/>
            </w:tcBorders>
            <w:vAlign w:val="center"/>
          </w:tcPr>
          <w:p w14:paraId="1E52EC8F" w14:textId="77777777" w:rsidR="006C7319" w:rsidRPr="00151323" w:rsidRDefault="001D2E44" w:rsidP="003C7CCF">
            <w:pPr>
              <w:rPr>
                <w:rFonts w:asciiTheme="minorHAnsi" w:hAnsiTheme="minorHAnsi"/>
              </w:rPr>
            </w:pPr>
            <w:r w:rsidRPr="001D2E44">
              <w:rPr>
                <w:rFonts w:asciiTheme="minorHAnsi" w:hAnsiTheme="minorHAnsi"/>
              </w:rPr>
              <w:t>&lt;&lt;text (data from MCH-01)&gt;&gt;</w:t>
            </w:r>
          </w:p>
        </w:tc>
      </w:tr>
      <w:tr w:rsidR="006C7319" w:rsidRPr="00151323" w14:paraId="1E52EC94"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1" w14:textId="42C8BE5A"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1898" w:type="pct"/>
            <w:tcBorders>
              <w:top w:val="single" w:sz="4" w:space="0" w:color="auto"/>
              <w:left w:val="single" w:sz="4" w:space="0" w:color="auto"/>
              <w:bottom w:val="single" w:sz="4" w:space="0" w:color="auto"/>
              <w:right w:val="single" w:sz="4" w:space="0" w:color="auto"/>
            </w:tcBorders>
            <w:vAlign w:val="center"/>
          </w:tcPr>
          <w:p w14:paraId="1E52EC92" w14:textId="6D5A718E" w:rsidR="006C7319" w:rsidRPr="00151323" w:rsidRDefault="001D2E44" w:rsidP="00146B84">
            <w:pPr>
              <w:rPr>
                <w:rFonts w:asciiTheme="minorHAnsi" w:hAnsiTheme="minorHAnsi"/>
              </w:rPr>
            </w:pPr>
            <w:r w:rsidRPr="001D2E44">
              <w:rPr>
                <w:rFonts w:asciiTheme="minorHAnsi" w:hAnsiTheme="minorHAnsi"/>
              </w:rPr>
              <w:t xml:space="preserve">Building Type from </w:t>
            </w:r>
            <w:r w:rsidR="00782534">
              <w:rPr>
                <w:rFonts w:asciiTheme="minorHAnsi" w:hAnsiTheme="minorHAnsi"/>
              </w:rPr>
              <w:t>CF1R</w:t>
            </w:r>
          </w:p>
        </w:tc>
        <w:tc>
          <w:tcPr>
            <w:tcW w:w="2889" w:type="pct"/>
            <w:tcBorders>
              <w:top w:val="single" w:sz="4" w:space="0" w:color="auto"/>
              <w:left w:val="single" w:sz="4" w:space="0" w:color="auto"/>
              <w:bottom w:val="single" w:sz="4" w:space="0" w:color="auto"/>
              <w:right w:val="single" w:sz="4" w:space="0" w:color="auto"/>
            </w:tcBorders>
            <w:vAlign w:val="center"/>
          </w:tcPr>
          <w:p w14:paraId="1E52EC93" w14:textId="77777777" w:rsidR="006C7319" w:rsidRPr="00151323" w:rsidRDefault="001D2E44" w:rsidP="00B002FE">
            <w:pPr>
              <w:rPr>
                <w:rFonts w:asciiTheme="minorHAnsi" w:hAnsiTheme="minorHAnsi"/>
              </w:rPr>
            </w:pPr>
            <w:r w:rsidRPr="001D2E44">
              <w:rPr>
                <w:rFonts w:asciiTheme="minorHAnsi" w:hAnsiTheme="minorHAnsi"/>
              </w:rPr>
              <w:t>&lt;&lt;</w:t>
            </w:r>
            <w:r w:rsidR="0010692F" w:rsidRPr="0010692F">
              <w:rPr>
                <w:rFonts w:asciiTheme="minorHAnsi" w:hAnsiTheme="minorHAnsi"/>
              </w:rPr>
              <w:t>text</w:t>
            </w:r>
            <w:r w:rsidRPr="001D2E44">
              <w:rPr>
                <w:rFonts w:asciiTheme="minorHAnsi" w:hAnsiTheme="minorHAnsi"/>
              </w:rPr>
              <w:t xml:space="preserve"> (data from </w:t>
            </w:r>
            <w:r w:rsidR="00782534">
              <w:rPr>
                <w:rFonts w:asciiTheme="minorHAnsi" w:hAnsiTheme="minorHAnsi"/>
              </w:rPr>
              <w:t>CF1R</w:t>
            </w:r>
            <w:r w:rsidRPr="001D2E44">
              <w:rPr>
                <w:rFonts w:asciiTheme="minorHAnsi" w:hAnsiTheme="minorHAnsi"/>
              </w:rPr>
              <w:t>)</w:t>
            </w:r>
          </w:p>
        </w:tc>
      </w:tr>
      <w:tr w:rsidR="006C7319" w:rsidRPr="00151323" w14:paraId="1E52EC98"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5" w14:textId="594D06DC"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1898" w:type="pct"/>
            <w:tcBorders>
              <w:top w:val="single" w:sz="4" w:space="0" w:color="auto"/>
              <w:left w:val="single" w:sz="4" w:space="0" w:color="auto"/>
              <w:bottom w:val="single" w:sz="4" w:space="0" w:color="auto"/>
              <w:right w:val="single" w:sz="4" w:space="0" w:color="auto"/>
            </w:tcBorders>
            <w:vAlign w:val="center"/>
          </w:tcPr>
          <w:p w14:paraId="1E52EC96" w14:textId="77777777" w:rsidR="006C7319" w:rsidRPr="00151323" w:rsidRDefault="001D2E44" w:rsidP="00146B84">
            <w:pPr>
              <w:rPr>
                <w:rFonts w:asciiTheme="minorHAnsi" w:hAnsiTheme="minorHAnsi"/>
              </w:rPr>
            </w:pPr>
            <w:r w:rsidRPr="001D2E44">
              <w:rPr>
                <w:rFonts w:asciiTheme="minorHAnsi" w:hAnsiTheme="minorHAnsi"/>
              </w:rPr>
              <w:t xml:space="preserve">Verified Low Leakage Ducts in Conditioned Space (VLLDCS) Credit from </w:t>
            </w:r>
            <w:r w:rsidR="00782534">
              <w:rPr>
                <w:rFonts w:asciiTheme="minorHAnsi" w:hAnsiTheme="minorHAnsi"/>
              </w:rPr>
              <w:t>CF1R</w:t>
            </w:r>
            <w:r w:rsidRPr="001D2E44">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7" w14:textId="77777777" w:rsidR="006C7319" w:rsidRPr="00151323" w:rsidRDefault="001D2E44" w:rsidP="00146B84">
            <w:pPr>
              <w:rPr>
                <w:rFonts w:asciiTheme="minorHAnsi" w:hAnsiTheme="minorHAnsi"/>
              </w:rPr>
            </w:pPr>
            <w:r w:rsidRPr="001D2E44">
              <w:rPr>
                <w:rFonts w:asciiTheme="minorHAnsi" w:hAnsiTheme="minorHAnsi"/>
              </w:rPr>
              <w:t xml:space="preserve">&lt;&lt;calculated result:  (= true or false depending on </w:t>
            </w:r>
            <w:r w:rsidR="00782534">
              <w:rPr>
                <w:rFonts w:asciiTheme="minorHAnsi" w:hAnsiTheme="minorHAnsi"/>
              </w:rPr>
              <w:t>CF1R</w:t>
            </w:r>
            <w:r w:rsidRPr="001D2E44">
              <w:rPr>
                <w:rFonts w:asciiTheme="minorHAnsi" w:hAnsiTheme="minorHAnsi"/>
              </w:rPr>
              <w:t xml:space="preserve"> data:  if true =&gt;display message directing use of </w:t>
            </w:r>
            <w:r w:rsidRPr="001D2E44">
              <w:rPr>
                <w:rFonts w:asciiTheme="minorHAnsi" w:hAnsiTheme="minorHAnsi"/>
                <w:u w:val="single"/>
              </w:rPr>
              <w:t>VLLDCS</w:t>
            </w:r>
            <w:r w:rsidRPr="001D2E44">
              <w:rPr>
                <w:rFonts w:asciiTheme="minorHAnsi" w:hAnsiTheme="minorHAnsi"/>
              </w:rPr>
              <w:t xml:space="preserve"> method 20b)&gt;&gt;</w:t>
            </w:r>
          </w:p>
        </w:tc>
      </w:tr>
      <w:tr w:rsidR="006C7319" w:rsidRPr="00151323" w14:paraId="1E52EC9C"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9" w14:textId="60972BD9"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1898" w:type="pct"/>
            <w:tcBorders>
              <w:top w:val="single" w:sz="4" w:space="0" w:color="auto"/>
              <w:left w:val="single" w:sz="4" w:space="0" w:color="auto"/>
              <w:bottom w:val="single" w:sz="4" w:space="0" w:color="auto"/>
              <w:right w:val="single" w:sz="4" w:space="0" w:color="auto"/>
            </w:tcBorders>
            <w:vAlign w:val="center"/>
          </w:tcPr>
          <w:p w14:paraId="1E52EC9A" w14:textId="77777777" w:rsidR="006C7319" w:rsidRPr="00151323" w:rsidRDefault="001D2E44" w:rsidP="00146B84">
            <w:pPr>
              <w:rPr>
                <w:rFonts w:asciiTheme="minorHAnsi" w:hAnsiTheme="minorHAnsi"/>
              </w:rPr>
            </w:pPr>
            <w:r w:rsidRPr="001D2E44">
              <w:rPr>
                <w:rFonts w:asciiTheme="minorHAnsi" w:hAnsiTheme="minorHAnsi"/>
              </w:rPr>
              <w:t xml:space="preserve">Verified Low Leakage Air-handling Unit Credit from </w:t>
            </w:r>
            <w:r w:rsidR="00782534">
              <w:rPr>
                <w:rFonts w:asciiTheme="minorHAnsi" w:hAnsiTheme="minorHAnsi"/>
              </w:rPr>
              <w:t>CF1R</w:t>
            </w:r>
            <w:r w:rsidRPr="001D2E44">
              <w:rPr>
                <w:rFonts w:asciiTheme="minorHAnsi" w:hAnsiTheme="minorHAnsi"/>
              </w:rPr>
              <w:t>?</w:t>
            </w:r>
          </w:p>
        </w:tc>
        <w:tc>
          <w:tcPr>
            <w:tcW w:w="2889" w:type="pct"/>
            <w:tcBorders>
              <w:top w:val="single" w:sz="4" w:space="0" w:color="auto"/>
              <w:left w:val="single" w:sz="4" w:space="0" w:color="auto"/>
              <w:bottom w:val="single" w:sz="4" w:space="0" w:color="auto"/>
              <w:right w:val="single" w:sz="4" w:space="0" w:color="auto"/>
            </w:tcBorders>
            <w:vAlign w:val="center"/>
          </w:tcPr>
          <w:p w14:paraId="1E52EC9B" w14:textId="77777777" w:rsidR="006C7319" w:rsidRPr="00151323" w:rsidRDefault="001D2E44" w:rsidP="00146B84">
            <w:pPr>
              <w:rPr>
                <w:rFonts w:asciiTheme="minorHAnsi" w:hAnsiTheme="minorHAnsi"/>
              </w:rPr>
            </w:pPr>
            <w:r w:rsidRPr="001D2E44">
              <w:rPr>
                <w:rFonts w:asciiTheme="minorHAnsi" w:hAnsiTheme="minorHAnsi"/>
              </w:rPr>
              <w:t xml:space="preserve">&lt;&lt;calculated result:  (= true or false depending on </w:t>
            </w:r>
            <w:r w:rsidR="00782534">
              <w:rPr>
                <w:rFonts w:asciiTheme="minorHAnsi" w:hAnsiTheme="minorHAnsi"/>
              </w:rPr>
              <w:t>CF1R</w:t>
            </w:r>
            <w:r w:rsidRPr="001D2E44">
              <w:rPr>
                <w:rFonts w:asciiTheme="minorHAnsi" w:hAnsiTheme="minorHAnsi"/>
              </w:rPr>
              <w:t xml:space="preserve"> data:  if true =&gt;display message directing use of </w:t>
            </w:r>
            <w:r w:rsidRPr="001D2E44">
              <w:rPr>
                <w:rFonts w:asciiTheme="minorHAnsi" w:hAnsiTheme="minorHAnsi"/>
                <w:u w:val="single"/>
              </w:rPr>
              <w:t>VLLAHU</w:t>
            </w:r>
            <w:r w:rsidRPr="001D2E44">
              <w:rPr>
                <w:rFonts w:asciiTheme="minorHAnsi" w:hAnsiTheme="minorHAnsi"/>
              </w:rPr>
              <w:t xml:space="preserve"> method 20c)&gt;&gt;</w:t>
            </w:r>
          </w:p>
        </w:tc>
      </w:tr>
      <w:tr w:rsidR="006C7319" w:rsidRPr="00151323" w14:paraId="1E52ECA0" w14:textId="77777777" w:rsidTr="00677517">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9D" w14:textId="6B2487AC" w:rsidR="006C7319" w:rsidRPr="00151323" w:rsidRDefault="00FD529D" w:rsidP="00146B84">
            <w:pPr>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1898" w:type="pct"/>
            <w:tcBorders>
              <w:top w:val="single" w:sz="4" w:space="0" w:color="auto"/>
              <w:left w:val="single" w:sz="4" w:space="0" w:color="auto"/>
              <w:bottom w:val="single" w:sz="4" w:space="0" w:color="auto"/>
              <w:right w:val="single" w:sz="4" w:space="0" w:color="auto"/>
            </w:tcBorders>
            <w:vAlign w:val="center"/>
          </w:tcPr>
          <w:p w14:paraId="1E52EC9E" w14:textId="7AC30837" w:rsidR="006C7319" w:rsidRPr="00151323" w:rsidRDefault="001D2E44" w:rsidP="00146B84">
            <w:pPr>
              <w:rPr>
                <w:rFonts w:asciiTheme="minorHAnsi" w:hAnsiTheme="minorHAnsi"/>
              </w:rPr>
            </w:pPr>
            <w:r w:rsidRPr="001D2E44">
              <w:rPr>
                <w:rFonts w:asciiTheme="minorHAnsi" w:hAnsiTheme="minorHAnsi"/>
              </w:rPr>
              <w:t xml:space="preserve">Duct System </w:t>
            </w:r>
            <w:r w:rsidR="00183263">
              <w:rPr>
                <w:rFonts w:asciiTheme="minorHAnsi" w:hAnsiTheme="minorHAnsi"/>
              </w:rPr>
              <w:t>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1E52EC9F" w14:textId="77777777" w:rsidR="006C7319" w:rsidRPr="00151323" w:rsidRDefault="001D2E44" w:rsidP="00183263">
            <w:pPr>
              <w:rPr>
                <w:rFonts w:asciiTheme="minorHAnsi" w:hAnsiTheme="minorHAnsi"/>
              </w:rPr>
            </w:pPr>
            <w:r w:rsidRPr="001D2E44">
              <w:rPr>
                <w:rFonts w:asciiTheme="minorHAnsi" w:hAnsiTheme="minorHAnsi"/>
              </w:rPr>
              <w:t xml:space="preserve">&lt;&lt;user pick one from list: </w:t>
            </w:r>
            <w:r w:rsidRPr="001D2E44">
              <w:rPr>
                <w:rFonts w:asciiTheme="minorHAnsi" w:hAnsiTheme="minorHAnsi"/>
                <w:u w:val="single"/>
              </w:rPr>
              <w:t>New</w:t>
            </w:r>
            <w:r w:rsidRPr="001D2E44">
              <w:rPr>
                <w:rFonts w:asciiTheme="minorHAnsi" w:hAnsiTheme="minorHAnsi"/>
              </w:rPr>
              <w:t xml:space="preserve">; or </w:t>
            </w:r>
            <w:r w:rsidRPr="001D2E44">
              <w:rPr>
                <w:rFonts w:asciiTheme="minorHAnsi" w:hAnsiTheme="minorHAnsi"/>
                <w:u w:val="single"/>
              </w:rPr>
              <w:t>Replacement</w:t>
            </w:r>
            <w:r w:rsidRPr="001D2E44">
              <w:rPr>
                <w:rFonts w:asciiTheme="minorHAnsi" w:hAnsiTheme="minorHAnsi"/>
              </w:rPr>
              <w:t xml:space="preserve">; or </w:t>
            </w:r>
            <w:r w:rsidRPr="001D2E44">
              <w:rPr>
                <w:rFonts w:asciiTheme="minorHAnsi" w:hAnsiTheme="minorHAnsi"/>
                <w:u w:val="single"/>
              </w:rPr>
              <w:t>Alteration</w:t>
            </w:r>
            <w:r w:rsidR="00183263">
              <w:rPr>
                <w:rFonts w:asciiTheme="minorHAnsi" w:hAnsiTheme="minorHAnsi"/>
                <w:u w:val="single"/>
              </w:rPr>
              <w:t>;</w:t>
            </w:r>
            <w:r w:rsidR="00183263" w:rsidRPr="00324B0C">
              <w:rPr>
                <w:rFonts w:asciiTheme="minorHAnsi" w:hAnsiTheme="minorHAnsi"/>
              </w:rPr>
              <w:t xml:space="preserve"> or</w:t>
            </w:r>
            <w:r w:rsidR="00183263">
              <w:rPr>
                <w:rFonts w:asciiTheme="minorHAnsi" w:hAnsiTheme="minorHAnsi"/>
                <w:u w:val="single"/>
              </w:rPr>
              <w:t xml:space="preserve"> Replacement using Smoke Test;</w:t>
            </w:r>
            <w:r w:rsidR="00183263" w:rsidRPr="00324B0C">
              <w:rPr>
                <w:rFonts w:asciiTheme="minorHAnsi" w:hAnsiTheme="minorHAnsi"/>
              </w:rPr>
              <w:t xml:space="preserve"> or</w:t>
            </w:r>
            <w:r w:rsidR="00183263">
              <w:rPr>
                <w:rFonts w:asciiTheme="minorHAnsi" w:hAnsiTheme="minorHAnsi"/>
                <w:u w:val="single"/>
              </w:rPr>
              <w:t xml:space="preserve"> Alteration using Smoke Test</w:t>
            </w:r>
            <w:r w:rsidR="00183263" w:rsidRPr="001D2E44">
              <w:rPr>
                <w:rFonts w:asciiTheme="minorHAnsi" w:hAnsiTheme="minorHAnsi"/>
              </w:rPr>
              <w:t xml:space="preserve"> </w:t>
            </w:r>
            <w:r w:rsidRPr="001D2E44">
              <w:rPr>
                <w:rFonts w:asciiTheme="minorHAnsi" w:hAnsiTheme="minorHAnsi"/>
              </w:rPr>
              <w:t>&gt;&gt;</w:t>
            </w:r>
          </w:p>
        </w:tc>
      </w:tr>
      <w:tr w:rsidR="006C7319" w:rsidRPr="00151323" w14:paraId="1E52ECAF" w14:textId="77777777" w:rsidTr="00677517">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1E52ECA1" w14:textId="5E69DE7D" w:rsidR="006C7319" w:rsidRPr="00151323" w:rsidRDefault="00FD529D" w:rsidP="00146B84">
            <w:pPr>
              <w:rPr>
                <w:rFonts w:asciiTheme="minorHAnsi" w:hAnsiTheme="minorHAnsi"/>
              </w:rPr>
            </w:pPr>
            <w:r>
              <w:rPr>
                <w:rFonts w:asciiTheme="minorHAnsi" w:hAnsiTheme="minorHAnsi"/>
              </w:rPr>
              <w:t>0</w:t>
            </w:r>
            <w:r w:rsidR="001D2E44" w:rsidRPr="001D2E44">
              <w:rPr>
                <w:rFonts w:asciiTheme="minorHAnsi" w:hAnsiTheme="minorHAnsi"/>
              </w:rPr>
              <w:t>7.  determine compliance method for this document;  display applicable tables below;</w:t>
            </w:r>
          </w:p>
          <w:p w14:paraId="1E52ECA2" w14:textId="77777777" w:rsidR="006C7319" w:rsidRPr="00151323" w:rsidRDefault="001D2E44" w:rsidP="00146B84">
            <w:pPr>
              <w:rPr>
                <w:rFonts w:asciiTheme="minorHAnsi" w:hAnsiTheme="minorHAnsi"/>
              </w:rPr>
            </w:pPr>
            <w:r w:rsidRPr="001D2E44">
              <w:rPr>
                <w:rFonts w:asciiTheme="minorHAnsi" w:hAnsiTheme="minorHAnsi"/>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1E52ECA3" w14:textId="77777777" w:rsidR="006C7319" w:rsidRDefault="001D2E44" w:rsidP="00183263">
            <w:pPr>
              <w:rPr>
                <w:rFonts w:asciiTheme="minorHAnsi" w:hAnsiTheme="minorHAnsi"/>
              </w:rPr>
            </w:pPr>
            <w:r w:rsidRPr="001D2E44">
              <w:rPr>
                <w:rFonts w:asciiTheme="minorHAnsi" w:hAnsiTheme="minorHAnsi"/>
              </w:rPr>
              <w:t xml:space="preserve">&lt;&lt;Calculated Result:  </w:t>
            </w:r>
          </w:p>
          <w:p w14:paraId="1E52ECA4" w14:textId="77777777" w:rsidR="00C632B8" w:rsidRDefault="00183263">
            <w:pPr>
              <w:rPr>
                <w:rFonts w:asciiTheme="minorHAnsi" w:hAnsiTheme="minorHAnsi"/>
                <w:u w:val="single"/>
              </w:rPr>
            </w:pPr>
            <w:r w:rsidRPr="00E05304">
              <w:rPr>
                <w:rFonts w:asciiTheme="minorHAnsi" w:hAnsiTheme="minorHAnsi"/>
              </w:rPr>
              <w:t xml:space="preserve">if </w:t>
            </w:r>
            <w:r>
              <w:rPr>
                <w:rFonts w:asciiTheme="minorHAnsi" w:hAnsiTheme="minorHAnsi"/>
              </w:rPr>
              <w:t>A</w:t>
            </w:r>
            <w:r w:rsidRPr="00E05304">
              <w:rPr>
                <w:rFonts w:asciiTheme="minorHAnsi" w:hAnsiTheme="minorHAnsi"/>
              </w:rPr>
              <w:t>6=</w:t>
            </w:r>
            <w:r w:rsidRPr="00E05304">
              <w:rPr>
                <w:rFonts w:asciiTheme="minorHAnsi" w:hAnsiTheme="minorHAnsi"/>
                <w:u w:val="single"/>
              </w:rPr>
              <w:t xml:space="preserve"> </w:t>
            </w:r>
            <w:r>
              <w:rPr>
                <w:rFonts w:asciiTheme="minorHAnsi" w:hAnsiTheme="minorHAnsi"/>
                <w:u w:val="single"/>
              </w:rPr>
              <w:t>Replacement using Smoke Test</w:t>
            </w:r>
            <w:r>
              <w:rPr>
                <w:rFonts w:asciiTheme="minorHAnsi" w:hAnsiTheme="minorHAnsi"/>
              </w:rPr>
              <w:t xml:space="preserve"> or </w:t>
            </w:r>
            <w:r>
              <w:rPr>
                <w:rFonts w:asciiTheme="minorHAnsi" w:hAnsiTheme="minorHAnsi"/>
                <w:u w:val="single"/>
              </w:rPr>
              <w:t>Alteration using Smoke Test</w:t>
            </w:r>
            <w:r w:rsidRPr="00324B0C">
              <w:rPr>
                <w:rFonts w:asciiTheme="minorHAnsi" w:hAnsiTheme="minorHAnsi"/>
              </w:rPr>
              <w:t>;  then display method:</w:t>
            </w:r>
          </w:p>
          <w:p w14:paraId="1E52ECA5" w14:textId="77777777" w:rsidR="00183263" w:rsidRPr="00183263" w:rsidRDefault="00183263" w:rsidP="00183263">
            <w:pPr>
              <w:rPr>
                <w:rFonts w:asciiTheme="minorHAnsi" w:hAnsiTheme="minorHAnsi"/>
                <w:b/>
              </w:rPr>
            </w:pPr>
            <w:r>
              <w:rPr>
                <w:rFonts w:asciiTheme="minorHAnsi" w:hAnsiTheme="minorHAnsi"/>
                <w:b/>
              </w:rPr>
              <w:t>20e</w:t>
            </w:r>
            <w:r w:rsidRPr="00E05304">
              <w:rPr>
                <w:rFonts w:asciiTheme="minorHAnsi" w:hAnsiTheme="minorHAnsi"/>
                <w:b/>
              </w:rPr>
              <w:t>. Altered or Replacement Duct System</w:t>
            </w:r>
            <w:r>
              <w:rPr>
                <w:rFonts w:asciiTheme="minorHAnsi" w:hAnsiTheme="minorHAnsi"/>
                <w:b/>
              </w:rPr>
              <w:t xml:space="preserve"> using Smoke Test</w:t>
            </w:r>
          </w:p>
          <w:p w14:paraId="1E52ECA6" w14:textId="77777777" w:rsidR="007253A7" w:rsidRPr="00151323" w:rsidRDefault="001D2E44" w:rsidP="00183263">
            <w:pPr>
              <w:rPr>
                <w:rFonts w:asciiTheme="minorHAnsi" w:hAnsiTheme="minorHAnsi"/>
              </w:rPr>
            </w:pPr>
            <w:r w:rsidRPr="001D2E44">
              <w:rPr>
                <w:rFonts w:asciiTheme="minorHAnsi" w:hAnsiTheme="minorHAnsi"/>
              </w:rPr>
              <w:t>if 6=</w:t>
            </w:r>
            <w:r w:rsidRPr="001D2E44">
              <w:rPr>
                <w:rFonts w:asciiTheme="minorHAnsi" w:hAnsiTheme="minorHAnsi"/>
                <w:u w:val="single"/>
              </w:rPr>
              <w:t xml:space="preserve"> Replacement </w:t>
            </w:r>
            <w:r w:rsidRPr="001D2E44">
              <w:rPr>
                <w:rFonts w:asciiTheme="minorHAnsi" w:hAnsiTheme="minorHAnsi"/>
              </w:rPr>
              <w:t xml:space="preserve">or </w:t>
            </w:r>
            <w:r w:rsidRPr="001D2E44">
              <w:rPr>
                <w:rFonts w:asciiTheme="minorHAnsi" w:hAnsiTheme="minorHAnsi"/>
                <w:u w:val="single"/>
              </w:rPr>
              <w:t>Alteration</w:t>
            </w:r>
            <w:r w:rsidRPr="001D2E44">
              <w:rPr>
                <w:rFonts w:asciiTheme="minorHAnsi" w:hAnsiTheme="minorHAnsi"/>
              </w:rPr>
              <w:t>; then display method:</w:t>
            </w:r>
          </w:p>
          <w:p w14:paraId="1E52ECA7" w14:textId="77777777" w:rsidR="007253A7" w:rsidRPr="00151323" w:rsidRDefault="001D2E44" w:rsidP="00183263">
            <w:pPr>
              <w:rPr>
                <w:rFonts w:asciiTheme="minorHAnsi" w:hAnsiTheme="minorHAnsi"/>
                <w:b/>
              </w:rPr>
            </w:pPr>
            <w:r w:rsidRPr="001D2E44">
              <w:rPr>
                <w:rFonts w:asciiTheme="minorHAnsi" w:hAnsiTheme="minorHAnsi"/>
                <w:b/>
              </w:rPr>
              <w:t>20d. Altered or Replacement Duct System</w:t>
            </w:r>
          </w:p>
          <w:p w14:paraId="1E52ECA8" w14:textId="77777777" w:rsidR="006C7319" w:rsidRPr="00151323" w:rsidRDefault="001D2E44" w:rsidP="00183263">
            <w:pPr>
              <w:rPr>
                <w:rFonts w:asciiTheme="minorHAnsi" w:hAnsiTheme="minorHAnsi"/>
              </w:rPr>
            </w:pPr>
            <w:r w:rsidRPr="001D2E44">
              <w:rPr>
                <w:rFonts w:asciiTheme="minorHAnsi" w:hAnsiTheme="minorHAnsi"/>
              </w:rPr>
              <w:t>elseif 6=</w:t>
            </w:r>
            <w:r w:rsidRPr="001D2E44">
              <w:rPr>
                <w:rFonts w:asciiTheme="minorHAnsi" w:hAnsiTheme="minorHAnsi"/>
                <w:u w:val="single"/>
              </w:rPr>
              <w:t>New</w:t>
            </w:r>
            <w:r w:rsidRPr="001D2E44">
              <w:rPr>
                <w:rFonts w:asciiTheme="minorHAnsi" w:hAnsiTheme="minorHAnsi"/>
              </w:rPr>
              <w:t xml:space="preserve"> and 4=</w:t>
            </w:r>
            <w:r w:rsidRPr="001D2E44">
              <w:rPr>
                <w:rFonts w:asciiTheme="minorHAnsi" w:hAnsiTheme="minorHAnsi"/>
                <w:u w:val="single"/>
              </w:rPr>
              <w:t>VLLDCS (true)</w:t>
            </w:r>
            <w:r w:rsidRPr="001D2E44">
              <w:rPr>
                <w:rFonts w:asciiTheme="minorHAnsi" w:hAnsiTheme="minorHAnsi"/>
              </w:rPr>
              <w:t>; then display method:</w:t>
            </w:r>
          </w:p>
          <w:p w14:paraId="1E52ECA9" w14:textId="77777777" w:rsidR="006C7319" w:rsidRPr="00151323" w:rsidRDefault="001D2E44" w:rsidP="00183263">
            <w:pPr>
              <w:rPr>
                <w:rFonts w:asciiTheme="minorHAnsi" w:hAnsiTheme="minorHAnsi"/>
                <w:b/>
              </w:rPr>
            </w:pPr>
            <w:r w:rsidRPr="001D2E44">
              <w:rPr>
                <w:rFonts w:asciiTheme="minorHAnsi" w:hAnsiTheme="minorHAnsi"/>
                <w:b/>
              </w:rPr>
              <w:t>20b. Low Leakage Ducts in Conditioned Space</w:t>
            </w:r>
          </w:p>
          <w:p w14:paraId="1E52ECAA" w14:textId="77777777" w:rsidR="006C7319" w:rsidRPr="00151323" w:rsidRDefault="001D2E44" w:rsidP="00183263">
            <w:pPr>
              <w:rPr>
                <w:rFonts w:asciiTheme="minorHAnsi" w:hAnsiTheme="minorHAnsi"/>
              </w:rPr>
            </w:pPr>
            <w:r w:rsidRPr="001D2E44">
              <w:rPr>
                <w:rFonts w:asciiTheme="minorHAnsi" w:hAnsiTheme="minorHAnsi"/>
              </w:rPr>
              <w:t>elseif 6=</w:t>
            </w:r>
            <w:r w:rsidRPr="001D2E44">
              <w:rPr>
                <w:rFonts w:asciiTheme="minorHAnsi" w:hAnsiTheme="minorHAnsi"/>
                <w:u w:val="single"/>
              </w:rPr>
              <w:t>New</w:t>
            </w:r>
            <w:r w:rsidRPr="001D2E44">
              <w:rPr>
                <w:rFonts w:asciiTheme="minorHAnsi" w:hAnsiTheme="minorHAnsi"/>
              </w:rPr>
              <w:t xml:space="preserve"> and 5=</w:t>
            </w:r>
            <w:r w:rsidRPr="001D2E44">
              <w:rPr>
                <w:rFonts w:asciiTheme="minorHAnsi" w:hAnsiTheme="minorHAnsi"/>
                <w:u w:val="single"/>
              </w:rPr>
              <w:t>VLLAHU (true)</w:t>
            </w:r>
            <w:r w:rsidRPr="001D2E44">
              <w:rPr>
                <w:rFonts w:asciiTheme="minorHAnsi" w:hAnsiTheme="minorHAnsi"/>
              </w:rPr>
              <w:t>; then display method:</w:t>
            </w:r>
          </w:p>
          <w:p w14:paraId="1E52ECAB" w14:textId="77777777" w:rsidR="006C7319" w:rsidRPr="00151323" w:rsidRDefault="001D2E44" w:rsidP="00183263">
            <w:pPr>
              <w:rPr>
                <w:rFonts w:asciiTheme="minorHAnsi" w:hAnsiTheme="minorHAnsi"/>
                <w:b/>
              </w:rPr>
            </w:pPr>
            <w:r w:rsidRPr="001D2E44">
              <w:rPr>
                <w:rFonts w:asciiTheme="minorHAnsi" w:hAnsiTheme="minorHAnsi"/>
                <w:b/>
              </w:rPr>
              <w:t>20c. Low Leakage Air-Handling Unit</w:t>
            </w:r>
          </w:p>
          <w:p w14:paraId="1E52ECAC" w14:textId="77777777" w:rsidR="007253A7" w:rsidRPr="00151323" w:rsidRDefault="001D2E44" w:rsidP="00183263">
            <w:pPr>
              <w:rPr>
                <w:rFonts w:asciiTheme="minorHAnsi" w:hAnsiTheme="minorHAnsi"/>
              </w:rPr>
            </w:pPr>
            <w:r w:rsidRPr="001D2E44">
              <w:rPr>
                <w:rFonts w:asciiTheme="minorHAnsi" w:hAnsiTheme="minorHAnsi"/>
              </w:rPr>
              <w:t>elseif 6=</w:t>
            </w:r>
            <w:r w:rsidRPr="001D2E44">
              <w:rPr>
                <w:rFonts w:asciiTheme="minorHAnsi" w:hAnsiTheme="minorHAnsi"/>
                <w:u w:val="single"/>
              </w:rPr>
              <w:t xml:space="preserve">New then </w:t>
            </w:r>
            <w:r w:rsidRPr="001D2E44">
              <w:rPr>
                <w:rFonts w:asciiTheme="minorHAnsi" w:hAnsiTheme="minorHAnsi"/>
              </w:rPr>
              <w:t xml:space="preserve">display method: </w:t>
            </w:r>
          </w:p>
          <w:p w14:paraId="1E52ECAD" w14:textId="77777777" w:rsidR="007253A7" w:rsidRPr="00151323" w:rsidRDefault="001D2E44" w:rsidP="00183263">
            <w:pPr>
              <w:rPr>
                <w:rFonts w:asciiTheme="minorHAnsi" w:hAnsiTheme="minorHAnsi"/>
                <w:b/>
              </w:rPr>
            </w:pPr>
            <w:r w:rsidRPr="001D2E44">
              <w:rPr>
                <w:rFonts w:asciiTheme="minorHAnsi" w:hAnsiTheme="minorHAnsi"/>
                <w:b/>
              </w:rPr>
              <w:t>20a. Completely New Duct System</w:t>
            </w:r>
          </w:p>
          <w:p w14:paraId="1E52ECAE" w14:textId="77777777" w:rsidR="006C7319" w:rsidRPr="00151323" w:rsidRDefault="001D2E44" w:rsidP="00183263">
            <w:pPr>
              <w:rPr>
                <w:rFonts w:asciiTheme="minorHAnsi" w:hAnsiTheme="minorHAnsi"/>
                <w:u w:val="single"/>
              </w:rPr>
            </w:pPr>
            <w:r w:rsidRPr="001D2E44">
              <w:rPr>
                <w:rFonts w:asciiTheme="minorHAnsi" w:hAnsiTheme="minorHAnsi"/>
              </w:rPr>
              <w:t>&gt;&gt;</w:t>
            </w:r>
          </w:p>
        </w:tc>
      </w:tr>
    </w:tbl>
    <w:p w14:paraId="1E52ECB0" w14:textId="77777777" w:rsidR="006C7319" w:rsidRPr="00151323" w:rsidRDefault="006C7319" w:rsidP="006C7319">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4A3A24" w:rsidRPr="00151323" w14:paraId="1E52ECB4" w14:textId="77777777" w:rsidTr="00677517">
        <w:trPr>
          <w:trHeight w:val="144"/>
        </w:trPr>
        <w:tc>
          <w:tcPr>
            <w:tcW w:w="5000" w:type="pct"/>
            <w:tcBorders>
              <w:top w:val="single" w:sz="4" w:space="0" w:color="auto"/>
              <w:left w:val="single" w:sz="4" w:space="0" w:color="auto"/>
              <w:bottom w:val="single" w:sz="4" w:space="0" w:color="auto"/>
              <w:right w:val="single" w:sz="4" w:space="0" w:color="auto"/>
            </w:tcBorders>
            <w:vAlign w:val="center"/>
          </w:tcPr>
          <w:p w14:paraId="1E52ECB3" w14:textId="70165DA3" w:rsidR="004A3A24" w:rsidRPr="001D2E44" w:rsidRDefault="004A3A24" w:rsidP="00146B84">
            <w:pPr>
              <w:keepNext/>
              <w:rPr>
                <w:rFonts w:asciiTheme="minorHAnsi" w:hAnsiTheme="minorHAnsi"/>
                <w:b/>
              </w:rPr>
            </w:pPr>
            <w:r w:rsidRPr="001D2E44">
              <w:rPr>
                <w:rFonts w:asciiTheme="minorHAnsi" w:hAnsiTheme="minorHAnsi"/>
                <w:b/>
              </w:rPr>
              <w:t>MCH-20a - Completely New Duct System</w:t>
            </w:r>
          </w:p>
        </w:tc>
      </w:tr>
    </w:tbl>
    <w:p w14:paraId="1E52ECB5" w14:textId="77777777" w:rsidR="004A3A24" w:rsidRDefault="004A3A24"/>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0"/>
        <w:gridCol w:w="4046"/>
        <w:gridCol w:w="6284"/>
      </w:tblGrid>
      <w:tr w:rsidR="006C7319" w:rsidRPr="00151323" w14:paraId="1E52ECB7" w14:textId="77777777" w:rsidTr="005706AC">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E52ECB6" w14:textId="77777777" w:rsidR="006C7319" w:rsidRPr="00151323" w:rsidRDefault="001D2E44" w:rsidP="005B7390">
            <w:pPr>
              <w:keepNext/>
              <w:rPr>
                <w:rFonts w:asciiTheme="minorHAnsi" w:hAnsiTheme="minorHAnsi"/>
                <w:b/>
              </w:rPr>
            </w:pPr>
            <w:r w:rsidRPr="001D2E44">
              <w:rPr>
                <w:rFonts w:asciiTheme="minorHAnsi" w:hAnsiTheme="minorHAnsi"/>
                <w:b/>
              </w:rPr>
              <w:t>B. Duct Leakage Diagnostic Test</w:t>
            </w:r>
          </w:p>
        </w:tc>
      </w:tr>
      <w:tr w:rsidR="006C7319" w:rsidRPr="000C7A1E" w14:paraId="1E52ECBB"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B8" w14:textId="77777777" w:rsidR="006C7319" w:rsidRPr="000C7A1E" w:rsidRDefault="005D037B" w:rsidP="00146B84">
            <w:pPr>
              <w:keepNext/>
              <w:jc w:val="center"/>
              <w:rPr>
                <w:rFonts w:asciiTheme="minorHAnsi" w:hAnsiTheme="minorHAnsi"/>
              </w:rPr>
            </w:pPr>
            <w:r w:rsidRPr="000C7A1E">
              <w:rPr>
                <w:rFonts w:asciiTheme="minorHAnsi" w:hAnsiTheme="minorHAnsi"/>
              </w:rPr>
              <w:t>0</w:t>
            </w:r>
            <w:r w:rsidR="001D2E44" w:rsidRPr="000C7A1E">
              <w:rPr>
                <w:rFonts w:asciiTheme="minorHAnsi" w:hAnsiTheme="minorHAnsi"/>
              </w:rPr>
              <w:t>1</w:t>
            </w:r>
          </w:p>
        </w:tc>
        <w:tc>
          <w:tcPr>
            <w:tcW w:w="1875" w:type="pct"/>
            <w:tcBorders>
              <w:top w:val="single" w:sz="4" w:space="0" w:color="auto"/>
              <w:left w:val="single" w:sz="4" w:space="0" w:color="auto"/>
              <w:bottom w:val="single" w:sz="4" w:space="0" w:color="auto"/>
              <w:right w:val="single" w:sz="4" w:space="0" w:color="auto"/>
            </w:tcBorders>
            <w:vAlign w:val="center"/>
          </w:tcPr>
          <w:p w14:paraId="1E52ECB9" w14:textId="678C8037" w:rsidR="006C7319" w:rsidRPr="000C7A1E" w:rsidRDefault="009B03A6" w:rsidP="00146B84">
            <w:pPr>
              <w:keepNext/>
              <w:rPr>
                <w:rFonts w:asciiTheme="minorHAnsi" w:hAnsiTheme="minorHAnsi"/>
              </w:rPr>
            </w:pPr>
            <w:r>
              <w:rPr>
                <w:rFonts w:asciiTheme="minorHAnsi" w:hAnsiTheme="minorHAnsi"/>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1E52ECBA" w14:textId="77777777" w:rsidR="008D393A" w:rsidRPr="000C7A1E" w:rsidRDefault="009B03A6" w:rsidP="006976EE">
            <w:pPr>
              <w:keepNext/>
              <w:spacing w:before="120"/>
              <w:rPr>
                <w:rFonts w:asciiTheme="minorHAnsi" w:hAnsiTheme="minorHAnsi"/>
              </w:rPr>
            </w:pPr>
            <w:r>
              <w:rPr>
                <w:rFonts w:asciiTheme="minorHAnsi" w:hAnsiTheme="minorHAnsi"/>
              </w:rPr>
              <w:t>&lt;&lt;</w:t>
            </w:r>
            <w:r w:rsidR="006976EE" w:rsidRPr="000C7A1E">
              <w:rPr>
                <w:rFonts w:asciiTheme="minorHAnsi" w:hAnsiTheme="minorHAnsi"/>
              </w:rPr>
              <w:t xml:space="preserve">user input </w:t>
            </w:r>
            <w:r w:rsidR="00E235AF" w:rsidRPr="000C7A1E">
              <w:rPr>
                <w:rFonts w:asciiTheme="minorHAnsi" w:hAnsiTheme="minorHAnsi"/>
              </w:rPr>
              <w:t xml:space="preserve">is either </w:t>
            </w:r>
            <w:r w:rsidR="001D2E44" w:rsidRPr="000C7A1E">
              <w:rPr>
                <w:rFonts w:asciiTheme="minorHAnsi" w:hAnsiTheme="minorHAnsi"/>
              </w:rPr>
              <w:t xml:space="preserve">numeric </w:t>
            </w:r>
            <w:r w:rsidR="001D2E44" w:rsidRPr="00BA4E2A">
              <w:rPr>
                <w:rFonts w:asciiTheme="minorHAnsi" w:hAnsiTheme="minorHAnsi"/>
                <w:b/>
              </w:rPr>
              <w:t>x.x</w:t>
            </w:r>
            <w:r w:rsidR="00E235AF" w:rsidRPr="000C7A1E">
              <w:rPr>
                <w:rFonts w:asciiTheme="minorHAnsi" w:hAnsiTheme="minorHAnsi"/>
              </w:rPr>
              <w:t>; or select value =N/A</w:t>
            </w:r>
            <w:r w:rsidR="006976EE" w:rsidRPr="000C7A1E">
              <w:rPr>
                <w:rFonts w:asciiTheme="minorHAnsi" w:hAnsiTheme="minorHAnsi"/>
              </w:rPr>
              <w:t>&gt;&gt;</w:t>
            </w:r>
          </w:p>
        </w:tc>
      </w:tr>
      <w:tr w:rsidR="006C7319" w:rsidRPr="00151323" w14:paraId="1E52ECBF"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BC" w14:textId="77777777" w:rsidR="006C7319" w:rsidRPr="000C7A1E" w:rsidRDefault="009B03A6" w:rsidP="00146B84">
            <w:pPr>
              <w:keepNext/>
              <w:jc w:val="center"/>
              <w:rPr>
                <w:rFonts w:asciiTheme="minorHAnsi" w:hAnsiTheme="minorHAnsi"/>
              </w:rPr>
            </w:pPr>
            <w:r>
              <w:rPr>
                <w:rFonts w:asciiTheme="minorHAnsi" w:hAnsiTheme="minorHAnsi"/>
              </w:rPr>
              <w:t>02</w:t>
            </w:r>
          </w:p>
        </w:tc>
        <w:tc>
          <w:tcPr>
            <w:tcW w:w="1875" w:type="pct"/>
            <w:tcBorders>
              <w:top w:val="single" w:sz="4" w:space="0" w:color="auto"/>
              <w:left w:val="single" w:sz="4" w:space="0" w:color="auto"/>
              <w:bottom w:val="single" w:sz="4" w:space="0" w:color="auto"/>
              <w:right w:val="single" w:sz="4" w:space="0" w:color="auto"/>
            </w:tcBorders>
            <w:vAlign w:val="center"/>
          </w:tcPr>
          <w:p w14:paraId="1E52ECBD" w14:textId="141FA95B" w:rsidR="006C7319" w:rsidRPr="000C7A1E" w:rsidRDefault="009B03A6" w:rsidP="00146B84">
            <w:pPr>
              <w:keepNext/>
              <w:rPr>
                <w:rFonts w:asciiTheme="minorHAnsi" w:hAnsiTheme="minorHAnsi"/>
              </w:rPr>
            </w:pPr>
            <w:r>
              <w:rPr>
                <w:rFonts w:asciiTheme="minorHAnsi" w:hAnsiTheme="minorHAnsi"/>
              </w:rPr>
              <w:t>Heating Capacity (kBtu/h)</w:t>
            </w:r>
          </w:p>
        </w:tc>
        <w:tc>
          <w:tcPr>
            <w:tcW w:w="2912" w:type="pct"/>
            <w:tcBorders>
              <w:top w:val="single" w:sz="4" w:space="0" w:color="auto"/>
              <w:left w:val="single" w:sz="4" w:space="0" w:color="auto"/>
              <w:bottom w:val="single" w:sz="4" w:space="0" w:color="auto"/>
              <w:right w:val="single" w:sz="4" w:space="0" w:color="auto"/>
            </w:tcBorders>
            <w:vAlign w:val="center"/>
          </w:tcPr>
          <w:p w14:paraId="1E52ECBE" w14:textId="77777777" w:rsidR="008D393A" w:rsidRDefault="009B03A6" w:rsidP="000C7A1E">
            <w:pPr>
              <w:keepNext/>
              <w:rPr>
                <w:rFonts w:asciiTheme="minorHAnsi" w:hAnsiTheme="minorHAnsi"/>
              </w:rPr>
            </w:pPr>
            <w:r>
              <w:rPr>
                <w:rFonts w:asciiTheme="minorHAnsi" w:hAnsiTheme="minorHAnsi"/>
              </w:rPr>
              <w:t>&lt;&lt;</w:t>
            </w:r>
            <w:r w:rsidR="000C7A1E" w:rsidRPr="000C7A1E">
              <w:rPr>
                <w:rFonts w:asciiTheme="minorHAnsi" w:hAnsiTheme="minorHAnsi"/>
              </w:rPr>
              <w:t xml:space="preserve"> user</w:t>
            </w:r>
            <w:r w:rsidR="000C7A1E">
              <w:rPr>
                <w:rFonts w:asciiTheme="minorHAnsi" w:hAnsiTheme="minorHAnsi"/>
              </w:rPr>
              <w:t xml:space="preserve"> </w:t>
            </w:r>
            <w:r w:rsidR="000C7A1E" w:rsidRPr="000C7A1E">
              <w:rPr>
                <w:rFonts w:asciiTheme="minorHAnsi" w:hAnsiTheme="minorHAnsi"/>
              </w:rPr>
              <w:t xml:space="preserve">input is either numeric </w:t>
            </w:r>
            <w:r w:rsidR="00BA4E2A" w:rsidRPr="00BA4E2A">
              <w:rPr>
                <w:rFonts w:asciiTheme="minorHAnsi" w:hAnsiTheme="minorHAnsi"/>
                <w:b/>
              </w:rPr>
              <w:t>xxx.x</w:t>
            </w:r>
            <w:r w:rsidR="000C7A1E" w:rsidRPr="000C7A1E">
              <w:rPr>
                <w:rFonts w:asciiTheme="minorHAnsi" w:hAnsiTheme="minorHAnsi"/>
              </w:rPr>
              <w:t>; or select value =N/A</w:t>
            </w:r>
            <w:r w:rsidR="000C7A1E" w:rsidRPr="000C7A1E" w:rsidDel="000C7A1E">
              <w:rPr>
                <w:rFonts w:asciiTheme="minorHAnsi" w:hAnsiTheme="minorHAnsi"/>
              </w:rPr>
              <w:t xml:space="preserve"> </w:t>
            </w:r>
            <w:r w:rsidR="006976EE" w:rsidRPr="000C7A1E">
              <w:rPr>
                <w:rFonts w:asciiTheme="minorHAnsi" w:hAnsiTheme="minorHAnsi"/>
              </w:rPr>
              <w:t>&gt;&gt;</w:t>
            </w:r>
          </w:p>
        </w:tc>
      </w:tr>
      <w:tr w:rsidR="006C7319" w:rsidRPr="00151323" w14:paraId="1E52ECC3"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0"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3</w:t>
            </w:r>
          </w:p>
        </w:tc>
        <w:tc>
          <w:tcPr>
            <w:tcW w:w="1875" w:type="pct"/>
            <w:tcBorders>
              <w:top w:val="single" w:sz="4" w:space="0" w:color="auto"/>
              <w:left w:val="single" w:sz="4" w:space="0" w:color="auto"/>
              <w:bottom w:val="single" w:sz="4" w:space="0" w:color="auto"/>
              <w:right w:val="single" w:sz="4" w:space="0" w:color="auto"/>
            </w:tcBorders>
            <w:vAlign w:val="center"/>
          </w:tcPr>
          <w:p w14:paraId="1E52ECC1" w14:textId="1DB0C6B3" w:rsidR="006C7319" w:rsidRPr="00151323" w:rsidRDefault="001D2E44" w:rsidP="00146B84">
            <w:pPr>
              <w:keepNext/>
              <w:rPr>
                <w:rFonts w:asciiTheme="minorHAnsi" w:hAnsiTheme="minorHAnsi"/>
              </w:rPr>
            </w:pPr>
            <w:r w:rsidRPr="001D2E44">
              <w:rPr>
                <w:rFonts w:asciiTheme="minorHAnsi" w:hAnsiTheme="minorHAnsi"/>
              </w:rPr>
              <w:t>Conditioned Floor Area Served by this HVAC System (ft</w:t>
            </w:r>
            <w:r w:rsidRPr="00A1619D">
              <w:rPr>
                <w:rFonts w:asciiTheme="minorHAnsi" w:hAnsiTheme="minorHAnsi"/>
                <w:vertAlign w:val="superscript"/>
              </w:rPr>
              <w:t>2</w:t>
            </w:r>
            <w:r w:rsidRPr="001D2E44">
              <w:rPr>
                <w:rFonts w:asciiTheme="minorHAnsi" w:hAnsiTheme="minorHAnsi"/>
              </w:rPr>
              <w:t>)</w:t>
            </w:r>
          </w:p>
        </w:tc>
        <w:tc>
          <w:tcPr>
            <w:tcW w:w="2912" w:type="pct"/>
            <w:tcBorders>
              <w:top w:val="single" w:sz="4" w:space="0" w:color="auto"/>
              <w:left w:val="single" w:sz="4" w:space="0" w:color="auto"/>
              <w:bottom w:val="single" w:sz="4" w:space="0" w:color="auto"/>
              <w:right w:val="single" w:sz="4" w:space="0" w:color="auto"/>
            </w:tcBorders>
            <w:vAlign w:val="center"/>
          </w:tcPr>
          <w:p w14:paraId="1E52ECC2" w14:textId="77777777" w:rsidR="006C7319" w:rsidRPr="00151323" w:rsidRDefault="001D2E44" w:rsidP="00146B84">
            <w:pPr>
              <w:keepNext/>
              <w:rPr>
                <w:rFonts w:asciiTheme="minorHAnsi" w:hAnsiTheme="minorHAnsi"/>
              </w:rPr>
            </w:pPr>
            <w:r w:rsidRPr="001D2E44">
              <w:rPr>
                <w:rFonts w:asciiTheme="minorHAnsi" w:hAnsiTheme="minorHAnsi"/>
              </w:rPr>
              <w:t xml:space="preserve">&lt;&lt;user input:  numeric xx,xxx (should be consistent with </w:t>
            </w:r>
            <w:r w:rsidR="00782534">
              <w:rPr>
                <w:rFonts w:asciiTheme="minorHAnsi" w:hAnsiTheme="minorHAnsi"/>
              </w:rPr>
              <w:t>CF1R</w:t>
            </w:r>
            <w:r w:rsidRPr="001D2E44">
              <w:rPr>
                <w:rFonts w:asciiTheme="minorHAnsi" w:hAnsiTheme="minorHAnsi"/>
              </w:rPr>
              <w:t xml:space="preserve"> zone CFA data; however null entry is allowed because zone cfa is only needed for the default airflow calc)</w:t>
            </w:r>
          </w:p>
        </w:tc>
      </w:tr>
      <w:tr w:rsidR="006C7319" w:rsidRPr="00151323" w14:paraId="1E52ECC7"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4"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4</w:t>
            </w:r>
          </w:p>
        </w:tc>
        <w:tc>
          <w:tcPr>
            <w:tcW w:w="1875" w:type="pct"/>
            <w:tcBorders>
              <w:top w:val="single" w:sz="4" w:space="0" w:color="auto"/>
              <w:left w:val="single" w:sz="4" w:space="0" w:color="auto"/>
              <w:bottom w:val="single" w:sz="4" w:space="0" w:color="auto"/>
              <w:right w:val="single" w:sz="4" w:space="0" w:color="auto"/>
            </w:tcBorders>
            <w:vAlign w:val="center"/>
          </w:tcPr>
          <w:p w14:paraId="1E52ECC5" w14:textId="21C3952D" w:rsidR="006C7319" w:rsidRPr="00151323" w:rsidRDefault="00183263" w:rsidP="00146B84">
            <w:pPr>
              <w:keepNext/>
              <w:rPr>
                <w:rFonts w:asciiTheme="minorHAnsi" w:hAnsiTheme="minorHAnsi"/>
              </w:rPr>
            </w:pPr>
            <w:r>
              <w:rPr>
                <w:rFonts w:asciiTheme="minorHAnsi" w:hAnsiTheme="minorHAnsi"/>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1E52ECC6" w14:textId="77777777" w:rsidR="006C7319" w:rsidRPr="00151323" w:rsidRDefault="001D2E44" w:rsidP="00146B84">
            <w:pPr>
              <w:keepNext/>
              <w:rPr>
                <w:rFonts w:asciiTheme="minorHAnsi" w:hAnsiTheme="minorHAnsi"/>
              </w:rPr>
            </w:pPr>
            <w:r w:rsidRPr="001D2E44">
              <w:rPr>
                <w:rFonts w:asciiTheme="minorHAnsi" w:hAnsiTheme="minorHAnsi"/>
              </w:rPr>
              <w:t>&lt;&lt;user pick one from list: TestRough-inAHU; TestRough-in NoAHU TestFinal&gt;&gt;</w:t>
            </w:r>
          </w:p>
        </w:tc>
      </w:tr>
      <w:tr w:rsidR="006C7319" w:rsidRPr="00151323" w14:paraId="1E52ECCB"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8"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5</w:t>
            </w:r>
          </w:p>
        </w:tc>
        <w:tc>
          <w:tcPr>
            <w:tcW w:w="1875" w:type="pct"/>
            <w:tcBorders>
              <w:top w:val="single" w:sz="4" w:space="0" w:color="auto"/>
              <w:left w:val="single" w:sz="4" w:space="0" w:color="auto"/>
              <w:bottom w:val="single" w:sz="4" w:space="0" w:color="auto"/>
              <w:right w:val="single" w:sz="4" w:space="0" w:color="auto"/>
            </w:tcBorders>
            <w:vAlign w:val="center"/>
          </w:tcPr>
          <w:p w14:paraId="1E52ECC9" w14:textId="271F1ED7" w:rsidR="006C7319" w:rsidRPr="00151323" w:rsidRDefault="001D2E44" w:rsidP="00146B84">
            <w:pPr>
              <w:keepNext/>
              <w:rPr>
                <w:rFonts w:asciiTheme="minorHAnsi" w:hAnsiTheme="minorHAnsi"/>
              </w:rPr>
            </w:pPr>
            <w:r w:rsidRPr="001D2E44">
              <w:rPr>
                <w:rFonts w:asciiTheme="minorHAnsi" w:hAnsiTheme="minorHAnsi"/>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1E52ECCA" w14:textId="77777777" w:rsidR="006C7319" w:rsidRPr="00151323" w:rsidRDefault="001D2E44" w:rsidP="00146B84">
            <w:pPr>
              <w:keepNext/>
              <w:rPr>
                <w:rFonts w:asciiTheme="minorHAnsi" w:hAnsiTheme="minorHAnsi"/>
              </w:rPr>
            </w:pPr>
            <w:r w:rsidRPr="001D2E44">
              <w:rPr>
                <w:rFonts w:asciiTheme="minorHAnsi" w:hAnsiTheme="minorHAnsi"/>
              </w:rPr>
              <w:t>&lt;&lt;user pick one from list: LeakageToOutside; TotalLeakage&gt;&gt;</w:t>
            </w:r>
          </w:p>
        </w:tc>
      </w:tr>
      <w:tr w:rsidR="006C7319" w:rsidRPr="00151323" w14:paraId="1E52ECD5"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CC"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6</w:t>
            </w:r>
          </w:p>
        </w:tc>
        <w:tc>
          <w:tcPr>
            <w:tcW w:w="1875" w:type="pct"/>
            <w:tcBorders>
              <w:top w:val="single" w:sz="4" w:space="0" w:color="auto"/>
              <w:left w:val="single" w:sz="4" w:space="0" w:color="auto"/>
              <w:bottom w:val="single" w:sz="4" w:space="0" w:color="auto"/>
              <w:right w:val="single" w:sz="4" w:space="0" w:color="auto"/>
            </w:tcBorders>
            <w:vAlign w:val="center"/>
          </w:tcPr>
          <w:p w14:paraId="1E52ECCD" w14:textId="6FEEF77E" w:rsidR="006C7319" w:rsidRPr="00151323" w:rsidRDefault="001D2E44" w:rsidP="00FD529D">
            <w:pPr>
              <w:keepNext/>
              <w:rPr>
                <w:rFonts w:asciiTheme="minorHAnsi" w:hAnsiTheme="minorHAnsi"/>
              </w:rPr>
            </w:pPr>
            <w:r w:rsidRPr="001D2E44">
              <w:rPr>
                <w:rFonts w:asciiTheme="minorHAnsi" w:hAnsiTheme="minorHAnsi"/>
              </w:rPr>
              <w:t>Leakage</w:t>
            </w:r>
            <w:r w:rsidR="005D037B">
              <w:rPr>
                <w:rFonts w:asciiTheme="minorHAnsi" w:hAnsiTheme="minorHAnsi"/>
              </w:rPr>
              <w:t xml:space="preserve"> </w:t>
            </w:r>
            <w:r w:rsidRPr="001D2E44">
              <w:rPr>
                <w:rFonts w:asciiTheme="minorHAnsi" w:hAnsiTheme="minorHAnsi"/>
              </w:rPr>
              <w:t xml:space="preserve">Factor </w:t>
            </w:r>
          </w:p>
        </w:tc>
        <w:tc>
          <w:tcPr>
            <w:tcW w:w="2912" w:type="pct"/>
            <w:tcBorders>
              <w:top w:val="single" w:sz="4" w:space="0" w:color="auto"/>
              <w:left w:val="single" w:sz="4" w:space="0" w:color="auto"/>
              <w:bottom w:val="single" w:sz="4" w:space="0" w:color="auto"/>
              <w:right w:val="single" w:sz="4" w:space="0" w:color="auto"/>
            </w:tcBorders>
            <w:vAlign w:val="center"/>
          </w:tcPr>
          <w:p w14:paraId="1E52ECCE" w14:textId="77777777" w:rsidR="006C7319" w:rsidRPr="00151323" w:rsidRDefault="001D2E44" w:rsidP="00146B84">
            <w:pPr>
              <w:keepNext/>
              <w:rPr>
                <w:rFonts w:asciiTheme="minorHAnsi" w:hAnsiTheme="minorHAnsi"/>
              </w:rPr>
            </w:pPr>
            <w:r w:rsidRPr="001D2E44">
              <w:rPr>
                <w:rFonts w:asciiTheme="minorHAnsi" w:hAnsiTheme="minorHAnsi"/>
              </w:rPr>
              <w:t>&lt;&lt;calculated field:</w:t>
            </w:r>
          </w:p>
          <w:p w14:paraId="1E52ECCF" w14:textId="77777777" w:rsidR="006C7319" w:rsidRPr="00151323" w:rsidRDefault="001D2E44" w:rsidP="00146B84">
            <w:pPr>
              <w:keepNext/>
              <w:rPr>
                <w:rFonts w:asciiTheme="minorHAnsi" w:hAnsiTheme="minorHAnsi"/>
              </w:rPr>
            </w:pPr>
            <w:r w:rsidRPr="001D2E44">
              <w:rPr>
                <w:rFonts w:asciiTheme="minorHAnsi" w:hAnsiTheme="minorHAnsi"/>
              </w:rPr>
              <w:t>if TotalLeakage and SingleFamily and TestRough-in NoAHU then LeakageFactor=</w:t>
            </w:r>
            <w:r w:rsidRPr="00AC6FDC">
              <w:rPr>
                <w:rFonts w:asciiTheme="minorHAnsi" w:hAnsiTheme="minorHAnsi"/>
                <w:u w:val="single"/>
              </w:rPr>
              <w:t>0.04</w:t>
            </w:r>
            <w:r w:rsidRPr="001D2E44">
              <w:rPr>
                <w:rFonts w:asciiTheme="minorHAnsi" w:hAnsiTheme="minorHAnsi"/>
              </w:rPr>
              <w:t xml:space="preserve">;  </w:t>
            </w:r>
          </w:p>
          <w:p w14:paraId="1E52ECD0" w14:textId="3D99915D" w:rsidR="006C7319" w:rsidRPr="00151323" w:rsidRDefault="001D2E44" w:rsidP="00146B84">
            <w:pPr>
              <w:keepNext/>
              <w:rPr>
                <w:rFonts w:asciiTheme="minorHAnsi" w:hAnsiTheme="minorHAnsi"/>
              </w:rPr>
            </w:pPr>
            <w:r w:rsidRPr="001D2E44">
              <w:rPr>
                <w:rFonts w:asciiTheme="minorHAnsi" w:hAnsiTheme="minorHAnsi"/>
              </w:rPr>
              <w:t>elseif TotalLeakage and SingleFamily and TestRough-inAHU then LeakageFactor=</w:t>
            </w:r>
            <w:r w:rsidRPr="001D2E44">
              <w:rPr>
                <w:rFonts w:asciiTheme="minorHAnsi" w:hAnsiTheme="minorHAnsi"/>
                <w:u w:val="single"/>
              </w:rPr>
              <w:t>0.0</w:t>
            </w:r>
            <w:r w:rsidR="00A958A9">
              <w:rPr>
                <w:rFonts w:asciiTheme="minorHAnsi" w:hAnsiTheme="minorHAnsi"/>
                <w:u w:val="single"/>
              </w:rPr>
              <w:t>5</w:t>
            </w:r>
            <w:r w:rsidRPr="001D2E44">
              <w:rPr>
                <w:rFonts w:asciiTheme="minorHAnsi" w:hAnsiTheme="minorHAnsi"/>
              </w:rPr>
              <w:t xml:space="preserve">; </w:t>
            </w:r>
          </w:p>
          <w:p w14:paraId="1E52ECD1" w14:textId="476A688A" w:rsidR="006C7319" w:rsidRPr="00151323" w:rsidRDefault="001D2E44" w:rsidP="00146B84">
            <w:pPr>
              <w:keepNext/>
              <w:rPr>
                <w:rFonts w:asciiTheme="minorHAnsi" w:hAnsiTheme="minorHAnsi"/>
              </w:rPr>
            </w:pPr>
            <w:r w:rsidRPr="001D2E44">
              <w:rPr>
                <w:rFonts w:asciiTheme="minorHAnsi" w:hAnsiTheme="minorHAnsi"/>
              </w:rPr>
              <w:t>elseif TotalLeakage and SingleFamily and TestFinal then LeakageFactor=</w:t>
            </w:r>
            <w:r w:rsidRPr="001D2E44">
              <w:rPr>
                <w:rFonts w:asciiTheme="minorHAnsi" w:hAnsiTheme="minorHAnsi"/>
                <w:u w:val="single"/>
              </w:rPr>
              <w:t>0.0</w:t>
            </w:r>
            <w:r w:rsidR="00A958A9">
              <w:rPr>
                <w:rFonts w:asciiTheme="minorHAnsi" w:hAnsiTheme="minorHAnsi"/>
                <w:u w:val="single"/>
              </w:rPr>
              <w:t>5</w:t>
            </w:r>
            <w:r w:rsidRPr="001D2E44">
              <w:rPr>
                <w:rFonts w:asciiTheme="minorHAnsi" w:hAnsiTheme="minorHAnsi"/>
              </w:rPr>
              <w:t xml:space="preserve">; </w:t>
            </w:r>
          </w:p>
          <w:p w14:paraId="1E52ECD2" w14:textId="77777777" w:rsidR="006C7319" w:rsidRPr="00151323" w:rsidRDefault="001D2E44" w:rsidP="00146B84">
            <w:pPr>
              <w:keepNext/>
              <w:rPr>
                <w:rFonts w:asciiTheme="minorHAnsi" w:hAnsiTheme="minorHAnsi"/>
              </w:rPr>
            </w:pPr>
            <w:r w:rsidRPr="001D2E44">
              <w:rPr>
                <w:rFonts w:asciiTheme="minorHAnsi" w:hAnsiTheme="minorHAnsi"/>
              </w:rPr>
              <w:t>elseif TotalLeakage and MultiFamily and TestFinal then LeakageFactor=</w:t>
            </w:r>
            <w:r w:rsidRPr="001D2E44">
              <w:rPr>
                <w:rFonts w:asciiTheme="minorHAnsi" w:hAnsiTheme="minorHAnsi"/>
                <w:u w:val="single"/>
              </w:rPr>
              <w:t>0.12</w:t>
            </w:r>
            <w:r w:rsidRPr="001D2E44">
              <w:rPr>
                <w:rFonts w:asciiTheme="minorHAnsi" w:hAnsiTheme="minorHAnsi"/>
              </w:rPr>
              <w:t xml:space="preserve">;  </w:t>
            </w:r>
          </w:p>
          <w:p w14:paraId="1E52ECD3" w14:textId="37DDABE7" w:rsidR="006C7319" w:rsidRPr="00151323" w:rsidRDefault="001D2E44" w:rsidP="00146B84">
            <w:pPr>
              <w:keepNext/>
              <w:rPr>
                <w:rFonts w:asciiTheme="minorHAnsi" w:hAnsiTheme="minorHAnsi"/>
              </w:rPr>
            </w:pPr>
            <w:r w:rsidRPr="001D2E44">
              <w:rPr>
                <w:rFonts w:asciiTheme="minorHAnsi" w:hAnsiTheme="minorHAnsi"/>
              </w:rPr>
              <w:t>elseif LeakageToOutside and MultiFamily and TestFinal then LeakageFactor=</w:t>
            </w:r>
            <w:r w:rsidRPr="001D2E44">
              <w:rPr>
                <w:rFonts w:asciiTheme="minorHAnsi" w:hAnsiTheme="minorHAnsi"/>
                <w:u w:val="single"/>
              </w:rPr>
              <w:t>0.0</w:t>
            </w:r>
            <w:ins w:id="0" w:author="Smith, Alexis@Energy" w:date="2018-06-04T12:26:00Z">
              <w:r w:rsidR="00975881">
                <w:rPr>
                  <w:rFonts w:asciiTheme="minorHAnsi" w:hAnsiTheme="minorHAnsi"/>
                  <w:u w:val="single"/>
                </w:rPr>
                <w:t>6</w:t>
              </w:r>
            </w:ins>
            <w:del w:id="1" w:author="Smith, Alexis@Energy" w:date="2018-06-04T12:26:00Z">
              <w:r w:rsidR="00A958A9" w:rsidDel="00975881">
                <w:rPr>
                  <w:rFonts w:asciiTheme="minorHAnsi" w:hAnsiTheme="minorHAnsi"/>
                  <w:u w:val="single"/>
                </w:rPr>
                <w:delText>5</w:delText>
              </w:r>
            </w:del>
            <w:r w:rsidRPr="001D2E44">
              <w:rPr>
                <w:rFonts w:asciiTheme="minorHAnsi" w:hAnsiTheme="minorHAnsi"/>
              </w:rPr>
              <w:t xml:space="preserve">;  </w:t>
            </w:r>
            <w:bookmarkStart w:id="2" w:name="_GoBack"/>
            <w:bookmarkEnd w:id="2"/>
          </w:p>
          <w:p w14:paraId="1E52ECD4" w14:textId="77777777" w:rsidR="006C7319" w:rsidRPr="00151323" w:rsidRDefault="001D2E44" w:rsidP="00146B84">
            <w:pPr>
              <w:keepNext/>
              <w:rPr>
                <w:rFonts w:asciiTheme="minorHAnsi" w:hAnsiTheme="minorHAnsi"/>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arguments&gt;&gt;</w:t>
            </w:r>
          </w:p>
        </w:tc>
      </w:tr>
      <w:tr w:rsidR="006C7319" w:rsidRPr="00151323" w14:paraId="1E52ECD9"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D6"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7</w:t>
            </w:r>
          </w:p>
        </w:tc>
        <w:tc>
          <w:tcPr>
            <w:tcW w:w="1875" w:type="pct"/>
            <w:tcBorders>
              <w:top w:val="single" w:sz="4" w:space="0" w:color="auto"/>
              <w:left w:val="single" w:sz="4" w:space="0" w:color="auto"/>
              <w:bottom w:val="single" w:sz="4" w:space="0" w:color="auto"/>
              <w:right w:val="single" w:sz="4" w:space="0" w:color="auto"/>
            </w:tcBorders>
            <w:vAlign w:val="center"/>
          </w:tcPr>
          <w:p w14:paraId="1E52ECD7" w14:textId="655E0EF1" w:rsidR="006C7319" w:rsidRPr="00151323" w:rsidRDefault="001D2E44" w:rsidP="00183263">
            <w:pPr>
              <w:keepNext/>
              <w:rPr>
                <w:rFonts w:asciiTheme="minorHAnsi" w:hAnsiTheme="minorHAnsi"/>
              </w:rPr>
            </w:pPr>
            <w:r w:rsidRPr="001D2E44">
              <w:rPr>
                <w:rFonts w:asciiTheme="minorHAnsi" w:hAnsiTheme="minorHAnsi"/>
              </w:rPr>
              <w:t>Air-</w:t>
            </w:r>
            <w:r w:rsidR="00183263" w:rsidRPr="001D2E44">
              <w:rPr>
                <w:rFonts w:asciiTheme="minorHAnsi" w:hAnsiTheme="minorHAnsi"/>
              </w:rPr>
              <w:t>Handl</w:t>
            </w:r>
            <w:r w:rsidR="00183263">
              <w:rPr>
                <w:rFonts w:asciiTheme="minorHAnsi" w:hAnsiTheme="minorHAnsi"/>
              </w:rPr>
              <w:t>ing</w:t>
            </w:r>
            <w:r w:rsidR="00183263" w:rsidRPr="001D2E44">
              <w:rPr>
                <w:rFonts w:asciiTheme="minorHAnsi" w:hAnsiTheme="minorHAnsi"/>
              </w:rPr>
              <w:t xml:space="preserve"> </w:t>
            </w:r>
            <w:r w:rsidRPr="001D2E44">
              <w:rPr>
                <w:rFonts w:asciiTheme="minorHAnsi" w:hAnsiTheme="minorHAnsi"/>
              </w:rPr>
              <w:t>Unit Airflow (AHU</w:t>
            </w:r>
            <w:r w:rsidR="00FD529D">
              <w:rPr>
                <w:rFonts w:asciiTheme="minorHAnsi" w:hAnsiTheme="minorHAnsi"/>
              </w:rPr>
              <w:t xml:space="preserve"> </w:t>
            </w:r>
            <w:r w:rsidRPr="001D2E44">
              <w:rPr>
                <w:rFonts w:asciiTheme="minorHAnsi" w:hAnsiTheme="minorHAnsi"/>
              </w:rPr>
              <w:t>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1E52ECD8" w14:textId="77777777" w:rsidR="006C7319" w:rsidRPr="00151323" w:rsidRDefault="001D2E44" w:rsidP="00146B84">
            <w:pPr>
              <w:keepNext/>
              <w:rPr>
                <w:rFonts w:asciiTheme="minorHAnsi" w:hAnsiTheme="minorHAnsi"/>
              </w:rPr>
            </w:pPr>
            <w:r w:rsidRPr="001D2E44">
              <w:rPr>
                <w:rFonts w:asciiTheme="minorHAnsi" w:hAnsiTheme="minorHAnsi"/>
              </w:rPr>
              <w:t xml:space="preserve">&lt;&lt;pick one from list:  </w:t>
            </w:r>
            <w:r w:rsidRPr="001D2E44">
              <w:rPr>
                <w:rFonts w:asciiTheme="minorHAnsi" w:hAnsiTheme="minorHAnsi"/>
                <w:u w:val="single"/>
              </w:rPr>
              <w:t>DefaultAirflowMethod</w:t>
            </w:r>
            <w:r w:rsidRPr="001D2E44">
              <w:rPr>
                <w:rFonts w:asciiTheme="minorHAnsi" w:hAnsiTheme="minorHAnsi"/>
              </w:rPr>
              <w:t xml:space="preserve">;  </w:t>
            </w:r>
            <w:r w:rsidRPr="001D2E44">
              <w:rPr>
                <w:rFonts w:asciiTheme="minorHAnsi" w:hAnsiTheme="minorHAnsi"/>
                <w:u w:val="single"/>
              </w:rPr>
              <w:t>CoolingSystemMethod</w:t>
            </w:r>
            <w:r w:rsidRPr="001D2E44">
              <w:rPr>
                <w:rFonts w:asciiTheme="minorHAnsi" w:hAnsiTheme="minorHAnsi"/>
              </w:rPr>
              <w:t xml:space="preserve">;  </w:t>
            </w:r>
            <w:r w:rsidRPr="001D2E44">
              <w:rPr>
                <w:rFonts w:asciiTheme="minorHAnsi" w:hAnsiTheme="minorHAnsi"/>
                <w:u w:val="single"/>
              </w:rPr>
              <w:t>HeatingSystemMethod</w:t>
            </w:r>
            <w:r w:rsidRPr="001D2E44">
              <w:rPr>
                <w:rFonts w:asciiTheme="minorHAnsi" w:hAnsiTheme="minorHAnsi"/>
              </w:rPr>
              <w:t xml:space="preserve">; </w:t>
            </w:r>
            <w:r w:rsidRPr="001D2E44">
              <w:rPr>
                <w:rFonts w:asciiTheme="minorHAnsi" w:hAnsiTheme="minorHAnsi"/>
                <w:u w:val="single"/>
              </w:rPr>
              <w:t>MeasuredAirflowMethod</w:t>
            </w:r>
            <w:r w:rsidRPr="001D2E44">
              <w:rPr>
                <w:rFonts w:asciiTheme="minorHAnsi" w:hAnsiTheme="minorHAnsi"/>
              </w:rPr>
              <w:t>&gt;&gt;</w:t>
            </w:r>
          </w:p>
        </w:tc>
      </w:tr>
      <w:tr w:rsidR="006C7319" w:rsidRPr="00151323" w14:paraId="1E52ECDD"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DA" w14:textId="77777777" w:rsidR="006C7319" w:rsidRPr="00151323" w:rsidRDefault="005D037B" w:rsidP="00146B84">
            <w:pPr>
              <w:keepNext/>
              <w:jc w:val="center"/>
              <w:rPr>
                <w:rFonts w:asciiTheme="minorHAnsi" w:hAnsiTheme="minorHAnsi"/>
              </w:rPr>
            </w:pPr>
            <w:r>
              <w:rPr>
                <w:rFonts w:asciiTheme="minorHAnsi" w:hAnsiTheme="minorHAnsi"/>
              </w:rPr>
              <w:t>0</w:t>
            </w:r>
            <w:r w:rsidR="001D2E44" w:rsidRPr="001D2E44">
              <w:rPr>
                <w:rFonts w:asciiTheme="minorHAnsi" w:hAnsiTheme="minorHAnsi"/>
              </w:rPr>
              <w:t>8</w:t>
            </w:r>
          </w:p>
        </w:tc>
        <w:tc>
          <w:tcPr>
            <w:tcW w:w="1875" w:type="pct"/>
            <w:tcBorders>
              <w:top w:val="single" w:sz="4" w:space="0" w:color="auto"/>
              <w:left w:val="single" w:sz="4" w:space="0" w:color="auto"/>
              <w:bottom w:val="single" w:sz="4" w:space="0" w:color="auto"/>
              <w:right w:val="single" w:sz="4" w:space="0" w:color="auto"/>
            </w:tcBorders>
            <w:vAlign w:val="center"/>
          </w:tcPr>
          <w:p w14:paraId="1E52ECDB" w14:textId="64701D6C" w:rsidR="006C7319" w:rsidRPr="00151323" w:rsidRDefault="001D2E44" w:rsidP="00146B84">
            <w:pPr>
              <w:keepNext/>
              <w:rPr>
                <w:rFonts w:asciiTheme="minorHAnsi" w:hAnsiTheme="minorHAnsi"/>
              </w:rPr>
            </w:pPr>
            <w:r w:rsidRPr="001D2E44">
              <w:rPr>
                <w:rFonts w:asciiTheme="minorHAnsi" w:hAnsiTheme="minorHAnsi"/>
              </w:rPr>
              <w:t>Measured AHU</w:t>
            </w:r>
            <w:r w:rsidR="00FD529D">
              <w:rPr>
                <w:rFonts w:asciiTheme="minorHAnsi" w:hAnsiTheme="minorHAnsi"/>
              </w:rPr>
              <w:t xml:space="preserve"> </w:t>
            </w:r>
            <w:r w:rsidRPr="001D2E44">
              <w:rPr>
                <w:rFonts w:asciiTheme="minorHAnsi" w:hAnsiTheme="minorHAnsi"/>
              </w:rPr>
              <w:t>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1E52ECDC" w14:textId="58CF0462" w:rsidR="006C7319" w:rsidRPr="00151323" w:rsidRDefault="00FD1F75" w:rsidP="00D9091E">
            <w:pPr>
              <w:keepNext/>
              <w:rPr>
                <w:rFonts w:asciiTheme="minorHAnsi" w:hAnsiTheme="minorHAnsi"/>
              </w:rPr>
            </w:pPr>
            <w:r w:rsidRPr="00FD1F75">
              <w:rPr>
                <w:rFonts w:asciiTheme="minorHAnsi" w:hAnsiTheme="minorHAnsi"/>
              </w:rPr>
              <w:t>&lt;&lt;if B07 = MeasuredAirflowMethod, then user enter numeric x,xxx, else if Value in B07 ≠ MeasuredAirflowMethod, then value in B08=n/a&gt;&gt;</w:t>
            </w:r>
          </w:p>
        </w:tc>
      </w:tr>
      <w:tr w:rsidR="006C7319" w:rsidRPr="00151323" w14:paraId="1E52ECE9" w14:textId="77777777" w:rsidTr="005706AC">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E52ECDE" w14:textId="77777777" w:rsidR="006C7319" w:rsidRPr="00151323" w:rsidRDefault="005D037B" w:rsidP="00146B84">
            <w:pPr>
              <w:keepNext/>
              <w:spacing w:line="240" w:lineRule="exact"/>
              <w:ind w:left="-14" w:firstLine="14"/>
              <w:jc w:val="center"/>
              <w:rPr>
                <w:rFonts w:asciiTheme="minorHAnsi" w:hAnsiTheme="minorHAnsi"/>
              </w:rPr>
            </w:pPr>
            <w:r>
              <w:rPr>
                <w:rFonts w:asciiTheme="minorHAnsi" w:hAnsiTheme="minorHAnsi"/>
              </w:rPr>
              <w:t>0</w:t>
            </w:r>
            <w:r w:rsidR="001D2E44" w:rsidRPr="001D2E44">
              <w:rPr>
                <w:rFonts w:asciiTheme="minorHAnsi" w:hAnsiTheme="minorHAnsi"/>
              </w:rPr>
              <w:t>9</w:t>
            </w:r>
          </w:p>
        </w:tc>
        <w:tc>
          <w:tcPr>
            <w:tcW w:w="1875" w:type="pct"/>
            <w:tcBorders>
              <w:top w:val="single" w:sz="4" w:space="0" w:color="auto"/>
              <w:left w:val="single" w:sz="4" w:space="0" w:color="auto"/>
              <w:bottom w:val="single" w:sz="4" w:space="0" w:color="auto"/>
              <w:right w:val="single" w:sz="4" w:space="0" w:color="auto"/>
            </w:tcBorders>
            <w:vAlign w:val="center"/>
          </w:tcPr>
          <w:p w14:paraId="1E52ECDF" w14:textId="3C25AB53" w:rsidR="006C7319" w:rsidRPr="00151323" w:rsidRDefault="001D2E44" w:rsidP="00146B84">
            <w:pPr>
              <w:keepNext/>
              <w:rPr>
                <w:rFonts w:asciiTheme="minorHAnsi" w:hAnsiTheme="minorHAnsi"/>
              </w:rPr>
            </w:pPr>
            <w:r w:rsidRPr="001D2E44">
              <w:rPr>
                <w:rFonts w:asciiTheme="minorHAnsi" w:hAnsiTheme="minorHAnsi"/>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1E52ECE0" w14:textId="77777777" w:rsidR="006C7319" w:rsidRPr="00151323" w:rsidRDefault="001D2E44" w:rsidP="00146B84">
            <w:pPr>
              <w:keepNext/>
              <w:rPr>
                <w:rFonts w:asciiTheme="minorHAnsi" w:hAnsiTheme="minorHAnsi"/>
              </w:rPr>
            </w:pPr>
            <w:r w:rsidRPr="001D2E44">
              <w:rPr>
                <w:rFonts w:asciiTheme="minorHAnsi" w:hAnsiTheme="minorHAnsi"/>
              </w:rPr>
              <w:t>&lt;&lt;calculated field: numeric xxx:</w:t>
            </w:r>
          </w:p>
          <w:p w14:paraId="1E52ECE1" w14:textId="77777777" w:rsidR="006C7319" w:rsidRPr="00151323" w:rsidRDefault="001D2E44" w:rsidP="00146B84">
            <w:pPr>
              <w:keepNext/>
              <w:rPr>
                <w:rFonts w:asciiTheme="minorHAnsi" w:hAnsiTheme="minorHAnsi"/>
                <w:u w:val="single"/>
              </w:rPr>
            </w:pPr>
            <w:r w:rsidRPr="001D2E44">
              <w:rPr>
                <w:rFonts w:asciiTheme="minorHAnsi" w:hAnsiTheme="minorHAnsi"/>
              </w:rPr>
              <w:t xml:space="preserve">if </w:t>
            </w:r>
            <w:r w:rsidRPr="001D2E44">
              <w:rPr>
                <w:rFonts w:asciiTheme="minorHAnsi" w:hAnsiTheme="minorHAnsi"/>
                <w:u w:val="single"/>
              </w:rPr>
              <w:t xml:space="preserve">DefaultAirflowMethod then </w:t>
            </w:r>
          </w:p>
          <w:p w14:paraId="1E52ECE2" w14:textId="77777777" w:rsidR="006C7319" w:rsidRPr="00151323" w:rsidRDefault="001D2E44" w:rsidP="00146B84">
            <w:pPr>
              <w:keepNext/>
              <w:rPr>
                <w:rFonts w:asciiTheme="minorHAnsi" w:hAnsiTheme="minorHAnsi"/>
                <w:u w:val="single"/>
              </w:rPr>
            </w:pPr>
            <w:r w:rsidRPr="001D2E44">
              <w:rPr>
                <w:rFonts w:asciiTheme="minorHAnsi" w:hAnsiTheme="minorHAnsi"/>
                <w:u w:val="single"/>
              </w:rPr>
              <w:t>AHUAirflow=ZonedCondFloorArea*0.5*</w:t>
            </w:r>
            <w:r w:rsidRPr="001D2E44">
              <w:rPr>
                <w:rFonts w:asciiTheme="minorHAnsi" w:hAnsiTheme="minorHAnsi"/>
              </w:rPr>
              <w:t xml:space="preserve"> LeakageFactor</w:t>
            </w:r>
            <w:r w:rsidRPr="001D2E44">
              <w:rPr>
                <w:rFonts w:asciiTheme="minorHAnsi" w:hAnsiTheme="minorHAnsi"/>
                <w:u w:val="single"/>
              </w:rPr>
              <w:t>;</w:t>
            </w:r>
          </w:p>
          <w:p w14:paraId="1E52ECE3" w14:textId="77777777" w:rsidR="006C7319" w:rsidRPr="00151323" w:rsidRDefault="001D2E44" w:rsidP="00146B84">
            <w:pPr>
              <w:keepNext/>
              <w:rPr>
                <w:rFonts w:asciiTheme="minorHAnsi" w:hAnsiTheme="minorHAnsi"/>
                <w:u w:val="single"/>
              </w:rPr>
            </w:pPr>
            <w:r w:rsidRPr="001D2E44">
              <w:rPr>
                <w:rFonts w:asciiTheme="minorHAnsi" w:hAnsiTheme="minorHAnsi"/>
                <w:u w:val="single"/>
              </w:rPr>
              <w:t xml:space="preserve">elseif AHUAirflowMethod= CoolingSystemMethod then </w:t>
            </w:r>
          </w:p>
          <w:p w14:paraId="1E52ECE4" w14:textId="77777777" w:rsidR="006C7319" w:rsidRPr="00151323" w:rsidRDefault="001D2E44" w:rsidP="00146B84">
            <w:pPr>
              <w:keepNext/>
              <w:rPr>
                <w:rFonts w:asciiTheme="minorHAnsi" w:hAnsiTheme="minorHAnsi"/>
                <w:u w:val="single"/>
              </w:rPr>
            </w:pPr>
            <w:r w:rsidRPr="001D2E44">
              <w:rPr>
                <w:rFonts w:asciiTheme="minorHAnsi" w:hAnsiTheme="minorHAnsi"/>
                <w:u w:val="single"/>
              </w:rPr>
              <w:t>AHUAirflow=CondenserNomCoolCapacityTon*400*</w:t>
            </w:r>
            <w:r w:rsidRPr="001D2E44">
              <w:rPr>
                <w:rFonts w:asciiTheme="minorHAnsi" w:hAnsiTheme="minorHAnsi"/>
              </w:rPr>
              <w:t xml:space="preserve"> LeakageFactor</w:t>
            </w:r>
            <w:r w:rsidRPr="001D2E44">
              <w:rPr>
                <w:rFonts w:asciiTheme="minorHAnsi" w:hAnsiTheme="minorHAnsi"/>
                <w:u w:val="single"/>
              </w:rPr>
              <w:t>;</w:t>
            </w:r>
          </w:p>
          <w:p w14:paraId="1E52ECE5" w14:textId="77777777" w:rsidR="006C7319" w:rsidRPr="00151323" w:rsidRDefault="001D2E44" w:rsidP="00146B84">
            <w:pPr>
              <w:keepNext/>
              <w:rPr>
                <w:rFonts w:asciiTheme="minorHAnsi" w:hAnsiTheme="minorHAnsi"/>
                <w:u w:val="single"/>
              </w:rPr>
            </w:pPr>
            <w:r w:rsidRPr="001D2E44">
              <w:rPr>
                <w:rFonts w:asciiTheme="minorHAnsi" w:hAnsiTheme="minorHAnsi"/>
                <w:u w:val="single"/>
              </w:rPr>
              <w:t>elseif AHUAirflowMethod= HeatingSystemMethod</w:t>
            </w:r>
          </w:p>
          <w:p w14:paraId="1E52ECE6" w14:textId="77777777" w:rsidR="006C7319" w:rsidRPr="00151323" w:rsidRDefault="001D2E44" w:rsidP="00146B84">
            <w:pPr>
              <w:keepNext/>
              <w:rPr>
                <w:rFonts w:asciiTheme="minorHAnsi" w:hAnsiTheme="minorHAnsi"/>
                <w:u w:val="single"/>
              </w:rPr>
            </w:pPr>
            <w:r w:rsidRPr="001D2E44">
              <w:rPr>
                <w:rFonts w:asciiTheme="minorHAnsi" w:hAnsiTheme="minorHAnsi"/>
                <w:u w:val="single"/>
              </w:rPr>
              <w:t>then AHUAirflow=HeatingCapacityKbtuh*21.7*</w:t>
            </w:r>
            <w:r w:rsidRPr="001D2E44">
              <w:rPr>
                <w:rFonts w:asciiTheme="minorHAnsi" w:hAnsiTheme="minorHAnsi"/>
              </w:rPr>
              <w:t xml:space="preserve"> LeakageFactor</w:t>
            </w:r>
            <w:r w:rsidRPr="001D2E44">
              <w:rPr>
                <w:rFonts w:asciiTheme="minorHAnsi" w:hAnsiTheme="minorHAnsi"/>
                <w:u w:val="single"/>
              </w:rPr>
              <w:t>;</w:t>
            </w:r>
          </w:p>
          <w:p w14:paraId="1E52ECE7" w14:textId="77777777" w:rsidR="006C7319" w:rsidRPr="00151323" w:rsidRDefault="001D2E44" w:rsidP="00146B84">
            <w:pPr>
              <w:keepNext/>
              <w:rPr>
                <w:rFonts w:asciiTheme="minorHAnsi" w:hAnsiTheme="minorHAnsi"/>
              </w:rPr>
            </w:pPr>
            <w:r w:rsidRPr="001D2E44">
              <w:rPr>
                <w:rFonts w:asciiTheme="minorHAnsi" w:hAnsiTheme="minorHAnsi"/>
                <w:u w:val="single"/>
              </w:rPr>
              <w:t>elseif AHUAirflowMethod= MeasuredAirflowMethod</w:t>
            </w:r>
            <w:r w:rsidRPr="001D2E44">
              <w:rPr>
                <w:rFonts w:asciiTheme="minorHAnsi" w:hAnsiTheme="minorHAnsi"/>
              </w:rPr>
              <w:t xml:space="preserve"> then</w:t>
            </w:r>
          </w:p>
          <w:p w14:paraId="1E52ECE8" w14:textId="77777777" w:rsidR="006C7319" w:rsidRPr="00151323" w:rsidRDefault="001D2E44" w:rsidP="00146B84">
            <w:pPr>
              <w:keepNext/>
              <w:rPr>
                <w:rFonts w:asciiTheme="minorHAnsi" w:hAnsiTheme="minorHAnsi"/>
              </w:rPr>
            </w:pPr>
            <w:r w:rsidRPr="001D2E44">
              <w:rPr>
                <w:rFonts w:asciiTheme="minorHAnsi" w:hAnsiTheme="minorHAnsi"/>
                <w:u w:val="single"/>
              </w:rPr>
              <w:t>AHUAirflow=</w:t>
            </w:r>
            <w:r w:rsidRPr="001D2E44">
              <w:rPr>
                <w:rFonts w:asciiTheme="minorHAnsi" w:hAnsiTheme="minorHAnsi"/>
              </w:rPr>
              <w:t xml:space="preserve"> Measured AHUAirflow * LeakageFactor</w:t>
            </w:r>
            <w:r w:rsidRPr="001D2E44">
              <w:rPr>
                <w:rFonts w:asciiTheme="minorHAnsi" w:hAnsiTheme="minorHAnsi"/>
                <w:u w:val="single"/>
              </w:rPr>
              <w:t>&gt;&gt;</w:t>
            </w:r>
          </w:p>
        </w:tc>
      </w:tr>
      <w:tr w:rsidR="006C7319" w:rsidRPr="00151323" w14:paraId="1E52ECED" w14:textId="77777777" w:rsidTr="005706AC">
        <w:trPr>
          <w:trHeight w:val="288"/>
        </w:trPr>
        <w:tc>
          <w:tcPr>
            <w:tcW w:w="213" w:type="pct"/>
            <w:tcBorders>
              <w:bottom w:val="single" w:sz="4" w:space="0" w:color="auto"/>
            </w:tcBorders>
            <w:vAlign w:val="center"/>
          </w:tcPr>
          <w:p w14:paraId="1E52ECEA" w14:textId="77777777" w:rsidR="006C7319" w:rsidRPr="00151323" w:rsidRDefault="001D2E44" w:rsidP="00146B84">
            <w:pPr>
              <w:keepNext/>
              <w:spacing w:line="240" w:lineRule="exact"/>
              <w:ind w:left="-14" w:firstLine="14"/>
              <w:jc w:val="center"/>
              <w:rPr>
                <w:rFonts w:asciiTheme="minorHAnsi" w:hAnsiTheme="minorHAnsi"/>
              </w:rPr>
            </w:pPr>
            <w:r w:rsidRPr="001D2E44">
              <w:rPr>
                <w:rFonts w:asciiTheme="minorHAnsi" w:hAnsiTheme="minorHAnsi"/>
              </w:rPr>
              <w:t>10</w:t>
            </w:r>
          </w:p>
        </w:tc>
        <w:tc>
          <w:tcPr>
            <w:tcW w:w="1875" w:type="pct"/>
            <w:tcBorders>
              <w:bottom w:val="single" w:sz="4" w:space="0" w:color="auto"/>
            </w:tcBorders>
            <w:shd w:val="clear" w:color="auto" w:fill="auto"/>
            <w:vAlign w:val="center"/>
          </w:tcPr>
          <w:p w14:paraId="1E52ECEB" w14:textId="60C44AFC" w:rsidR="006C7319" w:rsidRPr="00151323" w:rsidRDefault="001D2E44" w:rsidP="00A1619D">
            <w:pPr>
              <w:keepNext/>
              <w:rPr>
                <w:rFonts w:asciiTheme="minorHAnsi" w:hAnsiTheme="minorHAnsi"/>
                <w:b/>
              </w:rPr>
            </w:pPr>
            <w:r w:rsidRPr="001D2E44">
              <w:rPr>
                <w:rFonts w:asciiTheme="minorHAnsi" w:hAnsiTheme="minorHAnsi"/>
              </w:rPr>
              <w:t xml:space="preserve">Actual </w:t>
            </w:r>
            <w:r w:rsidR="00A1619D">
              <w:rPr>
                <w:rFonts w:asciiTheme="minorHAnsi" w:hAnsiTheme="minorHAnsi"/>
              </w:rPr>
              <w:t>D</w:t>
            </w:r>
            <w:r w:rsidRPr="001D2E44">
              <w:rPr>
                <w:rFonts w:asciiTheme="minorHAnsi" w:hAnsiTheme="minorHAnsi"/>
              </w:rPr>
              <w:t xml:space="preserve">uct </w:t>
            </w:r>
            <w:r w:rsidR="00A1619D">
              <w:rPr>
                <w:rFonts w:asciiTheme="minorHAnsi" w:hAnsiTheme="minorHAnsi"/>
              </w:rPr>
              <w:t>L</w:t>
            </w:r>
            <w:r w:rsidRPr="001D2E44">
              <w:rPr>
                <w:rFonts w:asciiTheme="minorHAnsi" w:hAnsiTheme="minorHAnsi"/>
              </w:rPr>
              <w:t xml:space="preserve">eakage </w:t>
            </w:r>
            <w:r w:rsidR="00A1619D">
              <w:rPr>
                <w:rFonts w:asciiTheme="minorHAnsi" w:hAnsiTheme="minorHAnsi"/>
              </w:rPr>
              <w:t>R</w:t>
            </w:r>
            <w:r w:rsidRPr="001D2E44">
              <w:rPr>
                <w:rFonts w:asciiTheme="minorHAnsi" w:hAnsiTheme="minorHAnsi"/>
              </w:rPr>
              <w:t xml:space="preserve">ate from </w:t>
            </w:r>
            <w:r w:rsidR="00A1619D">
              <w:rPr>
                <w:rFonts w:asciiTheme="minorHAnsi" w:hAnsiTheme="minorHAnsi"/>
              </w:rPr>
              <w:t>L</w:t>
            </w:r>
            <w:r w:rsidRPr="001D2E44">
              <w:rPr>
                <w:rFonts w:asciiTheme="minorHAnsi" w:hAnsiTheme="minorHAnsi"/>
              </w:rPr>
              <w:t xml:space="preserve">eakage </w:t>
            </w:r>
            <w:r w:rsidR="00A1619D">
              <w:rPr>
                <w:rFonts w:asciiTheme="minorHAnsi" w:hAnsiTheme="minorHAnsi"/>
              </w:rPr>
              <w:t>T</w:t>
            </w:r>
            <w:r w:rsidRPr="001D2E44">
              <w:rPr>
                <w:rFonts w:asciiTheme="minorHAnsi" w:hAnsiTheme="minorHAnsi"/>
              </w:rPr>
              <w:t xml:space="preserve">est </w:t>
            </w:r>
            <w:r w:rsidR="00A1619D">
              <w:rPr>
                <w:rFonts w:asciiTheme="minorHAnsi" w:hAnsiTheme="minorHAnsi"/>
              </w:rPr>
              <w:t>M</w:t>
            </w:r>
            <w:r w:rsidRPr="001D2E44">
              <w:rPr>
                <w:rFonts w:asciiTheme="minorHAnsi" w:hAnsiTheme="minorHAnsi"/>
              </w:rPr>
              <w:t>easurement (cfm)</w:t>
            </w:r>
          </w:p>
        </w:tc>
        <w:tc>
          <w:tcPr>
            <w:tcW w:w="2912" w:type="pct"/>
            <w:tcBorders>
              <w:bottom w:val="single" w:sz="4" w:space="0" w:color="auto"/>
            </w:tcBorders>
            <w:shd w:val="clear" w:color="auto" w:fill="auto"/>
          </w:tcPr>
          <w:p w14:paraId="1E52ECEC" w14:textId="77777777" w:rsidR="006C7319" w:rsidRPr="00151323" w:rsidRDefault="001D2E44" w:rsidP="00146B84">
            <w:pPr>
              <w:keepNext/>
              <w:rPr>
                <w:rFonts w:asciiTheme="minorHAnsi" w:hAnsiTheme="minorHAnsi"/>
              </w:rPr>
            </w:pPr>
            <w:r w:rsidRPr="001D2E44">
              <w:rPr>
                <w:rFonts w:asciiTheme="minorHAnsi" w:hAnsiTheme="minorHAnsi"/>
              </w:rPr>
              <w:t>&lt;&lt;user input: numeric xxx.x&gt;&gt;</w:t>
            </w:r>
          </w:p>
        </w:tc>
      </w:tr>
      <w:tr w:rsidR="006C7319" w:rsidRPr="00151323" w14:paraId="1E52ECF0" w14:textId="77777777" w:rsidTr="005706AC">
        <w:trPr>
          <w:trHeight w:val="288"/>
        </w:trPr>
        <w:tc>
          <w:tcPr>
            <w:tcW w:w="213" w:type="pct"/>
            <w:tcBorders>
              <w:top w:val="single" w:sz="4" w:space="0" w:color="auto"/>
              <w:left w:val="single" w:sz="4" w:space="0" w:color="auto"/>
              <w:bottom w:val="nil"/>
              <w:right w:val="nil"/>
            </w:tcBorders>
            <w:vAlign w:val="center"/>
          </w:tcPr>
          <w:p w14:paraId="1E52ECEE" w14:textId="77777777" w:rsidR="006C7319" w:rsidRPr="00151323" w:rsidRDefault="001D2E44" w:rsidP="00146B84">
            <w:pPr>
              <w:keepNext/>
              <w:spacing w:line="240" w:lineRule="exact"/>
              <w:ind w:left="-14" w:firstLine="14"/>
              <w:jc w:val="center"/>
              <w:rPr>
                <w:rFonts w:asciiTheme="minorHAnsi" w:hAnsiTheme="minorHAnsi"/>
              </w:rPr>
            </w:pPr>
            <w:r w:rsidRPr="001D2E44">
              <w:rPr>
                <w:rFonts w:asciiTheme="minorHAnsi" w:hAnsiTheme="minorHAnsi"/>
              </w:rPr>
              <w:t>11</w:t>
            </w:r>
          </w:p>
        </w:tc>
        <w:tc>
          <w:tcPr>
            <w:tcW w:w="4787" w:type="pct"/>
            <w:gridSpan w:val="2"/>
            <w:tcBorders>
              <w:top w:val="single" w:sz="4" w:space="0" w:color="auto"/>
              <w:left w:val="nil"/>
              <w:bottom w:val="nil"/>
              <w:right w:val="single" w:sz="4" w:space="0" w:color="auto"/>
            </w:tcBorders>
            <w:shd w:val="clear" w:color="auto" w:fill="auto"/>
            <w:vAlign w:val="center"/>
          </w:tcPr>
          <w:p w14:paraId="1E52ECEF" w14:textId="6155ADA8" w:rsidR="006C7319" w:rsidRPr="00151323" w:rsidRDefault="001D2E44" w:rsidP="00146B84">
            <w:pPr>
              <w:keepNext/>
              <w:rPr>
                <w:rFonts w:asciiTheme="minorHAnsi" w:hAnsiTheme="minorHAnsi"/>
              </w:rPr>
            </w:pPr>
            <w:r w:rsidRPr="001D2E44">
              <w:rPr>
                <w:rFonts w:asciiTheme="minorHAnsi" w:hAnsiTheme="minorHAnsi"/>
              </w:rPr>
              <w:t xml:space="preserve">Compliance </w:t>
            </w:r>
            <w:r w:rsidR="00FD529D">
              <w:rPr>
                <w:rFonts w:asciiTheme="minorHAnsi" w:hAnsiTheme="minorHAnsi"/>
              </w:rPr>
              <w:t>S</w:t>
            </w:r>
            <w:r w:rsidRPr="001D2E44">
              <w:rPr>
                <w:rFonts w:asciiTheme="minorHAnsi" w:hAnsiTheme="minorHAnsi"/>
              </w:rPr>
              <w:t>tatement:</w:t>
            </w:r>
          </w:p>
        </w:tc>
      </w:tr>
      <w:tr w:rsidR="006C7319" w:rsidRPr="00151323" w14:paraId="1E52ECF2" w14:textId="77777777" w:rsidTr="005706AC">
        <w:trPr>
          <w:trHeight w:val="288"/>
        </w:trPr>
        <w:tc>
          <w:tcPr>
            <w:tcW w:w="5000" w:type="pct"/>
            <w:gridSpan w:val="3"/>
            <w:tcBorders>
              <w:top w:val="nil"/>
              <w:left w:val="single" w:sz="4" w:space="0" w:color="auto"/>
              <w:bottom w:val="single" w:sz="4" w:space="0" w:color="auto"/>
              <w:right w:val="single" w:sz="4" w:space="0" w:color="auto"/>
            </w:tcBorders>
            <w:vAlign w:val="center"/>
          </w:tcPr>
          <w:p w14:paraId="1E52ECF1" w14:textId="77777777" w:rsidR="008D393A" w:rsidRDefault="001D2E44">
            <w:pPr>
              <w:keepNext/>
              <w:rPr>
                <w:rFonts w:asciiTheme="minorHAnsi" w:hAnsiTheme="minorHAnsi"/>
              </w:rPr>
            </w:pPr>
            <w:r w:rsidRPr="001D2E44">
              <w:rPr>
                <w:rFonts w:asciiTheme="minorHAnsi" w:hAnsiTheme="minorHAnsi"/>
              </w:rPr>
              <w:t xml:space="preserve">&lt;&lt;if measured leakage is </w:t>
            </w:r>
            <w:r w:rsidR="00307081">
              <w:rPr>
                <w:rFonts w:asciiTheme="minorHAnsi" w:hAnsiTheme="minorHAnsi"/>
              </w:rPr>
              <w:t>&lt; or = to</w:t>
            </w:r>
            <w:r w:rsidRPr="001D2E44">
              <w:rPr>
                <w:rFonts w:asciiTheme="minorHAnsi" w:hAnsiTheme="minorHAnsi"/>
              </w:rPr>
              <w:t xml:space="preserve"> target allowed:  "system passes leakage test";  else if measured leakage is &gt; target allowed:  "system fails leakage test"&gt;&gt;</w:t>
            </w:r>
          </w:p>
        </w:tc>
      </w:tr>
    </w:tbl>
    <w:p w14:paraId="1E52ECF3" w14:textId="77777777" w:rsidR="006C7319" w:rsidRPr="00151323" w:rsidRDefault="001D2E44" w:rsidP="006C7319">
      <w:pPr>
        <w:rPr>
          <w:rFonts w:asciiTheme="minorHAnsi" w:hAnsiTheme="minorHAnsi"/>
        </w:rPr>
      </w:pPr>
      <w:r w:rsidRPr="001D2E44">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8"/>
        <w:gridCol w:w="10542"/>
      </w:tblGrid>
      <w:tr w:rsidR="006C7319" w:rsidRPr="00151323" w14:paraId="1E52ECF5" w14:textId="77777777" w:rsidTr="00234594">
        <w:trPr>
          <w:trHeight w:val="288"/>
        </w:trPr>
        <w:tc>
          <w:tcPr>
            <w:tcW w:w="5000" w:type="pct"/>
            <w:gridSpan w:val="2"/>
            <w:vAlign w:val="center"/>
          </w:tcPr>
          <w:p w14:paraId="1E52ECF4" w14:textId="77777777" w:rsidR="006C7319" w:rsidRPr="00151323" w:rsidRDefault="0011635C" w:rsidP="00146B84">
            <w:pPr>
              <w:pStyle w:val="Heading3"/>
              <w:numPr>
                <w:ilvl w:val="0"/>
                <w:numId w:val="0"/>
              </w:numPr>
              <w:spacing w:before="60"/>
              <w:ind w:right="86"/>
              <w:rPr>
                <w:rFonts w:asciiTheme="minorHAnsi" w:hAnsiTheme="minorHAnsi"/>
                <w:b/>
                <w:caps/>
                <w:sz w:val="20"/>
              </w:rPr>
            </w:pPr>
            <w:r w:rsidRPr="0011635C">
              <w:rPr>
                <w:rFonts w:asciiTheme="minorHAnsi" w:hAnsiTheme="minorHAnsi"/>
                <w:b/>
                <w:caps/>
                <w:sz w:val="20"/>
              </w:rPr>
              <w:t>C. Additional Requirements for compliance</w:t>
            </w:r>
          </w:p>
        </w:tc>
      </w:tr>
      <w:tr w:rsidR="008A2A71" w:rsidRPr="00151323" w14:paraId="1E52ECF8" w14:textId="77777777" w:rsidTr="00234594">
        <w:trPr>
          <w:trHeight w:val="288"/>
        </w:trPr>
        <w:tc>
          <w:tcPr>
            <w:tcW w:w="221" w:type="pct"/>
            <w:vAlign w:val="center"/>
          </w:tcPr>
          <w:p w14:paraId="1E52ECF6" w14:textId="6EC288BE"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1</w:t>
            </w:r>
          </w:p>
        </w:tc>
        <w:tc>
          <w:tcPr>
            <w:tcW w:w="4779" w:type="pct"/>
            <w:vAlign w:val="center"/>
          </w:tcPr>
          <w:p w14:paraId="1E52ECF7" w14:textId="678593C5" w:rsidR="008A2A71" w:rsidRPr="00151323" w:rsidRDefault="0011635C" w:rsidP="00FD529D">
            <w:pPr>
              <w:rPr>
                <w:rFonts w:asciiTheme="minorHAnsi" w:hAnsiTheme="minorHAnsi"/>
              </w:rPr>
            </w:pPr>
            <w:r>
              <w:rPr>
                <w:rFonts w:asciiTheme="minorHAnsi" w:hAnsiTheme="minorHAnsi"/>
              </w:rPr>
              <w:t>System was tested in its normal operation condition. No temporary taping allowed.</w:t>
            </w:r>
          </w:p>
        </w:tc>
      </w:tr>
      <w:tr w:rsidR="008A2A71" w:rsidRPr="00151323" w14:paraId="1E52ECFB" w14:textId="77777777" w:rsidTr="00234594">
        <w:trPr>
          <w:trHeight w:val="288"/>
        </w:trPr>
        <w:tc>
          <w:tcPr>
            <w:tcW w:w="221" w:type="pct"/>
            <w:vAlign w:val="center"/>
          </w:tcPr>
          <w:p w14:paraId="1E52ECF9" w14:textId="2C83701D" w:rsidR="008A2A71" w:rsidRPr="00151323" w:rsidRDefault="00A45EB3" w:rsidP="00FD529D">
            <w:pPr>
              <w:rPr>
                <w:rFonts w:asciiTheme="minorHAnsi" w:hAnsiTheme="minorHAnsi"/>
              </w:rPr>
            </w:pPr>
            <w:r>
              <w:rPr>
                <w:rFonts w:asciiTheme="minorHAnsi" w:hAnsiTheme="minorHAnsi"/>
              </w:rPr>
              <w:t>0</w:t>
            </w:r>
            <w:r w:rsidR="00D9091E">
              <w:rPr>
                <w:rFonts w:asciiTheme="minorHAnsi" w:hAnsiTheme="minorHAnsi"/>
              </w:rPr>
              <w:t>2</w:t>
            </w:r>
          </w:p>
        </w:tc>
        <w:tc>
          <w:tcPr>
            <w:tcW w:w="4779" w:type="pct"/>
            <w:vAlign w:val="center"/>
          </w:tcPr>
          <w:p w14:paraId="1E52ECFA" w14:textId="3F5DF3E4" w:rsidR="008A2A71" w:rsidRPr="00151323" w:rsidRDefault="00D22F84" w:rsidP="00FD529D">
            <w:pPr>
              <w:rPr>
                <w:rFonts w:asciiTheme="minorHAnsi" w:hAnsiTheme="minorHAnsi"/>
              </w:rPr>
            </w:pPr>
            <w:r w:rsidRPr="001D2E44">
              <w:rPr>
                <w:rFonts w:asciiTheme="minorHAnsi" w:hAnsiTheme="minorHAnsi"/>
                <w:bCs/>
              </w:rPr>
              <w:t>Outside air (OA) duct</w:t>
            </w:r>
            <w:r>
              <w:rPr>
                <w:rFonts w:asciiTheme="minorHAnsi" w:hAnsiTheme="minorHAnsi"/>
                <w:bCs/>
              </w:rPr>
              <w:t xml:space="preserve"> connections to the central forced air duct system shall not be sealed/taped off during duct leakage testing. OA ducts used</w:t>
            </w:r>
            <w:r w:rsidRPr="001D2E44">
              <w:rPr>
                <w:rFonts w:asciiTheme="minorHAnsi" w:hAnsiTheme="minorHAnsi"/>
                <w:bCs/>
              </w:rPr>
              <w:t xml:space="preserve"> for Central Fan Integrated (CFI) </w:t>
            </w:r>
            <w:r>
              <w:rPr>
                <w:rFonts w:asciiTheme="minorHAnsi" w:hAnsiTheme="minorHAnsi"/>
                <w:bCs/>
              </w:rPr>
              <w:t xml:space="preserve">Indoor Air Quality </w:t>
            </w:r>
            <w:r w:rsidRPr="001D2E44">
              <w:rPr>
                <w:rFonts w:asciiTheme="minorHAnsi" w:hAnsiTheme="minorHAnsi"/>
                <w:bCs/>
              </w:rPr>
              <w:t>ventilation systems</w:t>
            </w:r>
            <w:r>
              <w:rPr>
                <w:rFonts w:asciiTheme="minorHAnsi" w:hAnsiTheme="minorHAnsi"/>
                <w:bCs/>
              </w:rPr>
              <w:t>, or Central Fan Ventilation Cooling Systems, that utilize dampers that open only when OA is required and automatically close when OA is not required, may configure the OA damper to the closed position during duct leakage testing.</w:t>
            </w:r>
          </w:p>
        </w:tc>
      </w:tr>
      <w:tr w:rsidR="008A2A71" w:rsidRPr="00151323" w14:paraId="1E52ECFE" w14:textId="77777777" w:rsidTr="00234594">
        <w:trPr>
          <w:trHeight w:val="288"/>
        </w:trPr>
        <w:tc>
          <w:tcPr>
            <w:tcW w:w="221" w:type="pct"/>
            <w:vAlign w:val="center"/>
          </w:tcPr>
          <w:p w14:paraId="1E52ECFC" w14:textId="136C6BEA"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3</w:t>
            </w:r>
          </w:p>
        </w:tc>
        <w:tc>
          <w:tcPr>
            <w:tcW w:w="4779" w:type="pct"/>
            <w:vAlign w:val="center"/>
          </w:tcPr>
          <w:p w14:paraId="1E52ECFD" w14:textId="77777777" w:rsidR="008A2A71" w:rsidRPr="00151323" w:rsidRDefault="0011635C" w:rsidP="00FD529D">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8A2A71" w:rsidRPr="00151323" w14:paraId="1E52ED01" w14:textId="77777777" w:rsidTr="00234594">
        <w:trPr>
          <w:trHeight w:val="288"/>
        </w:trPr>
        <w:tc>
          <w:tcPr>
            <w:tcW w:w="221" w:type="pct"/>
            <w:vAlign w:val="center"/>
          </w:tcPr>
          <w:p w14:paraId="1E52ECFF" w14:textId="14BDEC12"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4</w:t>
            </w:r>
          </w:p>
        </w:tc>
        <w:tc>
          <w:tcPr>
            <w:tcW w:w="4779" w:type="pct"/>
            <w:vAlign w:val="center"/>
          </w:tcPr>
          <w:p w14:paraId="1E52ED00" w14:textId="77777777" w:rsidR="008A2A71" w:rsidRPr="00151323" w:rsidRDefault="0011635C" w:rsidP="00FD529D">
            <w:pPr>
              <w:rPr>
                <w:rFonts w:asciiTheme="minorHAnsi" w:hAnsiTheme="minorHAnsi"/>
              </w:rPr>
            </w:pPr>
            <w:r>
              <w:rPr>
                <w:rFonts w:asciiTheme="minorHAnsi" w:hAnsiTheme="minorHAnsi"/>
              </w:rPr>
              <w:t>Building cavities were not used as plenums or platform returns in lieu of ducts.</w:t>
            </w:r>
          </w:p>
        </w:tc>
      </w:tr>
      <w:tr w:rsidR="008A2A71" w:rsidRPr="00151323" w14:paraId="1E52ED04" w14:textId="77777777" w:rsidTr="00234594">
        <w:trPr>
          <w:trHeight w:val="288"/>
        </w:trPr>
        <w:tc>
          <w:tcPr>
            <w:tcW w:w="221" w:type="pct"/>
            <w:vAlign w:val="center"/>
          </w:tcPr>
          <w:p w14:paraId="1E52ED02" w14:textId="7DF0ABB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5</w:t>
            </w:r>
          </w:p>
        </w:tc>
        <w:tc>
          <w:tcPr>
            <w:tcW w:w="4779" w:type="pct"/>
            <w:vAlign w:val="center"/>
          </w:tcPr>
          <w:p w14:paraId="1E52ED03" w14:textId="77777777" w:rsidR="008A2A71" w:rsidRPr="00151323" w:rsidRDefault="0011635C" w:rsidP="00FD529D">
            <w:pPr>
              <w:rPr>
                <w:rFonts w:asciiTheme="minorHAnsi" w:hAnsiTheme="minorHAnsi"/>
              </w:rPr>
            </w:pPr>
            <w:r>
              <w:rPr>
                <w:rFonts w:asciiTheme="minorHAnsi" w:hAnsiTheme="minorHAnsi"/>
              </w:rPr>
              <w:t>If cloth backed tape was used it was covered with Mastic and draw bands.</w:t>
            </w:r>
          </w:p>
        </w:tc>
      </w:tr>
      <w:tr w:rsidR="008A2A71" w:rsidRPr="00151323" w14:paraId="1E52ED07" w14:textId="77777777" w:rsidTr="00234594">
        <w:trPr>
          <w:trHeight w:val="288"/>
        </w:trPr>
        <w:tc>
          <w:tcPr>
            <w:tcW w:w="221" w:type="pct"/>
            <w:vAlign w:val="center"/>
          </w:tcPr>
          <w:p w14:paraId="1E52ED05" w14:textId="1B715349"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6</w:t>
            </w:r>
          </w:p>
        </w:tc>
        <w:tc>
          <w:tcPr>
            <w:tcW w:w="4779" w:type="pct"/>
            <w:vAlign w:val="center"/>
          </w:tcPr>
          <w:p w14:paraId="1E52ED06" w14:textId="77777777" w:rsidR="008A2A71" w:rsidRPr="00151323" w:rsidRDefault="0011635C" w:rsidP="00FD529D">
            <w:pPr>
              <w:rPr>
                <w:rFonts w:asciiTheme="minorHAnsi" w:hAnsiTheme="minorHAnsi"/>
              </w:rPr>
            </w:pPr>
            <w:r>
              <w:rPr>
                <w:rFonts w:asciiTheme="minorHAnsi" w:hAnsiTheme="minorHAnsi"/>
              </w:rPr>
              <w:t>All connection points between the air handler and the supply and return plenums are completely sealed.</w:t>
            </w:r>
          </w:p>
        </w:tc>
      </w:tr>
      <w:tr w:rsidR="008A2A71" w:rsidRPr="00151323" w14:paraId="1E52ED0A" w14:textId="77777777" w:rsidTr="00234594">
        <w:trPr>
          <w:trHeight w:val="288"/>
        </w:trPr>
        <w:tc>
          <w:tcPr>
            <w:tcW w:w="5000" w:type="pct"/>
            <w:gridSpan w:val="2"/>
            <w:vAlign w:val="center"/>
          </w:tcPr>
          <w:p w14:paraId="1E52ED08" w14:textId="77777777" w:rsidR="00D9091E" w:rsidRDefault="0011635C" w:rsidP="00FD529D">
            <w:pPr>
              <w:ind w:left="-6"/>
              <w:rPr>
                <w:rFonts w:asciiTheme="minorHAnsi" w:hAnsiTheme="minorHAnsi"/>
                <w:b/>
              </w:rPr>
            </w:pPr>
            <w:r>
              <w:rPr>
                <w:rFonts w:asciiTheme="minorHAnsi" w:hAnsiTheme="minorHAnsi"/>
                <w:b/>
              </w:rPr>
              <w:t>Visual Inspection at Final Construction Stage (applicable if system was tested at rough-in)</w:t>
            </w:r>
          </w:p>
          <w:p w14:paraId="1E52ED09" w14:textId="77777777" w:rsidR="00D9091E" w:rsidRDefault="0011635C" w:rsidP="00FD529D">
            <w:pPr>
              <w:tabs>
                <w:tab w:val="right" w:pos="10080"/>
              </w:tabs>
              <w:rPr>
                <w:rFonts w:asciiTheme="minorHAnsi" w:hAnsiTheme="minorHAnsi"/>
              </w:rPr>
            </w:pPr>
            <w:r>
              <w:rPr>
                <w:rFonts w:asciiTheme="minorHAnsi" w:hAnsiTheme="minorHAnsi"/>
              </w:rPr>
              <w:t>After installing the interior finishing wall and verifying that the above rough-in tests was completed, the following procedure must be performed:</w:t>
            </w:r>
          </w:p>
        </w:tc>
      </w:tr>
      <w:tr w:rsidR="008A2A71" w:rsidRPr="00151323" w14:paraId="1E52ED0D" w14:textId="77777777" w:rsidTr="00234594">
        <w:trPr>
          <w:trHeight w:val="288"/>
        </w:trPr>
        <w:tc>
          <w:tcPr>
            <w:tcW w:w="221" w:type="pct"/>
            <w:vAlign w:val="center"/>
          </w:tcPr>
          <w:p w14:paraId="1E52ED0B" w14:textId="5CF2104D"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7</w:t>
            </w:r>
          </w:p>
        </w:tc>
        <w:tc>
          <w:tcPr>
            <w:tcW w:w="4779" w:type="pct"/>
            <w:vAlign w:val="center"/>
          </w:tcPr>
          <w:p w14:paraId="1E52ED0C" w14:textId="77777777" w:rsidR="008A2A71" w:rsidRPr="00151323" w:rsidRDefault="0011635C" w:rsidP="00FD529D">
            <w:pPr>
              <w:rPr>
                <w:rFonts w:asciiTheme="minorHAnsi" w:hAnsiTheme="minorHAnsi"/>
              </w:rPr>
            </w:pPr>
            <w:r>
              <w:rPr>
                <w:rFonts w:asciiTheme="minorHAnsi" w:hAnsiTheme="minorHAnsi"/>
              </w:rPr>
              <w:t>For all supply and return registers, verify that the spaces between the register boot and the interior finishing wall are properly sealed.</w:t>
            </w:r>
          </w:p>
        </w:tc>
      </w:tr>
      <w:tr w:rsidR="008A2A71" w:rsidRPr="00151323" w14:paraId="1E52ED10" w14:textId="77777777" w:rsidTr="00234594">
        <w:trPr>
          <w:trHeight w:val="288"/>
        </w:trPr>
        <w:tc>
          <w:tcPr>
            <w:tcW w:w="221" w:type="pct"/>
            <w:vAlign w:val="center"/>
          </w:tcPr>
          <w:p w14:paraId="1E52ED0E" w14:textId="160DA0C4"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8</w:t>
            </w:r>
          </w:p>
        </w:tc>
        <w:tc>
          <w:tcPr>
            <w:tcW w:w="4779" w:type="pct"/>
            <w:vAlign w:val="center"/>
          </w:tcPr>
          <w:p w14:paraId="1E52ED0F" w14:textId="77777777" w:rsidR="008A2A71" w:rsidRPr="00151323" w:rsidRDefault="0011635C" w:rsidP="00FD529D">
            <w:pPr>
              <w:rPr>
                <w:rFonts w:asciiTheme="minorHAnsi" w:hAnsiTheme="minorHAnsi"/>
              </w:rPr>
            </w:pPr>
            <w:r>
              <w:rPr>
                <w:rFonts w:asciiTheme="minorHAnsi" w:hAnsiTheme="minorHAnsi"/>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151323" w14:paraId="1E52ED13" w14:textId="77777777" w:rsidTr="00234594">
        <w:trPr>
          <w:trHeight w:val="288"/>
        </w:trPr>
        <w:tc>
          <w:tcPr>
            <w:tcW w:w="221" w:type="pct"/>
            <w:vAlign w:val="center"/>
          </w:tcPr>
          <w:p w14:paraId="1E52ED11" w14:textId="4DAE3B33" w:rsidR="008A2A71" w:rsidRPr="00151323" w:rsidRDefault="00A45EB3" w:rsidP="00FD529D">
            <w:pPr>
              <w:rPr>
                <w:rFonts w:asciiTheme="minorHAnsi" w:hAnsiTheme="minorHAnsi"/>
              </w:rPr>
            </w:pPr>
            <w:r>
              <w:rPr>
                <w:rFonts w:asciiTheme="minorHAnsi" w:hAnsiTheme="minorHAnsi"/>
              </w:rPr>
              <w:t>0</w:t>
            </w:r>
            <w:r w:rsidR="0011635C">
              <w:rPr>
                <w:rFonts w:asciiTheme="minorHAnsi" w:hAnsiTheme="minorHAnsi"/>
              </w:rPr>
              <w:t>9</w:t>
            </w:r>
          </w:p>
        </w:tc>
        <w:tc>
          <w:tcPr>
            <w:tcW w:w="4779" w:type="pct"/>
            <w:vAlign w:val="center"/>
          </w:tcPr>
          <w:p w14:paraId="1E52ED12" w14:textId="77777777" w:rsidR="008A2A71" w:rsidRPr="00151323" w:rsidRDefault="0011635C" w:rsidP="00FD529D">
            <w:pPr>
              <w:rPr>
                <w:rFonts w:asciiTheme="minorHAnsi" w:hAnsiTheme="minorHAnsi"/>
              </w:rPr>
            </w:pPr>
            <w:r>
              <w:rPr>
                <w:rFonts w:asciiTheme="minorHAnsi" w:hAnsiTheme="minorHAnsi"/>
              </w:rPr>
              <w:t>Inspect all joints to ensure that no cloth backed rubber adhesive duct tape is used.</w:t>
            </w:r>
          </w:p>
        </w:tc>
      </w:tr>
      <w:tr w:rsidR="0058737C" w:rsidRPr="00151323" w14:paraId="1E52ED15" w14:textId="77777777" w:rsidTr="00234594">
        <w:trPr>
          <w:trHeight w:val="288"/>
        </w:trPr>
        <w:tc>
          <w:tcPr>
            <w:tcW w:w="5000" w:type="pct"/>
            <w:gridSpan w:val="2"/>
            <w:vAlign w:val="center"/>
          </w:tcPr>
          <w:p w14:paraId="1E52ED14" w14:textId="77777777" w:rsidR="0058737C" w:rsidRPr="00151323" w:rsidRDefault="0058737C" w:rsidP="004A3A24">
            <w:pPr>
              <w:spacing w:line="276" w:lineRule="auto"/>
              <w:rPr>
                <w:rFonts w:asciiTheme="minorHAnsi" w:hAnsiTheme="minorHAnsi"/>
              </w:rPr>
            </w:pPr>
            <w:r w:rsidRPr="00A45EB3">
              <w:rPr>
                <w:rFonts w:ascii="Calibri" w:eastAsia="Calibri" w:hAnsi="Calibri"/>
                <w:b/>
                <w:sz w:val="18"/>
                <w:szCs w:val="18"/>
              </w:rPr>
              <w:t>The responsible person’s signature on this compliance document affirms that all applicable requirements in this table have been met.</w:t>
            </w:r>
          </w:p>
        </w:tc>
      </w:tr>
    </w:tbl>
    <w:p w14:paraId="1E52ED16" w14:textId="77777777" w:rsidR="008C2EFC" w:rsidRDefault="008C2EFC"/>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
        <w:gridCol w:w="5331"/>
        <w:gridCol w:w="269"/>
        <w:gridCol w:w="2552"/>
        <w:gridCol w:w="2872"/>
        <w:gridCol w:w="7"/>
      </w:tblGrid>
      <w:tr w:rsidR="00234594" w:rsidRPr="008C2EFC" w14:paraId="1E52ED18" w14:textId="77777777" w:rsidTr="008C2EFC">
        <w:trPr>
          <w:gridBefore w:val="1"/>
          <w:wBefore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7" w14:textId="5FD98D03" w:rsidR="00234594" w:rsidRPr="008C2EFC" w:rsidRDefault="00FD529D" w:rsidP="008C2EF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Pr>
                <w:rFonts w:asciiTheme="minorHAnsi" w:hAnsiTheme="minorHAnsi" w:cs="Arial"/>
                <w:b/>
                <w:sz w:val="18"/>
                <w:szCs w:val="18"/>
              </w:rPr>
              <w:t>DOCUMENTATION AUTHOR’S DECLARATION STATEMENT</w:t>
            </w:r>
          </w:p>
        </w:tc>
      </w:tr>
      <w:tr w:rsidR="00234594" w:rsidRPr="001B14D6" w14:paraId="1E52ED1A" w14:textId="77777777" w:rsidTr="008C2EFC">
        <w:trPr>
          <w:gridAfter w:val="1"/>
          <w:wAfter w:w="3" w:type="pct"/>
          <w:trHeight w:val="288"/>
        </w:trPr>
        <w:tc>
          <w:tcPr>
            <w:tcW w:w="4997" w:type="pct"/>
            <w:gridSpan w:val="5"/>
            <w:tcBorders>
              <w:top w:val="single" w:sz="4" w:space="0" w:color="auto"/>
              <w:left w:val="single" w:sz="4" w:space="0" w:color="auto"/>
              <w:bottom w:val="single" w:sz="4" w:space="0" w:color="auto"/>
              <w:right w:val="single" w:sz="4" w:space="0" w:color="auto"/>
            </w:tcBorders>
            <w:vAlign w:val="center"/>
          </w:tcPr>
          <w:p w14:paraId="1E52ED19" w14:textId="77777777" w:rsidR="00234594" w:rsidRPr="008C2EFC" w:rsidRDefault="00234594" w:rsidP="00FD529D">
            <w:pPr>
              <w:pStyle w:val="Heading3"/>
              <w:numPr>
                <w:ilvl w:val="0"/>
                <w:numId w:val="29"/>
              </w:numPr>
              <w:spacing w:before="60" w:after="60"/>
              <w:ind w:left="360" w:right="86"/>
              <w:rPr>
                <w:rFonts w:asciiTheme="minorHAnsi" w:hAnsiTheme="minorHAnsi"/>
                <w:sz w:val="18"/>
                <w:szCs w:val="18"/>
              </w:rPr>
            </w:pPr>
            <w:r w:rsidRPr="008C2EFC">
              <w:rPr>
                <w:rFonts w:asciiTheme="minorHAnsi" w:hAnsiTheme="minorHAnsi"/>
                <w:sz w:val="18"/>
                <w:szCs w:val="18"/>
              </w:rPr>
              <w:t>I certify that this Certificate of Installation documentation is accurate and complete.</w:t>
            </w:r>
          </w:p>
        </w:tc>
      </w:tr>
      <w:tr w:rsidR="00234594" w:rsidRPr="00B272DC" w14:paraId="1E52ED1D" w14:textId="77777777" w:rsidTr="008C2EFC">
        <w:tblPrEx>
          <w:tblCellMar>
            <w:left w:w="86" w:type="dxa"/>
            <w:right w:w="86" w:type="dxa"/>
          </w:tblCellMar>
        </w:tblPrEx>
        <w:trPr>
          <w:gridBefore w:val="1"/>
          <w:wBefore w:w="3" w:type="pct"/>
          <w:trHeight w:val="360"/>
        </w:trPr>
        <w:tc>
          <w:tcPr>
            <w:tcW w:w="2537" w:type="pct"/>
            <w:gridSpan w:val="2"/>
          </w:tcPr>
          <w:p w14:paraId="1E52ED1B"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2460" w:type="pct"/>
            <w:gridSpan w:val="3"/>
          </w:tcPr>
          <w:p w14:paraId="1E52ED1C"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234594" w:rsidRPr="00B272DC" w14:paraId="1E52ED20" w14:textId="77777777" w:rsidTr="008C2EFC">
        <w:tblPrEx>
          <w:tblCellMar>
            <w:left w:w="86" w:type="dxa"/>
            <w:right w:w="86" w:type="dxa"/>
          </w:tblCellMar>
        </w:tblPrEx>
        <w:trPr>
          <w:gridBefore w:val="1"/>
          <w:wBefore w:w="3" w:type="pct"/>
          <w:trHeight w:val="360"/>
        </w:trPr>
        <w:tc>
          <w:tcPr>
            <w:tcW w:w="2537" w:type="pct"/>
            <w:gridSpan w:val="2"/>
          </w:tcPr>
          <w:p w14:paraId="1E52ED1E" w14:textId="77777777" w:rsidR="00234594" w:rsidRPr="00B272DC" w:rsidRDefault="00234594" w:rsidP="004A3A24">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2460" w:type="pct"/>
            <w:gridSpan w:val="3"/>
          </w:tcPr>
          <w:p w14:paraId="1E52ED1F"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234594" w:rsidRPr="00B272DC" w14:paraId="1E52ED23" w14:textId="77777777" w:rsidTr="008C2EFC">
        <w:tblPrEx>
          <w:tblCellMar>
            <w:left w:w="86" w:type="dxa"/>
            <w:right w:w="86" w:type="dxa"/>
          </w:tblCellMar>
        </w:tblPrEx>
        <w:trPr>
          <w:gridBefore w:val="1"/>
          <w:wBefore w:w="3" w:type="pct"/>
          <w:trHeight w:val="360"/>
        </w:trPr>
        <w:tc>
          <w:tcPr>
            <w:tcW w:w="2537" w:type="pct"/>
            <w:gridSpan w:val="2"/>
          </w:tcPr>
          <w:p w14:paraId="1E52ED21"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Address:</w:t>
            </w:r>
          </w:p>
        </w:tc>
        <w:tc>
          <w:tcPr>
            <w:tcW w:w="2460" w:type="pct"/>
            <w:gridSpan w:val="3"/>
          </w:tcPr>
          <w:p w14:paraId="1E52ED22" w14:textId="57D3EE9B"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FD529D">
              <w:rPr>
                <w:rFonts w:asciiTheme="minorHAnsi" w:hAnsiTheme="minorHAnsi"/>
                <w:sz w:val="14"/>
                <w:szCs w:val="14"/>
              </w:rPr>
              <w:t>i</w:t>
            </w:r>
            <w:r w:rsidRPr="00B272DC">
              <w:rPr>
                <w:rFonts w:asciiTheme="minorHAnsi" w:hAnsiTheme="minorHAnsi"/>
                <w:sz w:val="14"/>
                <w:szCs w:val="14"/>
              </w:rPr>
              <w:t>f applicable):</w:t>
            </w:r>
          </w:p>
        </w:tc>
      </w:tr>
      <w:tr w:rsidR="00234594" w:rsidRPr="00B272DC" w14:paraId="1E52ED26" w14:textId="77777777" w:rsidTr="008C2EFC">
        <w:tblPrEx>
          <w:tblCellMar>
            <w:left w:w="86" w:type="dxa"/>
            <w:right w:w="86" w:type="dxa"/>
          </w:tblCellMar>
        </w:tblPrEx>
        <w:trPr>
          <w:gridBefore w:val="1"/>
          <w:wBefore w:w="3" w:type="pct"/>
          <w:trHeight w:val="360"/>
        </w:trPr>
        <w:tc>
          <w:tcPr>
            <w:tcW w:w="2537" w:type="pct"/>
            <w:gridSpan w:val="2"/>
          </w:tcPr>
          <w:p w14:paraId="1E52ED24"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City/State/Zip:</w:t>
            </w:r>
          </w:p>
        </w:tc>
        <w:tc>
          <w:tcPr>
            <w:tcW w:w="2460" w:type="pct"/>
            <w:gridSpan w:val="3"/>
          </w:tcPr>
          <w:p w14:paraId="1E52ED25" w14:textId="77777777" w:rsidR="00234594" w:rsidRPr="00B272DC" w:rsidRDefault="00234594" w:rsidP="004A3A24">
            <w:pPr>
              <w:keepNext/>
              <w:rPr>
                <w:rFonts w:asciiTheme="minorHAnsi" w:hAnsiTheme="minorHAnsi"/>
                <w:sz w:val="14"/>
                <w:szCs w:val="14"/>
              </w:rPr>
            </w:pPr>
            <w:r w:rsidRPr="00B272DC">
              <w:rPr>
                <w:rFonts w:asciiTheme="minorHAnsi" w:hAnsiTheme="minorHAnsi"/>
                <w:sz w:val="14"/>
                <w:szCs w:val="14"/>
              </w:rPr>
              <w:t>Phone:</w:t>
            </w:r>
          </w:p>
        </w:tc>
      </w:tr>
      <w:tr w:rsidR="00234594" w:rsidRPr="008E6C57" w14:paraId="1E52ED28" w14:textId="77777777" w:rsidTr="008C2EFC">
        <w:trPr>
          <w:gridBefore w:val="1"/>
          <w:wBefore w:w="3" w:type="pct"/>
          <w:trHeight w:val="296"/>
        </w:trPr>
        <w:tc>
          <w:tcPr>
            <w:tcW w:w="4997" w:type="pct"/>
            <w:gridSpan w:val="5"/>
            <w:vAlign w:val="center"/>
          </w:tcPr>
          <w:p w14:paraId="1E52ED27" w14:textId="77777777" w:rsidR="00234594" w:rsidRDefault="008C2EFC" w:rsidP="004A3A2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sz w:val="18"/>
                <w:szCs w:val="18"/>
              </w:rPr>
              <w:t xml:space="preserve">Responsible Person's </w:t>
            </w:r>
            <w:r w:rsidRPr="008E6C57">
              <w:rPr>
                <w:rFonts w:asciiTheme="minorHAnsi" w:hAnsiTheme="minorHAnsi" w:cs="Arial"/>
                <w:b/>
                <w:sz w:val="18"/>
                <w:szCs w:val="18"/>
              </w:rPr>
              <w:t>Declaration Statement</w:t>
            </w:r>
            <w:r>
              <w:rPr>
                <w:rFonts w:asciiTheme="minorHAnsi" w:hAnsiTheme="minorHAnsi" w:cs="Arial"/>
                <w:b/>
                <w:sz w:val="18"/>
                <w:szCs w:val="18"/>
              </w:rPr>
              <w:t xml:space="preserve">  </w:t>
            </w:r>
          </w:p>
        </w:tc>
      </w:tr>
      <w:tr w:rsidR="00234594" w:rsidRPr="008E6C57" w14:paraId="1E52ED30" w14:textId="77777777" w:rsidTr="008C2EFC">
        <w:trPr>
          <w:gridBefore w:val="1"/>
          <w:wBefore w:w="3" w:type="pct"/>
          <w:trHeight w:val="504"/>
        </w:trPr>
        <w:tc>
          <w:tcPr>
            <w:tcW w:w="4997" w:type="pct"/>
            <w:gridSpan w:val="5"/>
          </w:tcPr>
          <w:p w14:paraId="50BE39D4" w14:textId="77777777" w:rsidR="000C76E2" w:rsidRPr="003C44C6" w:rsidRDefault="00234594" w:rsidP="003C44C6">
            <w:pPr>
              <w:pStyle w:val="Heading3"/>
              <w:numPr>
                <w:ilvl w:val="0"/>
                <w:numId w:val="0"/>
              </w:numPr>
              <w:spacing w:before="0"/>
              <w:ind w:right="86"/>
              <w:rPr>
                <w:rFonts w:asciiTheme="minorHAnsi" w:hAnsiTheme="minorHAnsi"/>
                <w:sz w:val="18"/>
                <w:szCs w:val="18"/>
              </w:rPr>
            </w:pPr>
            <w:r w:rsidRPr="003C44C6">
              <w:rPr>
                <w:rFonts w:asciiTheme="minorHAnsi" w:hAnsiTheme="minorHAnsi"/>
                <w:sz w:val="18"/>
                <w:szCs w:val="18"/>
              </w:rPr>
              <w:t xml:space="preserve">I certify the following under penalty of perjury, under the laws of the State of California: </w:t>
            </w:r>
          </w:p>
          <w:p w14:paraId="2264B024" w14:textId="109DF361" w:rsidR="000C76E2" w:rsidRPr="003C44C6" w:rsidRDefault="000C76E2" w:rsidP="003C44C6">
            <w:pPr>
              <w:pStyle w:val="Heading3"/>
              <w:numPr>
                <w:ilvl w:val="0"/>
                <w:numId w:val="32"/>
              </w:numPr>
              <w:spacing w:before="0"/>
              <w:ind w:right="86"/>
              <w:rPr>
                <w:rFonts w:asciiTheme="minorHAnsi" w:hAnsiTheme="minorHAnsi"/>
                <w:sz w:val="18"/>
                <w:szCs w:val="18"/>
              </w:rPr>
            </w:pPr>
            <w:r w:rsidRPr="003C44C6">
              <w:rPr>
                <w:rFonts w:asciiTheme="minorHAnsi" w:hAnsiTheme="minorHAnsi"/>
                <w:sz w:val="18"/>
                <w:szCs w:val="18"/>
              </w:rPr>
              <w:t xml:space="preserve">The information provided on this Certificate of Installation is true and correct. </w:t>
            </w:r>
          </w:p>
          <w:p w14:paraId="0BC6185E" w14:textId="44A6A17D" w:rsidR="000C76E2" w:rsidRPr="003C44C6" w:rsidRDefault="000C76E2" w:rsidP="003C44C6">
            <w:pPr>
              <w:pStyle w:val="Heading3"/>
              <w:numPr>
                <w:ilvl w:val="0"/>
                <w:numId w:val="32"/>
              </w:numPr>
              <w:spacing w:before="0"/>
              <w:ind w:right="90"/>
              <w:rPr>
                <w:rFonts w:asciiTheme="minorHAnsi" w:hAnsiTheme="minorHAnsi"/>
                <w:b/>
                <w:caps/>
                <w:sz w:val="18"/>
              </w:rPr>
            </w:pPr>
            <w:r w:rsidRPr="003C44C6">
              <w:rPr>
                <w:rFonts w:asciiTheme="minorHAnsi" w:hAnsiTheme="minorHAnsi"/>
                <w:snapToGrid w:val="0"/>
                <w:sz w:val="18"/>
                <w:szCs w:val="18"/>
              </w:rPr>
              <w:t xml:space="preserve">I am either: a) a responsible person eligible under Division 3 of the Business and Professions Code </w:t>
            </w:r>
            <w:r w:rsidRPr="003C44C6">
              <w:rPr>
                <w:rFonts w:asciiTheme="minorHAnsi" w:hAnsiTheme="minorHAnsi"/>
                <w:sz w:val="18"/>
                <w:szCs w:val="18"/>
              </w:rPr>
              <w:t xml:space="preserve">in the applicable classification to accept responsibility for the system design, construction, or installation </w:t>
            </w:r>
            <w:r w:rsidRPr="003C44C6">
              <w:rPr>
                <w:rFonts w:asciiTheme="minorHAnsi" w:hAnsiTheme="minorHAnsi"/>
                <w:snapToGrid w:val="0"/>
                <w:sz w:val="18"/>
                <w:szCs w:val="18"/>
              </w:rPr>
              <w:t xml:space="preserve">of features, materials, components, or manufactured devices </w:t>
            </w:r>
            <w:r w:rsidRPr="003C44C6">
              <w:rPr>
                <w:rFonts w:asciiTheme="minorHAnsi" w:hAnsiTheme="minorHAnsi"/>
                <w:sz w:val="18"/>
                <w:szCs w:val="18"/>
              </w:rPr>
              <w:t xml:space="preserve">for the scope of work identified on this Certificate of Installation </w:t>
            </w:r>
            <w:r w:rsidRPr="003C44C6">
              <w:rPr>
                <w:rFonts w:asciiTheme="minorHAnsi" w:hAnsiTheme="minorHAnsi"/>
                <w:snapToGrid w:val="0"/>
                <w:sz w:val="18"/>
                <w:szCs w:val="18"/>
              </w:rPr>
              <w:t>and attest to the declarations in this statement</w:t>
            </w:r>
            <w:r w:rsidRPr="003C44C6">
              <w:rPr>
                <w:rFonts w:asciiTheme="minorHAnsi" w:hAnsiTheme="minorHAnsi"/>
                <w:sz w:val="18"/>
                <w:szCs w:val="18"/>
              </w:rPr>
              <w:t>, or b) I am an authorized representative of the responsible person and attest to the declarations in this statement on the responsible person’s behalf</w:t>
            </w:r>
            <w:r w:rsidRPr="003C44C6">
              <w:rPr>
                <w:rFonts w:asciiTheme="minorHAnsi" w:eastAsia="Calibri" w:hAnsiTheme="minorHAnsi"/>
                <w:sz w:val="18"/>
                <w:szCs w:val="18"/>
              </w:rPr>
              <w:t>.</w:t>
            </w:r>
          </w:p>
          <w:p w14:paraId="49A185F8" w14:textId="77777777" w:rsidR="000C76E2" w:rsidRPr="003C44C6" w:rsidRDefault="000C76E2" w:rsidP="003C44C6">
            <w:pPr>
              <w:keepNext/>
              <w:numPr>
                <w:ilvl w:val="0"/>
                <w:numId w:val="32"/>
              </w:numPr>
              <w:autoSpaceDE w:val="0"/>
              <w:autoSpaceDN w:val="0"/>
              <w:adjustRightInd w:val="0"/>
              <w:ind w:right="90"/>
              <w:rPr>
                <w:rFonts w:asciiTheme="minorHAnsi" w:hAnsiTheme="minorHAnsi"/>
                <w:sz w:val="18"/>
                <w:szCs w:val="18"/>
              </w:rPr>
            </w:pPr>
            <w:r w:rsidRPr="003C44C6">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C44C6">
              <w:rPr>
                <w:rFonts w:asciiTheme="minorHAnsi" w:eastAsia="Calibri" w:hAnsiTheme="minorHAnsi" w:cs="TimesNewRomanPSMT"/>
                <w:sz w:val="18"/>
                <w:szCs w:val="18"/>
              </w:rPr>
              <w:t>.</w:t>
            </w:r>
          </w:p>
          <w:p w14:paraId="549D614C" w14:textId="77777777" w:rsidR="000C76E2" w:rsidRPr="003C44C6" w:rsidRDefault="000C76E2" w:rsidP="003C44C6">
            <w:pPr>
              <w:pStyle w:val="ListParagraph"/>
              <w:keepNext/>
              <w:numPr>
                <w:ilvl w:val="0"/>
                <w:numId w:val="32"/>
              </w:numPr>
              <w:autoSpaceDE w:val="0"/>
              <w:autoSpaceDN w:val="0"/>
              <w:adjustRightInd w:val="0"/>
              <w:rPr>
                <w:rFonts w:asciiTheme="minorHAnsi" w:hAnsiTheme="minorHAnsi"/>
                <w:sz w:val="18"/>
              </w:rPr>
            </w:pPr>
            <w:r w:rsidRPr="003C44C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E52ED2F" w14:textId="62639851" w:rsidR="00234594" w:rsidRPr="003C44C6" w:rsidRDefault="000C76E2" w:rsidP="003C44C6">
            <w:pPr>
              <w:pStyle w:val="ListParagraph"/>
              <w:numPr>
                <w:ilvl w:val="0"/>
                <w:numId w:val="32"/>
              </w:numPr>
              <w:rPr>
                <w:b/>
              </w:rPr>
            </w:pPr>
            <w:r w:rsidRPr="003C44C6">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r w:rsidR="00234594" w:rsidRPr="003C44C6">
              <w:t xml:space="preserve"> </w:t>
            </w:r>
          </w:p>
        </w:tc>
      </w:tr>
      <w:tr w:rsidR="00234594" w:rsidRPr="00B272DC" w14:paraId="1E52ED33" w14:textId="77777777" w:rsidTr="008C2EFC">
        <w:tblPrEx>
          <w:tblCellMar>
            <w:left w:w="108" w:type="dxa"/>
            <w:right w:w="108" w:type="dxa"/>
          </w:tblCellMar>
        </w:tblPrEx>
        <w:trPr>
          <w:gridBefore w:val="1"/>
          <w:wBefore w:w="3" w:type="pct"/>
          <w:trHeight w:val="360"/>
        </w:trPr>
        <w:tc>
          <w:tcPr>
            <w:tcW w:w="2415" w:type="pct"/>
          </w:tcPr>
          <w:p w14:paraId="1E52ED31"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2582" w:type="pct"/>
            <w:gridSpan w:val="4"/>
          </w:tcPr>
          <w:p w14:paraId="1E52ED32" w14:textId="77777777" w:rsidR="00234594" w:rsidRPr="00B272DC" w:rsidRDefault="00234594" w:rsidP="004A3A2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234594" w:rsidRPr="00B272DC" w14:paraId="1E52ED36"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4" w14:textId="40639DD4"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2582" w:type="pct"/>
            <w:gridSpan w:val="4"/>
            <w:tcBorders>
              <w:top w:val="single" w:sz="4" w:space="0" w:color="auto"/>
              <w:left w:val="single" w:sz="4" w:space="0" w:color="auto"/>
              <w:bottom w:val="single" w:sz="4" w:space="0" w:color="auto"/>
              <w:right w:val="single" w:sz="4" w:space="0" w:color="auto"/>
            </w:tcBorders>
          </w:tcPr>
          <w:p w14:paraId="1E52ED35"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234594" w:rsidRPr="00B272DC" w14:paraId="1E52ED39"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7"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2582" w:type="pct"/>
            <w:gridSpan w:val="4"/>
            <w:tcBorders>
              <w:top w:val="single" w:sz="4" w:space="0" w:color="auto"/>
              <w:left w:val="single" w:sz="4" w:space="0" w:color="auto"/>
              <w:bottom w:val="single" w:sz="4" w:space="0" w:color="auto"/>
              <w:right w:val="single" w:sz="4" w:space="0" w:color="auto"/>
            </w:tcBorders>
          </w:tcPr>
          <w:p w14:paraId="1E52ED38"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234594" w:rsidRPr="00B272DC" w14:paraId="1E52ED3D"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A"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1278" w:type="pct"/>
            <w:gridSpan w:val="2"/>
            <w:tcBorders>
              <w:top w:val="single" w:sz="4" w:space="0" w:color="auto"/>
              <w:left w:val="single" w:sz="4" w:space="0" w:color="auto"/>
              <w:bottom w:val="single" w:sz="4" w:space="0" w:color="auto"/>
              <w:right w:val="single" w:sz="4" w:space="0" w:color="auto"/>
            </w:tcBorders>
          </w:tcPr>
          <w:p w14:paraId="1E52ED3B" w14:textId="5621CCF9"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FD529D">
              <w:rPr>
                <w:rFonts w:asciiTheme="minorHAnsi" w:hAnsiTheme="minorHAnsi"/>
                <w:sz w:val="14"/>
                <w:szCs w:val="14"/>
              </w:rPr>
              <w:t>:</w:t>
            </w:r>
          </w:p>
        </w:tc>
        <w:tc>
          <w:tcPr>
            <w:tcW w:w="1304" w:type="pct"/>
            <w:gridSpan w:val="2"/>
            <w:tcBorders>
              <w:top w:val="single" w:sz="4" w:space="0" w:color="auto"/>
              <w:left w:val="single" w:sz="4" w:space="0" w:color="auto"/>
              <w:bottom w:val="single" w:sz="4" w:space="0" w:color="auto"/>
              <w:right w:val="single" w:sz="4" w:space="0" w:color="auto"/>
            </w:tcBorders>
          </w:tcPr>
          <w:p w14:paraId="1E52ED3C"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234594" w:rsidRPr="00B272DC" w14:paraId="1E52ED40" w14:textId="77777777" w:rsidTr="008C2EFC">
        <w:tblPrEx>
          <w:tblCellMar>
            <w:left w:w="108" w:type="dxa"/>
            <w:right w:w="108" w:type="dxa"/>
          </w:tblCellMar>
        </w:tblPrEx>
        <w:trPr>
          <w:gridBefore w:val="1"/>
          <w:wBefore w:w="3" w:type="pct"/>
          <w:trHeight w:val="360"/>
        </w:trPr>
        <w:tc>
          <w:tcPr>
            <w:tcW w:w="2415" w:type="pct"/>
            <w:tcBorders>
              <w:top w:val="single" w:sz="4" w:space="0" w:color="auto"/>
              <w:left w:val="single" w:sz="4" w:space="0" w:color="auto"/>
              <w:bottom w:val="single" w:sz="4" w:space="0" w:color="auto"/>
              <w:right w:val="single" w:sz="4" w:space="0" w:color="auto"/>
            </w:tcBorders>
          </w:tcPr>
          <w:p w14:paraId="1E52ED3E"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2582" w:type="pct"/>
            <w:gridSpan w:val="4"/>
            <w:tcBorders>
              <w:top w:val="single" w:sz="4" w:space="0" w:color="auto"/>
              <w:left w:val="single" w:sz="4" w:space="0" w:color="auto"/>
              <w:bottom w:val="single" w:sz="4" w:space="0" w:color="auto"/>
              <w:right w:val="single" w:sz="4" w:space="0" w:color="auto"/>
            </w:tcBorders>
          </w:tcPr>
          <w:p w14:paraId="1E52ED3F" w14:textId="77777777" w:rsidR="00234594" w:rsidRPr="00B272DC" w:rsidRDefault="00234594" w:rsidP="004A3A2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E52ED41" w14:textId="77777777" w:rsidR="00B63B27" w:rsidRPr="00151323" w:rsidRDefault="00B63B27" w:rsidP="008964DF">
      <w:pPr>
        <w:rPr>
          <w:rFonts w:asciiTheme="minorHAnsi" w:hAnsiTheme="minorHAnsi"/>
        </w:rPr>
      </w:pPr>
    </w:p>
    <w:sectPr w:rsidR="00B63B27" w:rsidRPr="00151323" w:rsidSect="00C56F6B">
      <w:headerReference w:type="even" r:id="rId16"/>
      <w:headerReference w:type="default" r:id="rId17"/>
      <w:headerReference w:type="first" r:id="rId18"/>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2D8D5" w14:textId="77777777" w:rsidR="00975881" w:rsidRDefault="00975881">
      <w:r>
        <w:separator/>
      </w:r>
    </w:p>
  </w:endnote>
  <w:endnote w:type="continuationSeparator" w:id="0">
    <w:p w14:paraId="0778DD95" w14:textId="77777777" w:rsidR="00975881" w:rsidRDefault="00975881">
      <w:r>
        <w:continuationSeparator/>
      </w:r>
    </w:p>
  </w:endnote>
  <w:endnote w:type="continuationNotice" w:id="1">
    <w:p w14:paraId="23D9B44C" w14:textId="77777777" w:rsidR="00975881" w:rsidRDefault="009758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59" w14:textId="77777777" w:rsidR="00975881" w:rsidRPr="00844CD2" w:rsidRDefault="00975881"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1E52ED5A" w14:textId="53C48E95" w:rsidR="00975881" w:rsidRPr="00844CD2" w:rsidRDefault="00975881">
    <w:pPr>
      <w:pStyle w:val="Footer"/>
      <w:tabs>
        <w:tab w:val="clear" w:pos="10620"/>
        <w:tab w:val="right" w:pos="10800"/>
      </w:tabs>
      <w:rPr>
        <w:i w:val="0"/>
      </w:rPr>
    </w:pPr>
    <w:r w:rsidRPr="00844CD2">
      <w:rPr>
        <w:rFonts w:asciiTheme="minorHAnsi" w:hAnsiTheme="minorHAnsi"/>
        <w:i w:val="0"/>
      </w:rPr>
      <w:t>CA Building Energy Efficiency Standards - 201</w:t>
    </w:r>
    <w:r>
      <w:rPr>
        <w:rFonts w:asciiTheme="minorHAnsi" w:hAnsiTheme="minorHAnsi"/>
        <w:i w:val="0"/>
      </w:rPr>
      <w:t>6</w:t>
    </w:r>
    <w:r w:rsidRPr="00844CD2">
      <w:rPr>
        <w:rFonts w:asciiTheme="minorHAnsi" w:hAnsiTheme="minorHAnsi"/>
        <w:i w:val="0"/>
      </w:rPr>
      <w:t xml:space="preserve"> Residential Compliance</w:t>
    </w:r>
    <w:r w:rsidRPr="00844CD2">
      <w:rPr>
        <w:rFonts w:asciiTheme="minorHAnsi" w:hAnsiTheme="minorHAnsi"/>
        <w:i w:val="0"/>
      </w:rPr>
      <w:tab/>
    </w:r>
    <w:r>
      <w:rPr>
        <w:rFonts w:asciiTheme="minorHAnsi" w:hAnsiTheme="minorHAnsi"/>
        <w:i w:val="0"/>
      </w:rPr>
      <w:t>October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64" w14:textId="369EBD73" w:rsidR="00975881" w:rsidRPr="0011635C" w:rsidRDefault="00975881"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- 2016 Residential Compliance</w:t>
    </w:r>
    <w:r>
      <w:rPr>
        <w:rFonts w:asciiTheme="minorHAnsi" w:hAnsiTheme="minorHAnsi"/>
        <w:i w:val="0"/>
      </w:rPr>
      <w:tab/>
      <w:t>October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09B30" w14:textId="77777777" w:rsidR="00975881" w:rsidRDefault="00975881">
      <w:r>
        <w:separator/>
      </w:r>
    </w:p>
  </w:footnote>
  <w:footnote w:type="continuationSeparator" w:id="0">
    <w:p w14:paraId="0BE12C96" w14:textId="77777777" w:rsidR="00975881" w:rsidRDefault="00975881">
      <w:r>
        <w:continuationSeparator/>
      </w:r>
    </w:p>
  </w:footnote>
  <w:footnote w:type="continuationNotice" w:id="1">
    <w:p w14:paraId="17560518" w14:textId="77777777" w:rsidR="00975881" w:rsidRDefault="00975881"/>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46" w14:textId="77777777" w:rsidR="00975881" w:rsidRDefault="00975881">
    <w:pPr>
      <w:pStyle w:val="Header"/>
    </w:pPr>
    <w:r>
      <w:rPr>
        <w:noProof/>
      </w:rPr>
      <w:pict w14:anchorId="1E52ED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47" w14:textId="5599481D" w:rsidR="00975881" w:rsidRPr="007770C5" w:rsidRDefault="00975881" w:rsidP="00FD1718">
    <w:pPr>
      <w:suppressAutoHyphens/>
      <w:ind w:left="-90"/>
      <w:rPr>
        <w:rFonts w:ascii="Arial" w:hAnsi="Arial" w:cs="Arial"/>
        <w:sz w:val="14"/>
        <w:szCs w:val="14"/>
      </w:rPr>
    </w:pPr>
    <w:r w:rsidRPr="00AB5FC2">
      <w:rPr>
        <w:rFonts w:ascii="Arial" w:hAnsi="Arial" w:cs="Arial"/>
        <w:noProof/>
        <w:sz w:val="14"/>
        <w:szCs w:val="14"/>
      </w:rPr>
      <w:drawing>
        <wp:anchor distT="0" distB="0" distL="114300" distR="114300" simplePos="0" relativeHeight="251658249" behindDoc="0" locked="0" layoutInCell="1" allowOverlap="1" wp14:anchorId="1E52ED70" wp14:editId="0557C3BE">
          <wp:simplePos x="0" y="0"/>
          <wp:positionH relativeFrom="margin">
            <wp:posOffset>6600190</wp:posOffset>
          </wp:positionH>
          <wp:positionV relativeFrom="margin">
            <wp:posOffset>-1209675</wp:posOffset>
          </wp:positionV>
          <wp:extent cx="314960" cy="276225"/>
          <wp:effectExtent l="0" t="0" r="0" b="0"/>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1E52ED48" w14:textId="093D9FD5" w:rsidR="00975881" w:rsidRPr="007770C5" w:rsidRDefault="00975881" w:rsidP="00FD1718">
    <w:pPr>
      <w:suppressAutoHyphens/>
      <w:ind w:left="-90"/>
      <w:rPr>
        <w:rFonts w:ascii="Arial" w:hAnsi="Arial" w:cs="Arial"/>
        <w:b/>
        <w:sz w:val="24"/>
        <w:szCs w:val="24"/>
      </w:rPr>
    </w:pPr>
    <w:r>
      <w:rPr>
        <w:rFonts w:ascii="Arial" w:hAnsi="Arial" w:cs="Arial"/>
        <w:b/>
        <w:sz w:val="24"/>
        <w:szCs w:val="24"/>
      </w:rPr>
      <w:t>DUCT LEAKAGE DIAGNOSTIC TEST</w:t>
    </w:r>
  </w:p>
  <w:p w14:paraId="1E52ED49" w14:textId="21D73DF5" w:rsidR="00975881" w:rsidRPr="007770C5" w:rsidRDefault="00975881" w:rsidP="00FD1718">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5"/>
      <w:gridCol w:w="300"/>
      <w:gridCol w:w="3571"/>
      <w:gridCol w:w="1824"/>
    </w:tblGrid>
    <w:tr w:rsidR="00975881" w:rsidRPr="00F85124" w14:paraId="1E52ED4C" w14:textId="77777777" w:rsidTr="00FD1718">
      <w:trPr>
        <w:cantSplit/>
        <w:trHeight w:val="288"/>
      </w:trPr>
      <w:tc>
        <w:tcPr>
          <w:tcW w:w="4016" w:type="pct"/>
          <w:gridSpan w:val="3"/>
          <w:tcBorders>
            <w:bottom w:val="single" w:sz="4" w:space="0" w:color="auto"/>
            <w:right w:val="nil"/>
          </w:tcBorders>
          <w:vAlign w:val="center"/>
        </w:tcPr>
        <w:p w14:paraId="1E52ED4A" w14:textId="01A41F76" w:rsidR="00975881" w:rsidRPr="00F85124" w:rsidRDefault="00975881" w:rsidP="00FD4B29">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1E52ED4B" w14:textId="77777777" w:rsidR="00975881" w:rsidRDefault="00975881">
          <w:pPr>
            <w:pStyle w:val="Heading1"/>
            <w:jc w:val="right"/>
            <w:rPr>
              <w:rFonts w:asciiTheme="minorHAnsi" w:hAnsiTheme="minorHAnsi"/>
              <w:b w:val="0"/>
              <w:bCs/>
              <w:sz w:val="20"/>
            </w:rPr>
          </w:pPr>
          <w:r>
            <w:rPr>
              <w:rFonts w:asciiTheme="minorHAnsi" w:hAnsiTheme="minorHAnsi"/>
              <w:b w:val="0"/>
              <w:bCs/>
              <w:sz w:val="20"/>
            </w:rPr>
            <w:t>CF2R-MCH-20-H</w:t>
          </w:r>
        </w:p>
      </w:tc>
    </w:tr>
    <w:tr w:rsidR="00975881" w:rsidRPr="00F85124" w14:paraId="1E52ED4F" w14:textId="77777777" w:rsidTr="0057121B">
      <w:trPr>
        <w:cantSplit/>
        <w:trHeight w:val="288"/>
      </w:trPr>
      <w:tc>
        <w:tcPr>
          <w:tcW w:w="2500" w:type="pct"/>
          <w:gridSpan w:val="2"/>
          <w:tcBorders>
            <w:right w:val="nil"/>
          </w:tcBorders>
        </w:tcPr>
        <w:p w14:paraId="1E52ED4D" w14:textId="77777777" w:rsidR="00975881" w:rsidRPr="00F85124" w:rsidRDefault="00975881"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1E52ED4E" w14:textId="70E70125" w:rsidR="00975881" w:rsidRPr="00F85124" w:rsidRDefault="00975881"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AA617D">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AA617D" w:rsidRPr="00AA617D">
              <w:rPr>
                <w:rFonts w:asciiTheme="minorHAnsi" w:hAnsiTheme="minorHAnsi"/>
                <w:bCs/>
                <w:noProof/>
              </w:rPr>
              <w:t>3</w:t>
            </w:r>
          </w:fldSimple>
          <w:r w:rsidRPr="00F85124">
            <w:rPr>
              <w:rFonts w:asciiTheme="minorHAnsi" w:hAnsiTheme="minorHAnsi"/>
              <w:bCs/>
            </w:rPr>
            <w:t>)</w:t>
          </w:r>
        </w:p>
      </w:tc>
    </w:tr>
    <w:tr w:rsidR="00975881" w:rsidRPr="00F85124" w14:paraId="1E52ED53" w14:textId="77777777" w:rsidTr="00FD1718">
      <w:trPr>
        <w:cantSplit/>
        <w:trHeight w:val="288"/>
      </w:trPr>
      <w:tc>
        <w:tcPr>
          <w:tcW w:w="0" w:type="auto"/>
        </w:tcPr>
        <w:p w14:paraId="1E52ED50" w14:textId="77777777" w:rsidR="00975881" w:rsidRPr="00F85124" w:rsidRDefault="00975881"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1E52ED51" w14:textId="77777777" w:rsidR="00975881" w:rsidRPr="00F85124" w:rsidRDefault="00975881"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1E52ED52" w14:textId="77777777" w:rsidR="00975881" w:rsidRPr="00F85124" w:rsidRDefault="00975881" w:rsidP="00FD4B29">
          <w:pPr>
            <w:rPr>
              <w:rFonts w:asciiTheme="minorHAnsi" w:hAnsiTheme="minorHAnsi"/>
              <w:sz w:val="12"/>
              <w:szCs w:val="12"/>
            </w:rPr>
          </w:pPr>
          <w:r w:rsidRPr="00F85124">
            <w:rPr>
              <w:rFonts w:asciiTheme="minorHAnsi" w:hAnsiTheme="minorHAnsi"/>
              <w:sz w:val="12"/>
              <w:szCs w:val="12"/>
            </w:rPr>
            <w:t>Permit Number:</w:t>
          </w:r>
        </w:p>
      </w:tc>
    </w:tr>
    <w:tr w:rsidR="00975881" w:rsidRPr="00F85124" w14:paraId="1E52ED57" w14:textId="77777777" w:rsidTr="00FD1718">
      <w:trPr>
        <w:cantSplit/>
        <w:trHeight w:val="288"/>
      </w:trPr>
      <w:tc>
        <w:tcPr>
          <w:tcW w:w="0" w:type="auto"/>
        </w:tcPr>
        <w:p w14:paraId="1E52ED54" w14:textId="77777777" w:rsidR="00975881" w:rsidRPr="00F85124" w:rsidRDefault="00975881"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1E52ED55" w14:textId="3353F400" w:rsidR="00975881" w:rsidRPr="00F85124" w:rsidRDefault="00975881"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1E52ED56" w14:textId="36C473F3" w:rsidR="00975881" w:rsidRPr="00F85124" w:rsidRDefault="00975881"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1E52ED58" w14:textId="1057B408" w:rsidR="00975881" w:rsidRPr="00AB5FC2" w:rsidRDefault="00AA617D" w:rsidP="000713DC">
    <w:pPr>
      <w:pStyle w:val="Header"/>
      <w:rPr>
        <w:szCs w:val="4"/>
      </w:rPr>
    </w:pPr>
    <w:r>
      <w:rPr>
        <w:rFonts w:asciiTheme="minorHAnsi" w:hAnsiTheme="minorHAnsi"/>
        <w:b/>
        <w:bCs/>
        <w:noProof/>
      </w:rPr>
      <w:pict w14:anchorId="1E52ED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9" o:spid="_x0000_s2060"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5B" w14:textId="77777777" w:rsidR="00975881" w:rsidRDefault="00975881">
    <w:pPr>
      <w:pStyle w:val="Header"/>
    </w:pPr>
    <w:r>
      <w:rPr>
        <w:noProof/>
      </w:rPr>
      <w:pict w14:anchorId="1E52E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5C" w14:textId="77777777" w:rsidR="00975881" w:rsidRDefault="00975881">
    <w:pPr>
      <w:pStyle w:val="Header"/>
    </w:pPr>
    <w:r>
      <w:rPr>
        <w:noProof/>
      </w:rPr>
      <w:pict w14:anchorId="1E52ED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975881" w:rsidRPr="0057121B" w14:paraId="1E52ED5F" w14:textId="77777777" w:rsidTr="0057121B">
      <w:trPr>
        <w:cantSplit/>
        <w:trHeight w:val="288"/>
      </w:trPr>
      <w:tc>
        <w:tcPr>
          <w:tcW w:w="3644" w:type="pct"/>
          <w:tcBorders>
            <w:bottom w:val="single" w:sz="4" w:space="0" w:color="auto"/>
          </w:tcBorders>
        </w:tcPr>
        <w:p w14:paraId="1E52ED5D" w14:textId="10DB4F0E" w:rsidR="00975881" w:rsidRPr="0057121B" w:rsidRDefault="00975881" w:rsidP="00E46253">
          <w:pPr>
            <w:pStyle w:val="Heading1"/>
            <w:rPr>
              <w:rFonts w:asciiTheme="minorHAnsi" w:hAnsiTheme="minorHAnsi"/>
              <w:b w:val="0"/>
              <w:bCs/>
              <w:sz w:val="20"/>
            </w:rPr>
          </w:pPr>
          <w:r w:rsidRPr="00167924">
            <w:rPr>
              <w:rFonts w:asciiTheme="minorHAnsi" w:hAnsiTheme="minorHAnsi"/>
              <w:b w:val="0"/>
              <w:bCs/>
              <w:sz w:val="20"/>
            </w:rPr>
            <w:t>CERTIFICATE OF INSTALLATION</w:t>
          </w:r>
          <w:r>
            <w:rPr>
              <w:rFonts w:asciiTheme="minorHAnsi" w:hAnsiTheme="minorHAnsi"/>
              <w:b w:val="0"/>
              <w:bCs/>
              <w:sz w:val="20"/>
            </w:rPr>
            <w:t xml:space="preserve">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1E52ED5E" w14:textId="77777777" w:rsidR="00975881" w:rsidRDefault="00975881">
          <w:pPr>
            <w:pStyle w:val="Heading1"/>
            <w:jc w:val="right"/>
            <w:rPr>
              <w:rFonts w:asciiTheme="minorHAnsi" w:hAnsiTheme="minorHAnsi"/>
              <w:b w:val="0"/>
              <w:bCs/>
              <w:sz w:val="20"/>
            </w:rPr>
          </w:pPr>
          <w:r w:rsidRPr="00167924">
            <w:rPr>
              <w:rFonts w:asciiTheme="minorHAnsi" w:hAnsiTheme="minorHAnsi"/>
              <w:b w:val="0"/>
              <w:bCs/>
              <w:sz w:val="20"/>
            </w:rPr>
            <w:t>CF-2R</w:t>
          </w:r>
          <w:r w:rsidRPr="00167924">
            <w:rPr>
              <w:rFonts w:asciiTheme="minorHAnsi" w:hAnsiTheme="minorHAnsi"/>
              <w:b w:val="0"/>
              <w:sz w:val="20"/>
            </w:rPr>
            <w:t>-MCH-20-H</w:t>
          </w:r>
        </w:p>
      </w:tc>
    </w:tr>
    <w:tr w:rsidR="00975881" w:rsidRPr="0057121B" w14:paraId="1E52ED62" w14:textId="77777777" w:rsidTr="00183263">
      <w:trPr>
        <w:cantSplit/>
        <w:trHeight w:val="288"/>
      </w:trPr>
      <w:tc>
        <w:tcPr>
          <w:tcW w:w="3772" w:type="pct"/>
          <w:gridSpan w:val="2"/>
          <w:tcBorders>
            <w:top w:val="single" w:sz="4" w:space="0" w:color="auto"/>
            <w:bottom w:val="single" w:sz="4" w:space="0" w:color="auto"/>
          </w:tcBorders>
        </w:tcPr>
        <w:p w14:paraId="1E52ED60" w14:textId="77777777" w:rsidR="00975881" w:rsidRPr="00F85124" w:rsidRDefault="00975881"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1" w14:textId="05026D7B" w:rsidR="00975881" w:rsidRPr="0057121B" w:rsidRDefault="00975881" w:rsidP="00C8641C">
          <w:pPr>
            <w:pStyle w:val="ListParagraph"/>
            <w:keepNext/>
            <w:ind w:left="602" w:right="-108"/>
            <w:jc w:val="right"/>
            <w:outlineLvl w:val="0"/>
            <w:rPr>
              <w:rFonts w:asciiTheme="minorHAnsi" w:hAnsiTheme="minorHAnsi"/>
              <w:bCs/>
            </w:rPr>
          </w:pP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sidR="00AA617D">
            <w:rPr>
              <w:rFonts w:asciiTheme="minorHAnsi" w:hAnsiTheme="minorHAnsi"/>
              <w:bCs/>
              <w:noProof/>
            </w:rPr>
            <w:t>2</w:t>
          </w:r>
          <w:r w:rsidRPr="00167924">
            <w:rPr>
              <w:rFonts w:asciiTheme="minorHAnsi" w:hAnsiTheme="minorHAnsi"/>
              <w:bCs/>
            </w:rPr>
            <w:fldChar w:fldCharType="end"/>
          </w:r>
          <w:r w:rsidRPr="00167924">
            <w:rPr>
              <w:rFonts w:asciiTheme="minorHAnsi" w:hAnsiTheme="minorHAnsi"/>
              <w:bCs/>
            </w:rPr>
            <w:t xml:space="preserve">of </w:t>
          </w:r>
          <w:fldSimple w:instr=" SECTIONPAGES   \* MERGEFORMAT ">
            <w:r w:rsidR="00AA617D" w:rsidRPr="00AA617D">
              <w:rPr>
                <w:rFonts w:asciiTheme="minorHAnsi" w:hAnsiTheme="minorHAnsi"/>
                <w:bCs/>
                <w:noProof/>
              </w:rPr>
              <w:t>2</w:t>
            </w:r>
          </w:fldSimple>
        </w:p>
      </w:tc>
    </w:tr>
  </w:tbl>
  <w:p w14:paraId="1E52ED63" w14:textId="487475F8" w:rsidR="00975881" w:rsidRPr="00AF69B7" w:rsidRDefault="00AA617D" w:rsidP="000713DC">
    <w:pPr>
      <w:pStyle w:val="Header"/>
      <w:rPr>
        <w:rFonts w:asciiTheme="minorHAnsi" w:hAnsiTheme="minorHAnsi"/>
        <w:szCs w:val="4"/>
      </w:rPr>
    </w:pPr>
    <w:r>
      <w:rPr>
        <w:rFonts w:asciiTheme="minorHAnsi" w:hAnsiTheme="minorHAnsi"/>
        <w:b/>
        <w:bCs/>
        <w:noProof/>
      </w:rPr>
      <w:pict w14:anchorId="1E52ED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65" w14:textId="77777777" w:rsidR="00975881" w:rsidRDefault="00975881">
    <w:pPr>
      <w:pStyle w:val="Header"/>
    </w:pPr>
    <w:r>
      <w:rPr>
        <w:noProof/>
      </w:rPr>
      <w:pict w14:anchorId="1E52ED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66" w14:textId="77777777" w:rsidR="00975881" w:rsidRDefault="00975881">
    <w:pPr>
      <w:pStyle w:val="Header"/>
    </w:pPr>
    <w:r>
      <w:rPr>
        <w:noProof/>
      </w:rPr>
      <w:pict w14:anchorId="1E52ED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975881" w:rsidRPr="0057121B" w14:paraId="1E52ED69" w14:textId="77777777" w:rsidTr="0057121B">
      <w:trPr>
        <w:cantSplit/>
        <w:trHeight w:val="288"/>
      </w:trPr>
      <w:tc>
        <w:tcPr>
          <w:tcW w:w="3644" w:type="pct"/>
          <w:tcBorders>
            <w:bottom w:val="single" w:sz="4" w:space="0" w:color="auto"/>
          </w:tcBorders>
          <w:vAlign w:val="center"/>
        </w:tcPr>
        <w:p w14:paraId="1E52ED67" w14:textId="449E69C4" w:rsidR="00975881" w:rsidRPr="002D34BF" w:rsidRDefault="00975881">
          <w:pPr>
            <w:pStyle w:val="Heading1"/>
            <w:rPr>
              <w:rFonts w:asciiTheme="minorHAnsi" w:hAnsiTheme="minorHAnsi"/>
              <w:b w:val="0"/>
              <w:bCs/>
              <w:sz w:val="20"/>
            </w:rPr>
          </w:pPr>
          <w:r w:rsidRPr="0011635C">
            <w:rPr>
              <w:rFonts w:asciiTheme="minorHAnsi" w:hAnsiTheme="minorHAnsi"/>
              <w:b w:val="0"/>
              <w:bCs/>
              <w:sz w:val="20"/>
            </w:rPr>
            <w:t>CERTIFICATE OF INSTALLATION</w:t>
          </w:r>
          <w:r>
            <w:rPr>
              <w:rFonts w:asciiTheme="minorHAnsi" w:hAnsiTheme="minorHAnsi"/>
              <w:b w:val="0"/>
              <w:bCs/>
              <w:sz w:val="20"/>
            </w:rPr>
            <w:t xml:space="preserve">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E52ED68" w14:textId="3B32754F" w:rsidR="00975881" w:rsidRPr="002D34BF" w:rsidRDefault="00975881">
          <w:pPr>
            <w:pStyle w:val="Heading1"/>
            <w:jc w:val="right"/>
            <w:rPr>
              <w:rFonts w:asciiTheme="minorHAnsi" w:hAnsiTheme="minorHAnsi"/>
              <w:b w:val="0"/>
              <w:bCs/>
              <w:sz w:val="20"/>
            </w:rPr>
          </w:pPr>
          <w:r w:rsidRPr="0011635C">
            <w:rPr>
              <w:rFonts w:asciiTheme="minorHAnsi" w:hAnsiTheme="minorHAnsi"/>
              <w:b w:val="0"/>
              <w:bCs/>
              <w:sz w:val="20"/>
            </w:rPr>
            <w:t>CF2R</w:t>
          </w:r>
          <w:r w:rsidRPr="0011635C">
            <w:rPr>
              <w:rFonts w:asciiTheme="minorHAnsi" w:hAnsiTheme="minorHAnsi"/>
              <w:b w:val="0"/>
              <w:sz w:val="20"/>
            </w:rPr>
            <w:t>-MCH-20-H</w:t>
          </w:r>
        </w:p>
      </w:tc>
    </w:tr>
    <w:tr w:rsidR="00975881" w:rsidRPr="0057121B" w14:paraId="1E52ED6C" w14:textId="77777777" w:rsidTr="0057121B">
      <w:trPr>
        <w:cantSplit/>
        <w:trHeight w:val="288"/>
      </w:trPr>
      <w:tc>
        <w:tcPr>
          <w:tcW w:w="3772" w:type="pct"/>
          <w:gridSpan w:val="2"/>
          <w:tcBorders>
            <w:top w:val="single" w:sz="4" w:space="0" w:color="auto"/>
            <w:bottom w:val="single" w:sz="4" w:space="0" w:color="auto"/>
          </w:tcBorders>
          <w:vAlign w:val="center"/>
        </w:tcPr>
        <w:p w14:paraId="1E52ED6A" w14:textId="77777777" w:rsidR="00975881" w:rsidRPr="0011635C" w:rsidRDefault="00975881"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1E52ED6B" w14:textId="0D345F84" w:rsidR="00975881" w:rsidRPr="0057121B" w:rsidRDefault="00975881"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AA617D">
            <w:rPr>
              <w:rFonts w:asciiTheme="minorHAnsi" w:hAnsiTheme="minorHAnsi"/>
              <w:bCs/>
              <w:noProof/>
            </w:rPr>
            <w:t>1</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fldSimple w:instr=" SECTIONPAGES   \* MERGEFORMAT ">
            <w:r w:rsidR="00AA617D" w:rsidRPr="00AA617D">
              <w:rPr>
                <w:rFonts w:asciiTheme="minorHAnsi" w:hAnsiTheme="minorHAnsi"/>
                <w:bCs/>
                <w:noProof/>
              </w:rPr>
              <w:t>3</w:t>
            </w:r>
          </w:fldSimple>
          <w:r>
            <w:rPr>
              <w:rFonts w:asciiTheme="minorHAnsi" w:hAnsiTheme="minorHAnsi"/>
              <w:bCs/>
              <w:noProof/>
            </w:rPr>
            <w:t>)</w:t>
          </w:r>
        </w:p>
      </w:tc>
    </w:tr>
  </w:tbl>
  <w:p w14:paraId="1E52ED6D" w14:textId="0C4C5428" w:rsidR="00975881" w:rsidRPr="00FD529D" w:rsidRDefault="00AA617D" w:rsidP="000713DC">
    <w:pPr>
      <w:pStyle w:val="Header"/>
      <w:rPr>
        <w:rFonts w:asciiTheme="minorHAnsi" w:hAnsiTheme="minorHAnsi"/>
        <w:szCs w:val="4"/>
      </w:rPr>
    </w:pPr>
    <w:r>
      <w:rPr>
        <w:rFonts w:asciiTheme="minorHAnsi" w:hAnsiTheme="minorHAnsi"/>
        <w:b/>
        <w:bCs/>
        <w:noProof/>
      </w:rPr>
      <w:pict w14:anchorId="1E52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52ED6E" w14:textId="77777777" w:rsidR="00975881" w:rsidRDefault="00975881">
    <w:pPr>
      <w:pStyle w:val="Header"/>
    </w:pPr>
    <w:r>
      <w:rPr>
        <w:noProof/>
      </w:rPr>
      <w:pict w14:anchorId="1E52E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631EE8"/>
    <w:multiLevelType w:val="hybridMultilevel"/>
    <w:tmpl w:val="2D1CE792"/>
    <w:lvl w:ilvl="0" w:tplc="6A662C62">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D72DE3"/>
    <w:multiLevelType w:val="hybridMultilevel"/>
    <w:tmpl w:val="DFD2406E"/>
    <w:lvl w:ilvl="0" w:tplc="4BE866EE">
      <w:start w:val="1"/>
      <w:numFmt w:val="decimal"/>
      <w:lvlText w:val="%1."/>
      <w:lvlJc w:val="left"/>
      <w:pPr>
        <w:ind w:left="360" w:hanging="360"/>
      </w:pPr>
      <w:rPr>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14"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BB1A94"/>
    <w:multiLevelType w:val="hybridMultilevel"/>
    <w:tmpl w:val="C33A10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30383B78"/>
    <w:lvl w:ilvl="0" w:tplc="DAD00B5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2EA1553"/>
    <w:multiLevelType w:val="hybridMultilevel"/>
    <w:tmpl w:val="8AEC2796"/>
    <w:lvl w:ilvl="0" w:tplc="EB1885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614972"/>
    <w:multiLevelType w:val="hybridMultilevel"/>
    <w:tmpl w:val="79705A2A"/>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8"/>
  </w:num>
  <w:num w:numId="2">
    <w:abstractNumId w:val="4"/>
  </w:num>
  <w:num w:numId="3">
    <w:abstractNumId w:val="18"/>
  </w:num>
  <w:num w:numId="4">
    <w:abstractNumId w:val="1"/>
  </w:num>
  <w:num w:numId="5">
    <w:abstractNumId w:val="0"/>
  </w:num>
  <w:num w:numId="6">
    <w:abstractNumId w:val="11"/>
  </w:num>
  <w:num w:numId="7">
    <w:abstractNumId w:val="28"/>
  </w:num>
  <w:num w:numId="8">
    <w:abstractNumId w:val="5"/>
  </w:num>
  <w:num w:numId="9">
    <w:abstractNumId w:val="13"/>
  </w:num>
  <w:num w:numId="10">
    <w:abstractNumId w:val="16"/>
  </w:num>
  <w:num w:numId="11">
    <w:abstractNumId w:val="10"/>
  </w:num>
  <w:num w:numId="12">
    <w:abstractNumId w:val="6"/>
  </w:num>
  <w:num w:numId="13">
    <w:abstractNumId w:val="12"/>
  </w:num>
  <w:num w:numId="14">
    <w:abstractNumId w:val="21"/>
  </w:num>
  <w:num w:numId="15">
    <w:abstractNumId w:val="26"/>
  </w:num>
  <w:num w:numId="16">
    <w:abstractNumId w:val="15"/>
  </w:num>
  <w:num w:numId="17">
    <w:abstractNumId w:val="24"/>
  </w:num>
  <w:num w:numId="18">
    <w:abstractNumId w:val="3"/>
  </w:num>
  <w:num w:numId="19">
    <w:abstractNumId w:val="23"/>
  </w:num>
  <w:num w:numId="20">
    <w:abstractNumId w:val="27"/>
  </w:num>
  <w:num w:numId="21">
    <w:abstractNumId w:val="14"/>
  </w:num>
  <w:num w:numId="22">
    <w:abstractNumId w:val="22"/>
  </w:num>
  <w:num w:numId="23">
    <w:abstractNumId w:val="7"/>
  </w:num>
  <w:num w:numId="24">
    <w:abstractNumId w:val="19"/>
  </w:num>
  <w:num w:numId="25">
    <w:abstractNumId w:val="25"/>
  </w:num>
  <w:num w:numId="26">
    <w:abstractNumId w:val="20"/>
  </w:num>
  <w:num w:numId="27">
    <w:abstractNumId w:val="4"/>
  </w:num>
  <w:num w:numId="28">
    <w:abstractNumId w:val="9"/>
  </w:num>
  <w:num w:numId="29">
    <w:abstractNumId w:val="17"/>
  </w:num>
  <w:num w:numId="30">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7"/>
    <w:lvlOverride w:ilvl="0">
      <w:startOverride w:val="1"/>
    </w:lvlOverride>
    <w:lvlOverride w:ilvl="1"/>
    <w:lvlOverride w:ilvl="2"/>
    <w:lvlOverride w:ilvl="3"/>
    <w:lvlOverride w:ilvl="4"/>
    <w:lvlOverride w:ilvl="5"/>
    <w:lvlOverride w:ilvl="6"/>
    <w:lvlOverride w:ilvl="7"/>
    <w:lvlOverride w:ilvl="8"/>
  </w:num>
  <w:num w:numId="32">
    <w:abstractNumId w:val="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70D7"/>
    <w:rsid w:val="000471F6"/>
    <w:rsid w:val="0005009A"/>
    <w:rsid w:val="00050F15"/>
    <w:rsid w:val="00051F14"/>
    <w:rsid w:val="00053A0E"/>
    <w:rsid w:val="0006016B"/>
    <w:rsid w:val="0006271F"/>
    <w:rsid w:val="000631C6"/>
    <w:rsid w:val="000644B7"/>
    <w:rsid w:val="00071136"/>
    <w:rsid w:val="000713DC"/>
    <w:rsid w:val="00072AE7"/>
    <w:rsid w:val="00074A1F"/>
    <w:rsid w:val="00076F08"/>
    <w:rsid w:val="00080A37"/>
    <w:rsid w:val="00080EEE"/>
    <w:rsid w:val="000861F1"/>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F1D"/>
    <w:rsid w:val="000C1A4A"/>
    <w:rsid w:val="000C4C97"/>
    <w:rsid w:val="000C6426"/>
    <w:rsid w:val="000C6B8F"/>
    <w:rsid w:val="000C7320"/>
    <w:rsid w:val="000C76E2"/>
    <w:rsid w:val="000C7A1E"/>
    <w:rsid w:val="000D1DBE"/>
    <w:rsid w:val="000D25DB"/>
    <w:rsid w:val="000D7DA8"/>
    <w:rsid w:val="000E0BE1"/>
    <w:rsid w:val="000E0CAE"/>
    <w:rsid w:val="000E2EB0"/>
    <w:rsid w:val="000E53E9"/>
    <w:rsid w:val="000E5FE0"/>
    <w:rsid w:val="000E6F0F"/>
    <w:rsid w:val="000E7ABD"/>
    <w:rsid w:val="000F070F"/>
    <w:rsid w:val="000F0BA7"/>
    <w:rsid w:val="000F0CFB"/>
    <w:rsid w:val="000F4BD2"/>
    <w:rsid w:val="000F67E7"/>
    <w:rsid w:val="000F754C"/>
    <w:rsid w:val="000F7B12"/>
    <w:rsid w:val="0010692F"/>
    <w:rsid w:val="0011319B"/>
    <w:rsid w:val="001131A2"/>
    <w:rsid w:val="00115923"/>
    <w:rsid w:val="0011635C"/>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5ACD"/>
    <w:rsid w:val="001566BB"/>
    <w:rsid w:val="00156D64"/>
    <w:rsid w:val="001577AB"/>
    <w:rsid w:val="001615D7"/>
    <w:rsid w:val="00162081"/>
    <w:rsid w:val="001658FF"/>
    <w:rsid w:val="00167924"/>
    <w:rsid w:val="00171597"/>
    <w:rsid w:val="001739FA"/>
    <w:rsid w:val="00174BD1"/>
    <w:rsid w:val="00175D42"/>
    <w:rsid w:val="00175E69"/>
    <w:rsid w:val="00181190"/>
    <w:rsid w:val="00183263"/>
    <w:rsid w:val="00187390"/>
    <w:rsid w:val="0019238B"/>
    <w:rsid w:val="001923BF"/>
    <w:rsid w:val="0019624F"/>
    <w:rsid w:val="001A5583"/>
    <w:rsid w:val="001B21F5"/>
    <w:rsid w:val="001B5BA4"/>
    <w:rsid w:val="001D10CC"/>
    <w:rsid w:val="001D1A80"/>
    <w:rsid w:val="001D1A9A"/>
    <w:rsid w:val="001D2E44"/>
    <w:rsid w:val="001D5C0F"/>
    <w:rsid w:val="001E35C4"/>
    <w:rsid w:val="001E3C52"/>
    <w:rsid w:val="001E6728"/>
    <w:rsid w:val="001E6F45"/>
    <w:rsid w:val="001F0E8D"/>
    <w:rsid w:val="001F20EE"/>
    <w:rsid w:val="001F26D9"/>
    <w:rsid w:val="001F5597"/>
    <w:rsid w:val="00200E53"/>
    <w:rsid w:val="0020199D"/>
    <w:rsid w:val="0020213B"/>
    <w:rsid w:val="00202608"/>
    <w:rsid w:val="00206039"/>
    <w:rsid w:val="00211B05"/>
    <w:rsid w:val="00211E22"/>
    <w:rsid w:val="00213E8E"/>
    <w:rsid w:val="00216C55"/>
    <w:rsid w:val="00222C64"/>
    <w:rsid w:val="00222F6D"/>
    <w:rsid w:val="002241A5"/>
    <w:rsid w:val="00234594"/>
    <w:rsid w:val="00234D45"/>
    <w:rsid w:val="00237567"/>
    <w:rsid w:val="0024187D"/>
    <w:rsid w:val="0024197A"/>
    <w:rsid w:val="002420D2"/>
    <w:rsid w:val="00243047"/>
    <w:rsid w:val="00243611"/>
    <w:rsid w:val="00244548"/>
    <w:rsid w:val="002455DC"/>
    <w:rsid w:val="00245AF0"/>
    <w:rsid w:val="002461A5"/>
    <w:rsid w:val="002471BC"/>
    <w:rsid w:val="00247A96"/>
    <w:rsid w:val="00250538"/>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2DDE"/>
    <w:rsid w:val="00274618"/>
    <w:rsid w:val="00277212"/>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B2393"/>
    <w:rsid w:val="002B3A7D"/>
    <w:rsid w:val="002B4924"/>
    <w:rsid w:val="002B4F6F"/>
    <w:rsid w:val="002B642C"/>
    <w:rsid w:val="002C131A"/>
    <w:rsid w:val="002C4893"/>
    <w:rsid w:val="002C586B"/>
    <w:rsid w:val="002D1475"/>
    <w:rsid w:val="002D2B11"/>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7397"/>
    <w:rsid w:val="00340CE9"/>
    <w:rsid w:val="00346303"/>
    <w:rsid w:val="003500C8"/>
    <w:rsid w:val="00350A8C"/>
    <w:rsid w:val="00353C3B"/>
    <w:rsid w:val="0035603C"/>
    <w:rsid w:val="00357343"/>
    <w:rsid w:val="00367CE0"/>
    <w:rsid w:val="00371157"/>
    <w:rsid w:val="0037209F"/>
    <w:rsid w:val="00372700"/>
    <w:rsid w:val="0037357B"/>
    <w:rsid w:val="00376EAA"/>
    <w:rsid w:val="003809C0"/>
    <w:rsid w:val="003813FE"/>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44C6"/>
    <w:rsid w:val="003C6036"/>
    <w:rsid w:val="003C7B7A"/>
    <w:rsid w:val="003C7CCF"/>
    <w:rsid w:val="003D12CF"/>
    <w:rsid w:val="003D349A"/>
    <w:rsid w:val="003D3D29"/>
    <w:rsid w:val="003D5183"/>
    <w:rsid w:val="003D5345"/>
    <w:rsid w:val="003D5350"/>
    <w:rsid w:val="003D5EAA"/>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13DE1"/>
    <w:rsid w:val="00415FD0"/>
    <w:rsid w:val="00420F56"/>
    <w:rsid w:val="0042394E"/>
    <w:rsid w:val="00423B07"/>
    <w:rsid w:val="0042664B"/>
    <w:rsid w:val="00430CEA"/>
    <w:rsid w:val="00432098"/>
    <w:rsid w:val="0043390E"/>
    <w:rsid w:val="0043422C"/>
    <w:rsid w:val="00434A60"/>
    <w:rsid w:val="00435279"/>
    <w:rsid w:val="00440841"/>
    <w:rsid w:val="00440B86"/>
    <w:rsid w:val="0044439E"/>
    <w:rsid w:val="00446843"/>
    <w:rsid w:val="004507D3"/>
    <w:rsid w:val="004510F5"/>
    <w:rsid w:val="00454C3D"/>
    <w:rsid w:val="00457A32"/>
    <w:rsid w:val="0046141F"/>
    <w:rsid w:val="00462AC1"/>
    <w:rsid w:val="0046705B"/>
    <w:rsid w:val="00470951"/>
    <w:rsid w:val="004737C4"/>
    <w:rsid w:val="00473E9F"/>
    <w:rsid w:val="00474509"/>
    <w:rsid w:val="00474A7A"/>
    <w:rsid w:val="00475987"/>
    <w:rsid w:val="00475E37"/>
    <w:rsid w:val="00477D56"/>
    <w:rsid w:val="0048031E"/>
    <w:rsid w:val="004809EE"/>
    <w:rsid w:val="00481D18"/>
    <w:rsid w:val="00484764"/>
    <w:rsid w:val="00485D3B"/>
    <w:rsid w:val="00486F0B"/>
    <w:rsid w:val="00487F1C"/>
    <w:rsid w:val="004944D6"/>
    <w:rsid w:val="004948E2"/>
    <w:rsid w:val="00497469"/>
    <w:rsid w:val="004A032F"/>
    <w:rsid w:val="004A174B"/>
    <w:rsid w:val="004A1BEB"/>
    <w:rsid w:val="004A264A"/>
    <w:rsid w:val="004A3A24"/>
    <w:rsid w:val="004A5C7F"/>
    <w:rsid w:val="004A6E7F"/>
    <w:rsid w:val="004B1012"/>
    <w:rsid w:val="004B30F5"/>
    <w:rsid w:val="004B4582"/>
    <w:rsid w:val="004B71AC"/>
    <w:rsid w:val="004B7BD2"/>
    <w:rsid w:val="004C132B"/>
    <w:rsid w:val="004C23D9"/>
    <w:rsid w:val="004C2A96"/>
    <w:rsid w:val="004C2C61"/>
    <w:rsid w:val="004C5798"/>
    <w:rsid w:val="004C5F07"/>
    <w:rsid w:val="004D17C3"/>
    <w:rsid w:val="004D1CE3"/>
    <w:rsid w:val="004D287C"/>
    <w:rsid w:val="004E112A"/>
    <w:rsid w:val="004E230B"/>
    <w:rsid w:val="004E5CB5"/>
    <w:rsid w:val="004F0A7F"/>
    <w:rsid w:val="004F385A"/>
    <w:rsid w:val="004F40C1"/>
    <w:rsid w:val="0050571A"/>
    <w:rsid w:val="005077F3"/>
    <w:rsid w:val="00510867"/>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5EF1"/>
    <w:rsid w:val="00536AA4"/>
    <w:rsid w:val="00541293"/>
    <w:rsid w:val="0054195B"/>
    <w:rsid w:val="005437EB"/>
    <w:rsid w:val="00543CB4"/>
    <w:rsid w:val="00543FC5"/>
    <w:rsid w:val="005449AF"/>
    <w:rsid w:val="005455FB"/>
    <w:rsid w:val="00547D60"/>
    <w:rsid w:val="00551563"/>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E6A"/>
    <w:rsid w:val="00575E09"/>
    <w:rsid w:val="005813CE"/>
    <w:rsid w:val="005821CB"/>
    <w:rsid w:val="0058737C"/>
    <w:rsid w:val="005877FC"/>
    <w:rsid w:val="0059070E"/>
    <w:rsid w:val="005923B3"/>
    <w:rsid w:val="00594C36"/>
    <w:rsid w:val="005A0CC1"/>
    <w:rsid w:val="005A2233"/>
    <w:rsid w:val="005A4070"/>
    <w:rsid w:val="005A7B40"/>
    <w:rsid w:val="005B0BAD"/>
    <w:rsid w:val="005B7390"/>
    <w:rsid w:val="005C4233"/>
    <w:rsid w:val="005C5038"/>
    <w:rsid w:val="005C73C7"/>
    <w:rsid w:val="005C7CB4"/>
    <w:rsid w:val="005D037B"/>
    <w:rsid w:val="005D0E28"/>
    <w:rsid w:val="005D2752"/>
    <w:rsid w:val="005D27FD"/>
    <w:rsid w:val="005D2DC1"/>
    <w:rsid w:val="005D30D4"/>
    <w:rsid w:val="005D3D7C"/>
    <w:rsid w:val="005D55BB"/>
    <w:rsid w:val="005D688A"/>
    <w:rsid w:val="005D7B43"/>
    <w:rsid w:val="005D7D0C"/>
    <w:rsid w:val="005E083C"/>
    <w:rsid w:val="005E09A6"/>
    <w:rsid w:val="005E1D9E"/>
    <w:rsid w:val="005E23CD"/>
    <w:rsid w:val="005E2724"/>
    <w:rsid w:val="005E3E55"/>
    <w:rsid w:val="005E68FF"/>
    <w:rsid w:val="005F178B"/>
    <w:rsid w:val="005F3569"/>
    <w:rsid w:val="005F4CDC"/>
    <w:rsid w:val="005F4F0C"/>
    <w:rsid w:val="005F72BA"/>
    <w:rsid w:val="006004F5"/>
    <w:rsid w:val="006016EB"/>
    <w:rsid w:val="006019F9"/>
    <w:rsid w:val="00601C19"/>
    <w:rsid w:val="006048BD"/>
    <w:rsid w:val="00605944"/>
    <w:rsid w:val="00611781"/>
    <w:rsid w:val="00611910"/>
    <w:rsid w:val="00613F4A"/>
    <w:rsid w:val="00614268"/>
    <w:rsid w:val="00615FFB"/>
    <w:rsid w:val="00616C4D"/>
    <w:rsid w:val="00617B42"/>
    <w:rsid w:val="006200D7"/>
    <w:rsid w:val="006227B1"/>
    <w:rsid w:val="00622990"/>
    <w:rsid w:val="006229A6"/>
    <w:rsid w:val="00623566"/>
    <w:rsid w:val="00623DB1"/>
    <w:rsid w:val="00631115"/>
    <w:rsid w:val="006317DB"/>
    <w:rsid w:val="0063250A"/>
    <w:rsid w:val="0063291D"/>
    <w:rsid w:val="00632F51"/>
    <w:rsid w:val="00632F73"/>
    <w:rsid w:val="00637775"/>
    <w:rsid w:val="00640279"/>
    <w:rsid w:val="006411CF"/>
    <w:rsid w:val="00641C71"/>
    <w:rsid w:val="0064300C"/>
    <w:rsid w:val="0064347F"/>
    <w:rsid w:val="00643B45"/>
    <w:rsid w:val="00644585"/>
    <w:rsid w:val="00654F37"/>
    <w:rsid w:val="0066058F"/>
    <w:rsid w:val="00660EAB"/>
    <w:rsid w:val="00663AF7"/>
    <w:rsid w:val="00666501"/>
    <w:rsid w:val="00667362"/>
    <w:rsid w:val="00667D83"/>
    <w:rsid w:val="00673D5A"/>
    <w:rsid w:val="00674FED"/>
    <w:rsid w:val="00677517"/>
    <w:rsid w:val="0068136A"/>
    <w:rsid w:val="0068226F"/>
    <w:rsid w:val="00682CBA"/>
    <w:rsid w:val="00682F28"/>
    <w:rsid w:val="00684934"/>
    <w:rsid w:val="00685D72"/>
    <w:rsid w:val="00686B8B"/>
    <w:rsid w:val="00692A28"/>
    <w:rsid w:val="00692EDF"/>
    <w:rsid w:val="006930E5"/>
    <w:rsid w:val="006976EE"/>
    <w:rsid w:val="00697E29"/>
    <w:rsid w:val="006A07EB"/>
    <w:rsid w:val="006A156C"/>
    <w:rsid w:val="006A3095"/>
    <w:rsid w:val="006A57F1"/>
    <w:rsid w:val="006A722E"/>
    <w:rsid w:val="006B2166"/>
    <w:rsid w:val="006B4081"/>
    <w:rsid w:val="006C0044"/>
    <w:rsid w:val="006C0E98"/>
    <w:rsid w:val="006C50CD"/>
    <w:rsid w:val="006C528B"/>
    <w:rsid w:val="006C7319"/>
    <w:rsid w:val="006C7335"/>
    <w:rsid w:val="006C7406"/>
    <w:rsid w:val="006D054B"/>
    <w:rsid w:val="006D1A7E"/>
    <w:rsid w:val="006D21DC"/>
    <w:rsid w:val="006D4D01"/>
    <w:rsid w:val="006D7492"/>
    <w:rsid w:val="006D7B92"/>
    <w:rsid w:val="006E1FC1"/>
    <w:rsid w:val="006E24F2"/>
    <w:rsid w:val="006E6C5C"/>
    <w:rsid w:val="006E7733"/>
    <w:rsid w:val="006F0652"/>
    <w:rsid w:val="006F0F36"/>
    <w:rsid w:val="006F1BAF"/>
    <w:rsid w:val="006F2C70"/>
    <w:rsid w:val="006F6081"/>
    <w:rsid w:val="006F7A85"/>
    <w:rsid w:val="00701354"/>
    <w:rsid w:val="00702161"/>
    <w:rsid w:val="0070354F"/>
    <w:rsid w:val="0070366D"/>
    <w:rsid w:val="00706B5A"/>
    <w:rsid w:val="007108CC"/>
    <w:rsid w:val="0071395F"/>
    <w:rsid w:val="00714442"/>
    <w:rsid w:val="00714CBC"/>
    <w:rsid w:val="00714DAD"/>
    <w:rsid w:val="0071544A"/>
    <w:rsid w:val="0071761E"/>
    <w:rsid w:val="00717DEA"/>
    <w:rsid w:val="00720306"/>
    <w:rsid w:val="00722A18"/>
    <w:rsid w:val="00723136"/>
    <w:rsid w:val="00724C26"/>
    <w:rsid w:val="007253A7"/>
    <w:rsid w:val="00726041"/>
    <w:rsid w:val="00727E2E"/>
    <w:rsid w:val="00735269"/>
    <w:rsid w:val="0073586D"/>
    <w:rsid w:val="0073667B"/>
    <w:rsid w:val="007415CD"/>
    <w:rsid w:val="00741697"/>
    <w:rsid w:val="00743217"/>
    <w:rsid w:val="0074424A"/>
    <w:rsid w:val="00745195"/>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2534"/>
    <w:rsid w:val="00785B34"/>
    <w:rsid w:val="00792420"/>
    <w:rsid w:val="00793E1C"/>
    <w:rsid w:val="00794AF1"/>
    <w:rsid w:val="00795EB8"/>
    <w:rsid w:val="00796128"/>
    <w:rsid w:val="00797224"/>
    <w:rsid w:val="00797290"/>
    <w:rsid w:val="00797860"/>
    <w:rsid w:val="007A3A98"/>
    <w:rsid w:val="007A4603"/>
    <w:rsid w:val="007B3F36"/>
    <w:rsid w:val="007B4BEA"/>
    <w:rsid w:val="007B645E"/>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5437"/>
    <w:rsid w:val="007E5608"/>
    <w:rsid w:val="007F3A88"/>
    <w:rsid w:val="007F3E17"/>
    <w:rsid w:val="007F4611"/>
    <w:rsid w:val="007F56F7"/>
    <w:rsid w:val="007F57DC"/>
    <w:rsid w:val="00800083"/>
    <w:rsid w:val="00801E0E"/>
    <w:rsid w:val="00804C36"/>
    <w:rsid w:val="00807045"/>
    <w:rsid w:val="0080748A"/>
    <w:rsid w:val="0080795A"/>
    <w:rsid w:val="00811221"/>
    <w:rsid w:val="00812D30"/>
    <w:rsid w:val="00815AA1"/>
    <w:rsid w:val="0081628C"/>
    <w:rsid w:val="008163F4"/>
    <w:rsid w:val="00821F42"/>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4215"/>
    <w:rsid w:val="00864A66"/>
    <w:rsid w:val="00865861"/>
    <w:rsid w:val="0086686B"/>
    <w:rsid w:val="00871197"/>
    <w:rsid w:val="00872784"/>
    <w:rsid w:val="00872B8B"/>
    <w:rsid w:val="00873A16"/>
    <w:rsid w:val="0087450C"/>
    <w:rsid w:val="008767D7"/>
    <w:rsid w:val="00877C0E"/>
    <w:rsid w:val="0088147F"/>
    <w:rsid w:val="0088221D"/>
    <w:rsid w:val="0088564F"/>
    <w:rsid w:val="00886660"/>
    <w:rsid w:val="00886D7A"/>
    <w:rsid w:val="00887159"/>
    <w:rsid w:val="00890DB2"/>
    <w:rsid w:val="0089169A"/>
    <w:rsid w:val="00891A59"/>
    <w:rsid w:val="008946E2"/>
    <w:rsid w:val="00894E3E"/>
    <w:rsid w:val="008964DF"/>
    <w:rsid w:val="008A044C"/>
    <w:rsid w:val="008A12DF"/>
    <w:rsid w:val="008A2A71"/>
    <w:rsid w:val="008A421F"/>
    <w:rsid w:val="008A4C65"/>
    <w:rsid w:val="008A5B91"/>
    <w:rsid w:val="008A77A3"/>
    <w:rsid w:val="008A7891"/>
    <w:rsid w:val="008A7F5C"/>
    <w:rsid w:val="008B05CC"/>
    <w:rsid w:val="008B6CA6"/>
    <w:rsid w:val="008C10F1"/>
    <w:rsid w:val="008C23D7"/>
    <w:rsid w:val="008C2EFC"/>
    <w:rsid w:val="008D0B8D"/>
    <w:rsid w:val="008D3743"/>
    <w:rsid w:val="008D3813"/>
    <w:rsid w:val="008D393A"/>
    <w:rsid w:val="008D545B"/>
    <w:rsid w:val="008E429B"/>
    <w:rsid w:val="008E4542"/>
    <w:rsid w:val="008F1900"/>
    <w:rsid w:val="008F68CE"/>
    <w:rsid w:val="00900C86"/>
    <w:rsid w:val="0090281A"/>
    <w:rsid w:val="00903B63"/>
    <w:rsid w:val="00903F60"/>
    <w:rsid w:val="00910674"/>
    <w:rsid w:val="009119ED"/>
    <w:rsid w:val="0091281C"/>
    <w:rsid w:val="00912EA3"/>
    <w:rsid w:val="00914C02"/>
    <w:rsid w:val="00915BCF"/>
    <w:rsid w:val="00920C7E"/>
    <w:rsid w:val="00922848"/>
    <w:rsid w:val="00922DCB"/>
    <w:rsid w:val="00926340"/>
    <w:rsid w:val="00927712"/>
    <w:rsid w:val="00927A9F"/>
    <w:rsid w:val="009379DB"/>
    <w:rsid w:val="009405A5"/>
    <w:rsid w:val="00941530"/>
    <w:rsid w:val="00941E17"/>
    <w:rsid w:val="009437C6"/>
    <w:rsid w:val="00946688"/>
    <w:rsid w:val="009534FB"/>
    <w:rsid w:val="00955A9A"/>
    <w:rsid w:val="009564C7"/>
    <w:rsid w:val="00960678"/>
    <w:rsid w:val="00962003"/>
    <w:rsid w:val="00972766"/>
    <w:rsid w:val="009727B8"/>
    <w:rsid w:val="00973A48"/>
    <w:rsid w:val="00974521"/>
    <w:rsid w:val="00975037"/>
    <w:rsid w:val="0097558E"/>
    <w:rsid w:val="00975881"/>
    <w:rsid w:val="009764A9"/>
    <w:rsid w:val="00976594"/>
    <w:rsid w:val="00976637"/>
    <w:rsid w:val="0097679E"/>
    <w:rsid w:val="009774B4"/>
    <w:rsid w:val="00977E58"/>
    <w:rsid w:val="00980FB6"/>
    <w:rsid w:val="00981EC8"/>
    <w:rsid w:val="00982535"/>
    <w:rsid w:val="00982584"/>
    <w:rsid w:val="0098293E"/>
    <w:rsid w:val="00984D3A"/>
    <w:rsid w:val="00986EC8"/>
    <w:rsid w:val="00990414"/>
    <w:rsid w:val="00992035"/>
    <w:rsid w:val="009925F4"/>
    <w:rsid w:val="00992EF8"/>
    <w:rsid w:val="0099381F"/>
    <w:rsid w:val="009A059F"/>
    <w:rsid w:val="009A1F14"/>
    <w:rsid w:val="009A3318"/>
    <w:rsid w:val="009A3FB0"/>
    <w:rsid w:val="009A40A4"/>
    <w:rsid w:val="009A441C"/>
    <w:rsid w:val="009A462A"/>
    <w:rsid w:val="009A4B00"/>
    <w:rsid w:val="009A698F"/>
    <w:rsid w:val="009A6F10"/>
    <w:rsid w:val="009B03A6"/>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A0027A"/>
    <w:rsid w:val="00A00AE7"/>
    <w:rsid w:val="00A02090"/>
    <w:rsid w:val="00A039CE"/>
    <w:rsid w:val="00A04BF7"/>
    <w:rsid w:val="00A05591"/>
    <w:rsid w:val="00A055FD"/>
    <w:rsid w:val="00A05D8F"/>
    <w:rsid w:val="00A07D19"/>
    <w:rsid w:val="00A11087"/>
    <w:rsid w:val="00A12015"/>
    <w:rsid w:val="00A1507A"/>
    <w:rsid w:val="00A1619D"/>
    <w:rsid w:val="00A16546"/>
    <w:rsid w:val="00A21ECB"/>
    <w:rsid w:val="00A23007"/>
    <w:rsid w:val="00A2340D"/>
    <w:rsid w:val="00A24BE2"/>
    <w:rsid w:val="00A24F9F"/>
    <w:rsid w:val="00A25AB2"/>
    <w:rsid w:val="00A267BD"/>
    <w:rsid w:val="00A27B88"/>
    <w:rsid w:val="00A32B49"/>
    <w:rsid w:val="00A32DEF"/>
    <w:rsid w:val="00A33A50"/>
    <w:rsid w:val="00A3438B"/>
    <w:rsid w:val="00A36296"/>
    <w:rsid w:val="00A42C60"/>
    <w:rsid w:val="00A434B9"/>
    <w:rsid w:val="00A44A18"/>
    <w:rsid w:val="00A45EB3"/>
    <w:rsid w:val="00A46AEC"/>
    <w:rsid w:val="00A471D4"/>
    <w:rsid w:val="00A47EFA"/>
    <w:rsid w:val="00A51851"/>
    <w:rsid w:val="00A52733"/>
    <w:rsid w:val="00A55365"/>
    <w:rsid w:val="00A55444"/>
    <w:rsid w:val="00A579FA"/>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58A9"/>
    <w:rsid w:val="00A970DE"/>
    <w:rsid w:val="00AA01C1"/>
    <w:rsid w:val="00AA18EC"/>
    <w:rsid w:val="00AA54DA"/>
    <w:rsid w:val="00AA5C65"/>
    <w:rsid w:val="00AA617D"/>
    <w:rsid w:val="00AA767E"/>
    <w:rsid w:val="00AB11CC"/>
    <w:rsid w:val="00AB1578"/>
    <w:rsid w:val="00AB24D0"/>
    <w:rsid w:val="00AB3A7E"/>
    <w:rsid w:val="00AB3DB0"/>
    <w:rsid w:val="00AB4166"/>
    <w:rsid w:val="00AB4912"/>
    <w:rsid w:val="00AB4CFD"/>
    <w:rsid w:val="00AB5FC2"/>
    <w:rsid w:val="00AB7DDD"/>
    <w:rsid w:val="00AC0899"/>
    <w:rsid w:val="00AC2C0E"/>
    <w:rsid w:val="00AC348D"/>
    <w:rsid w:val="00AC4755"/>
    <w:rsid w:val="00AC5DE9"/>
    <w:rsid w:val="00AC65B1"/>
    <w:rsid w:val="00AC6C09"/>
    <w:rsid w:val="00AC6FDC"/>
    <w:rsid w:val="00AD2247"/>
    <w:rsid w:val="00AD4FAE"/>
    <w:rsid w:val="00AD5A7C"/>
    <w:rsid w:val="00AD6018"/>
    <w:rsid w:val="00AD67BC"/>
    <w:rsid w:val="00AD7D68"/>
    <w:rsid w:val="00AE39CC"/>
    <w:rsid w:val="00AE59CC"/>
    <w:rsid w:val="00AF4004"/>
    <w:rsid w:val="00AF4294"/>
    <w:rsid w:val="00AF69B7"/>
    <w:rsid w:val="00B002FE"/>
    <w:rsid w:val="00B025F7"/>
    <w:rsid w:val="00B02E79"/>
    <w:rsid w:val="00B034BF"/>
    <w:rsid w:val="00B034C5"/>
    <w:rsid w:val="00B04AA4"/>
    <w:rsid w:val="00B078C6"/>
    <w:rsid w:val="00B105D9"/>
    <w:rsid w:val="00B11C50"/>
    <w:rsid w:val="00B1252A"/>
    <w:rsid w:val="00B1334D"/>
    <w:rsid w:val="00B17F24"/>
    <w:rsid w:val="00B20BD4"/>
    <w:rsid w:val="00B23304"/>
    <w:rsid w:val="00B23C60"/>
    <w:rsid w:val="00B24434"/>
    <w:rsid w:val="00B24F28"/>
    <w:rsid w:val="00B273D8"/>
    <w:rsid w:val="00B27891"/>
    <w:rsid w:val="00B27A2A"/>
    <w:rsid w:val="00B322B3"/>
    <w:rsid w:val="00B33471"/>
    <w:rsid w:val="00B34290"/>
    <w:rsid w:val="00B34D49"/>
    <w:rsid w:val="00B35C45"/>
    <w:rsid w:val="00B37EEE"/>
    <w:rsid w:val="00B401EA"/>
    <w:rsid w:val="00B4146E"/>
    <w:rsid w:val="00B4216F"/>
    <w:rsid w:val="00B429F3"/>
    <w:rsid w:val="00B446FE"/>
    <w:rsid w:val="00B46C1B"/>
    <w:rsid w:val="00B47B99"/>
    <w:rsid w:val="00B51352"/>
    <w:rsid w:val="00B524FA"/>
    <w:rsid w:val="00B55F60"/>
    <w:rsid w:val="00B56CBA"/>
    <w:rsid w:val="00B6238C"/>
    <w:rsid w:val="00B639F6"/>
    <w:rsid w:val="00B63B27"/>
    <w:rsid w:val="00B64C3A"/>
    <w:rsid w:val="00B6647D"/>
    <w:rsid w:val="00B6666C"/>
    <w:rsid w:val="00B77604"/>
    <w:rsid w:val="00B778B9"/>
    <w:rsid w:val="00B82CAC"/>
    <w:rsid w:val="00B82F48"/>
    <w:rsid w:val="00B83530"/>
    <w:rsid w:val="00B867D6"/>
    <w:rsid w:val="00B9005D"/>
    <w:rsid w:val="00B92531"/>
    <w:rsid w:val="00B9258B"/>
    <w:rsid w:val="00B93829"/>
    <w:rsid w:val="00B948AD"/>
    <w:rsid w:val="00B97365"/>
    <w:rsid w:val="00B97BE6"/>
    <w:rsid w:val="00BA0B87"/>
    <w:rsid w:val="00BA161A"/>
    <w:rsid w:val="00BA2927"/>
    <w:rsid w:val="00BA3419"/>
    <w:rsid w:val="00BA4E2A"/>
    <w:rsid w:val="00BA6FA0"/>
    <w:rsid w:val="00BA7A7F"/>
    <w:rsid w:val="00BB4A90"/>
    <w:rsid w:val="00BB70D1"/>
    <w:rsid w:val="00BC0714"/>
    <w:rsid w:val="00BC199A"/>
    <w:rsid w:val="00BC1A6B"/>
    <w:rsid w:val="00BC6F83"/>
    <w:rsid w:val="00BD2FEF"/>
    <w:rsid w:val="00BD3582"/>
    <w:rsid w:val="00BD5345"/>
    <w:rsid w:val="00BD66AD"/>
    <w:rsid w:val="00BD6BC5"/>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6085"/>
    <w:rsid w:val="00C060F0"/>
    <w:rsid w:val="00C06AE0"/>
    <w:rsid w:val="00C072DB"/>
    <w:rsid w:val="00C107D2"/>
    <w:rsid w:val="00C13757"/>
    <w:rsid w:val="00C14210"/>
    <w:rsid w:val="00C173DB"/>
    <w:rsid w:val="00C211FD"/>
    <w:rsid w:val="00C2497D"/>
    <w:rsid w:val="00C30FB6"/>
    <w:rsid w:val="00C30FDD"/>
    <w:rsid w:val="00C32EF7"/>
    <w:rsid w:val="00C348D5"/>
    <w:rsid w:val="00C35471"/>
    <w:rsid w:val="00C367B7"/>
    <w:rsid w:val="00C36879"/>
    <w:rsid w:val="00C41857"/>
    <w:rsid w:val="00C425A5"/>
    <w:rsid w:val="00C449D5"/>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8641C"/>
    <w:rsid w:val="00C874DA"/>
    <w:rsid w:val="00C902DD"/>
    <w:rsid w:val="00C9111E"/>
    <w:rsid w:val="00C92741"/>
    <w:rsid w:val="00C929C6"/>
    <w:rsid w:val="00C947CD"/>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766"/>
    <w:rsid w:val="00D02CEF"/>
    <w:rsid w:val="00D032CB"/>
    <w:rsid w:val="00D044FC"/>
    <w:rsid w:val="00D0545C"/>
    <w:rsid w:val="00D05A28"/>
    <w:rsid w:val="00D06E4B"/>
    <w:rsid w:val="00D10C5B"/>
    <w:rsid w:val="00D112CF"/>
    <w:rsid w:val="00D115A2"/>
    <w:rsid w:val="00D13D86"/>
    <w:rsid w:val="00D165AA"/>
    <w:rsid w:val="00D16FA8"/>
    <w:rsid w:val="00D17E5B"/>
    <w:rsid w:val="00D22F84"/>
    <w:rsid w:val="00D2673F"/>
    <w:rsid w:val="00D270F0"/>
    <w:rsid w:val="00D31DD9"/>
    <w:rsid w:val="00D32BE4"/>
    <w:rsid w:val="00D35026"/>
    <w:rsid w:val="00D36494"/>
    <w:rsid w:val="00D36E80"/>
    <w:rsid w:val="00D400A6"/>
    <w:rsid w:val="00D408E6"/>
    <w:rsid w:val="00D430F6"/>
    <w:rsid w:val="00D437F2"/>
    <w:rsid w:val="00D44E23"/>
    <w:rsid w:val="00D462C2"/>
    <w:rsid w:val="00D464B0"/>
    <w:rsid w:val="00D47F2D"/>
    <w:rsid w:val="00D50B07"/>
    <w:rsid w:val="00D51984"/>
    <w:rsid w:val="00D53733"/>
    <w:rsid w:val="00D560A3"/>
    <w:rsid w:val="00D56CD8"/>
    <w:rsid w:val="00D62DB5"/>
    <w:rsid w:val="00D65431"/>
    <w:rsid w:val="00D6634A"/>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D6"/>
    <w:rsid w:val="00D84532"/>
    <w:rsid w:val="00D84BC2"/>
    <w:rsid w:val="00D87559"/>
    <w:rsid w:val="00D9091E"/>
    <w:rsid w:val="00D916A4"/>
    <w:rsid w:val="00D93D99"/>
    <w:rsid w:val="00D95CBC"/>
    <w:rsid w:val="00DA0D48"/>
    <w:rsid w:val="00DA0D9F"/>
    <w:rsid w:val="00DA14A0"/>
    <w:rsid w:val="00DA23E0"/>
    <w:rsid w:val="00DA2407"/>
    <w:rsid w:val="00DA380A"/>
    <w:rsid w:val="00DA3D14"/>
    <w:rsid w:val="00DA41D8"/>
    <w:rsid w:val="00DA7914"/>
    <w:rsid w:val="00DB17CA"/>
    <w:rsid w:val="00DB44FE"/>
    <w:rsid w:val="00DB49D1"/>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1803"/>
    <w:rsid w:val="00DE286B"/>
    <w:rsid w:val="00DE4647"/>
    <w:rsid w:val="00DE63DD"/>
    <w:rsid w:val="00DF0984"/>
    <w:rsid w:val="00DF1740"/>
    <w:rsid w:val="00DF32BE"/>
    <w:rsid w:val="00DF4DD2"/>
    <w:rsid w:val="00DF6ADD"/>
    <w:rsid w:val="00E00AC8"/>
    <w:rsid w:val="00E00E2C"/>
    <w:rsid w:val="00E00F00"/>
    <w:rsid w:val="00E03F1F"/>
    <w:rsid w:val="00E067AB"/>
    <w:rsid w:val="00E074BC"/>
    <w:rsid w:val="00E07F9E"/>
    <w:rsid w:val="00E12B4E"/>
    <w:rsid w:val="00E12FCC"/>
    <w:rsid w:val="00E13D0F"/>
    <w:rsid w:val="00E1414A"/>
    <w:rsid w:val="00E224A4"/>
    <w:rsid w:val="00E22798"/>
    <w:rsid w:val="00E228A2"/>
    <w:rsid w:val="00E235AF"/>
    <w:rsid w:val="00E23A7C"/>
    <w:rsid w:val="00E25F01"/>
    <w:rsid w:val="00E27DE0"/>
    <w:rsid w:val="00E326C0"/>
    <w:rsid w:val="00E336A6"/>
    <w:rsid w:val="00E34182"/>
    <w:rsid w:val="00E36AEC"/>
    <w:rsid w:val="00E37695"/>
    <w:rsid w:val="00E40256"/>
    <w:rsid w:val="00E419F7"/>
    <w:rsid w:val="00E422D3"/>
    <w:rsid w:val="00E46253"/>
    <w:rsid w:val="00E47FB6"/>
    <w:rsid w:val="00E510FF"/>
    <w:rsid w:val="00E51916"/>
    <w:rsid w:val="00E5331A"/>
    <w:rsid w:val="00E570A4"/>
    <w:rsid w:val="00E6093A"/>
    <w:rsid w:val="00E614CE"/>
    <w:rsid w:val="00E61ADA"/>
    <w:rsid w:val="00E62040"/>
    <w:rsid w:val="00E62E74"/>
    <w:rsid w:val="00E638B7"/>
    <w:rsid w:val="00E719F4"/>
    <w:rsid w:val="00E72340"/>
    <w:rsid w:val="00E72366"/>
    <w:rsid w:val="00E756C6"/>
    <w:rsid w:val="00E76912"/>
    <w:rsid w:val="00E779B8"/>
    <w:rsid w:val="00E80D5B"/>
    <w:rsid w:val="00E829EB"/>
    <w:rsid w:val="00E83999"/>
    <w:rsid w:val="00E84EAE"/>
    <w:rsid w:val="00E947F8"/>
    <w:rsid w:val="00E9540C"/>
    <w:rsid w:val="00E967C7"/>
    <w:rsid w:val="00EA00B6"/>
    <w:rsid w:val="00EA0C9A"/>
    <w:rsid w:val="00EA11B8"/>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3A17"/>
    <w:rsid w:val="00F45CAA"/>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A1346"/>
    <w:rsid w:val="00FA2F41"/>
    <w:rsid w:val="00FA601C"/>
    <w:rsid w:val="00FA7872"/>
    <w:rsid w:val="00FB052D"/>
    <w:rsid w:val="00FB1A17"/>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1F75"/>
    <w:rsid w:val="00FD3283"/>
    <w:rsid w:val="00FD3686"/>
    <w:rsid w:val="00FD380D"/>
    <w:rsid w:val="00FD3F8A"/>
    <w:rsid w:val="00FD4B29"/>
    <w:rsid w:val="00FD529D"/>
    <w:rsid w:val="00FD6669"/>
    <w:rsid w:val="00FE029D"/>
    <w:rsid w:val="00FE153B"/>
    <w:rsid w:val="00FE25D9"/>
    <w:rsid w:val="00FE3982"/>
    <w:rsid w:val="00FE774E"/>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1"/>
    </o:shapelayout>
  </w:shapeDefaults>
  <w:decimalSymbol w:val="."/>
  <w:listSeparator w:val=","/>
  <w14:docId w14:val="1E52EB91"/>
  <w15:docId w15:val="{42B7B78D-C349-4817-8D9A-4F8A64B51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FA601C"/>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790977581">
      <w:bodyDiv w:val="1"/>
      <w:marLeft w:val="0"/>
      <w:marRight w:val="0"/>
      <w:marTop w:val="0"/>
      <w:marBottom w:val="0"/>
      <w:divBdr>
        <w:top w:val="none" w:sz="0" w:space="0" w:color="auto"/>
        <w:left w:val="none" w:sz="0" w:space="0" w:color="auto"/>
        <w:bottom w:val="none" w:sz="0" w:space="0" w:color="auto"/>
        <w:right w:val="none" w:sz="0" w:space="0" w:color="auto"/>
      </w:divBdr>
    </w:div>
    <w:div w:id="854265397">
      <w:bodyDiv w:val="1"/>
      <w:marLeft w:val="0"/>
      <w:marRight w:val="0"/>
      <w:marTop w:val="0"/>
      <w:marBottom w:val="0"/>
      <w:divBdr>
        <w:top w:val="none" w:sz="0" w:space="0" w:color="auto"/>
        <w:left w:val="none" w:sz="0" w:space="0" w:color="auto"/>
        <w:bottom w:val="none" w:sz="0" w:space="0" w:color="auto"/>
        <w:right w:val="none" w:sz="0" w:space="0" w:color="auto"/>
      </w:divBdr>
    </w:div>
    <w:div w:id="140217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391CB-3109-44EA-8B70-2FCD955E2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2876</Words>
  <Characters>16394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Smith, Alexis@Energy</cp:lastModifiedBy>
  <cp:revision>2</cp:revision>
  <cp:lastPrinted>2015-06-10T16:55:00Z</cp:lastPrinted>
  <dcterms:created xsi:type="dcterms:W3CDTF">2018-06-04T19:53:00Z</dcterms:created>
  <dcterms:modified xsi:type="dcterms:W3CDTF">2018-06-04T19:53:00Z</dcterms:modified>
</cp:coreProperties>
</file>