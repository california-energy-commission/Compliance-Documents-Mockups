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0"/>
        <w:gridCol w:w="6515"/>
        <w:gridCol w:w="3815"/>
      </w:tblGrid>
      <w:tr w:rsidR="00C40EC8" w:rsidRPr="000E62ED" w14:paraId="3C5E478A" w14:textId="77777777" w:rsidTr="004D555D">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3C5E4789" w14:textId="77777777" w:rsidR="00C40EC8" w:rsidRPr="000E62ED" w:rsidRDefault="00C40EC8" w:rsidP="00C05873">
            <w:pPr>
              <w:rPr>
                <w:rFonts w:asciiTheme="minorHAnsi" w:hAnsiTheme="minorHAnsi"/>
                <w:i/>
                <w:sz w:val="18"/>
                <w:szCs w:val="18"/>
              </w:rPr>
            </w:pPr>
            <w:r w:rsidRPr="00247AA0">
              <w:rPr>
                <w:rFonts w:asciiTheme="minorHAnsi" w:hAnsiTheme="minorHAnsi"/>
                <w:b/>
                <w:szCs w:val="18"/>
              </w:rPr>
              <w:t>A. System Information</w:t>
            </w:r>
          </w:p>
        </w:tc>
      </w:tr>
      <w:tr w:rsidR="00C40EC8" w:rsidRPr="000E62ED" w14:paraId="3C5E478E" w14:textId="77777777" w:rsidTr="00C0587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78B" w14:textId="77777777" w:rsidR="00C40EC8" w:rsidRPr="000E62ED" w:rsidRDefault="00C40EC8" w:rsidP="00C05873">
            <w:pPr>
              <w:jc w:val="center"/>
              <w:rPr>
                <w:rFonts w:asciiTheme="minorHAnsi" w:hAnsiTheme="minorHAnsi"/>
                <w:sz w:val="18"/>
                <w:szCs w:val="18"/>
              </w:rPr>
            </w:pPr>
            <w:r w:rsidRPr="000E62ED">
              <w:rPr>
                <w:rFonts w:asciiTheme="minorHAnsi" w:hAnsiTheme="minorHAnsi"/>
                <w:sz w:val="18"/>
                <w:szCs w:val="18"/>
              </w:rPr>
              <w:t>01</w:t>
            </w:r>
          </w:p>
        </w:tc>
        <w:tc>
          <w:tcPr>
            <w:tcW w:w="3019" w:type="pct"/>
            <w:tcBorders>
              <w:top w:val="single" w:sz="4" w:space="0" w:color="auto"/>
              <w:left w:val="single" w:sz="4" w:space="0" w:color="auto"/>
              <w:bottom w:val="single" w:sz="4" w:space="0" w:color="auto"/>
              <w:right w:val="single" w:sz="4" w:space="0" w:color="auto"/>
            </w:tcBorders>
            <w:vAlign w:val="center"/>
          </w:tcPr>
          <w:p w14:paraId="3C5E478C" w14:textId="3808C8FF" w:rsidR="00C40EC8" w:rsidRPr="000E62ED" w:rsidRDefault="005A487E" w:rsidP="00C05873">
            <w:pPr>
              <w:rPr>
                <w:rFonts w:asciiTheme="minorHAnsi" w:hAnsiTheme="minorHAnsi"/>
                <w:sz w:val="18"/>
                <w:szCs w:val="18"/>
              </w:rPr>
            </w:pPr>
            <w:r>
              <w:rPr>
                <w:rFonts w:asciiTheme="minorHAnsi" w:hAnsiTheme="minorHAnsi"/>
                <w:sz w:val="18"/>
                <w:szCs w:val="18"/>
              </w:rPr>
              <w:t>Space Conditioning</w:t>
            </w:r>
            <w:r w:rsidRPr="000E62ED">
              <w:rPr>
                <w:rFonts w:asciiTheme="minorHAnsi" w:hAnsiTheme="minorHAnsi"/>
                <w:sz w:val="18"/>
                <w:szCs w:val="18"/>
              </w:rPr>
              <w:t xml:space="preserve"> </w:t>
            </w:r>
            <w:r w:rsidR="00C40EC8" w:rsidRPr="000E62ED">
              <w:rPr>
                <w:rFonts w:asciiTheme="minorHAnsi" w:hAnsiTheme="minorHAnsi"/>
                <w:sz w:val="18"/>
                <w:szCs w:val="18"/>
              </w:rPr>
              <w:t>System Identification or Name</w:t>
            </w:r>
          </w:p>
        </w:tc>
        <w:tc>
          <w:tcPr>
            <w:tcW w:w="1768" w:type="pct"/>
            <w:tcBorders>
              <w:top w:val="single" w:sz="4" w:space="0" w:color="auto"/>
              <w:left w:val="single" w:sz="4" w:space="0" w:color="auto"/>
              <w:bottom w:val="single" w:sz="4" w:space="0" w:color="auto"/>
              <w:right w:val="single" w:sz="4" w:space="0" w:color="auto"/>
            </w:tcBorders>
            <w:vAlign w:val="center"/>
          </w:tcPr>
          <w:p w14:paraId="3C5E478D" w14:textId="77777777" w:rsidR="00C40EC8" w:rsidRPr="000E62ED" w:rsidRDefault="00C40EC8" w:rsidP="00C05873">
            <w:pPr>
              <w:rPr>
                <w:rFonts w:asciiTheme="minorHAnsi" w:hAnsiTheme="minorHAnsi"/>
                <w:sz w:val="18"/>
                <w:szCs w:val="18"/>
              </w:rPr>
            </w:pPr>
          </w:p>
        </w:tc>
      </w:tr>
      <w:tr w:rsidR="00C40EC8" w:rsidRPr="000E62ED" w14:paraId="3C5E4792" w14:textId="77777777" w:rsidTr="00C0587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78F" w14:textId="77777777" w:rsidR="00C40EC8" w:rsidRPr="000E62ED" w:rsidRDefault="00C40EC8" w:rsidP="00C05873">
            <w:pPr>
              <w:jc w:val="center"/>
              <w:rPr>
                <w:rFonts w:asciiTheme="minorHAnsi" w:hAnsiTheme="minorHAnsi"/>
                <w:sz w:val="18"/>
                <w:szCs w:val="18"/>
              </w:rPr>
            </w:pPr>
            <w:r w:rsidRPr="000E62ED">
              <w:rPr>
                <w:rFonts w:asciiTheme="minorHAnsi" w:hAnsiTheme="minorHAnsi"/>
                <w:sz w:val="18"/>
                <w:szCs w:val="18"/>
              </w:rPr>
              <w:t>02</w:t>
            </w:r>
          </w:p>
        </w:tc>
        <w:tc>
          <w:tcPr>
            <w:tcW w:w="3019" w:type="pct"/>
            <w:tcBorders>
              <w:top w:val="single" w:sz="4" w:space="0" w:color="auto"/>
              <w:left w:val="single" w:sz="4" w:space="0" w:color="auto"/>
              <w:bottom w:val="single" w:sz="4" w:space="0" w:color="auto"/>
              <w:right w:val="single" w:sz="4" w:space="0" w:color="auto"/>
            </w:tcBorders>
            <w:vAlign w:val="center"/>
          </w:tcPr>
          <w:p w14:paraId="3C5E4790" w14:textId="4413BE18" w:rsidR="00C40EC8" w:rsidRPr="000E62ED" w:rsidRDefault="005A487E" w:rsidP="00C05873">
            <w:pPr>
              <w:rPr>
                <w:rFonts w:asciiTheme="minorHAnsi" w:hAnsiTheme="minorHAnsi"/>
                <w:sz w:val="18"/>
                <w:szCs w:val="18"/>
              </w:rPr>
            </w:pPr>
            <w:r>
              <w:rPr>
                <w:rFonts w:asciiTheme="minorHAnsi" w:hAnsiTheme="minorHAnsi"/>
                <w:sz w:val="18"/>
                <w:szCs w:val="18"/>
              </w:rPr>
              <w:t>Space Conditioning</w:t>
            </w:r>
            <w:r w:rsidRPr="000E62ED">
              <w:rPr>
                <w:rFonts w:asciiTheme="minorHAnsi" w:hAnsiTheme="minorHAnsi"/>
                <w:sz w:val="18"/>
                <w:szCs w:val="18"/>
              </w:rPr>
              <w:t xml:space="preserve"> </w:t>
            </w:r>
            <w:r w:rsidR="00C40EC8" w:rsidRPr="000E62ED">
              <w:rPr>
                <w:rFonts w:asciiTheme="minorHAnsi" w:hAnsiTheme="minorHAnsi"/>
                <w:sz w:val="18"/>
                <w:szCs w:val="18"/>
              </w:rPr>
              <w:t>System Location or Area Served</w:t>
            </w:r>
          </w:p>
        </w:tc>
        <w:tc>
          <w:tcPr>
            <w:tcW w:w="1768" w:type="pct"/>
            <w:tcBorders>
              <w:top w:val="single" w:sz="4" w:space="0" w:color="auto"/>
              <w:left w:val="single" w:sz="4" w:space="0" w:color="auto"/>
              <w:bottom w:val="single" w:sz="4" w:space="0" w:color="auto"/>
              <w:right w:val="single" w:sz="4" w:space="0" w:color="auto"/>
            </w:tcBorders>
          </w:tcPr>
          <w:p w14:paraId="3C5E4791" w14:textId="77777777" w:rsidR="00C40EC8" w:rsidRPr="000E62ED" w:rsidRDefault="00C40EC8" w:rsidP="00C05873">
            <w:pPr>
              <w:rPr>
                <w:rFonts w:asciiTheme="minorHAnsi" w:hAnsiTheme="minorHAnsi"/>
                <w:sz w:val="18"/>
                <w:szCs w:val="18"/>
              </w:rPr>
            </w:pPr>
          </w:p>
        </w:tc>
      </w:tr>
      <w:tr w:rsidR="00C40EC8" w:rsidRPr="000E62ED" w14:paraId="3C5E4796" w14:textId="77777777" w:rsidTr="00C0587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793" w14:textId="77777777" w:rsidR="00C40EC8" w:rsidRPr="000E62ED" w:rsidRDefault="00C40EC8" w:rsidP="00C05873">
            <w:pPr>
              <w:jc w:val="center"/>
              <w:rPr>
                <w:rFonts w:asciiTheme="minorHAnsi" w:hAnsiTheme="minorHAnsi"/>
                <w:sz w:val="18"/>
                <w:szCs w:val="18"/>
              </w:rPr>
            </w:pPr>
            <w:r w:rsidRPr="000E62ED">
              <w:rPr>
                <w:rFonts w:asciiTheme="minorHAnsi" w:hAnsiTheme="minorHAnsi"/>
                <w:sz w:val="18"/>
                <w:szCs w:val="18"/>
              </w:rPr>
              <w:t>03</w:t>
            </w:r>
          </w:p>
        </w:tc>
        <w:tc>
          <w:tcPr>
            <w:tcW w:w="3019" w:type="pct"/>
            <w:tcBorders>
              <w:top w:val="single" w:sz="4" w:space="0" w:color="auto"/>
              <w:left w:val="single" w:sz="4" w:space="0" w:color="auto"/>
              <w:bottom w:val="single" w:sz="4" w:space="0" w:color="auto"/>
              <w:right w:val="single" w:sz="4" w:space="0" w:color="auto"/>
            </w:tcBorders>
            <w:vAlign w:val="center"/>
          </w:tcPr>
          <w:p w14:paraId="3C5E4794" w14:textId="6F7BDF9A" w:rsidR="00C40EC8" w:rsidRPr="000E62ED" w:rsidRDefault="00C40EC8" w:rsidP="00C05873">
            <w:pPr>
              <w:rPr>
                <w:rFonts w:asciiTheme="minorHAnsi" w:hAnsiTheme="minorHAnsi"/>
                <w:sz w:val="18"/>
                <w:szCs w:val="18"/>
              </w:rPr>
            </w:pPr>
            <w:r w:rsidRPr="000E62ED">
              <w:rPr>
                <w:rFonts w:asciiTheme="minorHAnsi" w:hAnsiTheme="minorHAnsi"/>
                <w:sz w:val="18"/>
                <w:szCs w:val="18"/>
              </w:rPr>
              <w:t>Building Type from CF1R</w:t>
            </w:r>
          </w:p>
        </w:tc>
        <w:tc>
          <w:tcPr>
            <w:tcW w:w="1768" w:type="pct"/>
            <w:tcBorders>
              <w:top w:val="single" w:sz="4" w:space="0" w:color="auto"/>
              <w:left w:val="single" w:sz="4" w:space="0" w:color="auto"/>
              <w:bottom w:val="single" w:sz="4" w:space="0" w:color="auto"/>
              <w:right w:val="single" w:sz="4" w:space="0" w:color="auto"/>
            </w:tcBorders>
          </w:tcPr>
          <w:p w14:paraId="3C5E4795" w14:textId="77777777" w:rsidR="00C40EC8" w:rsidRPr="000E62ED" w:rsidRDefault="00C40EC8" w:rsidP="00C05873">
            <w:pPr>
              <w:rPr>
                <w:rFonts w:asciiTheme="minorHAnsi" w:hAnsiTheme="minorHAnsi"/>
                <w:sz w:val="18"/>
                <w:szCs w:val="18"/>
              </w:rPr>
            </w:pPr>
          </w:p>
        </w:tc>
      </w:tr>
      <w:tr w:rsidR="00C40EC8" w:rsidRPr="000E62ED" w14:paraId="3C5E479A" w14:textId="77777777" w:rsidTr="00C0587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797" w14:textId="77777777" w:rsidR="00C40EC8" w:rsidRPr="000E62ED" w:rsidRDefault="00C40EC8" w:rsidP="00C05873">
            <w:pPr>
              <w:jc w:val="center"/>
              <w:rPr>
                <w:rFonts w:asciiTheme="minorHAnsi" w:hAnsiTheme="minorHAnsi"/>
                <w:sz w:val="18"/>
                <w:szCs w:val="18"/>
              </w:rPr>
            </w:pPr>
            <w:r w:rsidRPr="000E62ED">
              <w:rPr>
                <w:rFonts w:asciiTheme="minorHAnsi" w:hAnsiTheme="minorHAnsi"/>
                <w:sz w:val="18"/>
                <w:szCs w:val="18"/>
              </w:rPr>
              <w:t>04</w:t>
            </w:r>
          </w:p>
        </w:tc>
        <w:tc>
          <w:tcPr>
            <w:tcW w:w="3019" w:type="pct"/>
            <w:tcBorders>
              <w:top w:val="single" w:sz="4" w:space="0" w:color="auto"/>
              <w:left w:val="single" w:sz="4" w:space="0" w:color="auto"/>
              <w:bottom w:val="single" w:sz="4" w:space="0" w:color="auto"/>
              <w:right w:val="single" w:sz="4" w:space="0" w:color="auto"/>
            </w:tcBorders>
            <w:vAlign w:val="center"/>
          </w:tcPr>
          <w:p w14:paraId="3C5E4798" w14:textId="77777777" w:rsidR="00C40EC8" w:rsidRPr="000E62ED" w:rsidRDefault="00C40EC8" w:rsidP="00C05873">
            <w:pPr>
              <w:rPr>
                <w:rFonts w:asciiTheme="minorHAnsi" w:hAnsiTheme="minorHAnsi"/>
                <w:sz w:val="18"/>
                <w:szCs w:val="18"/>
              </w:rPr>
            </w:pPr>
            <w:r w:rsidRPr="000E62ED">
              <w:rPr>
                <w:rFonts w:asciiTheme="minorHAnsi" w:hAnsiTheme="minorHAnsi"/>
                <w:sz w:val="18"/>
                <w:szCs w:val="18"/>
              </w:rPr>
              <w:t>Verified Low Leakage Ducts in Conditioned Space (VLLDCS)</w:t>
            </w:r>
            <w:r w:rsidR="00496603" w:rsidRPr="003F2ABE">
              <w:rPr>
                <w:rFonts w:asciiTheme="minorHAnsi" w:hAnsiTheme="minorHAnsi"/>
                <w:sz w:val="18"/>
                <w:szCs w:val="18"/>
              </w:rPr>
              <w:t xml:space="preserve"> Credit from </w:t>
            </w:r>
            <w:r w:rsidR="00496603">
              <w:rPr>
                <w:rFonts w:asciiTheme="minorHAnsi" w:hAnsiTheme="minorHAnsi"/>
                <w:sz w:val="18"/>
                <w:szCs w:val="18"/>
              </w:rPr>
              <w:t>CF1R</w:t>
            </w:r>
            <w:r w:rsidR="00496603" w:rsidRPr="003F2ABE">
              <w:rPr>
                <w:rFonts w:asciiTheme="minorHAnsi" w:hAnsiTheme="minorHAnsi"/>
                <w:sz w:val="18"/>
                <w:szCs w:val="18"/>
              </w:rPr>
              <w:t>?</w:t>
            </w:r>
          </w:p>
        </w:tc>
        <w:tc>
          <w:tcPr>
            <w:tcW w:w="1768" w:type="pct"/>
            <w:tcBorders>
              <w:top w:val="single" w:sz="4" w:space="0" w:color="auto"/>
              <w:left w:val="single" w:sz="4" w:space="0" w:color="auto"/>
              <w:bottom w:val="single" w:sz="4" w:space="0" w:color="auto"/>
              <w:right w:val="single" w:sz="4" w:space="0" w:color="auto"/>
            </w:tcBorders>
            <w:vAlign w:val="center"/>
          </w:tcPr>
          <w:p w14:paraId="3C5E4799" w14:textId="77777777" w:rsidR="00C40EC8" w:rsidRPr="000E62ED" w:rsidRDefault="00C40EC8" w:rsidP="00C05873">
            <w:pPr>
              <w:rPr>
                <w:rFonts w:asciiTheme="minorHAnsi" w:hAnsiTheme="minorHAnsi"/>
                <w:sz w:val="18"/>
                <w:szCs w:val="18"/>
              </w:rPr>
            </w:pPr>
          </w:p>
        </w:tc>
      </w:tr>
      <w:tr w:rsidR="00C40EC8" w:rsidRPr="000E62ED" w14:paraId="3C5E479E" w14:textId="77777777" w:rsidTr="00C0587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79B" w14:textId="77777777" w:rsidR="00C40EC8" w:rsidRPr="000E62ED" w:rsidRDefault="00C40EC8" w:rsidP="00C05873">
            <w:pPr>
              <w:jc w:val="center"/>
              <w:rPr>
                <w:rFonts w:asciiTheme="minorHAnsi" w:hAnsiTheme="minorHAnsi"/>
                <w:sz w:val="18"/>
                <w:szCs w:val="18"/>
              </w:rPr>
            </w:pPr>
            <w:r w:rsidRPr="000E62ED">
              <w:rPr>
                <w:rFonts w:asciiTheme="minorHAnsi" w:hAnsiTheme="minorHAnsi"/>
                <w:sz w:val="18"/>
                <w:szCs w:val="18"/>
              </w:rPr>
              <w:t>05</w:t>
            </w:r>
          </w:p>
        </w:tc>
        <w:tc>
          <w:tcPr>
            <w:tcW w:w="3019" w:type="pct"/>
            <w:tcBorders>
              <w:top w:val="single" w:sz="4" w:space="0" w:color="auto"/>
              <w:left w:val="single" w:sz="4" w:space="0" w:color="auto"/>
              <w:bottom w:val="single" w:sz="4" w:space="0" w:color="auto"/>
              <w:right w:val="single" w:sz="4" w:space="0" w:color="auto"/>
            </w:tcBorders>
            <w:vAlign w:val="center"/>
          </w:tcPr>
          <w:p w14:paraId="3C5E479C" w14:textId="77777777" w:rsidR="00C40EC8" w:rsidRPr="000E62ED" w:rsidRDefault="00C40EC8" w:rsidP="00C05873">
            <w:pPr>
              <w:rPr>
                <w:rFonts w:asciiTheme="minorHAnsi" w:hAnsiTheme="minorHAnsi"/>
                <w:sz w:val="18"/>
                <w:szCs w:val="18"/>
              </w:rPr>
            </w:pPr>
            <w:r w:rsidRPr="000E62ED">
              <w:rPr>
                <w:rFonts w:asciiTheme="minorHAnsi" w:hAnsiTheme="minorHAnsi"/>
                <w:sz w:val="18"/>
                <w:szCs w:val="18"/>
              </w:rPr>
              <w:t>Verified Low Leakage Air-handling Unit</w:t>
            </w:r>
            <w:r w:rsidR="00496603" w:rsidRPr="003F2ABE">
              <w:rPr>
                <w:rFonts w:asciiTheme="minorHAnsi" w:hAnsiTheme="minorHAnsi"/>
                <w:sz w:val="18"/>
                <w:szCs w:val="18"/>
              </w:rPr>
              <w:t xml:space="preserve"> Credit from </w:t>
            </w:r>
            <w:r w:rsidR="00496603">
              <w:rPr>
                <w:rFonts w:asciiTheme="minorHAnsi" w:hAnsiTheme="minorHAnsi"/>
                <w:sz w:val="18"/>
                <w:szCs w:val="18"/>
              </w:rPr>
              <w:t>CF1R</w:t>
            </w:r>
            <w:r w:rsidR="00496603" w:rsidRPr="003F2ABE">
              <w:rPr>
                <w:rFonts w:asciiTheme="minorHAnsi" w:hAnsiTheme="minorHAnsi"/>
                <w:sz w:val="18"/>
                <w:szCs w:val="18"/>
              </w:rPr>
              <w:t>?</w:t>
            </w:r>
          </w:p>
        </w:tc>
        <w:tc>
          <w:tcPr>
            <w:tcW w:w="1768" w:type="pct"/>
            <w:tcBorders>
              <w:top w:val="single" w:sz="4" w:space="0" w:color="auto"/>
              <w:left w:val="single" w:sz="4" w:space="0" w:color="auto"/>
              <w:bottom w:val="single" w:sz="4" w:space="0" w:color="auto"/>
              <w:right w:val="single" w:sz="4" w:space="0" w:color="auto"/>
            </w:tcBorders>
            <w:vAlign w:val="center"/>
          </w:tcPr>
          <w:p w14:paraId="3C5E479D" w14:textId="77777777" w:rsidR="00C40EC8" w:rsidRPr="000E62ED" w:rsidRDefault="00C40EC8" w:rsidP="00C05873">
            <w:pPr>
              <w:rPr>
                <w:rFonts w:asciiTheme="minorHAnsi" w:hAnsiTheme="minorHAnsi"/>
                <w:sz w:val="18"/>
                <w:szCs w:val="18"/>
              </w:rPr>
            </w:pPr>
          </w:p>
        </w:tc>
      </w:tr>
      <w:tr w:rsidR="00C40EC8" w:rsidRPr="000E62ED" w14:paraId="3C5E47A2" w14:textId="77777777" w:rsidTr="00C0587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79F" w14:textId="77777777" w:rsidR="00C40EC8" w:rsidRPr="000E62ED" w:rsidRDefault="00C40EC8" w:rsidP="00C05873">
            <w:pPr>
              <w:jc w:val="center"/>
              <w:rPr>
                <w:rFonts w:asciiTheme="minorHAnsi" w:hAnsiTheme="minorHAnsi"/>
                <w:sz w:val="18"/>
                <w:szCs w:val="18"/>
              </w:rPr>
            </w:pPr>
            <w:r w:rsidRPr="000E62ED">
              <w:rPr>
                <w:rFonts w:asciiTheme="minorHAnsi" w:hAnsiTheme="minorHAnsi"/>
                <w:sz w:val="18"/>
                <w:szCs w:val="18"/>
              </w:rPr>
              <w:t>06</w:t>
            </w:r>
          </w:p>
        </w:tc>
        <w:tc>
          <w:tcPr>
            <w:tcW w:w="3019" w:type="pct"/>
            <w:tcBorders>
              <w:top w:val="single" w:sz="4" w:space="0" w:color="auto"/>
              <w:left w:val="single" w:sz="4" w:space="0" w:color="auto"/>
              <w:bottom w:val="single" w:sz="4" w:space="0" w:color="auto"/>
              <w:right w:val="single" w:sz="4" w:space="0" w:color="auto"/>
            </w:tcBorders>
            <w:vAlign w:val="center"/>
          </w:tcPr>
          <w:p w14:paraId="3C5E47A0" w14:textId="4470884B" w:rsidR="00C40EC8" w:rsidRPr="000E62ED" w:rsidRDefault="00C40EC8" w:rsidP="00C05873">
            <w:pPr>
              <w:rPr>
                <w:rFonts w:asciiTheme="minorHAnsi" w:hAnsiTheme="minorHAnsi"/>
                <w:sz w:val="18"/>
                <w:szCs w:val="18"/>
              </w:rPr>
            </w:pPr>
            <w:r w:rsidRPr="000E62ED">
              <w:rPr>
                <w:rFonts w:asciiTheme="minorHAnsi" w:hAnsiTheme="minorHAnsi"/>
                <w:sz w:val="18"/>
                <w:szCs w:val="18"/>
              </w:rPr>
              <w:t>Duct System Compliance Category</w:t>
            </w:r>
          </w:p>
        </w:tc>
        <w:tc>
          <w:tcPr>
            <w:tcW w:w="1768" w:type="pct"/>
            <w:tcBorders>
              <w:top w:val="single" w:sz="4" w:space="0" w:color="auto"/>
              <w:left w:val="single" w:sz="4" w:space="0" w:color="auto"/>
              <w:bottom w:val="single" w:sz="4" w:space="0" w:color="auto"/>
              <w:right w:val="single" w:sz="4" w:space="0" w:color="auto"/>
            </w:tcBorders>
            <w:vAlign w:val="center"/>
          </w:tcPr>
          <w:p w14:paraId="3C5E47A1" w14:textId="77777777" w:rsidR="00C40EC8" w:rsidRPr="000E62ED" w:rsidRDefault="00C40EC8" w:rsidP="00C05873">
            <w:pPr>
              <w:rPr>
                <w:rFonts w:asciiTheme="minorHAnsi" w:hAnsiTheme="minorHAnsi"/>
                <w:sz w:val="18"/>
                <w:szCs w:val="18"/>
              </w:rPr>
            </w:pPr>
          </w:p>
        </w:tc>
      </w:tr>
    </w:tbl>
    <w:p w14:paraId="3C5E47A3" w14:textId="77777777" w:rsidR="00C40EC8" w:rsidRPr="00247AA0" w:rsidRDefault="00C40EC8" w:rsidP="00C05873">
      <w:pPr>
        <w:rPr>
          <w:rFonts w:asciiTheme="minorHAnsi" w:hAnsiTheme="minorHAnsi"/>
          <w:szCs w:val="18"/>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0790"/>
      </w:tblGrid>
      <w:tr w:rsidR="00581CE3" w:rsidRPr="000E62ED" w14:paraId="3C5E47A7" w14:textId="77777777" w:rsidTr="004D555D">
        <w:trPr>
          <w:trHeight w:val="288"/>
        </w:trPr>
        <w:tc>
          <w:tcPr>
            <w:tcW w:w="5000" w:type="pct"/>
            <w:tcBorders>
              <w:top w:val="single" w:sz="4" w:space="0" w:color="auto"/>
              <w:left w:val="single" w:sz="4" w:space="0" w:color="auto"/>
              <w:bottom w:val="single" w:sz="4" w:space="0" w:color="auto"/>
              <w:right w:val="single" w:sz="4" w:space="0" w:color="auto"/>
            </w:tcBorders>
            <w:vAlign w:val="center"/>
          </w:tcPr>
          <w:p w14:paraId="3C5E47A6" w14:textId="7DE3E16B" w:rsidR="00581CE3" w:rsidRPr="000E62ED" w:rsidRDefault="00581CE3" w:rsidP="00C05873">
            <w:pPr>
              <w:keepNext/>
              <w:rPr>
                <w:rFonts w:asciiTheme="minorHAnsi" w:hAnsiTheme="minorHAnsi"/>
                <w:b/>
                <w:sz w:val="18"/>
                <w:szCs w:val="18"/>
              </w:rPr>
            </w:pPr>
            <w:r w:rsidRPr="00247AA0">
              <w:rPr>
                <w:rFonts w:asciiTheme="minorHAnsi" w:hAnsiTheme="minorHAnsi"/>
                <w:b/>
                <w:szCs w:val="18"/>
              </w:rPr>
              <w:t>MCH-20a - Completely New Duct System</w:t>
            </w:r>
          </w:p>
        </w:tc>
      </w:tr>
    </w:tbl>
    <w:p w14:paraId="3C5E47A8" w14:textId="77777777" w:rsidR="00581CE3" w:rsidRDefault="00581CE3"/>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2"/>
        <w:gridCol w:w="2639"/>
        <w:gridCol w:w="3876"/>
        <w:gridCol w:w="3813"/>
      </w:tblGrid>
      <w:tr w:rsidR="00C40EC8" w:rsidRPr="000E62ED" w14:paraId="3C5E47AA" w14:textId="77777777" w:rsidTr="004D555D">
        <w:trPr>
          <w:trHeight w:val="288"/>
        </w:trPr>
        <w:tc>
          <w:tcPr>
            <w:tcW w:w="5000" w:type="pct"/>
            <w:gridSpan w:val="4"/>
            <w:tcBorders>
              <w:top w:val="single" w:sz="4" w:space="0" w:color="auto"/>
              <w:left w:val="single" w:sz="4" w:space="0" w:color="auto"/>
              <w:bottom w:val="single" w:sz="4" w:space="0" w:color="auto"/>
              <w:right w:val="single" w:sz="4" w:space="0" w:color="auto"/>
            </w:tcBorders>
            <w:vAlign w:val="center"/>
          </w:tcPr>
          <w:p w14:paraId="3C5E47A9" w14:textId="77777777" w:rsidR="00C40EC8" w:rsidRPr="000E62ED" w:rsidRDefault="00C40EC8" w:rsidP="00581CE3">
            <w:pPr>
              <w:keepNext/>
              <w:rPr>
                <w:rFonts w:asciiTheme="minorHAnsi" w:hAnsiTheme="minorHAnsi"/>
                <w:b/>
                <w:sz w:val="18"/>
                <w:szCs w:val="18"/>
              </w:rPr>
            </w:pPr>
            <w:r w:rsidRPr="00247AA0">
              <w:rPr>
                <w:rFonts w:asciiTheme="minorHAnsi" w:hAnsiTheme="minorHAnsi"/>
                <w:b/>
                <w:szCs w:val="18"/>
              </w:rPr>
              <w:t>B. Duct Leakage Diagnostic Test</w:t>
            </w:r>
          </w:p>
        </w:tc>
      </w:tr>
      <w:tr w:rsidR="00C40EC8" w:rsidRPr="000E62ED" w14:paraId="3C5E47AE" w14:textId="77777777" w:rsidTr="00D14EA7">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3C5E47AB" w14:textId="77777777" w:rsidR="00C40EC8" w:rsidRPr="000E62ED" w:rsidRDefault="00C40EC8" w:rsidP="00C05873">
            <w:pPr>
              <w:keepNext/>
              <w:jc w:val="center"/>
              <w:rPr>
                <w:rFonts w:asciiTheme="minorHAnsi" w:hAnsiTheme="minorHAnsi"/>
                <w:sz w:val="18"/>
                <w:szCs w:val="18"/>
              </w:rPr>
            </w:pPr>
            <w:r w:rsidRPr="000E62ED">
              <w:rPr>
                <w:rFonts w:asciiTheme="minorHAnsi" w:hAnsiTheme="minorHAnsi"/>
                <w:sz w:val="18"/>
                <w:szCs w:val="18"/>
              </w:rPr>
              <w:t>01</w:t>
            </w:r>
          </w:p>
        </w:tc>
        <w:tc>
          <w:tcPr>
            <w:tcW w:w="3019" w:type="pct"/>
            <w:gridSpan w:val="2"/>
            <w:tcBorders>
              <w:top w:val="single" w:sz="4" w:space="0" w:color="auto"/>
              <w:left w:val="single" w:sz="4" w:space="0" w:color="auto"/>
              <w:bottom w:val="single" w:sz="4" w:space="0" w:color="auto"/>
              <w:right w:val="single" w:sz="4" w:space="0" w:color="auto"/>
            </w:tcBorders>
            <w:vAlign w:val="center"/>
          </w:tcPr>
          <w:p w14:paraId="3C5E47AC" w14:textId="7E3E05FC" w:rsidR="00C40EC8" w:rsidRPr="000E62ED" w:rsidRDefault="00C40EC8" w:rsidP="00C05873">
            <w:pPr>
              <w:keepNext/>
              <w:rPr>
                <w:rFonts w:asciiTheme="minorHAnsi" w:hAnsiTheme="minorHAnsi"/>
                <w:sz w:val="18"/>
                <w:szCs w:val="18"/>
              </w:rPr>
            </w:pPr>
            <w:r w:rsidRPr="000E62ED">
              <w:rPr>
                <w:rFonts w:asciiTheme="minorHAnsi" w:hAnsiTheme="minorHAnsi"/>
                <w:sz w:val="18"/>
                <w:szCs w:val="18"/>
              </w:rPr>
              <w:t>Condenser Nominal Cooling Capacity (ton)</w:t>
            </w:r>
          </w:p>
        </w:tc>
        <w:tc>
          <w:tcPr>
            <w:tcW w:w="1768" w:type="pct"/>
            <w:tcBorders>
              <w:top w:val="single" w:sz="4" w:space="0" w:color="auto"/>
              <w:left w:val="single" w:sz="4" w:space="0" w:color="auto"/>
              <w:bottom w:val="single" w:sz="4" w:space="0" w:color="auto"/>
              <w:right w:val="single" w:sz="4" w:space="0" w:color="auto"/>
            </w:tcBorders>
            <w:vAlign w:val="center"/>
          </w:tcPr>
          <w:p w14:paraId="3C5E47AD" w14:textId="77777777" w:rsidR="00C40EC8" w:rsidRPr="000E62ED" w:rsidRDefault="00C40EC8" w:rsidP="00C05873">
            <w:pPr>
              <w:keepNext/>
              <w:rPr>
                <w:rFonts w:asciiTheme="minorHAnsi" w:hAnsiTheme="minorHAnsi"/>
                <w:sz w:val="18"/>
                <w:szCs w:val="18"/>
              </w:rPr>
            </w:pPr>
          </w:p>
        </w:tc>
      </w:tr>
      <w:tr w:rsidR="00C40EC8" w:rsidRPr="000E62ED" w14:paraId="3C5E47B2" w14:textId="77777777" w:rsidTr="00D14EA7">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3C5E47AF" w14:textId="77777777" w:rsidR="00C40EC8" w:rsidRPr="000E62ED" w:rsidRDefault="00C40EC8" w:rsidP="00C05873">
            <w:pPr>
              <w:keepNext/>
              <w:jc w:val="center"/>
              <w:rPr>
                <w:rFonts w:asciiTheme="minorHAnsi" w:hAnsiTheme="minorHAnsi"/>
                <w:sz w:val="18"/>
                <w:szCs w:val="18"/>
              </w:rPr>
            </w:pPr>
            <w:r w:rsidRPr="000E62ED">
              <w:rPr>
                <w:rFonts w:asciiTheme="minorHAnsi" w:hAnsiTheme="minorHAnsi"/>
                <w:sz w:val="18"/>
                <w:szCs w:val="18"/>
              </w:rPr>
              <w:t>02</w:t>
            </w:r>
          </w:p>
        </w:tc>
        <w:tc>
          <w:tcPr>
            <w:tcW w:w="3019" w:type="pct"/>
            <w:gridSpan w:val="2"/>
            <w:tcBorders>
              <w:top w:val="single" w:sz="4" w:space="0" w:color="auto"/>
              <w:left w:val="single" w:sz="4" w:space="0" w:color="auto"/>
              <w:bottom w:val="single" w:sz="4" w:space="0" w:color="auto"/>
              <w:right w:val="single" w:sz="4" w:space="0" w:color="auto"/>
            </w:tcBorders>
            <w:vAlign w:val="center"/>
          </w:tcPr>
          <w:p w14:paraId="3C5E47B0" w14:textId="2C789C18" w:rsidR="00C40EC8" w:rsidRPr="000E62ED" w:rsidRDefault="00C40EC8" w:rsidP="00C05873">
            <w:pPr>
              <w:keepNext/>
              <w:rPr>
                <w:rFonts w:asciiTheme="minorHAnsi" w:hAnsiTheme="minorHAnsi"/>
                <w:sz w:val="18"/>
                <w:szCs w:val="18"/>
              </w:rPr>
            </w:pPr>
            <w:r w:rsidRPr="000E62ED">
              <w:rPr>
                <w:rFonts w:asciiTheme="minorHAnsi" w:hAnsiTheme="minorHAnsi"/>
                <w:sz w:val="18"/>
                <w:szCs w:val="18"/>
              </w:rPr>
              <w:t>Heating Capacity (kBtu/h)</w:t>
            </w:r>
          </w:p>
        </w:tc>
        <w:tc>
          <w:tcPr>
            <w:tcW w:w="1768" w:type="pct"/>
            <w:tcBorders>
              <w:top w:val="single" w:sz="4" w:space="0" w:color="auto"/>
              <w:left w:val="single" w:sz="4" w:space="0" w:color="auto"/>
              <w:bottom w:val="single" w:sz="4" w:space="0" w:color="auto"/>
              <w:right w:val="single" w:sz="4" w:space="0" w:color="auto"/>
            </w:tcBorders>
            <w:vAlign w:val="center"/>
          </w:tcPr>
          <w:p w14:paraId="3C5E47B1" w14:textId="77777777" w:rsidR="00C40EC8" w:rsidRPr="000E62ED" w:rsidRDefault="00C40EC8" w:rsidP="00C05873">
            <w:pPr>
              <w:keepNext/>
              <w:rPr>
                <w:rFonts w:asciiTheme="minorHAnsi" w:hAnsiTheme="minorHAnsi"/>
                <w:sz w:val="18"/>
                <w:szCs w:val="18"/>
              </w:rPr>
            </w:pPr>
          </w:p>
        </w:tc>
      </w:tr>
      <w:tr w:rsidR="00C40EC8" w:rsidRPr="000E62ED" w14:paraId="3C5E47B6" w14:textId="77777777" w:rsidTr="00D14EA7">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3C5E47B3" w14:textId="77777777" w:rsidR="00C40EC8" w:rsidRPr="000E62ED" w:rsidRDefault="00C40EC8" w:rsidP="00C05873">
            <w:pPr>
              <w:keepNext/>
              <w:jc w:val="center"/>
              <w:rPr>
                <w:rFonts w:asciiTheme="minorHAnsi" w:hAnsiTheme="minorHAnsi"/>
                <w:sz w:val="18"/>
                <w:szCs w:val="18"/>
              </w:rPr>
            </w:pPr>
            <w:r w:rsidRPr="000E62ED">
              <w:rPr>
                <w:rFonts w:asciiTheme="minorHAnsi" w:hAnsiTheme="minorHAnsi"/>
                <w:sz w:val="18"/>
                <w:szCs w:val="18"/>
              </w:rPr>
              <w:t>03</w:t>
            </w:r>
          </w:p>
        </w:tc>
        <w:tc>
          <w:tcPr>
            <w:tcW w:w="3019" w:type="pct"/>
            <w:gridSpan w:val="2"/>
            <w:tcBorders>
              <w:top w:val="single" w:sz="4" w:space="0" w:color="auto"/>
              <w:left w:val="single" w:sz="4" w:space="0" w:color="auto"/>
              <w:bottom w:val="single" w:sz="4" w:space="0" w:color="auto"/>
              <w:right w:val="single" w:sz="4" w:space="0" w:color="auto"/>
            </w:tcBorders>
            <w:vAlign w:val="center"/>
          </w:tcPr>
          <w:p w14:paraId="3C5E47B4" w14:textId="2A090ED3" w:rsidR="00C40EC8" w:rsidRPr="000E62ED" w:rsidRDefault="00C40EC8" w:rsidP="00C05873">
            <w:pPr>
              <w:keepNext/>
              <w:rPr>
                <w:rFonts w:asciiTheme="minorHAnsi" w:hAnsiTheme="minorHAnsi"/>
                <w:sz w:val="18"/>
                <w:szCs w:val="18"/>
              </w:rPr>
            </w:pPr>
            <w:r w:rsidRPr="000E62ED">
              <w:rPr>
                <w:rFonts w:asciiTheme="minorHAnsi" w:hAnsiTheme="minorHAnsi"/>
                <w:sz w:val="18"/>
                <w:szCs w:val="18"/>
              </w:rPr>
              <w:t>Conditioned Floor Area Served by this HVAC System (ft</w:t>
            </w:r>
            <w:r w:rsidRPr="00247AA0">
              <w:rPr>
                <w:rFonts w:asciiTheme="minorHAnsi" w:hAnsiTheme="minorHAnsi"/>
                <w:sz w:val="18"/>
                <w:szCs w:val="18"/>
                <w:vertAlign w:val="superscript"/>
              </w:rPr>
              <w:t>2</w:t>
            </w:r>
            <w:r w:rsidRPr="000E62ED">
              <w:rPr>
                <w:rFonts w:asciiTheme="minorHAnsi" w:hAnsiTheme="minorHAnsi"/>
                <w:sz w:val="18"/>
                <w:szCs w:val="18"/>
              </w:rPr>
              <w:t>)</w:t>
            </w:r>
          </w:p>
        </w:tc>
        <w:tc>
          <w:tcPr>
            <w:tcW w:w="1768" w:type="pct"/>
            <w:tcBorders>
              <w:top w:val="single" w:sz="4" w:space="0" w:color="auto"/>
              <w:left w:val="single" w:sz="4" w:space="0" w:color="auto"/>
              <w:bottom w:val="single" w:sz="4" w:space="0" w:color="auto"/>
              <w:right w:val="single" w:sz="4" w:space="0" w:color="auto"/>
            </w:tcBorders>
            <w:vAlign w:val="center"/>
          </w:tcPr>
          <w:p w14:paraId="3C5E47B5" w14:textId="77777777" w:rsidR="00C40EC8" w:rsidRPr="000E62ED" w:rsidRDefault="00C40EC8" w:rsidP="00C05873">
            <w:pPr>
              <w:keepNext/>
              <w:rPr>
                <w:rFonts w:asciiTheme="minorHAnsi" w:hAnsiTheme="minorHAnsi"/>
                <w:sz w:val="18"/>
                <w:szCs w:val="18"/>
              </w:rPr>
            </w:pPr>
          </w:p>
        </w:tc>
      </w:tr>
      <w:tr w:rsidR="00C40EC8" w:rsidRPr="000E62ED" w14:paraId="3C5E47BA" w14:textId="77777777" w:rsidTr="00D14EA7">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3C5E47B7" w14:textId="77777777" w:rsidR="00C40EC8" w:rsidRPr="000E62ED" w:rsidRDefault="00C40EC8" w:rsidP="00C05873">
            <w:pPr>
              <w:keepNext/>
              <w:jc w:val="center"/>
              <w:rPr>
                <w:rFonts w:asciiTheme="minorHAnsi" w:hAnsiTheme="minorHAnsi"/>
                <w:sz w:val="18"/>
                <w:szCs w:val="18"/>
              </w:rPr>
            </w:pPr>
            <w:r w:rsidRPr="000E62ED">
              <w:rPr>
                <w:rFonts w:asciiTheme="minorHAnsi" w:hAnsiTheme="minorHAnsi"/>
                <w:sz w:val="18"/>
                <w:szCs w:val="18"/>
              </w:rPr>
              <w:t>04</w:t>
            </w:r>
          </w:p>
        </w:tc>
        <w:tc>
          <w:tcPr>
            <w:tcW w:w="3019" w:type="pct"/>
            <w:gridSpan w:val="2"/>
            <w:tcBorders>
              <w:top w:val="single" w:sz="4" w:space="0" w:color="auto"/>
              <w:left w:val="single" w:sz="4" w:space="0" w:color="auto"/>
              <w:bottom w:val="single" w:sz="4" w:space="0" w:color="auto"/>
              <w:right w:val="single" w:sz="4" w:space="0" w:color="auto"/>
            </w:tcBorders>
            <w:vAlign w:val="center"/>
          </w:tcPr>
          <w:p w14:paraId="3C5E47B8" w14:textId="388A80C8" w:rsidR="00C40EC8" w:rsidRPr="000E62ED" w:rsidRDefault="00C40EC8" w:rsidP="00C05873">
            <w:pPr>
              <w:keepNext/>
              <w:rPr>
                <w:rFonts w:asciiTheme="minorHAnsi" w:hAnsiTheme="minorHAnsi"/>
                <w:sz w:val="18"/>
                <w:szCs w:val="18"/>
              </w:rPr>
            </w:pPr>
            <w:r w:rsidRPr="000E62ED">
              <w:rPr>
                <w:rFonts w:asciiTheme="minorHAnsi" w:hAnsiTheme="minorHAnsi"/>
                <w:sz w:val="18"/>
                <w:szCs w:val="18"/>
              </w:rPr>
              <w:t>Duct Leakage Test Conditions</w:t>
            </w:r>
          </w:p>
        </w:tc>
        <w:tc>
          <w:tcPr>
            <w:tcW w:w="1768" w:type="pct"/>
            <w:tcBorders>
              <w:top w:val="single" w:sz="4" w:space="0" w:color="auto"/>
              <w:left w:val="single" w:sz="4" w:space="0" w:color="auto"/>
              <w:bottom w:val="single" w:sz="4" w:space="0" w:color="auto"/>
              <w:right w:val="single" w:sz="4" w:space="0" w:color="auto"/>
            </w:tcBorders>
            <w:vAlign w:val="center"/>
          </w:tcPr>
          <w:p w14:paraId="3C5E47B9" w14:textId="77777777" w:rsidR="00C40EC8" w:rsidRPr="000E62ED" w:rsidRDefault="00C40EC8" w:rsidP="00C05873">
            <w:pPr>
              <w:keepNext/>
              <w:rPr>
                <w:rFonts w:asciiTheme="minorHAnsi" w:hAnsiTheme="minorHAnsi"/>
                <w:sz w:val="18"/>
                <w:szCs w:val="18"/>
              </w:rPr>
            </w:pPr>
          </w:p>
        </w:tc>
      </w:tr>
      <w:tr w:rsidR="00C40EC8" w:rsidRPr="000E62ED" w14:paraId="3C5E47BE" w14:textId="77777777" w:rsidTr="00D14EA7">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3C5E47BB" w14:textId="77777777" w:rsidR="00C40EC8" w:rsidRPr="000E62ED" w:rsidRDefault="00C40EC8" w:rsidP="00C05873">
            <w:pPr>
              <w:keepNext/>
              <w:jc w:val="center"/>
              <w:rPr>
                <w:rFonts w:asciiTheme="minorHAnsi" w:hAnsiTheme="minorHAnsi"/>
                <w:sz w:val="18"/>
                <w:szCs w:val="18"/>
              </w:rPr>
            </w:pPr>
            <w:r w:rsidRPr="000E62ED">
              <w:rPr>
                <w:rFonts w:asciiTheme="minorHAnsi" w:hAnsiTheme="minorHAnsi"/>
                <w:sz w:val="18"/>
                <w:szCs w:val="18"/>
              </w:rPr>
              <w:t>05</w:t>
            </w:r>
          </w:p>
        </w:tc>
        <w:tc>
          <w:tcPr>
            <w:tcW w:w="3019" w:type="pct"/>
            <w:gridSpan w:val="2"/>
            <w:tcBorders>
              <w:top w:val="single" w:sz="4" w:space="0" w:color="auto"/>
              <w:left w:val="single" w:sz="4" w:space="0" w:color="auto"/>
              <w:bottom w:val="single" w:sz="4" w:space="0" w:color="auto"/>
              <w:right w:val="single" w:sz="4" w:space="0" w:color="auto"/>
            </w:tcBorders>
            <w:vAlign w:val="center"/>
          </w:tcPr>
          <w:p w14:paraId="3C5E47BC" w14:textId="2C297C77" w:rsidR="00C40EC8" w:rsidRPr="000E62ED" w:rsidRDefault="00C40EC8" w:rsidP="00C05873">
            <w:pPr>
              <w:keepNext/>
              <w:rPr>
                <w:rFonts w:asciiTheme="minorHAnsi" w:hAnsiTheme="minorHAnsi"/>
                <w:sz w:val="18"/>
                <w:szCs w:val="18"/>
              </w:rPr>
            </w:pPr>
            <w:r w:rsidRPr="000E62ED">
              <w:rPr>
                <w:rFonts w:asciiTheme="minorHAnsi" w:hAnsiTheme="minorHAnsi"/>
                <w:sz w:val="18"/>
                <w:szCs w:val="18"/>
              </w:rPr>
              <w:t>Duct Leakage Test Method</w:t>
            </w:r>
          </w:p>
        </w:tc>
        <w:tc>
          <w:tcPr>
            <w:tcW w:w="1768" w:type="pct"/>
            <w:tcBorders>
              <w:top w:val="single" w:sz="4" w:space="0" w:color="auto"/>
              <w:left w:val="single" w:sz="4" w:space="0" w:color="auto"/>
              <w:bottom w:val="single" w:sz="4" w:space="0" w:color="auto"/>
              <w:right w:val="single" w:sz="4" w:space="0" w:color="auto"/>
            </w:tcBorders>
            <w:vAlign w:val="center"/>
          </w:tcPr>
          <w:p w14:paraId="3C5E47BD" w14:textId="77777777" w:rsidR="00C40EC8" w:rsidRPr="000E62ED" w:rsidRDefault="00C40EC8" w:rsidP="00C05873">
            <w:pPr>
              <w:keepNext/>
              <w:rPr>
                <w:rFonts w:asciiTheme="minorHAnsi" w:hAnsiTheme="minorHAnsi"/>
                <w:sz w:val="18"/>
                <w:szCs w:val="18"/>
              </w:rPr>
            </w:pPr>
          </w:p>
        </w:tc>
      </w:tr>
      <w:tr w:rsidR="00C40EC8" w:rsidRPr="000E62ED" w14:paraId="3C5E47C2" w14:textId="77777777" w:rsidTr="00D14EA7">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3C5E47BF" w14:textId="77777777" w:rsidR="00C40EC8" w:rsidRPr="000E62ED" w:rsidRDefault="00C40EC8" w:rsidP="00C05873">
            <w:pPr>
              <w:keepNext/>
              <w:jc w:val="center"/>
              <w:rPr>
                <w:rFonts w:asciiTheme="minorHAnsi" w:hAnsiTheme="minorHAnsi"/>
                <w:sz w:val="18"/>
                <w:szCs w:val="18"/>
              </w:rPr>
            </w:pPr>
            <w:r w:rsidRPr="000E62ED">
              <w:rPr>
                <w:rFonts w:asciiTheme="minorHAnsi" w:hAnsiTheme="minorHAnsi"/>
                <w:sz w:val="18"/>
                <w:szCs w:val="18"/>
              </w:rPr>
              <w:t>06</w:t>
            </w:r>
          </w:p>
        </w:tc>
        <w:tc>
          <w:tcPr>
            <w:tcW w:w="3019" w:type="pct"/>
            <w:gridSpan w:val="2"/>
            <w:tcBorders>
              <w:top w:val="single" w:sz="4" w:space="0" w:color="auto"/>
              <w:left w:val="single" w:sz="4" w:space="0" w:color="auto"/>
              <w:bottom w:val="single" w:sz="4" w:space="0" w:color="auto"/>
              <w:right w:val="single" w:sz="4" w:space="0" w:color="auto"/>
            </w:tcBorders>
            <w:vAlign w:val="center"/>
          </w:tcPr>
          <w:p w14:paraId="3C5E47C0" w14:textId="777DC1CF" w:rsidR="00C40EC8" w:rsidRPr="000E62ED" w:rsidRDefault="00C40EC8" w:rsidP="00087336">
            <w:pPr>
              <w:keepNext/>
              <w:rPr>
                <w:rFonts w:asciiTheme="minorHAnsi" w:hAnsiTheme="minorHAnsi"/>
                <w:sz w:val="18"/>
                <w:szCs w:val="18"/>
              </w:rPr>
            </w:pPr>
            <w:r w:rsidRPr="000E62ED">
              <w:rPr>
                <w:rFonts w:asciiTheme="minorHAnsi" w:hAnsiTheme="minorHAnsi"/>
                <w:sz w:val="18"/>
                <w:szCs w:val="18"/>
              </w:rPr>
              <w:t>Leakage</w:t>
            </w:r>
            <w:r w:rsidR="00E24975">
              <w:rPr>
                <w:rFonts w:asciiTheme="minorHAnsi" w:hAnsiTheme="minorHAnsi"/>
                <w:sz w:val="18"/>
                <w:szCs w:val="18"/>
              </w:rPr>
              <w:t xml:space="preserve"> </w:t>
            </w:r>
            <w:r w:rsidRPr="000E62ED">
              <w:rPr>
                <w:rFonts w:asciiTheme="minorHAnsi" w:hAnsiTheme="minorHAnsi"/>
                <w:sz w:val="18"/>
                <w:szCs w:val="18"/>
              </w:rPr>
              <w:t xml:space="preserve">Factor </w:t>
            </w:r>
          </w:p>
        </w:tc>
        <w:tc>
          <w:tcPr>
            <w:tcW w:w="1768" w:type="pct"/>
            <w:tcBorders>
              <w:top w:val="single" w:sz="4" w:space="0" w:color="auto"/>
              <w:left w:val="single" w:sz="4" w:space="0" w:color="auto"/>
              <w:bottom w:val="single" w:sz="4" w:space="0" w:color="auto"/>
              <w:right w:val="single" w:sz="4" w:space="0" w:color="auto"/>
            </w:tcBorders>
            <w:vAlign w:val="center"/>
          </w:tcPr>
          <w:p w14:paraId="3C5E47C1" w14:textId="77777777" w:rsidR="00C40EC8" w:rsidRPr="000E62ED" w:rsidRDefault="00C40EC8" w:rsidP="00C05873">
            <w:pPr>
              <w:keepNext/>
              <w:rPr>
                <w:rFonts w:asciiTheme="minorHAnsi" w:hAnsiTheme="minorHAnsi"/>
                <w:sz w:val="18"/>
                <w:szCs w:val="18"/>
              </w:rPr>
            </w:pPr>
          </w:p>
        </w:tc>
      </w:tr>
      <w:tr w:rsidR="00C40EC8" w:rsidRPr="000E62ED" w14:paraId="3C5E47C6" w14:textId="77777777" w:rsidTr="00D14EA7">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3C5E47C3" w14:textId="77777777" w:rsidR="00C40EC8" w:rsidRPr="000E62ED" w:rsidRDefault="00C40EC8" w:rsidP="00C05873">
            <w:pPr>
              <w:keepNext/>
              <w:jc w:val="center"/>
              <w:rPr>
                <w:rFonts w:asciiTheme="minorHAnsi" w:hAnsiTheme="minorHAnsi"/>
                <w:sz w:val="18"/>
                <w:szCs w:val="18"/>
              </w:rPr>
            </w:pPr>
            <w:r w:rsidRPr="000E62ED">
              <w:rPr>
                <w:rFonts w:asciiTheme="minorHAnsi" w:hAnsiTheme="minorHAnsi"/>
                <w:sz w:val="18"/>
                <w:szCs w:val="18"/>
              </w:rPr>
              <w:t>07</w:t>
            </w:r>
          </w:p>
        </w:tc>
        <w:tc>
          <w:tcPr>
            <w:tcW w:w="3019" w:type="pct"/>
            <w:gridSpan w:val="2"/>
            <w:tcBorders>
              <w:top w:val="single" w:sz="4" w:space="0" w:color="auto"/>
              <w:left w:val="single" w:sz="4" w:space="0" w:color="auto"/>
              <w:bottom w:val="single" w:sz="4" w:space="0" w:color="auto"/>
              <w:right w:val="single" w:sz="4" w:space="0" w:color="auto"/>
            </w:tcBorders>
            <w:vAlign w:val="center"/>
          </w:tcPr>
          <w:p w14:paraId="3C5E47C4" w14:textId="2E811EF5" w:rsidR="00C40EC8" w:rsidRPr="000E62ED" w:rsidRDefault="00C40EC8" w:rsidP="00C05873">
            <w:pPr>
              <w:keepNext/>
              <w:rPr>
                <w:rFonts w:asciiTheme="minorHAnsi" w:hAnsiTheme="minorHAnsi"/>
                <w:sz w:val="18"/>
                <w:szCs w:val="18"/>
              </w:rPr>
            </w:pPr>
            <w:r w:rsidRPr="000E62ED">
              <w:rPr>
                <w:rFonts w:asciiTheme="minorHAnsi" w:hAnsiTheme="minorHAnsi"/>
                <w:sz w:val="18"/>
                <w:szCs w:val="18"/>
              </w:rPr>
              <w:t>Air-Handling Unit Airflow (AHU</w:t>
            </w:r>
            <w:r w:rsidR="00087336">
              <w:rPr>
                <w:rFonts w:asciiTheme="minorHAnsi" w:hAnsiTheme="minorHAnsi"/>
                <w:sz w:val="18"/>
                <w:szCs w:val="18"/>
              </w:rPr>
              <w:t xml:space="preserve"> </w:t>
            </w:r>
            <w:r w:rsidRPr="000E62ED">
              <w:rPr>
                <w:rFonts w:asciiTheme="minorHAnsi" w:hAnsiTheme="minorHAnsi"/>
                <w:sz w:val="18"/>
                <w:szCs w:val="18"/>
              </w:rPr>
              <w:t>Airflow) Determination Method</w:t>
            </w:r>
          </w:p>
        </w:tc>
        <w:tc>
          <w:tcPr>
            <w:tcW w:w="1768" w:type="pct"/>
            <w:tcBorders>
              <w:top w:val="single" w:sz="4" w:space="0" w:color="auto"/>
              <w:left w:val="single" w:sz="4" w:space="0" w:color="auto"/>
              <w:bottom w:val="single" w:sz="4" w:space="0" w:color="auto"/>
              <w:right w:val="single" w:sz="4" w:space="0" w:color="auto"/>
            </w:tcBorders>
            <w:vAlign w:val="center"/>
          </w:tcPr>
          <w:p w14:paraId="3C5E47C5" w14:textId="77777777" w:rsidR="00C40EC8" w:rsidRPr="000E62ED" w:rsidRDefault="00C40EC8" w:rsidP="00C05873">
            <w:pPr>
              <w:keepNext/>
              <w:rPr>
                <w:rFonts w:asciiTheme="minorHAnsi" w:hAnsiTheme="minorHAnsi"/>
                <w:sz w:val="18"/>
                <w:szCs w:val="18"/>
              </w:rPr>
            </w:pPr>
          </w:p>
        </w:tc>
      </w:tr>
      <w:tr w:rsidR="00C40EC8" w:rsidRPr="000E62ED" w14:paraId="3C5E47CA" w14:textId="77777777" w:rsidTr="00D14EA7">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3C5E47C7" w14:textId="77777777" w:rsidR="00C40EC8" w:rsidRPr="000E62ED" w:rsidRDefault="00C40EC8" w:rsidP="00C05873">
            <w:pPr>
              <w:keepNext/>
              <w:jc w:val="center"/>
              <w:rPr>
                <w:rFonts w:asciiTheme="minorHAnsi" w:hAnsiTheme="minorHAnsi"/>
                <w:sz w:val="18"/>
                <w:szCs w:val="18"/>
              </w:rPr>
            </w:pPr>
            <w:r w:rsidRPr="000E62ED">
              <w:rPr>
                <w:rFonts w:asciiTheme="minorHAnsi" w:hAnsiTheme="minorHAnsi"/>
                <w:sz w:val="18"/>
                <w:szCs w:val="18"/>
              </w:rPr>
              <w:t>08</w:t>
            </w:r>
          </w:p>
        </w:tc>
        <w:tc>
          <w:tcPr>
            <w:tcW w:w="3019" w:type="pct"/>
            <w:gridSpan w:val="2"/>
            <w:tcBorders>
              <w:top w:val="single" w:sz="4" w:space="0" w:color="auto"/>
              <w:left w:val="single" w:sz="4" w:space="0" w:color="auto"/>
              <w:bottom w:val="single" w:sz="4" w:space="0" w:color="auto"/>
              <w:right w:val="single" w:sz="4" w:space="0" w:color="auto"/>
            </w:tcBorders>
            <w:vAlign w:val="center"/>
          </w:tcPr>
          <w:p w14:paraId="3C5E47C8" w14:textId="2A8D611E" w:rsidR="00C40EC8" w:rsidRPr="000E62ED" w:rsidRDefault="00C40EC8" w:rsidP="00C05873">
            <w:pPr>
              <w:keepNext/>
              <w:rPr>
                <w:rFonts w:asciiTheme="minorHAnsi" w:hAnsiTheme="minorHAnsi"/>
                <w:sz w:val="18"/>
                <w:szCs w:val="18"/>
              </w:rPr>
            </w:pPr>
            <w:r w:rsidRPr="000E62ED">
              <w:rPr>
                <w:rFonts w:asciiTheme="minorHAnsi" w:hAnsiTheme="minorHAnsi"/>
                <w:sz w:val="18"/>
                <w:szCs w:val="18"/>
              </w:rPr>
              <w:t>Measured AHU</w:t>
            </w:r>
            <w:r w:rsidR="00087336">
              <w:rPr>
                <w:rFonts w:asciiTheme="minorHAnsi" w:hAnsiTheme="minorHAnsi"/>
                <w:sz w:val="18"/>
                <w:szCs w:val="18"/>
              </w:rPr>
              <w:t xml:space="preserve"> </w:t>
            </w:r>
            <w:r w:rsidRPr="000E62ED">
              <w:rPr>
                <w:rFonts w:asciiTheme="minorHAnsi" w:hAnsiTheme="minorHAnsi"/>
                <w:sz w:val="18"/>
                <w:szCs w:val="18"/>
              </w:rPr>
              <w:t>Airflow (cfm)</w:t>
            </w:r>
          </w:p>
        </w:tc>
        <w:tc>
          <w:tcPr>
            <w:tcW w:w="1768" w:type="pct"/>
            <w:tcBorders>
              <w:top w:val="single" w:sz="4" w:space="0" w:color="auto"/>
              <w:left w:val="single" w:sz="4" w:space="0" w:color="auto"/>
              <w:bottom w:val="single" w:sz="4" w:space="0" w:color="auto"/>
              <w:right w:val="single" w:sz="4" w:space="0" w:color="auto"/>
            </w:tcBorders>
            <w:vAlign w:val="center"/>
          </w:tcPr>
          <w:p w14:paraId="3C5E47C9" w14:textId="77777777" w:rsidR="00C40EC8" w:rsidRPr="000E62ED" w:rsidRDefault="00C40EC8" w:rsidP="00C05873">
            <w:pPr>
              <w:keepNext/>
              <w:rPr>
                <w:rFonts w:asciiTheme="minorHAnsi" w:hAnsiTheme="minorHAnsi"/>
                <w:sz w:val="18"/>
                <w:szCs w:val="18"/>
              </w:rPr>
            </w:pPr>
          </w:p>
        </w:tc>
      </w:tr>
      <w:tr w:rsidR="00C40EC8" w:rsidRPr="000E62ED" w14:paraId="3C5E47CE" w14:textId="77777777" w:rsidTr="00D14EA7">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3C5E47CB" w14:textId="77777777" w:rsidR="00C40EC8" w:rsidRPr="000E62ED" w:rsidRDefault="00C40EC8" w:rsidP="00C05873">
            <w:pPr>
              <w:keepNext/>
              <w:spacing w:line="240" w:lineRule="exact"/>
              <w:ind w:left="-14" w:firstLine="14"/>
              <w:jc w:val="center"/>
              <w:rPr>
                <w:rFonts w:asciiTheme="minorHAnsi" w:hAnsiTheme="minorHAnsi"/>
                <w:sz w:val="18"/>
                <w:szCs w:val="18"/>
              </w:rPr>
            </w:pPr>
            <w:r w:rsidRPr="000E62ED">
              <w:rPr>
                <w:rFonts w:asciiTheme="minorHAnsi" w:hAnsiTheme="minorHAnsi"/>
                <w:sz w:val="18"/>
                <w:szCs w:val="18"/>
              </w:rPr>
              <w:t>09</w:t>
            </w:r>
          </w:p>
        </w:tc>
        <w:tc>
          <w:tcPr>
            <w:tcW w:w="3019" w:type="pct"/>
            <w:gridSpan w:val="2"/>
            <w:tcBorders>
              <w:top w:val="single" w:sz="4" w:space="0" w:color="auto"/>
              <w:left w:val="single" w:sz="4" w:space="0" w:color="auto"/>
              <w:bottom w:val="single" w:sz="4" w:space="0" w:color="auto"/>
              <w:right w:val="single" w:sz="4" w:space="0" w:color="auto"/>
            </w:tcBorders>
            <w:vAlign w:val="center"/>
          </w:tcPr>
          <w:p w14:paraId="3C5E47CC" w14:textId="0CD373A6" w:rsidR="00C40EC8" w:rsidRPr="000E62ED" w:rsidRDefault="00C40EC8" w:rsidP="00C05873">
            <w:pPr>
              <w:keepNext/>
              <w:rPr>
                <w:rFonts w:asciiTheme="minorHAnsi" w:hAnsiTheme="minorHAnsi"/>
                <w:sz w:val="18"/>
                <w:szCs w:val="18"/>
              </w:rPr>
            </w:pPr>
            <w:r w:rsidRPr="000E62ED">
              <w:rPr>
                <w:rFonts w:asciiTheme="minorHAnsi" w:hAnsiTheme="minorHAnsi"/>
                <w:sz w:val="18"/>
                <w:szCs w:val="18"/>
              </w:rPr>
              <w:t>Calculated Target Allowable Duct Leakage Rate (cfm)</w:t>
            </w:r>
          </w:p>
        </w:tc>
        <w:tc>
          <w:tcPr>
            <w:tcW w:w="1768" w:type="pct"/>
            <w:tcBorders>
              <w:top w:val="single" w:sz="4" w:space="0" w:color="auto"/>
              <w:left w:val="single" w:sz="4" w:space="0" w:color="auto"/>
              <w:bottom w:val="single" w:sz="4" w:space="0" w:color="auto"/>
              <w:right w:val="single" w:sz="4" w:space="0" w:color="auto"/>
            </w:tcBorders>
            <w:vAlign w:val="center"/>
          </w:tcPr>
          <w:p w14:paraId="3C5E47CD" w14:textId="77777777" w:rsidR="00C40EC8" w:rsidRPr="000E62ED" w:rsidRDefault="00C40EC8" w:rsidP="00C05873">
            <w:pPr>
              <w:keepNext/>
              <w:rPr>
                <w:rFonts w:asciiTheme="minorHAnsi" w:hAnsiTheme="minorHAnsi"/>
                <w:sz w:val="18"/>
                <w:szCs w:val="18"/>
              </w:rPr>
            </w:pPr>
          </w:p>
        </w:tc>
      </w:tr>
      <w:tr w:rsidR="00C40EC8" w:rsidRPr="000E62ED" w14:paraId="3C5E47D2" w14:textId="77777777" w:rsidTr="00D14EA7">
        <w:trPr>
          <w:trHeight w:val="288"/>
        </w:trPr>
        <w:tc>
          <w:tcPr>
            <w:tcW w:w="214" w:type="pct"/>
            <w:tcBorders>
              <w:bottom w:val="single" w:sz="4" w:space="0" w:color="auto"/>
            </w:tcBorders>
            <w:vAlign w:val="center"/>
          </w:tcPr>
          <w:p w14:paraId="3C5E47CF" w14:textId="77777777" w:rsidR="00C40EC8" w:rsidRPr="000E62ED" w:rsidRDefault="00C40EC8" w:rsidP="00C05873">
            <w:pPr>
              <w:keepNext/>
              <w:spacing w:line="240" w:lineRule="exact"/>
              <w:ind w:left="-14" w:firstLine="14"/>
              <w:jc w:val="center"/>
              <w:rPr>
                <w:rFonts w:asciiTheme="minorHAnsi" w:hAnsiTheme="minorHAnsi"/>
                <w:sz w:val="18"/>
                <w:szCs w:val="18"/>
              </w:rPr>
            </w:pPr>
            <w:r w:rsidRPr="000E62ED">
              <w:rPr>
                <w:rFonts w:asciiTheme="minorHAnsi" w:hAnsiTheme="minorHAnsi"/>
                <w:sz w:val="18"/>
                <w:szCs w:val="18"/>
              </w:rPr>
              <w:t>10</w:t>
            </w:r>
          </w:p>
        </w:tc>
        <w:tc>
          <w:tcPr>
            <w:tcW w:w="3019" w:type="pct"/>
            <w:gridSpan w:val="2"/>
            <w:tcBorders>
              <w:bottom w:val="single" w:sz="4" w:space="0" w:color="auto"/>
            </w:tcBorders>
            <w:shd w:val="clear" w:color="auto" w:fill="auto"/>
            <w:vAlign w:val="center"/>
          </w:tcPr>
          <w:p w14:paraId="3C5E47D0" w14:textId="2708602D" w:rsidR="00C40EC8" w:rsidRPr="000E62ED" w:rsidRDefault="00C40EC8" w:rsidP="00087336">
            <w:pPr>
              <w:keepNext/>
              <w:rPr>
                <w:rFonts w:asciiTheme="minorHAnsi" w:hAnsiTheme="minorHAnsi"/>
                <w:b/>
                <w:sz w:val="18"/>
                <w:szCs w:val="18"/>
              </w:rPr>
            </w:pPr>
            <w:r w:rsidRPr="000E62ED">
              <w:rPr>
                <w:rFonts w:asciiTheme="minorHAnsi" w:hAnsiTheme="minorHAnsi"/>
                <w:sz w:val="18"/>
                <w:szCs w:val="18"/>
              </w:rPr>
              <w:t xml:space="preserve">Actual </w:t>
            </w:r>
            <w:r w:rsidR="00087336">
              <w:rPr>
                <w:rFonts w:asciiTheme="minorHAnsi" w:hAnsiTheme="minorHAnsi"/>
                <w:sz w:val="18"/>
                <w:szCs w:val="18"/>
              </w:rPr>
              <w:t>D</w:t>
            </w:r>
            <w:r w:rsidRPr="000E62ED">
              <w:rPr>
                <w:rFonts w:asciiTheme="minorHAnsi" w:hAnsiTheme="minorHAnsi"/>
                <w:sz w:val="18"/>
                <w:szCs w:val="18"/>
              </w:rPr>
              <w:t xml:space="preserve">uct </w:t>
            </w:r>
            <w:r w:rsidR="00087336">
              <w:rPr>
                <w:rFonts w:asciiTheme="minorHAnsi" w:hAnsiTheme="minorHAnsi"/>
                <w:sz w:val="18"/>
                <w:szCs w:val="18"/>
              </w:rPr>
              <w:t>L</w:t>
            </w:r>
            <w:r w:rsidRPr="000E62ED">
              <w:rPr>
                <w:rFonts w:asciiTheme="minorHAnsi" w:hAnsiTheme="minorHAnsi"/>
                <w:sz w:val="18"/>
                <w:szCs w:val="18"/>
              </w:rPr>
              <w:t xml:space="preserve">eakage </w:t>
            </w:r>
            <w:r w:rsidR="00087336">
              <w:rPr>
                <w:rFonts w:asciiTheme="minorHAnsi" w:hAnsiTheme="minorHAnsi"/>
                <w:sz w:val="18"/>
                <w:szCs w:val="18"/>
              </w:rPr>
              <w:t>R</w:t>
            </w:r>
            <w:r w:rsidRPr="000E62ED">
              <w:rPr>
                <w:rFonts w:asciiTheme="minorHAnsi" w:hAnsiTheme="minorHAnsi"/>
                <w:sz w:val="18"/>
                <w:szCs w:val="18"/>
              </w:rPr>
              <w:t xml:space="preserve">ate from </w:t>
            </w:r>
            <w:r w:rsidR="00087336">
              <w:rPr>
                <w:rFonts w:asciiTheme="minorHAnsi" w:hAnsiTheme="minorHAnsi"/>
                <w:sz w:val="18"/>
                <w:szCs w:val="18"/>
              </w:rPr>
              <w:t>L</w:t>
            </w:r>
            <w:r w:rsidRPr="000E62ED">
              <w:rPr>
                <w:rFonts w:asciiTheme="minorHAnsi" w:hAnsiTheme="minorHAnsi"/>
                <w:sz w:val="18"/>
                <w:szCs w:val="18"/>
              </w:rPr>
              <w:t xml:space="preserve">eakage </w:t>
            </w:r>
            <w:r w:rsidR="00087336">
              <w:rPr>
                <w:rFonts w:asciiTheme="minorHAnsi" w:hAnsiTheme="minorHAnsi"/>
                <w:sz w:val="18"/>
                <w:szCs w:val="18"/>
              </w:rPr>
              <w:t>T</w:t>
            </w:r>
            <w:r w:rsidRPr="000E62ED">
              <w:rPr>
                <w:rFonts w:asciiTheme="minorHAnsi" w:hAnsiTheme="minorHAnsi"/>
                <w:sz w:val="18"/>
                <w:szCs w:val="18"/>
              </w:rPr>
              <w:t xml:space="preserve">est </w:t>
            </w:r>
            <w:r w:rsidR="00087336">
              <w:rPr>
                <w:rFonts w:asciiTheme="minorHAnsi" w:hAnsiTheme="minorHAnsi"/>
                <w:sz w:val="18"/>
                <w:szCs w:val="18"/>
              </w:rPr>
              <w:t>M</w:t>
            </w:r>
            <w:r w:rsidRPr="000E62ED">
              <w:rPr>
                <w:rFonts w:asciiTheme="minorHAnsi" w:hAnsiTheme="minorHAnsi"/>
                <w:sz w:val="18"/>
                <w:szCs w:val="18"/>
              </w:rPr>
              <w:t>easurement (cfm)</w:t>
            </w:r>
          </w:p>
        </w:tc>
        <w:tc>
          <w:tcPr>
            <w:tcW w:w="1768" w:type="pct"/>
            <w:tcBorders>
              <w:bottom w:val="single" w:sz="4" w:space="0" w:color="auto"/>
            </w:tcBorders>
            <w:shd w:val="clear" w:color="auto" w:fill="auto"/>
          </w:tcPr>
          <w:p w14:paraId="3C5E47D1" w14:textId="77777777" w:rsidR="00C40EC8" w:rsidRPr="00247AA0" w:rsidRDefault="00C40EC8" w:rsidP="00C05873">
            <w:pPr>
              <w:keepNext/>
              <w:rPr>
                <w:rFonts w:asciiTheme="minorHAnsi" w:hAnsiTheme="minorHAnsi"/>
                <w:b/>
                <w:sz w:val="18"/>
                <w:szCs w:val="18"/>
              </w:rPr>
            </w:pPr>
          </w:p>
        </w:tc>
      </w:tr>
      <w:tr w:rsidR="00280C76" w:rsidRPr="000E62ED" w14:paraId="3C5E47D5" w14:textId="77777777" w:rsidTr="00D14EA7">
        <w:trPr>
          <w:trHeight w:val="288"/>
        </w:trPr>
        <w:tc>
          <w:tcPr>
            <w:tcW w:w="214" w:type="pct"/>
            <w:tcBorders>
              <w:top w:val="single" w:sz="4" w:space="0" w:color="auto"/>
              <w:left w:val="single" w:sz="4" w:space="0" w:color="auto"/>
              <w:bottom w:val="single" w:sz="4" w:space="0" w:color="auto"/>
              <w:right w:val="single" w:sz="4" w:space="0" w:color="auto"/>
            </w:tcBorders>
            <w:vAlign w:val="center"/>
          </w:tcPr>
          <w:p w14:paraId="3C5E47D3" w14:textId="77777777" w:rsidR="00280C76" w:rsidRPr="000E62ED" w:rsidRDefault="00280C76" w:rsidP="00C05873">
            <w:pPr>
              <w:keepNext/>
              <w:rPr>
                <w:rFonts w:asciiTheme="minorHAnsi" w:hAnsiTheme="minorHAnsi"/>
                <w:sz w:val="18"/>
                <w:szCs w:val="18"/>
              </w:rPr>
            </w:pPr>
            <w:r>
              <w:rPr>
                <w:rFonts w:asciiTheme="minorHAnsi" w:hAnsiTheme="minorHAnsi"/>
                <w:sz w:val="18"/>
                <w:szCs w:val="18"/>
              </w:rPr>
              <w:t>11</w:t>
            </w:r>
          </w:p>
        </w:tc>
        <w:tc>
          <w:tcPr>
            <w:tcW w:w="1223" w:type="pct"/>
            <w:tcBorders>
              <w:top w:val="single" w:sz="4" w:space="0" w:color="auto"/>
              <w:left w:val="single" w:sz="4" w:space="0" w:color="auto"/>
              <w:bottom w:val="single" w:sz="4" w:space="0" w:color="auto"/>
              <w:right w:val="single" w:sz="4" w:space="0" w:color="auto"/>
            </w:tcBorders>
            <w:vAlign w:val="center"/>
          </w:tcPr>
          <w:p w14:paraId="7604F0BC" w14:textId="77777777" w:rsidR="00280C76" w:rsidRPr="000E62ED" w:rsidRDefault="00280C76" w:rsidP="00087336">
            <w:pPr>
              <w:keepNext/>
              <w:rPr>
                <w:rFonts w:asciiTheme="minorHAnsi" w:hAnsiTheme="minorHAnsi"/>
                <w:sz w:val="18"/>
                <w:szCs w:val="18"/>
              </w:rPr>
            </w:pPr>
            <w:r w:rsidRPr="000E62ED">
              <w:rPr>
                <w:rFonts w:asciiTheme="minorHAnsi" w:hAnsiTheme="minorHAnsi"/>
                <w:sz w:val="18"/>
                <w:szCs w:val="18"/>
              </w:rPr>
              <w:t xml:space="preserve">Compliance </w:t>
            </w:r>
            <w:r>
              <w:rPr>
                <w:rFonts w:asciiTheme="minorHAnsi" w:hAnsiTheme="minorHAnsi"/>
                <w:sz w:val="18"/>
                <w:szCs w:val="18"/>
              </w:rPr>
              <w:t>S</w:t>
            </w:r>
            <w:r w:rsidRPr="000E62ED">
              <w:rPr>
                <w:rFonts w:asciiTheme="minorHAnsi" w:hAnsiTheme="minorHAnsi"/>
                <w:sz w:val="18"/>
                <w:szCs w:val="18"/>
              </w:rPr>
              <w:t>tatement:</w:t>
            </w:r>
          </w:p>
        </w:tc>
        <w:tc>
          <w:tcPr>
            <w:tcW w:w="3563" w:type="pct"/>
            <w:gridSpan w:val="2"/>
            <w:tcBorders>
              <w:top w:val="single" w:sz="4" w:space="0" w:color="auto"/>
              <w:left w:val="single" w:sz="4" w:space="0" w:color="auto"/>
              <w:bottom w:val="single" w:sz="4" w:space="0" w:color="auto"/>
              <w:right w:val="single" w:sz="4" w:space="0" w:color="auto"/>
            </w:tcBorders>
            <w:vAlign w:val="center"/>
          </w:tcPr>
          <w:p w14:paraId="3C5E47D4" w14:textId="20263D28" w:rsidR="00280C76" w:rsidRPr="000E62ED" w:rsidRDefault="00280C76" w:rsidP="00087336">
            <w:pPr>
              <w:keepNext/>
              <w:rPr>
                <w:rFonts w:asciiTheme="minorHAnsi" w:hAnsiTheme="minorHAnsi"/>
                <w:sz w:val="18"/>
                <w:szCs w:val="18"/>
              </w:rPr>
            </w:pPr>
          </w:p>
        </w:tc>
      </w:tr>
      <w:tr w:rsidR="00581CE3" w:rsidRPr="000E62ED" w14:paraId="3C5E47D8" w14:textId="77777777" w:rsidTr="00D14EA7">
        <w:trPr>
          <w:trHeight w:val="288"/>
        </w:trPr>
        <w:tc>
          <w:tcPr>
            <w:tcW w:w="214" w:type="pct"/>
            <w:tcBorders>
              <w:top w:val="single" w:sz="4" w:space="0" w:color="auto"/>
              <w:left w:val="single" w:sz="4" w:space="0" w:color="auto"/>
              <w:right w:val="single" w:sz="4" w:space="0" w:color="auto"/>
            </w:tcBorders>
            <w:vAlign w:val="center"/>
          </w:tcPr>
          <w:p w14:paraId="3C5E47D6" w14:textId="77777777" w:rsidR="00581CE3" w:rsidRPr="000E62ED" w:rsidRDefault="00581CE3" w:rsidP="00C05873">
            <w:pPr>
              <w:keepNext/>
              <w:rPr>
                <w:rFonts w:asciiTheme="minorHAnsi" w:hAnsiTheme="minorHAnsi"/>
                <w:sz w:val="18"/>
                <w:szCs w:val="18"/>
              </w:rPr>
            </w:pPr>
            <w:r>
              <w:rPr>
                <w:rFonts w:asciiTheme="minorHAnsi" w:hAnsiTheme="minorHAnsi"/>
                <w:sz w:val="18"/>
                <w:szCs w:val="18"/>
              </w:rPr>
              <w:t>12</w:t>
            </w:r>
          </w:p>
        </w:tc>
        <w:tc>
          <w:tcPr>
            <w:tcW w:w="4786" w:type="pct"/>
            <w:gridSpan w:val="3"/>
            <w:tcBorders>
              <w:top w:val="single" w:sz="4" w:space="0" w:color="auto"/>
              <w:left w:val="single" w:sz="4" w:space="0" w:color="auto"/>
              <w:right w:val="single" w:sz="4" w:space="0" w:color="auto"/>
            </w:tcBorders>
            <w:vAlign w:val="center"/>
          </w:tcPr>
          <w:p w14:paraId="3C5E47D7" w14:textId="703BCDE5" w:rsidR="00581CE3" w:rsidRPr="000E62ED" w:rsidRDefault="00581CE3" w:rsidP="00C05873">
            <w:pPr>
              <w:keepNext/>
              <w:rPr>
                <w:rFonts w:asciiTheme="minorHAnsi" w:hAnsiTheme="minorHAnsi"/>
                <w:sz w:val="18"/>
                <w:szCs w:val="18"/>
              </w:rPr>
            </w:pPr>
            <w:r>
              <w:rPr>
                <w:rFonts w:asciiTheme="minorHAnsi" w:hAnsiTheme="minorHAnsi"/>
                <w:sz w:val="18"/>
                <w:szCs w:val="18"/>
              </w:rPr>
              <w:t>Notes</w:t>
            </w:r>
            <w:r w:rsidR="00087336">
              <w:rPr>
                <w:rFonts w:asciiTheme="minorHAnsi" w:hAnsiTheme="minorHAnsi"/>
                <w:sz w:val="18"/>
                <w:szCs w:val="18"/>
              </w:rPr>
              <w:t>:</w:t>
            </w:r>
          </w:p>
        </w:tc>
      </w:tr>
    </w:tbl>
    <w:p w14:paraId="3C5E47D9" w14:textId="77777777" w:rsidR="00D51984" w:rsidRDefault="00D51984" w:rsidP="00C05873">
      <w:pPr>
        <w:rPr>
          <w:rFonts w:asciiTheme="minorHAnsi" w:hAnsiTheme="minorHAnsi"/>
          <w:sz w:val="18"/>
          <w:szCs w:val="18"/>
        </w:rPr>
      </w:pPr>
    </w:p>
    <w:p w14:paraId="74F14B4B" w14:textId="77777777" w:rsidR="00280C76" w:rsidRDefault="00280C76">
      <w:r>
        <w:br w:type="page"/>
      </w: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1"/>
        <w:gridCol w:w="2726"/>
        <w:gridCol w:w="7603"/>
      </w:tblGrid>
      <w:tr w:rsidR="009153CC" w:rsidRPr="000E62ED" w14:paraId="3C5E47DB" w14:textId="77777777" w:rsidTr="005A487E">
        <w:trPr>
          <w:trHeight w:val="288"/>
        </w:trPr>
        <w:tc>
          <w:tcPr>
            <w:tcW w:w="5000" w:type="pct"/>
            <w:gridSpan w:val="3"/>
            <w:vAlign w:val="center"/>
          </w:tcPr>
          <w:p w14:paraId="3C5E47DA" w14:textId="267BC2EA" w:rsidR="009153CC" w:rsidRPr="000E62ED" w:rsidRDefault="009153CC" w:rsidP="00087336">
            <w:pPr>
              <w:pStyle w:val="Heading3"/>
              <w:numPr>
                <w:ilvl w:val="0"/>
                <w:numId w:val="0"/>
              </w:numPr>
              <w:spacing w:before="0"/>
              <w:ind w:right="86"/>
              <w:rPr>
                <w:rFonts w:asciiTheme="minorHAnsi" w:hAnsiTheme="minorHAnsi"/>
                <w:b/>
                <w:caps/>
                <w:sz w:val="18"/>
                <w:szCs w:val="18"/>
              </w:rPr>
            </w:pPr>
            <w:r w:rsidRPr="00247AA0">
              <w:rPr>
                <w:rFonts w:asciiTheme="minorHAnsi" w:hAnsiTheme="minorHAnsi"/>
                <w:b/>
                <w:caps/>
                <w:sz w:val="20"/>
                <w:szCs w:val="18"/>
              </w:rPr>
              <w:lastRenderedPageBreak/>
              <w:t xml:space="preserve">C. </w:t>
            </w:r>
            <w:r w:rsidR="00087336" w:rsidRPr="00247AA0">
              <w:rPr>
                <w:rFonts w:asciiTheme="minorHAnsi" w:hAnsiTheme="minorHAnsi"/>
                <w:b/>
                <w:sz w:val="20"/>
                <w:szCs w:val="18"/>
              </w:rPr>
              <w:t>Additional Requirements for Compliance</w:t>
            </w:r>
          </w:p>
        </w:tc>
      </w:tr>
      <w:tr w:rsidR="009153CC" w:rsidRPr="000E62ED" w14:paraId="3C5E47DE" w14:textId="77777777" w:rsidTr="005A487E">
        <w:trPr>
          <w:trHeight w:val="288"/>
        </w:trPr>
        <w:tc>
          <w:tcPr>
            <w:tcW w:w="214" w:type="pct"/>
            <w:vAlign w:val="center"/>
          </w:tcPr>
          <w:p w14:paraId="3C5E47DC"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01</w:t>
            </w:r>
          </w:p>
        </w:tc>
        <w:tc>
          <w:tcPr>
            <w:tcW w:w="4786" w:type="pct"/>
            <w:gridSpan w:val="2"/>
            <w:vAlign w:val="center"/>
          </w:tcPr>
          <w:p w14:paraId="3C5E47DD"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System was tested in its normal operation condition.  No temporary taping allowed.</w:t>
            </w:r>
          </w:p>
        </w:tc>
      </w:tr>
      <w:tr w:rsidR="009153CC" w:rsidRPr="000E62ED" w14:paraId="3C5E47E1" w14:textId="77777777" w:rsidTr="005A487E">
        <w:trPr>
          <w:trHeight w:val="288"/>
        </w:trPr>
        <w:tc>
          <w:tcPr>
            <w:tcW w:w="214" w:type="pct"/>
            <w:vAlign w:val="center"/>
          </w:tcPr>
          <w:p w14:paraId="3C5E47DF"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02</w:t>
            </w:r>
          </w:p>
        </w:tc>
        <w:tc>
          <w:tcPr>
            <w:tcW w:w="4786" w:type="pct"/>
            <w:gridSpan w:val="2"/>
            <w:vAlign w:val="center"/>
          </w:tcPr>
          <w:p w14:paraId="3C5E47E0" w14:textId="4093B9F0" w:rsidR="009153CC" w:rsidRPr="000E62ED" w:rsidRDefault="00800127" w:rsidP="005A487E">
            <w:pPr>
              <w:rPr>
                <w:rFonts w:asciiTheme="minorHAnsi" w:hAnsiTheme="minorHAnsi"/>
                <w:sz w:val="18"/>
                <w:szCs w:val="18"/>
              </w:rPr>
            </w:pPr>
            <w:r w:rsidRPr="0027552D">
              <w:rPr>
                <w:rFonts w:asciiTheme="minorHAnsi" w:hAnsiTheme="minorHAnsi"/>
                <w:sz w:val="18"/>
              </w:rPr>
              <w:t>Outside air (OA) duct connections to the central forced air duct system shall not be sealed/taped off during duct leakage testing. OA ducts used for Central Fan Integrated (CFI) Indoor Air Quality ventilation systems, or Central Fan Ventilation Cool</w:t>
            </w:r>
            <w:r w:rsidRPr="00E97AD0">
              <w:rPr>
                <w:rFonts w:asciiTheme="minorHAnsi" w:hAnsiTheme="minorHAnsi"/>
                <w:sz w:val="18"/>
              </w:rPr>
              <w:t>ing Systems, that utilize dampers that open only when OA is required and automatically close when OA is not required, may configure the OA damper to the closed position during duct leakage testing.</w:t>
            </w:r>
          </w:p>
        </w:tc>
      </w:tr>
      <w:tr w:rsidR="009153CC" w:rsidRPr="000E62ED" w14:paraId="3C5E47E4" w14:textId="77777777" w:rsidTr="005A487E">
        <w:trPr>
          <w:trHeight w:val="288"/>
        </w:trPr>
        <w:tc>
          <w:tcPr>
            <w:tcW w:w="214" w:type="pct"/>
            <w:vAlign w:val="center"/>
          </w:tcPr>
          <w:p w14:paraId="3C5E47E2"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03</w:t>
            </w:r>
          </w:p>
        </w:tc>
        <w:tc>
          <w:tcPr>
            <w:tcW w:w="4786" w:type="pct"/>
            <w:gridSpan w:val="2"/>
            <w:vAlign w:val="center"/>
          </w:tcPr>
          <w:p w14:paraId="3C5E47E3" w14:textId="77777777" w:rsidR="009153CC" w:rsidRPr="000E62ED" w:rsidRDefault="009153CC" w:rsidP="005A487E">
            <w:pPr>
              <w:rPr>
                <w:rFonts w:asciiTheme="minorHAnsi" w:hAnsiTheme="minorHAnsi"/>
                <w:sz w:val="18"/>
                <w:szCs w:val="18"/>
              </w:rPr>
            </w:pPr>
            <w:r w:rsidRPr="000E62ED">
              <w:rPr>
                <w:rFonts w:asciiTheme="minorHAnsi" w:hAnsiTheme="minorHAnsi"/>
                <w:bCs/>
                <w:sz w:val="18"/>
                <w:szCs w:val="18"/>
              </w:rPr>
              <w:t>All</w:t>
            </w:r>
            <w:r w:rsidRPr="000E62ED">
              <w:rPr>
                <w:rFonts w:asciiTheme="minorHAnsi" w:hAnsiTheme="minorHAnsi"/>
                <w:sz w:val="18"/>
                <w:szCs w:val="18"/>
              </w:rPr>
              <w:t xml:space="preserve"> supply and return register boots were sealed to the drywall.</w:t>
            </w:r>
          </w:p>
        </w:tc>
      </w:tr>
      <w:tr w:rsidR="009153CC" w:rsidRPr="000E62ED" w14:paraId="3C5E47E7" w14:textId="77777777" w:rsidTr="005A487E">
        <w:trPr>
          <w:trHeight w:val="288"/>
        </w:trPr>
        <w:tc>
          <w:tcPr>
            <w:tcW w:w="214" w:type="pct"/>
            <w:vAlign w:val="center"/>
          </w:tcPr>
          <w:p w14:paraId="3C5E47E5"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04</w:t>
            </w:r>
          </w:p>
        </w:tc>
        <w:tc>
          <w:tcPr>
            <w:tcW w:w="4786" w:type="pct"/>
            <w:gridSpan w:val="2"/>
            <w:vAlign w:val="center"/>
          </w:tcPr>
          <w:p w14:paraId="3C5E47E6"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Building cavities were not used as plenums or platform returns in lieu of ducts.</w:t>
            </w:r>
          </w:p>
        </w:tc>
      </w:tr>
      <w:tr w:rsidR="009153CC" w:rsidRPr="000E62ED" w14:paraId="3C5E47EA" w14:textId="77777777" w:rsidTr="005A487E">
        <w:trPr>
          <w:trHeight w:val="288"/>
        </w:trPr>
        <w:tc>
          <w:tcPr>
            <w:tcW w:w="214" w:type="pct"/>
            <w:vAlign w:val="center"/>
          </w:tcPr>
          <w:p w14:paraId="3C5E47E8"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05</w:t>
            </w:r>
          </w:p>
        </w:tc>
        <w:tc>
          <w:tcPr>
            <w:tcW w:w="4786" w:type="pct"/>
            <w:gridSpan w:val="2"/>
            <w:vAlign w:val="center"/>
          </w:tcPr>
          <w:p w14:paraId="3C5E47E9"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If cloth backed tape was used it was covered with Mastic and draw bands.</w:t>
            </w:r>
          </w:p>
        </w:tc>
      </w:tr>
      <w:tr w:rsidR="009153CC" w:rsidRPr="000E62ED" w14:paraId="3C5E47ED" w14:textId="77777777" w:rsidTr="005A487E">
        <w:trPr>
          <w:trHeight w:val="288"/>
        </w:trPr>
        <w:tc>
          <w:tcPr>
            <w:tcW w:w="214" w:type="pct"/>
            <w:vAlign w:val="center"/>
          </w:tcPr>
          <w:p w14:paraId="3C5E47EB"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06</w:t>
            </w:r>
          </w:p>
        </w:tc>
        <w:tc>
          <w:tcPr>
            <w:tcW w:w="4786" w:type="pct"/>
            <w:gridSpan w:val="2"/>
            <w:vAlign w:val="center"/>
          </w:tcPr>
          <w:p w14:paraId="3C5E47EC"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All connection points between the air handler and the supply and return plenums are completely sealed.</w:t>
            </w:r>
          </w:p>
        </w:tc>
      </w:tr>
      <w:tr w:rsidR="009153CC" w:rsidRPr="000E62ED" w14:paraId="3C5E47F0" w14:textId="77777777" w:rsidTr="005A487E">
        <w:trPr>
          <w:trHeight w:val="288"/>
        </w:trPr>
        <w:tc>
          <w:tcPr>
            <w:tcW w:w="5000" w:type="pct"/>
            <w:gridSpan w:val="3"/>
            <w:vAlign w:val="center"/>
          </w:tcPr>
          <w:p w14:paraId="3C5E47EE" w14:textId="77777777" w:rsidR="009153CC" w:rsidRPr="000E62ED" w:rsidRDefault="009153CC" w:rsidP="005A487E">
            <w:pPr>
              <w:ind w:left="-6"/>
              <w:rPr>
                <w:rFonts w:asciiTheme="minorHAnsi" w:hAnsiTheme="minorHAnsi"/>
                <w:b/>
                <w:sz w:val="18"/>
                <w:szCs w:val="18"/>
              </w:rPr>
            </w:pPr>
            <w:r w:rsidRPr="000E62ED">
              <w:rPr>
                <w:rFonts w:asciiTheme="minorHAnsi" w:hAnsiTheme="minorHAnsi"/>
                <w:b/>
                <w:sz w:val="18"/>
                <w:szCs w:val="18"/>
              </w:rPr>
              <w:t>Visual Inspection at Final Construction Stage (applicable if system was tested at rough-in)</w:t>
            </w:r>
          </w:p>
          <w:p w14:paraId="3C5E47EF" w14:textId="77777777" w:rsidR="009153CC" w:rsidRPr="000E62ED" w:rsidRDefault="009153CC" w:rsidP="005A487E">
            <w:pPr>
              <w:tabs>
                <w:tab w:val="right" w:pos="10080"/>
              </w:tabs>
              <w:rPr>
                <w:rFonts w:asciiTheme="minorHAnsi" w:hAnsiTheme="minorHAnsi"/>
                <w:sz w:val="18"/>
                <w:szCs w:val="18"/>
              </w:rPr>
            </w:pPr>
            <w:r w:rsidRPr="000E62ED">
              <w:rPr>
                <w:rFonts w:asciiTheme="minorHAnsi" w:hAnsiTheme="minorHAnsi"/>
                <w:sz w:val="18"/>
                <w:szCs w:val="18"/>
              </w:rPr>
              <w:t>After installing the interior finishing wall and verifying that the above rough-in tests was completed, the following procedure must be performed:</w:t>
            </w:r>
          </w:p>
        </w:tc>
      </w:tr>
      <w:tr w:rsidR="009153CC" w:rsidRPr="000E62ED" w14:paraId="3C5E47F3" w14:textId="77777777" w:rsidTr="005A487E">
        <w:trPr>
          <w:trHeight w:val="288"/>
        </w:trPr>
        <w:tc>
          <w:tcPr>
            <w:tcW w:w="214" w:type="pct"/>
            <w:vAlign w:val="center"/>
          </w:tcPr>
          <w:p w14:paraId="3C5E47F1"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07</w:t>
            </w:r>
          </w:p>
        </w:tc>
        <w:tc>
          <w:tcPr>
            <w:tcW w:w="4786" w:type="pct"/>
            <w:gridSpan w:val="2"/>
            <w:vAlign w:val="center"/>
          </w:tcPr>
          <w:p w14:paraId="3C5E47F2"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For all supply and return registers, verify that the spaces between the register boot and the interior finishing wall are properly sealed.</w:t>
            </w:r>
          </w:p>
        </w:tc>
      </w:tr>
      <w:tr w:rsidR="009153CC" w:rsidRPr="000E62ED" w14:paraId="3C5E47F6" w14:textId="77777777" w:rsidTr="005A487E">
        <w:trPr>
          <w:trHeight w:val="288"/>
        </w:trPr>
        <w:tc>
          <w:tcPr>
            <w:tcW w:w="214" w:type="pct"/>
            <w:vAlign w:val="center"/>
          </w:tcPr>
          <w:p w14:paraId="3C5E47F4"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08</w:t>
            </w:r>
          </w:p>
        </w:tc>
        <w:tc>
          <w:tcPr>
            <w:tcW w:w="4786" w:type="pct"/>
            <w:gridSpan w:val="2"/>
            <w:vAlign w:val="center"/>
          </w:tcPr>
          <w:p w14:paraId="3C5E47F5"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If the house rough-in duct leakage test was conducted without an air handler installed, inspect the connection points between the air handler and the supply and return plenums to verify that the connection points are properly sealed.</w:t>
            </w:r>
          </w:p>
        </w:tc>
      </w:tr>
      <w:tr w:rsidR="009153CC" w:rsidRPr="000E62ED" w14:paraId="3C5E47F9" w14:textId="77777777" w:rsidTr="005A487E">
        <w:trPr>
          <w:trHeight w:val="288"/>
        </w:trPr>
        <w:tc>
          <w:tcPr>
            <w:tcW w:w="214" w:type="pct"/>
            <w:vAlign w:val="center"/>
          </w:tcPr>
          <w:p w14:paraId="3C5E47F7"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09</w:t>
            </w:r>
          </w:p>
        </w:tc>
        <w:tc>
          <w:tcPr>
            <w:tcW w:w="4786" w:type="pct"/>
            <w:gridSpan w:val="2"/>
            <w:vAlign w:val="center"/>
          </w:tcPr>
          <w:p w14:paraId="3C5E47F8" w14:textId="77777777" w:rsidR="009153CC" w:rsidRPr="000E62ED" w:rsidRDefault="009153CC" w:rsidP="005A487E">
            <w:pPr>
              <w:rPr>
                <w:rFonts w:asciiTheme="minorHAnsi" w:hAnsiTheme="minorHAnsi"/>
                <w:sz w:val="18"/>
                <w:szCs w:val="18"/>
              </w:rPr>
            </w:pPr>
            <w:r w:rsidRPr="000E62ED">
              <w:rPr>
                <w:rFonts w:asciiTheme="minorHAnsi" w:hAnsiTheme="minorHAnsi"/>
                <w:sz w:val="18"/>
                <w:szCs w:val="18"/>
              </w:rPr>
              <w:t>Inspect all joints to ensure that no cloth backed rubber adhesive duct tape is used.</w:t>
            </w:r>
          </w:p>
        </w:tc>
      </w:tr>
      <w:tr w:rsidR="009153CC" w:rsidRPr="000E62ED" w14:paraId="3C5E47FD" w14:textId="77777777" w:rsidTr="00D14EA7">
        <w:trPr>
          <w:trHeight w:val="288"/>
        </w:trPr>
        <w:tc>
          <w:tcPr>
            <w:tcW w:w="214" w:type="pct"/>
            <w:vAlign w:val="center"/>
          </w:tcPr>
          <w:p w14:paraId="3C5E47FA" w14:textId="77777777" w:rsidR="009153CC" w:rsidRPr="000E62ED" w:rsidRDefault="009153CC" w:rsidP="005A487E">
            <w:pPr>
              <w:rPr>
                <w:rFonts w:asciiTheme="minorHAnsi" w:hAnsiTheme="minorHAnsi"/>
                <w:sz w:val="18"/>
                <w:szCs w:val="18"/>
              </w:rPr>
            </w:pPr>
            <w:r>
              <w:rPr>
                <w:rFonts w:asciiTheme="minorHAnsi" w:hAnsiTheme="minorHAnsi"/>
                <w:sz w:val="18"/>
                <w:szCs w:val="18"/>
              </w:rPr>
              <w:t>10</w:t>
            </w:r>
          </w:p>
        </w:tc>
        <w:tc>
          <w:tcPr>
            <w:tcW w:w="1263" w:type="pct"/>
            <w:vAlign w:val="center"/>
          </w:tcPr>
          <w:p w14:paraId="3C5E47FB" w14:textId="77777777" w:rsidR="009153CC" w:rsidRPr="000E62ED" w:rsidRDefault="009153CC" w:rsidP="005A487E">
            <w:pPr>
              <w:rPr>
                <w:rFonts w:asciiTheme="minorHAnsi" w:hAnsiTheme="minorHAnsi"/>
                <w:sz w:val="18"/>
                <w:szCs w:val="18"/>
              </w:rPr>
            </w:pPr>
            <w:r w:rsidRPr="00041961">
              <w:rPr>
                <w:rFonts w:ascii="Calibri" w:hAnsi="Calibri"/>
                <w:sz w:val="18"/>
              </w:rPr>
              <w:t>Verification Status:</w:t>
            </w:r>
          </w:p>
        </w:tc>
        <w:tc>
          <w:tcPr>
            <w:tcW w:w="3523" w:type="pct"/>
            <w:vAlign w:val="center"/>
          </w:tcPr>
          <w:p w14:paraId="747E70D4" w14:textId="77777777" w:rsidR="00280C76" w:rsidRPr="00CC67D9" w:rsidRDefault="00280C76" w:rsidP="00280C76">
            <w:pPr>
              <w:pStyle w:val="ListParagraph"/>
              <w:keepNext/>
              <w:numPr>
                <w:ilvl w:val="0"/>
                <w:numId w:val="40"/>
              </w:numPr>
              <w:tabs>
                <w:tab w:val="left" w:pos="356"/>
              </w:tabs>
              <w:contextualSpacing w:val="0"/>
              <w:rPr>
                <w:rFonts w:ascii="Calibri" w:hAnsi="Calibri"/>
                <w:sz w:val="18"/>
                <w:szCs w:val="18"/>
              </w:rPr>
            </w:pPr>
            <w:r w:rsidRPr="00CC67D9">
              <w:rPr>
                <w:rFonts w:ascii="Calibri" w:hAnsi="Calibri"/>
                <w:sz w:val="18"/>
                <w:szCs w:val="18"/>
                <w:u w:val="single"/>
              </w:rPr>
              <w:t>Pass</w:t>
            </w:r>
            <w:r w:rsidRPr="00CC67D9">
              <w:rPr>
                <w:rFonts w:ascii="Calibri" w:hAnsi="Calibri"/>
                <w:sz w:val="18"/>
                <w:szCs w:val="18"/>
              </w:rPr>
              <w:t xml:space="preserve"> - all applicable requirements are met; or</w:t>
            </w:r>
          </w:p>
          <w:p w14:paraId="31BB5D18" w14:textId="77777777" w:rsidR="00280C76" w:rsidRPr="00CC67D9" w:rsidRDefault="00280C76" w:rsidP="00280C76">
            <w:pPr>
              <w:pStyle w:val="ListParagraph"/>
              <w:keepNext/>
              <w:numPr>
                <w:ilvl w:val="0"/>
                <w:numId w:val="40"/>
              </w:numPr>
              <w:tabs>
                <w:tab w:val="left" w:pos="356"/>
              </w:tabs>
              <w:contextualSpacing w:val="0"/>
              <w:rPr>
                <w:rFonts w:ascii="Calibri" w:hAnsi="Calibri"/>
                <w:sz w:val="18"/>
                <w:szCs w:val="18"/>
              </w:rPr>
            </w:pPr>
            <w:r w:rsidRPr="00CC67D9">
              <w:rPr>
                <w:rFonts w:ascii="Calibri" w:hAnsi="Calibri"/>
                <w:sz w:val="18"/>
                <w:szCs w:val="18"/>
                <w:u w:val="single"/>
              </w:rPr>
              <w:t>Fail</w:t>
            </w:r>
            <w:r w:rsidRPr="00CC67D9">
              <w:rPr>
                <w:rFonts w:ascii="Calibri" w:hAnsi="Calibri"/>
                <w:sz w:val="18"/>
                <w:szCs w:val="18"/>
              </w:rPr>
              <w:t xml:space="preserve"> - one or more applicable requirements are not met. Enter reason for failure in corrections notes field below; or</w:t>
            </w:r>
          </w:p>
          <w:p w14:paraId="3C5E47FC" w14:textId="7BEF20BB" w:rsidR="009153CC" w:rsidRPr="00280C76" w:rsidRDefault="00280C76" w:rsidP="00280C76">
            <w:pPr>
              <w:pStyle w:val="ListParagraph"/>
              <w:numPr>
                <w:ilvl w:val="0"/>
                <w:numId w:val="40"/>
              </w:numPr>
              <w:rPr>
                <w:rFonts w:asciiTheme="minorHAnsi" w:hAnsiTheme="minorHAnsi"/>
                <w:sz w:val="18"/>
                <w:szCs w:val="18"/>
              </w:rPr>
            </w:pPr>
            <w:r w:rsidRPr="00280C76">
              <w:rPr>
                <w:rFonts w:ascii="Calibri" w:hAnsi="Calibri"/>
                <w:sz w:val="18"/>
                <w:szCs w:val="18"/>
                <w:u w:val="single"/>
              </w:rPr>
              <w:t>All N/A</w:t>
            </w:r>
            <w:r w:rsidRPr="00280C76">
              <w:rPr>
                <w:rFonts w:ascii="Calibri" w:hAnsi="Calibri"/>
                <w:sz w:val="18"/>
                <w:szCs w:val="18"/>
              </w:rPr>
              <w:t xml:space="preserve"> - This entire table is not applicable</w:t>
            </w:r>
          </w:p>
        </w:tc>
      </w:tr>
      <w:tr w:rsidR="00280C76" w:rsidRPr="000E62ED" w14:paraId="3C5E4801" w14:textId="77777777" w:rsidTr="00280C76">
        <w:trPr>
          <w:trHeight w:val="288"/>
        </w:trPr>
        <w:tc>
          <w:tcPr>
            <w:tcW w:w="214" w:type="pct"/>
            <w:vAlign w:val="center"/>
          </w:tcPr>
          <w:p w14:paraId="3C5E47FE" w14:textId="77777777" w:rsidR="00280C76" w:rsidRPr="000E62ED" w:rsidRDefault="00280C76" w:rsidP="005A487E">
            <w:pPr>
              <w:rPr>
                <w:rFonts w:asciiTheme="minorHAnsi" w:hAnsiTheme="minorHAnsi"/>
                <w:sz w:val="18"/>
                <w:szCs w:val="18"/>
              </w:rPr>
            </w:pPr>
            <w:r>
              <w:rPr>
                <w:rFonts w:asciiTheme="minorHAnsi" w:hAnsiTheme="minorHAnsi"/>
                <w:sz w:val="18"/>
                <w:szCs w:val="18"/>
              </w:rPr>
              <w:t>11</w:t>
            </w:r>
          </w:p>
        </w:tc>
        <w:tc>
          <w:tcPr>
            <w:tcW w:w="4786" w:type="pct"/>
            <w:gridSpan w:val="2"/>
            <w:vAlign w:val="center"/>
          </w:tcPr>
          <w:p w14:paraId="3C5E4800" w14:textId="1C8B9693" w:rsidR="00280C76" w:rsidRPr="000E62ED" w:rsidRDefault="00280C76" w:rsidP="005A487E">
            <w:pPr>
              <w:rPr>
                <w:rFonts w:asciiTheme="minorHAnsi" w:hAnsiTheme="minorHAnsi"/>
                <w:sz w:val="18"/>
                <w:szCs w:val="18"/>
              </w:rPr>
            </w:pPr>
            <w:r w:rsidRPr="00041961">
              <w:rPr>
                <w:rFonts w:ascii="Calibri" w:hAnsi="Calibri"/>
                <w:sz w:val="18"/>
              </w:rPr>
              <w:t>Correction Notes:</w:t>
            </w:r>
          </w:p>
        </w:tc>
      </w:tr>
      <w:tr w:rsidR="009153CC" w:rsidRPr="000E62ED" w14:paraId="3C5E4803" w14:textId="77777777" w:rsidTr="005A487E">
        <w:trPr>
          <w:trHeight w:val="288"/>
        </w:trPr>
        <w:tc>
          <w:tcPr>
            <w:tcW w:w="5000" w:type="pct"/>
            <w:gridSpan w:val="3"/>
            <w:vAlign w:val="center"/>
          </w:tcPr>
          <w:p w14:paraId="3C5E4802" w14:textId="77777777" w:rsidR="009153CC" w:rsidRPr="000E62ED" w:rsidRDefault="009153CC" w:rsidP="005A487E">
            <w:pPr>
              <w:rPr>
                <w:rFonts w:asciiTheme="minorHAnsi" w:hAnsiTheme="minorHAnsi"/>
                <w:b/>
                <w:sz w:val="18"/>
                <w:szCs w:val="18"/>
              </w:rPr>
            </w:pPr>
            <w:r w:rsidRPr="00041961">
              <w:rPr>
                <w:rFonts w:ascii="Calibri" w:hAnsi="Calibri"/>
                <w:b/>
                <w:bCs/>
                <w:sz w:val="18"/>
              </w:rPr>
              <w:t>The responsible person’s signature on this compliance document affirms that all applicable requirements in this table have been met unless otherwise noted in the Verification Status and the Corrections Notes in this table.</w:t>
            </w:r>
          </w:p>
        </w:tc>
      </w:tr>
    </w:tbl>
    <w:p w14:paraId="67E2769A" w14:textId="77777777" w:rsidR="00280C76" w:rsidRDefault="00280C76"/>
    <w:tbl>
      <w:tblPr>
        <w:tblW w:w="5006"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7"/>
        <w:gridCol w:w="10256"/>
      </w:tblGrid>
      <w:tr w:rsidR="00581CE3" w:rsidRPr="0061067E" w14:paraId="3C5E4807" w14:textId="77777777" w:rsidTr="00280C76">
        <w:trPr>
          <w:cantSplit/>
          <w:trHeight w:val="432"/>
        </w:trPr>
        <w:tc>
          <w:tcPr>
            <w:tcW w:w="5000" w:type="pct"/>
            <w:gridSpan w:val="2"/>
            <w:vAlign w:val="center"/>
          </w:tcPr>
          <w:p w14:paraId="3C5E4805" w14:textId="1117D3EB" w:rsidR="00581CE3" w:rsidRPr="00247AA0" w:rsidRDefault="00581CE3" w:rsidP="00247AA0">
            <w:pPr>
              <w:keepNext/>
              <w:rPr>
                <w:rFonts w:asciiTheme="minorHAnsi" w:hAnsiTheme="minorHAnsi"/>
                <w:b/>
                <w:szCs w:val="18"/>
              </w:rPr>
            </w:pPr>
            <w:r w:rsidRPr="00247AA0">
              <w:rPr>
                <w:rFonts w:asciiTheme="minorHAnsi" w:hAnsiTheme="minorHAnsi"/>
                <w:b/>
                <w:szCs w:val="18"/>
              </w:rPr>
              <w:t>D. Determination of HERS Verification Compliance</w:t>
            </w:r>
          </w:p>
          <w:p w14:paraId="3C5E4806" w14:textId="77777777" w:rsidR="00581CE3" w:rsidRPr="0061067E" w:rsidRDefault="00581CE3" w:rsidP="00247AA0">
            <w:pPr>
              <w:keepNext/>
              <w:rPr>
                <w:rFonts w:asciiTheme="minorHAnsi" w:hAnsiTheme="minorHAnsi"/>
                <w:sz w:val="18"/>
                <w:szCs w:val="18"/>
              </w:rPr>
            </w:pPr>
            <w:r w:rsidRPr="0061067E">
              <w:rPr>
                <w:rFonts w:asciiTheme="minorHAnsi" w:hAnsiTheme="minorHAnsi"/>
                <w:sz w:val="18"/>
                <w:szCs w:val="18"/>
              </w:rPr>
              <w:t xml:space="preserve">All applicable sections of this document shall indicate compliance with the specified verification protocol requirements in order for this Certificate of Verification as a whole to be determined to be in compliance. </w:t>
            </w:r>
          </w:p>
        </w:tc>
      </w:tr>
      <w:tr w:rsidR="00581CE3" w:rsidRPr="0061067E" w14:paraId="3C5E480A" w14:textId="77777777" w:rsidTr="00280C76">
        <w:trPr>
          <w:cantSplit/>
          <w:trHeight w:val="323"/>
        </w:trPr>
        <w:tc>
          <w:tcPr>
            <w:tcW w:w="253" w:type="pct"/>
            <w:vAlign w:val="center"/>
          </w:tcPr>
          <w:p w14:paraId="3C5E4808" w14:textId="77777777" w:rsidR="00581CE3" w:rsidRPr="0061067E" w:rsidDel="00C76C40" w:rsidRDefault="00581CE3" w:rsidP="00247AA0">
            <w:pPr>
              <w:keepNext/>
              <w:jc w:val="center"/>
              <w:rPr>
                <w:rFonts w:asciiTheme="minorHAnsi" w:hAnsiTheme="minorHAnsi"/>
                <w:sz w:val="18"/>
                <w:szCs w:val="18"/>
              </w:rPr>
            </w:pPr>
            <w:r w:rsidRPr="0061067E">
              <w:rPr>
                <w:rFonts w:asciiTheme="minorHAnsi" w:hAnsiTheme="minorHAnsi"/>
                <w:sz w:val="18"/>
                <w:szCs w:val="18"/>
              </w:rPr>
              <w:t>01</w:t>
            </w:r>
          </w:p>
        </w:tc>
        <w:tc>
          <w:tcPr>
            <w:tcW w:w="4747" w:type="pct"/>
            <w:vAlign w:val="center"/>
          </w:tcPr>
          <w:p w14:paraId="3C5E4809" w14:textId="77777777" w:rsidR="00581CE3" w:rsidRPr="0061067E" w:rsidRDefault="00581CE3" w:rsidP="00581CE3">
            <w:pPr>
              <w:keepNext/>
              <w:spacing w:after="60"/>
              <w:rPr>
                <w:rFonts w:asciiTheme="minorHAnsi" w:hAnsiTheme="minorHAnsi"/>
                <w:sz w:val="18"/>
                <w:szCs w:val="18"/>
              </w:rPr>
            </w:pPr>
          </w:p>
        </w:tc>
      </w:tr>
    </w:tbl>
    <w:p w14:paraId="3C5E480B" w14:textId="77777777" w:rsidR="009153CC" w:rsidRPr="000E62ED" w:rsidRDefault="009153CC" w:rsidP="00C05873">
      <w:pPr>
        <w:rPr>
          <w:rFonts w:asciiTheme="minorHAnsi" w:hAnsiTheme="minorHAnsi"/>
          <w:sz w:val="18"/>
          <w:szCs w:val="18"/>
        </w:rPr>
      </w:pPr>
    </w:p>
    <w:p w14:paraId="3C5E480C" w14:textId="77777777" w:rsidR="008D393A" w:rsidRPr="000E62ED" w:rsidRDefault="008D393A" w:rsidP="00C05873">
      <w:pPr>
        <w:rPr>
          <w:rFonts w:asciiTheme="minorHAnsi" w:hAnsiTheme="minorHAnsi"/>
          <w:sz w:val="18"/>
          <w:szCs w:val="18"/>
        </w:rPr>
      </w:pPr>
    </w:p>
    <w:p w14:paraId="3C5E480D" w14:textId="77777777" w:rsidR="008D393A" w:rsidRPr="000E62ED" w:rsidRDefault="008D393A" w:rsidP="00C05873">
      <w:pPr>
        <w:rPr>
          <w:rFonts w:asciiTheme="minorHAnsi" w:hAnsiTheme="minorHAnsi"/>
          <w:sz w:val="18"/>
          <w:szCs w:val="18"/>
        </w:rPr>
      </w:pPr>
      <w:r w:rsidRPr="000E62ED">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44"/>
        <w:gridCol w:w="40"/>
        <w:gridCol w:w="7"/>
        <w:gridCol w:w="5377"/>
      </w:tblGrid>
      <w:tr w:rsidR="00D63647" w:rsidRPr="000E62ED" w14:paraId="3C5E4810" w14:textId="77777777" w:rsidTr="008242BC">
        <w:trPr>
          <w:trHeight w:val="288"/>
        </w:trPr>
        <w:tc>
          <w:tcPr>
            <w:tcW w:w="10950" w:type="dxa"/>
            <w:gridSpan w:val="4"/>
            <w:vAlign w:val="center"/>
          </w:tcPr>
          <w:p w14:paraId="3C5E480F" w14:textId="77777777" w:rsidR="00D63647" w:rsidRPr="000E62ED" w:rsidRDefault="00D63647" w:rsidP="00C0587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sz w:val="18"/>
                <w:szCs w:val="18"/>
              </w:rPr>
            </w:pPr>
            <w:r w:rsidRPr="000E62ED">
              <w:rPr>
                <w:rFonts w:asciiTheme="minorHAnsi" w:hAnsiTheme="minorHAnsi" w:cs="Arial"/>
                <w:b/>
                <w:caps/>
                <w:sz w:val="18"/>
                <w:szCs w:val="18"/>
              </w:rPr>
              <w:lastRenderedPageBreak/>
              <w:t>Documentation Author's Declaration Statement</w:t>
            </w:r>
          </w:p>
        </w:tc>
      </w:tr>
      <w:tr w:rsidR="00D63647" w:rsidRPr="000E62ED" w14:paraId="3C5E4812" w14:textId="77777777" w:rsidTr="00247AA0">
        <w:trPr>
          <w:trHeight w:val="233"/>
        </w:trPr>
        <w:tc>
          <w:tcPr>
            <w:tcW w:w="10950" w:type="dxa"/>
            <w:gridSpan w:val="4"/>
            <w:vAlign w:val="center"/>
          </w:tcPr>
          <w:p w14:paraId="3C5E4811" w14:textId="77777777" w:rsidR="00D63647" w:rsidRPr="000E62ED" w:rsidRDefault="00D63647" w:rsidP="00247AA0">
            <w:pPr>
              <w:numPr>
                <w:ilvl w:val="0"/>
                <w:numId w:val="24"/>
              </w:numPr>
              <w:ind w:left="271" w:hanging="270"/>
              <w:rPr>
                <w:rFonts w:asciiTheme="minorHAnsi" w:hAnsiTheme="minorHAnsi"/>
                <w:sz w:val="18"/>
                <w:szCs w:val="18"/>
              </w:rPr>
            </w:pPr>
            <w:r w:rsidRPr="000E62ED">
              <w:rPr>
                <w:rFonts w:asciiTheme="minorHAnsi" w:hAnsiTheme="minorHAnsi"/>
                <w:sz w:val="18"/>
                <w:szCs w:val="18"/>
              </w:rPr>
              <w:t>I certify that this Certificate of Verification documentation is accurate and complete.</w:t>
            </w:r>
          </w:p>
        </w:tc>
      </w:tr>
      <w:tr w:rsidR="00D63647" w:rsidRPr="000E62ED" w14:paraId="3C5E4815" w14:textId="77777777" w:rsidTr="008242BC">
        <w:trPr>
          <w:trHeight w:val="360"/>
        </w:trPr>
        <w:tc>
          <w:tcPr>
            <w:tcW w:w="5434" w:type="dxa"/>
          </w:tcPr>
          <w:p w14:paraId="3C5E4813" w14:textId="77777777" w:rsidR="00D63647" w:rsidRPr="000E62ED" w:rsidRDefault="00D63647" w:rsidP="00C05873">
            <w:pPr>
              <w:rPr>
                <w:rFonts w:asciiTheme="minorHAnsi" w:hAnsiTheme="minorHAnsi"/>
                <w:sz w:val="18"/>
                <w:szCs w:val="18"/>
              </w:rPr>
            </w:pPr>
            <w:r w:rsidRPr="000E62ED">
              <w:rPr>
                <w:rFonts w:asciiTheme="minorHAnsi" w:hAnsiTheme="minorHAnsi"/>
                <w:sz w:val="18"/>
                <w:szCs w:val="18"/>
              </w:rPr>
              <w:t>Documentation Author Name:</w:t>
            </w:r>
          </w:p>
        </w:tc>
        <w:tc>
          <w:tcPr>
            <w:tcW w:w="5516" w:type="dxa"/>
            <w:gridSpan w:val="3"/>
          </w:tcPr>
          <w:p w14:paraId="3C5E4814" w14:textId="77777777" w:rsidR="00D63647" w:rsidRPr="000E62ED" w:rsidRDefault="00D63647" w:rsidP="00C05873">
            <w:pPr>
              <w:rPr>
                <w:rFonts w:asciiTheme="minorHAnsi" w:hAnsiTheme="minorHAnsi"/>
                <w:sz w:val="18"/>
                <w:szCs w:val="18"/>
              </w:rPr>
            </w:pPr>
            <w:r w:rsidRPr="000E62ED">
              <w:rPr>
                <w:rFonts w:asciiTheme="minorHAnsi" w:hAnsiTheme="minorHAnsi"/>
                <w:sz w:val="18"/>
                <w:szCs w:val="18"/>
              </w:rPr>
              <w:t>Documentation Author Signature:</w:t>
            </w:r>
          </w:p>
        </w:tc>
      </w:tr>
      <w:tr w:rsidR="00D63647" w:rsidRPr="000E62ED" w14:paraId="3C5E4818" w14:textId="77777777" w:rsidTr="008242BC">
        <w:trPr>
          <w:trHeight w:val="360"/>
        </w:trPr>
        <w:tc>
          <w:tcPr>
            <w:tcW w:w="5434" w:type="dxa"/>
          </w:tcPr>
          <w:p w14:paraId="3C5E4816" w14:textId="77777777" w:rsidR="00D63647" w:rsidRPr="000E62ED" w:rsidRDefault="00D63647" w:rsidP="00C05873">
            <w:pPr>
              <w:rPr>
                <w:rFonts w:asciiTheme="minorHAnsi" w:hAnsiTheme="minorHAnsi"/>
                <w:sz w:val="18"/>
                <w:szCs w:val="18"/>
              </w:rPr>
            </w:pPr>
            <w:r w:rsidRPr="000E62ED">
              <w:rPr>
                <w:rFonts w:asciiTheme="minorHAnsi" w:hAnsiTheme="minorHAnsi"/>
                <w:sz w:val="18"/>
                <w:szCs w:val="18"/>
              </w:rPr>
              <w:t>Company:</w:t>
            </w:r>
          </w:p>
        </w:tc>
        <w:tc>
          <w:tcPr>
            <w:tcW w:w="5516" w:type="dxa"/>
            <w:gridSpan w:val="3"/>
          </w:tcPr>
          <w:p w14:paraId="3C5E4817" w14:textId="77777777" w:rsidR="00D63647" w:rsidRPr="000E62ED" w:rsidRDefault="00D63647" w:rsidP="00C05873">
            <w:pPr>
              <w:rPr>
                <w:rFonts w:asciiTheme="minorHAnsi" w:hAnsiTheme="minorHAnsi"/>
                <w:sz w:val="18"/>
                <w:szCs w:val="18"/>
              </w:rPr>
            </w:pPr>
            <w:r w:rsidRPr="000E62ED">
              <w:rPr>
                <w:rFonts w:asciiTheme="minorHAnsi" w:hAnsiTheme="minorHAnsi"/>
                <w:sz w:val="18"/>
                <w:szCs w:val="18"/>
              </w:rPr>
              <w:t>Date Signed:</w:t>
            </w:r>
          </w:p>
        </w:tc>
      </w:tr>
      <w:tr w:rsidR="00D63647" w:rsidRPr="000E62ED" w14:paraId="3C5E481B" w14:textId="77777777" w:rsidTr="008242BC">
        <w:trPr>
          <w:trHeight w:val="360"/>
        </w:trPr>
        <w:tc>
          <w:tcPr>
            <w:tcW w:w="5434" w:type="dxa"/>
          </w:tcPr>
          <w:p w14:paraId="3C5E4819" w14:textId="77777777" w:rsidR="00D63647" w:rsidRPr="000E62ED" w:rsidRDefault="00D63647" w:rsidP="00C05873">
            <w:pPr>
              <w:rPr>
                <w:rFonts w:asciiTheme="minorHAnsi" w:hAnsiTheme="minorHAnsi"/>
                <w:sz w:val="18"/>
                <w:szCs w:val="18"/>
              </w:rPr>
            </w:pPr>
            <w:r w:rsidRPr="000E62ED">
              <w:rPr>
                <w:rFonts w:asciiTheme="minorHAnsi" w:hAnsiTheme="minorHAnsi"/>
                <w:sz w:val="18"/>
                <w:szCs w:val="18"/>
              </w:rPr>
              <w:t>Address:</w:t>
            </w:r>
          </w:p>
        </w:tc>
        <w:tc>
          <w:tcPr>
            <w:tcW w:w="5516" w:type="dxa"/>
            <w:gridSpan w:val="3"/>
          </w:tcPr>
          <w:p w14:paraId="3C5E481A" w14:textId="77777777" w:rsidR="00D63647" w:rsidRPr="000E62ED" w:rsidRDefault="00D63647" w:rsidP="00C05873">
            <w:pPr>
              <w:rPr>
                <w:rFonts w:asciiTheme="minorHAnsi" w:hAnsiTheme="minorHAnsi"/>
                <w:sz w:val="18"/>
                <w:szCs w:val="18"/>
              </w:rPr>
            </w:pPr>
            <w:r w:rsidRPr="000E62ED">
              <w:rPr>
                <w:rFonts w:asciiTheme="minorHAnsi" w:hAnsiTheme="minorHAnsi"/>
                <w:sz w:val="18"/>
                <w:szCs w:val="18"/>
              </w:rPr>
              <w:t>CEA/HERS Certification Information (if applicable):</w:t>
            </w:r>
          </w:p>
        </w:tc>
      </w:tr>
      <w:tr w:rsidR="00D63647" w:rsidRPr="000E62ED" w14:paraId="3C5E481E" w14:textId="77777777" w:rsidTr="008242BC">
        <w:trPr>
          <w:trHeight w:val="360"/>
        </w:trPr>
        <w:tc>
          <w:tcPr>
            <w:tcW w:w="5434" w:type="dxa"/>
          </w:tcPr>
          <w:p w14:paraId="3C5E481C" w14:textId="77777777" w:rsidR="00D63647" w:rsidRPr="000E62ED" w:rsidRDefault="00D63647" w:rsidP="00C05873">
            <w:pPr>
              <w:rPr>
                <w:rFonts w:asciiTheme="minorHAnsi" w:hAnsiTheme="minorHAnsi"/>
                <w:sz w:val="18"/>
                <w:szCs w:val="18"/>
              </w:rPr>
            </w:pPr>
            <w:r w:rsidRPr="000E62ED">
              <w:rPr>
                <w:rFonts w:asciiTheme="minorHAnsi" w:hAnsiTheme="minorHAnsi"/>
                <w:sz w:val="18"/>
                <w:szCs w:val="18"/>
              </w:rPr>
              <w:t>City/State/Zip:</w:t>
            </w:r>
          </w:p>
        </w:tc>
        <w:tc>
          <w:tcPr>
            <w:tcW w:w="5516" w:type="dxa"/>
            <w:gridSpan w:val="3"/>
          </w:tcPr>
          <w:p w14:paraId="3C5E481D" w14:textId="77777777" w:rsidR="00D63647" w:rsidRPr="000E62ED" w:rsidRDefault="00D63647" w:rsidP="00C05873">
            <w:pPr>
              <w:rPr>
                <w:rFonts w:asciiTheme="minorHAnsi" w:hAnsiTheme="minorHAnsi"/>
                <w:sz w:val="18"/>
                <w:szCs w:val="18"/>
              </w:rPr>
            </w:pPr>
            <w:r w:rsidRPr="000E62ED">
              <w:rPr>
                <w:rFonts w:asciiTheme="minorHAnsi" w:hAnsiTheme="minorHAnsi"/>
                <w:sz w:val="18"/>
                <w:szCs w:val="18"/>
              </w:rPr>
              <w:t>Phone:</w:t>
            </w:r>
          </w:p>
        </w:tc>
      </w:tr>
      <w:tr w:rsidR="00D63647" w:rsidRPr="000E62ED" w14:paraId="3C5E4820" w14:textId="77777777" w:rsidTr="008242BC">
        <w:tblPrEx>
          <w:tblCellMar>
            <w:left w:w="115" w:type="dxa"/>
            <w:right w:w="115" w:type="dxa"/>
          </w:tblCellMar>
        </w:tblPrEx>
        <w:trPr>
          <w:trHeight w:val="296"/>
        </w:trPr>
        <w:tc>
          <w:tcPr>
            <w:tcW w:w="10950" w:type="dxa"/>
            <w:gridSpan w:val="4"/>
            <w:vAlign w:val="center"/>
          </w:tcPr>
          <w:p w14:paraId="3C5E481F" w14:textId="77777777" w:rsidR="00D63647" w:rsidRPr="000E62ED" w:rsidRDefault="00D63647" w:rsidP="00C0587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0E62ED">
              <w:rPr>
                <w:rFonts w:asciiTheme="minorHAnsi" w:hAnsiTheme="minorHAnsi" w:cs="Arial"/>
                <w:b/>
                <w:caps/>
                <w:sz w:val="18"/>
                <w:szCs w:val="18"/>
              </w:rPr>
              <w:t xml:space="preserve">Responsible Person's Declaration statement </w:t>
            </w:r>
          </w:p>
        </w:tc>
      </w:tr>
      <w:tr w:rsidR="00D63647" w:rsidRPr="000E62ED" w14:paraId="3C5E4827" w14:textId="77777777" w:rsidTr="008242BC">
        <w:tblPrEx>
          <w:tblCellMar>
            <w:left w:w="115" w:type="dxa"/>
            <w:right w:w="115" w:type="dxa"/>
          </w:tblCellMar>
        </w:tblPrEx>
        <w:trPr>
          <w:trHeight w:val="504"/>
        </w:trPr>
        <w:tc>
          <w:tcPr>
            <w:tcW w:w="10950" w:type="dxa"/>
            <w:gridSpan w:val="4"/>
            <w:shd w:val="clear" w:color="auto" w:fill="auto"/>
          </w:tcPr>
          <w:p w14:paraId="3C5E4821" w14:textId="77777777" w:rsidR="00D63647" w:rsidRPr="000E62ED" w:rsidRDefault="00D63647" w:rsidP="00247AA0">
            <w:pPr>
              <w:pStyle w:val="p2"/>
              <w:keepNext/>
              <w:tabs>
                <w:tab w:val="clear" w:pos="357"/>
              </w:tabs>
              <w:spacing w:line="240" w:lineRule="auto"/>
              <w:ind w:left="0" w:right="90" w:firstLine="0"/>
              <w:rPr>
                <w:rFonts w:asciiTheme="minorHAnsi" w:hAnsiTheme="minorHAnsi"/>
                <w:sz w:val="18"/>
                <w:szCs w:val="18"/>
              </w:rPr>
            </w:pPr>
            <w:r w:rsidRPr="000E62ED">
              <w:rPr>
                <w:rFonts w:asciiTheme="minorHAnsi" w:hAnsiTheme="minorHAnsi"/>
                <w:sz w:val="18"/>
                <w:szCs w:val="18"/>
              </w:rPr>
              <w:t xml:space="preserve">I certify the following under penalty of perjury, under the laws of the State of California: </w:t>
            </w:r>
          </w:p>
          <w:p w14:paraId="3C5E4822" w14:textId="77777777" w:rsidR="00D63647" w:rsidRPr="000E62ED" w:rsidRDefault="00D63647" w:rsidP="00C05873">
            <w:pPr>
              <w:pStyle w:val="p2"/>
              <w:keepNext/>
              <w:numPr>
                <w:ilvl w:val="0"/>
                <w:numId w:val="25"/>
              </w:numPr>
              <w:tabs>
                <w:tab w:val="clear" w:pos="357"/>
              </w:tabs>
              <w:spacing w:line="240" w:lineRule="auto"/>
              <w:ind w:right="90"/>
              <w:rPr>
                <w:rFonts w:asciiTheme="minorHAnsi" w:hAnsiTheme="minorHAnsi"/>
                <w:sz w:val="18"/>
                <w:szCs w:val="18"/>
              </w:rPr>
            </w:pPr>
            <w:r w:rsidRPr="000E62ED">
              <w:rPr>
                <w:rFonts w:asciiTheme="minorHAnsi" w:hAnsiTheme="minorHAnsi"/>
                <w:sz w:val="18"/>
                <w:szCs w:val="18"/>
              </w:rPr>
              <w:t>The information provided on this Certificate of Verification is true and correct.</w:t>
            </w:r>
          </w:p>
          <w:p w14:paraId="3C5E4823" w14:textId="77777777" w:rsidR="00D63647" w:rsidRPr="000E62ED" w:rsidRDefault="00D63647" w:rsidP="00C05873">
            <w:pPr>
              <w:pStyle w:val="p2"/>
              <w:keepNext/>
              <w:numPr>
                <w:ilvl w:val="0"/>
                <w:numId w:val="25"/>
              </w:numPr>
              <w:tabs>
                <w:tab w:val="clear" w:pos="357"/>
              </w:tabs>
              <w:spacing w:line="240" w:lineRule="auto"/>
              <w:ind w:right="90"/>
              <w:rPr>
                <w:rFonts w:asciiTheme="minorHAnsi" w:hAnsiTheme="minorHAnsi"/>
                <w:sz w:val="18"/>
                <w:szCs w:val="18"/>
              </w:rPr>
            </w:pPr>
            <w:r w:rsidRPr="000E62ED">
              <w:rPr>
                <w:rFonts w:asciiTheme="minorHAnsi" w:hAnsiTheme="minorHAnsi"/>
                <w:sz w:val="18"/>
                <w:szCs w:val="18"/>
              </w:rPr>
              <w:t>I am the certified HERS Rater who performed the verification identified and reported on this Certificate of Verification (responsible rater).</w:t>
            </w:r>
          </w:p>
          <w:p w14:paraId="3C5E4824" w14:textId="77777777" w:rsidR="00D63647" w:rsidRPr="000E62ED" w:rsidRDefault="00D63647" w:rsidP="00C05873">
            <w:pPr>
              <w:pStyle w:val="p2"/>
              <w:keepNext/>
              <w:numPr>
                <w:ilvl w:val="0"/>
                <w:numId w:val="25"/>
              </w:numPr>
              <w:tabs>
                <w:tab w:val="clear" w:pos="357"/>
              </w:tabs>
              <w:spacing w:line="240" w:lineRule="auto"/>
              <w:ind w:right="90"/>
              <w:rPr>
                <w:rFonts w:asciiTheme="minorHAnsi" w:hAnsiTheme="minorHAnsi"/>
                <w:sz w:val="18"/>
                <w:szCs w:val="18"/>
              </w:rPr>
            </w:pPr>
            <w:r w:rsidRPr="000E62ED">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3C5E4825" w14:textId="77777777" w:rsidR="00D63647" w:rsidRPr="000E62ED" w:rsidRDefault="00D63647" w:rsidP="00C05873">
            <w:pPr>
              <w:pStyle w:val="p2"/>
              <w:keepNext/>
              <w:numPr>
                <w:ilvl w:val="0"/>
                <w:numId w:val="25"/>
              </w:numPr>
              <w:tabs>
                <w:tab w:val="clear" w:pos="357"/>
              </w:tabs>
              <w:spacing w:line="240" w:lineRule="auto"/>
              <w:ind w:right="90"/>
              <w:rPr>
                <w:rFonts w:asciiTheme="minorHAnsi" w:hAnsiTheme="minorHAnsi"/>
                <w:sz w:val="18"/>
                <w:szCs w:val="18"/>
              </w:rPr>
            </w:pPr>
            <w:r w:rsidRPr="000E62ED">
              <w:rPr>
                <w:rFonts w:asciiTheme="minorHAnsi" w:hAnsiTheme="minorHAnsi"/>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3C5E4826" w14:textId="77777777" w:rsidR="00D63647" w:rsidRPr="000E62ED" w:rsidRDefault="00D63647" w:rsidP="00C05873">
            <w:pPr>
              <w:pStyle w:val="p2"/>
              <w:keepNext/>
              <w:numPr>
                <w:ilvl w:val="0"/>
                <w:numId w:val="25"/>
              </w:numPr>
              <w:tabs>
                <w:tab w:val="clear" w:pos="357"/>
              </w:tabs>
              <w:spacing w:line="240" w:lineRule="auto"/>
              <w:ind w:right="90"/>
              <w:rPr>
                <w:rFonts w:asciiTheme="minorHAnsi" w:hAnsiTheme="minorHAnsi"/>
                <w:sz w:val="18"/>
                <w:szCs w:val="18"/>
              </w:rPr>
            </w:pPr>
            <w:r w:rsidRPr="000E62ED">
              <w:rPr>
                <w:rFonts w:asciiTheme="minorHAnsi" w:hAnsiTheme="minorHAnsi"/>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D63647" w:rsidRPr="000E62ED" w14:paraId="3C5E4829" w14:textId="77777777" w:rsidTr="008242BC">
        <w:tblPrEx>
          <w:tblCellMar>
            <w:left w:w="115" w:type="dxa"/>
            <w:right w:w="115" w:type="dxa"/>
          </w:tblCellMar>
        </w:tblPrEx>
        <w:trPr>
          <w:trHeight w:val="278"/>
        </w:trPr>
        <w:tc>
          <w:tcPr>
            <w:tcW w:w="10950" w:type="dxa"/>
            <w:gridSpan w:val="4"/>
            <w:vAlign w:val="center"/>
          </w:tcPr>
          <w:p w14:paraId="3C5E4828" w14:textId="77777777" w:rsidR="00D63647" w:rsidRPr="000E62ED" w:rsidRDefault="00D63647" w:rsidP="00C0587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0E62ED">
              <w:rPr>
                <w:rFonts w:asciiTheme="minorHAnsi" w:hAnsiTheme="minorHAnsi" w:cs="Arial"/>
                <w:b/>
                <w:caps/>
                <w:sz w:val="18"/>
                <w:szCs w:val="18"/>
              </w:rPr>
              <w:t>BUILDER OR INSTALLER INFORMATION AS SHOWN ON THE CERTIFICATE OF INSTALLATION</w:t>
            </w:r>
          </w:p>
        </w:tc>
      </w:tr>
      <w:tr w:rsidR="00D63647" w:rsidRPr="000E62ED" w14:paraId="3C5E482B" w14:textId="77777777" w:rsidTr="00247AA0">
        <w:tblPrEx>
          <w:tblCellMar>
            <w:left w:w="115" w:type="dxa"/>
            <w:right w:w="115" w:type="dxa"/>
          </w:tblCellMar>
        </w:tblPrEx>
        <w:trPr>
          <w:trHeight w:hRule="exact" w:val="360"/>
        </w:trPr>
        <w:tc>
          <w:tcPr>
            <w:tcW w:w="10950" w:type="dxa"/>
            <w:gridSpan w:val="4"/>
          </w:tcPr>
          <w:p w14:paraId="3C5E482A" w14:textId="77777777" w:rsidR="00D63647" w:rsidRPr="00247AA0" w:rsidRDefault="00D63647" w:rsidP="00087336">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247AA0">
              <w:rPr>
                <w:rFonts w:asciiTheme="minorHAnsi" w:hAnsiTheme="minorHAnsi"/>
                <w:sz w:val="14"/>
                <w:szCs w:val="18"/>
              </w:rPr>
              <w:t>Company Name (Installing Subcontractor, General Contractor, or Builder/Owner):</w:t>
            </w:r>
          </w:p>
        </w:tc>
      </w:tr>
      <w:tr w:rsidR="00D63647" w:rsidRPr="000E62ED" w14:paraId="3C5E482E" w14:textId="77777777" w:rsidTr="00247AA0">
        <w:tblPrEx>
          <w:tblCellMar>
            <w:left w:w="115" w:type="dxa"/>
            <w:right w:w="115" w:type="dxa"/>
          </w:tblCellMar>
        </w:tblPrEx>
        <w:trPr>
          <w:trHeight w:hRule="exact" w:val="360"/>
        </w:trPr>
        <w:tc>
          <w:tcPr>
            <w:tcW w:w="5475" w:type="dxa"/>
            <w:gridSpan w:val="2"/>
          </w:tcPr>
          <w:p w14:paraId="3C5E482C" w14:textId="77777777" w:rsidR="00D63647" w:rsidRPr="00247AA0" w:rsidRDefault="00D63647" w:rsidP="00087336">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247AA0">
              <w:rPr>
                <w:rFonts w:asciiTheme="minorHAnsi" w:hAnsiTheme="minorHAnsi"/>
                <w:sz w:val="14"/>
                <w:szCs w:val="18"/>
              </w:rPr>
              <w:t>Responsible Builder or Installer Name:</w:t>
            </w:r>
          </w:p>
        </w:tc>
        <w:tc>
          <w:tcPr>
            <w:tcW w:w="5475" w:type="dxa"/>
            <w:gridSpan w:val="2"/>
          </w:tcPr>
          <w:p w14:paraId="3C5E482D" w14:textId="77777777" w:rsidR="00D63647" w:rsidRPr="00247AA0" w:rsidRDefault="00D63647" w:rsidP="00247AA0">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247AA0">
              <w:rPr>
                <w:rFonts w:asciiTheme="minorHAnsi" w:hAnsiTheme="minorHAnsi"/>
                <w:sz w:val="14"/>
                <w:szCs w:val="18"/>
              </w:rPr>
              <w:t>CSLB License:</w:t>
            </w:r>
          </w:p>
        </w:tc>
      </w:tr>
      <w:tr w:rsidR="00D63647" w:rsidRPr="000E62ED" w14:paraId="3C5E4830" w14:textId="77777777" w:rsidTr="008242BC">
        <w:tblPrEx>
          <w:tblCellMar>
            <w:left w:w="108" w:type="dxa"/>
            <w:right w:w="108" w:type="dxa"/>
          </w:tblCellMar>
        </w:tblPrEx>
        <w:trPr>
          <w:trHeight w:hRule="exact" w:val="288"/>
        </w:trPr>
        <w:tc>
          <w:tcPr>
            <w:tcW w:w="10950" w:type="dxa"/>
            <w:gridSpan w:val="4"/>
            <w:vAlign w:val="center"/>
          </w:tcPr>
          <w:p w14:paraId="3C5E482F" w14:textId="77777777" w:rsidR="00D63647" w:rsidRPr="000E62ED" w:rsidRDefault="00D63647" w:rsidP="00C0587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r w:rsidRPr="000E62ED">
              <w:rPr>
                <w:rFonts w:asciiTheme="minorHAnsi" w:hAnsiTheme="minorHAnsi" w:cs="Arial"/>
                <w:b/>
                <w:caps/>
                <w:sz w:val="18"/>
                <w:szCs w:val="18"/>
              </w:rPr>
              <w:t>HERS PROVIDER DATA REGISTRY INFORMATION</w:t>
            </w:r>
          </w:p>
        </w:tc>
      </w:tr>
      <w:tr w:rsidR="00D63647" w:rsidRPr="000E62ED" w14:paraId="3C5E4833" w14:textId="77777777" w:rsidTr="008242BC">
        <w:tblPrEx>
          <w:tblCellMar>
            <w:left w:w="108" w:type="dxa"/>
            <w:right w:w="108" w:type="dxa"/>
          </w:tblCellMar>
        </w:tblPrEx>
        <w:trPr>
          <w:trHeight w:hRule="exact" w:val="360"/>
        </w:trPr>
        <w:tc>
          <w:tcPr>
            <w:tcW w:w="5482" w:type="dxa"/>
            <w:gridSpan w:val="3"/>
          </w:tcPr>
          <w:p w14:paraId="3C5E4831" w14:textId="77777777" w:rsidR="00D63647" w:rsidRPr="00247AA0" w:rsidRDefault="00D63647" w:rsidP="00C0587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247AA0">
              <w:rPr>
                <w:rFonts w:asciiTheme="minorHAnsi" w:hAnsiTheme="minorHAnsi"/>
                <w:sz w:val="14"/>
                <w:szCs w:val="18"/>
              </w:rPr>
              <w:t>Sample Group Number (if applicable):</w:t>
            </w:r>
          </w:p>
        </w:tc>
        <w:tc>
          <w:tcPr>
            <w:tcW w:w="5468" w:type="dxa"/>
          </w:tcPr>
          <w:p w14:paraId="3C5E4832" w14:textId="7C0A9B89" w:rsidR="00D63647" w:rsidRPr="00247AA0" w:rsidRDefault="00D63647" w:rsidP="00C0587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247AA0">
              <w:rPr>
                <w:rFonts w:asciiTheme="minorHAnsi" w:hAnsiTheme="minorHAnsi"/>
                <w:sz w:val="14"/>
                <w:szCs w:val="18"/>
              </w:rPr>
              <w:t>Dwelling Test Status in Sample Group (if applicable)</w:t>
            </w:r>
            <w:r w:rsidR="00087336">
              <w:rPr>
                <w:rFonts w:asciiTheme="minorHAnsi" w:hAnsiTheme="minorHAnsi"/>
                <w:sz w:val="14"/>
                <w:szCs w:val="18"/>
              </w:rPr>
              <w:t>:</w:t>
            </w:r>
          </w:p>
        </w:tc>
      </w:tr>
      <w:tr w:rsidR="00D63647" w:rsidRPr="000E62ED" w14:paraId="3C5E4835" w14:textId="77777777" w:rsidTr="008242BC">
        <w:tblPrEx>
          <w:tblCellMar>
            <w:left w:w="108" w:type="dxa"/>
            <w:right w:w="108" w:type="dxa"/>
          </w:tblCellMar>
        </w:tblPrEx>
        <w:trPr>
          <w:trHeight w:val="288"/>
        </w:trPr>
        <w:tc>
          <w:tcPr>
            <w:tcW w:w="10950" w:type="dxa"/>
            <w:gridSpan w:val="4"/>
            <w:vAlign w:val="center"/>
          </w:tcPr>
          <w:p w14:paraId="3C5E4834" w14:textId="77777777" w:rsidR="00D63647" w:rsidRPr="000E62ED" w:rsidRDefault="00D63647" w:rsidP="00C0587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r w:rsidRPr="000E62ED">
              <w:rPr>
                <w:rFonts w:asciiTheme="minorHAnsi" w:hAnsiTheme="minorHAnsi" w:cs="Arial"/>
                <w:b/>
                <w:caps/>
                <w:sz w:val="18"/>
                <w:szCs w:val="18"/>
              </w:rPr>
              <w:t>HERS RATER INFORMATION</w:t>
            </w:r>
          </w:p>
        </w:tc>
      </w:tr>
      <w:tr w:rsidR="00D63647" w:rsidRPr="000E62ED" w14:paraId="3C5E4837" w14:textId="77777777" w:rsidTr="008242BC">
        <w:tblPrEx>
          <w:tblCellMar>
            <w:left w:w="108" w:type="dxa"/>
            <w:right w:w="108" w:type="dxa"/>
          </w:tblCellMar>
        </w:tblPrEx>
        <w:trPr>
          <w:trHeight w:hRule="exact" w:val="360"/>
        </w:trPr>
        <w:tc>
          <w:tcPr>
            <w:tcW w:w="10950" w:type="dxa"/>
            <w:gridSpan w:val="4"/>
          </w:tcPr>
          <w:p w14:paraId="3C5E4836" w14:textId="77777777" w:rsidR="00D63647" w:rsidRPr="00247AA0" w:rsidRDefault="00D63647" w:rsidP="00C0587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247AA0">
              <w:rPr>
                <w:rFonts w:asciiTheme="minorHAnsi" w:hAnsiTheme="minorHAnsi"/>
                <w:sz w:val="14"/>
                <w:szCs w:val="18"/>
              </w:rPr>
              <w:t>HERS Rater Company Name:</w:t>
            </w:r>
          </w:p>
        </w:tc>
      </w:tr>
      <w:tr w:rsidR="00D63647" w:rsidRPr="000E62ED" w14:paraId="3C5E483A" w14:textId="77777777" w:rsidTr="008242BC">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3C5E4838" w14:textId="77777777" w:rsidR="00D63647" w:rsidRPr="00247AA0" w:rsidRDefault="00D63647" w:rsidP="00C0587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247AA0">
              <w:rPr>
                <w:rFonts w:asciiTheme="minorHAnsi" w:hAnsiTheme="minorHAnsi"/>
                <w:sz w:val="14"/>
                <w:szCs w:val="18"/>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3C5E4839" w14:textId="77777777" w:rsidR="00D63647" w:rsidRPr="00247AA0" w:rsidRDefault="00D63647" w:rsidP="00C0587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247AA0">
              <w:rPr>
                <w:rFonts w:asciiTheme="minorHAnsi" w:hAnsiTheme="minorHAnsi"/>
                <w:sz w:val="14"/>
                <w:szCs w:val="18"/>
              </w:rPr>
              <w:t>Responsible Rater Signature:</w:t>
            </w:r>
          </w:p>
        </w:tc>
      </w:tr>
      <w:tr w:rsidR="00D63647" w:rsidRPr="000E62ED" w14:paraId="3C5E483D" w14:textId="77777777" w:rsidTr="008242BC">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3C5E483B" w14:textId="0CBE4FDD" w:rsidR="00D63647" w:rsidRPr="00247AA0" w:rsidRDefault="00D63647" w:rsidP="00C0587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247AA0">
              <w:rPr>
                <w:rFonts w:asciiTheme="minorHAnsi" w:hAnsiTheme="minorHAnsi"/>
                <w:sz w:val="14"/>
                <w:szCs w:val="18"/>
              </w:rPr>
              <w:t>Responsible Rater Certification Number w/ this HERS Provider</w:t>
            </w:r>
            <w:r w:rsidR="00087336" w:rsidRPr="00247AA0">
              <w:rPr>
                <w:rFonts w:asciiTheme="minorHAnsi" w:hAnsiTheme="minorHAnsi"/>
                <w:sz w:val="14"/>
                <w:szCs w:val="18"/>
              </w:rPr>
              <w:t>:</w:t>
            </w:r>
          </w:p>
        </w:tc>
        <w:tc>
          <w:tcPr>
            <w:tcW w:w="5468" w:type="dxa"/>
            <w:tcBorders>
              <w:top w:val="single" w:sz="4" w:space="0" w:color="auto"/>
              <w:left w:val="single" w:sz="4" w:space="0" w:color="auto"/>
              <w:bottom w:val="single" w:sz="4" w:space="0" w:color="auto"/>
              <w:right w:val="single" w:sz="4" w:space="0" w:color="auto"/>
            </w:tcBorders>
          </w:tcPr>
          <w:p w14:paraId="3C5E483C" w14:textId="77777777" w:rsidR="00D63647" w:rsidRPr="00247AA0" w:rsidRDefault="00D63647" w:rsidP="00C0587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247AA0">
              <w:rPr>
                <w:rFonts w:asciiTheme="minorHAnsi" w:hAnsiTheme="minorHAnsi"/>
                <w:sz w:val="14"/>
                <w:szCs w:val="18"/>
              </w:rPr>
              <w:t>Date Signed:</w:t>
            </w:r>
          </w:p>
        </w:tc>
      </w:tr>
    </w:tbl>
    <w:p w14:paraId="3C5E483E" w14:textId="77777777" w:rsidR="008D393A" w:rsidRPr="000E62ED" w:rsidRDefault="008D393A" w:rsidP="00C05873">
      <w:pPr>
        <w:rPr>
          <w:rFonts w:asciiTheme="minorHAnsi" w:hAnsiTheme="minorHAnsi"/>
          <w:sz w:val="18"/>
          <w:szCs w:val="18"/>
        </w:rPr>
      </w:pPr>
    </w:p>
    <w:p w14:paraId="3C5E483F" w14:textId="77777777" w:rsidR="008D393A" w:rsidRPr="000E62ED" w:rsidRDefault="008D393A" w:rsidP="00C05873">
      <w:pPr>
        <w:rPr>
          <w:rFonts w:asciiTheme="minorHAnsi" w:hAnsiTheme="minorHAnsi"/>
          <w:sz w:val="18"/>
          <w:szCs w:val="18"/>
        </w:rPr>
      </w:pPr>
    </w:p>
    <w:p w14:paraId="3C5E4840" w14:textId="77777777" w:rsidR="008D393A" w:rsidRPr="000E62ED" w:rsidRDefault="008D393A" w:rsidP="00C05873">
      <w:pPr>
        <w:rPr>
          <w:rFonts w:asciiTheme="minorHAnsi" w:hAnsiTheme="minorHAnsi"/>
          <w:sz w:val="18"/>
          <w:szCs w:val="18"/>
        </w:rPr>
      </w:pPr>
    </w:p>
    <w:p w14:paraId="3C5E4841" w14:textId="77777777" w:rsidR="008D393A" w:rsidRPr="000E62ED" w:rsidRDefault="008D393A" w:rsidP="00C05873">
      <w:pPr>
        <w:rPr>
          <w:rFonts w:asciiTheme="minorHAnsi" w:hAnsiTheme="minorHAnsi"/>
          <w:sz w:val="18"/>
          <w:szCs w:val="18"/>
        </w:rPr>
      </w:pPr>
    </w:p>
    <w:p w14:paraId="3C5E4842" w14:textId="77777777" w:rsidR="00844CD2" w:rsidRPr="000E62ED" w:rsidRDefault="00844CD2" w:rsidP="00C05873">
      <w:pPr>
        <w:rPr>
          <w:rFonts w:asciiTheme="minorHAnsi" w:hAnsiTheme="minorHAnsi"/>
          <w:sz w:val="18"/>
          <w:szCs w:val="18"/>
        </w:rPr>
      </w:pPr>
    </w:p>
    <w:p w14:paraId="3C5E4843" w14:textId="77777777" w:rsidR="00844CD2" w:rsidRPr="000E62ED" w:rsidRDefault="00844CD2" w:rsidP="00C05873">
      <w:pPr>
        <w:ind w:hanging="677"/>
        <w:rPr>
          <w:rFonts w:asciiTheme="minorHAnsi" w:hAnsiTheme="minorHAnsi"/>
          <w:sz w:val="18"/>
          <w:szCs w:val="18"/>
        </w:rPr>
      </w:pPr>
    </w:p>
    <w:p w14:paraId="3C5E4844" w14:textId="77777777" w:rsidR="006A3095" w:rsidRPr="000E62ED" w:rsidRDefault="006A3095" w:rsidP="00C05873">
      <w:pPr>
        <w:rPr>
          <w:rFonts w:asciiTheme="minorHAnsi" w:hAnsiTheme="minorHAnsi"/>
          <w:sz w:val="18"/>
          <w:szCs w:val="18"/>
        </w:rPr>
      </w:pPr>
    </w:p>
    <w:p w14:paraId="3C5E4845" w14:textId="77777777" w:rsidR="008D393A" w:rsidRPr="000E62ED" w:rsidRDefault="008D393A" w:rsidP="00C05873">
      <w:pPr>
        <w:rPr>
          <w:rFonts w:asciiTheme="minorHAnsi" w:hAnsiTheme="minorHAnsi"/>
          <w:sz w:val="18"/>
          <w:szCs w:val="18"/>
        </w:rPr>
      </w:pPr>
    </w:p>
    <w:p w14:paraId="3C5E4846" w14:textId="77777777" w:rsidR="008D393A" w:rsidRPr="000E62ED" w:rsidRDefault="008D393A" w:rsidP="00C05873">
      <w:pPr>
        <w:rPr>
          <w:rFonts w:asciiTheme="minorHAnsi" w:hAnsiTheme="minorHAnsi"/>
          <w:sz w:val="18"/>
          <w:szCs w:val="18"/>
        </w:rPr>
      </w:pPr>
    </w:p>
    <w:p w14:paraId="3C5E4847" w14:textId="77777777" w:rsidR="00E46253" w:rsidRPr="00B13B94" w:rsidRDefault="00E46253" w:rsidP="00C05873">
      <w:pPr>
        <w:rPr>
          <w:rFonts w:asciiTheme="minorHAnsi" w:hAnsiTheme="minorHAnsi"/>
          <w:b/>
          <w:sz w:val="18"/>
        </w:rPr>
        <w:sectPr w:rsidR="00E46253" w:rsidRPr="00B13B94" w:rsidSect="00901D51">
          <w:headerReference w:type="even" r:id="rId9"/>
          <w:headerReference w:type="default" r:id="rId10"/>
          <w:footerReference w:type="default" r:id="rId11"/>
          <w:headerReference w:type="first" r:id="rId12"/>
          <w:pgSz w:w="12240" w:h="15840" w:code="1"/>
          <w:pgMar w:top="720" w:right="720" w:bottom="720" w:left="720" w:header="432" w:footer="432" w:gutter="0"/>
          <w:pgNumType w:start="1"/>
          <w:cols w:space="720"/>
          <w:docGrid w:linePitch="272"/>
        </w:sectPr>
      </w:pPr>
    </w:p>
    <w:p w14:paraId="3C5E4849" w14:textId="48BC48C8" w:rsidR="008933EC" w:rsidRPr="00247AA0" w:rsidRDefault="008933EC" w:rsidP="00247AA0">
      <w:pPr>
        <w:jc w:val="center"/>
        <w:rPr>
          <w:rFonts w:asciiTheme="minorHAnsi" w:hAnsiTheme="minorHAnsi"/>
          <w:b/>
          <w:sz w:val="18"/>
          <w:szCs w:val="18"/>
        </w:rPr>
      </w:pPr>
      <w:r w:rsidRPr="00247AA0">
        <w:rPr>
          <w:rFonts w:asciiTheme="minorHAnsi" w:hAnsiTheme="minorHAnsi"/>
          <w:b/>
          <w:szCs w:val="18"/>
        </w:rPr>
        <w:t>CF3R-MCH-20a</w:t>
      </w:r>
      <w:r w:rsidR="00087336">
        <w:rPr>
          <w:rFonts w:asciiTheme="minorHAnsi" w:hAnsiTheme="minorHAnsi"/>
          <w:b/>
          <w:szCs w:val="18"/>
        </w:rPr>
        <w:t>-H User Instructions</w:t>
      </w:r>
    </w:p>
    <w:p w14:paraId="3C5E484A" w14:textId="77777777" w:rsidR="008933EC" w:rsidRDefault="008933EC" w:rsidP="00C05873">
      <w:pPr>
        <w:rPr>
          <w:rFonts w:asciiTheme="minorHAnsi" w:hAnsiTheme="minorHAnsi"/>
          <w:b/>
          <w:sz w:val="18"/>
          <w:szCs w:val="18"/>
        </w:rPr>
      </w:pPr>
    </w:p>
    <w:p w14:paraId="3C5E484B" w14:textId="77777777" w:rsidR="008933EC" w:rsidRPr="00F0066C" w:rsidRDefault="008933EC" w:rsidP="008933EC">
      <w:pPr>
        <w:rPr>
          <w:rFonts w:asciiTheme="minorHAnsi" w:hAnsiTheme="minorHAnsi"/>
          <w:b/>
          <w:sz w:val="18"/>
          <w:szCs w:val="18"/>
        </w:rPr>
      </w:pPr>
      <w:r>
        <w:rPr>
          <w:rFonts w:asciiTheme="minorHAnsi" w:hAnsiTheme="minorHAnsi"/>
          <w:b/>
          <w:sz w:val="18"/>
          <w:szCs w:val="18"/>
        </w:rPr>
        <w:t>Section A. System Information</w:t>
      </w:r>
    </w:p>
    <w:p w14:paraId="3C5E484C" w14:textId="4E98A531" w:rsidR="008933EC" w:rsidRPr="00F0066C" w:rsidRDefault="008933EC" w:rsidP="008933EC">
      <w:pPr>
        <w:pStyle w:val="ListParagraph"/>
        <w:numPr>
          <w:ilvl w:val="0"/>
          <w:numId w:val="37"/>
        </w:numPr>
        <w:ind w:left="360" w:hanging="360"/>
        <w:rPr>
          <w:rFonts w:ascii="Calibri" w:hAnsi="Calibri"/>
          <w:sz w:val="18"/>
          <w:szCs w:val="18"/>
        </w:rPr>
      </w:pPr>
      <w:r w:rsidRPr="009D315F">
        <w:rPr>
          <w:rFonts w:asciiTheme="minorHAnsi" w:hAnsiTheme="minorHAnsi"/>
          <w:i/>
          <w:sz w:val="18"/>
        </w:rPr>
        <w:t>HVAC System Identification or Name</w:t>
      </w:r>
      <w:r w:rsidRPr="009D315F">
        <w:rPr>
          <w:rFonts w:asciiTheme="minorHAnsi" w:hAnsiTheme="minorHAnsi"/>
          <w:sz w:val="18"/>
        </w:rPr>
        <w:t xml:space="preserve">: </w:t>
      </w:r>
      <w:r w:rsidRPr="009D315F">
        <w:rPr>
          <w:rFonts w:ascii="Calibri" w:hAnsi="Calibri"/>
          <w:sz w:val="18"/>
          <w:szCs w:val="18"/>
        </w:rPr>
        <w:t>This field is filled out automatically. It is referenced from the CF2R-MCH-20.</w:t>
      </w:r>
    </w:p>
    <w:p w14:paraId="3C5E484D" w14:textId="510618F9" w:rsidR="008933EC" w:rsidRPr="00F0066C" w:rsidRDefault="008933EC" w:rsidP="008933EC">
      <w:pPr>
        <w:numPr>
          <w:ilvl w:val="0"/>
          <w:numId w:val="8"/>
        </w:numPr>
        <w:spacing w:line="276" w:lineRule="auto"/>
        <w:ind w:left="360"/>
        <w:rPr>
          <w:rFonts w:asciiTheme="minorHAnsi" w:hAnsiTheme="minorHAnsi"/>
          <w:sz w:val="18"/>
        </w:rPr>
      </w:pPr>
      <w:r w:rsidRPr="009D315F">
        <w:rPr>
          <w:rFonts w:asciiTheme="minorHAnsi" w:hAnsiTheme="minorHAnsi"/>
          <w:i/>
          <w:sz w:val="18"/>
        </w:rPr>
        <w:t>HVAC System Location or Area Served</w:t>
      </w:r>
      <w:r w:rsidRPr="009D315F">
        <w:rPr>
          <w:rFonts w:asciiTheme="minorHAnsi" w:hAnsiTheme="minorHAnsi"/>
          <w:sz w:val="18"/>
        </w:rPr>
        <w:t xml:space="preserve">: </w:t>
      </w:r>
      <w:r w:rsidRPr="009D315F">
        <w:rPr>
          <w:rFonts w:ascii="Calibri" w:hAnsi="Calibri"/>
          <w:sz w:val="18"/>
          <w:szCs w:val="18"/>
        </w:rPr>
        <w:t>This field is filled out automatically. It is referenced from the CF2R-MCH-20.</w:t>
      </w:r>
    </w:p>
    <w:p w14:paraId="3C5E484E" w14:textId="71F8EFEE" w:rsidR="008933EC" w:rsidRPr="00F0066C" w:rsidRDefault="008933EC" w:rsidP="008933EC">
      <w:pPr>
        <w:numPr>
          <w:ilvl w:val="0"/>
          <w:numId w:val="8"/>
        </w:numPr>
        <w:spacing w:line="276" w:lineRule="auto"/>
        <w:ind w:left="360"/>
        <w:rPr>
          <w:rFonts w:asciiTheme="minorHAnsi" w:hAnsiTheme="minorHAnsi"/>
          <w:sz w:val="18"/>
        </w:rPr>
      </w:pPr>
      <w:r w:rsidRPr="009D315F">
        <w:rPr>
          <w:rFonts w:asciiTheme="minorHAnsi" w:hAnsiTheme="minorHAnsi"/>
          <w:i/>
          <w:sz w:val="18"/>
        </w:rPr>
        <w:t>Building Type</w:t>
      </w:r>
      <w:r w:rsidRPr="009D315F">
        <w:rPr>
          <w:rFonts w:asciiTheme="minorHAnsi" w:hAnsiTheme="minorHAnsi"/>
          <w:sz w:val="18"/>
        </w:rPr>
        <w:t xml:space="preserve">: </w:t>
      </w:r>
      <w:r w:rsidRPr="009D315F">
        <w:rPr>
          <w:rFonts w:ascii="Calibri" w:hAnsi="Calibri"/>
          <w:sz w:val="18"/>
          <w:szCs w:val="18"/>
        </w:rPr>
        <w:t>This field is filled out automatically. It is referenced from the CF2R-MCH-20.</w:t>
      </w:r>
    </w:p>
    <w:p w14:paraId="3C5E484F" w14:textId="761977BE" w:rsidR="008933EC" w:rsidRPr="00F0066C" w:rsidRDefault="008933EC" w:rsidP="008933EC">
      <w:pPr>
        <w:numPr>
          <w:ilvl w:val="0"/>
          <w:numId w:val="8"/>
        </w:numPr>
        <w:spacing w:line="276" w:lineRule="auto"/>
        <w:ind w:left="360"/>
        <w:rPr>
          <w:rFonts w:asciiTheme="minorHAnsi" w:hAnsiTheme="minorHAnsi"/>
          <w:sz w:val="18"/>
        </w:rPr>
      </w:pPr>
      <w:r w:rsidRPr="009D315F">
        <w:rPr>
          <w:rFonts w:asciiTheme="minorHAnsi" w:hAnsiTheme="minorHAnsi"/>
          <w:i/>
          <w:sz w:val="18"/>
        </w:rPr>
        <w:t>Verified Low Leakage Ducts in Conditioned Space (VLLDCS)</w:t>
      </w:r>
      <w:r w:rsidRPr="009D315F">
        <w:rPr>
          <w:rFonts w:asciiTheme="minorHAnsi" w:hAnsiTheme="minorHAnsi"/>
          <w:sz w:val="18"/>
        </w:rPr>
        <w:t xml:space="preserve">: </w:t>
      </w:r>
      <w:r w:rsidRPr="009D315F">
        <w:rPr>
          <w:rFonts w:ascii="Calibri" w:hAnsi="Calibri"/>
          <w:sz w:val="18"/>
          <w:szCs w:val="18"/>
        </w:rPr>
        <w:t>This field is filled out automatically. It is referenced from the CF2R-MCH-20.</w:t>
      </w:r>
    </w:p>
    <w:p w14:paraId="3C5E4850" w14:textId="4A139EA5" w:rsidR="008933EC" w:rsidRPr="00F0066C" w:rsidRDefault="008933EC" w:rsidP="008933EC">
      <w:pPr>
        <w:numPr>
          <w:ilvl w:val="0"/>
          <w:numId w:val="8"/>
        </w:numPr>
        <w:spacing w:line="276" w:lineRule="auto"/>
        <w:ind w:left="360"/>
        <w:rPr>
          <w:rFonts w:asciiTheme="minorHAnsi" w:hAnsiTheme="minorHAnsi"/>
          <w:sz w:val="18"/>
        </w:rPr>
      </w:pPr>
      <w:r w:rsidRPr="009D315F">
        <w:rPr>
          <w:rFonts w:asciiTheme="minorHAnsi" w:hAnsiTheme="minorHAnsi"/>
          <w:i/>
          <w:sz w:val="18"/>
        </w:rPr>
        <w:t>Verified Low Leakage Air-handling Unit (VLLAHU) Credit:</w:t>
      </w:r>
      <w:r w:rsidRPr="009D315F">
        <w:rPr>
          <w:rFonts w:ascii="Calibri" w:hAnsi="Calibri"/>
          <w:sz w:val="18"/>
          <w:szCs w:val="18"/>
        </w:rPr>
        <w:t xml:space="preserve"> This field is filled out automatically. It is referenced from the CF2R-MCH-20.</w:t>
      </w:r>
    </w:p>
    <w:p w14:paraId="3C5E4851" w14:textId="6DBA0C0F" w:rsidR="008933EC" w:rsidRPr="00F0066C" w:rsidRDefault="008933EC" w:rsidP="008933EC">
      <w:pPr>
        <w:spacing w:line="276" w:lineRule="auto"/>
        <w:ind w:left="360"/>
        <w:rPr>
          <w:rFonts w:ascii="Calibri" w:hAnsi="Calibri"/>
          <w:sz w:val="18"/>
          <w:szCs w:val="18"/>
        </w:rPr>
      </w:pPr>
      <w:r w:rsidRPr="009D315F">
        <w:rPr>
          <w:rFonts w:asciiTheme="minorHAnsi" w:hAnsiTheme="minorHAnsi"/>
          <w:i/>
          <w:sz w:val="18"/>
        </w:rPr>
        <w:t>Duct System Compliance Category</w:t>
      </w:r>
      <w:r w:rsidRPr="009D315F">
        <w:rPr>
          <w:rFonts w:asciiTheme="minorHAnsi" w:hAnsiTheme="minorHAnsi"/>
          <w:sz w:val="18"/>
        </w:rPr>
        <w:t xml:space="preserve">: </w:t>
      </w:r>
      <w:r w:rsidRPr="009D315F">
        <w:rPr>
          <w:rFonts w:ascii="Calibri" w:hAnsi="Calibri"/>
          <w:sz w:val="18"/>
          <w:szCs w:val="18"/>
        </w:rPr>
        <w:t>This field is filled out automatically. It is referenced from the CF2R-MCH-20.</w:t>
      </w:r>
    </w:p>
    <w:p w14:paraId="3C5E4852" w14:textId="77777777" w:rsidR="008933EC" w:rsidRPr="00F0066C" w:rsidRDefault="008933EC" w:rsidP="008933EC">
      <w:pPr>
        <w:spacing w:line="276" w:lineRule="auto"/>
        <w:ind w:left="360"/>
        <w:rPr>
          <w:rFonts w:asciiTheme="minorHAnsi" w:hAnsiTheme="minorHAnsi"/>
          <w:sz w:val="18"/>
          <w:szCs w:val="18"/>
        </w:rPr>
      </w:pPr>
    </w:p>
    <w:p w14:paraId="3C5E4853" w14:textId="77777777" w:rsidR="008933EC" w:rsidRPr="00F0066C" w:rsidRDefault="008933EC" w:rsidP="008933EC">
      <w:pPr>
        <w:rPr>
          <w:rFonts w:asciiTheme="minorHAnsi" w:hAnsiTheme="minorHAnsi"/>
          <w:b/>
          <w:sz w:val="18"/>
          <w:szCs w:val="18"/>
        </w:rPr>
      </w:pPr>
      <w:r>
        <w:rPr>
          <w:rFonts w:asciiTheme="minorHAnsi" w:hAnsiTheme="minorHAnsi"/>
          <w:b/>
          <w:sz w:val="18"/>
          <w:szCs w:val="18"/>
        </w:rPr>
        <w:t>Section B. Duct Leakage Diagnostic Test - MCH-20a - Completely New Duct System</w:t>
      </w:r>
    </w:p>
    <w:p w14:paraId="3C5E4854" w14:textId="77777777" w:rsidR="008933EC" w:rsidRPr="00F0066C" w:rsidRDefault="008933EC" w:rsidP="008933EC">
      <w:pPr>
        <w:pStyle w:val="ListParagraph"/>
        <w:numPr>
          <w:ilvl w:val="0"/>
          <w:numId w:val="16"/>
        </w:numPr>
        <w:spacing w:line="276" w:lineRule="auto"/>
        <w:ind w:left="360"/>
        <w:rPr>
          <w:rFonts w:asciiTheme="minorHAnsi" w:hAnsiTheme="minorHAnsi"/>
          <w:sz w:val="18"/>
        </w:rPr>
      </w:pPr>
      <w:r w:rsidRPr="009D315F">
        <w:rPr>
          <w:rFonts w:asciiTheme="minorHAnsi" w:hAnsiTheme="minorHAnsi"/>
          <w:i/>
          <w:sz w:val="18"/>
        </w:rPr>
        <w:t>Condenser Nominal Cooling Capacity (ton)</w:t>
      </w:r>
      <w:r w:rsidRPr="009D315F">
        <w:rPr>
          <w:rFonts w:asciiTheme="minorHAnsi" w:hAnsiTheme="minorHAnsi"/>
          <w:sz w:val="18"/>
        </w:rPr>
        <w:t>: Same data given on MCH-01. Should be consistent with CF2R-MCH-20 for this system.</w:t>
      </w:r>
    </w:p>
    <w:p w14:paraId="3C5E4855" w14:textId="77777777" w:rsidR="008933EC" w:rsidRPr="00F0066C" w:rsidRDefault="008933EC" w:rsidP="008933EC">
      <w:pPr>
        <w:pStyle w:val="ListParagraph"/>
        <w:numPr>
          <w:ilvl w:val="0"/>
          <w:numId w:val="16"/>
        </w:numPr>
        <w:spacing w:line="276" w:lineRule="auto"/>
        <w:ind w:left="360"/>
        <w:rPr>
          <w:rFonts w:asciiTheme="minorHAnsi" w:hAnsiTheme="minorHAnsi"/>
          <w:sz w:val="18"/>
        </w:rPr>
      </w:pPr>
      <w:r w:rsidRPr="009D315F">
        <w:rPr>
          <w:rFonts w:asciiTheme="minorHAnsi" w:hAnsiTheme="minorHAnsi"/>
          <w:i/>
          <w:sz w:val="18"/>
        </w:rPr>
        <w:t>Heating Capacity (kBtu/h)</w:t>
      </w:r>
      <w:r w:rsidRPr="009D315F">
        <w:rPr>
          <w:rFonts w:asciiTheme="minorHAnsi" w:hAnsiTheme="minorHAnsi"/>
          <w:sz w:val="18"/>
        </w:rPr>
        <w:t>: Same data given on MCH-01. Should be consistent with CF2R-MCH-20 for this system.</w:t>
      </w:r>
    </w:p>
    <w:p w14:paraId="3C5E4856" w14:textId="0CA6882E" w:rsidR="008933EC" w:rsidRPr="00F0066C" w:rsidRDefault="008933EC" w:rsidP="008933EC">
      <w:pPr>
        <w:pStyle w:val="ListParagraph"/>
        <w:numPr>
          <w:ilvl w:val="0"/>
          <w:numId w:val="16"/>
        </w:numPr>
        <w:spacing w:line="276" w:lineRule="auto"/>
        <w:ind w:left="360"/>
        <w:rPr>
          <w:rFonts w:asciiTheme="minorHAnsi" w:hAnsiTheme="minorHAnsi"/>
          <w:sz w:val="18"/>
        </w:rPr>
      </w:pPr>
      <w:r w:rsidRPr="009D315F">
        <w:rPr>
          <w:rFonts w:asciiTheme="minorHAnsi" w:hAnsiTheme="minorHAnsi"/>
          <w:i/>
          <w:sz w:val="18"/>
        </w:rPr>
        <w:t>Conditioned Floor Area Served by this HVAC System</w:t>
      </w:r>
      <w:r w:rsidR="00E24975">
        <w:rPr>
          <w:rFonts w:asciiTheme="minorHAnsi" w:hAnsiTheme="minorHAnsi"/>
          <w:i/>
          <w:sz w:val="18"/>
        </w:rPr>
        <w:t xml:space="preserve"> </w:t>
      </w:r>
      <w:r w:rsidRPr="009D315F">
        <w:rPr>
          <w:rFonts w:asciiTheme="minorHAnsi" w:hAnsiTheme="minorHAnsi"/>
          <w:i/>
          <w:sz w:val="18"/>
        </w:rPr>
        <w:t>(ft</w:t>
      </w:r>
      <w:r w:rsidRPr="009D315F">
        <w:rPr>
          <w:rFonts w:asciiTheme="minorHAnsi" w:hAnsiTheme="minorHAnsi"/>
          <w:i/>
          <w:sz w:val="18"/>
          <w:vertAlign w:val="superscript"/>
        </w:rPr>
        <w:t>2</w:t>
      </w:r>
      <w:r w:rsidRPr="009D315F">
        <w:rPr>
          <w:rFonts w:asciiTheme="minorHAnsi" w:hAnsiTheme="minorHAnsi"/>
          <w:i/>
          <w:sz w:val="18"/>
        </w:rPr>
        <w:t>)</w:t>
      </w:r>
      <w:r w:rsidRPr="009D315F">
        <w:rPr>
          <w:rFonts w:asciiTheme="minorHAnsi" w:hAnsiTheme="minorHAnsi"/>
          <w:sz w:val="18"/>
        </w:rPr>
        <w:t>: User must input CFA for the space. Should be consistent with CF2R-MCH-20 for this system.</w:t>
      </w:r>
    </w:p>
    <w:p w14:paraId="3C5E4857" w14:textId="77777777" w:rsidR="008933EC" w:rsidRDefault="008933EC" w:rsidP="008933EC">
      <w:pPr>
        <w:pStyle w:val="ListParagraph"/>
        <w:numPr>
          <w:ilvl w:val="0"/>
          <w:numId w:val="16"/>
        </w:numPr>
        <w:spacing w:line="276" w:lineRule="auto"/>
        <w:ind w:left="360"/>
        <w:rPr>
          <w:rFonts w:asciiTheme="minorHAnsi" w:hAnsiTheme="minorHAnsi"/>
          <w:sz w:val="18"/>
        </w:rPr>
      </w:pPr>
      <w:r w:rsidRPr="009D315F">
        <w:rPr>
          <w:rFonts w:asciiTheme="minorHAnsi" w:hAnsiTheme="minorHAnsi"/>
          <w:i/>
          <w:sz w:val="18"/>
        </w:rPr>
        <w:t>Duct Leakage Test Conditions</w:t>
      </w:r>
      <w:r w:rsidRPr="009D315F">
        <w:rPr>
          <w:rFonts w:asciiTheme="minorHAnsi" w:hAnsiTheme="minorHAnsi"/>
          <w:sz w:val="18"/>
        </w:rPr>
        <w:t xml:space="preserve">: </w:t>
      </w:r>
      <w:r w:rsidRPr="009D315F">
        <w:rPr>
          <w:rFonts w:asciiTheme="minorHAnsi" w:hAnsiTheme="minorHAnsi"/>
          <w:i/>
          <w:sz w:val="18"/>
        </w:rPr>
        <w:t>Test Final</w:t>
      </w:r>
      <w:r w:rsidRPr="009D315F">
        <w:rPr>
          <w:rFonts w:asciiTheme="minorHAnsi" w:hAnsiTheme="minorHAnsi"/>
          <w:sz w:val="18"/>
        </w:rPr>
        <w:t xml:space="preserve"> is the only option for raters.</w:t>
      </w:r>
    </w:p>
    <w:p w14:paraId="3C5E4858" w14:textId="77777777" w:rsidR="008933EC" w:rsidRPr="00F0066C" w:rsidRDefault="008933EC" w:rsidP="008933EC">
      <w:pPr>
        <w:pStyle w:val="ListParagraph"/>
        <w:numPr>
          <w:ilvl w:val="0"/>
          <w:numId w:val="16"/>
        </w:numPr>
        <w:spacing w:line="276" w:lineRule="auto"/>
        <w:ind w:left="360"/>
        <w:rPr>
          <w:rFonts w:asciiTheme="minorHAnsi" w:hAnsiTheme="minorHAnsi"/>
          <w:sz w:val="18"/>
        </w:rPr>
      </w:pPr>
      <w:r w:rsidRPr="009D315F">
        <w:rPr>
          <w:rFonts w:asciiTheme="minorHAnsi" w:hAnsiTheme="minorHAnsi"/>
          <w:i/>
          <w:sz w:val="18"/>
        </w:rPr>
        <w:t>Duct Leakage Test Method</w:t>
      </w:r>
      <w:r w:rsidRPr="009D315F">
        <w:rPr>
          <w:rFonts w:asciiTheme="minorHAnsi" w:hAnsiTheme="minorHAnsi"/>
          <w:sz w:val="18"/>
        </w:rPr>
        <w:t>: Select from the following options: Leakage to the Outside (house is pressurized simultaneously with the ducts such that only leakage going outside of the pressurized conditioned shell is measured, see RA3.2.4.3.4), or Total Leakage.</w:t>
      </w:r>
    </w:p>
    <w:p w14:paraId="3C5E4859" w14:textId="77777777" w:rsidR="008933EC" w:rsidRPr="00F0066C" w:rsidRDefault="008933EC" w:rsidP="008933EC">
      <w:pPr>
        <w:pStyle w:val="ListParagraph"/>
        <w:numPr>
          <w:ilvl w:val="0"/>
          <w:numId w:val="16"/>
        </w:numPr>
        <w:spacing w:line="276" w:lineRule="auto"/>
        <w:ind w:left="360"/>
        <w:rPr>
          <w:rFonts w:asciiTheme="minorHAnsi" w:hAnsiTheme="minorHAnsi"/>
          <w:sz w:val="18"/>
        </w:rPr>
      </w:pPr>
      <w:r w:rsidRPr="009D315F">
        <w:rPr>
          <w:rFonts w:asciiTheme="minorHAnsi" w:hAnsiTheme="minorHAnsi"/>
          <w:i/>
          <w:sz w:val="18"/>
        </w:rPr>
        <w:t>Leakage Factor</w:t>
      </w:r>
      <w:r w:rsidRPr="009D315F">
        <w:rPr>
          <w:rFonts w:asciiTheme="minorHAnsi" w:hAnsiTheme="minorHAnsi"/>
          <w:sz w:val="18"/>
        </w:rPr>
        <w:t>: This field is automatically filled out based on choices in previous fields.</w:t>
      </w:r>
    </w:p>
    <w:p w14:paraId="3C5E485A" w14:textId="6BC2F672" w:rsidR="008933EC" w:rsidRPr="00F0066C" w:rsidRDefault="008933EC" w:rsidP="008933EC">
      <w:pPr>
        <w:pStyle w:val="ListParagraph"/>
        <w:numPr>
          <w:ilvl w:val="0"/>
          <w:numId w:val="16"/>
        </w:numPr>
        <w:spacing w:line="276" w:lineRule="auto"/>
        <w:ind w:left="360"/>
        <w:rPr>
          <w:rFonts w:asciiTheme="minorHAnsi" w:hAnsiTheme="minorHAnsi"/>
          <w:sz w:val="18"/>
        </w:rPr>
      </w:pPr>
      <w:r w:rsidRPr="009D315F">
        <w:rPr>
          <w:rFonts w:asciiTheme="minorHAnsi" w:hAnsiTheme="minorHAnsi"/>
          <w:i/>
          <w:sz w:val="18"/>
        </w:rPr>
        <w:t>Air-Handling Unit Airflow (AHU</w:t>
      </w:r>
      <w:r w:rsidR="00E24975">
        <w:rPr>
          <w:rFonts w:asciiTheme="minorHAnsi" w:hAnsiTheme="minorHAnsi"/>
          <w:i/>
          <w:sz w:val="18"/>
        </w:rPr>
        <w:t xml:space="preserve"> </w:t>
      </w:r>
      <w:r w:rsidRPr="009D315F">
        <w:rPr>
          <w:rFonts w:asciiTheme="minorHAnsi" w:hAnsiTheme="minorHAnsi"/>
          <w:i/>
          <w:sz w:val="18"/>
        </w:rPr>
        <w:t>Airflow) Determination Method</w:t>
      </w:r>
      <w:r w:rsidRPr="009D315F">
        <w:rPr>
          <w:rFonts w:asciiTheme="minorHAnsi" w:hAnsiTheme="minorHAnsi"/>
          <w:sz w:val="18"/>
        </w:rPr>
        <w:t>: User will select from the following options:</w:t>
      </w:r>
    </w:p>
    <w:p w14:paraId="3C5E485B" w14:textId="156D9FC7" w:rsidR="008933EC" w:rsidRPr="00F0066C" w:rsidRDefault="008933EC" w:rsidP="008933EC">
      <w:pPr>
        <w:pStyle w:val="ListParagraph"/>
        <w:numPr>
          <w:ilvl w:val="1"/>
          <w:numId w:val="16"/>
        </w:numPr>
        <w:spacing w:line="276" w:lineRule="auto"/>
        <w:ind w:left="720"/>
        <w:rPr>
          <w:rFonts w:asciiTheme="minorHAnsi" w:hAnsiTheme="minorHAnsi"/>
          <w:sz w:val="18"/>
        </w:rPr>
      </w:pPr>
      <w:r w:rsidRPr="009D315F">
        <w:rPr>
          <w:rFonts w:asciiTheme="minorHAnsi" w:hAnsiTheme="minorHAnsi"/>
          <w:sz w:val="18"/>
          <w:u w:val="single"/>
        </w:rPr>
        <w:t>Default Airflow Method:</w:t>
      </w:r>
      <w:r w:rsidRPr="009D315F">
        <w:rPr>
          <w:rFonts w:asciiTheme="minorHAnsi" w:hAnsiTheme="minorHAnsi"/>
          <w:sz w:val="18"/>
        </w:rPr>
        <w:t xml:space="preserve"> The Default Airflow Method may only be used for homes where the duct system is being tested before the conditioning and heating system is installed and the equipment specification is not known (See Section RA3.1.4.2.1 of the </w:t>
      </w:r>
      <w:r w:rsidR="00383558">
        <w:rPr>
          <w:rFonts w:asciiTheme="minorHAnsi" w:hAnsiTheme="minorHAnsi"/>
          <w:sz w:val="18"/>
        </w:rPr>
        <w:t>2016</w:t>
      </w:r>
      <w:r w:rsidRPr="009D315F">
        <w:rPr>
          <w:rFonts w:asciiTheme="minorHAnsi" w:hAnsiTheme="minorHAnsi"/>
          <w:sz w:val="18"/>
        </w:rPr>
        <w:t xml:space="preserve"> Reference Appendices).</w:t>
      </w:r>
    </w:p>
    <w:p w14:paraId="3C5E485C" w14:textId="2997403B" w:rsidR="008933EC" w:rsidRPr="00F0066C" w:rsidRDefault="008933EC" w:rsidP="008933EC">
      <w:pPr>
        <w:pStyle w:val="ListParagraph"/>
        <w:numPr>
          <w:ilvl w:val="1"/>
          <w:numId w:val="16"/>
        </w:numPr>
        <w:spacing w:line="276" w:lineRule="auto"/>
        <w:ind w:left="720"/>
        <w:rPr>
          <w:rFonts w:asciiTheme="minorHAnsi" w:hAnsiTheme="minorHAnsi"/>
          <w:sz w:val="18"/>
        </w:rPr>
      </w:pPr>
      <w:r w:rsidRPr="009D315F">
        <w:rPr>
          <w:rFonts w:asciiTheme="minorHAnsi" w:hAnsiTheme="minorHAnsi"/>
          <w:sz w:val="18"/>
          <w:u w:val="single"/>
        </w:rPr>
        <w:t>Cooling System Method:</w:t>
      </w:r>
      <w:r w:rsidRPr="009D315F">
        <w:rPr>
          <w:rFonts w:asciiTheme="minorHAnsi" w:hAnsiTheme="minorHAnsi"/>
          <w:sz w:val="18"/>
        </w:rPr>
        <w:t xml:space="preserve"> For systems with air conditioning, this selection must be made, and the nominal air handler airflow shall be 400 CFM per nominal ton of condensing unit cooling capacity as specified by the manufacturer (Note: the heating only value may be used, if higher, See Section RA3.1.4.2.2 of the </w:t>
      </w:r>
      <w:r w:rsidR="00383558">
        <w:rPr>
          <w:rFonts w:asciiTheme="minorHAnsi" w:hAnsiTheme="minorHAnsi"/>
          <w:sz w:val="18"/>
        </w:rPr>
        <w:t>2016</w:t>
      </w:r>
      <w:r w:rsidRPr="009D315F">
        <w:rPr>
          <w:rFonts w:asciiTheme="minorHAnsi" w:hAnsiTheme="minorHAnsi"/>
          <w:sz w:val="18"/>
        </w:rPr>
        <w:t xml:space="preserve"> Reference Appendices).</w:t>
      </w:r>
    </w:p>
    <w:p w14:paraId="3C5E485D" w14:textId="77777777" w:rsidR="008933EC" w:rsidRPr="00F0066C" w:rsidRDefault="008933EC" w:rsidP="008933EC">
      <w:pPr>
        <w:pStyle w:val="ListParagraph"/>
        <w:numPr>
          <w:ilvl w:val="1"/>
          <w:numId w:val="16"/>
        </w:numPr>
        <w:spacing w:line="276" w:lineRule="auto"/>
        <w:ind w:left="720"/>
        <w:jc w:val="both"/>
        <w:rPr>
          <w:rFonts w:asciiTheme="minorHAnsi" w:hAnsiTheme="minorHAnsi"/>
          <w:sz w:val="18"/>
        </w:rPr>
      </w:pPr>
      <w:r w:rsidRPr="009D315F">
        <w:rPr>
          <w:rFonts w:asciiTheme="minorHAnsi" w:hAnsiTheme="minorHAnsi"/>
          <w:sz w:val="18"/>
          <w:u w:val="single"/>
        </w:rPr>
        <w:t>Heating System Method:</w:t>
      </w:r>
      <w:r w:rsidRPr="009D315F">
        <w:rPr>
          <w:rFonts w:asciiTheme="minorHAnsi" w:hAnsiTheme="minorHAnsi"/>
          <w:sz w:val="18"/>
        </w:rPr>
        <w:t xml:space="preserve"> For heating only systems the nominal air handler airflow shall be 21.7 CFM per kBtu/hr of rated heating output capacity.</w:t>
      </w:r>
    </w:p>
    <w:p w14:paraId="3C5E485E" w14:textId="2A87CDFC" w:rsidR="008933EC" w:rsidRPr="00F0066C" w:rsidRDefault="008933EC" w:rsidP="008933EC">
      <w:pPr>
        <w:pStyle w:val="ListParagraph"/>
        <w:numPr>
          <w:ilvl w:val="1"/>
          <w:numId w:val="16"/>
        </w:numPr>
        <w:spacing w:line="276" w:lineRule="auto"/>
        <w:ind w:left="720"/>
        <w:rPr>
          <w:rFonts w:asciiTheme="minorHAnsi" w:hAnsiTheme="minorHAnsi"/>
          <w:sz w:val="18"/>
        </w:rPr>
      </w:pPr>
      <w:r w:rsidRPr="009D315F">
        <w:rPr>
          <w:rFonts w:asciiTheme="minorHAnsi" w:hAnsiTheme="minorHAnsi"/>
          <w:sz w:val="18"/>
          <w:u w:val="single"/>
        </w:rPr>
        <w:t>Measured Airflow Method:</w:t>
      </w:r>
      <w:r w:rsidRPr="009D315F">
        <w:rPr>
          <w:rFonts w:asciiTheme="minorHAnsi" w:hAnsiTheme="minorHAnsi"/>
          <w:sz w:val="18"/>
        </w:rPr>
        <w:t xml:space="preserve"> The measured system airflow can be used as the air handler airflow for the purpose of establishing duct leakage percentage (See Section RA3.1.4.2.3 of the </w:t>
      </w:r>
      <w:r w:rsidR="00383558">
        <w:rPr>
          <w:rFonts w:asciiTheme="minorHAnsi" w:hAnsiTheme="minorHAnsi"/>
          <w:sz w:val="18"/>
        </w:rPr>
        <w:t>2016</w:t>
      </w:r>
      <w:r w:rsidRPr="009D315F">
        <w:rPr>
          <w:rFonts w:asciiTheme="minorHAnsi" w:hAnsiTheme="minorHAnsi"/>
          <w:sz w:val="18"/>
        </w:rPr>
        <w:t xml:space="preserve"> Reference Appendices).</w:t>
      </w:r>
    </w:p>
    <w:p w14:paraId="3C5E485F" w14:textId="317553EC" w:rsidR="008933EC" w:rsidRPr="00F0066C" w:rsidRDefault="008933EC" w:rsidP="008933EC">
      <w:pPr>
        <w:pStyle w:val="ListParagraph"/>
        <w:numPr>
          <w:ilvl w:val="0"/>
          <w:numId w:val="16"/>
        </w:numPr>
        <w:spacing w:line="276" w:lineRule="auto"/>
        <w:ind w:left="360"/>
        <w:rPr>
          <w:rFonts w:asciiTheme="minorHAnsi" w:hAnsiTheme="minorHAnsi"/>
          <w:sz w:val="18"/>
        </w:rPr>
      </w:pPr>
      <w:r w:rsidRPr="009D315F">
        <w:rPr>
          <w:rFonts w:asciiTheme="minorHAnsi" w:hAnsiTheme="minorHAnsi"/>
          <w:i/>
          <w:sz w:val="18"/>
        </w:rPr>
        <w:t>Measured AHU Airflow (CFM)</w:t>
      </w:r>
      <w:r w:rsidRPr="009D315F">
        <w:rPr>
          <w:rFonts w:asciiTheme="minorHAnsi" w:hAnsiTheme="minorHAnsi"/>
          <w:sz w:val="18"/>
        </w:rPr>
        <w:t xml:space="preserve">: If “Measured Airflow Method” is selected as the </w:t>
      </w:r>
      <w:r w:rsidRPr="009D315F">
        <w:rPr>
          <w:rFonts w:asciiTheme="minorHAnsi" w:hAnsiTheme="minorHAnsi"/>
          <w:i/>
          <w:sz w:val="18"/>
        </w:rPr>
        <w:t>Air-Handling Unit Airflow (AHU</w:t>
      </w:r>
      <w:r w:rsidR="00E24975">
        <w:rPr>
          <w:rFonts w:asciiTheme="minorHAnsi" w:hAnsiTheme="minorHAnsi"/>
          <w:i/>
          <w:sz w:val="18"/>
        </w:rPr>
        <w:t xml:space="preserve"> </w:t>
      </w:r>
      <w:r w:rsidRPr="009D315F">
        <w:rPr>
          <w:rFonts w:asciiTheme="minorHAnsi" w:hAnsiTheme="minorHAnsi"/>
          <w:i/>
          <w:sz w:val="18"/>
        </w:rPr>
        <w:t>Airflow) Determination Method</w:t>
      </w:r>
      <w:r w:rsidRPr="009D315F">
        <w:rPr>
          <w:rFonts w:asciiTheme="minorHAnsi" w:hAnsiTheme="minorHAnsi"/>
          <w:sz w:val="18"/>
        </w:rPr>
        <w:t>, user must input measured airflow.</w:t>
      </w:r>
    </w:p>
    <w:p w14:paraId="3C5E4860" w14:textId="77777777" w:rsidR="008933EC" w:rsidRPr="00F0066C" w:rsidRDefault="008933EC" w:rsidP="008933EC">
      <w:pPr>
        <w:pStyle w:val="ListParagraph"/>
        <w:numPr>
          <w:ilvl w:val="0"/>
          <w:numId w:val="16"/>
        </w:numPr>
        <w:spacing w:line="276" w:lineRule="auto"/>
        <w:ind w:left="360"/>
        <w:rPr>
          <w:rFonts w:asciiTheme="minorHAnsi" w:hAnsiTheme="minorHAnsi"/>
          <w:sz w:val="18"/>
        </w:rPr>
      </w:pPr>
      <w:r w:rsidRPr="009D315F">
        <w:rPr>
          <w:rFonts w:asciiTheme="minorHAnsi" w:hAnsiTheme="minorHAnsi"/>
          <w:i/>
          <w:sz w:val="18"/>
        </w:rPr>
        <w:t>Calculated Target Allowable Duct Leakage Rate (cfm)</w:t>
      </w:r>
      <w:r w:rsidRPr="009D315F">
        <w:rPr>
          <w:rFonts w:asciiTheme="minorHAnsi" w:hAnsiTheme="minorHAnsi"/>
          <w:sz w:val="18"/>
        </w:rPr>
        <w:t>: This value will be automatically calculated based on values entered in previous fields.</w:t>
      </w:r>
    </w:p>
    <w:p w14:paraId="3C5E4861" w14:textId="77777777" w:rsidR="008933EC" w:rsidRPr="00F0066C" w:rsidRDefault="008933EC" w:rsidP="008933EC">
      <w:pPr>
        <w:pStyle w:val="ListParagraph"/>
        <w:numPr>
          <w:ilvl w:val="0"/>
          <w:numId w:val="16"/>
        </w:numPr>
        <w:spacing w:line="276" w:lineRule="auto"/>
        <w:ind w:left="360"/>
        <w:rPr>
          <w:rFonts w:asciiTheme="minorHAnsi" w:hAnsiTheme="minorHAnsi"/>
          <w:sz w:val="18"/>
        </w:rPr>
      </w:pPr>
      <w:r w:rsidRPr="009D315F">
        <w:rPr>
          <w:rFonts w:asciiTheme="minorHAnsi" w:hAnsiTheme="minorHAnsi"/>
          <w:i/>
          <w:sz w:val="18"/>
        </w:rPr>
        <w:t>Actual Duct Leakage Rate from Leakage Test Measurement (cfm)</w:t>
      </w:r>
      <w:r w:rsidRPr="009D315F">
        <w:rPr>
          <w:rFonts w:asciiTheme="minorHAnsi" w:hAnsiTheme="minorHAnsi"/>
          <w:sz w:val="18"/>
        </w:rPr>
        <w:t>: Input the duct leakage rate taken from actual test measurements.</w:t>
      </w:r>
    </w:p>
    <w:p w14:paraId="3C5E4862" w14:textId="36F5F904" w:rsidR="008933EC" w:rsidRPr="00F0066C" w:rsidRDefault="008933EC" w:rsidP="008933EC">
      <w:pPr>
        <w:pStyle w:val="ListParagraph"/>
        <w:numPr>
          <w:ilvl w:val="0"/>
          <w:numId w:val="16"/>
        </w:numPr>
        <w:spacing w:line="276" w:lineRule="auto"/>
        <w:ind w:left="360"/>
        <w:rPr>
          <w:rFonts w:asciiTheme="minorHAnsi" w:hAnsiTheme="minorHAnsi"/>
          <w:sz w:val="18"/>
        </w:rPr>
      </w:pPr>
      <w:r w:rsidRPr="009D315F">
        <w:rPr>
          <w:rFonts w:asciiTheme="minorHAnsi" w:hAnsiTheme="minorHAnsi"/>
          <w:i/>
          <w:sz w:val="18"/>
        </w:rPr>
        <w:t>Compliance Statement</w:t>
      </w:r>
      <w:r w:rsidRPr="009D315F">
        <w:rPr>
          <w:rFonts w:asciiTheme="minorHAnsi" w:hAnsiTheme="minorHAnsi"/>
          <w:sz w:val="18"/>
        </w:rPr>
        <w:t>: If Actual Duct Leakage Rate from leakage test (B10) is less than or equal to Calculated Target Allowable Duct Leakage Rate, “System passes leakage test” will automatically populate. If not, “System fails leakage test” will automatically populate.</w:t>
      </w:r>
    </w:p>
    <w:p w14:paraId="3C5E4863" w14:textId="729E1276" w:rsidR="008933EC" w:rsidRPr="00F0066C" w:rsidRDefault="008933EC" w:rsidP="008933EC">
      <w:pPr>
        <w:pStyle w:val="ListParagraph"/>
        <w:numPr>
          <w:ilvl w:val="0"/>
          <w:numId w:val="16"/>
        </w:numPr>
        <w:spacing w:line="276" w:lineRule="auto"/>
        <w:ind w:left="360"/>
        <w:rPr>
          <w:rFonts w:asciiTheme="minorHAnsi" w:hAnsiTheme="minorHAnsi"/>
          <w:sz w:val="18"/>
        </w:rPr>
      </w:pPr>
      <w:r w:rsidRPr="009D315F">
        <w:rPr>
          <w:rFonts w:asciiTheme="minorHAnsi" w:hAnsiTheme="minorHAnsi"/>
          <w:i/>
          <w:sz w:val="18"/>
        </w:rPr>
        <w:t>Notes</w:t>
      </w:r>
      <w:r w:rsidRPr="009D315F">
        <w:rPr>
          <w:rFonts w:asciiTheme="minorHAnsi" w:hAnsiTheme="minorHAnsi"/>
          <w:sz w:val="18"/>
        </w:rPr>
        <w:t>: This field is automatically filled out. The values in B01, B02 and B03 are checked against the values in the same rows of the CF2R-MCH-20 for this system. If they do not match an error message will appear here.</w:t>
      </w:r>
    </w:p>
    <w:p w14:paraId="3C5E4864" w14:textId="77777777" w:rsidR="008933EC" w:rsidRPr="00F0066C" w:rsidRDefault="008933EC" w:rsidP="008933EC">
      <w:pPr>
        <w:spacing w:line="276" w:lineRule="auto"/>
        <w:rPr>
          <w:rFonts w:asciiTheme="minorHAnsi" w:hAnsiTheme="minorHAnsi"/>
          <w:sz w:val="18"/>
          <w:szCs w:val="18"/>
        </w:rPr>
      </w:pPr>
    </w:p>
    <w:p w14:paraId="3C5E4865" w14:textId="0AE65FD0" w:rsidR="008933EC" w:rsidRPr="00F0066C" w:rsidRDefault="008933EC" w:rsidP="008933EC">
      <w:pPr>
        <w:pStyle w:val="BulletB1Number"/>
        <w:spacing w:before="0"/>
        <w:ind w:left="0" w:firstLine="0"/>
        <w:rPr>
          <w:rFonts w:asciiTheme="minorHAnsi" w:hAnsiTheme="minorHAnsi"/>
          <w:sz w:val="18"/>
          <w:szCs w:val="18"/>
        </w:rPr>
      </w:pPr>
      <w:r w:rsidRPr="009D315F">
        <w:rPr>
          <w:rFonts w:asciiTheme="minorHAnsi" w:hAnsiTheme="minorHAnsi"/>
          <w:b/>
          <w:sz w:val="18"/>
          <w:szCs w:val="18"/>
        </w:rPr>
        <w:t xml:space="preserve">Section C Additional Requirements </w:t>
      </w:r>
      <w:r w:rsidR="00087336">
        <w:rPr>
          <w:rFonts w:asciiTheme="minorHAnsi" w:hAnsiTheme="minorHAnsi"/>
          <w:b/>
          <w:sz w:val="18"/>
          <w:szCs w:val="18"/>
        </w:rPr>
        <w:t>f</w:t>
      </w:r>
      <w:r w:rsidRPr="009D315F">
        <w:rPr>
          <w:rFonts w:asciiTheme="minorHAnsi" w:hAnsiTheme="minorHAnsi"/>
          <w:b/>
          <w:sz w:val="18"/>
          <w:szCs w:val="18"/>
        </w:rPr>
        <w:t>or Compliance</w:t>
      </w:r>
    </w:p>
    <w:p w14:paraId="3C5E4866" w14:textId="77777777" w:rsidR="008933EC" w:rsidRPr="00F0066C" w:rsidRDefault="008933EC" w:rsidP="008933EC">
      <w:pPr>
        <w:numPr>
          <w:ilvl w:val="0"/>
          <w:numId w:val="38"/>
        </w:numPr>
        <w:rPr>
          <w:rFonts w:asciiTheme="minorHAnsi" w:hAnsiTheme="minorHAnsi"/>
          <w:sz w:val="18"/>
        </w:rPr>
      </w:pPr>
      <w:r w:rsidRPr="009D315F">
        <w:rPr>
          <w:rFonts w:asciiTheme="minorHAnsi" w:hAnsiTheme="minorHAnsi"/>
          <w:sz w:val="18"/>
        </w:rPr>
        <w:t>This field must be a true statement (or not applicable) for the system to comply.</w:t>
      </w:r>
    </w:p>
    <w:p w14:paraId="3C5E4867" w14:textId="77777777" w:rsidR="008933EC" w:rsidRPr="00F0066C" w:rsidRDefault="008933EC" w:rsidP="008933EC">
      <w:pPr>
        <w:numPr>
          <w:ilvl w:val="0"/>
          <w:numId w:val="38"/>
        </w:numPr>
        <w:rPr>
          <w:rFonts w:asciiTheme="minorHAnsi" w:hAnsiTheme="minorHAnsi"/>
          <w:sz w:val="18"/>
        </w:rPr>
      </w:pPr>
      <w:r w:rsidRPr="009D315F">
        <w:rPr>
          <w:rFonts w:asciiTheme="minorHAnsi" w:hAnsiTheme="minorHAnsi"/>
          <w:sz w:val="18"/>
        </w:rPr>
        <w:t>This field must be a true statement (or not applicable) for the system to comply.</w:t>
      </w:r>
    </w:p>
    <w:p w14:paraId="3C5E4868" w14:textId="77777777" w:rsidR="008933EC" w:rsidRPr="00F0066C" w:rsidRDefault="008933EC" w:rsidP="008933EC">
      <w:pPr>
        <w:numPr>
          <w:ilvl w:val="0"/>
          <w:numId w:val="38"/>
        </w:numPr>
        <w:rPr>
          <w:rFonts w:asciiTheme="minorHAnsi" w:hAnsiTheme="minorHAnsi"/>
          <w:sz w:val="18"/>
        </w:rPr>
      </w:pPr>
      <w:r w:rsidRPr="009D315F">
        <w:rPr>
          <w:rFonts w:asciiTheme="minorHAnsi" w:hAnsiTheme="minorHAnsi"/>
          <w:sz w:val="18"/>
        </w:rPr>
        <w:t>This field must be a true statement (or not applicable) for the system to comply.</w:t>
      </w:r>
    </w:p>
    <w:p w14:paraId="3C5E4869" w14:textId="77777777" w:rsidR="008933EC" w:rsidRPr="00F0066C" w:rsidRDefault="008933EC" w:rsidP="008933EC">
      <w:pPr>
        <w:numPr>
          <w:ilvl w:val="0"/>
          <w:numId w:val="38"/>
        </w:numPr>
        <w:rPr>
          <w:rFonts w:asciiTheme="minorHAnsi" w:hAnsiTheme="minorHAnsi"/>
          <w:sz w:val="18"/>
        </w:rPr>
      </w:pPr>
      <w:r w:rsidRPr="009D315F">
        <w:rPr>
          <w:rFonts w:asciiTheme="minorHAnsi" w:hAnsiTheme="minorHAnsi"/>
          <w:sz w:val="18"/>
        </w:rPr>
        <w:t>This field must be a true statement (or not applicable) for the system to comply.</w:t>
      </w:r>
    </w:p>
    <w:p w14:paraId="3C5E486A" w14:textId="77777777" w:rsidR="008933EC" w:rsidRPr="00F0066C" w:rsidRDefault="008933EC" w:rsidP="008933EC">
      <w:pPr>
        <w:numPr>
          <w:ilvl w:val="0"/>
          <w:numId w:val="38"/>
        </w:numPr>
        <w:rPr>
          <w:rFonts w:asciiTheme="minorHAnsi" w:hAnsiTheme="minorHAnsi"/>
          <w:sz w:val="18"/>
        </w:rPr>
      </w:pPr>
      <w:r w:rsidRPr="009D315F">
        <w:rPr>
          <w:rFonts w:asciiTheme="minorHAnsi" w:hAnsiTheme="minorHAnsi"/>
          <w:sz w:val="18"/>
        </w:rPr>
        <w:t xml:space="preserve">This field must be a true statement (or not applicable) for the system to comply </w:t>
      </w:r>
    </w:p>
    <w:p w14:paraId="3C5E486B" w14:textId="77777777" w:rsidR="008933EC" w:rsidRDefault="008933EC" w:rsidP="008933EC">
      <w:pPr>
        <w:numPr>
          <w:ilvl w:val="0"/>
          <w:numId w:val="38"/>
        </w:numPr>
        <w:rPr>
          <w:rFonts w:asciiTheme="minorHAnsi" w:hAnsiTheme="minorHAnsi"/>
          <w:sz w:val="18"/>
        </w:rPr>
      </w:pPr>
      <w:r w:rsidRPr="009D315F">
        <w:rPr>
          <w:rFonts w:asciiTheme="minorHAnsi" w:hAnsiTheme="minorHAnsi"/>
          <w:sz w:val="18"/>
        </w:rPr>
        <w:t>This field must be a true statement (or not applicable) for the system to comply</w:t>
      </w:r>
    </w:p>
    <w:p w14:paraId="3C5E486C" w14:textId="77777777" w:rsidR="008933EC" w:rsidRPr="00F0066C" w:rsidRDefault="008933EC" w:rsidP="008933EC">
      <w:pPr>
        <w:numPr>
          <w:ilvl w:val="0"/>
          <w:numId w:val="38"/>
        </w:numPr>
        <w:rPr>
          <w:rFonts w:asciiTheme="minorHAnsi" w:hAnsiTheme="minorHAnsi"/>
          <w:sz w:val="18"/>
        </w:rPr>
      </w:pPr>
      <w:r w:rsidRPr="009D315F">
        <w:rPr>
          <w:rFonts w:asciiTheme="minorHAnsi" w:hAnsiTheme="minorHAnsi"/>
          <w:sz w:val="18"/>
        </w:rPr>
        <w:t>This field must be a true statement (or not applicable) for the system to comply</w:t>
      </w:r>
    </w:p>
    <w:p w14:paraId="3C5E486D" w14:textId="21D4A1E1" w:rsidR="008933EC" w:rsidRPr="00F0066C" w:rsidRDefault="008933EC" w:rsidP="008933EC">
      <w:pPr>
        <w:numPr>
          <w:ilvl w:val="0"/>
          <w:numId w:val="38"/>
        </w:numPr>
        <w:rPr>
          <w:rFonts w:asciiTheme="minorHAnsi" w:hAnsiTheme="minorHAnsi"/>
          <w:sz w:val="18"/>
        </w:rPr>
      </w:pPr>
      <w:r w:rsidRPr="009D315F">
        <w:rPr>
          <w:rFonts w:asciiTheme="minorHAnsi" w:hAnsiTheme="minorHAnsi"/>
          <w:i/>
          <w:sz w:val="18"/>
        </w:rPr>
        <w:t>Verification Status:</w:t>
      </w:r>
      <w:r w:rsidRPr="009D315F">
        <w:rPr>
          <w:rFonts w:asciiTheme="minorHAnsi" w:hAnsiTheme="minorHAnsi"/>
          <w:sz w:val="18"/>
        </w:rPr>
        <w:t xml:space="preserve"> If this Section does not apply, then select “All </w:t>
      </w:r>
      <w:r w:rsidR="00472750">
        <w:rPr>
          <w:rFonts w:asciiTheme="minorHAnsi" w:hAnsiTheme="minorHAnsi"/>
          <w:sz w:val="18"/>
        </w:rPr>
        <w:t>N/A</w:t>
      </w:r>
      <w:r w:rsidRPr="009D315F">
        <w:rPr>
          <w:rFonts w:asciiTheme="minorHAnsi" w:hAnsiTheme="minorHAnsi"/>
          <w:sz w:val="18"/>
        </w:rPr>
        <w:t>”. If the system meets all of the additional requirements for compliance then select “Pass”, otherwise select “Fail”. The latter selection means that the system does not meet the requirements and the system will need to be modified to meet the requirements or airflow and fan efficacy will have to be verified by diagnostic testing.</w:t>
      </w:r>
    </w:p>
    <w:p w14:paraId="3C5E486E" w14:textId="09B46B5F" w:rsidR="008933EC" w:rsidRPr="00F0066C" w:rsidRDefault="008933EC" w:rsidP="008933EC">
      <w:pPr>
        <w:numPr>
          <w:ilvl w:val="0"/>
          <w:numId w:val="38"/>
        </w:numPr>
        <w:rPr>
          <w:rFonts w:asciiTheme="minorHAnsi" w:hAnsiTheme="minorHAnsi"/>
          <w:sz w:val="18"/>
        </w:rPr>
      </w:pPr>
      <w:r w:rsidRPr="009D315F">
        <w:rPr>
          <w:rFonts w:asciiTheme="minorHAnsi" w:hAnsiTheme="minorHAnsi"/>
          <w:i/>
          <w:sz w:val="18"/>
        </w:rPr>
        <w:t>Correction Notes:</w:t>
      </w:r>
      <w:r w:rsidRPr="009D315F">
        <w:rPr>
          <w:rFonts w:asciiTheme="minorHAnsi" w:hAnsiTheme="minorHAnsi"/>
          <w:sz w:val="18"/>
        </w:rPr>
        <w:t xml:space="preserve"> If one or more applicable requirements are not met “Fail” will appear in the row above. When this occurs the rater is required to enter detailed notes here that describe</w:t>
      </w:r>
      <w:r w:rsidR="00472750">
        <w:rPr>
          <w:rFonts w:asciiTheme="minorHAnsi" w:hAnsiTheme="minorHAnsi"/>
          <w:sz w:val="18"/>
        </w:rPr>
        <w:t>s</w:t>
      </w:r>
      <w:r w:rsidRPr="009D315F">
        <w:rPr>
          <w:rFonts w:asciiTheme="minorHAnsi" w:hAnsiTheme="minorHAnsi"/>
          <w:sz w:val="18"/>
        </w:rPr>
        <w:t xml:space="preserve"> what failed and why. </w:t>
      </w:r>
    </w:p>
    <w:p w14:paraId="3C5E486F" w14:textId="77777777" w:rsidR="008933EC" w:rsidRPr="00F0066C" w:rsidRDefault="008933EC" w:rsidP="008933EC">
      <w:pPr>
        <w:rPr>
          <w:rFonts w:asciiTheme="minorHAnsi" w:hAnsiTheme="minorHAnsi"/>
          <w:b/>
          <w:sz w:val="18"/>
          <w:szCs w:val="18"/>
        </w:rPr>
      </w:pPr>
    </w:p>
    <w:p w14:paraId="3C5E4870" w14:textId="42F66F13" w:rsidR="008933EC" w:rsidRPr="00F0066C" w:rsidRDefault="008933EC" w:rsidP="008933EC">
      <w:pPr>
        <w:rPr>
          <w:rFonts w:ascii="Calibri" w:hAnsi="Calibri"/>
          <w:b/>
          <w:sz w:val="18"/>
          <w:szCs w:val="18"/>
        </w:rPr>
      </w:pPr>
      <w:r w:rsidRPr="009D315F">
        <w:rPr>
          <w:rFonts w:ascii="Calibri" w:hAnsi="Calibri"/>
          <w:b/>
          <w:sz w:val="18"/>
        </w:rPr>
        <w:t xml:space="preserve">Section </w:t>
      </w:r>
      <w:r w:rsidRPr="009D315F">
        <w:rPr>
          <w:rFonts w:ascii="Calibri" w:hAnsi="Calibri"/>
          <w:b/>
          <w:sz w:val="18"/>
          <w:szCs w:val="18"/>
        </w:rPr>
        <w:t>D. Determination of HERS Verification Compliance</w:t>
      </w:r>
    </w:p>
    <w:p w14:paraId="3C5E4871" w14:textId="77777777" w:rsidR="008933EC" w:rsidRPr="00F0066C" w:rsidRDefault="008933EC" w:rsidP="008933EC">
      <w:pPr>
        <w:pStyle w:val="ListParagraph"/>
        <w:numPr>
          <w:ilvl w:val="0"/>
          <w:numId w:val="39"/>
        </w:numPr>
        <w:rPr>
          <w:rFonts w:ascii="Calibri" w:hAnsi="Calibri"/>
          <w:sz w:val="18"/>
        </w:rPr>
      </w:pPr>
      <w:r w:rsidRPr="009D315F">
        <w:rPr>
          <w:rFonts w:ascii="Calibri" w:hAnsi="Calibri"/>
          <w:sz w:val="18"/>
        </w:rPr>
        <w:t>This field is filled out automatically.  Compliance requires that all individual criteria pass.</w:t>
      </w:r>
    </w:p>
    <w:p w14:paraId="3C5E488F" w14:textId="77777777" w:rsidR="003D12CF" w:rsidRPr="000E62ED" w:rsidRDefault="003D12CF" w:rsidP="00C05873">
      <w:pPr>
        <w:spacing w:line="276" w:lineRule="auto"/>
        <w:rPr>
          <w:rFonts w:asciiTheme="minorHAnsi" w:hAnsiTheme="minorHAnsi"/>
          <w:sz w:val="18"/>
          <w:szCs w:val="18"/>
        </w:rPr>
      </w:pPr>
    </w:p>
    <w:p w14:paraId="3C5E4890" w14:textId="77777777" w:rsidR="00AF5BB7" w:rsidRPr="00B13B94" w:rsidRDefault="00AF5BB7" w:rsidP="00C05873">
      <w:pPr>
        <w:spacing w:line="276" w:lineRule="auto"/>
        <w:rPr>
          <w:rFonts w:asciiTheme="minorHAnsi" w:hAnsiTheme="minorHAnsi"/>
          <w:sz w:val="18"/>
        </w:rPr>
        <w:sectPr w:rsidR="00AF5BB7" w:rsidRPr="00B13B94" w:rsidSect="004C132B">
          <w:headerReference w:type="even" r:id="rId13"/>
          <w:headerReference w:type="default" r:id="rId14"/>
          <w:footerReference w:type="default" r:id="rId15"/>
          <w:headerReference w:type="first" r:id="rId16"/>
          <w:pgSz w:w="12240" w:h="15840" w:code="1"/>
          <w:pgMar w:top="720" w:right="720" w:bottom="720" w:left="720" w:header="576" w:footer="576" w:gutter="0"/>
          <w:pgNumType w:start="1"/>
          <w:cols w:space="720"/>
          <w:docGrid w:linePitch="272"/>
        </w:sect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0"/>
        <w:gridCol w:w="4096"/>
        <w:gridCol w:w="6234"/>
      </w:tblGrid>
      <w:tr w:rsidR="00C40EC8" w:rsidRPr="000E62ED" w14:paraId="3C5E4892" w14:textId="77777777" w:rsidTr="00C40EC8">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3C5E4891" w14:textId="77777777" w:rsidR="00C40EC8" w:rsidRPr="000E62ED" w:rsidRDefault="00C40EC8" w:rsidP="00C05873">
            <w:pPr>
              <w:rPr>
                <w:rFonts w:asciiTheme="minorHAnsi" w:hAnsiTheme="minorHAnsi"/>
                <w:i/>
                <w:sz w:val="18"/>
                <w:szCs w:val="18"/>
              </w:rPr>
            </w:pPr>
            <w:r w:rsidRPr="00247AA0">
              <w:rPr>
                <w:rFonts w:asciiTheme="minorHAnsi" w:hAnsiTheme="minorHAnsi"/>
                <w:b/>
                <w:szCs w:val="18"/>
              </w:rPr>
              <w:t>A. System Information</w:t>
            </w:r>
          </w:p>
        </w:tc>
      </w:tr>
      <w:tr w:rsidR="006C7319" w:rsidRPr="000E62ED" w14:paraId="3C5E4896" w14:textId="77777777" w:rsidTr="00B555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893" w14:textId="77777777" w:rsidR="006C7319" w:rsidRPr="000E62ED" w:rsidRDefault="00B55591" w:rsidP="00C05873">
            <w:pPr>
              <w:jc w:val="center"/>
              <w:rPr>
                <w:rFonts w:asciiTheme="minorHAnsi" w:hAnsiTheme="minorHAnsi"/>
                <w:sz w:val="18"/>
                <w:szCs w:val="18"/>
              </w:rPr>
            </w:pPr>
            <w:r w:rsidRPr="000E62ED">
              <w:rPr>
                <w:rFonts w:asciiTheme="minorHAnsi" w:hAnsiTheme="minorHAnsi"/>
                <w:sz w:val="18"/>
                <w:szCs w:val="18"/>
              </w:rPr>
              <w:t>0</w:t>
            </w:r>
            <w:r w:rsidR="001D2E44" w:rsidRPr="000E62ED">
              <w:rPr>
                <w:rFonts w:asciiTheme="minorHAnsi" w:hAnsiTheme="minorHAnsi"/>
                <w:sz w:val="18"/>
                <w:szCs w:val="18"/>
              </w:rPr>
              <w:t>1</w:t>
            </w:r>
          </w:p>
        </w:tc>
        <w:tc>
          <w:tcPr>
            <w:tcW w:w="1898" w:type="pct"/>
            <w:tcBorders>
              <w:top w:val="single" w:sz="4" w:space="0" w:color="auto"/>
              <w:left w:val="single" w:sz="4" w:space="0" w:color="auto"/>
              <w:bottom w:val="single" w:sz="4" w:space="0" w:color="auto"/>
              <w:right w:val="single" w:sz="4" w:space="0" w:color="auto"/>
            </w:tcBorders>
            <w:vAlign w:val="center"/>
          </w:tcPr>
          <w:p w14:paraId="3C5E4894" w14:textId="6987C6BE" w:rsidR="006C7319" w:rsidRPr="000E62ED" w:rsidRDefault="005A487E" w:rsidP="00C05873">
            <w:pPr>
              <w:rPr>
                <w:rFonts w:asciiTheme="minorHAnsi" w:hAnsiTheme="minorHAnsi"/>
                <w:sz w:val="18"/>
                <w:szCs w:val="18"/>
              </w:rPr>
            </w:pPr>
            <w:r>
              <w:rPr>
                <w:rFonts w:asciiTheme="minorHAnsi" w:hAnsiTheme="minorHAnsi"/>
                <w:sz w:val="18"/>
                <w:szCs w:val="18"/>
              </w:rPr>
              <w:t>Space Conditioning</w:t>
            </w:r>
            <w:r w:rsidRPr="000E62ED">
              <w:rPr>
                <w:rFonts w:asciiTheme="minorHAnsi" w:hAnsiTheme="minorHAnsi"/>
                <w:sz w:val="18"/>
                <w:szCs w:val="18"/>
              </w:rPr>
              <w:t xml:space="preserve"> </w:t>
            </w:r>
            <w:r w:rsidR="001D2E44" w:rsidRPr="000E62ED">
              <w:rPr>
                <w:rFonts w:asciiTheme="minorHAnsi" w:hAnsiTheme="minorHAnsi"/>
                <w:sz w:val="18"/>
                <w:szCs w:val="18"/>
              </w:rPr>
              <w:t>System Identification or Name</w:t>
            </w:r>
          </w:p>
        </w:tc>
        <w:tc>
          <w:tcPr>
            <w:tcW w:w="2889" w:type="pct"/>
            <w:tcBorders>
              <w:top w:val="single" w:sz="4" w:space="0" w:color="auto"/>
              <w:left w:val="single" w:sz="4" w:space="0" w:color="auto"/>
              <w:bottom w:val="single" w:sz="4" w:space="0" w:color="auto"/>
              <w:right w:val="single" w:sz="4" w:space="0" w:color="auto"/>
            </w:tcBorders>
            <w:vAlign w:val="center"/>
          </w:tcPr>
          <w:p w14:paraId="3C5E4895" w14:textId="77777777" w:rsidR="006C7319" w:rsidRPr="000E62ED" w:rsidRDefault="001D2E44" w:rsidP="00C05873">
            <w:pPr>
              <w:rPr>
                <w:rFonts w:asciiTheme="minorHAnsi" w:hAnsiTheme="minorHAnsi"/>
                <w:sz w:val="18"/>
                <w:szCs w:val="18"/>
              </w:rPr>
            </w:pPr>
            <w:r w:rsidRPr="000E62ED">
              <w:rPr>
                <w:rFonts w:asciiTheme="minorHAnsi" w:hAnsiTheme="minorHAnsi"/>
                <w:sz w:val="18"/>
                <w:szCs w:val="18"/>
              </w:rPr>
              <w:t xml:space="preserve">&lt;&lt;text (data from </w:t>
            </w:r>
            <w:r w:rsidR="00B55591" w:rsidRPr="000E62ED">
              <w:rPr>
                <w:rFonts w:asciiTheme="minorHAnsi" w:hAnsiTheme="minorHAnsi"/>
                <w:sz w:val="18"/>
                <w:szCs w:val="18"/>
              </w:rPr>
              <w:t>CF2R-MCH-20</w:t>
            </w:r>
            <w:r w:rsidRPr="000E62ED">
              <w:rPr>
                <w:rFonts w:asciiTheme="minorHAnsi" w:hAnsiTheme="minorHAnsi"/>
                <w:sz w:val="18"/>
                <w:szCs w:val="18"/>
              </w:rPr>
              <w:t>)&gt;&gt;</w:t>
            </w:r>
          </w:p>
        </w:tc>
      </w:tr>
      <w:tr w:rsidR="00B55591" w:rsidRPr="000E62ED" w14:paraId="3C5E489A" w14:textId="77777777" w:rsidTr="00B555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897" w14:textId="77777777" w:rsidR="00B55591" w:rsidRPr="000E62ED" w:rsidRDefault="00B55591" w:rsidP="00C05873">
            <w:pPr>
              <w:jc w:val="center"/>
              <w:rPr>
                <w:rFonts w:asciiTheme="minorHAnsi" w:hAnsiTheme="minorHAnsi"/>
                <w:sz w:val="18"/>
                <w:szCs w:val="18"/>
              </w:rPr>
            </w:pPr>
            <w:r w:rsidRPr="000E62ED">
              <w:rPr>
                <w:rFonts w:asciiTheme="minorHAnsi" w:hAnsiTheme="minorHAnsi"/>
                <w:sz w:val="18"/>
                <w:szCs w:val="18"/>
              </w:rPr>
              <w:t>02</w:t>
            </w:r>
          </w:p>
        </w:tc>
        <w:tc>
          <w:tcPr>
            <w:tcW w:w="1898" w:type="pct"/>
            <w:tcBorders>
              <w:top w:val="single" w:sz="4" w:space="0" w:color="auto"/>
              <w:left w:val="single" w:sz="4" w:space="0" w:color="auto"/>
              <w:bottom w:val="single" w:sz="4" w:space="0" w:color="auto"/>
              <w:right w:val="single" w:sz="4" w:space="0" w:color="auto"/>
            </w:tcBorders>
            <w:vAlign w:val="center"/>
          </w:tcPr>
          <w:p w14:paraId="3C5E4898" w14:textId="18E05FD0" w:rsidR="00B55591" w:rsidRPr="000E62ED" w:rsidRDefault="005A487E" w:rsidP="00C05873">
            <w:pPr>
              <w:rPr>
                <w:rFonts w:asciiTheme="minorHAnsi" w:hAnsiTheme="minorHAnsi"/>
                <w:sz w:val="18"/>
                <w:szCs w:val="18"/>
              </w:rPr>
            </w:pPr>
            <w:r>
              <w:rPr>
                <w:rFonts w:asciiTheme="minorHAnsi" w:hAnsiTheme="minorHAnsi"/>
                <w:sz w:val="18"/>
                <w:szCs w:val="18"/>
              </w:rPr>
              <w:t>Space Conditioning</w:t>
            </w:r>
            <w:r w:rsidRPr="000E62ED">
              <w:rPr>
                <w:rFonts w:asciiTheme="minorHAnsi" w:hAnsiTheme="minorHAnsi"/>
                <w:sz w:val="18"/>
                <w:szCs w:val="18"/>
              </w:rPr>
              <w:t xml:space="preserve"> </w:t>
            </w:r>
            <w:r w:rsidR="00B55591" w:rsidRPr="000E62ED">
              <w:rPr>
                <w:rFonts w:asciiTheme="minorHAnsi" w:hAnsiTheme="minorHAnsi"/>
                <w:sz w:val="18"/>
                <w:szCs w:val="18"/>
              </w:rPr>
              <w:t>System Location or Area Served</w:t>
            </w:r>
          </w:p>
        </w:tc>
        <w:tc>
          <w:tcPr>
            <w:tcW w:w="2889" w:type="pct"/>
            <w:tcBorders>
              <w:top w:val="single" w:sz="4" w:space="0" w:color="auto"/>
              <w:left w:val="single" w:sz="4" w:space="0" w:color="auto"/>
              <w:bottom w:val="single" w:sz="4" w:space="0" w:color="auto"/>
              <w:right w:val="single" w:sz="4" w:space="0" w:color="auto"/>
            </w:tcBorders>
          </w:tcPr>
          <w:p w14:paraId="3C5E4899" w14:textId="77777777" w:rsidR="00B55591" w:rsidRPr="000E62ED" w:rsidRDefault="00B55591" w:rsidP="00C05873">
            <w:pPr>
              <w:rPr>
                <w:rFonts w:asciiTheme="minorHAnsi" w:hAnsiTheme="minorHAnsi"/>
                <w:sz w:val="18"/>
                <w:szCs w:val="18"/>
              </w:rPr>
            </w:pPr>
            <w:r w:rsidRPr="000E62ED">
              <w:rPr>
                <w:rFonts w:asciiTheme="minorHAnsi" w:hAnsiTheme="minorHAnsi"/>
                <w:sz w:val="18"/>
                <w:szCs w:val="18"/>
              </w:rPr>
              <w:t>&lt;&lt;text (data from CF2R-MCH-20)&gt;&gt;</w:t>
            </w:r>
          </w:p>
        </w:tc>
      </w:tr>
      <w:tr w:rsidR="00B55591" w:rsidRPr="000E62ED" w14:paraId="3C5E489E" w14:textId="77777777" w:rsidTr="00B555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89B" w14:textId="77777777" w:rsidR="00B55591" w:rsidRPr="000E62ED" w:rsidRDefault="00B55591" w:rsidP="00C05873">
            <w:pPr>
              <w:jc w:val="center"/>
              <w:rPr>
                <w:rFonts w:asciiTheme="minorHAnsi" w:hAnsiTheme="minorHAnsi"/>
                <w:sz w:val="18"/>
                <w:szCs w:val="18"/>
              </w:rPr>
            </w:pPr>
            <w:r w:rsidRPr="000E62ED">
              <w:rPr>
                <w:rFonts w:asciiTheme="minorHAnsi" w:hAnsiTheme="minorHAnsi"/>
                <w:sz w:val="18"/>
                <w:szCs w:val="18"/>
              </w:rPr>
              <w:t>03</w:t>
            </w:r>
          </w:p>
        </w:tc>
        <w:tc>
          <w:tcPr>
            <w:tcW w:w="1898" w:type="pct"/>
            <w:tcBorders>
              <w:top w:val="single" w:sz="4" w:space="0" w:color="auto"/>
              <w:left w:val="single" w:sz="4" w:space="0" w:color="auto"/>
              <w:bottom w:val="single" w:sz="4" w:space="0" w:color="auto"/>
              <w:right w:val="single" w:sz="4" w:space="0" w:color="auto"/>
            </w:tcBorders>
            <w:vAlign w:val="center"/>
          </w:tcPr>
          <w:p w14:paraId="3C5E489C" w14:textId="075E7305" w:rsidR="00B55591" w:rsidRPr="000E62ED" w:rsidRDefault="00B55591" w:rsidP="00C05873">
            <w:pPr>
              <w:rPr>
                <w:rFonts w:asciiTheme="minorHAnsi" w:hAnsiTheme="minorHAnsi"/>
                <w:sz w:val="18"/>
                <w:szCs w:val="18"/>
              </w:rPr>
            </w:pPr>
            <w:r w:rsidRPr="000E62ED">
              <w:rPr>
                <w:rFonts w:asciiTheme="minorHAnsi" w:hAnsiTheme="minorHAnsi"/>
                <w:sz w:val="18"/>
                <w:szCs w:val="18"/>
              </w:rPr>
              <w:t>Building Type from CF1R</w:t>
            </w:r>
          </w:p>
        </w:tc>
        <w:tc>
          <w:tcPr>
            <w:tcW w:w="2889" w:type="pct"/>
            <w:tcBorders>
              <w:top w:val="single" w:sz="4" w:space="0" w:color="auto"/>
              <w:left w:val="single" w:sz="4" w:space="0" w:color="auto"/>
              <w:bottom w:val="single" w:sz="4" w:space="0" w:color="auto"/>
              <w:right w:val="single" w:sz="4" w:space="0" w:color="auto"/>
            </w:tcBorders>
          </w:tcPr>
          <w:p w14:paraId="3C5E489D" w14:textId="77777777" w:rsidR="00B55591" w:rsidRPr="000E62ED" w:rsidRDefault="00B55591" w:rsidP="00C05873">
            <w:pPr>
              <w:rPr>
                <w:rFonts w:asciiTheme="minorHAnsi" w:hAnsiTheme="minorHAnsi"/>
                <w:sz w:val="18"/>
                <w:szCs w:val="18"/>
              </w:rPr>
            </w:pPr>
            <w:r w:rsidRPr="000E62ED">
              <w:rPr>
                <w:rFonts w:asciiTheme="minorHAnsi" w:hAnsiTheme="minorHAnsi"/>
                <w:sz w:val="18"/>
                <w:szCs w:val="18"/>
              </w:rPr>
              <w:t>&lt;&lt;text (data from CF2R-MCH-20)&gt;&gt;</w:t>
            </w:r>
          </w:p>
        </w:tc>
      </w:tr>
      <w:tr w:rsidR="006C7319" w:rsidRPr="000E62ED" w14:paraId="3C5E48A2" w14:textId="77777777" w:rsidTr="00B555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89F" w14:textId="77777777" w:rsidR="006C7319" w:rsidRPr="000E62ED" w:rsidRDefault="00B55591" w:rsidP="00C05873">
            <w:pPr>
              <w:jc w:val="center"/>
              <w:rPr>
                <w:rFonts w:asciiTheme="minorHAnsi" w:hAnsiTheme="minorHAnsi"/>
                <w:sz w:val="18"/>
                <w:szCs w:val="18"/>
              </w:rPr>
            </w:pPr>
            <w:r w:rsidRPr="000E62ED">
              <w:rPr>
                <w:rFonts w:asciiTheme="minorHAnsi" w:hAnsiTheme="minorHAnsi"/>
                <w:sz w:val="18"/>
                <w:szCs w:val="18"/>
              </w:rPr>
              <w:t>0</w:t>
            </w:r>
            <w:r w:rsidR="001D2E44" w:rsidRPr="000E62ED">
              <w:rPr>
                <w:rFonts w:asciiTheme="minorHAnsi" w:hAnsiTheme="minorHAnsi"/>
                <w:sz w:val="18"/>
                <w:szCs w:val="18"/>
              </w:rPr>
              <w:t>4</w:t>
            </w:r>
          </w:p>
        </w:tc>
        <w:tc>
          <w:tcPr>
            <w:tcW w:w="1898" w:type="pct"/>
            <w:tcBorders>
              <w:top w:val="single" w:sz="4" w:space="0" w:color="auto"/>
              <w:left w:val="single" w:sz="4" w:space="0" w:color="auto"/>
              <w:bottom w:val="single" w:sz="4" w:space="0" w:color="auto"/>
              <w:right w:val="single" w:sz="4" w:space="0" w:color="auto"/>
            </w:tcBorders>
            <w:vAlign w:val="center"/>
          </w:tcPr>
          <w:p w14:paraId="3C5E48A0" w14:textId="77777777" w:rsidR="006C7319" w:rsidRPr="00247AA0" w:rsidRDefault="001D2E44" w:rsidP="00C05873">
            <w:pPr>
              <w:rPr>
                <w:rFonts w:asciiTheme="minorHAnsi" w:hAnsiTheme="minorHAnsi"/>
                <w:sz w:val="18"/>
                <w:szCs w:val="18"/>
              </w:rPr>
            </w:pPr>
            <w:r w:rsidRPr="00247AA0">
              <w:rPr>
                <w:rFonts w:asciiTheme="minorHAnsi" w:hAnsiTheme="minorHAnsi"/>
                <w:sz w:val="18"/>
                <w:szCs w:val="18"/>
              </w:rPr>
              <w:t>Verified Low Leakage Ducts in Conditioned Space (VLLDCS)</w:t>
            </w:r>
            <w:r w:rsidR="005A487E" w:rsidRPr="00247AA0">
              <w:rPr>
                <w:rFonts w:asciiTheme="minorHAnsi" w:hAnsiTheme="minorHAnsi"/>
                <w:sz w:val="18"/>
                <w:szCs w:val="18"/>
              </w:rPr>
              <w:t xml:space="preserve"> Credit from CF1R?</w:t>
            </w:r>
          </w:p>
        </w:tc>
        <w:tc>
          <w:tcPr>
            <w:tcW w:w="2889" w:type="pct"/>
            <w:tcBorders>
              <w:top w:val="single" w:sz="4" w:space="0" w:color="auto"/>
              <w:left w:val="single" w:sz="4" w:space="0" w:color="auto"/>
              <w:bottom w:val="single" w:sz="4" w:space="0" w:color="auto"/>
              <w:right w:val="single" w:sz="4" w:space="0" w:color="auto"/>
            </w:tcBorders>
            <w:vAlign w:val="center"/>
          </w:tcPr>
          <w:p w14:paraId="3C5E48A1" w14:textId="77777777" w:rsidR="006C7319" w:rsidRPr="000E62ED" w:rsidRDefault="00B55591" w:rsidP="00C05873">
            <w:pPr>
              <w:rPr>
                <w:rFonts w:asciiTheme="minorHAnsi" w:hAnsiTheme="minorHAnsi"/>
                <w:sz w:val="18"/>
                <w:szCs w:val="18"/>
              </w:rPr>
            </w:pPr>
            <w:r w:rsidRPr="000E62ED">
              <w:rPr>
                <w:rFonts w:asciiTheme="minorHAnsi" w:hAnsiTheme="minorHAnsi"/>
                <w:sz w:val="18"/>
                <w:szCs w:val="18"/>
              </w:rPr>
              <w:t>&lt;&lt;text (data from CF2R-MCH-20)&gt;&gt;</w:t>
            </w:r>
          </w:p>
        </w:tc>
      </w:tr>
      <w:tr w:rsidR="006C7319" w:rsidRPr="000E62ED" w14:paraId="3C5E48A6" w14:textId="77777777" w:rsidTr="00B555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8A3" w14:textId="77777777" w:rsidR="006C7319" w:rsidRPr="000E62ED" w:rsidRDefault="00B55591" w:rsidP="00C05873">
            <w:pPr>
              <w:jc w:val="center"/>
              <w:rPr>
                <w:rFonts w:asciiTheme="minorHAnsi" w:hAnsiTheme="minorHAnsi"/>
                <w:sz w:val="18"/>
                <w:szCs w:val="18"/>
              </w:rPr>
            </w:pPr>
            <w:r w:rsidRPr="000E62ED">
              <w:rPr>
                <w:rFonts w:asciiTheme="minorHAnsi" w:hAnsiTheme="minorHAnsi"/>
                <w:sz w:val="18"/>
                <w:szCs w:val="18"/>
              </w:rPr>
              <w:t>0</w:t>
            </w:r>
            <w:r w:rsidR="001D2E44" w:rsidRPr="000E62ED">
              <w:rPr>
                <w:rFonts w:asciiTheme="minorHAnsi" w:hAnsiTheme="minorHAnsi"/>
                <w:sz w:val="18"/>
                <w:szCs w:val="18"/>
              </w:rPr>
              <w:t>5</w:t>
            </w:r>
          </w:p>
        </w:tc>
        <w:tc>
          <w:tcPr>
            <w:tcW w:w="1898" w:type="pct"/>
            <w:tcBorders>
              <w:top w:val="single" w:sz="4" w:space="0" w:color="auto"/>
              <w:left w:val="single" w:sz="4" w:space="0" w:color="auto"/>
              <w:bottom w:val="single" w:sz="4" w:space="0" w:color="auto"/>
              <w:right w:val="single" w:sz="4" w:space="0" w:color="auto"/>
            </w:tcBorders>
            <w:vAlign w:val="center"/>
          </w:tcPr>
          <w:p w14:paraId="3C5E48A4" w14:textId="77777777" w:rsidR="006C7319" w:rsidRPr="000E62ED" w:rsidRDefault="001D2E44" w:rsidP="00C05873">
            <w:pPr>
              <w:rPr>
                <w:rFonts w:asciiTheme="minorHAnsi" w:hAnsiTheme="minorHAnsi"/>
                <w:sz w:val="18"/>
                <w:szCs w:val="18"/>
              </w:rPr>
            </w:pPr>
            <w:r w:rsidRPr="000E62ED">
              <w:rPr>
                <w:rFonts w:asciiTheme="minorHAnsi" w:hAnsiTheme="minorHAnsi"/>
                <w:sz w:val="18"/>
                <w:szCs w:val="18"/>
              </w:rPr>
              <w:t>Verified Low Leakage Air-handling Unit</w:t>
            </w:r>
            <w:r w:rsidR="005A487E" w:rsidRPr="001D2E44">
              <w:rPr>
                <w:rFonts w:asciiTheme="minorHAnsi" w:hAnsiTheme="minorHAnsi"/>
              </w:rPr>
              <w:t xml:space="preserve"> </w:t>
            </w:r>
            <w:r w:rsidR="005A487E" w:rsidRPr="00247AA0">
              <w:rPr>
                <w:rFonts w:asciiTheme="minorHAnsi" w:hAnsiTheme="minorHAnsi"/>
                <w:sz w:val="18"/>
              </w:rPr>
              <w:t>Credit from CF1R?</w:t>
            </w:r>
          </w:p>
        </w:tc>
        <w:tc>
          <w:tcPr>
            <w:tcW w:w="2889" w:type="pct"/>
            <w:tcBorders>
              <w:top w:val="single" w:sz="4" w:space="0" w:color="auto"/>
              <w:left w:val="single" w:sz="4" w:space="0" w:color="auto"/>
              <w:bottom w:val="single" w:sz="4" w:space="0" w:color="auto"/>
              <w:right w:val="single" w:sz="4" w:space="0" w:color="auto"/>
            </w:tcBorders>
            <w:vAlign w:val="center"/>
          </w:tcPr>
          <w:p w14:paraId="3C5E48A5" w14:textId="77777777" w:rsidR="006C7319" w:rsidRPr="000E62ED" w:rsidRDefault="00B55591" w:rsidP="00C05873">
            <w:pPr>
              <w:rPr>
                <w:rFonts w:asciiTheme="minorHAnsi" w:hAnsiTheme="minorHAnsi"/>
                <w:sz w:val="18"/>
                <w:szCs w:val="18"/>
              </w:rPr>
            </w:pPr>
            <w:r w:rsidRPr="000E62ED">
              <w:rPr>
                <w:rFonts w:asciiTheme="minorHAnsi" w:hAnsiTheme="minorHAnsi"/>
                <w:sz w:val="18"/>
                <w:szCs w:val="18"/>
              </w:rPr>
              <w:t>&lt;&lt;text (data from CF2R-MCH-20)&gt;&gt;</w:t>
            </w:r>
          </w:p>
        </w:tc>
      </w:tr>
      <w:tr w:rsidR="006C7319" w:rsidRPr="000E62ED" w14:paraId="3C5E48AA" w14:textId="77777777" w:rsidTr="00B555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3C5E48A7" w14:textId="77777777" w:rsidR="006C7319" w:rsidRPr="000E62ED" w:rsidRDefault="00B55591" w:rsidP="00C05873">
            <w:pPr>
              <w:jc w:val="center"/>
              <w:rPr>
                <w:rFonts w:asciiTheme="minorHAnsi" w:hAnsiTheme="minorHAnsi"/>
                <w:sz w:val="18"/>
                <w:szCs w:val="18"/>
              </w:rPr>
            </w:pPr>
            <w:r w:rsidRPr="000E62ED">
              <w:rPr>
                <w:rFonts w:asciiTheme="minorHAnsi" w:hAnsiTheme="minorHAnsi"/>
                <w:sz w:val="18"/>
                <w:szCs w:val="18"/>
              </w:rPr>
              <w:t>0</w:t>
            </w:r>
            <w:r w:rsidR="001D2E44" w:rsidRPr="000E62ED">
              <w:rPr>
                <w:rFonts w:asciiTheme="minorHAnsi" w:hAnsiTheme="minorHAnsi"/>
                <w:sz w:val="18"/>
                <w:szCs w:val="18"/>
              </w:rPr>
              <w:t>6</w:t>
            </w:r>
          </w:p>
        </w:tc>
        <w:tc>
          <w:tcPr>
            <w:tcW w:w="1898" w:type="pct"/>
            <w:tcBorders>
              <w:top w:val="single" w:sz="4" w:space="0" w:color="auto"/>
              <w:left w:val="single" w:sz="4" w:space="0" w:color="auto"/>
              <w:bottom w:val="single" w:sz="4" w:space="0" w:color="auto"/>
              <w:right w:val="single" w:sz="4" w:space="0" w:color="auto"/>
            </w:tcBorders>
            <w:vAlign w:val="center"/>
          </w:tcPr>
          <w:p w14:paraId="3C5E48A8" w14:textId="72C85A8B" w:rsidR="006C7319" w:rsidRPr="000E62ED" w:rsidRDefault="001D2E44" w:rsidP="00C05873">
            <w:pPr>
              <w:rPr>
                <w:rFonts w:asciiTheme="minorHAnsi" w:hAnsiTheme="minorHAnsi"/>
                <w:sz w:val="18"/>
                <w:szCs w:val="18"/>
              </w:rPr>
            </w:pPr>
            <w:r w:rsidRPr="000E62ED">
              <w:rPr>
                <w:rFonts w:asciiTheme="minorHAnsi" w:hAnsiTheme="minorHAnsi"/>
                <w:sz w:val="18"/>
                <w:szCs w:val="18"/>
              </w:rPr>
              <w:t xml:space="preserve">Duct System </w:t>
            </w:r>
            <w:r w:rsidR="00183263" w:rsidRPr="000E62ED">
              <w:rPr>
                <w:rFonts w:asciiTheme="minorHAnsi" w:hAnsiTheme="minorHAnsi"/>
                <w:sz w:val="18"/>
                <w:szCs w:val="18"/>
              </w:rPr>
              <w:t>Compliance Category</w:t>
            </w:r>
          </w:p>
        </w:tc>
        <w:tc>
          <w:tcPr>
            <w:tcW w:w="2889" w:type="pct"/>
            <w:tcBorders>
              <w:top w:val="single" w:sz="4" w:space="0" w:color="auto"/>
              <w:left w:val="single" w:sz="4" w:space="0" w:color="auto"/>
              <w:bottom w:val="single" w:sz="4" w:space="0" w:color="auto"/>
              <w:right w:val="single" w:sz="4" w:space="0" w:color="auto"/>
            </w:tcBorders>
            <w:vAlign w:val="center"/>
          </w:tcPr>
          <w:p w14:paraId="3C5E48A9" w14:textId="77777777" w:rsidR="006C7319" w:rsidRPr="000E62ED" w:rsidRDefault="00B55591" w:rsidP="00C05873">
            <w:pPr>
              <w:rPr>
                <w:rFonts w:asciiTheme="minorHAnsi" w:hAnsiTheme="minorHAnsi"/>
                <w:sz w:val="18"/>
                <w:szCs w:val="18"/>
              </w:rPr>
            </w:pPr>
            <w:r w:rsidRPr="000E62ED">
              <w:rPr>
                <w:rFonts w:asciiTheme="minorHAnsi" w:hAnsiTheme="minorHAnsi"/>
                <w:sz w:val="18"/>
                <w:szCs w:val="18"/>
              </w:rPr>
              <w:t>&lt;&lt;text (data from CF2R-MCH-20)&gt;&gt;</w:t>
            </w:r>
          </w:p>
        </w:tc>
      </w:tr>
      <w:tr w:rsidR="006C7319" w:rsidRPr="000E62ED" w14:paraId="3C5E48B9" w14:textId="77777777" w:rsidTr="00B55591">
        <w:trPr>
          <w:trHeight w:val="288"/>
        </w:trPr>
        <w:tc>
          <w:tcPr>
            <w:tcW w:w="2111" w:type="pct"/>
            <w:gridSpan w:val="2"/>
            <w:tcBorders>
              <w:top w:val="single" w:sz="4" w:space="0" w:color="auto"/>
              <w:left w:val="single" w:sz="4" w:space="0" w:color="auto"/>
              <w:bottom w:val="single" w:sz="4" w:space="0" w:color="auto"/>
              <w:right w:val="single" w:sz="4" w:space="0" w:color="auto"/>
            </w:tcBorders>
            <w:vAlign w:val="center"/>
          </w:tcPr>
          <w:p w14:paraId="3C5E48AB" w14:textId="77777777" w:rsidR="006C7319" w:rsidRPr="000E62ED" w:rsidRDefault="00B55591" w:rsidP="00C05873">
            <w:pPr>
              <w:rPr>
                <w:rFonts w:asciiTheme="minorHAnsi" w:hAnsiTheme="minorHAnsi"/>
                <w:sz w:val="18"/>
                <w:szCs w:val="18"/>
              </w:rPr>
            </w:pPr>
            <w:r w:rsidRPr="000E62ED">
              <w:rPr>
                <w:rFonts w:asciiTheme="minorHAnsi" w:hAnsiTheme="minorHAnsi"/>
                <w:sz w:val="18"/>
                <w:szCs w:val="18"/>
              </w:rPr>
              <w:t>0</w:t>
            </w:r>
            <w:r w:rsidR="001D2E44" w:rsidRPr="000E62ED">
              <w:rPr>
                <w:rFonts w:asciiTheme="minorHAnsi" w:hAnsiTheme="minorHAnsi"/>
                <w:sz w:val="18"/>
                <w:szCs w:val="18"/>
              </w:rPr>
              <w:t>7.  determine compliance method for this document;  display applicable tables below;</w:t>
            </w:r>
          </w:p>
          <w:p w14:paraId="3C5E48AC" w14:textId="77777777" w:rsidR="006C7319" w:rsidRPr="000E62ED" w:rsidRDefault="001D2E44" w:rsidP="00C05873">
            <w:pPr>
              <w:rPr>
                <w:rFonts w:asciiTheme="minorHAnsi" w:hAnsiTheme="minorHAnsi"/>
                <w:sz w:val="18"/>
                <w:szCs w:val="18"/>
              </w:rPr>
            </w:pPr>
            <w:r w:rsidRPr="000E62ED">
              <w:rPr>
                <w:rFonts w:asciiTheme="minorHAnsi" w:hAnsiTheme="minorHAnsi"/>
                <w:sz w:val="18"/>
                <w:szCs w:val="18"/>
              </w:rPr>
              <w:t xml:space="preserve">(this row not visible to user) </w:t>
            </w:r>
          </w:p>
        </w:tc>
        <w:tc>
          <w:tcPr>
            <w:tcW w:w="2889" w:type="pct"/>
            <w:tcBorders>
              <w:top w:val="single" w:sz="4" w:space="0" w:color="auto"/>
              <w:left w:val="single" w:sz="4" w:space="0" w:color="auto"/>
              <w:bottom w:val="single" w:sz="4" w:space="0" w:color="auto"/>
              <w:right w:val="single" w:sz="4" w:space="0" w:color="auto"/>
            </w:tcBorders>
            <w:vAlign w:val="center"/>
          </w:tcPr>
          <w:p w14:paraId="3C5E48AD" w14:textId="77777777" w:rsidR="006C7319" w:rsidRPr="000E62ED" w:rsidRDefault="001D2E44" w:rsidP="00C05873">
            <w:pPr>
              <w:rPr>
                <w:rFonts w:asciiTheme="minorHAnsi" w:hAnsiTheme="minorHAnsi"/>
                <w:sz w:val="18"/>
                <w:szCs w:val="18"/>
              </w:rPr>
            </w:pPr>
            <w:r w:rsidRPr="000E62ED">
              <w:rPr>
                <w:rFonts w:asciiTheme="minorHAnsi" w:hAnsiTheme="minorHAnsi"/>
                <w:sz w:val="18"/>
                <w:szCs w:val="18"/>
              </w:rPr>
              <w:t xml:space="preserve">&lt;&lt;Calculated Result:  </w:t>
            </w:r>
          </w:p>
          <w:p w14:paraId="3C5E48AE" w14:textId="77777777" w:rsidR="00C632B8" w:rsidRPr="000E62ED" w:rsidRDefault="00183263" w:rsidP="00C05873">
            <w:pPr>
              <w:rPr>
                <w:rFonts w:asciiTheme="minorHAnsi" w:hAnsiTheme="minorHAnsi"/>
                <w:sz w:val="18"/>
                <w:szCs w:val="18"/>
                <w:u w:val="single"/>
              </w:rPr>
            </w:pPr>
            <w:r w:rsidRPr="000E62ED">
              <w:rPr>
                <w:rFonts w:asciiTheme="minorHAnsi" w:hAnsiTheme="minorHAnsi"/>
                <w:sz w:val="18"/>
                <w:szCs w:val="18"/>
              </w:rPr>
              <w:t>if A6=</w:t>
            </w:r>
            <w:r w:rsidRPr="000E62ED">
              <w:rPr>
                <w:rFonts w:asciiTheme="minorHAnsi" w:hAnsiTheme="minorHAnsi"/>
                <w:sz w:val="18"/>
                <w:szCs w:val="18"/>
                <w:u w:val="single"/>
              </w:rPr>
              <w:t xml:space="preserve"> Replacement using Smoke Test</w:t>
            </w:r>
            <w:r w:rsidRPr="000E62ED">
              <w:rPr>
                <w:rFonts w:asciiTheme="minorHAnsi" w:hAnsiTheme="minorHAnsi"/>
                <w:sz w:val="18"/>
                <w:szCs w:val="18"/>
              </w:rPr>
              <w:t xml:space="preserve"> or </w:t>
            </w:r>
            <w:r w:rsidRPr="000E62ED">
              <w:rPr>
                <w:rFonts w:asciiTheme="minorHAnsi" w:hAnsiTheme="minorHAnsi"/>
                <w:sz w:val="18"/>
                <w:szCs w:val="18"/>
                <w:u w:val="single"/>
              </w:rPr>
              <w:t>Alteration using Smoke Test</w:t>
            </w:r>
            <w:r w:rsidRPr="000E62ED">
              <w:rPr>
                <w:rFonts w:asciiTheme="minorHAnsi" w:hAnsiTheme="minorHAnsi"/>
                <w:sz w:val="18"/>
                <w:szCs w:val="18"/>
              </w:rPr>
              <w:t>;  then display method:</w:t>
            </w:r>
          </w:p>
          <w:p w14:paraId="3C5E48AF" w14:textId="77777777" w:rsidR="00183263" w:rsidRPr="000E62ED" w:rsidRDefault="00183263" w:rsidP="00C05873">
            <w:pPr>
              <w:rPr>
                <w:rFonts w:asciiTheme="minorHAnsi" w:hAnsiTheme="minorHAnsi"/>
                <w:b/>
                <w:sz w:val="18"/>
                <w:szCs w:val="18"/>
              </w:rPr>
            </w:pPr>
            <w:r w:rsidRPr="000E62ED">
              <w:rPr>
                <w:rFonts w:asciiTheme="minorHAnsi" w:hAnsiTheme="minorHAnsi"/>
                <w:b/>
                <w:sz w:val="18"/>
                <w:szCs w:val="18"/>
              </w:rPr>
              <w:t>20e. Altered or Replacement Duct System using Smoke Test</w:t>
            </w:r>
          </w:p>
          <w:p w14:paraId="3C5E48B0" w14:textId="77777777" w:rsidR="007253A7" w:rsidRPr="000E62ED" w:rsidRDefault="001D2E44" w:rsidP="00C05873">
            <w:pPr>
              <w:rPr>
                <w:rFonts w:asciiTheme="minorHAnsi" w:hAnsiTheme="minorHAnsi"/>
                <w:sz w:val="18"/>
                <w:szCs w:val="18"/>
              </w:rPr>
            </w:pPr>
            <w:r w:rsidRPr="000E62ED">
              <w:rPr>
                <w:rFonts w:asciiTheme="minorHAnsi" w:hAnsiTheme="minorHAnsi"/>
                <w:sz w:val="18"/>
                <w:szCs w:val="18"/>
              </w:rPr>
              <w:t>if 6=</w:t>
            </w:r>
            <w:r w:rsidRPr="000E62ED">
              <w:rPr>
                <w:rFonts w:asciiTheme="minorHAnsi" w:hAnsiTheme="minorHAnsi"/>
                <w:sz w:val="18"/>
                <w:szCs w:val="18"/>
                <w:u w:val="single"/>
              </w:rPr>
              <w:t xml:space="preserve"> Replacement </w:t>
            </w:r>
            <w:r w:rsidRPr="000E62ED">
              <w:rPr>
                <w:rFonts w:asciiTheme="minorHAnsi" w:hAnsiTheme="minorHAnsi"/>
                <w:sz w:val="18"/>
                <w:szCs w:val="18"/>
              </w:rPr>
              <w:t xml:space="preserve">or </w:t>
            </w:r>
            <w:r w:rsidRPr="000E62ED">
              <w:rPr>
                <w:rFonts w:asciiTheme="minorHAnsi" w:hAnsiTheme="minorHAnsi"/>
                <w:sz w:val="18"/>
                <w:szCs w:val="18"/>
                <w:u w:val="single"/>
              </w:rPr>
              <w:t>Alteration</w:t>
            </w:r>
            <w:r w:rsidRPr="000E62ED">
              <w:rPr>
                <w:rFonts w:asciiTheme="minorHAnsi" w:hAnsiTheme="minorHAnsi"/>
                <w:sz w:val="18"/>
                <w:szCs w:val="18"/>
              </w:rPr>
              <w:t>; then display method:</w:t>
            </w:r>
          </w:p>
          <w:p w14:paraId="3C5E48B1" w14:textId="77777777" w:rsidR="007253A7" w:rsidRPr="000E62ED" w:rsidRDefault="001D2E44" w:rsidP="00C05873">
            <w:pPr>
              <w:rPr>
                <w:rFonts w:asciiTheme="minorHAnsi" w:hAnsiTheme="minorHAnsi"/>
                <w:b/>
                <w:sz w:val="18"/>
                <w:szCs w:val="18"/>
              </w:rPr>
            </w:pPr>
            <w:r w:rsidRPr="000E62ED">
              <w:rPr>
                <w:rFonts w:asciiTheme="minorHAnsi" w:hAnsiTheme="minorHAnsi"/>
                <w:b/>
                <w:sz w:val="18"/>
                <w:szCs w:val="18"/>
              </w:rPr>
              <w:t>20d. Altered or Replacement Duct System</w:t>
            </w:r>
          </w:p>
          <w:p w14:paraId="3C5E48B2" w14:textId="77777777" w:rsidR="006C7319" w:rsidRPr="000E62ED" w:rsidRDefault="001D2E44" w:rsidP="00C05873">
            <w:pPr>
              <w:rPr>
                <w:rFonts w:asciiTheme="minorHAnsi" w:hAnsiTheme="minorHAnsi"/>
                <w:sz w:val="18"/>
                <w:szCs w:val="18"/>
              </w:rPr>
            </w:pPr>
            <w:r w:rsidRPr="000E62ED">
              <w:rPr>
                <w:rFonts w:asciiTheme="minorHAnsi" w:hAnsiTheme="minorHAnsi"/>
                <w:sz w:val="18"/>
                <w:szCs w:val="18"/>
              </w:rPr>
              <w:t>elseif 6=</w:t>
            </w:r>
            <w:r w:rsidRPr="000E62ED">
              <w:rPr>
                <w:rFonts w:asciiTheme="minorHAnsi" w:hAnsiTheme="minorHAnsi"/>
                <w:sz w:val="18"/>
                <w:szCs w:val="18"/>
                <w:u w:val="single"/>
              </w:rPr>
              <w:t>New</w:t>
            </w:r>
            <w:r w:rsidRPr="000E62ED">
              <w:rPr>
                <w:rFonts w:asciiTheme="minorHAnsi" w:hAnsiTheme="minorHAnsi"/>
                <w:sz w:val="18"/>
                <w:szCs w:val="18"/>
              </w:rPr>
              <w:t xml:space="preserve"> and 4=</w:t>
            </w:r>
            <w:r w:rsidRPr="000E62ED">
              <w:rPr>
                <w:rFonts w:asciiTheme="minorHAnsi" w:hAnsiTheme="minorHAnsi"/>
                <w:sz w:val="18"/>
                <w:szCs w:val="18"/>
                <w:u w:val="single"/>
              </w:rPr>
              <w:t>VLLDCS (true)</w:t>
            </w:r>
            <w:r w:rsidRPr="000E62ED">
              <w:rPr>
                <w:rFonts w:asciiTheme="minorHAnsi" w:hAnsiTheme="minorHAnsi"/>
                <w:sz w:val="18"/>
                <w:szCs w:val="18"/>
              </w:rPr>
              <w:t>; then display method:</w:t>
            </w:r>
          </w:p>
          <w:p w14:paraId="3C5E48B3" w14:textId="77777777" w:rsidR="006C7319" w:rsidRPr="000E62ED" w:rsidRDefault="001D2E44" w:rsidP="00C05873">
            <w:pPr>
              <w:rPr>
                <w:rFonts w:asciiTheme="minorHAnsi" w:hAnsiTheme="minorHAnsi"/>
                <w:b/>
                <w:sz w:val="18"/>
                <w:szCs w:val="18"/>
              </w:rPr>
            </w:pPr>
            <w:r w:rsidRPr="000E62ED">
              <w:rPr>
                <w:rFonts w:asciiTheme="minorHAnsi" w:hAnsiTheme="minorHAnsi"/>
                <w:b/>
                <w:sz w:val="18"/>
                <w:szCs w:val="18"/>
              </w:rPr>
              <w:t>20b. Low Leakage Ducts in Conditioned Space</w:t>
            </w:r>
          </w:p>
          <w:p w14:paraId="3C5E48B4" w14:textId="77777777" w:rsidR="006C7319" w:rsidRPr="000E62ED" w:rsidRDefault="001D2E44" w:rsidP="00C05873">
            <w:pPr>
              <w:rPr>
                <w:rFonts w:asciiTheme="minorHAnsi" w:hAnsiTheme="minorHAnsi"/>
                <w:sz w:val="18"/>
                <w:szCs w:val="18"/>
              </w:rPr>
            </w:pPr>
            <w:r w:rsidRPr="000E62ED">
              <w:rPr>
                <w:rFonts w:asciiTheme="minorHAnsi" w:hAnsiTheme="minorHAnsi"/>
                <w:sz w:val="18"/>
                <w:szCs w:val="18"/>
              </w:rPr>
              <w:t>elseif 6=</w:t>
            </w:r>
            <w:r w:rsidRPr="000E62ED">
              <w:rPr>
                <w:rFonts w:asciiTheme="minorHAnsi" w:hAnsiTheme="minorHAnsi"/>
                <w:sz w:val="18"/>
                <w:szCs w:val="18"/>
                <w:u w:val="single"/>
              </w:rPr>
              <w:t>New</w:t>
            </w:r>
            <w:r w:rsidRPr="000E62ED">
              <w:rPr>
                <w:rFonts w:asciiTheme="minorHAnsi" w:hAnsiTheme="minorHAnsi"/>
                <w:sz w:val="18"/>
                <w:szCs w:val="18"/>
              </w:rPr>
              <w:t xml:space="preserve"> and 5=</w:t>
            </w:r>
            <w:r w:rsidRPr="000E62ED">
              <w:rPr>
                <w:rFonts w:asciiTheme="minorHAnsi" w:hAnsiTheme="minorHAnsi"/>
                <w:sz w:val="18"/>
                <w:szCs w:val="18"/>
                <w:u w:val="single"/>
              </w:rPr>
              <w:t>VLLAHU (true)</w:t>
            </w:r>
            <w:r w:rsidRPr="000E62ED">
              <w:rPr>
                <w:rFonts w:asciiTheme="minorHAnsi" w:hAnsiTheme="minorHAnsi"/>
                <w:sz w:val="18"/>
                <w:szCs w:val="18"/>
              </w:rPr>
              <w:t>; then display method:</w:t>
            </w:r>
          </w:p>
          <w:p w14:paraId="3C5E48B5" w14:textId="77777777" w:rsidR="006C7319" w:rsidRPr="000E62ED" w:rsidRDefault="001D2E44" w:rsidP="00C05873">
            <w:pPr>
              <w:rPr>
                <w:rFonts w:asciiTheme="minorHAnsi" w:hAnsiTheme="minorHAnsi"/>
                <w:b/>
                <w:sz w:val="18"/>
                <w:szCs w:val="18"/>
              </w:rPr>
            </w:pPr>
            <w:r w:rsidRPr="000E62ED">
              <w:rPr>
                <w:rFonts w:asciiTheme="minorHAnsi" w:hAnsiTheme="minorHAnsi"/>
                <w:b/>
                <w:sz w:val="18"/>
                <w:szCs w:val="18"/>
              </w:rPr>
              <w:t>20c. Low Leakage Air-Handling Unit</w:t>
            </w:r>
          </w:p>
          <w:p w14:paraId="3C5E48B6" w14:textId="77777777" w:rsidR="007253A7" w:rsidRPr="000E62ED" w:rsidRDefault="001D2E44" w:rsidP="00C05873">
            <w:pPr>
              <w:rPr>
                <w:rFonts w:asciiTheme="minorHAnsi" w:hAnsiTheme="minorHAnsi"/>
                <w:sz w:val="18"/>
                <w:szCs w:val="18"/>
              </w:rPr>
            </w:pPr>
            <w:r w:rsidRPr="000E62ED">
              <w:rPr>
                <w:rFonts w:asciiTheme="minorHAnsi" w:hAnsiTheme="minorHAnsi"/>
                <w:sz w:val="18"/>
                <w:szCs w:val="18"/>
              </w:rPr>
              <w:t>elseif 6=</w:t>
            </w:r>
            <w:r w:rsidRPr="000E62ED">
              <w:rPr>
                <w:rFonts w:asciiTheme="minorHAnsi" w:hAnsiTheme="minorHAnsi"/>
                <w:sz w:val="18"/>
                <w:szCs w:val="18"/>
                <w:u w:val="single"/>
              </w:rPr>
              <w:t xml:space="preserve">New then </w:t>
            </w:r>
            <w:r w:rsidRPr="000E62ED">
              <w:rPr>
                <w:rFonts w:asciiTheme="minorHAnsi" w:hAnsiTheme="minorHAnsi"/>
                <w:sz w:val="18"/>
                <w:szCs w:val="18"/>
              </w:rPr>
              <w:t xml:space="preserve">display method: </w:t>
            </w:r>
          </w:p>
          <w:p w14:paraId="3C5E48B7" w14:textId="77777777" w:rsidR="007253A7" w:rsidRPr="000E62ED" w:rsidRDefault="001D2E44" w:rsidP="00C05873">
            <w:pPr>
              <w:rPr>
                <w:rFonts w:asciiTheme="minorHAnsi" w:hAnsiTheme="minorHAnsi"/>
                <w:b/>
                <w:sz w:val="18"/>
                <w:szCs w:val="18"/>
              </w:rPr>
            </w:pPr>
            <w:r w:rsidRPr="000E62ED">
              <w:rPr>
                <w:rFonts w:asciiTheme="minorHAnsi" w:hAnsiTheme="minorHAnsi"/>
                <w:b/>
                <w:sz w:val="18"/>
                <w:szCs w:val="18"/>
              </w:rPr>
              <w:t>20a. Completely New Duct System</w:t>
            </w:r>
          </w:p>
          <w:p w14:paraId="3C5E48B8" w14:textId="77777777" w:rsidR="006C7319" w:rsidRPr="000E62ED" w:rsidRDefault="001D2E44" w:rsidP="00C05873">
            <w:pPr>
              <w:rPr>
                <w:rFonts w:asciiTheme="minorHAnsi" w:hAnsiTheme="minorHAnsi"/>
                <w:sz w:val="18"/>
                <w:szCs w:val="18"/>
                <w:u w:val="single"/>
              </w:rPr>
            </w:pPr>
            <w:r w:rsidRPr="000E62ED">
              <w:rPr>
                <w:rFonts w:asciiTheme="minorHAnsi" w:hAnsiTheme="minorHAnsi"/>
                <w:sz w:val="18"/>
                <w:szCs w:val="18"/>
              </w:rPr>
              <w:t>&gt;&gt;</w:t>
            </w:r>
          </w:p>
        </w:tc>
      </w:tr>
    </w:tbl>
    <w:p w14:paraId="3C5E48BA" w14:textId="77777777" w:rsidR="00AF5BB7" w:rsidRPr="00247AA0" w:rsidRDefault="00AF5BB7" w:rsidP="00C05873">
      <w:pPr>
        <w:rPr>
          <w:rFonts w:asciiTheme="minorHAnsi" w:hAnsiTheme="minorHAnsi"/>
          <w:szCs w:val="18"/>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0790"/>
      </w:tblGrid>
      <w:tr w:rsidR="005A487E" w:rsidRPr="000E62ED" w14:paraId="3C5E48BE" w14:textId="77777777" w:rsidTr="005706AC">
        <w:trPr>
          <w:trHeight w:val="288"/>
        </w:trPr>
        <w:tc>
          <w:tcPr>
            <w:tcW w:w="5000" w:type="pct"/>
            <w:tcBorders>
              <w:top w:val="single" w:sz="4" w:space="0" w:color="auto"/>
              <w:left w:val="single" w:sz="4" w:space="0" w:color="auto"/>
              <w:bottom w:val="single" w:sz="4" w:space="0" w:color="auto"/>
              <w:right w:val="single" w:sz="4" w:space="0" w:color="auto"/>
            </w:tcBorders>
            <w:vAlign w:val="center"/>
          </w:tcPr>
          <w:p w14:paraId="3C5E48BD" w14:textId="031014CE" w:rsidR="005A487E" w:rsidRPr="000E62ED" w:rsidRDefault="005A487E" w:rsidP="00C05873">
            <w:pPr>
              <w:keepNext/>
              <w:rPr>
                <w:rFonts w:asciiTheme="minorHAnsi" w:hAnsiTheme="minorHAnsi"/>
                <w:b/>
                <w:sz w:val="18"/>
                <w:szCs w:val="18"/>
              </w:rPr>
            </w:pPr>
            <w:r w:rsidRPr="00247AA0">
              <w:rPr>
                <w:rFonts w:asciiTheme="minorHAnsi" w:hAnsiTheme="minorHAnsi"/>
                <w:b/>
                <w:szCs w:val="18"/>
              </w:rPr>
              <w:t>MCH-20a - Completely New Duct System</w:t>
            </w:r>
          </w:p>
        </w:tc>
      </w:tr>
    </w:tbl>
    <w:p w14:paraId="3C5E48BF" w14:textId="77777777" w:rsidR="005A487E" w:rsidRDefault="005A487E"/>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30"/>
        <w:gridCol w:w="30"/>
        <w:gridCol w:w="4046"/>
        <w:gridCol w:w="6284"/>
      </w:tblGrid>
      <w:tr w:rsidR="006C7319" w:rsidRPr="000E62ED" w14:paraId="3C5E48C1" w14:textId="77777777" w:rsidTr="005706AC">
        <w:trPr>
          <w:trHeight w:val="288"/>
        </w:trPr>
        <w:tc>
          <w:tcPr>
            <w:tcW w:w="5000" w:type="pct"/>
            <w:gridSpan w:val="4"/>
            <w:tcBorders>
              <w:top w:val="single" w:sz="4" w:space="0" w:color="auto"/>
              <w:left w:val="single" w:sz="4" w:space="0" w:color="auto"/>
              <w:bottom w:val="single" w:sz="4" w:space="0" w:color="auto"/>
              <w:right w:val="single" w:sz="4" w:space="0" w:color="auto"/>
            </w:tcBorders>
            <w:vAlign w:val="center"/>
          </w:tcPr>
          <w:p w14:paraId="3C5E48C0" w14:textId="77777777" w:rsidR="006C7319" w:rsidRPr="000E62ED" w:rsidRDefault="001D2E44" w:rsidP="005A487E">
            <w:pPr>
              <w:keepNext/>
              <w:rPr>
                <w:rFonts w:asciiTheme="minorHAnsi" w:hAnsiTheme="minorHAnsi"/>
                <w:b/>
                <w:sz w:val="18"/>
                <w:szCs w:val="18"/>
              </w:rPr>
            </w:pPr>
            <w:r w:rsidRPr="00247AA0">
              <w:rPr>
                <w:rFonts w:asciiTheme="minorHAnsi" w:hAnsiTheme="minorHAnsi"/>
                <w:b/>
                <w:szCs w:val="18"/>
              </w:rPr>
              <w:t>B. Duct Leakage Diagnostic Test</w:t>
            </w:r>
          </w:p>
        </w:tc>
      </w:tr>
      <w:tr w:rsidR="001C1F9C" w:rsidRPr="000E62ED" w14:paraId="3C5E48C5" w14:textId="77777777" w:rsidTr="005706AC">
        <w:trPr>
          <w:trHeight w:val="288"/>
        </w:trPr>
        <w:tc>
          <w:tcPr>
            <w:tcW w:w="213" w:type="pct"/>
            <w:gridSpan w:val="2"/>
            <w:tcBorders>
              <w:top w:val="single" w:sz="4" w:space="0" w:color="auto"/>
              <w:left w:val="single" w:sz="4" w:space="0" w:color="auto"/>
              <w:bottom w:val="single" w:sz="4" w:space="0" w:color="auto"/>
              <w:right w:val="single" w:sz="4" w:space="0" w:color="auto"/>
            </w:tcBorders>
            <w:vAlign w:val="center"/>
          </w:tcPr>
          <w:p w14:paraId="3C5E48C2" w14:textId="77777777" w:rsidR="001C1F9C" w:rsidRPr="000E62ED" w:rsidRDefault="001C1F9C" w:rsidP="00C05873">
            <w:pPr>
              <w:keepNext/>
              <w:jc w:val="center"/>
              <w:rPr>
                <w:rFonts w:asciiTheme="minorHAnsi" w:hAnsiTheme="minorHAnsi"/>
                <w:sz w:val="18"/>
                <w:szCs w:val="18"/>
              </w:rPr>
            </w:pPr>
            <w:r w:rsidRPr="000E62ED">
              <w:rPr>
                <w:rFonts w:asciiTheme="minorHAnsi" w:hAnsiTheme="minorHAnsi"/>
                <w:sz w:val="18"/>
                <w:szCs w:val="18"/>
              </w:rPr>
              <w:t>01</w:t>
            </w:r>
          </w:p>
        </w:tc>
        <w:tc>
          <w:tcPr>
            <w:tcW w:w="1875" w:type="pct"/>
            <w:tcBorders>
              <w:top w:val="single" w:sz="4" w:space="0" w:color="auto"/>
              <w:left w:val="single" w:sz="4" w:space="0" w:color="auto"/>
              <w:bottom w:val="single" w:sz="4" w:space="0" w:color="auto"/>
              <w:right w:val="single" w:sz="4" w:space="0" w:color="auto"/>
            </w:tcBorders>
            <w:vAlign w:val="center"/>
          </w:tcPr>
          <w:p w14:paraId="3C5E48C3" w14:textId="4D6F4408" w:rsidR="001C1F9C" w:rsidRPr="000E62ED" w:rsidRDefault="001C1F9C" w:rsidP="00C05873">
            <w:pPr>
              <w:keepNext/>
              <w:rPr>
                <w:rFonts w:asciiTheme="minorHAnsi" w:hAnsiTheme="minorHAnsi"/>
                <w:sz w:val="18"/>
                <w:szCs w:val="18"/>
              </w:rPr>
            </w:pPr>
            <w:r w:rsidRPr="000E62ED">
              <w:rPr>
                <w:rFonts w:asciiTheme="minorHAnsi" w:hAnsiTheme="minorHAnsi"/>
                <w:sz w:val="18"/>
                <w:szCs w:val="18"/>
              </w:rPr>
              <w:t>Condenser Nominal Cooling Capacity (ton)</w:t>
            </w:r>
          </w:p>
        </w:tc>
        <w:tc>
          <w:tcPr>
            <w:tcW w:w="2912" w:type="pct"/>
            <w:tcBorders>
              <w:top w:val="single" w:sz="4" w:space="0" w:color="auto"/>
              <w:left w:val="single" w:sz="4" w:space="0" w:color="auto"/>
              <w:bottom w:val="single" w:sz="4" w:space="0" w:color="auto"/>
              <w:right w:val="single" w:sz="4" w:space="0" w:color="auto"/>
            </w:tcBorders>
            <w:vAlign w:val="center"/>
          </w:tcPr>
          <w:p w14:paraId="3C5E48C4" w14:textId="77777777" w:rsidR="001C1F9C" w:rsidRPr="000E62ED" w:rsidRDefault="001C1F9C" w:rsidP="00C05873">
            <w:pPr>
              <w:keepNext/>
              <w:rPr>
                <w:rFonts w:asciiTheme="minorHAnsi" w:hAnsiTheme="minorHAnsi"/>
                <w:sz w:val="18"/>
                <w:szCs w:val="18"/>
              </w:rPr>
            </w:pPr>
            <w:r>
              <w:rPr>
                <w:rFonts w:asciiTheme="minorHAnsi" w:hAnsiTheme="minorHAnsi"/>
              </w:rPr>
              <w:t>&lt;&lt;</w:t>
            </w:r>
            <w:r w:rsidRPr="000C7A1E">
              <w:rPr>
                <w:rFonts w:asciiTheme="minorHAnsi" w:hAnsiTheme="minorHAnsi"/>
              </w:rPr>
              <w:t xml:space="preserve">user input is either numeric </w:t>
            </w:r>
            <w:r w:rsidRPr="00BA4E2A">
              <w:rPr>
                <w:rFonts w:asciiTheme="minorHAnsi" w:hAnsiTheme="minorHAnsi"/>
                <w:b/>
              </w:rPr>
              <w:t>x.x</w:t>
            </w:r>
            <w:r w:rsidRPr="000C7A1E">
              <w:rPr>
                <w:rFonts w:asciiTheme="minorHAnsi" w:hAnsiTheme="minorHAnsi"/>
              </w:rPr>
              <w:t>; or select value =N/A&gt;&gt;</w:t>
            </w:r>
          </w:p>
        </w:tc>
      </w:tr>
      <w:tr w:rsidR="001C1F9C" w:rsidRPr="000E62ED" w14:paraId="3C5E48C9" w14:textId="77777777" w:rsidTr="005706AC">
        <w:trPr>
          <w:trHeight w:val="288"/>
        </w:trPr>
        <w:tc>
          <w:tcPr>
            <w:tcW w:w="213" w:type="pct"/>
            <w:gridSpan w:val="2"/>
            <w:tcBorders>
              <w:top w:val="single" w:sz="4" w:space="0" w:color="auto"/>
              <w:left w:val="single" w:sz="4" w:space="0" w:color="auto"/>
              <w:bottom w:val="single" w:sz="4" w:space="0" w:color="auto"/>
              <w:right w:val="single" w:sz="4" w:space="0" w:color="auto"/>
            </w:tcBorders>
            <w:vAlign w:val="center"/>
          </w:tcPr>
          <w:p w14:paraId="3C5E48C6" w14:textId="77777777" w:rsidR="001C1F9C" w:rsidRPr="000E62ED" w:rsidRDefault="001C1F9C" w:rsidP="00C05873">
            <w:pPr>
              <w:keepNext/>
              <w:jc w:val="center"/>
              <w:rPr>
                <w:rFonts w:asciiTheme="minorHAnsi" w:hAnsiTheme="minorHAnsi"/>
                <w:sz w:val="18"/>
                <w:szCs w:val="18"/>
              </w:rPr>
            </w:pPr>
            <w:r w:rsidRPr="000E62ED">
              <w:rPr>
                <w:rFonts w:asciiTheme="minorHAnsi" w:hAnsiTheme="minorHAnsi"/>
                <w:sz w:val="18"/>
                <w:szCs w:val="18"/>
              </w:rPr>
              <w:t>02</w:t>
            </w:r>
          </w:p>
        </w:tc>
        <w:tc>
          <w:tcPr>
            <w:tcW w:w="1875" w:type="pct"/>
            <w:tcBorders>
              <w:top w:val="single" w:sz="4" w:space="0" w:color="auto"/>
              <w:left w:val="single" w:sz="4" w:space="0" w:color="auto"/>
              <w:bottom w:val="single" w:sz="4" w:space="0" w:color="auto"/>
              <w:right w:val="single" w:sz="4" w:space="0" w:color="auto"/>
            </w:tcBorders>
            <w:vAlign w:val="center"/>
          </w:tcPr>
          <w:p w14:paraId="3C5E48C7" w14:textId="4091D01B" w:rsidR="001C1F9C" w:rsidRPr="000E62ED" w:rsidRDefault="001C1F9C" w:rsidP="00C05873">
            <w:pPr>
              <w:keepNext/>
              <w:rPr>
                <w:rFonts w:asciiTheme="minorHAnsi" w:hAnsiTheme="minorHAnsi"/>
                <w:sz w:val="18"/>
                <w:szCs w:val="18"/>
              </w:rPr>
            </w:pPr>
            <w:r w:rsidRPr="000E62ED">
              <w:rPr>
                <w:rFonts w:asciiTheme="minorHAnsi" w:hAnsiTheme="minorHAnsi"/>
                <w:sz w:val="18"/>
                <w:szCs w:val="18"/>
              </w:rPr>
              <w:t>Heating Capacity (kBtu/h)</w:t>
            </w:r>
          </w:p>
        </w:tc>
        <w:tc>
          <w:tcPr>
            <w:tcW w:w="2912" w:type="pct"/>
            <w:tcBorders>
              <w:top w:val="single" w:sz="4" w:space="0" w:color="auto"/>
              <w:left w:val="single" w:sz="4" w:space="0" w:color="auto"/>
              <w:bottom w:val="single" w:sz="4" w:space="0" w:color="auto"/>
              <w:right w:val="single" w:sz="4" w:space="0" w:color="auto"/>
            </w:tcBorders>
            <w:vAlign w:val="center"/>
          </w:tcPr>
          <w:p w14:paraId="3C5E48C8" w14:textId="77777777" w:rsidR="001C1F9C" w:rsidRPr="000E62ED" w:rsidRDefault="001C1F9C" w:rsidP="00C05873">
            <w:pPr>
              <w:keepNext/>
              <w:rPr>
                <w:rFonts w:asciiTheme="minorHAnsi" w:hAnsiTheme="minorHAnsi"/>
                <w:sz w:val="18"/>
                <w:szCs w:val="18"/>
              </w:rPr>
            </w:pPr>
            <w:r>
              <w:rPr>
                <w:rFonts w:asciiTheme="minorHAnsi" w:hAnsiTheme="minorHAnsi"/>
              </w:rPr>
              <w:t>&lt;&lt;</w:t>
            </w:r>
            <w:r w:rsidRPr="000C7A1E">
              <w:rPr>
                <w:rFonts w:asciiTheme="minorHAnsi" w:hAnsiTheme="minorHAnsi"/>
              </w:rPr>
              <w:t xml:space="preserve"> user</w:t>
            </w:r>
            <w:r>
              <w:rPr>
                <w:rFonts w:asciiTheme="minorHAnsi" w:hAnsiTheme="minorHAnsi"/>
              </w:rPr>
              <w:t xml:space="preserve"> </w:t>
            </w:r>
            <w:r w:rsidRPr="000C7A1E">
              <w:rPr>
                <w:rFonts w:asciiTheme="minorHAnsi" w:hAnsiTheme="minorHAnsi"/>
              </w:rPr>
              <w:t xml:space="preserve">input is either numeric </w:t>
            </w:r>
            <w:r w:rsidRPr="00BA4E2A">
              <w:rPr>
                <w:rFonts w:asciiTheme="minorHAnsi" w:hAnsiTheme="minorHAnsi"/>
                <w:b/>
              </w:rPr>
              <w:t>xxx.x</w:t>
            </w:r>
            <w:r w:rsidRPr="000C7A1E">
              <w:rPr>
                <w:rFonts w:asciiTheme="minorHAnsi" w:hAnsiTheme="minorHAnsi"/>
              </w:rPr>
              <w:t>; or select value =N/A</w:t>
            </w:r>
            <w:r w:rsidRPr="000C7A1E" w:rsidDel="000C7A1E">
              <w:rPr>
                <w:rFonts w:asciiTheme="minorHAnsi" w:hAnsiTheme="minorHAnsi"/>
              </w:rPr>
              <w:t xml:space="preserve"> </w:t>
            </w:r>
            <w:r w:rsidRPr="000C7A1E">
              <w:rPr>
                <w:rFonts w:asciiTheme="minorHAnsi" w:hAnsiTheme="minorHAnsi"/>
              </w:rPr>
              <w:t>&gt;&gt;</w:t>
            </w:r>
          </w:p>
        </w:tc>
      </w:tr>
      <w:tr w:rsidR="006C7319" w:rsidRPr="000E62ED" w14:paraId="3C5E48CD" w14:textId="77777777" w:rsidTr="005706AC">
        <w:trPr>
          <w:trHeight w:val="288"/>
        </w:trPr>
        <w:tc>
          <w:tcPr>
            <w:tcW w:w="213" w:type="pct"/>
            <w:gridSpan w:val="2"/>
            <w:tcBorders>
              <w:top w:val="single" w:sz="4" w:space="0" w:color="auto"/>
              <w:left w:val="single" w:sz="4" w:space="0" w:color="auto"/>
              <w:bottom w:val="single" w:sz="4" w:space="0" w:color="auto"/>
              <w:right w:val="single" w:sz="4" w:space="0" w:color="auto"/>
            </w:tcBorders>
            <w:vAlign w:val="center"/>
          </w:tcPr>
          <w:p w14:paraId="3C5E48CA" w14:textId="77777777" w:rsidR="006C7319" w:rsidRPr="000E62ED" w:rsidRDefault="00B55591" w:rsidP="00C05873">
            <w:pPr>
              <w:keepNext/>
              <w:jc w:val="center"/>
              <w:rPr>
                <w:rFonts w:asciiTheme="minorHAnsi" w:hAnsiTheme="minorHAnsi"/>
                <w:sz w:val="18"/>
                <w:szCs w:val="18"/>
              </w:rPr>
            </w:pPr>
            <w:r w:rsidRPr="000E62ED">
              <w:rPr>
                <w:rFonts w:asciiTheme="minorHAnsi" w:hAnsiTheme="minorHAnsi"/>
                <w:sz w:val="18"/>
                <w:szCs w:val="18"/>
              </w:rPr>
              <w:t>0</w:t>
            </w:r>
            <w:r w:rsidR="001D2E44" w:rsidRPr="000E62ED">
              <w:rPr>
                <w:rFonts w:asciiTheme="minorHAnsi" w:hAnsiTheme="minorHAnsi"/>
                <w:sz w:val="18"/>
                <w:szCs w:val="18"/>
              </w:rPr>
              <w:t>3</w:t>
            </w:r>
          </w:p>
        </w:tc>
        <w:tc>
          <w:tcPr>
            <w:tcW w:w="1875" w:type="pct"/>
            <w:tcBorders>
              <w:top w:val="single" w:sz="4" w:space="0" w:color="auto"/>
              <w:left w:val="single" w:sz="4" w:space="0" w:color="auto"/>
              <w:bottom w:val="single" w:sz="4" w:space="0" w:color="auto"/>
              <w:right w:val="single" w:sz="4" w:space="0" w:color="auto"/>
            </w:tcBorders>
            <w:vAlign w:val="center"/>
          </w:tcPr>
          <w:p w14:paraId="3C5E48CB" w14:textId="34E9768C" w:rsidR="006C7319" w:rsidRPr="000E62ED" w:rsidRDefault="001D2E44" w:rsidP="00C05873">
            <w:pPr>
              <w:keepNext/>
              <w:rPr>
                <w:rFonts w:asciiTheme="minorHAnsi" w:hAnsiTheme="minorHAnsi"/>
                <w:sz w:val="18"/>
                <w:szCs w:val="18"/>
              </w:rPr>
            </w:pPr>
            <w:r w:rsidRPr="000E62ED">
              <w:rPr>
                <w:rFonts w:asciiTheme="minorHAnsi" w:hAnsiTheme="minorHAnsi"/>
                <w:sz w:val="18"/>
                <w:szCs w:val="18"/>
              </w:rPr>
              <w:t>Conditioned Floor Area Served by this HVAC System (ft</w:t>
            </w:r>
            <w:r w:rsidRPr="00247AA0">
              <w:rPr>
                <w:rFonts w:asciiTheme="minorHAnsi" w:hAnsiTheme="minorHAnsi"/>
                <w:sz w:val="18"/>
                <w:szCs w:val="18"/>
                <w:vertAlign w:val="superscript"/>
              </w:rPr>
              <w:t>2</w:t>
            </w:r>
            <w:r w:rsidRPr="000E62ED">
              <w:rPr>
                <w:rFonts w:asciiTheme="minorHAnsi" w:hAnsiTheme="minorHAnsi"/>
                <w:sz w:val="18"/>
                <w:szCs w:val="18"/>
              </w:rPr>
              <w:t>)</w:t>
            </w:r>
          </w:p>
        </w:tc>
        <w:tc>
          <w:tcPr>
            <w:tcW w:w="2912" w:type="pct"/>
            <w:tcBorders>
              <w:top w:val="single" w:sz="4" w:space="0" w:color="auto"/>
              <w:left w:val="single" w:sz="4" w:space="0" w:color="auto"/>
              <w:bottom w:val="single" w:sz="4" w:space="0" w:color="auto"/>
              <w:right w:val="single" w:sz="4" w:space="0" w:color="auto"/>
            </w:tcBorders>
            <w:vAlign w:val="center"/>
          </w:tcPr>
          <w:p w14:paraId="3C5E48CC" w14:textId="77777777" w:rsidR="006C7319" w:rsidRPr="000E62ED" w:rsidRDefault="001D2E44" w:rsidP="00C05873">
            <w:pPr>
              <w:keepNext/>
              <w:rPr>
                <w:rFonts w:asciiTheme="minorHAnsi" w:hAnsiTheme="minorHAnsi"/>
                <w:sz w:val="18"/>
                <w:szCs w:val="18"/>
              </w:rPr>
            </w:pPr>
            <w:r w:rsidRPr="000E62ED">
              <w:rPr>
                <w:rFonts w:asciiTheme="minorHAnsi" w:hAnsiTheme="minorHAnsi"/>
                <w:sz w:val="18"/>
                <w:szCs w:val="18"/>
              </w:rPr>
              <w:t>&lt;&lt;user input:  numeric xx,xxx (should be consistent with CF</w:t>
            </w:r>
            <w:r w:rsidR="00B55591" w:rsidRPr="000E62ED">
              <w:rPr>
                <w:rFonts w:asciiTheme="minorHAnsi" w:hAnsiTheme="minorHAnsi"/>
                <w:sz w:val="18"/>
                <w:szCs w:val="18"/>
              </w:rPr>
              <w:t>2R-MCH-20</w:t>
            </w:r>
            <w:r w:rsidRPr="000E62ED">
              <w:rPr>
                <w:rFonts w:asciiTheme="minorHAnsi" w:hAnsiTheme="minorHAnsi"/>
                <w:sz w:val="18"/>
                <w:szCs w:val="18"/>
              </w:rPr>
              <w:t xml:space="preserve">; however null entry is allowed because zone </w:t>
            </w:r>
            <w:r w:rsidR="00B55591" w:rsidRPr="000E62ED">
              <w:rPr>
                <w:rFonts w:asciiTheme="minorHAnsi" w:hAnsiTheme="minorHAnsi"/>
                <w:sz w:val="18"/>
                <w:szCs w:val="18"/>
              </w:rPr>
              <w:t>CFA</w:t>
            </w:r>
            <w:r w:rsidRPr="000E62ED">
              <w:rPr>
                <w:rFonts w:asciiTheme="minorHAnsi" w:hAnsiTheme="minorHAnsi"/>
                <w:sz w:val="18"/>
                <w:szCs w:val="18"/>
              </w:rPr>
              <w:t xml:space="preserve"> is only needed for the default airflow calc)</w:t>
            </w:r>
            <w:r w:rsidR="00B55591" w:rsidRPr="000E62ED">
              <w:rPr>
                <w:rFonts w:asciiTheme="minorHAnsi" w:hAnsiTheme="minorHAnsi"/>
                <w:sz w:val="18"/>
                <w:szCs w:val="18"/>
              </w:rPr>
              <w:t>&gt;&gt;</w:t>
            </w:r>
          </w:p>
        </w:tc>
      </w:tr>
      <w:tr w:rsidR="006C7319" w:rsidRPr="000E62ED" w14:paraId="3C5E48D1" w14:textId="77777777" w:rsidTr="005706AC">
        <w:trPr>
          <w:trHeight w:val="288"/>
        </w:trPr>
        <w:tc>
          <w:tcPr>
            <w:tcW w:w="213" w:type="pct"/>
            <w:gridSpan w:val="2"/>
            <w:tcBorders>
              <w:top w:val="single" w:sz="4" w:space="0" w:color="auto"/>
              <w:left w:val="single" w:sz="4" w:space="0" w:color="auto"/>
              <w:bottom w:val="single" w:sz="4" w:space="0" w:color="auto"/>
              <w:right w:val="single" w:sz="4" w:space="0" w:color="auto"/>
            </w:tcBorders>
            <w:vAlign w:val="center"/>
          </w:tcPr>
          <w:p w14:paraId="3C5E48CE" w14:textId="77777777" w:rsidR="006C7319" w:rsidRPr="000E62ED" w:rsidRDefault="00B55591" w:rsidP="00C05873">
            <w:pPr>
              <w:keepNext/>
              <w:jc w:val="center"/>
              <w:rPr>
                <w:rFonts w:asciiTheme="minorHAnsi" w:hAnsiTheme="minorHAnsi"/>
                <w:sz w:val="18"/>
                <w:szCs w:val="18"/>
              </w:rPr>
            </w:pPr>
            <w:r w:rsidRPr="000E62ED">
              <w:rPr>
                <w:rFonts w:asciiTheme="minorHAnsi" w:hAnsiTheme="minorHAnsi"/>
                <w:sz w:val="18"/>
                <w:szCs w:val="18"/>
              </w:rPr>
              <w:t>0</w:t>
            </w:r>
            <w:r w:rsidR="001D2E44" w:rsidRPr="000E62ED">
              <w:rPr>
                <w:rFonts w:asciiTheme="minorHAnsi" w:hAnsiTheme="minorHAnsi"/>
                <w:sz w:val="18"/>
                <w:szCs w:val="18"/>
              </w:rPr>
              <w:t>4</w:t>
            </w:r>
          </w:p>
        </w:tc>
        <w:tc>
          <w:tcPr>
            <w:tcW w:w="1875" w:type="pct"/>
            <w:tcBorders>
              <w:top w:val="single" w:sz="4" w:space="0" w:color="auto"/>
              <w:left w:val="single" w:sz="4" w:space="0" w:color="auto"/>
              <w:bottom w:val="single" w:sz="4" w:space="0" w:color="auto"/>
              <w:right w:val="single" w:sz="4" w:space="0" w:color="auto"/>
            </w:tcBorders>
            <w:vAlign w:val="center"/>
          </w:tcPr>
          <w:p w14:paraId="3C5E48CF" w14:textId="7B75B16C" w:rsidR="006C7319" w:rsidRPr="000E62ED" w:rsidRDefault="00183263" w:rsidP="00C05873">
            <w:pPr>
              <w:keepNext/>
              <w:rPr>
                <w:rFonts w:asciiTheme="minorHAnsi" w:hAnsiTheme="minorHAnsi"/>
                <w:sz w:val="18"/>
                <w:szCs w:val="18"/>
              </w:rPr>
            </w:pPr>
            <w:r w:rsidRPr="000E62ED">
              <w:rPr>
                <w:rFonts w:asciiTheme="minorHAnsi" w:hAnsiTheme="minorHAnsi"/>
                <w:sz w:val="18"/>
                <w:szCs w:val="18"/>
              </w:rPr>
              <w:t>Duct Leakage Test Conditions</w:t>
            </w:r>
          </w:p>
        </w:tc>
        <w:tc>
          <w:tcPr>
            <w:tcW w:w="2912" w:type="pct"/>
            <w:tcBorders>
              <w:top w:val="single" w:sz="4" w:space="0" w:color="auto"/>
              <w:left w:val="single" w:sz="4" w:space="0" w:color="auto"/>
              <w:bottom w:val="single" w:sz="4" w:space="0" w:color="auto"/>
              <w:right w:val="single" w:sz="4" w:space="0" w:color="auto"/>
            </w:tcBorders>
            <w:vAlign w:val="center"/>
          </w:tcPr>
          <w:p w14:paraId="3C5E48D0" w14:textId="25B17915" w:rsidR="006C7319" w:rsidRPr="000E62ED" w:rsidRDefault="00B55591" w:rsidP="007E448A">
            <w:pPr>
              <w:keepNext/>
              <w:rPr>
                <w:rFonts w:asciiTheme="minorHAnsi" w:hAnsiTheme="minorHAnsi"/>
                <w:sz w:val="18"/>
                <w:szCs w:val="18"/>
              </w:rPr>
            </w:pPr>
            <w:r w:rsidRPr="000E62ED">
              <w:rPr>
                <w:rFonts w:asciiTheme="minorHAnsi" w:hAnsiTheme="minorHAnsi"/>
                <w:sz w:val="18"/>
                <w:szCs w:val="18"/>
              </w:rPr>
              <w:t>&lt;&lt;</w:t>
            </w:r>
            <w:r w:rsidR="00581CE3" w:rsidRPr="001D2E44">
              <w:rPr>
                <w:rFonts w:asciiTheme="minorHAnsi" w:hAnsiTheme="minorHAnsi"/>
              </w:rPr>
              <w:t>&lt;&lt;</w:t>
            </w:r>
            <w:r w:rsidR="00730161">
              <w:rPr>
                <w:rFonts w:asciiTheme="minorHAnsi" w:hAnsiTheme="minorHAnsi"/>
              </w:rPr>
              <w:t>only allowed value</w:t>
            </w:r>
            <w:r w:rsidR="001E3724">
              <w:rPr>
                <w:rFonts w:asciiTheme="minorHAnsi" w:hAnsiTheme="minorHAnsi"/>
              </w:rPr>
              <w:t xml:space="preserve"> </w:t>
            </w:r>
            <w:r w:rsidR="00730161">
              <w:rPr>
                <w:rFonts w:asciiTheme="minorHAnsi" w:hAnsiTheme="minorHAnsi"/>
              </w:rPr>
              <w:t>=</w:t>
            </w:r>
            <w:r w:rsidR="00581CE3" w:rsidRPr="001D2E44">
              <w:rPr>
                <w:rFonts w:asciiTheme="minorHAnsi" w:hAnsiTheme="minorHAnsi"/>
              </w:rPr>
              <w:t xml:space="preserve"> TestFinal</w:t>
            </w:r>
            <w:r w:rsidR="00434AB0">
              <w:rPr>
                <w:rFonts w:asciiTheme="minorHAnsi" w:hAnsiTheme="minorHAnsi"/>
              </w:rPr>
              <w:t xml:space="preserve"> (note CF2R B04 field allows values=</w:t>
            </w:r>
            <w:r w:rsidR="00434AB0" w:rsidRPr="001D2E44">
              <w:rPr>
                <w:rFonts w:asciiTheme="minorHAnsi" w:hAnsiTheme="minorHAnsi"/>
              </w:rPr>
              <w:t>TestRough-inAHU; TestRough-in NoAH</w:t>
            </w:r>
            <w:r w:rsidR="00434AB0">
              <w:rPr>
                <w:rFonts w:asciiTheme="minorHAnsi" w:hAnsiTheme="minorHAnsi"/>
              </w:rPr>
              <w:t xml:space="preserve">; </w:t>
            </w:r>
            <w:r w:rsidR="00434AB0" w:rsidRPr="001D2E44">
              <w:rPr>
                <w:rFonts w:asciiTheme="minorHAnsi" w:hAnsiTheme="minorHAnsi"/>
              </w:rPr>
              <w:t>TestFinal</w:t>
            </w:r>
            <w:r w:rsidR="00434AB0">
              <w:rPr>
                <w:rFonts w:asciiTheme="minorHAnsi" w:hAnsiTheme="minorHAnsi"/>
              </w:rPr>
              <w:t>)</w:t>
            </w:r>
            <w:r w:rsidR="00581CE3" w:rsidRPr="001D2E44">
              <w:rPr>
                <w:rFonts w:asciiTheme="minorHAnsi" w:hAnsiTheme="minorHAnsi"/>
              </w:rPr>
              <w:t>&gt;&gt;</w:t>
            </w:r>
          </w:p>
        </w:tc>
      </w:tr>
      <w:tr w:rsidR="006C7319" w:rsidRPr="000E62ED" w14:paraId="3C5E48D5" w14:textId="77777777" w:rsidTr="005706AC">
        <w:trPr>
          <w:trHeight w:val="288"/>
        </w:trPr>
        <w:tc>
          <w:tcPr>
            <w:tcW w:w="213" w:type="pct"/>
            <w:gridSpan w:val="2"/>
            <w:tcBorders>
              <w:top w:val="single" w:sz="4" w:space="0" w:color="auto"/>
              <w:left w:val="single" w:sz="4" w:space="0" w:color="auto"/>
              <w:bottom w:val="single" w:sz="4" w:space="0" w:color="auto"/>
              <w:right w:val="single" w:sz="4" w:space="0" w:color="auto"/>
            </w:tcBorders>
            <w:vAlign w:val="center"/>
          </w:tcPr>
          <w:p w14:paraId="3C5E48D2" w14:textId="77777777" w:rsidR="006C7319" w:rsidRPr="000E62ED" w:rsidRDefault="00B55591" w:rsidP="00C05873">
            <w:pPr>
              <w:keepNext/>
              <w:jc w:val="center"/>
              <w:rPr>
                <w:rFonts w:asciiTheme="minorHAnsi" w:hAnsiTheme="minorHAnsi"/>
                <w:sz w:val="18"/>
                <w:szCs w:val="18"/>
              </w:rPr>
            </w:pPr>
            <w:r w:rsidRPr="000E62ED">
              <w:rPr>
                <w:rFonts w:asciiTheme="minorHAnsi" w:hAnsiTheme="minorHAnsi"/>
                <w:sz w:val="18"/>
                <w:szCs w:val="18"/>
              </w:rPr>
              <w:t>0</w:t>
            </w:r>
            <w:r w:rsidR="001D2E44" w:rsidRPr="000E62ED">
              <w:rPr>
                <w:rFonts w:asciiTheme="minorHAnsi" w:hAnsiTheme="minorHAnsi"/>
                <w:sz w:val="18"/>
                <w:szCs w:val="18"/>
              </w:rPr>
              <w:t>5</w:t>
            </w:r>
          </w:p>
        </w:tc>
        <w:tc>
          <w:tcPr>
            <w:tcW w:w="1875" w:type="pct"/>
            <w:tcBorders>
              <w:top w:val="single" w:sz="4" w:space="0" w:color="auto"/>
              <w:left w:val="single" w:sz="4" w:space="0" w:color="auto"/>
              <w:bottom w:val="single" w:sz="4" w:space="0" w:color="auto"/>
              <w:right w:val="single" w:sz="4" w:space="0" w:color="auto"/>
            </w:tcBorders>
            <w:vAlign w:val="center"/>
          </w:tcPr>
          <w:p w14:paraId="3C5E48D3" w14:textId="0B46783E" w:rsidR="006C7319" w:rsidRPr="000E62ED" w:rsidRDefault="001D2E44" w:rsidP="00C05873">
            <w:pPr>
              <w:keepNext/>
              <w:rPr>
                <w:rFonts w:asciiTheme="minorHAnsi" w:hAnsiTheme="minorHAnsi"/>
                <w:sz w:val="18"/>
                <w:szCs w:val="18"/>
              </w:rPr>
            </w:pPr>
            <w:r w:rsidRPr="000E62ED">
              <w:rPr>
                <w:rFonts w:asciiTheme="minorHAnsi" w:hAnsiTheme="minorHAnsi"/>
                <w:sz w:val="18"/>
                <w:szCs w:val="18"/>
              </w:rPr>
              <w:t>Duct Leakage Test Method</w:t>
            </w:r>
          </w:p>
        </w:tc>
        <w:tc>
          <w:tcPr>
            <w:tcW w:w="2912" w:type="pct"/>
            <w:tcBorders>
              <w:top w:val="single" w:sz="4" w:space="0" w:color="auto"/>
              <w:left w:val="single" w:sz="4" w:space="0" w:color="auto"/>
              <w:bottom w:val="single" w:sz="4" w:space="0" w:color="auto"/>
              <w:right w:val="single" w:sz="4" w:space="0" w:color="auto"/>
            </w:tcBorders>
            <w:vAlign w:val="center"/>
          </w:tcPr>
          <w:p w14:paraId="3C5E48D4" w14:textId="77777777" w:rsidR="006C7319" w:rsidRPr="000E62ED" w:rsidRDefault="00B55591" w:rsidP="00C05873">
            <w:pPr>
              <w:keepNext/>
              <w:rPr>
                <w:rFonts w:asciiTheme="minorHAnsi" w:hAnsiTheme="minorHAnsi"/>
                <w:sz w:val="18"/>
                <w:szCs w:val="18"/>
              </w:rPr>
            </w:pPr>
            <w:r w:rsidRPr="000E62ED">
              <w:rPr>
                <w:rFonts w:asciiTheme="minorHAnsi" w:hAnsiTheme="minorHAnsi"/>
                <w:sz w:val="18"/>
                <w:szCs w:val="18"/>
              </w:rPr>
              <w:t>&lt;&lt;</w:t>
            </w:r>
            <w:r w:rsidR="00110C30" w:rsidRPr="001D2E44">
              <w:rPr>
                <w:rFonts w:asciiTheme="minorHAnsi" w:hAnsiTheme="minorHAnsi"/>
              </w:rPr>
              <w:t>&lt;&lt;user pick one from list: LeakageToOutside; TotalLeakage&gt;&gt;</w:t>
            </w:r>
          </w:p>
        </w:tc>
      </w:tr>
      <w:tr w:rsidR="006C7319" w:rsidRPr="000E62ED" w14:paraId="3C5E48DF" w14:textId="77777777" w:rsidTr="005706AC">
        <w:trPr>
          <w:trHeight w:val="288"/>
        </w:trPr>
        <w:tc>
          <w:tcPr>
            <w:tcW w:w="213" w:type="pct"/>
            <w:gridSpan w:val="2"/>
            <w:tcBorders>
              <w:top w:val="single" w:sz="4" w:space="0" w:color="auto"/>
              <w:left w:val="single" w:sz="4" w:space="0" w:color="auto"/>
              <w:bottom w:val="single" w:sz="4" w:space="0" w:color="auto"/>
              <w:right w:val="single" w:sz="4" w:space="0" w:color="auto"/>
            </w:tcBorders>
            <w:vAlign w:val="center"/>
          </w:tcPr>
          <w:p w14:paraId="3C5E48D6" w14:textId="77777777" w:rsidR="006C7319" w:rsidRPr="000E62ED" w:rsidRDefault="00B55591" w:rsidP="00C05873">
            <w:pPr>
              <w:keepNext/>
              <w:jc w:val="center"/>
              <w:rPr>
                <w:rFonts w:asciiTheme="minorHAnsi" w:hAnsiTheme="minorHAnsi"/>
                <w:sz w:val="18"/>
                <w:szCs w:val="18"/>
              </w:rPr>
            </w:pPr>
            <w:r w:rsidRPr="000E62ED">
              <w:rPr>
                <w:rFonts w:asciiTheme="minorHAnsi" w:hAnsiTheme="minorHAnsi"/>
                <w:sz w:val="18"/>
                <w:szCs w:val="18"/>
              </w:rPr>
              <w:t>0</w:t>
            </w:r>
            <w:r w:rsidR="001D2E44" w:rsidRPr="000E62ED">
              <w:rPr>
                <w:rFonts w:asciiTheme="minorHAnsi" w:hAnsiTheme="minorHAnsi"/>
                <w:sz w:val="18"/>
                <w:szCs w:val="18"/>
              </w:rPr>
              <w:t>6</w:t>
            </w:r>
          </w:p>
        </w:tc>
        <w:tc>
          <w:tcPr>
            <w:tcW w:w="1875" w:type="pct"/>
            <w:tcBorders>
              <w:top w:val="single" w:sz="4" w:space="0" w:color="auto"/>
              <w:left w:val="single" w:sz="4" w:space="0" w:color="auto"/>
              <w:bottom w:val="single" w:sz="4" w:space="0" w:color="auto"/>
              <w:right w:val="single" w:sz="4" w:space="0" w:color="auto"/>
            </w:tcBorders>
            <w:vAlign w:val="center"/>
          </w:tcPr>
          <w:p w14:paraId="3C5E48D7" w14:textId="297F8BA9" w:rsidR="006C7319" w:rsidRPr="000E62ED" w:rsidRDefault="001D2E44" w:rsidP="00247AA0">
            <w:pPr>
              <w:keepNext/>
              <w:rPr>
                <w:rFonts w:asciiTheme="minorHAnsi" w:hAnsiTheme="minorHAnsi"/>
                <w:sz w:val="18"/>
                <w:szCs w:val="18"/>
              </w:rPr>
            </w:pPr>
            <w:r w:rsidRPr="000E62ED">
              <w:rPr>
                <w:rFonts w:asciiTheme="minorHAnsi" w:hAnsiTheme="minorHAnsi"/>
                <w:sz w:val="18"/>
                <w:szCs w:val="18"/>
              </w:rPr>
              <w:t>Leakage</w:t>
            </w:r>
            <w:r w:rsidR="00D14EA7">
              <w:rPr>
                <w:rFonts w:asciiTheme="minorHAnsi" w:hAnsiTheme="minorHAnsi"/>
                <w:sz w:val="18"/>
                <w:szCs w:val="18"/>
              </w:rPr>
              <w:t xml:space="preserve"> </w:t>
            </w:r>
            <w:r w:rsidRPr="000E62ED">
              <w:rPr>
                <w:rFonts w:asciiTheme="minorHAnsi" w:hAnsiTheme="minorHAnsi"/>
                <w:sz w:val="18"/>
                <w:szCs w:val="18"/>
              </w:rPr>
              <w:t>Factor</w:t>
            </w:r>
          </w:p>
        </w:tc>
        <w:tc>
          <w:tcPr>
            <w:tcW w:w="2912" w:type="pct"/>
            <w:tcBorders>
              <w:top w:val="single" w:sz="4" w:space="0" w:color="auto"/>
              <w:left w:val="single" w:sz="4" w:space="0" w:color="auto"/>
              <w:bottom w:val="single" w:sz="4" w:space="0" w:color="auto"/>
              <w:right w:val="single" w:sz="4" w:space="0" w:color="auto"/>
            </w:tcBorders>
            <w:vAlign w:val="center"/>
          </w:tcPr>
          <w:p w14:paraId="3C5E48D8" w14:textId="77777777" w:rsidR="00110C30" w:rsidRPr="00151323" w:rsidRDefault="00B55591" w:rsidP="00110C30">
            <w:pPr>
              <w:keepNext/>
              <w:rPr>
                <w:rFonts w:asciiTheme="minorHAnsi" w:hAnsiTheme="minorHAnsi"/>
              </w:rPr>
            </w:pPr>
            <w:r w:rsidRPr="000E62ED">
              <w:rPr>
                <w:rFonts w:asciiTheme="minorHAnsi" w:hAnsiTheme="minorHAnsi"/>
                <w:sz w:val="18"/>
                <w:szCs w:val="18"/>
              </w:rPr>
              <w:t>&lt;&lt;</w:t>
            </w:r>
            <w:r w:rsidR="00110C30" w:rsidRPr="001D2E44">
              <w:rPr>
                <w:rFonts w:asciiTheme="minorHAnsi" w:hAnsiTheme="minorHAnsi"/>
              </w:rPr>
              <w:t>calculated field:</w:t>
            </w:r>
          </w:p>
          <w:p w14:paraId="3C5E48D9" w14:textId="77777777" w:rsidR="00110C30" w:rsidRPr="00151323" w:rsidRDefault="00110C30" w:rsidP="00110C30">
            <w:pPr>
              <w:keepNext/>
              <w:rPr>
                <w:rFonts w:asciiTheme="minorHAnsi" w:hAnsiTheme="minorHAnsi"/>
              </w:rPr>
            </w:pPr>
            <w:r w:rsidRPr="001D2E44">
              <w:rPr>
                <w:rFonts w:asciiTheme="minorHAnsi" w:hAnsiTheme="minorHAnsi"/>
              </w:rPr>
              <w:t>if TotalLeakage and SingleFamily and TestRough-in NoAHU then LeakageFactor=</w:t>
            </w:r>
            <w:r w:rsidRPr="00E24975">
              <w:rPr>
                <w:rFonts w:asciiTheme="minorHAnsi" w:hAnsiTheme="minorHAnsi"/>
                <w:u w:val="single"/>
              </w:rPr>
              <w:t>0.04</w:t>
            </w:r>
            <w:r w:rsidRPr="001D2E44">
              <w:rPr>
                <w:rFonts w:asciiTheme="minorHAnsi" w:hAnsiTheme="minorHAnsi"/>
              </w:rPr>
              <w:t xml:space="preserve">;  </w:t>
            </w:r>
          </w:p>
          <w:p w14:paraId="3C5E48DA" w14:textId="1D1DA185" w:rsidR="00110C30" w:rsidRPr="00151323" w:rsidRDefault="00110C30" w:rsidP="00110C30">
            <w:pPr>
              <w:keepNext/>
              <w:rPr>
                <w:rFonts w:asciiTheme="minorHAnsi" w:hAnsiTheme="minorHAnsi"/>
              </w:rPr>
            </w:pPr>
            <w:r w:rsidRPr="001D2E44">
              <w:rPr>
                <w:rFonts w:asciiTheme="minorHAnsi" w:hAnsiTheme="minorHAnsi"/>
              </w:rPr>
              <w:t>elseif TotalLeakage and SingleFamily and TestRough-inAHU then LeakageFactor=</w:t>
            </w:r>
            <w:r w:rsidRPr="001D2E44">
              <w:rPr>
                <w:rFonts w:asciiTheme="minorHAnsi" w:hAnsiTheme="minorHAnsi"/>
                <w:u w:val="single"/>
              </w:rPr>
              <w:t>0.0</w:t>
            </w:r>
            <w:r w:rsidR="00650508">
              <w:rPr>
                <w:rFonts w:asciiTheme="minorHAnsi" w:hAnsiTheme="minorHAnsi"/>
                <w:u w:val="single"/>
              </w:rPr>
              <w:t>5</w:t>
            </w:r>
            <w:r w:rsidRPr="001D2E44">
              <w:rPr>
                <w:rFonts w:asciiTheme="minorHAnsi" w:hAnsiTheme="minorHAnsi"/>
              </w:rPr>
              <w:t xml:space="preserve">; </w:t>
            </w:r>
          </w:p>
          <w:p w14:paraId="3C5E48DB" w14:textId="14CA3DF7" w:rsidR="00110C30" w:rsidRPr="00151323" w:rsidRDefault="00110C30" w:rsidP="00110C30">
            <w:pPr>
              <w:keepNext/>
              <w:rPr>
                <w:rFonts w:asciiTheme="minorHAnsi" w:hAnsiTheme="minorHAnsi"/>
              </w:rPr>
            </w:pPr>
            <w:r w:rsidRPr="001D2E44">
              <w:rPr>
                <w:rFonts w:asciiTheme="minorHAnsi" w:hAnsiTheme="minorHAnsi"/>
              </w:rPr>
              <w:t>elseif TotalLeakage and SingleFamily and TestFinal then LeakageFactor=</w:t>
            </w:r>
            <w:r w:rsidRPr="001D2E44">
              <w:rPr>
                <w:rFonts w:asciiTheme="minorHAnsi" w:hAnsiTheme="minorHAnsi"/>
                <w:u w:val="single"/>
              </w:rPr>
              <w:t>0.0</w:t>
            </w:r>
            <w:r w:rsidR="00650508">
              <w:rPr>
                <w:rFonts w:asciiTheme="minorHAnsi" w:hAnsiTheme="minorHAnsi"/>
                <w:u w:val="single"/>
              </w:rPr>
              <w:t>5</w:t>
            </w:r>
            <w:r w:rsidRPr="001D2E44">
              <w:rPr>
                <w:rFonts w:asciiTheme="minorHAnsi" w:hAnsiTheme="minorHAnsi"/>
              </w:rPr>
              <w:t xml:space="preserve">; </w:t>
            </w:r>
          </w:p>
          <w:p w14:paraId="3C5E48DC" w14:textId="77777777" w:rsidR="00110C30" w:rsidRPr="00151323" w:rsidRDefault="00110C30" w:rsidP="00110C30">
            <w:pPr>
              <w:keepNext/>
              <w:rPr>
                <w:rFonts w:asciiTheme="minorHAnsi" w:hAnsiTheme="minorHAnsi"/>
              </w:rPr>
            </w:pPr>
            <w:r w:rsidRPr="001D2E44">
              <w:rPr>
                <w:rFonts w:asciiTheme="minorHAnsi" w:hAnsiTheme="minorHAnsi"/>
              </w:rPr>
              <w:t>elseif TotalLeakage and MultiFamily and TestFinal then LeakageFactor=</w:t>
            </w:r>
            <w:r w:rsidRPr="001D2E44">
              <w:rPr>
                <w:rFonts w:asciiTheme="minorHAnsi" w:hAnsiTheme="minorHAnsi"/>
                <w:u w:val="single"/>
              </w:rPr>
              <w:t>0.12</w:t>
            </w:r>
            <w:r w:rsidRPr="001D2E44">
              <w:rPr>
                <w:rFonts w:asciiTheme="minorHAnsi" w:hAnsiTheme="minorHAnsi"/>
              </w:rPr>
              <w:t xml:space="preserve">;  </w:t>
            </w:r>
          </w:p>
          <w:p w14:paraId="3C5E48DD" w14:textId="1AADA911" w:rsidR="00110C30" w:rsidRPr="00151323" w:rsidRDefault="00110C30" w:rsidP="00110C30">
            <w:pPr>
              <w:keepNext/>
              <w:rPr>
                <w:rFonts w:asciiTheme="minorHAnsi" w:hAnsiTheme="minorHAnsi"/>
              </w:rPr>
            </w:pPr>
            <w:r w:rsidRPr="001D2E44">
              <w:rPr>
                <w:rFonts w:asciiTheme="minorHAnsi" w:hAnsiTheme="minorHAnsi"/>
              </w:rPr>
              <w:t>elseif LeakageToOutside and MultiFamily and TestFinal then LeakageFactor=</w:t>
            </w:r>
            <w:r w:rsidRPr="001D2E44">
              <w:rPr>
                <w:rFonts w:asciiTheme="minorHAnsi" w:hAnsiTheme="minorHAnsi"/>
                <w:u w:val="single"/>
              </w:rPr>
              <w:t>0.0</w:t>
            </w:r>
            <w:del w:id="0" w:author="Smith, Alexis@Energy" w:date="2018-06-04T12:29:00Z">
              <w:r w:rsidR="00650508" w:rsidDel="0045345C">
                <w:rPr>
                  <w:rFonts w:asciiTheme="minorHAnsi" w:hAnsiTheme="minorHAnsi"/>
                  <w:u w:val="single"/>
                </w:rPr>
                <w:delText>5</w:delText>
              </w:r>
            </w:del>
            <w:ins w:id="1" w:author="Smith, Alexis@Energy" w:date="2018-06-04T12:29:00Z">
              <w:r w:rsidR="0045345C">
                <w:rPr>
                  <w:rFonts w:asciiTheme="minorHAnsi" w:hAnsiTheme="minorHAnsi"/>
                  <w:u w:val="single"/>
                </w:rPr>
                <w:t>6</w:t>
              </w:r>
            </w:ins>
            <w:r w:rsidRPr="001D2E44">
              <w:rPr>
                <w:rFonts w:asciiTheme="minorHAnsi" w:hAnsiTheme="minorHAnsi"/>
              </w:rPr>
              <w:t xml:space="preserve">;  </w:t>
            </w:r>
          </w:p>
          <w:p w14:paraId="3C5E48DE" w14:textId="77777777" w:rsidR="006C7319" w:rsidRPr="000E62ED" w:rsidRDefault="00110C30" w:rsidP="00110C30">
            <w:pPr>
              <w:keepNext/>
              <w:rPr>
                <w:rFonts w:asciiTheme="minorHAnsi" w:hAnsiTheme="minorHAnsi"/>
                <w:sz w:val="18"/>
                <w:szCs w:val="18"/>
              </w:rPr>
            </w:pPr>
            <w:r w:rsidRPr="001D2E44">
              <w:rPr>
                <w:rFonts w:asciiTheme="minorHAnsi" w:hAnsiTheme="minorHAnsi"/>
              </w:rPr>
              <w:t xml:space="preserve">else </w:t>
            </w:r>
            <w:r w:rsidRPr="001D2E44">
              <w:rPr>
                <w:rFonts w:asciiTheme="minorHAnsi" w:hAnsiTheme="minorHAnsi"/>
                <w:u w:val="single"/>
              </w:rPr>
              <w:t>error message</w:t>
            </w:r>
            <w:r w:rsidRPr="001D2E44">
              <w:rPr>
                <w:rFonts w:asciiTheme="minorHAnsi" w:hAnsiTheme="minorHAnsi"/>
              </w:rPr>
              <w:t xml:space="preserve"> if invalid entries for arguments</w:t>
            </w:r>
            <w:r>
              <w:rPr>
                <w:rFonts w:asciiTheme="minorHAnsi" w:hAnsiTheme="minorHAnsi"/>
              </w:rPr>
              <w:t>&gt;&gt;</w:t>
            </w:r>
          </w:p>
        </w:tc>
      </w:tr>
      <w:tr w:rsidR="006C7319" w:rsidRPr="000E62ED" w14:paraId="3C5E48E3" w14:textId="77777777" w:rsidTr="005706AC">
        <w:trPr>
          <w:trHeight w:val="288"/>
        </w:trPr>
        <w:tc>
          <w:tcPr>
            <w:tcW w:w="213" w:type="pct"/>
            <w:gridSpan w:val="2"/>
            <w:tcBorders>
              <w:top w:val="single" w:sz="4" w:space="0" w:color="auto"/>
              <w:left w:val="single" w:sz="4" w:space="0" w:color="auto"/>
              <w:bottom w:val="single" w:sz="4" w:space="0" w:color="auto"/>
              <w:right w:val="single" w:sz="4" w:space="0" w:color="auto"/>
            </w:tcBorders>
            <w:vAlign w:val="center"/>
          </w:tcPr>
          <w:p w14:paraId="3C5E48E0" w14:textId="77777777" w:rsidR="006C7319" w:rsidRPr="000E62ED" w:rsidRDefault="00B55591" w:rsidP="00C05873">
            <w:pPr>
              <w:keepNext/>
              <w:jc w:val="center"/>
              <w:rPr>
                <w:rFonts w:asciiTheme="minorHAnsi" w:hAnsiTheme="minorHAnsi"/>
                <w:sz w:val="18"/>
                <w:szCs w:val="18"/>
              </w:rPr>
            </w:pPr>
            <w:r w:rsidRPr="000E62ED">
              <w:rPr>
                <w:rFonts w:asciiTheme="minorHAnsi" w:hAnsiTheme="minorHAnsi"/>
                <w:sz w:val="18"/>
                <w:szCs w:val="18"/>
              </w:rPr>
              <w:t>0</w:t>
            </w:r>
            <w:r w:rsidR="001D2E44" w:rsidRPr="000E62ED">
              <w:rPr>
                <w:rFonts w:asciiTheme="minorHAnsi" w:hAnsiTheme="minorHAnsi"/>
                <w:sz w:val="18"/>
                <w:szCs w:val="18"/>
              </w:rPr>
              <w:t>7</w:t>
            </w:r>
          </w:p>
        </w:tc>
        <w:tc>
          <w:tcPr>
            <w:tcW w:w="1875" w:type="pct"/>
            <w:tcBorders>
              <w:top w:val="single" w:sz="4" w:space="0" w:color="auto"/>
              <w:left w:val="single" w:sz="4" w:space="0" w:color="auto"/>
              <w:bottom w:val="single" w:sz="4" w:space="0" w:color="auto"/>
              <w:right w:val="single" w:sz="4" w:space="0" w:color="auto"/>
            </w:tcBorders>
            <w:vAlign w:val="center"/>
          </w:tcPr>
          <w:p w14:paraId="3C5E48E1" w14:textId="28901D99" w:rsidR="006C7319" w:rsidRPr="000E62ED" w:rsidRDefault="001D2E44" w:rsidP="00C05873">
            <w:pPr>
              <w:keepNext/>
              <w:rPr>
                <w:rFonts w:asciiTheme="minorHAnsi" w:hAnsiTheme="minorHAnsi"/>
                <w:sz w:val="18"/>
                <w:szCs w:val="18"/>
              </w:rPr>
            </w:pPr>
            <w:r w:rsidRPr="000E62ED">
              <w:rPr>
                <w:rFonts w:asciiTheme="minorHAnsi" w:hAnsiTheme="minorHAnsi"/>
                <w:sz w:val="18"/>
                <w:szCs w:val="18"/>
              </w:rPr>
              <w:t>Air-</w:t>
            </w:r>
            <w:r w:rsidR="00183263" w:rsidRPr="000E62ED">
              <w:rPr>
                <w:rFonts w:asciiTheme="minorHAnsi" w:hAnsiTheme="minorHAnsi"/>
                <w:sz w:val="18"/>
                <w:szCs w:val="18"/>
              </w:rPr>
              <w:t xml:space="preserve">Handling </w:t>
            </w:r>
            <w:r w:rsidRPr="000E62ED">
              <w:rPr>
                <w:rFonts w:asciiTheme="minorHAnsi" w:hAnsiTheme="minorHAnsi"/>
                <w:sz w:val="18"/>
                <w:szCs w:val="18"/>
              </w:rPr>
              <w:t>Unit Airflow (AHU</w:t>
            </w:r>
            <w:r w:rsidR="00247AA0">
              <w:rPr>
                <w:rFonts w:asciiTheme="minorHAnsi" w:hAnsiTheme="minorHAnsi"/>
                <w:sz w:val="18"/>
                <w:szCs w:val="18"/>
              </w:rPr>
              <w:t xml:space="preserve"> </w:t>
            </w:r>
            <w:r w:rsidRPr="000E62ED">
              <w:rPr>
                <w:rFonts w:asciiTheme="minorHAnsi" w:hAnsiTheme="minorHAnsi"/>
                <w:sz w:val="18"/>
                <w:szCs w:val="18"/>
              </w:rPr>
              <w:t>Airflow) Determination Method</w:t>
            </w:r>
          </w:p>
        </w:tc>
        <w:tc>
          <w:tcPr>
            <w:tcW w:w="2912" w:type="pct"/>
            <w:tcBorders>
              <w:top w:val="single" w:sz="4" w:space="0" w:color="auto"/>
              <w:left w:val="single" w:sz="4" w:space="0" w:color="auto"/>
              <w:bottom w:val="single" w:sz="4" w:space="0" w:color="auto"/>
              <w:right w:val="single" w:sz="4" w:space="0" w:color="auto"/>
            </w:tcBorders>
            <w:vAlign w:val="center"/>
          </w:tcPr>
          <w:p w14:paraId="3C5E48E2" w14:textId="77777777" w:rsidR="006C7319" w:rsidRPr="000E62ED" w:rsidRDefault="00B55591" w:rsidP="00C05873">
            <w:pPr>
              <w:keepNext/>
              <w:rPr>
                <w:rFonts w:asciiTheme="minorHAnsi" w:hAnsiTheme="minorHAnsi"/>
                <w:sz w:val="18"/>
                <w:szCs w:val="18"/>
              </w:rPr>
            </w:pPr>
            <w:r w:rsidRPr="000E62ED">
              <w:rPr>
                <w:rFonts w:asciiTheme="minorHAnsi" w:hAnsiTheme="minorHAnsi"/>
                <w:sz w:val="18"/>
                <w:szCs w:val="18"/>
              </w:rPr>
              <w:t>&lt;&lt;</w:t>
            </w:r>
            <w:r w:rsidR="00110C30" w:rsidRPr="001D2E44">
              <w:rPr>
                <w:rFonts w:asciiTheme="minorHAnsi" w:hAnsiTheme="minorHAnsi"/>
              </w:rPr>
              <w:t xml:space="preserve"> pick one from list:  </w:t>
            </w:r>
            <w:r w:rsidR="00110C30" w:rsidRPr="001D2E44">
              <w:rPr>
                <w:rFonts w:asciiTheme="minorHAnsi" w:hAnsiTheme="minorHAnsi"/>
                <w:u w:val="single"/>
              </w:rPr>
              <w:t>DefaultAirflowMethod</w:t>
            </w:r>
            <w:r w:rsidR="00110C30" w:rsidRPr="001D2E44">
              <w:rPr>
                <w:rFonts w:asciiTheme="minorHAnsi" w:hAnsiTheme="minorHAnsi"/>
              </w:rPr>
              <w:t xml:space="preserve">;  </w:t>
            </w:r>
            <w:r w:rsidR="00110C30" w:rsidRPr="001D2E44">
              <w:rPr>
                <w:rFonts w:asciiTheme="minorHAnsi" w:hAnsiTheme="minorHAnsi"/>
                <w:u w:val="single"/>
              </w:rPr>
              <w:t>CoolingSystemMethod</w:t>
            </w:r>
            <w:r w:rsidR="00110C30" w:rsidRPr="001D2E44">
              <w:rPr>
                <w:rFonts w:asciiTheme="minorHAnsi" w:hAnsiTheme="minorHAnsi"/>
              </w:rPr>
              <w:t xml:space="preserve">;  </w:t>
            </w:r>
            <w:r w:rsidR="00110C30" w:rsidRPr="001D2E44">
              <w:rPr>
                <w:rFonts w:asciiTheme="minorHAnsi" w:hAnsiTheme="minorHAnsi"/>
                <w:u w:val="single"/>
              </w:rPr>
              <w:t>HeatingSystemMethod</w:t>
            </w:r>
            <w:r w:rsidR="00110C30" w:rsidRPr="001D2E44">
              <w:rPr>
                <w:rFonts w:asciiTheme="minorHAnsi" w:hAnsiTheme="minorHAnsi"/>
              </w:rPr>
              <w:t xml:space="preserve">; </w:t>
            </w:r>
            <w:r w:rsidR="00110C30" w:rsidRPr="001D2E44">
              <w:rPr>
                <w:rFonts w:asciiTheme="minorHAnsi" w:hAnsiTheme="minorHAnsi"/>
                <w:u w:val="single"/>
              </w:rPr>
              <w:t>MeasuredAirflowMethod</w:t>
            </w:r>
          </w:p>
        </w:tc>
      </w:tr>
      <w:tr w:rsidR="006C7319" w:rsidRPr="000E62ED" w14:paraId="3C5E48E7" w14:textId="77777777" w:rsidTr="005706AC">
        <w:trPr>
          <w:trHeight w:val="288"/>
        </w:trPr>
        <w:tc>
          <w:tcPr>
            <w:tcW w:w="213" w:type="pct"/>
            <w:gridSpan w:val="2"/>
            <w:tcBorders>
              <w:top w:val="single" w:sz="4" w:space="0" w:color="auto"/>
              <w:left w:val="single" w:sz="4" w:space="0" w:color="auto"/>
              <w:bottom w:val="single" w:sz="4" w:space="0" w:color="auto"/>
              <w:right w:val="single" w:sz="4" w:space="0" w:color="auto"/>
            </w:tcBorders>
            <w:vAlign w:val="center"/>
          </w:tcPr>
          <w:p w14:paraId="3C5E48E4" w14:textId="77777777" w:rsidR="006C7319" w:rsidRPr="000E62ED" w:rsidRDefault="00B55591" w:rsidP="00C05873">
            <w:pPr>
              <w:keepNext/>
              <w:jc w:val="center"/>
              <w:rPr>
                <w:rFonts w:asciiTheme="minorHAnsi" w:hAnsiTheme="minorHAnsi"/>
                <w:sz w:val="18"/>
                <w:szCs w:val="18"/>
              </w:rPr>
            </w:pPr>
            <w:r w:rsidRPr="000E62ED">
              <w:rPr>
                <w:rFonts w:asciiTheme="minorHAnsi" w:hAnsiTheme="minorHAnsi"/>
                <w:sz w:val="18"/>
                <w:szCs w:val="18"/>
              </w:rPr>
              <w:t>0</w:t>
            </w:r>
            <w:r w:rsidR="001D2E44" w:rsidRPr="000E62ED">
              <w:rPr>
                <w:rFonts w:asciiTheme="minorHAnsi" w:hAnsiTheme="minorHAnsi"/>
                <w:sz w:val="18"/>
                <w:szCs w:val="18"/>
              </w:rPr>
              <w:t>8</w:t>
            </w:r>
          </w:p>
        </w:tc>
        <w:tc>
          <w:tcPr>
            <w:tcW w:w="1875" w:type="pct"/>
            <w:tcBorders>
              <w:top w:val="single" w:sz="4" w:space="0" w:color="auto"/>
              <w:left w:val="single" w:sz="4" w:space="0" w:color="auto"/>
              <w:bottom w:val="single" w:sz="4" w:space="0" w:color="auto"/>
              <w:right w:val="single" w:sz="4" w:space="0" w:color="auto"/>
            </w:tcBorders>
            <w:vAlign w:val="center"/>
          </w:tcPr>
          <w:p w14:paraId="3C5E48E5" w14:textId="3BCC3453" w:rsidR="006C7319" w:rsidRPr="000E62ED" w:rsidRDefault="001D2E44" w:rsidP="00C05873">
            <w:pPr>
              <w:keepNext/>
              <w:rPr>
                <w:rFonts w:asciiTheme="minorHAnsi" w:hAnsiTheme="minorHAnsi"/>
                <w:sz w:val="18"/>
                <w:szCs w:val="18"/>
              </w:rPr>
            </w:pPr>
            <w:r w:rsidRPr="000E62ED">
              <w:rPr>
                <w:rFonts w:asciiTheme="minorHAnsi" w:hAnsiTheme="minorHAnsi"/>
                <w:sz w:val="18"/>
                <w:szCs w:val="18"/>
              </w:rPr>
              <w:t>Measured AHU</w:t>
            </w:r>
            <w:r w:rsidR="00247AA0">
              <w:rPr>
                <w:rFonts w:asciiTheme="minorHAnsi" w:hAnsiTheme="minorHAnsi"/>
                <w:sz w:val="18"/>
                <w:szCs w:val="18"/>
              </w:rPr>
              <w:t xml:space="preserve"> </w:t>
            </w:r>
            <w:r w:rsidRPr="000E62ED">
              <w:rPr>
                <w:rFonts w:asciiTheme="minorHAnsi" w:hAnsiTheme="minorHAnsi"/>
                <w:sz w:val="18"/>
                <w:szCs w:val="18"/>
              </w:rPr>
              <w:t>Airflow (cfm)</w:t>
            </w:r>
          </w:p>
        </w:tc>
        <w:tc>
          <w:tcPr>
            <w:tcW w:w="2912" w:type="pct"/>
            <w:tcBorders>
              <w:top w:val="single" w:sz="4" w:space="0" w:color="auto"/>
              <w:left w:val="single" w:sz="4" w:space="0" w:color="auto"/>
              <w:bottom w:val="single" w:sz="4" w:space="0" w:color="auto"/>
              <w:right w:val="single" w:sz="4" w:space="0" w:color="auto"/>
            </w:tcBorders>
            <w:vAlign w:val="center"/>
          </w:tcPr>
          <w:p w14:paraId="3C5E48E6" w14:textId="59964164" w:rsidR="006C7319" w:rsidRPr="000E62ED" w:rsidRDefault="00AC5DAC" w:rsidP="00C05873">
            <w:pPr>
              <w:keepNext/>
              <w:rPr>
                <w:rFonts w:asciiTheme="minorHAnsi" w:hAnsiTheme="minorHAnsi"/>
                <w:sz w:val="18"/>
                <w:szCs w:val="18"/>
              </w:rPr>
            </w:pPr>
            <w:r w:rsidRPr="00AC5DAC">
              <w:rPr>
                <w:rFonts w:asciiTheme="minorHAnsi" w:hAnsiTheme="minorHAnsi"/>
                <w:sz w:val="18"/>
                <w:szCs w:val="18"/>
              </w:rPr>
              <w:t>&lt;&lt;if B07 = MeasuredAirflowMethod, then user enter numeric x,xxx, else if Value in B07 ≠ MeasuredAirflowMethod, then value in B08=n/a&gt;&gt;</w:t>
            </w:r>
          </w:p>
        </w:tc>
      </w:tr>
      <w:tr w:rsidR="006C7319" w:rsidRPr="000E62ED" w14:paraId="3C5E48F3" w14:textId="77777777" w:rsidTr="005706AC">
        <w:trPr>
          <w:trHeight w:val="288"/>
        </w:trPr>
        <w:tc>
          <w:tcPr>
            <w:tcW w:w="213" w:type="pct"/>
            <w:gridSpan w:val="2"/>
            <w:tcBorders>
              <w:top w:val="single" w:sz="4" w:space="0" w:color="auto"/>
              <w:left w:val="single" w:sz="4" w:space="0" w:color="auto"/>
              <w:bottom w:val="single" w:sz="4" w:space="0" w:color="auto"/>
              <w:right w:val="single" w:sz="4" w:space="0" w:color="auto"/>
            </w:tcBorders>
            <w:vAlign w:val="center"/>
          </w:tcPr>
          <w:p w14:paraId="3C5E48E8" w14:textId="77777777" w:rsidR="006C7319" w:rsidRPr="000E62ED" w:rsidRDefault="00B55591" w:rsidP="00C05873">
            <w:pPr>
              <w:keepNext/>
              <w:spacing w:line="240" w:lineRule="exact"/>
              <w:ind w:left="-14" w:firstLine="14"/>
              <w:jc w:val="center"/>
              <w:rPr>
                <w:rFonts w:asciiTheme="minorHAnsi" w:hAnsiTheme="minorHAnsi"/>
                <w:sz w:val="18"/>
                <w:szCs w:val="18"/>
              </w:rPr>
            </w:pPr>
            <w:r w:rsidRPr="000E62ED">
              <w:rPr>
                <w:rFonts w:asciiTheme="minorHAnsi" w:hAnsiTheme="minorHAnsi"/>
                <w:sz w:val="18"/>
                <w:szCs w:val="18"/>
              </w:rPr>
              <w:t>0</w:t>
            </w:r>
            <w:r w:rsidR="001D2E44" w:rsidRPr="000E62ED">
              <w:rPr>
                <w:rFonts w:asciiTheme="minorHAnsi" w:hAnsiTheme="minorHAnsi"/>
                <w:sz w:val="18"/>
                <w:szCs w:val="18"/>
              </w:rPr>
              <w:t>9</w:t>
            </w:r>
          </w:p>
        </w:tc>
        <w:tc>
          <w:tcPr>
            <w:tcW w:w="1875" w:type="pct"/>
            <w:tcBorders>
              <w:top w:val="single" w:sz="4" w:space="0" w:color="auto"/>
              <w:left w:val="single" w:sz="4" w:space="0" w:color="auto"/>
              <w:bottom w:val="single" w:sz="4" w:space="0" w:color="auto"/>
              <w:right w:val="single" w:sz="4" w:space="0" w:color="auto"/>
            </w:tcBorders>
            <w:vAlign w:val="center"/>
          </w:tcPr>
          <w:p w14:paraId="3C5E48E9" w14:textId="24002168" w:rsidR="006C7319" w:rsidRPr="000E62ED" w:rsidRDefault="001D2E44" w:rsidP="00C05873">
            <w:pPr>
              <w:keepNext/>
              <w:rPr>
                <w:rFonts w:asciiTheme="minorHAnsi" w:hAnsiTheme="minorHAnsi"/>
                <w:sz w:val="18"/>
                <w:szCs w:val="18"/>
              </w:rPr>
            </w:pPr>
            <w:r w:rsidRPr="000E62ED">
              <w:rPr>
                <w:rFonts w:asciiTheme="minorHAnsi" w:hAnsiTheme="minorHAnsi"/>
                <w:sz w:val="18"/>
                <w:szCs w:val="18"/>
              </w:rPr>
              <w:t>Calculated Target Allowable Duct Leakage Rate (cfm)</w:t>
            </w:r>
          </w:p>
        </w:tc>
        <w:tc>
          <w:tcPr>
            <w:tcW w:w="2912" w:type="pct"/>
            <w:tcBorders>
              <w:top w:val="single" w:sz="4" w:space="0" w:color="auto"/>
              <w:left w:val="single" w:sz="4" w:space="0" w:color="auto"/>
              <w:bottom w:val="single" w:sz="4" w:space="0" w:color="auto"/>
              <w:right w:val="single" w:sz="4" w:space="0" w:color="auto"/>
            </w:tcBorders>
            <w:vAlign w:val="center"/>
          </w:tcPr>
          <w:p w14:paraId="3C5E48EA" w14:textId="77777777" w:rsidR="006C7319" w:rsidRPr="000E62ED" w:rsidRDefault="001D2E44" w:rsidP="00C05873">
            <w:pPr>
              <w:keepNext/>
              <w:rPr>
                <w:rFonts w:asciiTheme="minorHAnsi" w:hAnsiTheme="minorHAnsi"/>
                <w:sz w:val="18"/>
                <w:szCs w:val="18"/>
              </w:rPr>
            </w:pPr>
            <w:r w:rsidRPr="000E62ED">
              <w:rPr>
                <w:rFonts w:asciiTheme="minorHAnsi" w:hAnsiTheme="minorHAnsi"/>
                <w:sz w:val="18"/>
                <w:szCs w:val="18"/>
              </w:rPr>
              <w:t>&lt;&lt;calculated field: numeric xxx:</w:t>
            </w:r>
          </w:p>
          <w:p w14:paraId="3C5E48EB" w14:textId="77777777" w:rsidR="006C7319" w:rsidRPr="000E62ED" w:rsidRDefault="001D2E44" w:rsidP="00C05873">
            <w:pPr>
              <w:keepNext/>
              <w:rPr>
                <w:rFonts w:asciiTheme="minorHAnsi" w:hAnsiTheme="minorHAnsi"/>
                <w:sz w:val="18"/>
                <w:szCs w:val="18"/>
                <w:u w:val="single"/>
              </w:rPr>
            </w:pPr>
            <w:r w:rsidRPr="000E62ED">
              <w:rPr>
                <w:rFonts w:asciiTheme="minorHAnsi" w:hAnsiTheme="minorHAnsi"/>
                <w:sz w:val="18"/>
                <w:szCs w:val="18"/>
              </w:rPr>
              <w:t xml:space="preserve">if </w:t>
            </w:r>
            <w:r w:rsidRPr="000E62ED">
              <w:rPr>
                <w:rFonts w:asciiTheme="minorHAnsi" w:hAnsiTheme="minorHAnsi"/>
                <w:sz w:val="18"/>
                <w:szCs w:val="18"/>
                <w:u w:val="single"/>
              </w:rPr>
              <w:t xml:space="preserve">DefaultAirflowMethod then </w:t>
            </w:r>
          </w:p>
          <w:p w14:paraId="3C5E48EC" w14:textId="77777777" w:rsidR="006C7319" w:rsidRPr="000E62ED" w:rsidRDefault="001D2E44" w:rsidP="00C05873">
            <w:pPr>
              <w:keepNext/>
              <w:rPr>
                <w:rFonts w:asciiTheme="minorHAnsi" w:hAnsiTheme="minorHAnsi"/>
                <w:sz w:val="18"/>
                <w:szCs w:val="18"/>
                <w:u w:val="single"/>
              </w:rPr>
            </w:pPr>
            <w:r w:rsidRPr="000E62ED">
              <w:rPr>
                <w:rFonts w:asciiTheme="minorHAnsi" w:hAnsiTheme="minorHAnsi"/>
                <w:sz w:val="18"/>
                <w:szCs w:val="18"/>
                <w:u w:val="single"/>
              </w:rPr>
              <w:t>AHUAirflow=ZonedCondFloorArea*0.5*</w:t>
            </w:r>
            <w:r w:rsidRPr="000E62ED">
              <w:rPr>
                <w:rFonts w:asciiTheme="minorHAnsi" w:hAnsiTheme="minorHAnsi"/>
                <w:sz w:val="18"/>
                <w:szCs w:val="18"/>
              </w:rPr>
              <w:t xml:space="preserve"> LeakageFactor</w:t>
            </w:r>
            <w:r w:rsidRPr="000E62ED">
              <w:rPr>
                <w:rFonts w:asciiTheme="minorHAnsi" w:hAnsiTheme="minorHAnsi"/>
                <w:sz w:val="18"/>
                <w:szCs w:val="18"/>
                <w:u w:val="single"/>
              </w:rPr>
              <w:t>;</w:t>
            </w:r>
          </w:p>
          <w:p w14:paraId="3C5E48ED" w14:textId="77777777" w:rsidR="006C7319" w:rsidRPr="000E62ED" w:rsidRDefault="001D2E44" w:rsidP="00C05873">
            <w:pPr>
              <w:keepNext/>
              <w:rPr>
                <w:rFonts w:asciiTheme="minorHAnsi" w:hAnsiTheme="minorHAnsi"/>
                <w:sz w:val="18"/>
                <w:szCs w:val="18"/>
                <w:u w:val="single"/>
              </w:rPr>
            </w:pPr>
            <w:r w:rsidRPr="000E62ED">
              <w:rPr>
                <w:rFonts w:asciiTheme="minorHAnsi" w:hAnsiTheme="minorHAnsi"/>
                <w:sz w:val="18"/>
                <w:szCs w:val="18"/>
                <w:u w:val="single"/>
              </w:rPr>
              <w:t xml:space="preserve">elseif AHUAirflowMethod= CoolingSystemMethod then </w:t>
            </w:r>
          </w:p>
          <w:p w14:paraId="3C5E48EE" w14:textId="77777777" w:rsidR="006C7319" w:rsidRPr="000E62ED" w:rsidRDefault="001D2E44" w:rsidP="00C05873">
            <w:pPr>
              <w:keepNext/>
              <w:rPr>
                <w:rFonts w:asciiTheme="minorHAnsi" w:hAnsiTheme="minorHAnsi"/>
                <w:sz w:val="18"/>
                <w:szCs w:val="18"/>
                <w:u w:val="single"/>
              </w:rPr>
            </w:pPr>
            <w:r w:rsidRPr="000E62ED">
              <w:rPr>
                <w:rFonts w:asciiTheme="minorHAnsi" w:hAnsiTheme="minorHAnsi"/>
                <w:sz w:val="18"/>
                <w:szCs w:val="18"/>
                <w:u w:val="single"/>
              </w:rPr>
              <w:t>AHUAirflow=CondenserNomCoolCapacityTon*400*</w:t>
            </w:r>
            <w:r w:rsidRPr="000E62ED">
              <w:rPr>
                <w:rFonts w:asciiTheme="minorHAnsi" w:hAnsiTheme="minorHAnsi"/>
                <w:sz w:val="18"/>
                <w:szCs w:val="18"/>
              </w:rPr>
              <w:t xml:space="preserve"> LeakageFactor</w:t>
            </w:r>
            <w:r w:rsidRPr="000E62ED">
              <w:rPr>
                <w:rFonts w:asciiTheme="minorHAnsi" w:hAnsiTheme="minorHAnsi"/>
                <w:sz w:val="18"/>
                <w:szCs w:val="18"/>
                <w:u w:val="single"/>
              </w:rPr>
              <w:t>;</w:t>
            </w:r>
          </w:p>
          <w:p w14:paraId="3C5E48EF" w14:textId="77777777" w:rsidR="006C7319" w:rsidRPr="000E62ED" w:rsidRDefault="001D2E44" w:rsidP="00C05873">
            <w:pPr>
              <w:keepNext/>
              <w:rPr>
                <w:rFonts w:asciiTheme="minorHAnsi" w:hAnsiTheme="minorHAnsi"/>
                <w:sz w:val="18"/>
                <w:szCs w:val="18"/>
                <w:u w:val="single"/>
              </w:rPr>
            </w:pPr>
            <w:r w:rsidRPr="000E62ED">
              <w:rPr>
                <w:rFonts w:asciiTheme="minorHAnsi" w:hAnsiTheme="minorHAnsi"/>
                <w:sz w:val="18"/>
                <w:szCs w:val="18"/>
                <w:u w:val="single"/>
              </w:rPr>
              <w:t>elseif AHUAirflowMethod= HeatingSystemMethod</w:t>
            </w:r>
          </w:p>
          <w:p w14:paraId="3C5E48F0" w14:textId="77777777" w:rsidR="006C7319" w:rsidRPr="000E62ED" w:rsidRDefault="001D2E44" w:rsidP="00C05873">
            <w:pPr>
              <w:keepNext/>
              <w:rPr>
                <w:rFonts w:asciiTheme="minorHAnsi" w:hAnsiTheme="minorHAnsi"/>
                <w:sz w:val="18"/>
                <w:szCs w:val="18"/>
                <w:u w:val="single"/>
              </w:rPr>
            </w:pPr>
            <w:r w:rsidRPr="000E62ED">
              <w:rPr>
                <w:rFonts w:asciiTheme="minorHAnsi" w:hAnsiTheme="minorHAnsi"/>
                <w:sz w:val="18"/>
                <w:szCs w:val="18"/>
                <w:u w:val="single"/>
              </w:rPr>
              <w:t>then AHUAirflow=HeatingCapacityKbtuh*21.7*</w:t>
            </w:r>
            <w:r w:rsidRPr="000E62ED">
              <w:rPr>
                <w:rFonts w:asciiTheme="minorHAnsi" w:hAnsiTheme="minorHAnsi"/>
                <w:sz w:val="18"/>
                <w:szCs w:val="18"/>
              </w:rPr>
              <w:t xml:space="preserve"> LeakageFactor</w:t>
            </w:r>
            <w:r w:rsidRPr="000E62ED">
              <w:rPr>
                <w:rFonts w:asciiTheme="minorHAnsi" w:hAnsiTheme="minorHAnsi"/>
                <w:sz w:val="18"/>
                <w:szCs w:val="18"/>
                <w:u w:val="single"/>
              </w:rPr>
              <w:t>;</w:t>
            </w:r>
          </w:p>
          <w:p w14:paraId="3C5E48F1" w14:textId="77777777" w:rsidR="006C7319" w:rsidRPr="000E62ED" w:rsidRDefault="001D2E44" w:rsidP="00C05873">
            <w:pPr>
              <w:keepNext/>
              <w:rPr>
                <w:rFonts w:asciiTheme="minorHAnsi" w:hAnsiTheme="minorHAnsi"/>
                <w:sz w:val="18"/>
                <w:szCs w:val="18"/>
              </w:rPr>
            </w:pPr>
            <w:r w:rsidRPr="000E62ED">
              <w:rPr>
                <w:rFonts w:asciiTheme="minorHAnsi" w:hAnsiTheme="minorHAnsi"/>
                <w:sz w:val="18"/>
                <w:szCs w:val="18"/>
                <w:u w:val="single"/>
              </w:rPr>
              <w:t>elseif AHUAirflowMethod= MeasuredAirflowMethod</w:t>
            </w:r>
            <w:r w:rsidRPr="000E62ED">
              <w:rPr>
                <w:rFonts w:asciiTheme="minorHAnsi" w:hAnsiTheme="minorHAnsi"/>
                <w:sz w:val="18"/>
                <w:szCs w:val="18"/>
              </w:rPr>
              <w:t xml:space="preserve"> then</w:t>
            </w:r>
          </w:p>
          <w:p w14:paraId="3C5E48F2" w14:textId="77777777" w:rsidR="006C7319" w:rsidRPr="000E62ED" w:rsidRDefault="001D2E44" w:rsidP="00C05873">
            <w:pPr>
              <w:keepNext/>
              <w:rPr>
                <w:rFonts w:asciiTheme="minorHAnsi" w:hAnsiTheme="minorHAnsi"/>
                <w:sz w:val="18"/>
                <w:szCs w:val="18"/>
              </w:rPr>
            </w:pPr>
            <w:r w:rsidRPr="000E62ED">
              <w:rPr>
                <w:rFonts w:asciiTheme="minorHAnsi" w:hAnsiTheme="minorHAnsi"/>
                <w:sz w:val="18"/>
                <w:szCs w:val="18"/>
                <w:u w:val="single"/>
              </w:rPr>
              <w:t>AHUAirflow=</w:t>
            </w:r>
            <w:r w:rsidRPr="000E62ED">
              <w:rPr>
                <w:rFonts w:asciiTheme="minorHAnsi" w:hAnsiTheme="minorHAnsi"/>
                <w:sz w:val="18"/>
                <w:szCs w:val="18"/>
              </w:rPr>
              <w:t xml:space="preserve"> Measured AHUAirflow * LeakageFactor</w:t>
            </w:r>
            <w:r w:rsidRPr="000E62ED">
              <w:rPr>
                <w:rFonts w:asciiTheme="minorHAnsi" w:hAnsiTheme="minorHAnsi"/>
                <w:sz w:val="18"/>
                <w:szCs w:val="18"/>
                <w:u w:val="single"/>
              </w:rPr>
              <w:t>&gt;&gt;</w:t>
            </w:r>
          </w:p>
        </w:tc>
        <w:bookmarkStart w:id="2" w:name="_GoBack"/>
        <w:bookmarkEnd w:id="2"/>
      </w:tr>
      <w:tr w:rsidR="006C7319" w:rsidRPr="000E62ED" w14:paraId="3C5E48F7" w14:textId="77777777" w:rsidTr="0061067E">
        <w:trPr>
          <w:trHeight w:val="288"/>
        </w:trPr>
        <w:tc>
          <w:tcPr>
            <w:tcW w:w="213" w:type="pct"/>
            <w:gridSpan w:val="2"/>
            <w:tcBorders>
              <w:bottom w:val="single" w:sz="4" w:space="0" w:color="auto"/>
            </w:tcBorders>
            <w:vAlign w:val="center"/>
          </w:tcPr>
          <w:p w14:paraId="3C5E48F4" w14:textId="77777777" w:rsidR="006C7319" w:rsidRPr="000E62ED" w:rsidRDefault="001D2E44" w:rsidP="00C05873">
            <w:pPr>
              <w:keepNext/>
              <w:spacing w:line="240" w:lineRule="exact"/>
              <w:ind w:left="-14" w:firstLine="14"/>
              <w:jc w:val="center"/>
              <w:rPr>
                <w:rFonts w:asciiTheme="minorHAnsi" w:hAnsiTheme="minorHAnsi"/>
                <w:sz w:val="18"/>
                <w:szCs w:val="18"/>
              </w:rPr>
            </w:pPr>
            <w:r w:rsidRPr="000E62ED">
              <w:rPr>
                <w:rFonts w:asciiTheme="minorHAnsi" w:hAnsiTheme="minorHAnsi"/>
                <w:sz w:val="18"/>
                <w:szCs w:val="18"/>
              </w:rPr>
              <w:t>10</w:t>
            </w:r>
          </w:p>
        </w:tc>
        <w:tc>
          <w:tcPr>
            <w:tcW w:w="1875" w:type="pct"/>
            <w:tcBorders>
              <w:bottom w:val="single" w:sz="4" w:space="0" w:color="auto"/>
            </w:tcBorders>
            <w:shd w:val="clear" w:color="auto" w:fill="auto"/>
            <w:vAlign w:val="center"/>
          </w:tcPr>
          <w:p w14:paraId="3C5E48F5" w14:textId="340E50AC" w:rsidR="006C7319" w:rsidRPr="000E62ED" w:rsidRDefault="001D2E44" w:rsidP="00247AA0">
            <w:pPr>
              <w:keepNext/>
              <w:rPr>
                <w:rFonts w:asciiTheme="minorHAnsi" w:hAnsiTheme="minorHAnsi"/>
                <w:b/>
                <w:sz w:val="18"/>
                <w:szCs w:val="18"/>
              </w:rPr>
            </w:pPr>
            <w:r w:rsidRPr="000E62ED">
              <w:rPr>
                <w:rFonts w:asciiTheme="minorHAnsi" w:hAnsiTheme="minorHAnsi"/>
                <w:sz w:val="18"/>
                <w:szCs w:val="18"/>
              </w:rPr>
              <w:t xml:space="preserve">Actual </w:t>
            </w:r>
            <w:r w:rsidR="00247AA0">
              <w:rPr>
                <w:rFonts w:asciiTheme="minorHAnsi" w:hAnsiTheme="minorHAnsi"/>
                <w:sz w:val="18"/>
                <w:szCs w:val="18"/>
              </w:rPr>
              <w:t>D</w:t>
            </w:r>
            <w:r w:rsidRPr="000E62ED">
              <w:rPr>
                <w:rFonts w:asciiTheme="minorHAnsi" w:hAnsiTheme="minorHAnsi"/>
                <w:sz w:val="18"/>
                <w:szCs w:val="18"/>
              </w:rPr>
              <w:t xml:space="preserve">uct </w:t>
            </w:r>
            <w:r w:rsidR="00247AA0">
              <w:rPr>
                <w:rFonts w:asciiTheme="minorHAnsi" w:hAnsiTheme="minorHAnsi"/>
                <w:sz w:val="18"/>
                <w:szCs w:val="18"/>
              </w:rPr>
              <w:t>L</w:t>
            </w:r>
            <w:r w:rsidRPr="000E62ED">
              <w:rPr>
                <w:rFonts w:asciiTheme="minorHAnsi" w:hAnsiTheme="minorHAnsi"/>
                <w:sz w:val="18"/>
                <w:szCs w:val="18"/>
              </w:rPr>
              <w:t xml:space="preserve">eakage </w:t>
            </w:r>
            <w:r w:rsidR="00247AA0">
              <w:rPr>
                <w:rFonts w:asciiTheme="minorHAnsi" w:hAnsiTheme="minorHAnsi"/>
                <w:sz w:val="18"/>
                <w:szCs w:val="18"/>
              </w:rPr>
              <w:t>R</w:t>
            </w:r>
            <w:r w:rsidRPr="000E62ED">
              <w:rPr>
                <w:rFonts w:asciiTheme="minorHAnsi" w:hAnsiTheme="minorHAnsi"/>
                <w:sz w:val="18"/>
                <w:szCs w:val="18"/>
              </w:rPr>
              <w:t xml:space="preserve">ate from </w:t>
            </w:r>
            <w:r w:rsidR="00247AA0">
              <w:rPr>
                <w:rFonts w:asciiTheme="minorHAnsi" w:hAnsiTheme="minorHAnsi"/>
                <w:sz w:val="18"/>
                <w:szCs w:val="18"/>
              </w:rPr>
              <w:t>L</w:t>
            </w:r>
            <w:r w:rsidRPr="000E62ED">
              <w:rPr>
                <w:rFonts w:asciiTheme="minorHAnsi" w:hAnsiTheme="minorHAnsi"/>
                <w:sz w:val="18"/>
                <w:szCs w:val="18"/>
              </w:rPr>
              <w:t xml:space="preserve">eakage </w:t>
            </w:r>
            <w:r w:rsidR="00247AA0">
              <w:rPr>
                <w:rFonts w:asciiTheme="minorHAnsi" w:hAnsiTheme="minorHAnsi"/>
                <w:sz w:val="18"/>
                <w:szCs w:val="18"/>
              </w:rPr>
              <w:t>T</w:t>
            </w:r>
            <w:r w:rsidRPr="000E62ED">
              <w:rPr>
                <w:rFonts w:asciiTheme="minorHAnsi" w:hAnsiTheme="minorHAnsi"/>
                <w:sz w:val="18"/>
                <w:szCs w:val="18"/>
              </w:rPr>
              <w:t xml:space="preserve">est </w:t>
            </w:r>
            <w:r w:rsidR="00247AA0">
              <w:rPr>
                <w:rFonts w:asciiTheme="minorHAnsi" w:hAnsiTheme="minorHAnsi"/>
                <w:sz w:val="18"/>
                <w:szCs w:val="18"/>
              </w:rPr>
              <w:t>M</w:t>
            </w:r>
            <w:r w:rsidRPr="000E62ED">
              <w:rPr>
                <w:rFonts w:asciiTheme="minorHAnsi" w:hAnsiTheme="minorHAnsi"/>
                <w:sz w:val="18"/>
                <w:szCs w:val="18"/>
              </w:rPr>
              <w:t>easurement (cfm)</w:t>
            </w:r>
          </w:p>
        </w:tc>
        <w:tc>
          <w:tcPr>
            <w:tcW w:w="2912" w:type="pct"/>
            <w:tcBorders>
              <w:bottom w:val="single" w:sz="4" w:space="0" w:color="auto"/>
            </w:tcBorders>
            <w:shd w:val="clear" w:color="auto" w:fill="auto"/>
          </w:tcPr>
          <w:p w14:paraId="3C5E48F6" w14:textId="77777777" w:rsidR="006C7319" w:rsidRPr="000E62ED" w:rsidRDefault="001D2E44" w:rsidP="00C05873">
            <w:pPr>
              <w:keepNext/>
              <w:rPr>
                <w:rFonts w:asciiTheme="minorHAnsi" w:hAnsiTheme="minorHAnsi"/>
                <w:sz w:val="18"/>
                <w:szCs w:val="18"/>
              </w:rPr>
            </w:pPr>
            <w:r w:rsidRPr="000E62ED">
              <w:rPr>
                <w:rFonts w:asciiTheme="minorHAnsi" w:hAnsiTheme="minorHAnsi"/>
                <w:sz w:val="18"/>
                <w:szCs w:val="18"/>
              </w:rPr>
              <w:t>&lt;&lt;user input: numeric xxx.x&gt;&gt;</w:t>
            </w:r>
          </w:p>
        </w:tc>
      </w:tr>
      <w:tr w:rsidR="006C7319" w:rsidRPr="000E62ED" w14:paraId="3C5E48FA" w14:textId="77777777" w:rsidTr="005706AC">
        <w:trPr>
          <w:trHeight w:val="288"/>
        </w:trPr>
        <w:tc>
          <w:tcPr>
            <w:tcW w:w="213" w:type="pct"/>
            <w:gridSpan w:val="2"/>
            <w:tcBorders>
              <w:top w:val="single" w:sz="4" w:space="0" w:color="auto"/>
              <w:left w:val="single" w:sz="4" w:space="0" w:color="auto"/>
              <w:bottom w:val="nil"/>
              <w:right w:val="nil"/>
            </w:tcBorders>
            <w:vAlign w:val="center"/>
          </w:tcPr>
          <w:p w14:paraId="3C5E48F8" w14:textId="77777777" w:rsidR="006C7319" w:rsidRPr="000E62ED" w:rsidRDefault="001D2E44" w:rsidP="00C05873">
            <w:pPr>
              <w:keepNext/>
              <w:spacing w:line="240" w:lineRule="exact"/>
              <w:ind w:left="-14" w:firstLine="14"/>
              <w:jc w:val="center"/>
              <w:rPr>
                <w:rFonts w:asciiTheme="minorHAnsi" w:hAnsiTheme="minorHAnsi"/>
                <w:sz w:val="18"/>
                <w:szCs w:val="18"/>
              </w:rPr>
            </w:pPr>
            <w:r w:rsidRPr="000E62ED">
              <w:rPr>
                <w:rFonts w:asciiTheme="minorHAnsi" w:hAnsiTheme="minorHAnsi"/>
                <w:sz w:val="18"/>
                <w:szCs w:val="18"/>
              </w:rPr>
              <w:t>11</w:t>
            </w:r>
          </w:p>
        </w:tc>
        <w:tc>
          <w:tcPr>
            <w:tcW w:w="4787" w:type="pct"/>
            <w:gridSpan w:val="2"/>
            <w:tcBorders>
              <w:top w:val="single" w:sz="4" w:space="0" w:color="auto"/>
              <w:left w:val="nil"/>
              <w:bottom w:val="nil"/>
              <w:right w:val="single" w:sz="4" w:space="0" w:color="auto"/>
            </w:tcBorders>
            <w:shd w:val="clear" w:color="auto" w:fill="auto"/>
            <w:vAlign w:val="center"/>
          </w:tcPr>
          <w:p w14:paraId="3C5E48F9" w14:textId="77777777" w:rsidR="006C7319" w:rsidRPr="000E62ED" w:rsidRDefault="001D2E44" w:rsidP="00C05873">
            <w:pPr>
              <w:keepNext/>
              <w:rPr>
                <w:rFonts w:asciiTheme="minorHAnsi" w:hAnsiTheme="minorHAnsi"/>
                <w:sz w:val="18"/>
                <w:szCs w:val="18"/>
              </w:rPr>
            </w:pPr>
            <w:r w:rsidRPr="000E62ED">
              <w:rPr>
                <w:rFonts w:asciiTheme="minorHAnsi" w:hAnsiTheme="minorHAnsi"/>
                <w:sz w:val="18"/>
                <w:szCs w:val="18"/>
              </w:rPr>
              <w:t>Compliance statement:</w:t>
            </w:r>
          </w:p>
        </w:tc>
      </w:tr>
      <w:tr w:rsidR="006C7319" w:rsidRPr="000E62ED" w14:paraId="3C5E48FC" w14:textId="77777777" w:rsidTr="0061067E">
        <w:trPr>
          <w:trHeight w:val="288"/>
        </w:trPr>
        <w:tc>
          <w:tcPr>
            <w:tcW w:w="5000" w:type="pct"/>
            <w:gridSpan w:val="4"/>
            <w:tcBorders>
              <w:top w:val="nil"/>
              <w:left w:val="single" w:sz="4" w:space="0" w:color="auto"/>
              <w:bottom w:val="single" w:sz="4" w:space="0" w:color="auto"/>
              <w:right w:val="single" w:sz="4" w:space="0" w:color="auto"/>
            </w:tcBorders>
            <w:vAlign w:val="center"/>
          </w:tcPr>
          <w:p w14:paraId="3C5E48FB" w14:textId="77777777" w:rsidR="008D393A" w:rsidRPr="000E62ED" w:rsidRDefault="001D2E44" w:rsidP="00C05873">
            <w:pPr>
              <w:keepNext/>
              <w:rPr>
                <w:rFonts w:asciiTheme="minorHAnsi" w:hAnsiTheme="minorHAnsi"/>
                <w:sz w:val="18"/>
                <w:szCs w:val="18"/>
              </w:rPr>
            </w:pPr>
            <w:r w:rsidRPr="000E62ED">
              <w:rPr>
                <w:rFonts w:asciiTheme="minorHAnsi" w:hAnsiTheme="minorHAnsi"/>
                <w:sz w:val="18"/>
                <w:szCs w:val="18"/>
              </w:rPr>
              <w:t xml:space="preserve">&lt;&lt;if measured leakage is </w:t>
            </w:r>
            <w:r w:rsidR="00307081" w:rsidRPr="000E62ED">
              <w:rPr>
                <w:rFonts w:asciiTheme="minorHAnsi" w:hAnsiTheme="minorHAnsi"/>
                <w:sz w:val="18"/>
                <w:szCs w:val="18"/>
              </w:rPr>
              <w:t>&lt; or = to</w:t>
            </w:r>
            <w:r w:rsidRPr="000E62ED">
              <w:rPr>
                <w:rFonts w:asciiTheme="minorHAnsi" w:hAnsiTheme="minorHAnsi"/>
                <w:sz w:val="18"/>
                <w:szCs w:val="18"/>
              </w:rPr>
              <w:t xml:space="preserve"> target allowed:  "system passes leakage test";  else if measured leakage is &gt; target allowed:  "system fails leakage test"&gt;&gt;</w:t>
            </w:r>
          </w:p>
        </w:tc>
      </w:tr>
      <w:tr w:rsidR="008242BC" w:rsidRPr="000E62ED" w14:paraId="3C5E48FF" w14:textId="77777777" w:rsidTr="0061067E">
        <w:trPr>
          <w:trHeight w:val="288"/>
        </w:trPr>
        <w:tc>
          <w:tcPr>
            <w:tcW w:w="199" w:type="pct"/>
            <w:tcBorders>
              <w:top w:val="single" w:sz="4" w:space="0" w:color="auto"/>
              <w:left w:val="single" w:sz="4" w:space="0" w:color="auto"/>
              <w:bottom w:val="nil"/>
              <w:right w:val="nil"/>
            </w:tcBorders>
            <w:vAlign w:val="center"/>
          </w:tcPr>
          <w:p w14:paraId="3C5E48FD" w14:textId="77777777" w:rsidR="008242BC" w:rsidRPr="000E62ED" w:rsidRDefault="008242BC" w:rsidP="00C05873">
            <w:pPr>
              <w:keepNext/>
              <w:rPr>
                <w:rFonts w:asciiTheme="minorHAnsi" w:hAnsiTheme="minorHAnsi"/>
                <w:sz w:val="18"/>
                <w:szCs w:val="18"/>
              </w:rPr>
            </w:pPr>
            <w:r w:rsidRPr="000E62ED">
              <w:rPr>
                <w:rFonts w:asciiTheme="minorHAnsi" w:hAnsiTheme="minorHAnsi"/>
                <w:sz w:val="18"/>
                <w:szCs w:val="18"/>
              </w:rPr>
              <w:t>12</w:t>
            </w:r>
          </w:p>
        </w:tc>
        <w:tc>
          <w:tcPr>
            <w:tcW w:w="4801" w:type="pct"/>
            <w:gridSpan w:val="3"/>
            <w:tcBorders>
              <w:top w:val="single" w:sz="4" w:space="0" w:color="auto"/>
              <w:left w:val="nil"/>
              <w:bottom w:val="nil"/>
              <w:right w:val="single" w:sz="4" w:space="0" w:color="auto"/>
            </w:tcBorders>
            <w:vAlign w:val="center"/>
          </w:tcPr>
          <w:p w14:paraId="3C5E48FE" w14:textId="77777777" w:rsidR="008242BC" w:rsidRPr="000E62ED" w:rsidRDefault="008242BC" w:rsidP="00C05873">
            <w:pPr>
              <w:keepNext/>
              <w:rPr>
                <w:rFonts w:asciiTheme="minorHAnsi" w:hAnsiTheme="minorHAnsi"/>
                <w:sz w:val="18"/>
                <w:szCs w:val="18"/>
              </w:rPr>
            </w:pPr>
            <w:r w:rsidRPr="000E62ED">
              <w:rPr>
                <w:rFonts w:asciiTheme="minorHAnsi" w:hAnsiTheme="minorHAnsi"/>
                <w:sz w:val="18"/>
                <w:szCs w:val="18"/>
              </w:rPr>
              <w:t>Notes:</w:t>
            </w:r>
          </w:p>
        </w:tc>
      </w:tr>
      <w:tr w:rsidR="008242BC" w:rsidRPr="000E62ED" w14:paraId="3C5E4901" w14:textId="77777777" w:rsidTr="008242BC">
        <w:trPr>
          <w:trHeight w:val="288"/>
        </w:trPr>
        <w:tc>
          <w:tcPr>
            <w:tcW w:w="5000" w:type="pct"/>
            <w:gridSpan w:val="4"/>
            <w:tcBorders>
              <w:top w:val="nil"/>
              <w:left w:val="single" w:sz="4" w:space="0" w:color="auto"/>
              <w:bottom w:val="single" w:sz="4" w:space="0" w:color="auto"/>
              <w:right w:val="single" w:sz="4" w:space="0" w:color="auto"/>
            </w:tcBorders>
            <w:vAlign w:val="center"/>
          </w:tcPr>
          <w:p w14:paraId="3C5E4900" w14:textId="77777777" w:rsidR="008242BC" w:rsidRPr="000E62ED" w:rsidRDefault="008242BC" w:rsidP="00C05873">
            <w:pPr>
              <w:keepNext/>
              <w:rPr>
                <w:rFonts w:asciiTheme="minorHAnsi" w:hAnsiTheme="minorHAnsi"/>
                <w:sz w:val="18"/>
                <w:szCs w:val="18"/>
              </w:rPr>
            </w:pPr>
            <w:r w:rsidRPr="000E62ED">
              <w:rPr>
                <w:rFonts w:asciiTheme="minorHAnsi" w:hAnsiTheme="minorHAnsi"/>
                <w:sz w:val="18"/>
                <w:szCs w:val="18"/>
              </w:rPr>
              <w:t>&lt;&lt;if CF2R-MCH-20 row B01, B02 and B03 ≠ CF3R-MCH-20 row B01, B02 and B03, then display “The installed cooling capacity, heating capacity or CFA served does not match the Installation Certificate”, elseif CF2R-MCH-20 row B01, B02 and B03 = CF3R-MCH-20 row B01, B02 and B03, then display “ “</w:t>
            </w:r>
            <w:r w:rsidR="00E74406" w:rsidRPr="000E62ED">
              <w:rPr>
                <w:rFonts w:asciiTheme="minorHAnsi" w:hAnsiTheme="minorHAnsi"/>
                <w:sz w:val="18"/>
                <w:szCs w:val="18"/>
              </w:rPr>
              <w:t>&gt;&gt;</w:t>
            </w:r>
          </w:p>
        </w:tc>
      </w:tr>
    </w:tbl>
    <w:p w14:paraId="3C5E4902" w14:textId="77777777" w:rsidR="006C7319" w:rsidRPr="000E62ED" w:rsidRDefault="001D2E44" w:rsidP="00C05873">
      <w:pPr>
        <w:rPr>
          <w:rFonts w:asciiTheme="minorHAnsi" w:hAnsiTheme="minorHAnsi"/>
          <w:sz w:val="18"/>
          <w:szCs w:val="18"/>
        </w:rPr>
      </w:pPr>
      <w:r w:rsidRPr="000E62ED">
        <w:rPr>
          <w:rFonts w:asciiTheme="minorHAnsi" w:hAnsiTheme="minorHAnsi"/>
          <w:sz w:val="18"/>
          <w:szCs w:val="18"/>
        </w:rPr>
        <w:br w:type="page"/>
      </w: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2"/>
        <w:gridCol w:w="2639"/>
        <w:gridCol w:w="7689"/>
      </w:tblGrid>
      <w:tr w:rsidR="006C7319" w:rsidRPr="000E62ED" w14:paraId="3C5E4904" w14:textId="77777777" w:rsidTr="00632736">
        <w:trPr>
          <w:trHeight w:val="288"/>
        </w:trPr>
        <w:tc>
          <w:tcPr>
            <w:tcW w:w="5000" w:type="pct"/>
            <w:gridSpan w:val="3"/>
            <w:vAlign w:val="center"/>
          </w:tcPr>
          <w:p w14:paraId="3C5E4903" w14:textId="27E6B4C6" w:rsidR="006C7319" w:rsidRPr="000E62ED" w:rsidRDefault="0011635C" w:rsidP="00247AA0">
            <w:pPr>
              <w:pStyle w:val="Heading3"/>
              <w:numPr>
                <w:ilvl w:val="0"/>
                <w:numId w:val="0"/>
              </w:numPr>
              <w:spacing w:before="0"/>
              <w:ind w:right="86"/>
              <w:rPr>
                <w:rFonts w:asciiTheme="minorHAnsi" w:hAnsiTheme="minorHAnsi"/>
                <w:b/>
                <w:caps/>
                <w:sz w:val="18"/>
                <w:szCs w:val="18"/>
              </w:rPr>
            </w:pPr>
            <w:r w:rsidRPr="00247AA0">
              <w:rPr>
                <w:rFonts w:asciiTheme="minorHAnsi" w:hAnsiTheme="minorHAnsi"/>
                <w:b/>
                <w:caps/>
                <w:sz w:val="20"/>
                <w:szCs w:val="18"/>
              </w:rPr>
              <w:t xml:space="preserve">C. </w:t>
            </w:r>
            <w:r w:rsidR="00247AA0" w:rsidRPr="00247AA0">
              <w:rPr>
                <w:rFonts w:asciiTheme="minorHAnsi" w:hAnsiTheme="minorHAnsi"/>
                <w:b/>
                <w:sz w:val="20"/>
                <w:szCs w:val="18"/>
              </w:rPr>
              <w:t>Additional Requirements for Compliance</w:t>
            </w:r>
          </w:p>
        </w:tc>
      </w:tr>
      <w:tr w:rsidR="008A2A71" w:rsidRPr="000E62ED" w14:paraId="3C5E4907" w14:textId="77777777" w:rsidTr="00632736">
        <w:trPr>
          <w:trHeight w:val="288"/>
        </w:trPr>
        <w:tc>
          <w:tcPr>
            <w:tcW w:w="214" w:type="pct"/>
            <w:vAlign w:val="center"/>
          </w:tcPr>
          <w:p w14:paraId="3C5E4905" w14:textId="77777777" w:rsidR="008A2A71" w:rsidRPr="000E62ED" w:rsidRDefault="00B55591" w:rsidP="00C05873">
            <w:pPr>
              <w:rPr>
                <w:rFonts w:asciiTheme="minorHAnsi" w:hAnsiTheme="minorHAnsi"/>
                <w:sz w:val="18"/>
                <w:szCs w:val="18"/>
              </w:rPr>
            </w:pPr>
            <w:r w:rsidRPr="000E62ED">
              <w:rPr>
                <w:rFonts w:asciiTheme="minorHAnsi" w:hAnsiTheme="minorHAnsi"/>
                <w:sz w:val="18"/>
                <w:szCs w:val="18"/>
              </w:rPr>
              <w:t>0</w:t>
            </w:r>
            <w:r w:rsidR="0011635C" w:rsidRPr="000E62ED">
              <w:rPr>
                <w:rFonts w:asciiTheme="minorHAnsi" w:hAnsiTheme="minorHAnsi"/>
                <w:sz w:val="18"/>
                <w:szCs w:val="18"/>
              </w:rPr>
              <w:t>1</w:t>
            </w:r>
          </w:p>
        </w:tc>
        <w:tc>
          <w:tcPr>
            <w:tcW w:w="4786" w:type="pct"/>
            <w:gridSpan w:val="2"/>
            <w:vAlign w:val="center"/>
          </w:tcPr>
          <w:p w14:paraId="3C5E4906" w14:textId="77777777" w:rsidR="008A2A71" w:rsidRPr="000E62ED" w:rsidRDefault="0011635C" w:rsidP="00C05873">
            <w:pPr>
              <w:rPr>
                <w:rFonts w:asciiTheme="minorHAnsi" w:hAnsiTheme="minorHAnsi"/>
                <w:sz w:val="18"/>
                <w:szCs w:val="18"/>
              </w:rPr>
            </w:pPr>
            <w:r w:rsidRPr="000E62ED">
              <w:rPr>
                <w:rFonts w:asciiTheme="minorHAnsi" w:hAnsiTheme="minorHAnsi"/>
                <w:sz w:val="18"/>
                <w:szCs w:val="18"/>
              </w:rPr>
              <w:t>System was tested in its normal operation condition.  No temporary taping allowed.</w:t>
            </w:r>
          </w:p>
        </w:tc>
      </w:tr>
      <w:tr w:rsidR="008A2A71" w:rsidRPr="000E62ED" w14:paraId="3C5E490A" w14:textId="77777777" w:rsidTr="00632736">
        <w:trPr>
          <w:trHeight w:val="288"/>
        </w:trPr>
        <w:tc>
          <w:tcPr>
            <w:tcW w:w="214" w:type="pct"/>
            <w:vAlign w:val="center"/>
          </w:tcPr>
          <w:p w14:paraId="3C5E4908" w14:textId="77777777" w:rsidR="008A2A71" w:rsidRPr="000E62ED" w:rsidRDefault="00B55591" w:rsidP="00C05873">
            <w:pPr>
              <w:rPr>
                <w:rFonts w:asciiTheme="minorHAnsi" w:hAnsiTheme="minorHAnsi"/>
                <w:sz w:val="18"/>
                <w:szCs w:val="18"/>
              </w:rPr>
            </w:pPr>
            <w:r w:rsidRPr="000E62ED">
              <w:rPr>
                <w:rFonts w:asciiTheme="minorHAnsi" w:hAnsiTheme="minorHAnsi"/>
                <w:sz w:val="18"/>
                <w:szCs w:val="18"/>
              </w:rPr>
              <w:t>0</w:t>
            </w:r>
            <w:r w:rsidR="00D9091E" w:rsidRPr="000E62ED">
              <w:rPr>
                <w:rFonts w:asciiTheme="minorHAnsi" w:hAnsiTheme="minorHAnsi"/>
                <w:sz w:val="18"/>
                <w:szCs w:val="18"/>
              </w:rPr>
              <w:t>2</w:t>
            </w:r>
          </w:p>
        </w:tc>
        <w:tc>
          <w:tcPr>
            <w:tcW w:w="4786" w:type="pct"/>
            <w:gridSpan w:val="2"/>
            <w:vAlign w:val="center"/>
          </w:tcPr>
          <w:p w14:paraId="3C5E4909" w14:textId="00741AB3" w:rsidR="008A2A71" w:rsidRPr="000E62ED" w:rsidRDefault="00800127" w:rsidP="00C05873">
            <w:pPr>
              <w:rPr>
                <w:rFonts w:asciiTheme="minorHAnsi" w:hAnsiTheme="minorHAnsi"/>
                <w:sz w:val="18"/>
                <w:szCs w:val="18"/>
              </w:rPr>
            </w:pPr>
            <w:r w:rsidRPr="0027552D">
              <w:rPr>
                <w:rFonts w:asciiTheme="minorHAnsi" w:hAnsiTheme="minorHAnsi"/>
                <w:sz w:val="18"/>
              </w:rPr>
              <w:t>Outside air (OA) duct connections to the central forced air duct system shall not be sealed/taped off during duct leakage testing. OA ducts used for Central Fan Integrated (CFI) Indoor Air Quality ventilation systems, or Central Fan Ventilation Cooling Sys</w:t>
            </w:r>
            <w:r w:rsidRPr="00E97AD0">
              <w:rPr>
                <w:rFonts w:asciiTheme="minorHAnsi" w:hAnsiTheme="minorHAnsi"/>
                <w:sz w:val="18"/>
              </w:rPr>
              <w:t>tems, that utilize dampers that open only when OA is required and automatically close when OA is not required, may configure the OA damper to the closed position during duct leakage testing.</w:t>
            </w:r>
          </w:p>
        </w:tc>
      </w:tr>
      <w:tr w:rsidR="008A2A71" w:rsidRPr="000E62ED" w14:paraId="3C5E490D" w14:textId="77777777" w:rsidTr="00632736">
        <w:trPr>
          <w:trHeight w:val="288"/>
        </w:trPr>
        <w:tc>
          <w:tcPr>
            <w:tcW w:w="214" w:type="pct"/>
            <w:vAlign w:val="center"/>
          </w:tcPr>
          <w:p w14:paraId="3C5E490B" w14:textId="77777777" w:rsidR="008A2A71" w:rsidRPr="000E62ED" w:rsidRDefault="00B55591" w:rsidP="00C05873">
            <w:pPr>
              <w:rPr>
                <w:rFonts w:asciiTheme="minorHAnsi" w:hAnsiTheme="minorHAnsi"/>
                <w:sz w:val="18"/>
                <w:szCs w:val="18"/>
              </w:rPr>
            </w:pPr>
            <w:r w:rsidRPr="000E62ED">
              <w:rPr>
                <w:rFonts w:asciiTheme="minorHAnsi" w:hAnsiTheme="minorHAnsi"/>
                <w:sz w:val="18"/>
                <w:szCs w:val="18"/>
              </w:rPr>
              <w:t>0</w:t>
            </w:r>
            <w:r w:rsidR="0011635C" w:rsidRPr="000E62ED">
              <w:rPr>
                <w:rFonts w:asciiTheme="minorHAnsi" w:hAnsiTheme="minorHAnsi"/>
                <w:sz w:val="18"/>
                <w:szCs w:val="18"/>
              </w:rPr>
              <w:t>3</w:t>
            </w:r>
          </w:p>
        </w:tc>
        <w:tc>
          <w:tcPr>
            <w:tcW w:w="4786" w:type="pct"/>
            <w:gridSpan w:val="2"/>
            <w:vAlign w:val="center"/>
          </w:tcPr>
          <w:p w14:paraId="3C5E490C" w14:textId="77777777" w:rsidR="008A2A71" w:rsidRPr="000E62ED" w:rsidRDefault="0011635C" w:rsidP="00C05873">
            <w:pPr>
              <w:rPr>
                <w:rFonts w:asciiTheme="minorHAnsi" w:hAnsiTheme="minorHAnsi"/>
                <w:sz w:val="18"/>
                <w:szCs w:val="18"/>
              </w:rPr>
            </w:pPr>
            <w:r w:rsidRPr="000E62ED">
              <w:rPr>
                <w:rFonts w:asciiTheme="minorHAnsi" w:hAnsiTheme="minorHAnsi"/>
                <w:bCs/>
                <w:sz w:val="18"/>
                <w:szCs w:val="18"/>
              </w:rPr>
              <w:t>All</w:t>
            </w:r>
            <w:r w:rsidRPr="000E62ED">
              <w:rPr>
                <w:rFonts w:asciiTheme="minorHAnsi" w:hAnsiTheme="minorHAnsi"/>
                <w:sz w:val="18"/>
                <w:szCs w:val="18"/>
              </w:rPr>
              <w:t xml:space="preserve"> supply and return register boots were sealed to the drywall.</w:t>
            </w:r>
          </w:p>
        </w:tc>
      </w:tr>
      <w:tr w:rsidR="008A2A71" w:rsidRPr="000E62ED" w14:paraId="3C5E4910" w14:textId="77777777" w:rsidTr="00632736">
        <w:trPr>
          <w:trHeight w:val="288"/>
        </w:trPr>
        <w:tc>
          <w:tcPr>
            <w:tcW w:w="214" w:type="pct"/>
            <w:vAlign w:val="center"/>
          </w:tcPr>
          <w:p w14:paraId="3C5E490E" w14:textId="77777777" w:rsidR="008A2A71" w:rsidRPr="000E62ED" w:rsidRDefault="00B55591" w:rsidP="00C05873">
            <w:pPr>
              <w:rPr>
                <w:rFonts w:asciiTheme="minorHAnsi" w:hAnsiTheme="minorHAnsi"/>
                <w:sz w:val="18"/>
                <w:szCs w:val="18"/>
              </w:rPr>
            </w:pPr>
            <w:r w:rsidRPr="000E62ED">
              <w:rPr>
                <w:rFonts w:asciiTheme="minorHAnsi" w:hAnsiTheme="minorHAnsi"/>
                <w:sz w:val="18"/>
                <w:szCs w:val="18"/>
              </w:rPr>
              <w:t>0</w:t>
            </w:r>
            <w:r w:rsidR="0011635C" w:rsidRPr="000E62ED">
              <w:rPr>
                <w:rFonts w:asciiTheme="minorHAnsi" w:hAnsiTheme="minorHAnsi"/>
                <w:sz w:val="18"/>
                <w:szCs w:val="18"/>
              </w:rPr>
              <w:t>4</w:t>
            </w:r>
          </w:p>
        </w:tc>
        <w:tc>
          <w:tcPr>
            <w:tcW w:w="4786" w:type="pct"/>
            <w:gridSpan w:val="2"/>
            <w:vAlign w:val="center"/>
          </w:tcPr>
          <w:p w14:paraId="3C5E490F" w14:textId="77777777" w:rsidR="008A2A71" w:rsidRPr="000E62ED" w:rsidRDefault="0011635C" w:rsidP="00247AA0">
            <w:pPr>
              <w:rPr>
                <w:rFonts w:asciiTheme="minorHAnsi" w:hAnsiTheme="minorHAnsi"/>
                <w:sz w:val="18"/>
                <w:szCs w:val="18"/>
              </w:rPr>
            </w:pPr>
            <w:r w:rsidRPr="000E62ED">
              <w:rPr>
                <w:rFonts w:asciiTheme="minorHAnsi" w:hAnsiTheme="minorHAnsi"/>
                <w:sz w:val="18"/>
                <w:szCs w:val="18"/>
              </w:rPr>
              <w:t>Building cavities were not used as plenums or platform returns in lieu of ducts.</w:t>
            </w:r>
          </w:p>
        </w:tc>
      </w:tr>
      <w:tr w:rsidR="008A2A71" w:rsidRPr="000E62ED" w14:paraId="3C5E4913" w14:textId="77777777" w:rsidTr="00632736">
        <w:trPr>
          <w:trHeight w:val="288"/>
        </w:trPr>
        <w:tc>
          <w:tcPr>
            <w:tcW w:w="214" w:type="pct"/>
            <w:vAlign w:val="center"/>
          </w:tcPr>
          <w:p w14:paraId="3C5E4911" w14:textId="77777777" w:rsidR="008A2A71" w:rsidRPr="000E62ED" w:rsidRDefault="00B55591" w:rsidP="00C05873">
            <w:pPr>
              <w:rPr>
                <w:rFonts w:asciiTheme="minorHAnsi" w:hAnsiTheme="minorHAnsi"/>
                <w:sz w:val="18"/>
                <w:szCs w:val="18"/>
              </w:rPr>
            </w:pPr>
            <w:r w:rsidRPr="000E62ED">
              <w:rPr>
                <w:rFonts w:asciiTheme="minorHAnsi" w:hAnsiTheme="minorHAnsi"/>
                <w:sz w:val="18"/>
                <w:szCs w:val="18"/>
              </w:rPr>
              <w:t>0</w:t>
            </w:r>
            <w:r w:rsidR="0011635C" w:rsidRPr="000E62ED">
              <w:rPr>
                <w:rFonts w:asciiTheme="minorHAnsi" w:hAnsiTheme="minorHAnsi"/>
                <w:sz w:val="18"/>
                <w:szCs w:val="18"/>
              </w:rPr>
              <w:t>5</w:t>
            </w:r>
          </w:p>
        </w:tc>
        <w:tc>
          <w:tcPr>
            <w:tcW w:w="4786" w:type="pct"/>
            <w:gridSpan w:val="2"/>
            <w:vAlign w:val="center"/>
          </w:tcPr>
          <w:p w14:paraId="3C5E4912" w14:textId="77777777" w:rsidR="008A2A71" w:rsidRPr="000E62ED" w:rsidRDefault="0011635C" w:rsidP="00C05873">
            <w:pPr>
              <w:rPr>
                <w:rFonts w:asciiTheme="minorHAnsi" w:hAnsiTheme="minorHAnsi"/>
                <w:sz w:val="18"/>
                <w:szCs w:val="18"/>
              </w:rPr>
            </w:pPr>
            <w:r w:rsidRPr="000E62ED">
              <w:rPr>
                <w:rFonts w:asciiTheme="minorHAnsi" w:hAnsiTheme="minorHAnsi"/>
                <w:sz w:val="18"/>
                <w:szCs w:val="18"/>
              </w:rPr>
              <w:t>If cloth backed tape was used it was covered with Mastic and draw bands.</w:t>
            </w:r>
          </w:p>
        </w:tc>
      </w:tr>
      <w:tr w:rsidR="008A2A71" w:rsidRPr="000E62ED" w14:paraId="3C5E4916" w14:textId="77777777" w:rsidTr="00632736">
        <w:trPr>
          <w:trHeight w:val="288"/>
        </w:trPr>
        <w:tc>
          <w:tcPr>
            <w:tcW w:w="214" w:type="pct"/>
            <w:vAlign w:val="center"/>
          </w:tcPr>
          <w:p w14:paraId="3C5E4914" w14:textId="77777777" w:rsidR="008A2A71" w:rsidRPr="000E62ED" w:rsidRDefault="00B55591" w:rsidP="00C05873">
            <w:pPr>
              <w:rPr>
                <w:rFonts w:asciiTheme="minorHAnsi" w:hAnsiTheme="minorHAnsi"/>
                <w:sz w:val="18"/>
                <w:szCs w:val="18"/>
              </w:rPr>
            </w:pPr>
            <w:r w:rsidRPr="000E62ED">
              <w:rPr>
                <w:rFonts w:asciiTheme="minorHAnsi" w:hAnsiTheme="minorHAnsi"/>
                <w:sz w:val="18"/>
                <w:szCs w:val="18"/>
              </w:rPr>
              <w:t>0</w:t>
            </w:r>
            <w:r w:rsidR="0011635C" w:rsidRPr="000E62ED">
              <w:rPr>
                <w:rFonts w:asciiTheme="minorHAnsi" w:hAnsiTheme="minorHAnsi"/>
                <w:sz w:val="18"/>
                <w:szCs w:val="18"/>
              </w:rPr>
              <w:t>6</w:t>
            </w:r>
          </w:p>
        </w:tc>
        <w:tc>
          <w:tcPr>
            <w:tcW w:w="4786" w:type="pct"/>
            <w:gridSpan w:val="2"/>
            <w:vAlign w:val="center"/>
          </w:tcPr>
          <w:p w14:paraId="3C5E4915" w14:textId="77777777" w:rsidR="008A2A71" w:rsidRPr="000E62ED" w:rsidRDefault="0011635C" w:rsidP="00C05873">
            <w:pPr>
              <w:rPr>
                <w:rFonts w:asciiTheme="minorHAnsi" w:hAnsiTheme="minorHAnsi"/>
                <w:sz w:val="18"/>
                <w:szCs w:val="18"/>
              </w:rPr>
            </w:pPr>
            <w:r w:rsidRPr="000E62ED">
              <w:rPr>
                <w:rFonts w:asciiTheme="minorHAnsi" w:hAnsiTheme="minorHAnsi"/>
                <w:sz w:val="18"/>
                <w:szCs w:val="18"/>
              </w:rPr>
              <w:t>All connection points between the air handler and the supply and return plenums are completely sealed.</w:t>
            </w:r>
          </w:p>
        </w:tc>
      </w:tr>
      <w:tr w:rsidR="008A2A71" w:rsidRPr="000E62ED" w14:paraId="3C5E4919" w14:textId="77777777" w:rsidTr="00632736">
        <w:trPr>
          <w:trHeight w:val="288"/>
        </w:trPr>
        <w:tc>
          <w:tcPr>
            <w:tcW w:w="5000" w:type="pct"/>
            <w:gridSpan w:val="3"/>
            <w:vAlign w:val="center"/>
          </w:tcPr>
          <w:p w14:paraId="3C5E4917" w14:textId="77777777" w:rsidR="00D9091E" w:rsidRPr="000E62ED" w:rsidRDefault="0011635C" w:rsidP="00C05873">
            <w:pPr>
              <w:ind w:left="-6"/>
              <w:rPr>
                <w:rFonts w:asciiTheme="minorHAnsi" w:hAnsiTheme="minorHAnsi"/>
                <w:b/>
                <w:sz w:val="18"/>
                <w:szCs w:val="18"/>
              </w:rPr>
            </w:pPr>
            <w:r w:rsidRPr="000E62ED">
              <w:rPr>
                <w:rFonts w:asciiTheme="minorHAnsi" w:hAnsiTheme="minorHAnsi"/>
                <w:b/>
                <w:sz w:val="18"/>
                <w:szCs w:val="18"/>
              </w:rPr>
              <w:t>Visual Inspection at Final Construction Stage (applicable if system was tested at rough-in)</w:t>
            </w:r>
          </w:p>
          <w:p w14:paraId="3C5E4918" w14:textId="77777777" w:rsidR="00D9091E" w:rsidRPr="000E62ED" w:rsidRDefault="0011635C" w:rsidP="00C05873">
            <w:pPr>
              <w:tabs>
                <w:tab w:val="right" w:pos="10080"/>
              </w:tabs>
              <w:rPr>
                <w:rFonts w:asciiTheme="minorHAnsi" w:hAnsiTheme="minorHAnsi"/>
                <w:sz w:val="18"/>
                <w:szCs w:val="18"/>
              </w:rPr>
            </w:pPr>
            <w:r w:rsidRPr="000E62ED">
              <w:rPr>
                <w:rFonts w:asciiTheme="minorHAnsi" w:hAnsiTheme="minorHAnsi"/>
                <w:sz w:val="18"/>
                <w:szCs w:val="18"/>
              </w:rPr>
              <w:t>After installing the interior finishing wall and verifying that the above rough-in tests was completed, the following procedure must be performed:</w:t>
            </w:r>
          </w:p>
        </w:tc>
      </w:tr>
      <w:tr w:rsidR="008A2A71" w:rsidRPr="000E62ED" w14:paraId="3C5E491C" w14:textId="77777777" w:rsidTr="00632736">
        <w:trPr>
          <w:trHeight w:val="288"/>
        </w:trPr>
        <w:tc>
          <w:tcPr>
            <w:tcW w:w="214" w:type="pct"/>
            <w:vAlign w:val="center"/>
          </w:tcPr>
          <w:p w14:paraId="3C5E491A" w14:textId="77777777" w:rsidR="008A2A71" w:rsidRPr="000E62ED" w:rsidRDefault="00B55591" w:rsidP="00C05873">
            <w:pPr>
              <w:rPr>
                <w:rFonts w:asciiTheme="minorHAnsi" w:hAnsiTheme="minorHAnsi"/>
                <w:sz w:val="18"/>
                <w:szCs w:val="18"/>
              </w:rPr>
            </w:pPr>
            <w:r w:rsidRPr="000E62ED">
              <w:rPr>
                <w:rFonts w:asciiTheme="minorHAnsi" w:hAnsiTheme="minorHAnsi"/>
                <w:sz w:val="18"/>
                <w:szCs w:val="18"/>
              </w:rPr>
              <w:t>0</w:t>
            </w:r>
            <w:r w:rsidR="0011635C" w:rsidRPr="000E62ED">
              <w:rPr>
                <w:rFonts w:asciiTheme="minorHAnsi" w:hAnsiTheme="minorHAnsi"/>
                <w:sz w:val="18"/>
                <w:szCs w:val="18"/>
              </w:rPr>
              <w:t>7</w:t>
            </w:r>
          </w:p>
        </w:tc>
        <w:tc>
          <w:tcPr>
            <w:tcW w:w="4786" w:type="pct"/>
            <w:gridSpan w:val="2"/>
            <w:vAlign w:val="center"/>
          </w:tcPr>
          <w:p w14:paraId="3C5E491B" w14:textId="77777777" w:rsidR="008A2A71" w:rsidRPr="000E62ED" w:rsidRDefault="0011635C" w:rsidP="00C05873">
            <w:pPr>
              <w:rPr>
                <w:rFonts w:asciiTheme="minorHAnsi" w:hAnsiTheme="minorHAnsi"/>
                <w:sz w:val="18"/>
                <w:szCs w:val="18"/>
              </w:rPr>
            </w:pPr>
            <w:r w:rsidRPr="000E62ED">
              <w:rPr>
                <w:rFonts w:asciiTheme="minorHAnsi" w:hAnsiTheme="minorHAnsi"/>
                <w:sz w:val="18"/>
                <w:szCs w:val="18"/>
              </w:rPr>
              <w:t>For all supply and return registers, verify that the spaces between the register boot and the interior finishing wall are properly sealed.</w:t>
            </w:r>
          </w:p>
        </w:tc>
      </w:tr>
      <w:tr w:rsidR="008A2A71" w:rsidRPr="000E62ED" w14:paraId="3C5E491F" w14:textId="77777777" w:rsidTr="00632736">
        <w:trPr>
          <w:trHeight w:val="288"/>
        </w:trPr>
        <w:tc>
          <w:tcPr>
            <w:tcW w:w="214" w:type="pct"/>
            <w:vAlign w:val="center"/>
          </w:tcPr>
          <w:p w14:paraId="3C5E491D" w14:textId="77777777" w:rsidR="008A2A71" w:rsidRPr="000E62ED" w:rsidRDefault="00B55591" w:rsidP="00C05873">
            <w:pPr>
              <w:rPr>
                <w:rFonts w:asciiTheme="minorHAnsi" w:hAnsiTheme="minorHAnsi"/>
                <w:sz w:val="18"/>
                <w:szCs w:val="18"/>
              </w:rPr>
            </w:pPr>
            <w:r w:rsidRPr="000E62ED">
              <w:rPr>
                <w:rFonts w:asciiTheme="minorHAnsi" w:hAnsiTheme="minorHAnsi"/>
                <w:sz w:val="18"/>
                <w:szCs w:val="18"/>
              </w:rPr>
              <w:t>0</w:t>
            </w:r>
            <w:r w:rsidR="0011635C" w:rsidRPr="000E62ED">
              <w:rPr>
                <w:rFonts w:asciiTheme="minorHAnsi" w:hAnsiTheme="minorHAnsi"/>
                <w:sz w:val="18"/>
                <w:szCs w:val="18"/>
              </w:rPr>
              <w:t>8</w:t>
            </w:r>
          </w:p>
        </w:tc>
        <w:tc>
          <w:tcPr>
            <w:tcW w:w="4786" w:type="pct"/>
            <w:gridSpan w:val="2"/>
            <w:vAlign w:val="center"/>
          </w:tcPr>
          <w:p w14:paraId="3C5E491E" w14:textId="77777777" w:rsidR="008A2A71" w:rsidRPr="000E62ED" w:rsidRDefault="0011635C" w:rsidP="00C05873">
            <w:pPr>
              <w:rPr>
                <w:rFonts w:asciiTheme="minorHAnsi" w:hAnsiTheme="minorHAnsi"/>
                <w:sz w:val="18"/>
                <w:szCs w:val="18"/>
              </w:rPr>
            </w:pPr>
            <w:r w:rsidRPr="000E62ED">
              <w:rPr>
                <w:rFonts w:asciiTheme="minorHAnsi" w:hAnsiTheme="minorHAnsi"/>
                <w:sz w:val="18"/>
                <w:szCs w:val="18"/>
              </w:rPr>
              <w:t>If the house rough-in duct leakage test was conducted without an air handler installed, inspect the connection points between the air handler and the supply and return plenums to verify that the connection points are properly sealed.</w:t>
            </w:r>
          </w:p>
        </w:tc>
      </w:tr>
      <w:tr w:rsidR="008A2A71" w:rsidRPr="000E62ED" w14:paraId="3C5E4922" w14:textId="77777777" w:rsidTr="00632736">
        <w:trPr>
          <w:trHeight w:val="288"/>
        </w:trPr>
        <w:tc>
          <w:tcPr>
            <w:tcW w:w="214" w:type="pct"/>
            <w:vAlign w:val="center"/>
          </w:tcPr>
          <w:p w14:paraId="3C5E4920" w14:textId="77777777" w:rsidR="008A2A71" w:rsidRPr="000E62ED" w:rsidRDefault="00B55591" w:rsidP="00C05873">
            <w:pPr>
              <w:rPr>
                <w:rFonts w:asciiTheme="minorHAnsi" w:hAnsiTheme="minorHAnsi"/>
                <w:sz w:val="18"/>
                <w:szCs w:val="18"/>
              </w:rPr>
            </w:pPr>
            <w:r w:rsidRPr="000E62ED">
              <w:rPr>
                <w:rFonts w:asciiTheme="minorHAnsi" w:hAnsiTheme="minorHAnsi"/>
                <w:sz w:val="18"/>
                <w:szCs w:val="18"/>
              </w:rPr>
              <w:t>0</w:t>
            </w:r>
            <w:r w:rsidR="0011635C" w:rsidRPr="000E62ED">
              <w:rPr>
                <w:rFonts w:asciiTheme="minorHAnsi" w:hAnsiTheme="minorHAnsi"/>
                <w:sz w:val="18"/>
                <w:szCs w:val="18"/>
              </w:rPr>
              <w:t>9</w:t>
            </w:r>
          </w:p>
        </w:tc>
        <w:tc>
          <w:tcPr>
            <w:tcW w:w="4786" w:type="pct"/>
            <w:gridSpan w:val="2"/>
            <w:vAlign w:val="center"/>
          </w:tcPr>
          <w:p w14:paraId="3C5E4921" w14:textId="77777777" w:rsidR="008A2A71" w:rsidRPr="000E62ED" w:rsidRDefault="0011635C" w:rsidP="00C05873">
            <w:pPr>
              <w:rPr>
                <w:rFonts w:asciiTheme="minorHAnsi" w:hAnsiTheme="minorHAnsi"/>
                <w:sz w:val="18"/>
                <w:szCs w:val="18"/>
              </w:rPr>
            </w:pPr>
            <w:r w:rsidRPr="000E62ED">
              <w:rPr>
                <w:rFonts w:asciiTheme="minorHAnsi" w:hAnsiTheme="minorHAnsi"/>
                <w:sz w:val="18"/>
                <w:szCs w:val="18"/>
              </w:rPr>
              <w:t>Inspect all joints to ensure that no cloth backed rubber adhesive duct tape is used.</w:t>
            </w:r>
          </w:p>
        </w:tc>
      </w:tr>
      <w:tr w:rsidR="00041961" w:rsidRPr="000E62ED" w14:paraId="3C5E4929" w14:textId="77777777" w:rsidTr="00D14EA7">
        <w:trPr>
          <w:trHeight w:val="288"/>
        </w:trPr>
        <w:tc>
          <w:tcPr>
            <w:tcW w:w="214" w:type="pct"/>
            <w:vAlign w:val="center"/>
          </w:tcPr>
          <w:p w14:paraId="3C5E4923" w14:textId="77777777" w:rsidR="00041961" w:rsidRPr="000E62ED" w:rsidRDefault="00041961" w:rsidP="00C05873">
            <w:pPr>
              <w:rPr>
                <w:rFonts w:asciiTheme="minorHAnsi" w:hAnsiTheme="minorHAnsi"/>
                <w:sz w:val="18"/>
                <w:szCs w:val="18"/>
              </w:rPr>
            </w:pPr>
            <w:r>
              <w:rPr>
                <w:rFonts w:asciiTheme="minorHAnsi" w:hAnsiTheme="minorHAnsi"/>
                <w:sz w:val="18"/>
                <w:szCs w:val="18"/>
              </w:rPr>
              <w:t>10</w:t>
            </w:r>
          </w:p>
        </w:tc>
        <w:tc>
          <w:tcPr>
            <w:tcW w:w="1223" w:type="pct"/>
            <w:vAlign w:val="center"/>
          </w:tcPr>
          <w:p w14:paraId="3C5E4924" w14:textId="77777777" w:rsidR="00041961" w:rsidRPr="000E62ED" w:rsidRDefault="00041961" w:rsidP="00041961">
            <w:pPr>
              <w:rPr>
                <w:rFonts w:asciiTheme="minorHAnsi" w:hAnsiTheme="minorHAnsi"/>
                <w:sz w:val="18"/>
                <w:szCs w:val="18"/>
              </w:rPr>
            </w:pPr>
            <w:r w:rsidRPr="00041961">
              <w:rPr>
                <w:rFonts w:ascii="Calibri" w:hAnsi="Calibri"/>
                <w:sz w:val="18"/>
              </w:rPr>
              <w:t>Verification Status:</w:t>
            </w:r>
          </w:p>
        </w:tc>
        <w:tc>
          <w:tcPr>
            <w:tcW w:w="3563" w:type="pct"/>
            <w:vAlign w:val="center"/>
          </w:tcPr>
          <w:p w14:paraId="3C5E4925" w14:textId="77777777" w:rsidR="00041961" w:rsidRPr="00041961" w:rsidRDefault="00041961" w:rsidP="00041961">
            <w:pPr>
              <w:rPr>
                <w:sz w:val="24"/>
                <w:szCs w:val="24"/>
              </w:rPr>
            </w:pPr>
            <w:r w:rsidRPr="00041961">
              <w:rPr>
                <w:rFonts w:ascii="Calibri" w:hAnsi="Calibri"/>
                <w:sz w:val="18"/>
              </w:rPr>
              <w:t>&lt;&lt;user pick from list:</w:t>
            </w:r>
          </w:p>
          <w:p w14:paraId="3C5E4926" w14:textId="77777777" w:rsidR="00041961" w:rsidRPr="00041961" w:rsidRDefault="00041961" w:rsidP="00041961">
            <w:pPr>
              <w:rPr>
                <w:sz w:val="24"/>
                <w:szCs w:val="24"/>
              </w:rPr>
            </w:pPr>
            <w:r w:rsidRPr="00041961">
              <w:rPr>
                <w:rFonts w:ascii="Calibri" w:hAnsi="Calibri"/>
                <w:sz w:val="18"/>
              </w:rPr>
              <w:t xml:space="preserve">*** </w:t>
            </w:r>
            <w:r w:rsidRPr="00041961">
              <w:rPr>
                <w:rFonts w:ascii="Calibri" w:hAnsi="Calibri"/>
                <w:sz w:val="18"/>
                <w:u w:val="single"/>
              </w:rPr>
              <w:t>Pass</w:t>
            </w:r>
            <w:r w:rsidRPr="00041961">
              <w:rPr>
                <w:rFonts w:ascii="Calibri" w:hAnsi="Calibri"/>
                <w:sz w:val="18"/>
              </w:rPr>
              <w:t xml:space="preserve"> - all applicable requirements are met; or</w:t>
            </w:r>
          </w:p>
          <w:p w14:paraId="3C5E4927" w14:textId="77777777" w:rsidR="00041961" w:rsidRPr="00041961" w:rsidRDefault="00041961" w:rsidP="00041961">
            <w:pPr>
              <w:ind w:left="340" w:hanging="340"/>
              <w:rPr>
                <w:sz w:val="24"/>
                <w:szCs w:val="24"/>
              </w:rPr>
            </w:pPr>
            <w:r w:rsidRPr="00041961">
              <w:rPr>
                <w:rFonts w:ascii="Calibri" w:hAnsi="Calibri"/>
                <w:sz w:val="18"/>
              </w:rPr>
              <w:t xml:space="preserve">*** </w:t>
            </w:r>
            <w:r w:rsidRPr="00041961">
              <w:rPr>
                <w:rFonts w:ascii="Calibri" w:hAnsi="Calibri"/>
                <w:sz w:val="18"/>
                <w:u w:val="single"/>
              </w:rPr>
              <w:t>Fail</w:t>
            </w:r>
            <w:r w:rsidRPr="00041961">
              <w:rPr>
                <w:rFonts w:ascii="Calibri" w:hAnsi="Calibri"/>
                <w:sz w:val="18"/>
              </w:rPr>
              <w:t xml:space="preserve"> - one or more applicable requirements are not met. Enter reason for failure in corrections notes field below; or</w:t>
            </w:r>
          </w:p>
          <w:p w14:paraId="3C5E4928" w14:textId="77777777" w:rsidR="00041961" w:rsidRPr="000E62ED" w:rsidRDefault="00041961" w:rsidP="00041961">
            <w:pPr>
              <w:rPr>
                <w:rFonts w:asciiTheme="minorHAnsi" w:hAnsiTheme="minorHAnsi"/>
                <w:sz w:val="18"/>
                <w:szCs w:val="18"/>
              </w:rPr>
            </w:pPr>
            <w:r w:rsidRPr="00041961">
              <w:rPr>
                <w:rFonts w:ascii="Calibri" w:hAnsi="Calibri"/>
                <w:sz w:val="18"/>
              </w:rPr>
              <w:t xml:space="preserve">*** </w:t>
            </w:r>
            <w:r w:rsidRPr="00041961">
              <w:rPr>
                <w:rFonts w:ascii="Calibri" w:hAnsi="Calibri"/>
                <w:sz w:val="18"/>
                <w:u w:val="single"/>
              </w:rPr>
              <w:t>All n/a</w:t>
            </w:r>
            <w:r w:rsidRPr="00041961">
              <w:rPr>
                <w:rFonts w:ascii="Calibri" w:hAnsi="Calibri"/>
                <w:sz w:val="18"/>
              </w:rPr>
              <w:t xml:space="preserve"> - This entire table is not applicable</w:t>
            </w:r>
          </w:p>
        </w:tc>
      </w:tr>
      <w:tr w:rsidR="00041961" w:rsidRPr="000E62ED" w14:paraId="3C5E492D" w14:textId="77777777" w:rsidTr="00D14EA7">
        <w:trPr>
          <w:trHeight w:val="288"/>
        </w:trPr>
        <w:tc>
          <w:tcPr>
            <w:tcW w:w="214" w:type="pct"/>
            <w:vAlign w:val="center"/>
          </w:tcPr>
          <w:p w14:paraId="3C5E492A" w14:textId="77777777" w:rsidR="00041961" w:rsidRPr="000E62ED" w:rsidRDefault="00041961" w:rsidP="00C05873">
            <w:pPr>
              <w:rPr>
                <w:rFonts w:asciiTheme="minorHAnsi" w:hAnsiTheme="minorHAnsi"/>
                <w:sz w:val="18"/>
                <w:szCs w:val="18"/>
              </w:rPr>
            </w:pPr>
            <w:r>
              <w:rPr>
                <w:rFonts w:asciiTheme="minorHAnsi" w:hAnsiTheme="minorHAnsi"/>
                <w:sz w:val="18"/>
                <w:szCs w:val="18"/>
              </w:rPr>
              <w:t>11</w:t>
            </w:r>
          </w:p>
        </w:tc>
        <w:tc>
          <w:tcPr>
            <w:tcW w:w="1223" w:type="pct"/>
            <w:vAlign w:val="center"/>
          </w:tcPr>
          <w:p w14:paraId="3C5E492B" w14:textId="77777777" w:rsidR="00041961" w:rsidRPr="000E62ED" w:rsidRDefault="00041961" w:rsidP="00041961">
            <w:pPr>
              <w:rPr>
                <w:rFonts w:asciiTheme="minorHAnsi" w:hAnsiTheme="minorHAnsi"/>
                <w:sz w:val="18"/>
                <w:szCs w:val="18"/>
              </w:rPr>
            </w:pPr>
            <w:r w:rsidRPr="00041961">
              <w:rPr>
                <w:rFonts w:ascii="Calibri" w:hAnsi="Calibri"/>
                <w:sz w:val="18"/>
              </w:rPr>
              <w:t>Correction Notes:</w:t>
            </w:r>
          </w:p>
        </w:tc>
        <w:tc>
          <w:tcPr>
            <w:tcW w:w="3563" w:type="pct"/>
            <w:vAlign w:val="center"/>
          </w:tcPr>
          <w:p w14:paraId="3C5E492C" w14:textId="77777777" w:rsidR="00041961" w:rsidRPr="000E62ED" w:rsidRDefault="00041961" w:rsidP="00041961">
            <w:pPr>
              <w:rPr>
                <w:rFonts w:asciiTheme="minorHAnsi" w:hAnsiTheme="minorHAnsi"/>
                <w:sz w:val="18"/>
                <w:szCs w:val="18"/>
              </w:rPr>
            </w:pPr>
            <w:r w:rsidRPr="00041961">
              <w:rPr>
                <w:rFonts w:ascii="Calibri" w:hAnsi="Calibri"/>
                <w:sz w:val="18"/>
              </w:rPr>
              <w:t xml:space="preserve">&lt;&lt;if </w:t>
            </w:r>
            <w:r w:rsidRPr="00041961">
              <w:rPr>
                <w:rFonts w:ascii="Calibri" w:hAnsi="Calibri"/>
                <w:sz w:val="18"/>
                <w:u w:val="single"/>
              </w:rPr>
              <w:t>Verification Status</w:t>
            </w:r>
            <w:r w:rsidRPr="00041961">
              <w:rPr>
                <w:rFonts w:ascii="Calibri" w:hAnsi="Calibri"/>
                <w:sz w:val="18"/>
              </w:rPr>
              <w:t xml:space="preserve">= </w:t>
            </w:r>
            <w:r w:rsidRPr="00041961">
              <w:rPr>
                <w:rFonts w:ascii="Calibri" w:hAnsi="Calibri"/>
                <w:sz w:val="18"/>
                <w:u w:val="single"/>
              </w:rPr>
              <w:t>Fail</w:t>
            </w:r>
            <w:r w:rsidRPr="00041961">
              <w:rPr>
                <w:rFonts w:ascii="Calibri" w:hAnsi="Calibri"/>
                <w:sz w:val="18"/>
              </w:rPr>
              <w:t>, then text entry in this Corrections Notes field is required;  user input text&gt;&gt;</w:t>
            </w:r>
          </w:p>
        </w:tc>
      </w:tr>
      <w:tr w:rsidR="00B97A0A" w:rsidRPr="000E62ED" w14:paraId="3C5E492F" w14:textId="77777777" w:rsidTr="00632736">
        <w:trPr>
          <w:trHeight w:val="288"/>
        </w:trPr>
        <w:tc>
          <w:tcPr>
            <w:tcW w:w="5000" w:type="pct"/>
            <w:gridSpan w:val="3"/>
            <w:vAlign w:val="center"/>
          </w:tcPr>
          <w:p w14:paraId="3C5E492E" w14:textId="77777777" w:rsidR="00B97A0A" w:rsidRPr="000E62ED" w:rsidRDefault="00041961" w:rsidP="00041961">
            <w:pPr>
              <w:rPr>
                <w:rFonts w:asciiTheme="minorHAnsi" w:hAnsiTheme="minorHAnsi"/>
                <w:b/>
                <w:sz w:val="18"/>
                <w:szCs w:val="18"/>
              </w:rPr>
            </w:pPr>
            <w:r w:rsidRPr="00041961">
              <w:rPr>
                <w:rFonts w:ascii="Calibri" w:hAnsi="Calibri"/>
                <w:b/>
                <w:bCs/>
                <w:sz w:val="18"/>
              </w:rPr>
              <w:t>The responsible person’s signature on this compliance document affirms that all applicable requirements in this table have been met unless otherwise noted in the Verification Status and the Corrections Notes in this table.</w:t>
            </w:r>
          </w:p>
        </w:tc>
      </w:tr>
    </w:tbl>
    <w:p w14:paraId="3C5E4931" w14:textId="77777777" w:rsidR="0061067E" w:rsidRDefault="0061067E" w:rsidP="00C05873">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61067E" w:rsidRPr="0061067E" w14:paraId="3C5E4934" w14:textId="77777777" w:rsidTr="0061067E">
        <w:trPr>
          <w:cantSplit/>
          <w:trHeight w:val="432"/>
        </w:trPr>
        <w:tc>
          <w:tcPr>
            <w:tcW w:w="5000" w:type="pct"/>
            <w:gridSpan w:val="2"/>
            <w:vAlign w:val="center"/>
          </w:tcPr>
          <w:p w14:paraId="3C5E4932" w14:textId="58B1DED4" w:rsidR="0061067E" w:rsidRPr="0061067E" w:rsidRDefault="0061067E" w:rsidP="00247AA0">
            <w:pPr>
              <w:keepNext/>
              <w:rPr>
                <w:rFonts w:asciiTheme="minorHAnsi" w:hAnsiTheme="minorHAnsi"/>
                <w:b/>
                <w:sz w:val="18"/>
                <w:szCs w:val="18"/>
              </w:rPr>
            </w:pPr>
            <w:r w:rsidRPr="00247AA0">
              <w:rPr>
                <w:rFonts w:asciiTheme="minorHAnsi" w:hAnsiTheme="minorHAnsi"/>
                <w:b/>
                <w:szCs w:val="18"/>
              </w:rPr>
              <w:t>D. Determination of HERS Verification Compliance</w:t>
            </w:r>
          </w:p>
          <w:p w14:paraId="3C5E4933" w14:textId="77777777" w:rsidR="0061067E" w:rsidRPr="0061067E" w:rsidRDefault="0061067E" w:rsidP="00247AA0">
            <w:pPr>
              <w:keepNext/>
              <w:rPr>
                <w:rFonts w:asciiTheme="minorHAnsi" w:hAnsiTheme="minorHAnsi"/>
                <w:sz w:val="18"/>
                <w:szCs w:val="18"/>
              </w:rPr>
            </w:pPr>
            <w:r w:rsidRPr="0061067E">
              <w:rPr>
                <w:rFonts w:asciiTheme="minorHAnsi" w:hAnsiTheme="minorHAnsi"/>
                <w:sz w:val="18"/>
                <w:szCs w:val="18"/>
              </w:rPr>
              <w:t xml:space="preserve">All applicable sections of this document shall indicate compliance with the specified verification protocol requirements in order for this Certificate of Verification as a whole to be determined to be in compliance. </w:t>
            </w:r>
          </w:p>
        </w:tc>
      </w:tr>
      <w:tr w:rsidR="0061067E" w:rsidRPr="0061067E" w14:paraId="3C5E4937" w14:textId="77777777" w:rsidTr="0061067E">
        <w:trPr>
          <w:cantSplit/>
          <w:trHeight w:val="432"/>
        </w:trPr>
        <w:tc>
          <w:tcPr>
            <w:tcW w:w="253" w:type="pct"/>
            <w:vAlign w:val="center"/>
          </w:tcPr>
          <w:p w14:paraId="3C5E4935" w14:textId="77777777" w:rsidR="0061067E" w:rsidRPr="0061067E" w:rsidDel="00C76C40" w:rsidRDefault="0061067E" w:rsidP="0061067E">
            <w:pPr>
              <w:keepNext/>
              <w:rPr>
                <w:rFonts w:asciiTheme="minorHAnsi" w:hAnsiTheme="minorHAnsi"/>
                <w:sz w:val="18"/>
                <w:szCs w:val="18"/>
              </w:rPr>
            </w:pPr>
            <w:r w:rsidRPr="0061067E">
              <w:rPr>
                <w:rFonts w:asciiTheme="minorHAnsi" w:hAnsiTheme="minorHAnsi"/>
                <w:sz w:val="18"/>
                <w:szCs w:val="18"/>
              </w:rPr>
              <w:t>01</w:t>
            </w:r>
          </w:p>
        </w:tc>
        <w:tc>
          <w:tcPr>
            <w:tcW w:w="4747" w:type="pct"/>
            <w:vAlign w:val="center"/>
          </w:tcPr>
          <w:p w14:paraId="3C5E4936" w14:textId="3ABE4F1F" w:rsidR="0061067E" w:rsidRPr="0061067E" w:rsidRDefault="0061067E" w:rsidP="0061067E">
            <w:pPr>
              <w:keepNext/>
              <w:spacing w:after="60"/>
              <w:rPr>
                <w:rFonts w:asciiTheme="minorHAnsi" w:hAnsiTheme="minorHAnsi"/>
                <w:sz w:val="18"/>
                <w:szCs w:val="18"/>
              </w:rPr>
            </w:pPr>
            <w:r w:rsidRPr="0061067E">
              <w:rPr>
                <w:rFonts w:asciiTheme="minorHAnsi" w:hAnsiTheme="minorHAnsi"/>
                <w:sz w:val="18"/>
                <w:szCs w:val="18"/>
              </w:rPr>
              <w:t>&lt;&lt;</w:t>
            </w:r>
            <w:r>
              <w:rPr>
                <w:rFonts w:asciiTheme="minorHAnsi" w:hAnsiTheme="minorHAnsi"/>
                <w:sz w:val="18"/>
                <w:szCs w:val="18"/>
              </w:rPr>
              <w:t>if B11=</w:t>
            </w:r>
            <w:r w:rsidRPr="000E62ED">
              <w:rPr>
                <w:rFonts w:asciiTheme="minorHAnsi" w:hAnsiTheme="minorHAnsi"/>
                <w:sz w:val="18"/>
                <w:szCs w:val="18"/>
              </w:rPr>
              <w:t xml:space="preserve"> system passes leakage test</w:t>
            </w:r>
            <w:r>
              <w:rPr>
                <w:rFonts w:asciiTheme="minorHAnsi" w:hAnsiTheme="minorHAnsi"/>
                <w:sz w:val="18"/>
                <w:szCs w:val="18"/>
              </w:rPr>
              <w:t xml:space="preserve">, and </w:t>
            </w:r>
            <w:r w:rsidR="00581CE3">
              <w:rPr>
                <w:rFonts w:asciiTheme="minorHAnsi" w:hAnsiTheme="minorHAnsi"/>
                <w:sz w:val="18"/>
                <w:szCs w:val="18"/>
              </w:rPr>
              <w:t>C10 ≠</w:t>
            </w:r>
            <w:r>
              <w:rPr>
                <w:rFonts w:asciiTheme="minorHAnsi" w:hAnsiTheme="minorHAnsi"/>
                <w:sz w:val="18"/>
                <w:szCs w:val="18"/>
              </w:rPr>
              <w:t xml:space="preserve"> </w:t>
            </w:r>
            <w:r w:rsidR="00581CE3">
              <w:rPr>
                <w:rFonts w:asciiTheme="minorHAnsi" w:hAnsiTheme="minorHAnsi"/>
                <w:sz w:val="18"/>
                <w:szCs w:val="18"/>
              </w:rPr>
              <w:t>Fail</w:t>
            </w:r>
            <w:r w:rsidRPr="0061067E">
              <w:rPr>
                <w:rFonts w:asciiTheme="minorHAnsi" w:hAnsiTheme="minorHAnsi"/>
                <w:sz w:val="18"/>
                <w:szCs w:val="18"/>
              </w:rPr>
              <w:t>, then display:  Complies: All specified verification protocol requirements on this document are met;  else display: Does not comply: One or more specified verification protocol requirements on this document are not met&gt;&gt;</w:t>
            </w:r>
          </w:p>
        </w:tc>
      </w:tr>
    </w:tbl>
    <w:p w14:paraId="3C5E4938" w14:textId="77777777" w:rsidR="0061067E" w:rsidRPr="000E62ED" w:rsidRDefault="0061067E" w:rsidP="00C05873">
      <w:pPr>
        <w:rPr>
          <w:rFonts w:asciiTheme="minorHAnsi" w:hAnsiTheme="minorHAnsi"/>
          <w:sz w:val="18"/>
          <w:szCs w:val="18"/>
        </w:rPr>
      </w:pPr>
    </w:p>
    <w:sectPr w:rsidR="0061067E" w:rsidRPr="000E62ED" w:rsidSect="00C56F6B">
      <w:headerReference w:type="even" r:id="rId17"/>
      <w:headerReference w:type="default" r:id="rId18"/>
      <w:headerReference w:type="first" r:id="rId19"/>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288BC4" w14:textId="77777777" w:rsidR="0045345C" w:rsidRDefault="0045345C">
      <w:r>
        <w:separator/>
      </w:r>
    </w:p>
  </w:endnote>
  <w:endnote w:type="continuationSeparator" w:id="0">
    <w:p w14:paraId="766DBDBF" w14:textId="77777777" w:rsidR="0045345C" w:rsidRDefault="0045345C">
      <w:r>
        <w:continuationSeparator/>
      </w:r>
    </w:p>
  </w:endnote>
  <w:endnote w:type="continuationNotice" w:id="1">
    <w:p w14:paraId="2AF05635" w14:textId="77777777" w:rsidR="0045345C" w:rsidRDefault="0045345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5E4950" w14:textId="77777777" w:rsidR="0045345C" w:rsidRPr="00844CD2" w:rsidRDefault="0045345C" w:rsidP="00C56F6B">
    <w:pPr>
      <w:pStyle w:val="Footer"/>
      <w:rPr>
        <w:rFonts w:asciiTheme="minorHAnsi" w:hAnsiTheme="minorHAnsi"/>
        <w:i w:val="0"/>
      </w:rPr>
    </w:pPr>
    <w:r w:rsidRPr="00844CD2">
      <w:rPr>
        <w:rFonts w:asciiTheme="minorHAnsi" w:hAnsiTheme="minorHAnsi"/>
        <w:i w:val="0"/>
      </w:rPr>
      <w:t xml:space="preserve">Registration Number:                                                           Registration Date/Time:                                           HERS Provider:                       </w:t>
    </w:r>
  </w:p>
  <w:p w14:paraId="3C5E4951" w14:textId="2AA4F9A1" w:rsidR="0045345C" w:rsidRPr="00844CD2" w:rsidRDefault="0045345C">
    <w:pPr>
      <w:pStyle w:val="Footer"/>
      <w:tabs>
        <w:tab w:val="clear" w:pos="10620"/>
        <w:tab w:val="right" w:pos="10800"/>
      </w:tabs>
      <w:rPr>
        <w:i w:val="0"/>
      </w:rPr>
    </w:pPr>
    <w:r w:rsidRPr="00844CD2">
      <w:rPr>
        <w:rFonts w:asciiTheme="minorHAnsi" w:hAnsiTheme="minorHAnsi"/>
        <w:i w:val="0"/>
      </w:rPr>
      <w:t>CA Building Energy Efficiency Standards - 201</w:t>
    </w:r>
    <w:r>
      <w:rPr>
        <w:rFonts w:asciiTheme="minorHAnsi" w:hAnsiTheme="minorHAnsi"/>
        <w:i w:val="0"/>
      </w:rPr>
      <w:t>6</w:t>
    </w:r>
    <w:r w:rsidRPr="00844CD2">
      <w:rPr>
        <w:rFonts w:asciiTheme="minorHAnsi" w:hAnsiTheme="minorHAnsi"/>
        <w:i w:val="0"/>
      </w:rPr>
      <w:t xml:space="preserve"> Residential Compliance</w:t>
    </w:r>
    <w:r w:rsidRPr="00844CD2">
      <w:rPr>
        <w:rFonts w:asciiTheme="minorHAnsi" w:hAnsiTheme="minorHAnsi"/>
        <w:i w:val="0"/>
      </w:rPr>
      <w:tab/>
    </w:r>
    <w:r>
      <w:rPr>
        <w:rFonts w:asciiTheme="minorHAnsi" w:hAnsiTheme="minorHAnsi"/>
        <w:i w:val="0"/>
      </w:rPr>
      <w:t>March 2016</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5E495B" w14:textId="16096CA2" w:rsidR="0045345C" w:rsidRPr="0011635C" w:rsidRDefault="0045345C" w:rsidP="0011635C">
    <w:pPr>
      <w:pStyle w:val="Footer"/>
      <w:tabs>
        <w:tab w:val="clear" w:pos="10620"/>
        <w:tab w:val="right" w:pos="10800"/>
      </w:tabs>
      <w:rPr>
        <w:rFonts w:asciiTheme="minorHAnsi" w:hAnsiTheme="minorHAnsi"/>
      </w:rPr>
    </w:pPr>
    <w:r>
      <w:rPr>
        <w:rFonts w:asciiTheme="minorHAnsi" w:hAnsiTheme="minorHAnsi"/>
        <w:i w:val="0"/>
      </w:rPr>
      <w:t>CA Building Energy Efficiency Standards - 2016 Residential Compliance</w:t>
    </w:r>
    <w:r>
      <w:rPr>
        <w:rFonts w:asciiTheme="minorHAnsi" w:hAnsiTheme="minorHAnsi"/>
        <w:i w:val="0"/>
      </w:rPr>
      <w:tab/>
      <w:t>March 2016</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ABBBFA" w14:textId="77777777" w:rsidR="0045345C" w:rsidRDefault="0045345C">
      <w:r>
        <w:separator/>
      </w:r>
    </w:p>
  </w:footnote>
  <w:footnote w:type="continuationSeparator" w:id="0">
    <w:p w14:paraId="537CC4B4" w14:textId="77777777" w:rsidR="0045345C" w:rsidRDefault="0045345C">
      <w:r>
        <w:continuationSeparator/>
      </w:r>
    </w:p>
  </w:footnote>
  <w:footnote w:type="continuationNotice" w:id="1">
    <w:p w14:paraId="48A8A72C" w14:textId="77777777" w:rsidR="0045345C" w:rsidRDefault="0045345C"/>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5E493D" w14:textId="77777777" w:rsidR="0045345C" w:rsidRDefault="0045345C">
    <w:pPr>
      <w:pStyle w:val="Header"/>
    </w:pPr>
    <w:r>
      <w:rPr>
        <w:noProof/>
      </w:rPr>
      <w:pict w14:anchorId="3C5E49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88" o:spid="_x0000_s2050"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5E493E" w14:textId="23002289" w:rsidR="0045345C" w:rsidRPr="007770C5" w:rsidRDefault="0045345C" w:rsidP="00FD1718">
    <w:pPr>
      <w:suppressAutoHyphens/>
      <w:ind w:left="-90"/>
      <w:rPr>
        <w:rFonts w:ascii="Arial" w:hAnsi="Arial" w:cs="Arial"/>
        <w:sz w:val="14"/>
        <w:szCs w:val="14"/>
      </w:rPr>
    </w:pPr>
    <w:r w:rsidRPr="00B13B94">
      <w:rPr>
        <w:rFonts w:ascii="Arial" w:hAnsi="Arial"/>
        <w:noProof/>
        <w:sz w:val="14"/>
      </w:rPr>
      <w:drawing>
        <wp:anchor distT="0" distB="0" distL="114300" distR="114300" simplePos="0" relativeHeight="251658249" behindDoc="0" locked="0" layoutInCell="1" allowOverlap="1" wp14:anchorId="3C5E4967" wp14:editId="09E913D8">
          <wp:simplePos x="0" y="0"/>
          <wp:positionH relativeFrom="margin">
            <wp:posOffset>6600190</wp:posOffset>
          </wp:positionH>
          <wp:positionV relativeFrom="margin">
            <wp:posOffset>-1214755</wp:posOffset>
          </wp:positionV>
          <wp:extent cx="314960" cy="276225"/>
          <wp:effectExtent l="0" t="0" r="0" b="0"/>
          <wp:wrapSquare wrapText="bothSides"/>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14960" cy="276225"/>
                  </a:xfrm>
                  <a:prstGeom prst="rect">
                    <a:avLst/>
                  </a:prstGeom>
                  <a:noFill/>
                </pic:spPr>
              </pic:pic>
            </a:graphicData>
          </a:graphic>
          <wp14:sizeRelV relativeFrom="margin">
            <wp14:pctHeight>0</wp14:pctHeight>
          </wp14:sizeRelV>
        </wp:anchor>
      </w:drawing>
    </w:r>
    <w:r w:rsidRPr="007770C5">
      <w:rPr>
        <w:rFonts w:ascii="Arial" w:hAnsi="Arial" w:cs="Arial"/>
        <w:sz w:val="14"/>
        <w:szCs w:val="14"/>
      </w:rPr>
      <w:t>STATE OF CALIFORNIA</w:t>
    </w:r>
  </w:p>
  <w:p w14:paraId="3C5E493F" w14:textId="1D7B6C8D" w:rsidR="0045345C" w:rsidRPr="007770C5" w:rsidRDefault="0045345C" w:rsidP="00FD1718">
    <w:pPr>
      <w:suppressAutoHyphens/>
      <w:ind w:left="-90"/>
      <w:rPr>
        <w:rFonts w:ascii="Arial" w:hAnsi="Arial" w:cs="Arial"/>
        <w:b/>
        <w:sz w:val="24"/>
        <w:szCs w:val="24"/>
      </w:rPr>
    </w:pPr>
    <w:r>
      <w:rPr>
        <w:rFonts w:ascii="Arial" w:hAnsi="Arial" w:cs="Arial"/>
        <w:b/>
        <w:sz w:val="24"/>
        <w:szCs w:val="24"/>
      </w:rPr>
      <w:t>DUCT LEAKAGE DIAGNOSTIC TEST</w:t>
    </w:r>
  </w:p>
  <w:p w14:paraId="3C5E4940" w14:textId="0130FBF4" w:rsidR="0045345C" w:rsidRPr="007770C5" w:rsidRDefault="0045345C" w:rsidP="00FD1718">
    <w:pPr>
      <w:suppressAutoHyphens/>
      <w:ind w:left="-90"/>
      <w:rPr>
        <w:rFonts w:ascii="Arial" w:hAnsi="Arial" w:cs="Arial"/>
        <w:sz w:val="14"/>
        <w:szCs w:val="14"/>
      </w:rPr>
    </w:pPr>
    <w:r>
      <w:rPr>
        <w:rFonts w:ascii="Arial" w:hAnsi="Arial" w:cs="Arial"/>
        <w:sz w:val="14"/>
        <w:szCs w:val="14"/>
      </w:rPr>
      <w:t>CEC-CF3R-MCH-20-H</w:t>
    </w:r>
    <w:r w:rsidRPr="007770C5">
      <w:rPr>
        <w:rFonts w:ascii="Arial" w:hAnsi="Arial" w:cs="Arial"/>
        <w:sz w:val="14"/>
        <w:szCs w:val="14"/>
      </w:rPr>
      <w:t xml:space="preserve"> (Revised </w:t>
    </w:r>
    <w:r>
      <w:rPr>
        <w:rFonts w:ascii="Arial" w:hAnsi="Arial" w:cs="Arial"/>
        <w:sz w:val="14"/>
        <w:szCs w:val="14"/>
      </w:rPr>
      <w:t>03/16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095"/>
      <w:gridCol w:w="300"/>
      <w:gridCol w:w="3571"/>
      <w:gridCol w:w="1824"/>
    </w:tblGrid>
    <w:tr w:rsidR="0045345C" w:rsidRPr="00F85124" w14:paraId="3C5E4943" w14:textId="77777777" w:rsidTr="00FD1718">
      <w:trPr>
        <w:cantSplit/>
        <w:trHeight w:val="288"/>
      </w:trPr>
      <w:tc>
        <w:tcPr>
          <w:tcW w:w="4016" w:type="pct"/>
          <w:gridSpan w:val="3"/>
          <w:tcBorders>
            <w:bottom w:val="single" w:sz="4" w:space="0" w:color="auto"/>
            <w:right w:val="nil"/>
          </w:tcBorders>
          <w:vAlign w:val="center"/>
        </w:tcPr>
        <w:p w14:paraId="3C5E4941" w14:textId="000CDA16" w:rsidR="0045345C" w:rsidRPr="00F85124" w:rsidRDefault="0045345C" w:rsidP="00D63647">
          <w:pPr>
            <w:pStyle w:val="Heading1"/>
            <w:rPr>
              <w:rFonts w:asciiTheme="minorHAnsi" w:hAnsiTheme="minorHAnsi"/>
              <w:b w:val="0"/>
              <w:bCs/>
              <w:sz w:val="20"/>
            </w:rPr>
          </w:pPr>
          <w:r>
            <w:rPr>
              <w:rFonts w:asciiTheme="minorHAnsi" w:hAnsiTheme="minorHAnsi"/>
              <w:b w:val="0"/>
              <w:bCs/>
              <w:sz w:val="20"/>
            </w:rPr>
            <w:t>CERTIFICATE OF VERIFICATION</w:t>
          </w:r>
        </w:p>
      </w:tc>
      <w:tc>
        <w:tcPr>
          <w:tcW w:w="984" w:type="pct"/>
          <w:tcBorders>
            <w:left w:val="nil"/>
            <w:bottom w:val="single" w:sz="4" w:space="0" w:color="auto"/>
          </w:tcBorders>
          <w:tcMar>
            <w:left w:w="115" w:type="dxa"/>
            <w:right w:w="115" w:type="dxa"/>
          </w:tcMar>
          <w:vAlign w:val="center"/>
        </w:tcPr>
        <w:p w14:paraId="3C5E4942" w14:textId="77777777" w:rsidR="0045345C" w:rsidRDefault="0045345C" w:rsidP="00D63647">
          <w:pPr>
            <w:pStyle w:val="Heading1"/>
            <w:jc w:val="right"/>
            <w:rPr>
              <w:rFonts w:asciiTheme="minorHAnsi" w:hAnsiTheme="minorHAnsi"/>
              <w:b w:val="0"/>
              <w:bCs/>
              <w:sz w:val="20"/>
            </w:rPr>
          </w:pPr>
          <w:r>
            <w:rPr>
              <w:rFonts w:asciiTheme="minorHAnsi" w:hAnsiTheme="minorHAnsi"/>
              <w:b w:val="0"/>
              <w:bCs/>
              <w:sz w:val="20"/>
            </w:rPr>
            <w:t>CF3R-MCH-20-H</w:t>
          </w:r>
        </w:p>
      </w:tc>
    </w:tr>
    <w:tr w:rsidR="0045345C" w:rsidRPr="00F85124" w14:paraId="3C5E4946" w14:textId="77777777" w:rsidTr="0057121B">
      <w:trPr>
        <w:cantSplit/>
        <w:trHeight w:val="288"/>
      </w:trPr>
      <w:tc>
        <w:tcPr>
          <w:tcW w:w="2500" w:type="pct"/>
          <w:gridSpan w:val="2"/>
          <w:tcBorders>
            <w:right w:val="nil"/>
          </w:tcBorders>
        </w:tcPr>
        <w:p w14:paraId="3C5E4944" w14:textId="77777777" w:rsidR="0045345C" w:rsidRPr="00F85124" w:rsidRDefault="0045345C" w:rsidP="00FD4B29">
          <w:pPr>
            <w:tabs>
              <w:tab w:val="right" w:pos="10543"/>
            </w:tabs>
            <w:rPr>
              <w:rFonts w:asciiTheme="minorHAnsi" w:hAnsiTheme="minorHAnsi"/>
              <w:sz w:val="12"/>
              <w:szCs w:val="12"/>
            </w:rPr>
          </w:pPr>
          <w:r w:rsidRPr="00F85124">
            <w:rPr>
              <w:rFonts w:asciiTheme="minorHAnsi" w:hAnsiTheme="minorHAnsi"/>
              <w:bCs/>
            </w:rPr>
            <w:t>Duct Leakage Diagnostic Test</w:t>
          </w:r>
        </w:p>
      </w:tc>
      <w:tc>
        <w:tcPr>
          <w:tcW w:w="2500" w:type="pct"/>
          <w:gridSpan w:val="2"/>
          <w:tcBorders>
            <w:left w:val="nil"/>
          </w:tcBorders>
        </w:tcPr>
        <w:p w14:paraId="3C5E4945" w14:textId="1D4683C2" w:rsidR="0045345C" w:rsidRPr="00F85124" w:rsidRDefault="0045345C" w:rsidP="00FD4B29">
          <w:pPr>
            <w:tabs>
              <w:tab w:val="right" w:pos="10543"/>
            </w:tabs>
            <w:jc w:val="right"/>
            <w:rPr>
              <w:rFonts w:asciiTheme="minorHAnsi" w:hAnsiTheme="minorHAnsi"/>
              <w:sz w:val="12"/>
              <w:szCs w:val="12"/>
            </w:rPr>
          </w:pPr>
          <w:r w:rsidRPr="00F85124">
            <w:rPr>
              <w:rFonts w:asciiTheme="minorHAnsi" w:hAnsiTheme="minorHAnsi"/>
              <w:bCs/>
            </w:rPr>
            <w:t xml:space="preserve">(Page </w:t>
          </w:r>
          <w:r w:rsidRPr="00E32371">
            <w:rPr>
              <w:rFonts w:asciiTheme="minorHAnsi" w:hAnsiTheme="minorHAnsi"/>
              <w:bCs/>
            </w:rPr>
            <w:fldChar w:fldCharType="begin"/>
          </w:r>
          <w:r w:rsidRPr="00E32371">
            <w:rPr>
              <w:rFonts w:asciiTheme="minorHAnsi" w:hAnsiTheme="minorHAnsi"/>
              <w:bCs/>
            </w:rPr>
            <w:instrText xml:space="preserve"> PAGE   \* MERGEFORMAT </w:instrText>
          </w:r>
          <w:r w:rsidRPr="00E32371">
            <w:rPr>
              <w:rFonts w:asciiTheme="minorHAnsi" w:hAnsiTheme="minorHAnsi"/>
              <w:bCs/>
            </w:rPr>
            <w:fldChar w:fldCharType="separate"/>
          </w:r>
          <w:r w:rsidR="00E97AD0">
            <w:rPr>
              <w:rFonts w:asciiTheme="minorHAnsi" w:hAnsiTheme="minorHAnsi"/>
              <w:bCs/>
              <w:noProof/>
            </w:rPr>
            <w:t>3</w:t>
          </w:r>
          <w:r w:rsidRPr="00E32371">
            <w:rPr>
              <w:rFonts w:asciiTheme="minorHAnsi" w:hAnsiTheme="minorHAnsi"/>
              <w:bCs/>
            </w:rPr>
            <w:fldChar w:fldCharType="end"/>
          </w:r>
          <w:r w:rsidRPr="00F85124">
            <w:rPr>
              <w:rFonts w:asciiTheme="minorHAnsi" w:hAnsiTheme="minorHAnsi"/>
              <w:bCs/>
            </w:rPr>
            <w:t xml:space="preserve"> of </w:t>
          </w:r>
          <w:fldSimple w:instr=" SECTIONPAGES   \* MERGEFORMAT ">
            <w:r w:rsidR="00E97AD0" w:rsidRPr="00E97AD0">
              <w:rPr>
                <w:rFonts w:asciiTheme="minorHAnsi" w:hAnsiTheme="minorHAnsi"/>
                <w:bCs/>
                <w:noProof/>
              </w:rPr>
              <w:t>3</w:t>
            </w:r>
          </w:fldSimple>
          <w:r w:rsidRPr="00F85124">
            <w:rPr>
              <w:rFonts w:asciiTheme="minorHAnsi" w:hAnsiTheme="minorHAnsi"/>
              <w:bCs/>
            </w:rPr>
            <w:t>)</w:t>
          </w:r>
        </w:p>
      </w:tc>
    </w:tr>
    <w:tr w:rsidR="0045345C" w:rsidRPr="00F85124" w14:paraId="3C5E494A" w14:textId="77777777" w:rsidTr="00FD1718">
      <w:trPr>
        <w:cantSplit/>
        <w:trHeight w:val="288"/>
      </w:trPr>
      <w:tc>
        <w:tcPr>
          <w:tcW w:w="0" w:type="auto"/>
        </w:tcPr>
        <w:p w14:paraId="3C5E4947" w14:textId="77777777" w:rsidR="0045345C" w:rsidRPr="00F85124" w:rsidRDefault="0045345C" w:rsidP="00FD4B29">
          <w:pPr>
            <w:rPr>
              <w:rFonts w:asciiTheme="minorHAnsi" w:hAnsiTheme="minorHAnsi"/>
              <w:sz w:val="12"/>
              <w:szCs w:val="12"/>
            </w:rPr>
          </w:pPr>
          <w:r w:rsidRPr="00F85124">
            <w:rPr>
              <w:rFonts w:asciiTheme="minorHAnsi" w:hAnsiTheme="minorHAnsi"/>
              <w:sz w:val="12"/>
              <w:szCs w:val="12"/>
            </w:rPr>
            <w:t>Project Name:</w:t>
          </w:r>
        </w:p>
      </w:tc>
      <w:tc>
        <w:tcPr>
          <w:tcW w:w="1655" w:type="pct"/>
          <w:gridSpan w:val="2"/>
        </w:tcPr>
        <w:p w14:paraId="3C5E4948" w14:textId="77777777" w:rsidR="0045345C" w:rsidRPr="00F85124" w:rsidRDefault="0045345C" w:rsidP="00FD4B29">
          <w:pPr>
            <w:rPr>
              <w:rFonts w:asciiTheme="minorHAnsi" w:hAnsiTheme="minorHAnsi"/>
              <w:sz w:val="12"/>
              <w:szCs w:val="12"/>
            </w:rPr>
          </w:pPr>
          <w:r w:rsidRPr="00F85124">
            <w:rPr>
              <w:rFonts w:asciiTheme="minorHAnsi" w:hAnsiTheme="minorHAnsi"/>
              <w:sz w:val="12"/>
              <w:szCs w:val="12"/>
            </w:rPr>
            <w:t>Enforcement Agency:</w:t>
          </w:r>
        </w:p>
      </w:tc>
      <w:tc>
        <w:tcPr>
          <w:tcW w:w="984" w:type="pct"/>
        </w:tcPr>
        <w:p w14:paraId="3C5E4949" w14:textId="77777777" w:rsidR="0045345C" w:rsidRPr="00F85124" w:rsidRDefault="0045345C" w:rsidP="00FD4B29">
          <w:pPr>
            <w:rPr>
              <w:rFonts w:asciiTheme="minorHAnsi" w:hAnsiTheme="minorHAnsi"/>
              <w:sz w:val="12"/>
              <w:szCs w:val="12"/>
            </w:rPr>
          </w:pPr>
          <w:r w:rsidRPr="00F85124">
            <w:rPr>
              <w:rFonts w:asciiTheme="minorHAnsi" w:hAnsiTheme="minorHAnsi"/>
              <w:sz w:val="12"/>
              <w:szCs w:val="12"/>
            </w:rPr>
            <w:t>Permit Number:</w:t>
          </w:r>
        </w:p>
      </w:tc>
    </w:tr>
    <w:tr w:rsidR="0045345C" w:rsidRPr="00F85124" w14:paraId="3C5E494E" w14:textId="77777777" w:rsidTr="00FD1718">
      <w:trPr>
        <w:cantSplit/>
        <w:trHeight w:val="288"/>
      </w:trPr>
      <w:tc>
        <w:tcPr>
          <w:tcW w:w="0" w:type="auto"/>
        </w:tcPr>
        <w:p w14:paraId="3C5E494B" w14:textId="77777777" w:rsidR="0045345C" w:rsidRPr="00F85124" w:rsidRDefault="0045345C" w:rsidP="00FD4B29">
          <w:pPr>
            <w:rPr>
              <w:rFonts w:asciiTheme="minorHAnsi" w:hAnsiTheme="minorHAnsi"/>
              <w:sz w:val="12"/>
              <w:szCs w:val="12"/>
              <w:vertAlign w:val="superscript"/>
            </w:rPr>
          </w:pPr>
          <w:r w:rsidRPr="00F85124">
            <w:rPr>
              <w:rFonts w:asciiTheme="minorHAnsi" w:hAnsiTheme="minorHAnsi"/>
              <w:sz w:val="12"/>
              <w:szCs w:val="12"/>
            </w:rPr>
            <w:t>Dwelling Address:</w:t>
          </w:r>
        </w:p>
      </w:tc>
      <w:tc>
        <w:tcPr>
          <w:tcW w:w="1655" w:type="pct"/>
          <w:gridSpan w:val="2"/>
        </w:tcPr>
        <w:p w14:paraId="3C5E494C" w14:textId="5EF5D3CF" w:rsidR="0045345C" w:rsidRPr="00F85124" w:rsidRDefault="0045345C" w:rsidP="00FD4B29">
          <w:pPr>
            <w:rPr>
              <w:rFonts w:asciiTheme="minorHAnsi" w:hAnsiTheme="minorHAnsi"/>
              <w:sz w:val="12"/>
              <w:szCs w:val="12"/>
              <w:vertAlign w:val="superscript"/>
            </w:rPr>
          </w:pPr>
          <w:r w:rsidRPr="00F85124">
            <w:rPr>
              <w:rFonts w:asciiTheme="minorHAnsi" w:hAnsiTheme="minorHAnsi"/>
              <w:sz w:val="12"/>
              <w:szCs w:val="12"/>
            </w:rPr>
            <w:t>City</w:t>
          </w:r>
          <w:r>
            <w:rPr>
              <w:rFonts w:asciiTheme="minorHAnsi" w:hAnsiTheme="minorHAnsi"/>
              <w:sz w:val="12"/>
              <w:szCs w:val="12"/>
            </w:rPr>
            <w:t>:</w:t>
          </w:r>
        </w:p>
      </w:tc>
      <w:tc>
        <w:tcPr>
          <w:tcW w:w="984" w:type="pct"/>
        </w:tcPr>
        <w:p w14:paraId="3C5E494D" w14:textId="17CB83F1" w:rsidR="0045345C" w:rsidRPr="00F85124" w:rsidRDefault="0045345C" w:rsidP="00FD4B29">
          <w:pPr>
            <w:rPr>
              <w:rFonts w:asciiTheme="minorHAnsi" w:hAnsiTheme="minorHAnsi"/>
              <w:sz w:val="12"/>
              <w:szCs w:val="12"/>
              <w:vertAlign w:val="superscript"/>
            </w:rPr>
          </w:pPr>
          <w:r w:rsidRPr="00F85124">
            <w:rPr>
              <w:rFonts w:asciiTheme="minorHAnsi" w:hAnsiTheme="minorHAnsi"/>
              <w:sz w:val="12"/>
              <w:szCs w:val="12"/>
            </w:rPr>
            <w:t>Zip Code</w:t>
          </w:r>
          <w:r>
            <w:rPr>
              <w:rFonts w:asciiTheme="minorHAnsi" w:hAnsiTheme="minorHAnsi"/>
              <w:sz w:val="12"/>
              <w:szCs w:val="12"/>
            </w:rPr>
            <w:t>:</w:t>
          </w:r>
        </w:p>
      </w:tc>
    </w:tr>
  </w:tbl>
  <w:p w14:paraId="3C5E494F" w14:textId="08171D64" w:rsidR="0045345C" w:rsidRPr="00247AA0" w:rsidRDefault="00E97AD0" w:rsidP="000713DC">
    <w:pPr>
      <w:pStyle w:val="Header"/>
      <w:rPr>
        <w:szCs w:val="4"/>
      </w:rPr>
    </w:pPr>
    <w:r>
      <w:rPr>
        <w:rFonts w:asciiTheme="minorHAnsi" w:hAnsiTheme="minorHAnsi"/>
        <w:b/>
        <w:bCs/>
        <w:noProof/>
      </w:rPr>
      <w:pict w14:anchorId="3C5E49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89" o:spid="_x0000_s2060" type="#_x0000_t75" style="position:absolute;margin-left:0;margin-top:0;width:10in;height:540pt;z-index:-251658238;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5E4952" w14:textId="77777777" w:rsidR="0045345C" w:rsidRDefault="0045345C">
    <w:pPr>
      <w:pStyle w:val="Header"/>
    </w:pPr>
    <w:r>
      <w:rPr>
        <w:noProof/>
      </w:rPr>
      <w:pict w14:anchorId="3C5E49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87" o:spid="_x0000_s2049"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5E4953" w14:textId="77777777" w:rsidR="0045345C" w:rsidRDefault="0045345C">
    <w:pPr>
      <w:pStyle w:val="Header"/>
    </w:pPr>
    <w:r>
      <w:rPr>
        <w:noProof/>
      </w:rPr>
      <w:pict w14:anchorId="3C5E49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91" o:spid="_x0000_s2053"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7871"/>
      <w:gridCol w:w="276"/>
      <w:gridCol w:w="2652"/>
    </w:tblGrid>
    <w:tr w:rsidR="0045345C" w:rsidRPr="0057121B" w14:paraId="3C5E4956" w14:textId="77777777" w:rsidTr="0057121B">
      <w:trPr>
        <w:cantSplit/>
        <w:trHeight w:val="288"/>
      </w:trPr>
      <w:tc>
        <w:tcPr>
          <w:tcW w:w="3644" w:type="pct"/>
          <w:tcBorders>
            <w:bottom w:val="single" w:sz="4" w:space="0" w:color="auto"/>
          </w:tcBorders>
        </w:tcPr>
        <w:p w14:paraId="3C5E4954" w14:textId="0CE8A619" w:rsidR="0045345C" w:rsidRPr="0057121B" w:rsidRDefault="0045345C" w:rsidP="00D63647">
          <w:pPr>
            <w:pStyle w:val="Heading1"/>
            <w:rPr>
              <w:rFonts w:asciiTheme="minorHAnsi" w:hAnsiTheme="minorHAnsi"/>
              <w:b w:val="0"/>
              <w:bCs/>
              <w:sz w:val="20"/>
            </w:rPr>
          </w:pPr>
          <w:r w:rsidRPr="00167924">
            <w:rPr>
              <w:rFonts w:asciiTheme="minorHAnsi" w:hAnsiTheme="minorHAnsi"/>
              <w:b w:val="0"/>
              <w:bCs/>
              <w:sz w:val="20"/>
            </w:rPr>
            <w:t xml:space="preserve">CERTIFICATE OF </w:t>
          </w:r>
          <w:r>
            <w:rPr>
              <w:rFonts w:asciiTheme="minorHAnsi" w:hAnsiTheme="minorHAnsi"/>
              <w:b w:val="0"/>
              <w:bCs/>
              <w:sz w:val="20"/>
            </w:rPr>
            <w:t xml:space="preserve">VERIFICATION - </w:t>
          </w:r>
          <w:r w:rsidRPr="006A3095">
            <w:rPr>
              <w:rFonts w:asciiTheme="minorHAnsi" w:hAnsiTheme="minorHAnsi"/>
              <w:b w:val="0"/>
              <w:bCs/>
              <w:sz w:val="20"/>
            </w:rPr>
            <w:t>USER INSTRUCTIONS</w:t>
          </w:r>
        </w:p>
      </w:tc>
      <w:tc>
        <w:tcPr>
          <w:tcW w:w="0" w:type="auto"/>
          <w:gridSpan w:val="2"/>
          <w:tcBorders>
            <w:bottom w:val="single" w:sz="4" w:space="0" w:color="auto"/>
          </w:tcBorders>
          <w:tcMar>
            <w:left w:w="115" w:type="dxa"/>
            <w:right w:w="115" w:type="dxa"/>
          </w:tcMar>
          <w:vAlign w:val="center"/>
        </w:tcPr>
        <w:p w14:paraId="3C5E4955" w14:textId="77777777" w:rsidR="0045345C" w:rsidRDefault="0045345C" w:rsidP="00D63647">
          <w:pPr>
            <w:pStyle w:val="Heading1"/>
            <w:jc w:val="right"/>
            <w:rPr>
              <w:rFonts w:asciiTheme="minorHAnsi" w:hAnsiTheme="minorHAnsi"/>
              <w:b w:val="0"/>
              <w:bCs/>
              <w:sz w:val="20"/>
            </w:rPr>
          </w:pPr>
          <w:r w:rsidRPr="00167924">
            <w:rPr>
              <w:rFonts w:asciiTheme="minorHAnsi" w:hAnsiTheme="minorHAnsi"/>
              <w:b w:val="0"/>
              <w:bCs/>
              <w:sz w:val="20"/>
            </w:rPr>
            <w:t>CF</w:t>
          </w:r>
          <w:r>
            <w:rPr>
              <w:rFonts w:asciiTheme="minorHAnsi" w:hAnsiTheme="minorHAnsi"/>
              <w:b w:val="0"/>
              <w:bCs/>
              <w:sz w:val="20"/>
            </w:rPr>
            <w:t>3</w:t>
          </w:r>
          <w:r w:rsidRPr="00167924">
            <w:rPr>
              <w:rFonts w:asciiTheme="minorHAnsi" w:hAnsiTheme="minorHAnsi"/>
              <w:b w:val="0"/>
              <w:bCs/>
              <w:sz w:val="20"/>
            </w:rPr>
            <w:t>R</w:t>
          </w:r>
          <w:r w:rsidRPr="00167924">
            <w:rPr>
              <w:rFonts w:asciiTheme="minorHAnsi" w:hAnsiTheme="minorHAnsi"/>
              <w:b w:val="0"/>
              <w:sz w:val="20"/>
            </w:rPr>
            <w:t>-MCH-20-H</w:t>
          </w:r>
        </w:p>
      </w:tc>
    </w:tr>
    <w:tr w:rsidR="0045345C" w:rsidRPr="0057121B" w14:paraId="3C5E4959" w14:textId="77777777" w:rsidTr="00183263">
      <w:trPr>
        <w:cantSplit/>
        <w:trHeight w:val="288"/>
      </w:trPr>
      <w:tc>
        <w:tcPr>
          <w:tcW w:w="3772" w:type="pct"/>
          <w:gridSpan w:val="2"/>
          <w:tcBorders>
            <w:top w:val="single" w:sz="4" w:space="0" w:color="auto"/>
            <w:bottom w:val="single" w:sz="4" w:space="0" w:color="auto"/>
          </w:tcBorders>
        </w:tcPr>
        <w:p w14:paraId="3C5E4957" w14:textId="77777777" w:rsidR="0045345C" w:rsidRPr="00F85124" w:rsidRDefault="0045345C" w:rsidP="00183263">
          <w:pPr>
            <w:tabs>
              <w:tab w:val="right" w:pos="10543"/>
            </w:tabs>
            <w:rPr>
              <w:rFonts w:asciiTheme="minorHAnsi" w:hAnsiTheme="minorHAnsi"/>
              <w:sz w:val="12"/>
              <w:szCs w:val="12"/>
            </w:rPr>
          </w:pPr>
          <w:r w:rsidRPr="00F85124">
            <w:rPr>
              <w:rFonts w:asciiTheme="minorHAnsi" w:hAnsiTheme="minorHAnsi"/>
              <w:bCs/>
            </w:rPr>
            <w:t>Duct Leakage Diagnostic Test</w:t>
          </w:r>
          <w:r>
            <w:rPr>
              <w:rFonts w:asciiTheme="minorHAnsi" w:hAnsiTheme="minorHAnsi"/>
              <w:bCs/>
            </w:rPr>
            <w:t xml:space="preserve"> - MCH-20a</w:t>
          </w:r>
        </w:p>
      </w:tc>
      <w:tc>
        <w:tcPr>
          <w:tcW w:w="1228" w:type="pct"/>
          <w:tcBorders>
            <w:top w:val="single" w:sz="4" w:space="0" w:color="auto"/>
            <w:bottom w:val="single" w:sz="4" w:space="0" w:color="auto"/>
          </w:tcBorders>
          <w:tcMar>
            <w:left w:w="115" w:type="dxa"/>
            <w:right w:w="202" w:type="dxa"/>
          </w:tcMar>
          <w:vAlign w:val="center"/>
        </w:tcPr>
        <w:p w14:paraId="3C5E4958" w14:textId="1BC56653" w:rsidR="0045345C" w:rsidRPr="0057121B" w:rsidRDefault="0045345C" w:rsidP="00C8641C">
          <w:pPr>
            <w:pStyle w:val="ListParagraph"/>
            <w:keepNext/>
            <w:ind w:left="602" w:right="-108"/>
            <w:jc w:val="right"/>
            <w:outlineLvl w:val="0"/>
            <w:rPr>
              <w:rFonts w:asciiTheme="minorHAnsi" w:hAnsiTheme="minorHAnsi"/>
              <w:bCs/>
            </w:rPr>
          </w:pPr>
          <w:r>
            <w:rPr>
              <w:rFonts w:asciiTheme="minorHAnsi" w:hAnsiTheme="minorHAnsi"/>
              <w:bCs/>
            </w:rPr>
            <w:t>(</w:t>
          </w:r>
          <w:r w:rsidRPr="00167924">
            <w:rPr>
              <w:rFonts w:asciiTheme="minorHAnsi" w:hAnsiTheme="minorHAnsi"/>
              <w:bCs/>
            </w:rPr>
            <w:t xml:space="preserve">Page </w:t>
          </w:r>
          <w:r w:rsidRPr="00167924">
            <w:rPr>
              <w:rFonts w:asciiTheme="minorHAnsi" w:hAnsiTheme="minorHAnsi"/>
              <w:bCs/>
            </w:rPr>
            <w:fldChar w:fldCharType="begin"/>
          </w:r>
          <w:r w:rsidRPr="00167924">
            <w:rPr>
              <w:rFonts w:asciiTheme="minorHAnsi" w:hAnsiTheme="minorHAnsi"/>
              <w:bCs/>
            </w:rPr>
            <w:instrText xml:space="preserve"> PAGE   \* MERGEFORMAT </w:instrText>
          </w:r>
          <w:r w:rsidRPr="00167924">
            <w:rPr>
              <w:rFonts w:asciiTheme="minorHAnsi" w:hAnsiTheme="minorHAnsi"/>
              <w:bCs/>
            </w:rPr>
            <w:fldChar w:fldCharType="separate"/>
          </w:r>
          <w:r w:rsidR="00E97AD0">
            <w:rPr>
              <w:rFonts w:asciiTheme="minorHAnsi" w:hAnsiTheme="minorHAnsi"/>
              <w:bCs/>
              <w:noProof/>
            </w:rPr>
            <w:t>1</w:t>
          </w:r>
          <w:r w:rsidRPr="00167924">
            <w:rPr>
              <w:rFonts w:asciiTheme="minorHAnsi" w:hAnsiTheme="minorHAnsi"/>
              <w:bCs/>
            </w:rPr>
            <w:fldChar w:fldCharType="end"/>
          </w:r>
          <w:r>
            <w:rPr>
              <w:rFonts w:asciiTheme="minorHAnsi" w:hAnsiTheme="minorHAnsi"/>
              <w:bCs/>
            </w:rPr>
            <w:t xml:space="preserve"> </w:t>
          </w:r>
          <w:r w:rsidRPr="00167924">
            <w:rPr>
              <w:rFonts w:asciiTheme="minorHAnsi" w:hAnsiTheme="minorHAnsi"/>
              <w:bCs/>
            </w:rPr>
            <w:t xml:space="preserve">of </w:t>
          </w:r>
          <w:fldSimple w:instr=" SECTIONPAGES   \* MERGEFORMAT ">
            <w:r w:rsidR="00E97AD0" w:rsidRPr="00E97AD0">
              <w:rPr>
                <w:rFonts w:asciiTheme="minorHAnsi" w:hAnsiTheme="minorHAnsi"/>
                <w:bCs/>
                <w:noProof/>
              </w:rPr>
              <w:t>1</w:t>
            </w:r>
          </w:fldSimple>
          <w:r>
            <w:rPr>
              <w:rFonts w:asciiTheme="minorHAnsi" w:hAnsiTheme="minorHAnsi"/>
              <w:bCs/>
              <w:noProof/>
            </w:rPr>
            <w:t>)</w:t>
          </w:r>
        </w:p>
      </w:tc>
    </w:tr>
  </w:tbl>
  <w:p w14:paraId="3C5E495A" w14:textId="5438CDBF" w:rsidR="0045345C" w:rsidRPr="00247AA0" w:rsidRDefault="00E97AD0" w:rsidP="000713DC">
    <w:pPr>
      <w:pStyle w:val="Header"/>
      <w:rPr>
        <w:rFonts w:asciiTheme="minorHAnsi" w:hAnsiTheme="minorHAnsi"/>
        <w:szCs w:val="4"/>
      </w:rPr>
    </w:pPr>
    <w:r>
      <w:rPr>
        <w:rFonts w:asciiTheme="minorHAnsi" w:hAnsiTheme="minorHAnsi"/>
        <w:b/>
        <w:bCs/>
        <w:noProof/>
      </w:rPr>
      <w:pict w14:anchorId="3C5E49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92" o:spid="_x0000_s2059"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5E495C" w14:textId="77777777" w:rsidR="0045345C" w:rsidRDefault="0045345C">
    <w:pPr>
      <w:pStyle w:val="Header"/>
    </w:pPr>
    <w:r>
      <w:rPr>
        <w:noProof/>
      </w:rPr>
      <w:pict w14:anchorId="3C5E49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90" o:spid="_x0000_s2052"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5E495D" w14:textId="77777777" w:rsidR="0045345C" w:rsidRDefault="0045345C">
    <w:pPr>
      <w:pStyle w:val="Header"/>
    </w:pPr>
    <w:r>
      <w:rPr>
        <w:noProof/>
      </w:rPr>
      <w:pict w14:anchorId="3C5E49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94" o:spid="_x0000_s2056"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7871"/>
      <w:gridCol w:w="276"/>
      <w:gridCol w:w="2652"/>
    </w:tblGrid>
    <w:tr w:rsidR="0045345C" w:rsidRPr="0057121B" w14:paraId="3C5E4960" w14:textId="77777777" w:rsidTr="0057121B">
      <w:trPr>
        <w:cantSplit/>
        <w:trHeight w:val="288"/>
      </w:trPr>
      <w:tc>
        <w:tcPr>
          <w:tcW w:w="3644" w:type="pct"/>
          <w:tcBorders>
            <w:bottom w:val="single" w:sz="4" w:space="0" w:color="auto"/>
          </w:tcBorders>
          <w:vAlign w:val="center"/>
        </w:tcPr>
        <w:p w14:paraId="3C5E495E" w14:textId="24718614" w:rsidR="0045345C" w:rsidRPr="002D34BF" w:rsidRDefault="0045345C" w:rsidP="00D63647">
          <w:pPr>
            <w:pStyle w:val="Heading1"/>
            <w:rPr>
              <w:rFonts w:asciiTheme="minorHAnsi" w:hAnsiTheme="minorHAnsi"/>
              <w:b w:val="0"/>
              <w:bCs/>
              <w:sz w:val="20"/>
            </w:rPr>
          </w:pPr>
          <w:r w:rsidRPr="0011635C">
            <w:rPr>
              <w:rFonts w:asciiTheme="minorHAnsi" w:hAnsiTheme="minorHAnsi"/>
              <w:b w:val="0"/>
              <w:bCs/>
              <w:sz w:val="20"/>
            </w:rPr>
            <w:t xml:space="preserve">CERTIFICATE OF </w:t>
          </w:r>
          <w:r>
            <w:rPr>
              <w:rFonts w:asciiTheme="minorHAnsi" w:hAnsiTheme="minorHAnsi"/>
              <w:b w:val="0"/>
              <w:bCs/>
              <w:sz w:val="20"/>
            </w:rPr>
            <w:t xml:space="preserve">VERIFICATION - </w:t>
          </w:r>
          <w:r w:rsidRPr="00A23007">
            <w:rPr>
              <w:rFonts w:asciiTheme="minorHAnsi" w:hAnsiTheme="minorHAnsi"/>
              <w:b w:val="0"/>
              <w:bCs/>
              <w:sz w:val="20"/>
            </w:rPr>
            <w:t>DATA FIELD DEFINITIONS AND CALCULATIONS</w:t>
          </w:r>
        </w:p>
      </w:tc>
      <w:tc>
        <w:tcPr>
          <w:tcW w:w="0" w:type="auto"/>
          <w:gridSpan w:val="2"/>
          <w:tcBorders>
            <w:bottom w:val="single" w:sz="4" w:space="0" w:color="auto"/>
          </w:tcBorders>
          <w:tcMar>
            <w:left w:w="115" w:type="dxa"/>
            <w:right w:w="115" w:type="dxa"/>
          </w:tcMar>
          <w:vAlign w:val="center"/>
        </w:tcPr>
        <w:p w14:paraId="3C5E495F" w14:textId="77777777" w:rsidR="0045345C" w:rsidRPr="002D34BF" w:rsidRDefault="0045345C" w:rsidP="00D63647">
          <w:pPr>
            <w:pStyle w:val="Heading1"/>
            <w:jc w:val="right"/>
            <w:rPr>
              <w:rFonts w:asciiTheme="minorHAnsi" w:hAnsiTheme="minorHAnsi"/>
              <w:b w:val="0"/>
              <w:bCs/>
              <w:sz w:val="20"/>
            </w:rPr>
          </w:pPr>
          <w:r w:rsidRPr="0011635C">
            <w:rPr>
              <w:rFonts w:asciiTheme="minorHAnsi" w:hAnsiTheme="minorHAnsi"/>
              <w:b w:val="0"/>
              <w:bCs/>
              <w:sz w:val="20"/>
            </w:rPr>
            <w:t>CF</w:t>
          </w:r>
          <w:r>
            <w:rPr>
              <w:rFonts w:asciiTheme="minorHAnsi" w:hAnsiTheme="minorHAnsi"/>
              <w:b w:val="0"/>
              <w:bCs/>
              <w:sz w:val="20"/>
            </w:rPr>
            <w:t>3</w:t>
          </w:r>
          <w:r w:rsidRPr="0011635C">
            <w:rPr>
              <w:rFonts w:asciiTheme="minorHAnsi" w:hAnsiTheme="minorHAnsi"/>
              <w:b w:val="0"/>
              <w:bCs/>
              <w:sz w:val="20"/>
            </w:rPr>
            <w:t>R</w:t>
          </w:r>
          <w:r w:rsidRPr="0011635C">
            <w:rPr>
              <w:rFonts w:asciiTheme="minorHAnsi" w:hAnsiTheme="minorHAnsi"/>
              <w:b w:val="0"/>
              <w:sz w:val="20"/>
            </w:rPr>
            <w:t>-MCH-20-H</w:t>
          </w:r>
        </w:p>
      </w:tc>
    </w:tr>
    <w:tr w:rsidR="0045345C" w:rsidRPr="0057121B" w14:paraId="3C5E4963" w14:textId="77777777" w:rsidTr="0057121B">
      <w:trPr>
        <w:cantSplit/>
        <w:trHeight w:val="288"/>
      </w:trPr>
      <w:tc>
        <w:tcPr>
          <w:tcW w:w="3772" w:type="pct"/>
          <w:gridSpan w:val="2"/>
          <w:tcBorders>
            <w:top w:val="single" w:sz="4" w:space="0" w:color="auto"/>
            <w:bottom w:val="single" w:sz="4" w:space="0" w:color="auto"/>
          </w:tcBorders>
          <w:vAlign w:val="center"/>
        </w:tcPr>
        <w:p w14:paraId="3C5E4961" w14:textId="77777777" w:rsidR="0045345C" w:rsidRPr="0011635C" w:rsidRDefault="0045345C" w:rsidP="0011635C">
          <w:pPr>
            <w:rPr>
              <w:rFonts w:asciiTheme="minorHAnsi" w:hAnsiTheme="minorHAnsi"/>
              <w:bCs/>
            </w:rPr>
          </w:pPr>
          <w:r w:rsidRPr="00F85124">
            <w:rPr>
              <w:rFonts w:asciiTheme="minorHAnsi" w:hAnsiTheme="minorHAnsi"/>
              <w:bCs/>
            </w:rPr>
            <w:t>Duct Leakage Diagnostic Test</w:t>
          </w:r>
          <w:r>
            <w:rPr>
              <w:rFonts w:asciiTheme="minorHAnsi" w:hAnsiTheme="minorHAnsi"/>
              <w:bCs/>
            </w:rPr>
            <w:t xml:space="preserve"> - MCH-20a</w:t>
          </w:r>
        </w:p>
      </w:tc>
      <w:tc>
        <w:tcPr>
          <w:tcW w:w="1228" w:type="pct"/>
          <w:tcBorders>
            <w:top w:val="single" w:sz="4" w:space="0" w:color="auto"/>
            <w:bottom w:val="single" w:sz="4" w:space="0" w:color="auto"/>
          </w:tcBorders>
          <w:tcMar>
            <w:left w:w="115" w:type="dxa"/>
            <w:right w:w="202" w:type="dxa"/>
          </w:tcMar>
          <w:vAlign w:val="center"/>
        </w:tcPr>
        <w:p w14:paraId="3C5E4962" w14:textId="70D08933" w:rsidR="0045345C" w:rsidRPr="0057121B" w:rsidRDefault="0045345C" w:rsidP="00C8641C">
          <w:pPr>
            <w:pStyle w:val="ListParagraph"/>
            <w:keepNext/>
            <w:ind w:left="602" w:right="-108"/>
            <w:jc w:val="right"/>
            <w:outlineLvl w:val="0"/>
            <w:rPr>
              <w:rFonts w:asciiTheme="minorHAnsi" w:hAnsiTheme="minorHAnsi"/>
              <w:bCs/>
            </w:rPr>
          </w:pPr>
          <w:r>
            <w:rPr>
              <w:rFonts w:asciiTheme="minorHAnsi" w:hAnsiTheme="minorHAnsi"/>
              <w:bCs/>
            </w:rPr>
            <w:t>(</w:t>
          </w:r>
          <w:r w:rsidRPr="0011635C">
            <w:rPr>
              <w:rFonts w:asciiTheme="minorHAnsi" w:hAnsiTheme="minorHAnsi"/>
              <w:bCs/>
            </w:rPr>
            <w:t xml:space="preserve">Page </w:t>
          </w:r>
          <w:r w:rsidRPr="0011635C">
            <w:rPr>
              <w:rFonts w:asciiTheme="minorHAnsi" w:hAnsiTheme="minorHAnsi"/>
              <w:bCs/>
            </w:rPr>
            <w:fldChar w:fldCharType="begin"/>
          </w:r>
          <w:r w:rsidRPr="0011635C">
            <w:rPr>
              <w:rFonts w:asciiTheme="minorHAnsi" w:hAnsiTheme="minorHAnsi"/>
              <w:bCs/>
            </w:rPr>
            <w:instrText xml:space="preserve"> PAGE   \* MERGEFORMAT </w:instrText>
          </w:r>
          <w:r w:rsidRPr="0011635C">
            <w:rPr>
              <w:rFonts w:asciiTheme="minorHAnsi" w:hAnsiTheme="minorHAnsi"/>
              <w:bCs/>
            </w:rPr>
            <w:fldChar w:fldCharType="separate"/>
          </w:r>
          <w:r w:rsidR="00E97AD0">
            <w:rPr>
              <w:rFonts w:asciiTheme="minorHAnsi" w:hAnsiTheme="minorHAnsi"/>
              <w:bCs/>
              <w:noProof/>
            </w:rPr>
            <w:t>2</w:t>
          </w:r>
          <w:r w:rsidRPr="0011635C">
            <w:rPr>
              <w:rFonts w:asciiTheme="minorHAnsi" w:hAnsiTheme="minorHAnsi"/>
              <w:bCs/>
            </w:rPr>
            <w:fldChar w:fldCharType="end"/>
          </w:r>
          <w:r>
            <w:rPr>
              <w:rFonts w:asciiTheme="minorHAnsi" w:hAnsiTheme="minorHAnsi"/>
              <w:bCs/>
            </w:rPr>
            <w:t xml:space="preserve"> </w:t>
          </w:r>
          <w:r w:rsidRPr="0011635C">
            <w:rPr>
              <w:rFonts w:asciiTheme="minorHAnsi" w:hAnsiTheme="minorHAnsi"/>
              <w:bCs/>
            </w:rPr>
            <w:t xml:space="preserve">of </w:t>
          </w:r>
          <w:fldSimple w:instr=" SECTIONPAGES   \* MERGEFORMAT ">
            <w:r w:rsidR="00E97AD0" w:rsidRPr="00E97AD0">
              <w:rPr>
                <w:rFonts w:asciiTheme="minorHAnsi" w:hAnsiTheme="minorHAnsi"/>
                <w:bCs/>
                <w:noProof/>
              </w:rPr>
              <w:t>3</w:t>
            </w:r>
          </w:fldSimple>
          <w:r>
            <w:rPr>
              <w:rFonts w:asciiTheme="minorHAnsi" w:hAnsiTheme="minorHAnsi"/>
              <w:bCs/>
              <w:noProof/>
            </w:rPr>
            <w:t>)</w:t>
          </w:r>
        </w:p>
      </w:tc>
    </w:tr>
  </w:tbl>
  <w:p w14:paraId="3C5E4964" w14:textId="323180D0" w:rsidR="0045345C" w:rsidRPr="00247AA0" w:rsidRDefault="00E97AD0" w:rsidP="000713DC">
    <w:pPr>
      <w:pStyle w:val="Header"/>
      <w:rPr>
        <w:rFonts w:asciiTheme="minorHAnsi" w:hAnsiTheme="minorHAnsi"/>
        <w:szCs w:val="4"/>
      </w:rPr>
    </w:pPr>
    <w:r>
      <w:rPr>
        <w:rFonts w:asciiTheme="minorHAnsi" w:hAnsiTheme="minorHAnsi"/>
        <w:b/>
        <w:bCs/>
        <w:noProof/>
      </w:rPr>
      <w:pict w14:anchorId="3C5E49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95" o:spid="_x0000_s2058"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5E4965" w14:textId="77777777" w:rsidR="0045345C" w:rsidRDefault="0045345C">
    <w:pPr>
      <w:pStyle w:val="Header"/>
    </w:pPr>
    <w:r>
      <w:rPr>
        <w:noProof/>
      </w:rPr>
      <w:pict w14:anchorId="3C5E49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3605193" o:spid="_x0000_s2055"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3E64A0B"/>
    <w:multiLevelType w:val="hybridMultilevel"/>
    <w:tmpl w:val="921CD13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775196"/>
    <w:multiLevelType w:val="hybridMultilevel"/>
    <w:tmpl w:val="777C644C"/>
    <w:lvl w:ilvl="0" w:tplc="9664EB64">
      <w:start w:val="8"/>
      <w:numFmt w:val="decimal"/>
      <w:lvlText w:val="%1."/>
      <w:lvlJc w:val="left"/>
      <w:pPr>
        <w:ind w:left="720" w:hanging="360"/>
      </w:pPr>
      <w:rPr>
        <w:rFonts w:asciiTheme="minorHAnsi" w:hAnsiTheme="minorHAnsi" w:cs="Times New Roman"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5" w15:restartNumberingAfterBreak="0">
    <w:nsid w:val="0DF80D7B"/>
    <w:multiLevelType w:val="hybridMultilevel"/>
    <w:tmpl w:val="0E5C250E"/>
    <w:lvl w:ilvl="0" w:tplc="660E8300">
      <w:start w:val="2"/>
      <w:numFmt w:val="decimal"/>
      <w:lvlText w:val="%1."/>
      <w:lvlJc w:val="left"/>
      <w:pPr>
        <w:ind w:left="810" w:hanging="360"/>
      </w:pPr>
      <w:rPr>
        <w:rFonts w:hint="default"/>
      </w:r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 w15:restartNumberingAfterBreak="0">
    <w:nsid w:val="11616517"/>
    <w:multiLevelType w:val="hybridMultilevel"/>
    <w:tmpl w:val="717ABC5E"/>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56168C5"/>
    <w:multiLevelType w:val="hybridMultilevel"/>
    <w:tmpl w:val="3CCA92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9" w15:restartNumberingAfterBreak="0">
    <w:nsid w:val="1ED1684E"/>
    <w:multiLevelType w:val="hybridMultilevel"/>
    <w:tmpl w:val="A73C41C0"/>
    <w:lvl w:ilvl="0" w:tplc="8562684A">
      <w:start w:val="10"/>
      <w:numFmt w:val="decimal"/>
      <w:lvlText w:val="%1."/>
      <w:lvlJc w:val="left"/>
      <w:pPr>
        <w:ind w:left="720" w:hanging="360"/>
      </w:pPr>
      <w:rPr>
        <w:rFonts w:asciiTheme="minorHAnsi" w:hAnsiTheme="minorHAnsi" w:cs="Times New Roman"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2" w15:restartNumberingAfterBreak="0">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DFD1021"/>
    <w:multiLevelType w:val="hybridMultilevel"/>
    <w:tmpl w:val="E6C48EAE"/>
    <w:lvl w:ilvl="0" w:tplc="07A0FE32">
      <w:start w:val="4"/>
      <w:numFmt w:val="upperLetter"/>
      <w:lvlText w:val="%1."/>
      <w:lvlJc w:val="left"/>
      <w:pPr>
        <w:ind w:left="237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B7291C"/>
    <w:multiLevelType w:val="hybridMultilevel"/>
    <w:tmpl w:val="8A1A886E"/>
    <w:lvl w:ilvl="0" w:tplc="F800B7BC">
      <w:start w:val="6"/>
      <w:numFmt w:val="decimal"/>
      <w:lvlText w:val="%1."/>
      <w:lvlJc w:val="left"/>
      <w:pPr>
        <w:ind w:left="720" w:hanging="360"/>
      </w:pPr>
      <w:rPr>
        <w:rFonts w:asciiTheme="minorHAnsi" w:hAnsiTheme="minorHAnsi" w:cs="Times New Roman" w:hint="default"/>
        <w:sz w:val="18"/>
        <w:szCs w:val="18"/>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15:restartNumberingAfterBreak="0">
    <w:nsid w:val="321F1DCB"/>
    <w:multiLevelType w:val="hybridMultilevel"/>
    <w:tmpl w:val="4B207998"/>
    <w:lvl w:ilvl="0" w:tplc="FE22E6AE">
      <w:start w:val="4"/>
      <w:numFmt w:val="decimal"/>
      <w:lvlText w:val="%1."/>
      <w:lvlJc w:val="left"/>
      <w:pPr>
        <w:ind w:left="72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4E79AD"/>
    <w:multiLevelType w:val="hybridMultilevel"/>
    <w:tmpl w:val="5A18C4C2"/>
    <w:lvl w:ilvl="0" w:tplc="11A06F88">
      <w:start w:val="1"/>
      <w:numFmt w:val="decimalZero"/>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3BAA1BAF"/>
    <w:multiLevelType w:val="hybridMultilevel"/>
    <w:tmpl w:val="1728BA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13C6091"/>
    <w:multiLevelType w:val="hybridMultilevel"/>
    <w:tmpl w:val="C6705FDE"/>
    <w:lvl w:ilvl="0" w:tplc="04090015">
      <w:start w:val="1"/>
      <w:numFmt w:val="upperLetter"/>
      <w:lvlText w:val="%1."/>
      <w:lvlJc w:val="left"/>
      <w:pPr>
        <w:ind w:left="2379" w:hanging="360"/>
      </w:pPr>
    </w:lvl>
    <w:lvl w:ilvl="1" w:tplc="04090019" w:tentative="1">
      <w:start w:val="1"/>
      <w:numFmt w:val="lowerLetter"/>
      <w:lvlText w:val="%2."/>
      <w:lvlJc w:val="left"/>
      <w:pPr>
        <w:ind w:left="3099" w:hanging="360"/>
      </w:pPr>
    </w:lvl>
    <w:lvl w:ilvl="2" w:tplc="0409001B" w:tentative="1">
      <w:start w:val="1"/>
      <w:numFmt w:val="lowerRoman"/>
      <w:lvlText w:val="%3."/>
      <w:lvlJc w:val="right"/>
      <w:pPr>
        <w:ind w:left="3819" w:hanging="180"/>
      </w:pPr>
    </w:lvl>
    <w:lvl w:ilvl="3" w:tplc="0409000F" w:tentative="1">
      <w:start w:val="1"/>
      <w:numFmt w:val="decimal"/>
      <w:lvlText w:val="%4."/>
      <w:lvlJc w:val="left"/>
      <w:pPr>
        <w:ind w:left="4539" w:hanging="360"/>
      </w:pPr>
    </w:lvl>
    <w:lvl w:ilvl="4" w:tplc="04090019" w:tentative="1">
      <w:start w:val="1"/>
      <w:numFmt w:val="lowerLetter"/>
      <w:lvlText w:val="%5."/>
      <w:lvlJc w:val="left"/>
      <w:pPr>
        <w:ind w:left="5259" w:hanging="360"/>
      </w:pPr>
    </w:lvl>
    <w:lvl w:ilvl="5" w:tplc="0409001B" w:tentative="1">
      <w:start w:val="1"/>
      <w:numFmt w:val="lowerRoman"/>
      <w:lvlText w:val="%6."/>
      <w:lvlJc w:val="right"/>
      <w:pPr>
        <w:ind w:left="5979" w:hanging="180"/>
      </w:pPr>
    </w:lvl>
    <w:lvl w:ilvl="6" w:tplc="0409000F" w:tentative="1">
      <w:start w:val="1"/>
      <w:numFmt w:val="decimal"/>
      <w:lvlText w:val="%7."/>
      <w:lvlJc w:val="left"/>
      <w:pPr>
        <w:ind w:left="6699" w:hanging="360"/>
      </w:pPr>
    </w:lvl>
    <w:lvl w:ilvl="7" w:tplc="04090019" w:tentative="1">
      <w:start w:val="1"/>
      <w:numFmt w:val="lowerLetter"/>
      <w:lvlText w:val="%8."/>
      <w:lvlJc w:val="left"/>
      <w:pPr>
        <w:ind w:left="7419" w:hanging="360"/>
      </w:pPr>
    </w:lvl>
    <w:lvl w:ilvl="8" w:tplc="0409001B" w:tentative="1">
      <w:start w:val="1"/>
      <w:numFmt w:val="lowerRoman"/>
      <w:lvlText w:val="%9."/>
      <w:lvlJc w:val="right"/>
      <w:pPr>
        <w:ind w:left="8139" w:hanging="180"/>
      </w:pPr>
    </w:lvl>
  </w:abstractNum>
  <w:abstractNum w:abstractNumId="21" w15:restartNumberingAfterBreak="0">
    <w:nsid w:val="42882BF8"/>
    <w:multiLevelType w:val="hybridMultilevel"/>
    <w:tmpl w:val="B3A2E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656049C"/>
    <w:multiLevelType w:val="hybridMultilevel"/>
    <w:tmpl w:val="153872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B52990"/>
    <w:multiLevelType w:val="hybridMultilevel"/>
    <w:tmpl w:val="8D3E1E42"/>
    <w:lvl w:ilvl="0" w:tplc="56F4428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9D24F82"/>
    <w:multiLevelType w:val="hybridMultilevel"/>
    <w:tmpl w:val="F3828DEA"/>
    <w:lvl w:ilvl="0" w:tplc="3400583E">
      <w:start w:val="2"/>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1B3090A"/>
    <w:multiLevelType w:val="hybridMultilevel"/>
    <w:tmpl w:val="71345030"/>
    <w:lvl w:ilvl="0" w:tplc="C0A62B8C">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7" w15:restartNumberingAfterBreak="0">
    <w:nsid w:val="604A51EC"/>
    <w:multiLevelType w:val="hybridMultilevel"/>
    <w:tmpl w:val="1BCCE4B6"/>
    <w:lvl w:ilvl="0" w:tplc="9C34277C">
      <w:start w:val="1"/>
      <w:numFmt w:val="decimal"/>
      <w:lvlText w:val="%1."/>
      <w:lvlJc w:val="left"/>
      <w:pPr>
        <w:ind w:left="962"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4DE659A"/>
    <w:multiLevelType w:val="hybridMultilevel"/>
    <w:tmpl w:val="1BCCE4B6"/>
    <w:lvl w:ilvl="0" w:tplc="9C34277C">
      <w:start w:val="1"/>
      <w:numFmt w:val="decimal"/>
      <w:lvlText w:val="%1."/>
      <w:lvlJc w:val="left"/>
      <w:pPr>
        <w:ind w:left="962"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A3D049C"/>
    <w:multiLevelType w:val="hybridMultilevel"/>
    <w:tmpl w:val="2AE266E6"/>
    <w:lvl w:ilvl="0" w:tplc="11A06F88">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A9937E7"/>
    <w:multiLevelType w:val="hybridMultilevel"/>
    <w:tmpl w:val="D5802C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31" w15:restartNumberingAfterBreak="0">
    <w:nsid w:val="707F7B98"/>
    <w:multiLevelType w:val="hybridMultilevel"/>
    <w:tmpl w:val="8D209C24"/>
    <w:lvl w:ilvl="0" w:tplc="90E88B56">
      <w:start w:val="10"/>
      <w:numFmt w:val="decimal"/>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708152D0"/>
    <w:multiLevelType w:val="hybridMultilevel"/>
    <w:tmpl w:val="655026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10C35EC"/>
    <w:multiLevelType w:val="hybridMultilevel"/>
    <w:tmpl w:val="CE9CB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C645A7"/>
    <w:multiLevelType w:val="hybridMultilevel"/>
    <w:tmpl w:val="F8C64590"/>
    <w:lvl w:ilvl="0" w:tplc="04090019">
      <w:start w:val="1"/>
      <w:numFmt w:val="lowerLetter"/>
      <w:lvlText w:val="%1."/>
      <w:lvlJc w:val="left"/>
      <w:pPr>
        <w:ind w:left="1471"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5" w15:restartNumberingAfterBreak="0">
    <w:nsid w:val="753C4D85"/>
    <w:multiLevelType w:val="hybridMultilevel"/>
    <w:tmpl w:val="6CE4D0FE"/>
    <w:lvl w:ilvl="0" w:tplc="9C34277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68D3DDE"/>
    <w:multiLevelType w:val="hybridMultilevel"/>
    <w:tmpl w:val="475271A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B6D48CB"/>
    <w:multiLevelType w:val="hybridMultilevel"/>
    <w:tmpl w:val="7C345920"/>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38" w15:restartNumberingAfterBreak="0">
    <w:nsid w:val="7DB736A8"/>
    <w:multiLevelType w:val="hybridMultilevel"/>
    <w:tmpl w:val="AD4E15F6"/>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4"/>
  </w:num>
  <w:num w:numId="3">
    <w:abstractNumId w:val="25"/>
  </w:num>
  <w:num w:numId="4">
    <w:abstractNumId w:val="1"/>
  </w:num>
  <w:num w:numId="5">
    <w:abstractNumId w:val="0"/>
  </w:num>
  <w:num w:numId="6">
    <w:abstractNumId w:val="18"/>
  </w:num>
  <w:num w:numId="7">
    <w:abstractNumId w:val="37"/>
  </w:num>
  <w:num w:numId="8">
    <w:abstractNumId w:val="5"/>
  </w:num>
  <w:num w:numId="9">
    <w:abstractNumId w:val="20"/>
  </w:num>
  <w:num w:numId="10">
    <w:abstractNumId w:val="24"/>
  </w:num>
  <w:num w:numId="11">
    <w:abstractNumId w:val="14"/>
  </w:num>
  <w:num w:numId="12">
    <w:abstractNumId w:val="6"/>
  </w:num>
  <w:num w:numId="13">
    <w:abstractNumId w:val="19"/>
  </w:num>
  <w:num w:numId="14">
    <w:abstractNumId w:val="27"/>
  </w:num>
  <w:num w:numId="15">
    <w:abstractNumId w:val="35"/>
  </w:num>
  <w:num w:numId="16">
    <w:abstractNumId w:val="22"/>
  </w:num>
  <w:num w:numId="17">
    <w:abstractNumId w:val="33"/>
  </w:num>
  <w:num w:numId="18">
    <w:abstractNumId w:val="2"/>
  </w:num>
  <w:num w:numId="19">
    <w:abstractNumId w:val="32"/>
  </w:num>
  <w:num w:numId="20">
    <w:abstractNumId w:val="36"/>
  </w:num>
  <w:num w:numId="21">
    <w:abstractNumId w:val="21"/>
  </w:num>
  <w:num w:numId="22">
    <w:abstractNumId w:val="28"/>
  </w:num>
  <w:num w:numId="23">
    <w:abstractNumId w:val="10"/>
  </w:num>
  <w:num w:numId="24">
    <w:abstractNumId w:val="26"/>
  </w:num>
  <w:num w:numId="25">
    <w:abstractNumId w:val="13"/>
  </w:num>
  <w:num w:numId="26">
    <w:abstractNumId w:val="29"/>
  </w:num>
  <w:num w:numId="27">
    <w:abstractNumId w:val="17"/>
  </w:num>
  <w:num w:numId="28">
    <w:abstractNumId w:val="16"/>
  </w:num>
  <w:num w:numId="29">
    <w:abstractNumId w:val="23"/>
  </w:num>
  <w:num w:numId="30">
    <w:abstractNumId w:val="7"/>
  </w:num>
  <w:num w:numId="31">
    <w:abstractNumId w:val="31"/>
  </w:num>
  <w:num w:numId="32">
    <w:abstractNumId w:val="15"/>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5"/>
  </w:num>
  <w:num w:numId="35">
    <w:abstractNumId w:val="3"/>
  </w:num>
  <w:num w:numId="36">
    <w:abstractNumId w:val="9"/>
  </w:num>
  <w:num w:numId="37">
    <w:abstractNumId w:val="12"/>
  </w:num>
  <w:num w:numId="38">
    <w:abstractNumId w:val="30"/>
  </w:num>
  <w:num w:numId="39">
    <w:abstractNumId w:val="8"/>
  </w:num>
  <w:num w:numId="40">
    <w:abstractNumId w:val="38"/>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mith, Alexis@Energy">
    <w15:presenceInfo w15:providerId="AD" w15:userId="S-1-5-21-606747145-1060284298-682003330-869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1"/>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7B2F"/>
    <w:rsid w:val="000016CE"/>
    <w:rsid w:val="0000264A"/>
    <w:rsid w:val="00003076"/>
    <w:rsid w:val="000036FF"/>
    <w:rsid w:val="00021214"/>
    <w:rsid w:val="00024B83"/>
    <w:rsid w:val="00024D03"/>
    <w:rsid w:val="000252CC"/>
    <w:rsid w:val="00026750"/>
    <w:rsid w:val="0003438F"/>
    <w:rsid w:val="00034F28"/>
    <w:rsid w:val="00035468"/>
    <w:rsid w:val="000356B2"/>
    <w:rsid w:val="00035A79"/>
    <w:rsid w:val="00035FA3"/>
    <w:rsid w:val="00037926"/>
    <w:rsid w:val="00041961"/>
    <w:rsid w:val="000470D7"/>
    <w:rsid w:val="000471F6"/>
    <w:rsid w:val="00047685"/>
    <w:rsid w:val="0005009A"/>
    <w:rsid w:val="00051F14"/>
    <w:rsid w:val="00053A0E"/>
    <w:rsid w:val="0006016B"/>
    <w:rsid w:val="000631C6"/>
    <w:rsid w:val="000644B7"/>
    <w:rsid w:val="00071136"/>
    <w:rsid w:val="000713DC"/>
    <w:rsid w:val="00072AE7"/>
    <w:rsid w:val="00076F08"/>
    <w:rsid w:val="0007786A"/>
    <w:rsid w:val="00080A37"/>
    <w:rsid w:val="00080E55"/>
    <w:rsid w:val="00080EEE"/>
    <w:rsid w:val="000861F1"/>
    <w:rsid w:val="00087336"/>
    <w:rsid w:val="00091941"/>
    <w:rsid w:val="00091D81"/>
    <w:rsid w:val="00094E31"/>
    <w:rsid w:val="00094EF2"/>
    <w:rsid w:val="000A0D18"/>
    <w:rsid w:val="000A105B"/>
    <w:rsid w:val="000A1F02"/>
    <w:rsid w:val="000A22A1"/>
    <w:rsid w:val="000A35C7"/>
    <w:rsid w:val="000A361B"/>
    <w:rsid w:val="000A37E1"/>
    <w:rsid w:val="000A44F4"/>
    <w:rsid w:val="000A4A99"/>
    <w:rsid w:val="000A4AE0"/>
    <w:rsid w:val="000A583E"/>
    <w:rsid w:val="000B3479"/>
    <w:rsid w:val="000B42AA"/>
    <w:rsid w:val="000B4491"/>
    <w:rsid w:val="000B6E5C"/>
    <w:rsid w:val="000B737F"/>
    <w:rsid w:val="000B7F1D"/>
    <w:rsid w:val="000C1A4A"/>
    <w:rsid w:val="000C4C97"/>
    <w:rsid w:val="000C6426"/>
    <w:rsid w:val="000C6B8F"/>
    <w:rsid w:val="000C7320"/>
    <w:rsid w:val="000D1DBE"/>
    <w:rsid w:val="000D25DB"/>
    <w:rsid w:val="000D7DA8"/>
    <w:rsid w:val="000E0BE1"/>
    <w:rsid w:val="000E0CAE"/>
    <w:rsid w:val="000E2EB0"/>
    <w:rsid w:val="000E53E9"/>
    <w:rsid w:val="000E5FE0"/>
    <w:rsid w:val="000E62ED"/>
    <w:rsid w:val="000E6F0F"/>
    <w:rsid w:val="000E7ABD"/>
    <w:rsid w:val="000F070F"/>
    <w:rsid w:val="000F0BA7"/>
    <w:rsid w:val="000F4BD2"/>
    <w:rsid w:val="000F67E7"/>
    <w:rsid w:val="000F754C"/>
    <w:rsid w:val="000F7B12"/>
    <w:rsid w:val="0010692F"/>
    <w:rsid w:val="00110C30"/>
    <w:rsid w:val="0011319B"/>
    <w:rsid w:val="001131A2"/>
    <w:rsid w:val="00115923"/>
    <w:rsid w:val="0011635C"/>
    <w:rsid w:val="00125089"/>
    <w:rsid w:val="00126F26"/>
    <w:rsid w:val="00127ACC"/>
    <w:rsid w:val="00130056"/>
    <w:rsid w:val="001305CE"/>
    <w:rsid w:val="001315EE"/>
    <w:rsid w:val="00135763"/>
    <w:rsid w:val="00137AA4"/>
    <w:rsid w:val="00140611"/>
    <w:rsid w:val="00141834"/>
    <w:rsid w:val="00142FD3"/>
    <w:rsid w:val="00144690"/>
    <w:rsid w:val="00146716"/>
    <w:rsid w:val="00146B84"/>
    <w:rsid w:val="00151323"/>
    <w:rsid w:val="0015283A"/>
    <w:rsid w:val="0015402D"/>
    <w:rsid w:val="00155ACD"/>
    <w:rsid w:val="001566BB"/>
    <w:rsid w:val="00156D64"/>
    <w:rsid w:val="001577AB"/>
    <w:rsid w:val="001615D7"/>
    <w:rsid w:val="00162081"/>
    <w:rsid w:val="001623F3"/>
    <w:rsid w:val="001658FF"/>
    <w:rsid w:val="00167924"/>
    <w:rsid w:val="00171597"/>
    <w:rsid w:val="001739FA"/>
    <w:rsid w:val="00174BD1"/>
    <w:rsid w:val="00175D42"/>
    <w:rsid w:val="00175E69"/>
    <w:rsid w:val="00181190"/>
    <w:rsid w:val="00183263"/>
    <w:rsid w:val="00187390"/>
    <w:rsid w:val="00190389"/>
    <w:rsid w:val="001923BF"/>
    <w:rsid w:val="0019624F"/>
    <w:rsid w:val="001A5583"/>
    <w:rsid w:val="001B21F5"/>
    <w:rsid w:val="001B5BA4"/>
    <w:rsid w:val="001C1F9C"/>
    <w:rsid w:val="001D10CC"/>
    <w:rsid w:val="001D1A80"/>
    <w:rsid w:val="001D1A9A"/>
    <w:rsid w:val="001D2E44"/>
    <w:rsid w:val="001D5C0F"/>
    <w:rsid w:val="001E35C4"/>
    <w:rsid w:val="001E3724"/>
    <w:rsid w:val="001E3C52"/>
    <w:rsid w:val="001E6728"/>
    <w:rsid w:val="001E6F45"/>
    <w:rsid w:val="001F0E8D"/>
    <w:rsid w:val="001F20EE"/>
    <w:rsid w:val="001F26D9"/>
    <w:rsid w:val="001F5597"/>
    <w:rsid w:val="00200E53"/>
    <w:rsid w:val="0020199D"/>
    <w:rsid w:val="0020213B"/>
    <w:rsid w:val="00202608"/>
    <w:rsid w:val="00206039"/>
    <w:rsid w:val="00211E22"/>
    <w:rsid w:val="00213E8E"/>
    <w:rsid w:val="00216C55"/>
    <w:rsid w:val="00222C64"/>
    <w:rsid w:val="00222F6D"/>
    <w:rsid w:val="002241A5"/>
    <w:rsid w:val="00234D45"/>
    <w:rsid w:val="00237567"/>
    <w:rsid w:val="0024187D"/>
    <w:rsid w:val="0024197A"/>
    <w:rsid w:val="002420D2"/>
    <w:rsid w:val="00243047"/>
    <w:rsid w:val="00243611"/>
    <w:rsid w:val="00244548"/>
    <w:rsid w:val="002455DC"/>
    <w:rsid w:val="00245AF0"/>
    <w:rsid w:val="002461A5"/>
    <w:rsid w:val="002471BC"/>
    <w:rsid w:val="00247AA0"/>
    <w:rsid w:val="002514A1"/>
    <w:rsid w:val="00251869"/>
    <w:rsid w:val="00251B09"/>
    <w:rsid w:val="00252638"/>
    <w:rsid w:val="002532A8"/>
    <w:rsid w:val="00254AAE"/>
    <w:rsid w:val="00254F08"/>
    <w:rsid w:val="002552EE"/>
    <w:rsid w:val="00255F5A"/>
    <w:rsid w:val="002562A4"/>
    <w:rsid w:val="002566EA"/>
    <w:rsid w:val="002615BC"/>
    <w:rsid w:val="00262438"/>
    <w:rsid w:val="00262721"/>
    <w:rsid w:val="002641C7"/>
    <w:rsid w:val="002672B2"/>
    <w:rsid w:val="002701EE"/>
    <w:rsid w:val="002710BB"/>
    <w:rsid w:val="002712AE"/>
    <w:rsid w:val="002719D2"/>
    <w:rsid w:val="00271E1D"/>
    <w:rsid w:val="00274618"/>
    <w:rsid w:val="00275110"/>
    <w:rsid w:val="0027552D"/>
    <w:rsid w:val="00277212"/>
    <w:rsid w:val="00280C76"/>
    <w:rsid w:val="00282725"/>
    <w:rsid w:val="0028466E"/>
    <w:rsid w:val="00284AFC"/>
    <w:rsid w:val="00284C8F"/>
    <w:rsid w:val="00285A7C"/>
    <w:rsid w:val="00287436"/>
    <w:rsid w:val="00287573"/>
    <w:rsid w:val="00291F72"/>
    <w:rsid w:val="00293DDD"/>
    <w:rsid w:val="00295DBB"/>
    <w:rsid w:val="00295ED5"/>
    <w:rsid w:val="00296586"/>
    <w:rsid w:val="00296BA8"/>
    <w:rsid w:val="002A0196"/>
    <w:rsid w:val="002A1004"/>
    <w:rsid w:val="002A199B"/>
    <w:rsid w:val="002A2D66"/>
    <w:rsid w:val="002A31C6"/>
    <w:rsid w:val="002A3F41"/>
    <w:rsid w:val="002A51EE"/>
    <w:rsid w:val="002A6399"/>
    <w:rsid w:val="002A6A1F"/>
    <w:rsid w:val="002A6C51"/>
    <w:rsid w:val="002A76CC"/>
    <w:rsid w:val="002B2393"/>
    <w:rsid w:val="002B3A7D"/>
    <w:rsid w:val="002B4924"/>
    <w:rsid w:val="002B4F6F"/>
    <w:rsid w:val="002B642C"/>
    <w:rsid w:val="002B7C0B"/>
    <w:rsid w:val="002C131A"/>
    <w:rsid w:val="002C586B"/>
    <w:rsid w:val="002D1475"/>
    <w:rsid w:val="002D34BF"/>
    <w:rsid w:val="002D3BA6"/>
    <w:rsid w:val="002D4E1C"/>
    <w:rsid w:val="002D5A85"/>
    <w:rsid w:val="002D680A"/>
    <w:rsid w:val="002D7DB8"/>
    <w:rsid w:val="002D7DC5"/>
    <w:rsid w:val="002E1C34"/>
    <w:rsid w:val="002E3676"/>
    <w:rsid w:val="002E7941"/>
    <w:rsid w:val="002F0B2F"/>
    <w:rsid w:val="002F19A0"/>
    <w:rsid w:val="002F40A7"/>
    <w:rsid w:val="002F6775"/>
    <w:rsid w:val="002F79F6"/>
    <w:rsid w:val="002F7F5C"/>
    <w:rsid w:val="00303FBA"/>
    <w:rsid w:val="00304E93"/>
    <w:rsid w:val="003051D0"/>
    <w:rsid w:val="00306026"/>
    <w:rsid w:val="00307081"/>
    <w:rsid w:val="0030770D"/>
    <w:rsid w:val="00311BBB"/>
    <w:rsid w:val="00312FF4"/>
    <w:rsid w:val="00314D52"/>
    <w:rsid w:val="00314EC3"/>
    <w:rsid w:val="00317442"/>
    <w:rsid w:val="0032018D"/>
    <w:rsid w:val="00320F01"/>
    <w:rsid w:val="00323827"/>
    <w:rsid w:val="003247CA"/>
    <w:rsid w:val="003254A2"/>
    <w:rsid w:val="003354A4"/>
    <w:rsid w:val="00337397"/>
    <w:rsid w:val="00340CE9"/>
    <w:rsid w:val="003422FE"/>
    <w:rsid w:val="00346303"/>
    <w:rsid w:val="003500C8"/>
    <w:rsid w:val="00350478"/>
    <w:rsid w:val="00350A8C"/>
    <w:rsid w:val="00353C3B"/>
    <w:rsid w:val="0035603C"/>
    <w:rsid w:val="00357343"/>
    <w:rsid w:val="00367CE0"/>
    <w:rsid w:val="00371157"/>
    <w:rsid w:val="0037209F"/>
    <w:rsid w:val="00372700"/>
    <w:rsid w:val="0037357B"/>
    <w:rsid w:val="00376EAA"/>
    <w:rsid w:val="003809C0"/>
    <w:rsid w:val="003813FE"/>
    <w:rsid w:val="00383558"/>
    <w:rsid w:val="00383E72"/>
    <w:rsid w:val="003850E9"/>
    <w:rsid w:val="00385CE0"/>
    <w:rsid w:val="00386209"/>
    <w:rsid w:val="0038684E"/>
    <w:rsid w:val="003904C5"/>
    <w:rsid w:val="0039142A"/>
    <w:rsid w:val="00393566"/>
    <w:rsid w:val="00394C8C"/>
    <w:rsid w:val="003A1FF7"/>
    <w:rsid w:val="003A2B6A"/>
    <w:rsid w:val="003A32E8"/>
    <w:rsid w:val="003A4497"/>
    <w:rsid w:val="003A63F9"/>
    <w:rsid w:val="003B3641"/>
    <w:rsid w:val="003B456E"/>
    <w:rsid w:val="003B5B3C"/>
    <w:rsid w:val="003C0766"/>
    <w:rsid w:val="003C3DF9"/>
    <w:rsid w:val="003C7B7A"/>
    <w:rsid w:val="003C7CCF"/>
    <w:rsid w:val="003D12CF"/>
    <w:rsid w:val="003D349A"/>
    <w:rsid w:val="003D3D29"/>
    <w:rsid w:val="003D5183"/>
    <w:rsid w:val="003D5345"/>
    <w:rsid w:val="003D5350"/>
    <w:rsid w:val="003D7CAC"/>
    <w:rsid w:val="003E0651"/>
    <w:rsid w:val="003E1E09"/>
    <w:rsid w:val="003E22AB"/>
    <w:rsid w:val="003E3AA5"/>
    <w:rsid w:val="003E3BFD"/>
    <w:rsid w:val="003F064C"/>
    <w:rsid w:val="003F1C6F"/>
    <w:rsid w:val="003F23F8"/>
    <w:rsid w:val="003F3015"/>
    <w:rsid w:val="003F49BD"/>
    <w:rsid w:val="003F6A76"/>
    <w:rsid w:val="003F711C"/>
    <w:rsid w:val="00400942"/>
    <w:rsid w:val="00405CD9"/>
    <w:rsid w:val="00413DE1"/>
    <w:rsid w:val="00415F3A"/>
    <w:rsid w:val="00415FD0"/>
    <w:rsid w:val="00420F56"/>
    <w:rsid w:val="0042394E"/>
    <w:rsid w:val="00423B07"/>
    <w:rsid w:val="0042664B"/>
    <w:rsid w:val="00430CEA"/>
    <w:rsid w:val="00432098"/>
    <w:rsid w:val="0043390E"/>
    <w:rsid w:val="0043422C"/>
    <w:rsid w:val="00434A60"/>
    <w:rsid w:val="00434AB0"/>
    <w:rsid w:val="00435279"/>
    <w:rsid w:val="00440841"/>
    <w:rsid w:val="00440B86"/>
    <w:rsid w:val="0044439E"/>
    <w:rsid w:val="004507D3"/>
    <w:rsid w:val="004510F5"/>
    <w:rsid w:val="0045345C"/>
    <w:rsid w:val="00454C3D"/>
    <w:rsid w:val="00457A32"/>
    <w:rsid w:val="0046141F"/>
    <w:rsid w:val="00462AC1"/>
    <w:rsid w:val="0046705B"/>
    <w:rsid w:val="00470951"/>
    <w:rsid w:val="00472750"/>
    <w:rsid w:val="004737C4"/>
    <w:rsid w:val="00473E9F"/>
    <w:rsid w:val="00474509"/>
    <w:rsid w:val="00474A7A"/>
    <w:rsid w:val="00475987"/>
    <w:rsid w:val="00475E37"/>
    <w:rsid w:val="00477D56"/>
    <w:rsid w:val="0048031E"/>
    <w:rsid w:val="004809EE"/>
    <w:rsid w:val="00481D18"/>
    <w:rsid w:val="00484764"/>
    <w:rsid w:val="00486F0B"/>
    <w:rsid w:val="00487F1C"/>
    <w:rsid w:val="004944D6"/>
    <w:rsid w:val="004948E2"/>
    <w:rsid w:val="00496603"/>
    <w:rsid w:val="00497469"/>
    <w:rsid w:val="004A032F"/>
    <w:rsid w:val="004A174B"/>
    <w:rsid w:val="004A1BEB"/>
    <w:rsid w:val="004A264A"/>
    <w:rsid w:val="004A458A"/>
    <w:rsid w:val="004A5C7F"/>
    <w:rsid w:val="004A6847"/>
    <w:rsid w:val="004A6E7F"/>
    <w:rsid w:val="004B1012"/>
    <w:rsid w:val="004B30F5"/>
    <w:rsid w:val="004B4582"/>
    <w:rsid w:val="004B71AC"/>
    <w:rsid w:val="004B7BD2"/>
    <w:rsid w:val="004C132B"/>
    <w:rsid w:val="004C23D9"/>
    <w:rsid w:val="004C2A96"/>
    <w:rsid w:val="004C2C61"/>
    <w:rsid w:val="004C5F07"/>
    <w:rsid w:val="004D17C3"/>
    <w:rsid w:val="004D1CE3"/>
    <w:rsid w:val="004D287C"/>
    <w:rsid w:val="004D555D"/>
    <w:rsid w:val="004E112A"/>
    <w:rsid w:val="004E230B"/>
    <w:rsid w:val="004E5CB5"/>
    <w:rsid w:val="004F0A7F"/>
    <w:rsid w:val="004F385A"/>
    <w:rsid w:val="004F40C1"/>
    <w:rsid w:val="0050571A"/>
    <w:rsid w:val="005077F3"/>
    <w:rsid w:val="005113E4"/>
    <w:rsid w:val="00513D83"/>
    <w:rsid w:val="005140E3"/>
    <w:rsid w:val="00514ADB"/>
    <w:rsid w:val="005153FC"/>
    <w:rsid w:val="00517D3C"/>
    <w:rsid w:val="00520412"/>
    <w:rsid w:val="00520C9B"/>
    <w:rsid w:val="005222CB"/>
    <w:rsid w:val="005266F9"/>
    <w:rsid w:val="005276F7"/>
    <w:rsid w:val="00527ACC"/>
    <w:rsid w:val="005308B2"/>
    <w:rsid w:val="00530F4C"/>
    <w:rsid w:val="00530FB5"/>
    <w:rsid w:val="00531044"/>
    <w:rsid w:val="005318AF"/>
    <w:rsid w:val="005333D6"/>
    <w:rsid w:val="00533765"/>
    <w:rsid w:val="0053409C"/>
    <w:rsid w:val="005340A2"/>
    <w:rsid w:val="00536AA4"/>
    <w:rsid w:val="00541293"/>
    <w:rsid w:val="0054195B"/>
    <w:rsid w:val="005437EB"/>
    <w:rsid w:val="00543CB4"/>
    <w:rsid w:val="005449AF"/>
    <w:rsid w:val="00547D60"/>
    <w:rsid w:val="00551599"/>
    <w:rsid w:val="00551712"/>
    <w:rsid w:val="00552A3E"/>
    <w:rsid w:val="00555884"/>
    <w:rsid w:val="00562461"/>
    <w:rsid w:val="00562BA8"/>
    <w:rsid w:val="00564177"/>
    <w:rsid w:val="005678C7"/>
    <w:rsid w:val="005706AC"/>
    <w:rsid w:val="0057121B"/>
    <w:rsid w:val="00572B72"/>
    <w:rsid w:val="00572D5D"/>
    <w:rsid w:val="00573417"/>
    <w:rsid w:val="0057425A"/>
    <w:rsid w:val="0057429F"/>
    <w:rsid w:val="00574E6A"/>
    <w:rsid w:val="00575E09"/>
    <w:rsid w:val="005813CE"/>
    <w:rsid w:val="00581CE3"/>
    <w:rsid w:val="005821CB"/>
    <w:rsid w:val="005877FC"/>
    <w:rsid w:val="0059070E"/>
    <w:rsid w:val="00594C36"/>
    <w:rsid w:val="005A0B55"/>
    <w:rsid w:val="005A0CC1"/>
    <w:rsid w:val="005A2233"/>
    <w:rsid w:val="005A4070"/>
    <w:rsid w:val="005A487E"/>
    <w:rsid w:val="005A7B40"/>
    <w:rsid w:val="005B0BAD"/>
    <w:rsid w:val="005C4233"/>
    <w:rsid w:val="005C5038"/>
    <w:rsid w:val="005C73C7"/>
    <w:rsid w:val="005C7CB4"/>
    <w:rsid w:val="005D0C2E"/>
    <w:rsid w:val="005D0E28"/>
    <w:rsid w:val="005D2752"/>
    <w:rsid w:val="005D27FD"/>
    <w:rsid w:val="005D30D4"/>
    <w:rsid w:val="005D335A"/>
    <w:rsid w:val="005D3D7C"/>
    <w:rsid w:val="005D55BB"/>
    <w:rsid w:val="005D688A"/>
    <w:rsid w:val="005D7B43"/>
    <w:rsid w:val="005D7D0C"/>
    <w:rsid w:val="005E083C"/>
    <w:rsid w:val="005E1D9E"/>
    <w:rsid w:val="005E23CD"/>
    <w:rsid w:val="005E2724"/>
    <w:rsid w:val="005E3AEB"/>
    <w:rsid w:val="005E3E55"/>
    <w:rsid w:val="005E68FF"/>
    <w:rsid w:val="005F178B"/>
    <w:rsid w:val="005F3569"/>
    <w:rsid w:val="005F4CDC"/>
    <w:rsid w:val="005F4F0C"/>
    <w:rsid w:val="005F72BA"/>
    <w:rsid w:val="006004F5"/>
    <w:rsid w:val="006016EB"/>
    <w:rsid w:val="006019F9"/>
    <w:rsid w:val="00601C19"/>
    <w:rsid w:val="006048BD"/>
    <w:rsid w:val="00605944"/>
    <w:rsid w:val="0061067E"/>
    <w:rsid w:val="00611781"/>
    <w:rsid w:val="00611910"/>
    <w:rsid w:val="00613F4A"/>
    <w:rsid w:val="00614268"/>
    <w:rsid w:val="00615FFB"/>
    <w:rsid w:val="00616C4D"/>
    <w:rsid w:val="00617B42"/>
    <w:rsid w:val="006200D7"/>
    <w:rsid w:val="006227B1"/>
    <w:rsid w:val="00622990"/>
    <w:rsid w:val="006229A6"/>
    <w:rsid w:val="00623566"/>
    <w:rsid w:val="00623DB1"/>
    <w:rsid w:val="00631115"/>
    <w:rsid w:val="006317DB"/>
    <w:rsid w:val="0063250A"/>
    <w:rsid w:val="00632736"/>
    <w:rsid w:val="0063291D"/>
    <w:rsid w:val="00632F51"/>
    <w:rsid w:val="00632F73"/>
    <w:rsid w:val="00637775"/>
    <w:rsid w:val="00640279"/>
    <w:rsid w:val="006411CF"/>
    <w:rsid w:val="00641C71"/>
    <w:rsid w:val="0064300C"/>
    <w:rsid w:val="0064347F"/>
    <w:rsid w:val="00643B45"/>
    <w:rsid w:val="00644585"/>
    <w:rsid w:val="00650508"/>
    <w:rsid w:val="00654F37"/>
    <w:rsid w:val="0066058F"/>
    <w:rsid w:val="00660EAB"/>
    <w:rsid w:val="00663AF7"/>
    <w:rsid w:val="00666501"/>
    <w:rsid w:val="00667362"/>
    <w:rsid w:val="00667D83"/>
    <w:rsid w:val="00673D5A"/>
    <w:rsid w:val="00674FED"/>
    <w:rsid w:val="0068136A"/>
    <w:rsid w:val="0068226F"/>
    <w:rsid w:val="00682CBA"/>
    <w:rsid w:val="00682F28"/>
    <w:rsid w:val="00684934"/>
    <w:rsid w:val="00685D72"/>
    <w:rsid w:val="00686B8B"/>
    <w:rsid w:val="00690C34"/>
    <w:rsid w:val="00692A28"/>
    <w:rsid w:val="00692EDF"/>
    <w:rsid w:val="006930E5"/>
    <w:rsid w:val="00697E29"/>
    <w:rsid w:val="006A07EB"/>
    <w:rsid w:val="006A156C"/>
    <w:rsid w:val="006A3095"/>
    <w:rsid w:val="006A57F1"/>
    <w:rsid w:val="006A722E"/>
    <w:rsid w:val="006B2166"/>
    <w:rsid w:val="006B4081"/>
    <w:rsid w:val="006C0044"/>
    <w:rsid w:val="006C0E98"/>
    <w:rsid w:val="006C50CD"/>
    <w:rsid w:val="006C528B"/>
    <w:rsid w:val="006C7319"/>
    <w:rsid w:val="006C7335"/>
    <w:rsid w:val="006C7406"/>
    <w:rsid w:val="006D054B"/>
    <w:rsid w:val="006D1A7E"/>
    <w:rsid w:val="006D21DC"/>
    <w:rsid w:val="006D47F8"/>
    <w:rsid w:val="006D4D01"/>
    <w:rsid w:val="006D7492"/>
    <w:rsid w:val="006D7B92"/>
    <w:rsid w:val="006E1FC1"/>
    <w:rsid w:val="006E24F2"/>
    <w:rsid w:val="006E6C5C"/>
    <w:rsid w:val="006E7733"/>
    <w:rsid w:val="006F0652"/>
    <w:rsid w:val="006F0F36"/>
    <w:rsid w:val="006F1BAF"/>
    <w:rsid w:val="006F2C70"/>
    <w:rsid w:val="006F6081"/>
    <w:rsid w:val="006F7A85"/>
    <w:rsid w:val="00702161"/>
    <w:rsid w:val="0070354F"/>
    <w:rsid w:val="0070366D"/>
    <w:rsid w:val="00706B5A"/>
    <w:rsid w:val="007108CC"/>
    <w:rsid w:val="0071395F"/>
    <w:rsid w:val="00714442"/>
    <w:rsid w:val="00714721"/>
    <w:rsid w:val="00714CBC"/>
    <w:rsid w:val="00714DAD"/>
    <w:rsid w:val="0071544A"/>
    <w:rsid w:val="0071761E"/>
    <w:rsid w:val="00717DEA"/>
    <w:rsid w:val="00720306"/>
    <w:rsid w:val="00722A18"/>
    <w:rsid w:val="00723136"/>
    <w:rsid w:val="007239DF"/>
    <w:rsid w:val="00724C26"/>
    <w:rsid w:val="007253A7"/>
    <w:rsid w:val="00726041"/>
    <w:rsid w:val="00727E2E"/>
    <w:rsid w:val="00730161"/>
    <w:rsid w:val="00735269"/>
    <w:rsid w:val="0073586D"/>
    <w:rsid w:val="0073667B"/>
    <w:rsid w:val="007415CD"/>
    <w:rsid w:val="00741697"/>
    <w:rsid w:val="00743217"/>
    <w:rsid w:val="0074424A"/>
    <w:rsid w:val="00746528"/>
    <w:rsid w:val="00751673"/>
    <w:rsid w:val="00751B6C"/>
    <w:rsid w:val="00753CFA"/>
    <w:rsid w:val="007551EC"/>
    <w:rsid w:val="00762026"/>
    <w:rsid w:val="007635A5"/>
    <w:rsid w:val="0076441C"/>
    <w:rsid w:val="00765F67"/>
    <w:rsid w:val="0076742B"/>
    <w:rsid w:val="00767DE4"/>
    <w:rsid w:val="007738B3"/>
    <w:rsid w:val="007755D6"/>
    <w:rsid w:val="007756F6"/>
    <w:rsid w:val="00775BB3"/>
    <w:rsid w:val="00776799"/>
    <w:rsid w:val="00777B2F"/>
    <w:rsid w:val="00785B34"/>
    <w:rsid w:val="00792420"/>
    <w:rsid w:val="00793E1C"/>
    <w:rsid w:val="00794AF1"/>
    <w:rsid w:val="00795EB8"/>
    <w:rsid w:val="00796128"/>
    <w:rsid w:val="00797224"/>
    <w:rsid w:val="00797290"/>
    <w:rsid w:val="00797860"/>
    <w:rsid w:val="007A3A98"/>
    <w:rsid w:val="007A4603"/>
    <w:rsid w:val="007B3F36"/>
    <w:rsid w:val="007B4BEA"/>
    <w:rsid w:val="007B645E"/>
    <w:rsid w:val="007B76DC"/>
    <w:rsid w:val="007B7FAA"/>
    <w:rsid w:val="007C12FC"/>
    <w:rsid w:val="007C24A3"/>
    <w:rsid w:val="007C27CB"/>
    <w:rsid w:val="007D060B"/>
    <w:rsid w:val="007D0D8F"/>
    <w:rsid w:val="007D19B2"/>
    <w:rsid w:val="007D22C7"/>
    <w:rsid w:val="007D2402"/>
    <w:rsid w:val="007D2DD3"/>
    <w:rsid w:val="007D726A"/>
    <w:rsid w:val="007E26E9"/>
    <w:rsid w:val="007E32B3"/>
    <w:rsid w:val="007E3498"/>
    <w:rsid w:val="007E448A"/>
    <w:rsid w:val="007E5437"/>
    <w:rsid w:val="007E5608"/>
    <w:rsid w:val="007F3A88"/>
    <w:rsid w:val="007F3E17"/>
    <w:rsid w:val="007F4611"/>
    <w:rsid w:val="007F56F7"/>
    <w:rsid w:val="007F57DC"/>
    <w:rsid w:val="007F668E"/>
    <w:rsid w:val="00800083"/>
    <w:rsid w:val="00800127"/>
    <w:rsid w:val="00801E0E"/>
    <w:rsid w:val="00804C36"/>
    <w:rsid w:val="00807045"/>
    <w:rsid w:val="0080748A"/>
    <w:rsid w:val="00811221"/>
    <w:rsid w:val="00812D30"/>
    <w:rsid w:val="00815AA1"/>
    <w:rsid w:val="0081628C"/>
    <w:rsid w:val="008163F4"/>
    <w:rsid w:val="00821F42"/>
    <w:rsid w:val="008242BC"/>
    <w:rsid w:val="0082448D"/>
    <w:rsid w:val="00825BAB"/>
    <w:rsid w:val="008353B6"/>
    <w:rsid w:val="00841186"/>
    <w:rsid w:val="008418AE"/>
    <w:rsid w:val="00844CD2"/>
    <w:rsid w:val="008459F6"/>
    <w:rsid w:val="00847E91"/>
    <w:rsid w:val="00847EF3"/>
    <w:rsid w:val="00850072"/>
    <w:rsid w:val="00851104"/>
    <w:rsid w:val="0085224E"/>
    <w:rsid w:val="0085268F"/>
    <w:rsid w:val="00852725"/>
    <w:rsid w:val="00853177"/>
    <w:rsid w:val="008540F3"/>
    <w:rsid w:val="008541F0"/>
    <w:rsid w:val="00854C4C"/>
    <w:rsid w:val="00857939"/>
    <w:rsid w:val="00860E60"/>
    <w:rsid w:val="00861B2F"/>
    <w:rsid w:val="00861BF8"/>
    <w:rsid w:val="008622C0"/>
    <w:rsid w:val="008627F3"/>
    <w:rsid w:val="00863680"/>
    <w:rsid w:val="00864215"/>
    <w:rsid w:val="00864A66"/>
    <w:rsid w:val="00865861"/>
    <w:rsid w:val="0086686B"/>
    <w:rsid w:val="00871197"/>
    <w:rsid w:val="00872784"/>
    <w:rsid w:val="00872B8B"/>
    <w:rsid w:val="00873A16"/>
    <w:rsid w:val="0087450C"/>
    <w:rsid w:val="008767D7"/>
    <w:rsid w:val="00877C0E"/>
    <w:rsid w:val="0088147F"/>
    <w:rsid w:val="0088221D"/>
    <w:rsid w:val="00884954"/>
    <w:rsid w:val="0088564F"/>
    <w:rsid w:val="00886660"/>
    <w:rsid w:val="00886D7A"/>
    <w:rsid w:val="00887159"/>
    <w:rsid w:val="00890DB2"/>
    <w:rsid w:val="0089169A"/>
    <w:rsid w:val="00891A59"/>
    <w:rsid w:val="008933EC"/>
    <w:rsid w:val="00894E3E"/>
    <w:rsid w:val="008964DF"/>
    <w:rsid w:val="008A044C"/>
    <w:rsid w:val="008A12DF"/>
    <w:rsid w:val="008A2A71"/>
    <w:rsid w:val="008A421F"/>
    <w:rsid w:val="008A5B91"/>
    <w:rsid w:val="008A77A3"/>
    <w:rsid w:val="008A7891"/>
    <w:rsid w:val="008A7F5C"/>
    <w:rsid w:val="008B05CC"/>
    <w:rsid w:val="008B6CA6"/>
    <w:rsid w:val="008C10F1"/>
    <w:rsid w:val="008C23D7"/>
    <w:rsid w:val="008C4272"/>
    <w:rsid w:val="008D0B8D"/>
    <w:rsid w:val="008D3743"/>
    <w:rsid w:val="008D3813"/>
    <w:rsid w:val="008D393A"/>
    <w:rsid w:val="008D545B"/>
    <w:rsid w:val="008E429B"/>
    <w:rsid w:val="008E4542"/>
    <w:rsid w:val="008E6C02"/>
    <w:rsid w:val="008F1900"/>
    <w:rsid w:val="008F38F3"/>
    <w:rsid w:val="008F68CE"/>
    <w:rsid w:val="008F7A7A"/>
    <w:rsid w:val="00900C86"/>
    <w:rsid w:val="00901D51"/>
    <w:rsid w:val="0090281A"/>
    <w:rsid w:val="00903B63"/>
    <w:rsid w:val="00903F60"/>
    <w:rsid w:val="00910674"/>
    <w:rsid w:val="009119ED"/>
    <w:rsid w:val="0091281C"/>
    <w:rsid w:val="00914C02"/>
    <w:rsid w:val="009153CC"/>
    <w:rsid w:val="00915BCF"/>
    <w:rsid w:val="00920C7E"/>
    <w:rsid w:val="00922848"/>
    <w:rsid w:val="00922DCB"/>
    <w:rsid w:val="00926340"/>
    <w:rsid w:val="00927712"/>
    <w:rsid w:val="00927A9F"/>
    <w:rsid w:val="009379DB"/>
    <w:rsid w:val="009405A5"/>
    <w:rsid w:val="00941530"/>
    <w:rsid w:val="00941E17"/>
    <w:rsid w:val="009437C6"/>
    <w:rsid w:val="00946688"/>
    <w:rsid w:val="009534FB"/>
    <w:rsid w:val="00955A9A"/>
    <w:rsid w:val="009564C7"/>
    <w:rsid w:val="00960678"/>
    <w:rsid w:val="00962003"/>
    <w:rsid w:val="00970745"/>
    <w:rsid w:val="00972766"/>
    <w:rsid w:val="009727B8"/>
    <w:rsid w:val="00973A48"/>
    <w:rsid w:val="00974521"/>
    <w:rsid w:val="00975037"/>
    <w:rsid w:val="0097558E"/>
    <w:rsid w:val="009764A9"/>
    <w:rsid w:val="00976594"/>
    <w:rsid w:val="00976637"/>
    <w:rsid w:val="0097679E"/>
    <w:rsid w:val="009774B4"/>
    <w:rsid w:val="00977E58"/>
    <w:rsid w:val="00980FB6"/>
    <w:rsid w:val="00982535"/>
    <w:rsid w:val="00982584"/>
    <w:rsid w:val="0098293E"/>
    <w:rsid w:val="00984D3A"/>
    <w:rsid w:val="00986EC8"/>
    <w:rsid w:val="00990414"/>
    <w:rsid w:val="00992035"/>
    <w:rsid w:val="009925F4"/>
    <w:rsid w:val="00992EF8"/>
    <w:rsid w:val="0099381F"/>
    <w:rsid w:val="00994689"/>
    <w:rsid w:val="009A059F"/>
    <w:rsid w:val="009A1F14"/>
    <w:rsid w:val="009A3318"/>
    <w:rsid w:val="009A3FB0"/>
    <w:rsid w:val="009A40A4"/>
    <w:rsid w:val="009A441C"/>
    <w:rsid w:val="009A4B00"/>
    <w:rsid w:val="009A698F"/>
    <w:rsid w:val="009A6F10"/>
    <w:rsid w:val="009B649C"/>
    <w:rsid w:val="009B6754"/>
    <w:rsid w:val="009B7C81"/>
    <w:rsid w:val="009C1F4E"/>
    <w:rsid w:val="009C362C"/>
    <w:rsid w:val="009C42C4"/>
    <w:rsid w:val="009C44C2"/>
    <w:rsid w:val="009C4B49"/>
    <w:rsid w:val="009C4F9A"/>
    <w:rsid w:val="009C521A"/>
    <w:rsid w:val="009D0F10"/>
    <w:rsid w:val="009D4CBD"/>
    <w:rsid w:val="009E2E57"/>
    <w:rsid w:val="009E3BB5"/>
    <w:rsid w:val="009E6B59"/>
    <w:rsid w:val="009F09DB"/>
    <w:rsid w:val="009F2090"/>
    <w:rsid w:val="009F4588"/>
    <w:rsid w:val="009F4771"/>
    <w:rsid w:val="00A0027A"/>
    <w:rsid w:val="00A00AE7"/>
    <w:rsid w:val="00A02090"/>
    <w:rsid w:val="00A039CE"/>
    <w:rsid w:val="00A04BF7"/>
    <w:rsid w:val="00A05591"/>
    <w:rsid w:val="00A055FD"/>
    <w:rsid w:val="00A05D8F"/>
    <w:rsid w:val="00A07D19"/>
    <w:rsid w:val="00A12015"/>
    <w:rsid w:val="00A1507A"/>
    <w:rsid w:val="00A16546"/>
    <w:rsid w:val="00A21ECB"/>
    <w:rsid w:val="00A23007"/>
    <w:rsid w:val="00A2340D"/>
    <w:rsid w:val="00A243B7"/>
    <w:rsid w:val="00A24BE2"/>
    <w:rsid w:val="00A24F9F"/>
    <w:rsid w:val="00A25AB2"/>
    <w:rsid w:val="00A267BD"/>
    <w:rsid w:val="00A27B88"/>
    <w:rsid w:val="00A32B49"/>
    <w:rsid w:val="00A32D77"/>
    <w:rsid w:val="00A33A50"/>
    <w:rsid w:val="00A3438B"/>
    <w:rsid w:val="00A36296"/>
    <w:rsid w:val="00A42C60"/>
    <w:rsid w:val="00A434B9"/>
    <w:rsid w:val="00A44A18"/>
    <w:rsid w:val="00A46AEC"/>
    <w:rsid w:val="00A471D4"/>
    <w:rsid w:val="00A47EFA"/>
    <w:rsid w:val="00A51851"/>
    <w:rsid w:val="00A52733"/>
    <w:rsid w:val="00A55365"/>
    <w:rsid w:val="00A55444"/>
    <w:rsid w:val="00A613C9"/>
    <w:rsid w:val="00A615CC"/>
    <w:rsid w:val="00A655A2"/>
    <w:rsid w:val="00A66898"/>
    <w:rsid w:val="00A677BB"/>
    <w:rsid w:val="00A702F0"/>
    <w:rsid w:val="00A70722"/>
    <w:rsid w:val="00A742B3"/>
    <w:rsid w:val="00A75B9B"/>
    <w:rsid w:val="00A76E04"/>
    <w:rsid w:val="00A77236"/>
    <w:rsid w:val="00A81137"/>
    <w:rsid w:val="00A817CB"/>
    <w:rsid w:val="00A81D0E"/>
    <w:rsid w:val="00A82362"/>
    <w:rsid w:val="00A8355F"/>
    <w:rsid w:val="00A86E45"/>
    <w:rsid w:val="00A87572"/>
    <w:rsid w:val="00A92550"/>
    <w:rsid w:val="00A970DE"/>
    <w:rsid w:val="00AA01C1"/>
    <w:rsid w:val="00AA18EC"/>
    <w:rsid w:val="00AA54DA"/>
    <w:rsid w:val="00AA5C65"/>
    <w:rsid w:val="00AA767E"/>
    <w:rsid w:val="00AB11CC"/>
    <w:rsid w:val="00AB1578"/>
    <w:rsid w:val="00AB24D0"/>
    <w:rsid w:val="00AB3A7E"/>
    <w:rsid w:val="00AB3DB0"/>
    <w:rsid w:val="00AB4166"/>
    <w:rsid w:val="00AB44D4"/>
    <w:rsid w:val="00AB4912"/>
    <w:rsid w:val="00AB4CFD"/>
    <w:rsid w:val="00AB7DDD"/>
    <w:rsid w:val="00AC0E85"/>
    <w:rsid w:val="00AC116A"/>
    <w:rsid w:val="00AC1E5C"/>
    <w:rsid w:val="00AC2C0E"/>
    <w:rsid w:val="00AC348D"/>
    <w:rsid w:val="00AC4755"/>
    <w:rsid w:val="00AC5DAC"/>
    <w:rsid w:val="00AC5DE9"/>
    <w:rsid w:val="00AC65B1"/>
    <w:rsid w:val="00AC6C09"/>
    <w:rsid w:val="00AD2247"/>
    <w:rsid w:val="00AD4FAE"/>
    <w:rsid w:val="00AD5A7C"/>
    <w:rsid w:val="00AD6018"/>
    <w:rsid w:val="00AD67BC"/>
    <w:rsid w:val="00AD7D68"/>
    <w:rsid w:val="00AE39CC"/>
    <w:rsid w:val="00AE59CC"/>
    <w:rsid w:val="00AF4004"/>
    <w:rsid w:val="00AF4294"/>
    <w:rsid w:val="00AF5BB7"/>
    <w:rsid w:val="00B002FE"/>
    <w:rsid w:val="00B025F7"/>
    <w:rsid w:val="00B02E79"/>
    <w:rsid w:val="00B034BF"/>
    <w:rsid w:val="00B034C5"/>
    <w:rsid w:val="00B04AA4"/>
    <w:rsid w:val="00B078C6"/>
    <w:rsid w:val="00B105D9"/>
    <w:rsid w:val="00B11C50"/>
    <w:rsid w:val="00B1252A"/>
    <w:rsid w:val="00B1334D"/>
    <w:rsid w:val="00B13B94"/>
    <w:rsid w:val="00B17F24"/>
    <w:rsid w:val="00B20BD4"/>
    <w:rsid w:val="00B23304"/>
    <w:rsid w:val="00B23C60"/>
    <w:rsid w:val="00B24434"/>
    <w:rsid w:val="00B273D8"/>
    <w:rsid w:val="00B27891"/>
    <w:rsid w:val="00B27A2A"/>
    <w:rsid w:val="00B322B3"/>
    <w:rsid w:val="00B33471"/>
    <w:rsid w:val="00B34290"/>
    <w:rsid w:val="00B34D49"/>
    <w:rsid w:val="00B35C45"/>
    <w:rsid w:val="00B37EEE"/>
    <w:rsid w:val="00B401EA"/>
    <w:rsid w:val="00B4146E"/>
    <w:rsid w:val="00B4216F"/>
    <w:rsid w:val="00B429F3"/>
    <w:rsid w:val="00B446FE"/>
    <w:rsid w:val="00B46C1B"/>
    <w:rsid w:val="00B47B99"/>
    <w:rsid w:val="00B50BBF"/>
    <w:rsid w:val="00B51352"/>
    <w:rsid w:val="00B524FA"/>
    <w:rsid w:val="00B55591"/>
    <w:rsid w:val="00B55F60"/>
    <w:rsid w:val="00B56CBA"/>
    <w:rsid w:val="00B6238C"/>
    <w:rsid w:val="00B639F6"/>
    <w:rsid w:val="00B63B27"/>
    <w:rsid w:val="00B64C3A"/>
    <w:rsid w:val="00B6647D"/>
    <w:rsid w:val="00B6666C"/>
    <w:rsid w:val="00B77604"/>
    <w:rsid w:val="00B778B9"/>
    <w:rsid w:val="00B81A45"/>
    <w:rsid w:val="00B82CAC"/>
    <w:rsid w:val="00B82F48"/>
    <w:rsid w:val="00B83530"/>
    <w:rsid w:val="00B867D6"/>
    <w:rsid w:val="00B9005D"/>
    <w:rsid w:val="00B92531"/>
    <w:rsid w:val="00B9258B"/>
    <w:rsid w:val="00B93829"/>
    <w:rsid w:val="00B948AD"/>
    <w:rsid w:val="00B97365"/>
    <w:rsid w:val="00B97A0A"/>
    <w:rsid w:val="00BA0B87"/>
    <w:rsid w:val="00BA161A"/>
    <w:rsid w:val="00BA2927"/>
    <w:rsid w:val="00BA3419"/>
    <w:rsid w:val="00BA6FA0"/>
    <w:rsid w:val="00BA7A7F"/>
    <w:rsid w:val="00BB4A90"/>
    <w:rsid w:val="00BB70D1"/>
    <w:rsid w:val="00BC0714"/>
    <w:rsid w:val="00BC199A"/>
    <w:rsid w:val="00BC1A6B"/>
    <w:rsid w:val="00BC6F83"/>
    <w:rsid w:val="00BD3582"/>
    <w:rsid w:val="00BD5345"/>
    <w:rsid w:val="00BD66AD"/>
    <w:rsid w:val="00BD71C5"/>
    <w:rsid w:val="00BD7DA4"/>
    <w:rsid w:val="00BE1447"/>
    <w:rsid w:val="00BE183B"/>
    <w:rsid w:val="00BE607D"/>
    <w:rsid w:val="00BE61EC"/>
    <w:rsid w:val="00BE798B"/>
    <w:rsid w:val="00BE7F99"/>
    <w:rsid w:val="00BF2635"/>
    <w:rsid w:val="00BF530C"/>
    <w:rsid w:val="00BF7EC0"/>
    <w:rsid w:val="00C0082F"/>
    <w:rsid w:val="00C044EB"/>
    <w:rsid w:val="00C04A66"/>
    <w:rsid w:val="00C04EA8"/>
    <w:rsid w:val="00C05873"/>
    <w:rsid w:val="00C06085"/>
    <w:rsid w:val="00C060F0"/>
    <w:rsid w:val="00C06AE0"/>
    <w:rsid w:val="00C072DB"/>
    <w:rsid w:val="00C107D2"/>
    <w:rsid w:val="00C13757"/>
    <w:rsid w:val="00C14210"/>
    <w:rsid w:val="00C173DB"/>
    <w:rsid w:val="00C211FD"/>
    <w:rsid w:val="00C2497D"/>
    <w:rsid w:val="00C30FB6"/>
    <w:rsid w:val="00C30FDD"/>
    <w:rsid w:val="00C348D5"/>
    <w:rsid w:val="00C35471"/>
    <w:rsid w:val="00C367B7"/>
    <w:rsid w:val="00C36879"/>
    <w:rsid w:val="00C40EC8"/>
    <w:rsid w:val="00C41857"/>
    <w:rsid w:val="00C425A5"/>
    <w:rsid w:val="00C449D5"/>
    <w:rsid w:val="00C46DFC"/>
    <w:rsid w:val="00C477A7"/>
    <w:rsid w:val="00C47BF8"/>
    <w:rsid w:val="00C50E08"/>
    <w:rsid w:val="00C51448"/>
    <w:rsid w:val="00C51617"/>
    <w:rsid w:val="00C5369A"/>
    <w:rsid w:val="00C53F2A"/>
    <w:rsid w:val="00C56F6B"/>
    <w:rsid w:val="00C5702B"/>
    <w:rsid w:val="00C60365"/>
    <w:rsid w:val="00C6068F"/>
    <w:rsid w:val="00C632B8"/>
    <w:rsid w:val="00C633C8"/>
    <w:rsid w:val="00C65399"/>
    <w:rsid w:val="00C65957"/>
    <w:rsid w:val="00C67305"/>
    <w:rsid w:val="00C7039D"/>
    <w:rsid w:val="00C71EA2"/>
    <w:rsid w:val="00C724D3"/>
    <w:rsid w:val="00C73E32"/>
    <w:rsid w:val="00C80CB3"/>
    <w:rsid w:val="00C8641C"/>
    <w:rsid w:val="00C874DA"/>
    <w:rsid w:val="00C902DD"/>
    <w:rsid w:val="00C9111E"/>
    <w:rsid w:val="00C92741"/>
    <w:rsid w:val="00C929C6"/>
    <w:rsid w:val="00C947CD"/>
    <w:rsid w:val="00C95B9C"/>
    <w:rsid w:val="00C96EE0"/>
    <w:rsid w:val="00C972BD"/>
    <w:rsid w:val="00CA129C"/>
    <w:rsid w:val="00CA1A3D"/>
    <w:rsid w:val="00CA1FA3"/>
    <w:rsid w:val="00CA2CCA"/>
    <w:rsid w:val="00CB3CD7"/>
    <w:rsid w:val="00CB3D99"/>
    <w:rsid w:val="00CB5CC2"/>
    <w:rsid w:val="00CB5FEF"/>
    <w:rsid w:val="00CB7159"/>
    <w:rsid w:val="00CC211E"/>
    <w:rsid w:val="00CC2F36"/>
    <w:rsid w:val="00CC3614"/>
    <w:rsid w:val="00CC6E96"/>
    <w:rsid w:val="00CD0EB6"/>
    <w:rsid w:val="00CD2D7B"/>
    <w:rsid w:val="00CD394A"/>
    <w:rsid w:val="00CD3EBD"/>
    <w:rsid w:val="00CD7D13"/>
    <w:rsid w:val="00CE2183"/>
    <w:rsid w:val="00CE2409"/>
    <w:rsid w:val="00CE33A8"/>
    <w:rsid w:val="00CE4AF0"/>
    <w:rsid w:val="00CE4CC6"/>
    <w:rsid w:val="00CE5A1C"/>
    <w:rsid w:val="00CE6EA5"/>
    <w:rsid w:val="00CF08C1"/>
    <w:rsid w:val="00CF3A03"/>
    <w:rsid w:val="00CF6791"/>
    <w:rsid w:val="00D011BC"/>
    <w:rsid w:val="00D01766"/>
    <w:rsid w:val="00D02CEF"/>
    <w:rsid w:val="00D032CB"/>
    <w:rsid w:val="00D044FC"/>
    <w:rsid w:val="00D0545C"/>
    <w:rsid w:val="00D05A28"/>
    <w:rsid w:val="00D06E4B"/>
    <w:rsid w:val="00D10C5B"/>
    <w:rsid w:val="00D112CF"/>
    <w:rsid w:val="00D115A2"/>
    <w:rsid w:val="00D13D86"/>
    <w:rsid w:val="00D13DAC"/>
    <w:rsid w:val="00D14EA7"/>
    <w:rsid w:val="00D165AA"/>
    <w:rsid w:val="00D16FA8"/>
    <w:rsid w:val="00D17E5B"/>
    <w:rsid w:val="00D25F72"/>
    <w:rsid w:val="00D2673F"/>
    <w:rsid w:val="00D270F0"/>
    <w:rsid w:val="00D31DD9"/>
    <w:rsid w:val="00D32BE4"/>
    <w:rsid w:val="00D35026"/>
    <w:rsid w:val="00D36494"/>
    <w:rsid w:val="00D36E80"/>
    <w:rsid w:val="00D400A6"/>
    <w:rsid w:val="00D408E6"/>
    <w:rsid w:val="00D430F6"/>
    <w:rsid w:val="00D437F2"/>
    <w:rsid w:val="00D44E23"/>
    <w:rsid w:val="00D462C2"/>
    <w:rsid w:val="00D47F2D"/>
    <w:rsid w:val="00D50B07"/>
    <w:rsid w:val="00D51984"/>
    <w:rsid w:val="00D53733"/>
    <w:rsid w:val="00D560A3"/>
    <w:rsid w:val="00D56CD8"/>
    <w:rsid w:val="00D62DB5"/>
    <w:rsid w:val="00D63647"/>
    <w:rsid w:val="00D65431"/>
    <w:rsid w:val="00D6634A"/>
    <w:rsid w:val="00D66A4E"/>
    <w:rsid w:val="00D66B0C"/>
    <w:rsid w:val="00D66BDC"/>
    <w:rsid w:val="00D67071"/>
    <w:rsid w:val="00D70A70"/>
    <w:rsid w:val="00D71DEF"/>
    <w:rsid w:val="00D72F9B"/>
    <w:rsid w:val="00D73725"/>
    <w:rsid w:val="00D739B3"/>
    <w:rsid w:val="00D74628"/>
    <w:rsid w:val="00D75246"/>
    <w:rsid w:val="00D76CC4"/>
    <w:rsid w:val="00D77E2E"/>
    <w:rsid w:val="00D8165C"/>
    <w:rsid w:val="00D81ED4"/>
    <w:rsid w:val="00D82516"/>
    <w:rsid w:val="00D83CC5"/>
    <w:rsid w:val="00D83CD6"/>
    <w:rsid w:val="00D84532"/>
    <w:rsid w:val="00D84BC2"/>
    <w:rsid w:val="00D87559"/>
    <w:rsid w:val="00D9091E"/>
    <w:rsid w:val="00D916A4"/>
    <w:rsid w:val="00D93D99"/>
    <w:rsid w:val="00D95CBC"/>
    <w:rsid w:val="00D96E6F"/>
    <w:rsid w:val="00D97053"/>
    <w:rsid w:val="00DA0D48"/>
    <w:rsid w:val="00DA0D9F"/>
    <w:rsid w:val="00DA14A0"/>
    <w:rsid w:val="00DA23E0"/>
    <w:rsid w:val="00DA2407"/>
    <w:rsid w:val="00DA3D14"/>
    <w:rsid w:val="00DA41D8"/>
    <w:rsid w:val="00DA7914"/>
    <w:rsid w:val="00DB17CA"/>
    <w:rsid w:val="00DB44FE"/>
    <w:rsid w:val="00DB49D1"/>
    <w:rsid w:val="00DB4E0E"/>
    <w:rsid w:val="00DB5125"/>
    <w:rsid w:val="00DB5953"/>
    <w:rsid w:val="00DC0505"/>
    <w:rsid w:val="00DC20F2"/>
    <w:rsid w:val="00DC242D"/>
    <w:rsid w:val="00DC57B2"/>
    <w:rsid w:val="00DC5826"/>
    <w:rsid w:val="00DC6C43"/>
    <w:rsid w:val="00DC7484"/>
    <w:rsid w:val="00DC7A32"/>
    <w:rsid w:val="00DD08FE"/>
    <w:rsid w:val="00DD2B0C"/>
    <w:rsid w:val="00DE0768"/>
    <w:rsid w:val="00DE0AD3"/>
    <w:rsid w:val="00DE0D49"/>
    <w:rsid w:val="00DE286B"/>
    <w:rsid w:val="00DE4647"/>
    <w:rsid w:val="00DE63DD"/>
    <w:rsid w:val="00DF0984"/>
    <w:rsid w:val="00DF1740"/>
    <w:rsid w:val="00DF32BE"/>
    <w:rsid w:val="00DF6ADD"/>
    <w:rsid w:val="00E00AC8"/>
    <w:rsid w:val="00E00E2C"/>
    <w:rsid w:val="00E00F00"/>
    <w:rsid w:val="00E03F1F"/>
    <w:rsid w:val="00E04487"/>
    <w:rsid w:val="00E067AB"/>
    <w:rsid w:val="00E074BC"/>
    <w:rsid w:val="00E07F9E"/>
    <w:rsid w:val="00E12B4E"/>
    <w:rsid w:val="00E12FCC"/>
    <w:rsid w:val="00E13D0F"/>
    <w:rsid w:val="00E1414A"/>
    <w:rsid w:val="00E224A4"/>
    <w:rsid w:val="00E22798"/>
    <w:rsid w:val="00E228A2"/>
    <w:rsid w:val="00E23A7C"/>
    <w:rsid w:val="00E24975"/>
    <w:rsid w:val="00E25F01"/>
    <w:rsid w:val="00E27DE0"/>
    <w:rsid w:val="00E326C0"/>
    <w:rsid w:val="00E336A6"/>
    <w:rsid w:val="00E34182"/>
    <w:rsid w:val="00E36AEC"/>
    <w:rsid w:val="00E37695"/>
    <w:rsid w:val="00E40256"/>
    <w:rsid w:val="00E419F7"/>
    <w:rsid w:val="00E422D3"/>
    <w:rsid w:val="00E46253"/>
    <w:rsid w:val="00E47FB6"/>
    <w:rsid w:val="00E510FF"/>
    <w:rsid w:val="00E51916"/>
    <w:rsid w:val="00E570A4"/>
    <w:rsid w:val="00E6093A"/>
    <w:rsid w:val="00E61ADA"/>
    <w:rsid w:val="00E62E74"/>
    <w:rsid w:val="00E638B7"/>
    <w:rsid w:val="00E719F4"/>
    <w:rsid w:val="00E72340"/>
    <w:rsid w:val="00E72366"/>
    <w:rsid w:val="00E74406"/>
    <w:rsid w:val="00E756C6"/>
    <w:rsid w:val="00E76912"/>
    <w:rsid w:val="00E779B8"/>
    <w:rsid w:val="00E80D5B"/>
    <w:rsid w:val="00E829EB"/>
    <w:rsid w:val="00E83999"/>
    <w:rsid w:val="00E84EAE"/>
    <w:rsid w:val="00E947F8"/>
    <w:rsid w:val="00E9540C"/>
    <w:rsid w:val="00E967C7"/>
    <w:rsid w:val="00E97AD0"/>
    <w:rsid w:val="00EA00B6"/>
    <w:rsid w:val="00EA0C9A"/>
    <w:rsid w:val="00EA147F"/>
    <w:rsid w:val="00EB1719"/>
    <w:rsid w:val="00EB19D1"/>
    <w:rsid w:val="00EB42BF"/>
    <w:rsid w:val="00EB6A58"/>
    <w:rsid w:val="00EC0BCD"/>
    <w:rsid w:val="00EC1201"/>
    <w:rsid w:val="00EC1363"/>
    <w:rsid w:val="00EC22F5"/>
    <w:rsid w:val="00EC430E"/>
    <w:rsid w:val="00EC4B11"/>
    <w:rsid w:val="00ED0EBB"/>
    <w:rsid w:val="00ED4574"/>
    <w:rsid w:val="00ED68E2"/>
    <w:rsid w:val="00EE19D8"/>
    <w:rsid w:val="00EE2A79"/>
    <w:rsid w:val="00EE35D0"/>
    <w:rsid w:val="00EE3718"/>
    <w:rsid w:val="00EE7347"/>
    <w:rsid w:val="00EE77ED"/>
    <w:rsid w:val="00EE7DD8"/>
    <w:rsid w:val="00EF00B4"/>
    <w:rsid w:val="00EF1254"/>
    <w:rsid w:val="00EF366E"/>
    <w:rsid w:val="00F00493"/>
    <w:rsid w:val="00F00B7C"/>
    <w:rsid w:val="00F03153"/>
    <w:rsid w:val="00F03C64"/>
    <w:rsid w:val="00F0589C"/>
    <w:rsid w:val="00F1235E"/>
    <w:rsid w:val="00F12A13"/>
    <w:rsid w:val="00F153B8"/>
    <w:rsid w:val="00F230AF"/>
    <w:rsid w:val="00F2327A"/>
    <w:rsid w:val="00F23B4A"/>
    <w:rsid w:val="00F25625"/>
    <w:rsid w:val="00F25D56"/>
    <w:rsid w:val="00F276B3"/>
    <w:rsid w:val="00F277E5"/>
    <w:rsid w:val="00F30BE8"/>
    <w:rsid w:val="00F33FA7"/>
    <w:rsid w:val="00F37A26"/>
    <w:rsid w:val="00F41EE6"/>
    <w:rsid w:val="00F43A17"/>
    <w:rsid w:val="00F45CAA"/>
    <w:rsid w:val="00F50177"/>
    <w:rsid w:val="00F512AC"/>
    <w:rsid w:val="00F52FDB"/>
    <w:rsid w:val="00F53F9A"/>
    <w:rsid w:val="00F5614E"/>
    <w:rsid w:val="00F60828"/>
    <w:rsid w:val="00F6376C"/>
    <w:rsid w:val="00F725F3"/>
    <w:rsid w:val="00F735F6"/>
    <w:rsid w:val="00F739C8"/>
    <w:rsid w:val="00F74FE8"/>
    <w:rsid w:val="00F81046"/>
    <w:rsid w:val="00F819DF"/>
    <w:rsid w:val="00F821B1"/>
    <w:rsid w:val="00F867E6"/>
    <w:rsid w:val="00F9060B"/>
    <w:rsid w:val="00F92D0F"/>
    <w:rsid w:val="00FA1346"/>
    <w:rsid w:val="00FA2F41"/>
    <w:rsid w:val="00FA7872"/>
    <w:rsid w:val="00FB052D"/>
    <w:rsid w:val="00FB1A17"/>
    <w:rsid w:val="00FB2EC8"/>
    <w:rsid w:val="00FB2FA7"/>
    <w:rsid w:val="00FB3189"/>
    <w:rsid w:val="00FB3217"/>
    <w:rsid w:val="00FB4A39"/>
    <w:rsid w:val="00FB562E"/>
    <w:rsid w:val="00FB5D35"/>
    <w:rsid w:val="00FC0300"/>
    <w:rsid w:val="00FC1C16"/>
    <w:rsid w:val="00FC25BE"/>
    <w:rsid w:val="00FC2A0E"/>
    <w:rsid w:val="00FC376F"/>
    <w:rsid w:val="00FC471F"/>
    <w:rsid w:val="00FC61A0"/>
    <w:rsid w:val="00FD04E9"/>
    <w:rsid w:val="00FD11D6"/>
    <w:rsid w:val="00FD1218"/>
    <w:rsid w:val="00FD1718"/>
    <w:rsid w:val="00FD3283"/>
    <w:rsid w:val="00FD3686"/>
    <w:rsid w:val="00FD380D"/>
    <w:rsid w:val="00FD3F8A"/>
    <w:rsid w:val="00FD4B29"/>
    <w:rsid w:val="00FD6669"/>
    <w:rsid w:val="00FE029D"/>
    <w:rsid w:val="00FE153B"/>
    <w:rsid w:val="00FE25D9"/>
    <w:rsid w:val="00FE3982"/>
    <w:rsid w:val="00FE774E"/>
    <w:rsid w:val="00FF2023"/>
    <w:rsid w:val="00FF603E"/>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1"/>
    <o:shapelayout v:ext="edit">
      <o:idmap v:ext="edit" data="1"/>
    </o:shapelayout>
  </w:shapeDefaults>
  <w:decimalSymbol w:val="."/>
  <w:listSeparator w:val=","/>
  <w14:docId w14:val="3C5E4789"/>
  <w15:docId w15:val="{57C56E9C-479D-4527-86B7-0C9D05F47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iPriority="0"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481D18"/>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481D18"/>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371157"/>
    <w:pPr>
      <w:pBdr>
        <w:top w:val="single" w:sz="4" w:space="1" w:color="auto"/>
      </w:pBdr>
      <w:tabs>
        <w:tab w:val="center" w:pos="4320"/>
        <w:tab w:val="right" w:pos="10620"/>
      </w:tabs>
    </w:pPr>
    <w:rPr>
      <w: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6E7733"/>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371157"/>
    <w:rPr>
      <w: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B322B3"/>
    <w:rPr>
      <w:b/>
      <w:sz w:val="30"/>
    </w:rPr>
  </w:style>
  <w:style w:type="paragraph" w:styleId="ListParagraph">
    <w:name w:val="List Paragraph"/>
    <w:basedOn w:val="Normal"/>
    <w:uiPriority w:val="34"/>
    <w:qFormat/>
    <w:rsid w:val="002A31C6"/>
    <w:pPr>
      <w:ind w:left="720"/>
      <w:contextualSpacing/>
    </w:pPr>
  </w:style>
  <w:style w:type="numbering" w:customStyle="1" w:styleId="Numbered">
    <w:name w:val="Numbered"/>
    <w:basedOn w:val="NoList"/>
    <w:rsid w:val="00BB4A90"/>
    <w:pPr>
      <w:numPr>
        <w:numId w:val="6"/>
      </w:numPr>
    </w:pPr>
  </w:style>
  <w:style w:type="paragraph" w:customStyle="1" w:styleId="BulletEaRoman">
    <w:name w:val="Bullet E (a. Roman)"/>
    <w:basedOn w:val="Normal"/>
    <w:rsid w:val="00B34D49"/>
    <w:pPr>
      <w:suppressAutoHyphens/>
      <w:spacing w:before="120"/>
      <w:ind w:left="1800" w:hanging="360"/>
    </w:pPr>
  </w:style>
  <w:style w:type="paragraph" w:customStyle="1" w:styleId="Char-CapsandBold">
    <w:name w:val="Char - Caps and Bold"/>
    <w:basedOn w:val="Normal"/>
    <w:link w:val="Char-CapsandBoldChar"/>
    <w:rsid w:val="00EC1201"/>
    <w:pPr>
      <w:suppressAutoHyphens/>
      <w:spacing w:before="120"/>
    </w:pPr>
    <w:rPr>
      <w:b/>
      <w:caps/>
    </w:rPr>
  </w:style>
  <w:style w:type="character" w:customStyle="1" w:styleId="Char-CapsandBoldChar">
    <w:name w:val="Char - Caps and Bold Char"/>
    <w:link w:val="Char-CapsandBold"/>
    <w:rsid w:val="00EC1201"/>
    <w:rPr>
      <w:b/>
      <w:caps/>
    </w:rPr>
  </w:style>
  <w:style w:type="character" w:customStyle="1" w:styleId="normal0020tablechar">
    <w:name w:val="normal_0020table__char"/>
    <w:basedOn w:val="DefaultParagraphFont"/>
    <w:rsid w:val="00041961"/>
  </w:style>
  <w:style w:type="paragraph" w:customStyle="1" w:styleId="BulletB1Number">
    <w:name w:val="Bullet B (1. Number)"/>
    <w:basedOn w:val="Normal"/>
    <w:rsid w:val="008933EC"/>
    <w:pPr>
      <w:suppressAutoHyphens/>
      <w:spacing w:before="120"/>
      <w:ind w:left="72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8604856">
      <w:bodyDiv w:val="1"/>
      <w:marLeft w:val="0"/>
      <w:marRight w:val="0"/>
      <w:marTop w:val="0"/>
      <w:marBottom w:val="0"/>
      <w:divBdr>
        <w:top w:val="none" w:sz="0" w:space="0" w:color="auto"/>
        <w:left w:val="none" w:sz="0" w:space="0" w:color="auto"/>
        <w:bottom w:val="none" w:sz="0" w:space="0" w:color="auto"/>
        <w:right w:val="none" w:sz="0" w:space="0" w:color="auto"/>
      </w:divBdr>
    </w:div>
    <w:div w:id="576670544">
      <w:bodyDiv w:val="1"/>
      <w:marLeft w:val="0"/>
      <w:marRight w:val="0"/>
      <w:marTop w:val="0"/>
      <w:marBottom w:val="0"/>
      <w:divBdr>
        <w:top w:val="none" w:sz="0" w:space="0" w:color="auto"/>
        <w:left w:val="none" w:sz="0" w:space="0" w:color="auto"/>
        <w:bottom w:val="none" w:sz="0" w:space="0" w:color="auto"/>
        <w:right w:val="none" w:sz="0" w:space="0" w:color="auto"/>
      </w:divBdr>
    </w:div>
    <w:div w:id="722946700">
      <w:bodyDiv w:val="1"/>
      <w:marLeft w:val="53"/>
      <w:marRight w:val="53"/>
      <w:marTop w:val="53"/>
      <w:marBottom w:val="13"/>
      <w:divBdr>
        <w:top w:val="none" w:sz="0" w:space="0" w:color="auto"/>
        <w:left w:val="none" w:sz="0" w:space="0" w:color="auto"/>
        <w:bottom w:val="none" w:sz="0" w:space="0" w:color="auto"/>
        <w:right w:val="none" w:sz="0" w:space="0" w:color="auto"/>
      </w:divBdr>
      <w:divsChild>
        <w:div w:id="1905605947">
          <w:marLeft w:val="0"/>
          <w:marRight w:val="0"/>
          <w:marTop w:val="0"/>
          <w:marBottom w:val="0"/>
          <w:divBdr>
            <w:top w:val="none" w:sz="0" w:space="0" w:color="auto"/>
            <w:left w:val="none" w:sz="0" w:space="0" w:color="auto"/>
            <w:bottom w:val="none" w:sz="0" w:space="0" w:color="auto"/>
            <w:right w:val="none" w:sz="0" w:space="0" w:color="auto"/>
          </w:divBdr>
        </w:div>
      </w:divsChild>
    </w:div>
    <w:div w:id="745033259">
      <w:bodyDiv w:val="1"/>
      <w:marLeft w:val="0"/>
      <w:marRight w:val="0"/>
      <w:marTop w:val="0"/>
      <w:marBottom w:val="0"/>
      <w:divBdr>
        <w:top w:val="none" w:sz="0" w:space="0" w:color="auto"/>
        <w:left w:val="none" w:sz="0" w:space="0" w:color="auto"/>
        <w:bottom w:val="none" w:sz="0" w:space="0" w:color="auto"/>
        <w:right w:val="none" w:sz="0" w:space="0" w:color="auto"/>
      </w:divBdr>
    </w:div>
    <w:div w:id="1229266050">
      <w:bodyDiv w:val="1"/>
      <w:marLeft w:val="0"/>
      <w:marRight w:val="0"/>
      <w:marTop w:val="0"/>
      <w:marBottom w:val="0"/>
      <w:divBdr>
        <w:top w:val="none" w:sz="0" w:space="0" w:color="auto"/>
        <w:left w:val="none" w:sz="0" w:space="0" w:color="auto"/>
        <w:bottom w:val="none" w:sz="0" w:space="0" w:color="auto"/>
        <w:right w:val="none" w:sz="0" w:space="0" w:color="auto"/>
      </w:divBdr>
    </w:div>
    <w:div w:id="1887135649">
      <w:bodyDiv w:val="1"/>
      <w:marLeft w:val="0"/>
      <w:marRight w:val="0"/>
      <w:marTop w:val="0"/>
      <w:marBottom w:val="0"/>
      <w:divBdr>
        <w:top w:val="none" w:sz="0" w:space="0" w:color="auto"/>
        <w:left w:val="none" w:sz="0" w:space="0" w:color="auto"/>
        <w:bottom w:val="none" w:sz="0" w:space="0" w:color="auto"/>
        <w:right w:val="none" w:sz="0" w:space="0" w:color="auto"/>
      </w:divBdr>
      <w:divsChild>
        <w:div w:id="730349055">
          <w:marLeft w:val="0"/>
          <w:marRight w:val="0"/>
          <w:marTop w:val="24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18" Type="http://schemas.openxmlformats.org/officeDocument/2006/relationships/header" Target="header8.xml"/><Relationship Id="rId3" Type="http://schemas.openxmlformats.org/officeDocument/2006/relationships/numbering" Target="numbering.xml"/><Relationship Id="rId21" Type="http://schemas.microsoft.com/office/2011/relationships/people" Target="people.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6.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eader" Target="header2.xml"/><Relationship Id="rId19" Type="http://schemas.openxmlformats.org/officeDocument/2006/relationships/header" Target="header9.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5.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7A5E5CE-ADCC-447B-B485-96AEF10FBADC}">
  <ds:schemaRefs>
    <ds:schemaRef ds:uri="http://schemas.openxmlformats.org/officeDocument/2006/bibliography"/>
  </ds:schemaRefs>
</ds:datastoreItem>
</file>

<file path=customXml/itemProps2.xml><?xml version="1.0" encoding="utf-8"?>
<ds:datastoreItem xmlns:ds="http://schemas.openxmlformats.org/officeDocument/2006/customXml" ds:itemID="{CBD74797-AFDA-4820-B2AA-E442F6D3B1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2576</Words>
  <Characters>14688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17230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jmiller20121221</dc:creator>
  <cp:lastModifiedBy>Smith, Alexis@Energy</cp:lastModifiedBy>
  <cp:revision>2</cp:revision>
  <cp:lastPrinted>2013-05-29T16:11:00Z</cp:lastPrinted>
  <dcterms:created xsi:type="dcterms:W3CDTF">2018-06-04T19:59:00Z</dcterms:created>
  <dcterms:modified xsi:type="dcterms:W3CDTF">2018-06-04T19:59:00Z</dcterms:modified>
</cp:coreProperties>
</file>