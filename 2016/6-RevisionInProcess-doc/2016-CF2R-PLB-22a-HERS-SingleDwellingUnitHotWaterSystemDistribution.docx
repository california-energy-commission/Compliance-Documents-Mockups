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1938BC" w:rsidRPr="00C711C6" w14:paraId="0F7F439B" w14:textId="77777777" w:rsidTr="00410ECB">
        <w:trPr>
          <w:trHeight w:val="144"/>
        </w:trPr>
        <w:tc>
          <w:tcPr>
            <w:tcW w:w="8118" w:type="dxa"/>
            <w:gridSpan w:val="3"/>
            <w:tcBorders>
              <w:top w:val="single" w:sz="4" w:space="0" w:color="auto"/>
              <w:bottom w:val="single" w:sz="4" w:space="0" w:color="auto"/>
            </w:tcBorders>
            <w:vAlign w:val="center"/>
          </w:tcPr>
          <w:p w14:paraId="0F7F439A" w14:textId="77777777" w:rsidR="001938BC" w:rsidRPr="00C711C6" w:rsidRDefault="001938BC"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1938BC" w:rsidRPr="00C711C6" w14:paraId="0F7F439F" w14:textId="77777777" w:rsidTr="00410ECB">
        <w:trPr>
          <w:trHeight w:val="144"/>
        </w:trPr>
        <w:tc>
          <w:tcPr>
            <w:tcW w:w="918" w:type="dxa"/>
            <w:tcBorders>
              <w:top w:val="single" w:sz="4" w:space="0" w:color="auto"/>
              <w:bottom w:val="single" w:sz="4" w:space="0" w:color="auto"/>
              <w:right w:val="single" w:sz="4" w:space="0" w:color="auto"/>
            </w:tcBorders>
            <w:vAlign w:val="center"/>
          </w:tcPr>
          <w:p w14:paraId="0F7F439C" w14:textId="77777777" w:rsidR="001938BC" w:rsidRPr="00C711C6" w:rsidRDefault="001938BC"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0F7F439D" w14:textId="79D6CD07" w:rsidR="001938BC" w:rsidRPr="00C711C6" w:rsidRDefault="001938BC" w:rsidP="0023694B">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bottom"/>
          </w:tcPr>
          <w:p w14:paraId="0F7F439E" w14:textId="77777777" w:rsidR="001938BC" w:rsidRPr="00C711C6" w:rsidRDefault="001938BC" w:rsidP="001938BC">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3A0" w14:textId="77777777" w:rsidR="001938BC" w:rsidRDefault="001938BC" w:rsidP="0023694B">
      <w:pPr>
        <w:spacing w:after="0" w:line="240" w:lineRule="auto"/>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94138E" w:rsidRPr="0082211E" w14:paraId="0F7F43A3" w14:textId="77777777" w:rsidTr="00410ECB">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0F7F43A1" w14:textId="77777777" w:rsidR="0094138E" w:rsidRDefault="001938BC" w:rsidP="0023694B">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B</w:t>
            </w:r>
            <w:r w:rsidR="0094138E" w:rsidRPr="001B0A17">
              <w:rPr>
                <w:rFonts w:asciiTheme="minorHAnsi" w:hAnsiTheme="minorHAnsi" w:cs="Arial"/>
                <w:b/>
                <w:sz w:val="20"/>
                <w:szCs w:val="20"/>
              </w:rPr>
              <w:t xml:space="preserve">. Design </w:t>
            </w:r>
            <w:r w:rsidR="0094138E">
              <w:rPr>
                <w:rFonts w:asciiTheme="minorHAnsi" w:hAnsiTheme="minorHAnsi" w:cs="Arial"/>
                <w:b/>
                <w:sz w:val="20"/>
                <w:szCs w:val="20"/>
              </w:rPr>
              <w:t xml:space="preserve">HERS Verified Dwelling Unit </w:t>
            </w:r>
            <w:r w:rsidR="0094138E" w:rsidRPr="001B0A17">
              <w:rPr>
                <w:rFonts w:asciiTheme="minorHAnsi" w:hAnsiTheme="minorHAnsi" w:cs="Arial"/>
                <w:b/>
                <w:sz w:val="20"/>
                <w:szCs w:val="20"/>
              </w:rPr>
              <w:t xml:space="preserve">Water Heating Systems Information </w:t>
            </w:r>
          </w:p>
          <w:p w14:paraId="0F7F43A2" w14:textId="77777777" w:rsidR="0094138E" w:rsidRPr="0082211E" w:rsidRDefault="001938BC" w:rsidP="0023694B">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94138E" w:rsidRPr="0082211E" w14:paraId="0F7F43B2"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F7F43A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0F7F43A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0F7F43A6"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0F7F43A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0F7F43A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0F7F43A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0F7F43A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0F7F43A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0F7F43A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0F7F43A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0F7F43A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0F7F43A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center"/>
          </w:tcPr>
          <w:p w14:paraId="0F7F43B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center"/>
          </w:tcPr>
          <w:p w14:paraId="0F7F43B1" w14:textId="77777777" w:rsidR="0094138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94138E" w:rsidRPr="0082211E" w14:paraId="0F7F43C6"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0F7F43B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F7F43B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F7F43B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F7F43B6" w14:textId="18A7EB1E" w:rsidR="0094138E" w:rsidRPr="0082211E" w:rsidRDefault="0094138E" w:rsidP="00410EC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410ECB">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F7F43B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0F7F43B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0F7F43B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F7F43B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F7F43B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F7F43B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F7F43B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F7F43B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45817D16" w14:textId="77777777" w:rsidR="00410ECB"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0F7F43BF" w14:textId="13A88F95"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F7F43C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F7F43C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0F7F43C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0F7F43C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0F7F43C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0F7F43C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94138E" w:rsidRPr="0082211E" w14:paraId="0F7F43D5"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tcPr>
          <w:p w14:paraId="0F7F43C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F7F43C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0F7F43C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F7F43C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3C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3C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F7F43C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0F7F43C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0F7F43C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F7F43D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3D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0F7F43D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tcPr>
          <w:p w14:paraId="0F7F43D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Borders>
              <w:top w:val="single" w:sz="4" w:space="0" w:color="auto"/>
              <w:left w:val="single" w:sz="4" w:space="0" w:color="auto"/>
              <w:bottom w:val="single" w:sz="4" w:space="0" w:color="auto"/>
              <w:right w:val="single" w:sz="4" w:space="0" w:color="auto"/>
            </w:tcBorders>
          </w:tcPr>
          <w:p w14:paraId="0F7F43D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94138E" w:rsidRPr="0082211E" w14:paraId="0F7F43E4"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F7F43D6"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F7F43D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F7F43D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F7F43D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3D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3D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F7F43D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F7F43D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F7F43D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F7F43D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3E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F7F43E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F7F43E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F7F43E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3E5" w14:textId="77777777" w:rsidR="00736541" w:rsidRDefault="00736541" w:rsidP="00DC522B">
      <w:pPr>
        <w:spacing w:after="0" w:line="240" w:lineRule="auto"/>
        <w:rPr>
          <w:rFonts w:asciiTheme="minorHAnsi" w:hAnsiTheme="minorHAnsi" w:cs="Arial"/>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94138E" w:rsidRPr="0082211E" w14:paraId="0F7F43E7" w14:textId="77777777" w:rsidTr="00410ECB">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0F7F43E6" w14:textId="77777777" w:rsidR="0094138E" w:rsidRDefault="001938BC" w:rsidP="0094138E">
            <w:pPr>
              <w:keepNext/>
              <w:tabs>
                <w:tab w:val="left" w:pos="2160"/>
                <w:tab w:val="left" w:pos="2700"/>
                <w:tab w:val="left" w:pos="3420"/>
                <w:tab w:val="left" w:pos="3780"/>
                <w:tab w:val="left" w:pos="5760"/>
                <w:tab w:val="left" w:pos="7212"/>
              </w:tabs>
              <w:spacing w:after="0" w:line="240" w:lineRule="auto"/>
              <w:rPr>
                <w:b/>
              </w:rPr>
            </w:pPr>
            <w:r>
              <w:rPr>
                <w:rFonts w:asciiTheme="minorHAnsi" w:hAnsiTheme="minorHAnsi" w:cs="Arial"/>
                <w:b/>
                <w:sz w:val="20"/>
                <w:szCs w:val="20"/>
              </w:rPr>
              <w:t>C</w:t>
            </w:r>
            <w:r w:rsidR="0094138E" w:rsidRPr="001B0A17">
              <w:rPr>
                <w:rFonts w:asciiTheme="minorHAnsi" w:hAnsiTheme="minorHAnsi" w:cs="Arial"/>
                <w:b/>
                <w:sz w:val="20"/>
                <w:szCs w:val="20"/>
              </w:rPr>
              <w:t xml:space="preserve">. Installed </w:t>
            </w:r>
            <w:r w:rsidR="0094138E">
              <w:rPr>
                <w:rFonts w:asciiTheme="minorHAnsi" w:hAnsiTheme="minorHAnsi" w:cs="Arial"/>
                <w:b/>
                <w:sz w:val="20"/>
                <w:szCs w:val="20"/>
              </w:rPr>
              <w:t>HERS Verified Dwelling Unit</w:t>
            </w:r>
            <w:r w:rsidR="0094138E" w:rsidRPr="001B0A17">
              <w:rPr>
                <w:rFonts w:asciiTheme="minorHAnsi" w:hAnsiTheme="minorHAnsi" w:cs="Arial"/>
                <w:b/>
                <w:sz w:val="20"/>
                <w:szCs w:val="20"/>
              </w:rPr>
              <w:t xml:space="preserve"> Water Heating Systems Information </w:t>
            </w:r>
          </w:p>
        </w:tc>
      </w:tr>
      <w:tr w:rsidR="0094138E" w:rsidRPr="0082211E" w14:paraId="0F7F43F6"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F7F43E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0F7F43E9"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0F7F43EA"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0F7F43E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0F7F43E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0F7F43E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0F7F43E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0F7F43E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0F7F43F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0F7F43F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0F7F43F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0F7F43F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center"/>
          </w:tcPr>
          <w:p w14:paraId="0F7F43F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center"/>
          </w:tcPr>
          <w:p w14:paraId="0F7F43F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94138E" w:rsidRPr="0082211E" w14:paraId="0F7F440A"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0F7F43F7"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F7F43F8"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F7F43F9"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F7F43FA" w14:textId="7CF38A41" w:rsidR="0094138E" w:rsidRPr="0082211E" w:rsidRDefault="0094138E" w:rsidP="00410EC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410ECB">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F7F43FB"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F7F43FC"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F7F43FD"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F7F43FE"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F7F43FF"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F7F4400"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F7F4401"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F7F4402"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3E988FCA" w14:textId="77777777" w:rsidR="00410ECB"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F7F4403" w14:textId="7DD1074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F7F4404"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F7F4405"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0F7F4406"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F7F4407"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0F7F4408"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F7F4409"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94138E" w:rsidRPr="0082211E" w14:paraId="0F7F4419"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tcPr>
          <w:p w14:paraId="0F7F440B"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F7F440C"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0F7F440D"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F7F440E"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40F"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410"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F7F4411"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0F7F4412"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0F7F4413"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F7F4414"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415"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0F7F4416"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0F7F4417"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0F7F4418" w14:textId="77777777" w:rsidR="0094138E" w:rsidRPr="0082211E" w:rsidRDefault="0094138E" w:rsidP="0023694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94138E" w:rsidRPr="0082211E" w14:paraId="0F7F4428" w14:textId="77777777" w:rsidTr="00410ECB">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0F7F441A"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F7F441B"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F7F441C"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F7F441D"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41E"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41F"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F7F4420"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F7F4421"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F7F4422"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F7F4423"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424"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F7F4425"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F7F4426"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F7F4427" w14:textId="77777777" w:rsidR="0094138E" w:rsidRPr="0082211E" w:rsidRDefault="0094138E" w:rsidP="0094138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429" w14:textId="77777777" w:rsidR="008F119E" w:rsidRDefault="008F119E" w:rsidP="00DC522B">
      <w:pPr>
        <w:spacing w:after="0" w:line="240" w:lineRule="auto"/>
        <w:rPr>
          <w:rFonts w:asciiTheme="minorHAnsi" w:hAnsiTheme="minorHAnsi" w:cs="Arial"/>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94138E" w:rsidRPr="00C711C6" w14:paraId="0F7F442B" w14:textId="77777777" w:rsidTr="00410ECB">
        <w:trPr>
          <w:trHeight w:val="144"/>
        </w:trPr>
        <w:tc>
          <w:tcPr>
            <w:tcW w:w="7758" w:type="dxa"/>
            <w:gridSpan w:val="3"/>
            <w:tcBorders>
              <w:top w:val="single" w:sz="4" w:space="0" w:color="auto"/>
              <w:bottom w:val="single" w:sz="4" w:space="0" w:color="auto"/>
            </w:tcBorders>
            <w:vAlign w:val="center"/>
          </w:tcPr>
          <w:p w14:paraId="0F7F442A" w14:textId="77777777" w:rsidR="0094138E" w:rsidRPr="00C711C6" w:rsidRDefault="001938BC" w:rsidP="0023694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D</w:t>
            </w:r>
            <w:r w:rsidR="0094138E" w:rsidRPr="00335E47">
              <w:rPr>
                <w:rFonts w:asciiTheme="minorHAnsi" w:hAnsiTheme="minorHAnsi" w:cs="Arial"/>
                <w:b/>
                <w:sz w:val="20"/>
                <w:szCs w:val="20"/>
              </w:rPr>
              <w:t xml:space="preserve">. </w:t>
            </w:r>
            <w:r w:rsidR="0094138E">
              <w:rPr>
                <w:rFonts w:asciiTheme="minorHAnsi" w:hAnsiTheme="minorHAnsi" w:cs="Arial"/>
                <w:b/>
                <w:sz w:val="20"/>
                <w:szCs w:val="20"/>
              </w:rPr>
              <w:t>Installed Water Heater Manufacturer Information</w:t>
            </w:r>
          </w:p>
        </w:tc>
      </w:tr>
      <w:tr w:rsidR="0094138E" w:rsidRPr="00C711C6" w14:paraId="0F7F442F" w14:textId="77777777" w:rsidTr="00410ECB">
        <w:trPr>
          <w:trHeight w:val="144"/>
        </w:trPr>
        <w:tc>
          <w:tcPr>
            <w:tcW w:w="1548" w:type="dxa"/>
            <w:tcBorders>
              <w:top w:val="single" w:sz="4" w:space="0" w:color="auto"/>
              <w:bottom w:val="single" w:sz="4" w:space="0" w:color="auto"/>
              <w:right w:val="single" w:sz="4" w:space="0" w:color="auto"/>
            </w:tcBorders>
            <w:vAlign w:val="center"/>
          </w:tcPr>
          <w:p w14:paraId="0F7F442C"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center"/>
          </w:tcPr>
          <w:p w14:paraId="0F7F442E"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94138E" w:rsidRPr="00C711C6" w14:paraId="0F7F4433" w14:textId="77777777" w:rsidTr="00410ECB">
        <w:trPr>
          <w:trHeight w:val="144"/>
        </w:trPr>
        <w:tc>
          <w:tcPr>
            <w:tcW w:w="1548" w:type="dxa"/>
            <w:tcBorders>
              <w:top w:val="single" w:sz="4" w:space="0" w:color="auto"/>
              <w:bottom w:val="single" w:sz="4" w:space="0" w:color="auto"/>
              <w:right w:val="single" w:sz="4" w:space="0" w:color="auto"/>
            </w:tcBorders>
            <w:vAlign w:val="bottom"/>
          </w:tcPr>
          <w:p w14:paraId="0F7F4430"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Manufacturer</w:t>
            </w:r>
          </w:p>
        </w:tc>
        <w:tc>
          <w:tcPr>
            <w:tcW w:w="3780" w:type="dxa"/>
            <w:tcBorders>
              <w:top w:val="single" w:sz="4" w:space="0" w:color="auto"/>
              <w:left w:val="single" w:sz="4" w:space="0" w:color="auto"/>
              <w:bottom w:val="single" w:sz="4" w:space="0" w:color="auto"/>
            </w:tcBorders>
            <w:vAlign w:val="bottom"/>
          </w:tcPr>
          <w:p w14:paraId="0F7F4432"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Model Number</w:t>
            </w:r>
          </w:p>
        </w:tc>
      </w:tr>
      <w:tr w:rsidR="0094138E" w:rsidRPr="00C711C6" w14:paraId="0F7F4437" w14:textId="77777777" w:rsidTr="00410ECB">
        <w:trPr>
          <w:trHeight w:val="144"/>
        </w:trPr>
        <w:tc>
          <w:tcPr>
            <w:tcW w:w="1548" w:type="dxa"/>
            <w:tcBorders>
              <w:top w:val="single" w:sz="4" w:space="0" w:color="auto"/>
              <w:bottom w:val="single" w:sz="4" w:space="0" w:color="auto"/>
              <w:right w:val="single" w:sz="4" w:space="0" w:color="auto"/>
            </w:tcBorders>
            <w:vAlign w:val="bottom"/>
          </w:tcPr>
          <w:p w14:paraId="0F7F4434"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94138E" w:rsidRPr="00C711C6" w14:paraId="0F7F443B" w14:textId="77777777" w:rsidTr="00410ECB">
        <w:trPr>
          <w:trHeight w:val="144"/>
        </w:trPr>
        <w:tc>
          <w:tcPr>
            <w:tcW w:w="1548" w:type="dxa"/>
            <w:tcBorders>
              <w:top w:val="single" w:sz="4" w:space="0" w:color="auto"/>
              <w:bottom w:val="single" w:sz="4" w:space="0" w:color="auto"/>
              <w:right w:val="single" w:sz="4" w:space="0" w:color="auto"/>
            </w:tcBorders>
            <w:vAlign w:val="bottom"/>
          </w:tcPr>
          <w:p w14:paraId="0F7F4438"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0F7F443A" w14:textId="77777777" w:rsidR="0094138E" w:rsidRPr="00C711C6" w:rsidRDefault="0094138E" w:rsidP="0023694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43C" w14:textId="77777777" w:rsidR="00DE7A20" w:rsidRDefault="00DE7A20" w:rsidP="00DC522B">
      <w:pPr>
        <w:spacing w:after="0" w:line="240" w:lineRule="auto"/>
        <w:rPr>
          <w:rFonts w:asciiTheme="minorHAnsi" w:hAnsiTheme="minorHAnsi" w:cs="Arial"/>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9B7D4A" w:rsidRPr="00260947" w14:paraId="0F7F443E" w14:textId="77777777" w:rsidTr="0023694B">
        <w:trPr>
          <w:trHeight w:val="144"/>
        </w:trPr>
        <w:tc>
          <w:tcPr>
            <w:tcW w:w="14616" w:type="dxa"/>
            <w:gridSpan w:val="2"/>
            <w:tcBorders>
              <w:top w:val="single" w:sz="4" w:space="0" w:color="auto"/>
              <w:left w:val="single" w:sz="4" w:space="0" w:color="auto"/>
              <w:bottom w:val="single" w:sz="4" w:space="0" w:color="auto"/>
              <w:right w:val="single" w:sz="4" w:space="0" w:color="auto"/>
            </w:tcBorders>
          </w:tcPr>
          <w:p w14:paraId="0F7F443D" w14:textId="6389AD63" w:rsidR="009269B2" w:rsidRDefault="001938BC" w:rsidP="0023694B">
            <w:pPr>
              <w:keepNext/>
              <w:spacing w:after="0" w:line="240" w:lineRule="auto"/>
              <w:rPr>
                <w:rFonts w:asciiTheme="minorHAnsi" w:hAnsiTheme="minorHAnsi" w:cs="Arial"/>
                <w:sz w:val="20"/>
                <w:szCs w:val="20"/>
              </w:rPr>
            </w:pPr>
            <w:r>
              <w:rPr>
                <w:rFonts w:asciiTheme="minorHAnsi" w:hAnsiTheme="minorHAnsi" w:cs="Arial"/>
                <w:b/>
                <w:sz w:val="20"/>
                <w:szCs w:val="20"/>
              </w:rPr>
              <w:lastRenderedPageBreak/>
              <w:t>E</w:t>
            </w:r>
            <w:r w:rsidR="009B7D4A">
              <w:rPr>
                <w:rFonts w:asciiTheme="minorHAnsi" w:hAnsiTheme="minorHAnsi" w:cs="Arial"/>
                <w:b/>
                <w:sz w:val="20"/>
                <w:szCs w:val="20"/>
              </w:rPr>
              <w:t xml:space="preserve">. </w:t>
            </w:r>
            <w:r w:rsidR="003E5D1D" w:rsidRPr="00E65CD8">
              <w:rPr>
                <w:rFonts w:asciiTheme="minorHAnsi" w:hAnsiTheme="minorHAnsi" w:cs="Arial"/>
                <w:b/>
                <w:sz w:val="20"/>
                <w:szCs w:val="20"/>
              </w:rPr>
              <w:t>Mandatory Measures for All Domestic Hot Water Distribution Systems</w:t>
            </w:r>
          </w:p>
        </w:tc>
      </w:tr>
      <w:tr w:rsidR="009B7D4A" w:rsidRPr="00D24BC5" w14:paraId="0F7F4441" w14:textId="77777777" w:rsidTr="00A15705">
        <w:trPr>
          <w:trHeight w:val="144"/>
          <w:tblHeader/>
        </w:trPr>
        <w:tc>
          <w:tcPr>
            <w:tcW w:w="720" w:type="dxa"/>
            <w:vAlign w:val="center"/>
          </w:tcPr>
          <w:p w14:paraId="0F7F443F" w14:textId="77777777" w:rsidR="009269B2"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1</w:t>
            </w:r>
          </w:p>
        </w:tc>
        <w:tc>
          <w:tcPr>
            <w:tcW w:w="13896" w:type="dxa"/>
            <w:vAlign w:val="center"/>
          </w:tcPr>
          <w:p w14:paraId="0F7F4440" w14:textId="77777777" w:rsidR="009269B2"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Equipment shall meet the applicable requirements of the Appliance Efficiency Regulations (Section 110.3(b</w:t>
            </w:r>
            <w:proofErr w:type="gramStart"/>
            <w:r w:rsidRPr="00D24BC5">
              <w:rPr>
                <w:rFonts w:asciiTheme="minorHAnsi" w:hAnsiTheme="minorHAnsi"/>
                <w:sz w:val="20"/>
                <w:szCs w:val="20"/>
              </w:rPr>
              <w:t>)1</w:t>
            </w:r>
            <w:proofErr w:type="gramEnd"/>
            <w:r w:rsidRPr="00D24BC5">
              <w:rPr>
                <w:rFonts w:asciiTheme="minorHAnsi" w:hAnsiTheme="minorHAnsi"/>
                <w:sz w:val="20"/>
                <w:szCs w:val="20"/>
              </w:rPr>
              <w:t>).</w:t>
            </w:r>
          </w:p>
        </w:tc>
      </w:tr>
      <w:tr w:rsidR="009B7D4A" w:rsidRPr="00D24BC5" w14:paraId="0F7F4444" w14:textId="77777777" w:rsidTr="00A15705">
        <w:trPr>
          <w:trHeight w:val="144"/>
          <w:tblHeader/>
        </w:trPr>
        <w:tc>
          <w:tcPr>
            <w:tcW w:w="720" w:type="dxa"/>
            <w:vAlign w:val="center"/>
          </w:tcPr>
          <w:p w14:paraId="0F7F4442" w14:textId="77777777" w:rsidR="009269B2"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2</w:t>
            </w:r>
          </w:p>
        </w:tc>
        <w:tc>
          <w:tcPr>
            <w:tcW w:w="13896" w:type="dxa"/>
            <w:vAlign w:val="center"/>
          </w:tcPr>
          <w:p w14:paraId="0F7F4443" w14:textId="57113942" w:rsidR="009269B2"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Unfired Storage Tanks are insulated with an external R-12</w:t>
            </w:r>
            <w:r w:rsidR="00410ECB">
              <w:rPr>
                <w:rFonts w:asciiTheme="minorHAnsi" w:hAnsiTheme="minorHAnsi"/>
                <w:sz w:val="20"/>
                <w:szCs w:val="20"/>
              </w:rPr>
              <w:t>,</w:t>
            </w:r>
            <w:r w:rsidRPr="00D24BC5">
              <w:rPr>
                <w:rFonts w:asciiTheme="minorHAnsi" w:hAnsiTheme="minorHAnsi"/>
                <w:sz w:val="20"/>
                <w:szCs w:val="20"/>
              </w:rPr>
              <w:t xml:space="preserve"> or combination of R-16 internal and external Insulation. (Section 110.3(c</w:t>
            </w:r>
            <w:proofErr w:type="gramStart"/>
            <w:r w:rsidRPr="00D24BC5">
              <w:rPr>
                <w:rFonts w:asciiTheme="minorHAnsi" w:hAnsiTheme="minorHAnsi"/>
                <w:sz w:val="20"/>
                <w:szCs w:val="20"/>
              </w:rPr>
              <w:t>)4</w:t>
            </w:r>
            <w:proofErr w:type="gramEnd"/>
            <w:r w:rsidRPr="00D24BC5">
              <w:rPr>
                <w:rFonts w:asciiTheme="minorHAnsi" w:hAnsiTheme="minorHAnsi"/>
                <w:sz w:val="20"/>
                <w:szCs w:val="20"/>
              </w:rPr>
              <w:t>).</w:t>
            </w:r>
          </w:p>
        </w:tc>
      </w:tr>
      <w:tr w:rsidR="009B7D4A" w:rsidRPr="00C93879" w14:paraId="0F7F4451" w14:textId="77777777" w:rsidTr="00A15705">
        <w:trPr>
          <w:trHeight w:val="144"/>
        </w:trPr>
        <w:tc>
          <w:tcPr>
            <w:tcW w:w="720" w:type="dxa"/>
            <w:vAlign w:val="center"/>
          </w:tcPr>
          <w:p w14:paraId="0F7F4445" w14:textId="77777777" w:rsidR="009269B2" w:rsidRDefault="009B7D4A" w:rsidP="0023694B">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vAlign w:val="center"/>
          </w:tcPr>
          <w:p w14:paraId="0F7F4446" w14:textId="24FEE6E5" w:rsidR="009269B2" w:rsidRDefault="009B7D4A" w:rsidP="0023694B">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5B4893">
              <w:rPr>
                <w:rFonts w:asciiTheme="minorHAnsi" w:hAnsiTheme="minorHAnsi" w:cs="TimesNewRomanPS-BoldMT"/>
                <w:bCs/>
                <w:sz w:val="20"/>
                <w:szCs w:val="20"/>
              </w:rPr>
              <w:t>below</w:t>
            </w:r>
            <w:r>
              <w:rPr>
                <w:rFonts w:asciiTheme="minorHAnsi" w:hAnsiTheme="minorHAnsi" w:cs="TimesNewRomanPS-BoldMT"/>
                <w:bCs/>
                <w:sz w:val="20"/>
                <w:szCs w:val="20"/>
              </w:rPr>
              <w:t>: (RA4.4.1)</w:t>
            </w:r>
          </w:p>
          <w:p w14:paraId="0F7F4447" w14:textId="77777777" w:rsidR="009269B2"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0F7F4448" w14:textId="77777777" w:rsidR="009269B2"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0F7F4449" w14:textId="77777777" w:rsidR="009269B2"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0F7F444A" w14:textId="4ACE8C9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w:t>
            </w:r>
            <w:r w:rsidR="00410ECB">
              <w:rPr>
                <w:rFonts w:asciiTheme="minorHAnsi" w:hAnsiTheme="minorHAnsi" w:cs="TimesNewRomanPS-BoldMT"/>
                <w:bCs/>
                <w:sz w:val="20"/>
                <w:szCs w:val="20"/>
              </w:rPr>
              <w:t>,</w:t>
            </w:r>
            <w:r w:rsidRPr="00524AB7">
              <w:rPr>
                <w:rFonts w:asciiTheme="minorHAnsi" w:hAnsiTheme="minorHAnsi" w:cs="TimesNewRomanPS-BoldMT"/>
                <w:bCs/>
                <w:sz w:val="20"/>
                <w:szCs w:val="20"/>
              </w:rPr>
              <w:t xml:space="preserve"> or between tanks.</w:t>
            </w:r>
          </w:p>
          <w:p w14:paraId="0F7F444B" w14:textId="7777777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0F7F444C" w14:textId="7777777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0F7F444D" w14:textId="77777777" w:rsidR="00A82A43" w:rsidRDefault="009B7D4A" w:rsidP="0023694B">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0F7F444E" w14:textId="6A3E4A5B"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Piping installed in interior</w:t>
            </w:r>
            <w:r w:rsidR="00410ECB">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or exterior</w:t>
            </w:r>
            <w:r w:rsidR="00410ECB">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walls </w:t>
            </w:r>
            <w:r>
              <w:rPr>
                <w:rFonts w:asciiTheme="minorHAnsi" w:hAnsiTheme="minorHAnsi" w:cs="TimesNewRomanPS-BoldMT"/>
                <w:bCs/>
                <w:sz w:val="20"/>
                <w:szCs w:val="20"/>
              </w:rPr>
              <w:t>that is surrounded on all sides by at least 1 inch of insulation.</w:t>
            </w:r>
          </w:p>
          <w:p w14:paraId="0F7F444F" w14:textId="7777777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0F7F4450" w14:textId="77777777" w:rsidR="00A82A43" w:rsidRDefault="009B7D4A" w:rsidP="00A15705">
            <w:pPr>
              <w:pStyle w:val="ListParagraph"/>
              <w:keepNext/>
              <w:numPr>
                <w:ilvl w:val="0"/>
                <w:numId w:val="38"/>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9B7D4A" w:rsidRPr="00D24BC5" w14:paraId="0F7F4454" w14:textId="77777777" w:rsidTr="00A15705">
        <w:trPr>
          <w:trHeight w:val="144"/>
          <w:tblHeader/>
        </w:trPr>
        <w:tc>
          <w:tcPr>
            <w:tcW w:w="720" w:type="dxa"/>
            <w:vAlign w:val="center"/>
          </w:tcPr>
          <w:p w14:paraId="0F7F4452"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04</w:t>
            </w:r>
          </w:p>
        </w:tc>
        <w:tc>
          <w:tcPr>
            <w:tcW w:w="13896" w:type="dxa"/>
            <w:vAlign w:val="center"/>
          </w:tcPr>
          <w:p w14:paraId="0F7F4453" w14:textId="260BCDD6"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waterproof and non-crushable casing or sleeve that allows for installation, removal, and replacement of the enclosed pipe and insulation. (Section 150.0(j))</w:t>
            </w:r>
          </w:p>
        </w:tc>
      </w:tr>
      <w:tr w:rsidR="009B7D4A" w:rsidRPr="00D24BC5" w14:paraId="0F7F4457" w14:textId="77777777" w:rsidTr="00A15705">
        <w:trPr>
          <w:trHeight w:val="144"/>
          <w:tblHeader/>
        </w:trPr>
        <w:tc>
          <w:tcPr>
            <w:tcW w:w="720" w:type="dxa"/>
            <w:vAlign w:val="center"/>
          </w:tcPr>
          <w:p w14:paraId="0F7F4455"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05</w:t>
            </w:r>
          </w:p>
        </w:tc>
        <w:tc>
          <w:tcPr>
            <w:tcW w:w="13896" w:type="dxa"/>
            <w:vAlign w:val="center"/>
          </w:tcPr>
          <w:p w14:paraId="0F7F4456"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9B7D4A" w:rsidRPr="00D24BC5" w14:paraId="0F7F445A" w14:textId="77777777" w:rsidTr="00A15705">
        <w:trPr>
          <w:trHeight w:val="144"/>
          <w:tblHeader/>
        </w:trPr>
        <w:tc>
          <w:tcPr>
            <w:tcW w:w="720" w:type="dxa"/>
            <w:vAlign w:val="center"/>
          </w:tcPr>
          <w:p w14:paraId="0F7F4458"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06</w:t>
            </w:r>
          </w:p>
        </w:tc>
        <w:tc>
          <w:tcPr>
            <w:tcW w:w="13896" w:type="dxa"/>
            <w:vAlign w:val="center"/>
          </w:tcPr>
          <w:p w14:paraId="0F7F4459"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9B7D4A" w:rsidRPr="00D24BC5" w14:paraId="0F7F4461" w14:textId="77777777" w:rsidTr="00A15705">
        <w:trPr>
          <w:trHeight w:val="144"/>
          <w:tblHeader/>
        </w:trPr>
        <w:tc>
          <w:tcPr>
            <w:tcW w:w="720" w:type="dxa"/>
            <w:vAlign w:val="center"/>
          </w:tcPr>
          <w:p w14:paraId="0F7F445B" w14:textId="77777777" w:rsidR="00A82A43" w:rsidRDefault="007D76B1"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Arial"/>
                <w:b/>
                <w:sz w:val="20"/>
                <w:szCs w:val="20"/>
              </w:rPr>
            </w:pPr>
            <w:r>
              <w:rPr>
                <w:rFonts w:asciiTheme="minorHAnsi" w:hAnsiTheme="minorHAnsi" w:cs="Arial"/>
                <w:sz w:val="20"/>
                <w:szCs w:val="20"/>
              </w:rPr>
              <w:t>07</w:t>
            </w:r>
          </w:p>
        </w:tc>
        <w:tc>
          <w:tcPr>
            <w:tcW w:w="13896" w:type="dxa"/>
            <w:vAlign w:val="center"/>
          </w:tcPr>
          <w:p w14:paraId="0F7F445C" w14:textId="77777777" w:rsidR="00A82A43" w:rsidRDefault="009B7D4A"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b/>
                <w:sz w:val="20"/>
                <w:szCs w:val="20"/>
              </w:rPr>
              <w:t>For Gas or Propane Water Heaters:</w:t>
            </w:r>
            <w:r w:rsidRPr="00D24BC5">
              <w:rPr>
                <w:rFonts w:asciiTheme="minorHAnsi" w:hAnsiTheme="minorHAnsi"/>
                <w:sz w:val="20"/>
                <w:szCs w:val="20"/>
              </w:rPr>
              <w:t xml:space="preserve">  Ensure the following are installed (Section 150.0(n))</w:t>
            </w:r>
          </w:p>
          <w:p w14:paraId="0F7F445D" w14:textId="77777777" w:rsidR="00A82A43" w:rsidRDefault="009B7D4A" w:rsidP="00410ECB">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1.  A 120V electrical receptacle is within 3 feet from the water heater and accessible with no obstructions</w:t>
            </w:r>
          </w:p>
          <w:p w14:paraId="0F7F445E" w14:textId="77777777" w:rsidR="00A82A43" w:rsidRDefault="009B7D4A" w:rsidP="00410ECB">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2.  A Category III or IV vent, or a  Type B vent with straight pipe between outside and water heater</w:t>
            </w:r>
          </w:p>
          <w:p w14:paraId="0F7F445F" w14:textId="77777777" w:rsidR="009269B2" w:rsidRDefault="009B7D4A" w:rsidP="00410ECB">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 xml:space="preserve">3.  A condensate drain no more than 2 inches higher than the base on water heater for natural draining </w:t>
            </w:r>
          </w:p>
          <w:p w14:paraId="0F7F4460" w14:textId="2DE445B6" w:rsidR="009269B2" w:rsidRDefault="009B7D4A" w:rsidP="00410ECB">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asciiTheme="minorHAnsi" w:eastAsia="Times New Roman" w:hAnsiTheme="minorHAnsi"/>
                <w:b/>
                <w:sz w:val="20"/>
                <w:szCs w:val="20"/>
              </w:rPr>
            </w:pPr>
            <w:r w:rsidRPr="00D24BC5">
              <w:rPr>
                <w:rFonts w:asciiTheme="minorHAnsi" w:hAnsiTheme="minorHAnsi"/>
                <w:sz w:val="20"/>
                <w:szCs w:val="20"/>
              </w:rPr>
              <w:t>4.  A gas supply line with capacity of at least 200,000 Btu/</w:t>
            </w:r>
            <w:proofErr w:type="spellStart"/>
            <w:r w:rsidR="00410ECB">
              <w:rPr>
                <w:rFonts w:asciiTheme="minorHAnsi" w:hAnsiTheme="minorHAnsi"/>
                <w:sz w:val="20"/>
                <w:szCs w:val="20"/>
              </w:rPr>
              <w:t>h</w:t>
            </w:r>
            <w:r w:rsidRPr="00D24BC5">
              <w:rPr>
                <w:rFonts w:asciiTheme="minorHAnsi" w:hAnsiTheme="minorHAnsi"/>
                <w:sz w:val="20"/>
                <w:szCs w:val="20"/>
              </w:rPr>
              <w:t>r</w:t>
            </w:r>
            <w:proofErr w:type="spellEnd"/>
          </w:p>
        </w:tc>
      </w:tr>
      <w:tr w:rsidR="009B7D4A" w:rsidRPr="00260947" w14:paraId="0F7F4463" w14:textId="77777777" w:rsidTr="0023694B">
        <w:trPr>
          <w:trHeight w:val="144"/>
          <w:tblHeader/>
        </w:trPr>
        <w:tc>
          <w:tcPr>
            <w:tcW w:w="14616" w:type="dxa"/>
            <w:gridSpan w:val="2"/>
            <w:vAlign w:val="center"/>
          </w:tcPr>
          <w:p w14:paraId="0F7F4462" w14:textId="77777777" w:rsidR="009269B2" w:rsidRPr="0023694B"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F7F4464" w14:textId="77777777" w:rsidR="00DE7A20" w:rsidRDefault="00DE7A20" w:rsidP="00DC522B">
      <w:pPr>
        <w:spacing w:after="0" w:line="240" w:lineRule="auto"/>
        <w:rPr>
          <w:rFonts w:asciiTheme="minorHAnsi" w:hAnsiTheme="minorHAnsi" w:cs="Arial"/>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2600BD" w:rsidRPr="006D2E42" w14:paraId="0F7F4467" w14:textId="77777777" w:rsidTr="00A15705">
        <w:trPr>
          <w:trHeight w:val="144"/>
          <w:tblHeader/>
        </w:trPr>
        <w:tc>
          <w:tcPr>
            <w:tcW w:w="14617" w:type="dxa"/>
            <w:gridSpan w:val="2"/>
            <w:tcBorders>
              <w:bottom w:val="single" w:sz="4" w:space="0" w:color="000000"/>
            </w:tcBorders>
            <w:vAlign w:val="center"/>
          </w:tcPr>
          <w:p w14:paraId="0F7F4465" w14:textId="77777777" w:rsidR="00A82A43" w:rsidRDefault="001938BC" w:rsidP="0023694B">
            <w:pPr>
              <w:keepNext/>
              <w:spacing w:after="0" w:line="240" w:lineRule="auto"/>
              <w:rPr>
                <w:rFonts w:asciiTheme="minorHAnsi" w:hAnsiTheme="minorHAnsi"/>
                <w:b/>
                <w:sz w:val="20"/>
                <w:szCs w:val="20"/>
              </w:rPr>
            </w:pPr>
            <w:bookmarkStart w:id="0" w:name="_Toc323755513"/>
            <w:r>
              <w:rPr>
                <w:rFonts w:asciiTheme="minorHAnsi" w:hAnsiTheme="minorHAnsi"/>
                <w:b/>
                <w:sz w:val="20"/>
                <w:szCs w:val="20"/>
              </w:rPr>
              <w:t>F</w:t>
            </w:r>
            <w:r w:rsidR="002600BD" w:rsidRPr="006D2E42">
              <w:rPr>
                <w:rFonts w:asciiTheme="minorHAnsi" w:hAnsiTheme="minorHAnsi"/>
                <w:b/>
                <w:sz w:val="20"/>
                <w:szCs w:val="20"/>
              </w:rPr>
              <w:t xml:space="preserve">. HERS-Verified Pipe Insulation </w:t>
            </w:r>
            <w:r w:rsidR="0065796D">
              <w:rPr>
                <w:rFonts w:asciiTheme="minorHAnsi" w:hAnsiTheme="minorHAnsi"/>
                <w:b/>
                <w:sz w:val="20"/>
                <w:szCs w:val="20"/>
              </w:rPr>
              <w:t>Credit</w:t>
            </w:r>
            <w:r>
              <w:rPr>
                <w:rFonts w:asciiTheme="minorHAnsi" w:hAnsiTheme="minorHAnsi"/>
                <w:b/>
                <w:sz w:val="20"/>
                <w:szCs w:val="20"/>
              </w:rPr>
              <w:t xml:space="preserve"> </w:t>
            </w:r>
            <w:r>
              <w:rPr>
                <w:rFonts w:asciiTheme="minorHAnsi" w:hAnsiTheme="minorHAnsi" w:cs="Arial"/>
                <w:b/>
                <w:sz w:val="20"/>
                <w:szCs w:val="20"/>
              </w:rPr>
              <w:t>Requirements</w:t>
            </w:r>
          </w:p>
          <w:p w14:paraId="0F7F4466" w14:textId="0D8C0E34" w:rsidR="009269B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410ECB">
              <w:rPr>
                <w:rFonts w:asciiTheme="minorHAnsi" w:hAnsiTheme="minorHAnsi"/>
                <w:sz w:val="20"/>
                <w:szCs w:val="20"/>
              </w:rPr>
              <w:t>.</w:t>
            </w:r>
          </w:p>
        </w:tc>
      </w:tr>
      <w:tr w:rsidR="007E190B" w:rsidRPr="006D2E42" w14:paraId="0F7F446A" w14:textId="77777777" w:rsidTr="00A15705">
        <w:trPr>
          <w:trHeight w:val="144"/>
          <w:tblHeader/>
        </w:trPr>
        <w:tc>
          <w:tcPr>
            <w:tcW w:w="720" w:type="dxa"/>
            <w:vAlign w:val="center"/>
          </w:tcPr>
          <w:p w14:paraId="0F7F4468"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1</w:t>
            </w:r>
          </w:p>
        </w:tc>
        <w:tc>
          <w:tcPr>
            <w:tcW w:w="13897" w:type="dxa"/>
            <w:vAlign w:val="center"/>
          </w:tcPr>
          <w:p w14:paraId="0F7F4469" w14:textId="77777777" w:rsidR="00B614D3" w:rsidRDefault="00383435"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sidR="00CC3747">
              <w:rPr>
                <w:rFonts w:asciiTheme="minorHAnsi" w:hAnsiTheme="minorHAnsi"/>
                <w:sz w:val="20"/>
                <w:szCs w:val="20"/>
              </w:rPr>
              <w:t xml:space="preserve"> (RA 4.4.14)</w:t>
            </w:r>
          </w:p>
        </w:tc>
      </w:tr>
      <w:tr w:rsidR="000E1685" w:rsidRPr="00260947" w14:paraId="0F7F446C" w14:textId="77777777" w:rsidTr="00A15705">
        <w:trPr>
          <w:trHeight w:val="144"/>
          <w:tblHeader/>
        </w:trPr>
        <w:tc>
          <w:tcPr>
            <w:tcW w:w="14616" w:type="dxa"/>
            <w:gridSpan w:val="2"/>
            <w:vAlign w:val="center"/>
          </w:tcPr>
          <w:p w14:paraId="0F7F446B" w14:textId="77777777" w:rsidR="00A82A43" w:rsidRPr="0023694B" w:rsidRDefault="000E1685" w:rsidP="0023694B">
            <w:pPr>
              <w:keepNext/>
              <w:spacing w:after="0" w:line="240" w:lineRule="auto"/>
              <w:rPr>
                <w:sz w:val="20"/>
                <w:szCs w:val="20"/>
              </w:rPr>
            </w:pPr>
            <w:r w:rsidRPr="0023694B">
              <w:rPr>
                <w:b/>
                <w:sz w:val="20"/>
                <w:szCs w:val="20"/>
              </w:rPr>
              <w:t xml:space="preserve">The responsible person’s signature on this compliance document affirms that all applicable requirements in this table have been met.  </w:t>
            </w:r>
          </w:p>
        </w:tc>
      </w:tr>
    </w:tbl>
    <w:p w14:paraId="0F7F446D" w14:textId="77777777" w:rsidR="009D6242" w:rsidRPr="00C91513" w:rsidRDefault="009D6242"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D56448" w:rsidRPr="006D2E42" w14:paraId="0F7F4470" w14:textId="77777777" w:rsidTr="00A15705">
        <w:trPr>
          <w:trHeight w:val="144"/>
          <w:tblHeader/>
        </w:trPr>
        <w:tc>
          <w:tcPr>
            <w:tcW w:w="14617" w:type="dxa"/>
            <w:gridSpan w:val="2"/>
            <w:tcBorders>
              <w:bottom w:val="single" w:sz="4" w:space="0" w:color="auto"/>
            </w:tcBorders>
          </w:tcPr>
          <w:p w14:paraId="0F7F446E" w14:textId="77777777" w:rsidR="00D56448"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G</w:t>
            </w:r>
            <w:r w:rsidR="00D56448">
              <w:rPr>
                <w:rFonts w:asciiTheme="minorHAnsi" w:hAnsiTheme="minorHAnsi"/>
                <w:b/>
                <w:sz w:val="20"/>
                <w:szCs w:val="20"/>
              </w:rPr>
              <w:t xml:space="preserve">. </w:t>
            </w:r>
            <w:r w:rsidR="00D56448"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0F7F446F" w14:textId="510993FE" w:rsidR="001938BC" w:rsidRPr="006D2E4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410ECB">
              <w:rPr>
                <w:rFonts w:asciiTheme="minorHAnsi" w:hAnsiTheme="minorHAnsi"/>
                <w:sz w:val="20"/>
                <w:szCs w:val="20"/>
              </w:rPr>
              <w:t>.</w:t>
            </w:r>
          </w:p>
        </w:tc>
      </w:tr>
      <w:tr w:rsidR="00383435" w:rsidRPr="006D2E42" w14:paraId="0F7F4473" w14:textId="77777777" w:rsidTr="00A15705">
        <w:trPr>
          <w:trHeight w:val="144"/>
          <w:tblHeader/>
        </w:trPr>
        <w:tc>
          <w:tcPr>
            <w:tcW w:w="720" w:type="dxa"/>
            <w:vAlign w:val="center"/>
          </w:tcPr>
          <w:p w14:paraId="0F7F4471"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1</w:t>
            </w:r>
          </w:p>
        </w:tc>
        <w:tc>
          <w:tcPr>
            <w:tcW w:w="13897" w:type="dxa"/>
            <w:vAlign w:val="center"/>
          </w:tcPr>
          <w:p w14:paraId="0F7F4472" w14:textId="77777777" w:rsidR="009269B2" w:rsidRDefault="00CC3747"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00383435"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w:t>
            </w:r>
            <w:r w:rsidR="00383435" w:rsidRPr="006D2E42">
              <w:rPr>
                <w:rFonts w:asciiTheme="minorHAnsi" w:hAnsiTheme="minorHAnsi"/>
                <w:sz w:val="20"/>
                <w:szCs w:val="20"/>
              </w:rPr>
              <w:t>feet or less of pipe between manifold and water heater</w:t>
            </w:r>
            <w:r>
              <w:rPr>
                <w:rFonts w:asciiTheme="minorHAnsi" w:hAnsiTheme="minorHAnsi"/>
                <w:sz w:val="20"/>
                <w:szCs w:val="20"/>
              </w:rPr>
              <w:t>. (RA 4.4.15)</w:t>
            </w:r>
          </w:p>
        </w:tc>
      </w:tr>
      <w:tr w:rsidR="00383435" w:rsidRPr="006D2E42" w14:paraId="0F7F4476" w14:textId="77777777" w:rsidTr="00A15705">
        <w:trPr>
          <w:trHeight w:val="144"/>
          <w:tblHeader/>
        </w:trPr>
        <w:tc>
          <w:tcPr>
            <w:tcW w:w="720" w:type="dxa"/>
            <w:vAlign w:val="center"/>
          </w:tcPr>
          <w:p w14:paraId="0F7F4474"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2</w:t>
            </w:r>
          </w:p>
        </w:tc>
        <w:tc>
          <w:tcPr>
            <w:tcW w:w="13897" w:type="dxa"/>
            <w:vAlign w:val="center"/>
          </w:tcPr>
          <w:p w14:paraId="0F7F4475" w14:textId="77777777" w:rsidR="009269B2" w:rsidRDefault="00CC3747"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00383435" w:rsidRPr="006D2E42">
              <w:rPr>
                <w:rFonts w:asciiTheme="minorHAnsi" w:hAnsiTheme="minorHAnsi"/>
                <w:sz w:val="20"/>
                <w:szCs w:val="20"/>
              </w:rPr>
              <w:t>anifolds that include valves</w:t>
            </w:r>
            <w:r>
              <w:rPr>
                <w:rFonts w:asciiTheme="minorHAnsi" w:hAnsiTheme="minorHAnsi"/>
                <w:sz w:val="20"/>
                <w:szCs w:val="20"/>
              </w:rPr>
              <w:t>,</w:t>
            </w:r>
            <w:r w:rsidR="00383435"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383435" w:rsidRPr="006D2E42" w14:paraId="0F7F4479" w14:textId="77777777" w:rsidTr="00A15705">
        <w:trPr>
          <w:trHeight w:val="144"/>
          <w:tblHeader/>
        </w:trPr>
        <w:tc>
          <w:tcPr>
            <w:tcW w:w="720" w:type="dxa"/>
            <w:vAlign w:val="center"/>
          </w:tcPr>
          <w:p w14:paraId="0F7F4477"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3</w:t>
            </w:r>
          </w:p>
        </w:tc>
        <w:tc>
          <w:tcPr>
            <w:tcW w:w="13897" w:type="dxa"/>
            <w:vAlign w:val="center"/>
          </w:tcPr>
          <w:p w14:paraId="0F7F4478" w14:textId="77777777" w:rsidR="009269B2" w:rsidRDefault="00383435"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sidR="00CC3747">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sidR="00CC3747">
              <w:rPr>
                <w:rFonts w:asciiTheme="minorHAnsi" w:hAnsiTheme="minorHAnsi"/>
                <w:sz w:val="20"/>
                <w:szCs w:val="20"/>
              </w:rPr>
              <w:t>.  (RA 4.4.4)</w:t>
            </w:r>
          </w:p>
        </w:tc>
      </w:tr>
      <w:tr w:rsidR="00383435" w:rsidRPr="006D2E42" w14:paraId="0F7F447C" w14:textId="77777777" w:rsidTr="00A15705">
        <w:trPr>
          <w:trHeight w:val="144"/>
          <w:tblHeader/>
        </w:trPr>
        <w:tc>
          <w:tcPr>
            <w:tcW w:w="720" w:type="dxa"/>
            <w:vAlign w:val="center"/>
          </w:tcPr>
          <w:p w14:paraId="0F7F447A" w14:textId="77777777" w:rsidR="009269B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5D2389">
              <w:rPr>
                <w:rFonts w:asciiTheme="minorHAnsi" w:hAnsiTheme="minorHAnsi"/>
                <w:sz w:val="20"/>
                <w:szCs w:val="20"/>
              </w:rPr>
              <w:t>4</w:t>
            </w:r>
          </w:p>
        </w:tc>
        <w:tc>
          <w:tcPr>
            <w:tcW w:w="13897" w:type="dxa"/>
            <w:vAlign w:val="center"/>
          </w:tcPr>
          <w:p w14:paraId="0F7F447B" w14:textId="77421BE8" w:rsidR="00A82A43" w:rsidRDefault="00383435" w:rsidP="00410ECB">
            <w:pPr>
              <w:keepNext/>
              <w:autoSpaceDE w:val="0"/>
              <w:autoSpaceDN w:val="0"/>
              <w:adjustRightInd w:val="0"/>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410ECB">
              <w:rPr>
                <w:rFonts w:asciiTheme="minorHAnsi" w:hAnsiTheme="minorHAnsi"/>
                <w:sz w:val="20"/>
                <w:szCs w:val="20"/>
              </w:rPr>
              <w:t>2</w:t>
            </w:r>
            <w:r w:rsidRPr="006D2E42">
              <w:rPr>
                <w:rFonts w:asciiTheme="minorHAnsi" w:hAnsiTheme="minorHAnsi"/>
                <w:sz w:val="20"/>
                <w:szCs w:val="20"/>
              </w:rPr>
              <w:t xml:space="preserve"> inches from any other hot water supply piping</w:t>
            </w:r>
            <w:r w:rsidR="00CC3747">
              <w:rPr>
                <w:rFonts w:asciiTheme="minorHAnsi" w:hAnsiTheme="minorHAnsi"/>
                <w:sz w:val="20"/>
                <w:szCs w:val="20"/>
              </w:rPr>
              <w:t xml:space="preserve">, and </w:t>
            </w:r>
            <w:r w:rsidR="00CC3747" w:rsidRPr="00CC3747">
              <w:rPr>
                <w:rFonts w:asciiTheme="minorHAnsi" w:hAnsiTheme="minorHAnsi"/>
                <w:sz w:val="20"/>
                <w:szCs w:val="20"/>
              </w:rPr>
              <w:t xml:space="preserve">at least </w:t>
            </w:r>
            <w:r w:rsidR="00410ECB">
              <w:rPr>
                <w:rFonts w:asciiTheme="minorHAnsi" w:hAnsiTheme="minorHAnsi"/>
                <w:sz w:val="20"/>
                <w:szCs w:val="20"/>
              </w:rPr>
              <w:t>6</w:t>
            </w:r>
            <w:r w:rsidR="00CC3747" w:rsidRPr="00CC3747">
              <w:rPr>
                <w:rFonts w:asciiTheme="minorHAnsi" w:hAnsiTheme="minorHAnsi"/>
                <w:sz w:val="20"/>
                <w:szCs w:val="20"/>
              </w:rPr>
              <w:t xml:space="preserve"> inches from any cold water supply piping</w:t>
            </w:r>
            <w:r w:rsidR="00CC3747">
              <w:rPr>
                <w:rFonts w:asciiTheme="minorHAnsi" w:hAnsiTheme="minorHAnsi"/>
                <w:sz w:val="20"/>
                <w:szCs w:val="20"/>
              </w:rPr>
              <w:t xml:space="preserve">.  Alternatively, </w:t>
            </w:r>
            <w:r w:rsidR="00CC3747" w:rsidRPr="00CC3747">
              <w:rPr>
                <w:rFonts w:asciiTheme="minorHAnsi" w:hAnsiTheme="minorHAnsi"/>
                <w:sz w:val="20"/>
                <w:szCs w:val="20"/>
              </w:rPr>
              <w:t>the hot water supply piping must be</w:t>
            </w:r>
            <w:r w:rsidR="00CC3747">
              <w:rPr>
                <w:rFonts w:asciiTheme="minorHAnsi" w:hAnsiTheme="minorHAnsi"/>
                <w:sz w:val="20"/>
                <w:szCs w:val="20"/>
              </w:rPr>
              <w:t xml:space="preserve"> </w:t>
            </w:r>
            <w:r w:rsidR="00CC3747" w:rsidRPr="00CC3747">
              <w:rPr>
                <w:rFonts w:asciiTheme="minorHAnsi" w:hAnsiTheme="minorHAnsi"/>
                <w:sz w:val="20"/>
                <w:szCs w:val="20"/>
              </w:rPr>
              <w:t xml:space="preserve">insulated </w:t>
            </w:r>
            <w:r w:rsidR="00CC3747">
              <w:rPr>
                <w:rFonts w:asciiTheme="minorHAnsi" w:hAnsiTheme="minorHAnsi"/>
                <w:sz w:val="20"/>
                <w:szCs w:val="20"/>
              </w:rPr>
              <w:t>to the thicknesses shown in TABLE 120.3-A</w:t>
            </w:r>
            <w:r w:rsidR="00CC3747" w:rsidRPr="00CC3747">
              <w:rPr>
                <w:rFonts w:asciiTheme="minorHAnsi" w:hAnsiTheme="minorHAnsi"/>
                <w:sz w:val="20"/>
                <w:szCs w:val="20"/>
              </w:rPr>
              <w:t>.</w:t>
            </w:r>
            <w:r w:rsidR="00CC3747">
              <w:rPr>
                <w:rFonts w:asciiTheme="minorHAnsi" w:hAnsiTheme="minorHAnsi"/>
                <w:sz w:val="20"/>
                <w:szCs w:val="20"/>
              </w:rPr>
              <w:t xml:space="preserve"> (RA 4.4.4)</w:t>
            </w:r>
          </w:p>
        </w:tc>
      </w:tr>
      <w:tr w:rsidR="000E1685" w:rsidRPr="00260947" w14:paraId="0F7F447E" w14:textId="77777777" w:rsidTr="00A15705">
        <w:trPr>
          <w:trHeight w:val="144"/>
          <w:tblHeader/>
        </w:trPr>
        <w:tc>
          <w:tcPr>
            <w:tcW w:w="14616" w:type="dxa"/>
            <w:gridSpan w:val="2"/>
            <w:vAlign w:val="center"/>
          </w:tcPr>
          <w:p w14:paraId="0F7F447D" w14:textId="77777777" w:rsidR="00A82A43" w:rsidRPr="0023694B" w:rsidRDefault="000E1685" w:rsidP="0023694B">
            <w:pPr>
              <w:keepNext/>
              <w:spacing w:after="0" w:line="240" w:lineRule="auto"/>
              <w:rPr>
                <w:rFonts w:asciiTheme="minorHAnsi" w:hAnsiTheme="minorHAnsi"/>
                <w:sz w:val="20"/>
                <w:szCs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F7F447F" w14:textId="77777777" w:rsidR="00467528" w:rsidRPr="006D2E42" w:rsidRDefault="00467528" w:rsidP="00DC522B">
      <w:pPr>
        <w:spacing w:after="0" w:line="240" w:lineRule="auto"/>
        <w:rPr>
          <w:rFonts w:asciiTheme="minorHAnsi" w:hAnsiTheme="minorHAnsi" w:cs="Arial"/>
          <w:b/>
          <w:sz w:val="20"/>
          <w:szCs w:val="20"/>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9"/>
        <w:gridCol w:w="7191"/>
        <w:gridCol w:w="6709"/>
      </w:tblGrid>
      <w:tr w:rsidR="00D56448" w:rsidRPr="006D2E42" w14:paraId="0F7F4482" w14:textId="77777777" w:rsidTr="00A15705">
        <w:trPr>
          <w:trHeight w:val="144"/>
          <w:tblHeader/>
        </w:trPr>
        <w:tc>
          <w:tcPr>
            <w:tcW w:w="14619" w:type="dxa"/>
            <w:gridSpan w:val="3"/>
            <w:tcBorders>
              <w:bottom w:val="single" w:sz="4" w:space="0" w:color="auto"/>
            </w:tcBorders>
          </w:tcPr>
          <w:p w14:paraId="0F7F4480" w14:textId="77777777" w:rsidR="001938BC"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H</w:t>
            </w:r>
            <w:r w:rsidR="00D56448">
              <w:rPr>
                <w:rFonts w:asciiTheme="minorHAnsi" w:hAnsiTheme="minorHAnsi"/>
                <w:b/>
                <w:sz w:val="20"/>
                <w:szCs w:val="20"/>
              </w:rPr>
              <w:t xml:space="preserve">. </w:t>
            </w:r>
            <w:r w:rsidR="00D56448"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0F7F4481" w14:textId="77777777" w:rsidR="00D56448" w:rsidRPr="006D2E42" w:rsidRDefault="00D56448"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6D2E42">
              <w:rPr>
                <w:rFonts w:asciiTheme="minorHAnsi" w:hAnsiTheme="minorHAnsi"/>
                <w:b/>
                <w:sz w:val="20"/>
                <w:szCs w:val="20"/>
              </w:rPr>
              <w:t xml:space="preserve"> </w:t>
            </w:r>
            <w:r w:rsidR="001938BC" w:rsidRPr="00284D0A">
              <w:rPr>
                <w:rFonts w:asciiTheme="minorHAnsi" w:hAnsiTheme="minorHAnsi"/>
                <w:sz w:val="20"/>
                <w:szCs w:val="20"/>
              </w:rPr>
              <w:t>Systems that utilize this distribution type shall comply with these requirements</w:t>
            </w:r>
          </w:p>
        </w:tc>
      </w:tr>
      <w:tr w:rsidR="00467528" w:rsidRPr="006D2E42" w14:paraId="0F7F4486" w14:textId="77777777" w:rsidTr="00A15705">
        <w:trPr>
          <w:trHeight w:val="144"/>
          <w:tblHeader/>
        </w:trPr>
        <w:tc>
          <w:tcPr>
            <w:tcW w:w="719" w:type="dxa"/>
            <w:vAlign w:val="center"/>
          </w:tcPr>
          <w:p w14:paraId="0F7F4483" w14:textId="77777777" w:rsidR="00467528" w:rsidRPr="006D2E42" w:rsidRDefault="00DE68B9"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191" w:type="dxa"/>
            <w:vAlign w:val="center"/>
          </w:tcPr>
          <w:p w14:paraId="0F7F4484" w14:textId="20DDAB2A" w:rsidR="009269B2" w:rsidRDefault="00AC4B2D" w:rsidP="00410E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00467528" w:rsidRPr="006D2E42">
              <w:rPr>
                <w:rFonts w:asciiTheme="minorHAnsi" w:hAnsiTheme="minorHAnsi"/>
                <w:sz w:val="20"/>
                <w:szCs w:val="20"/>
              </w:rPr>
              <w:t xml:space="preserve">Conditioned </w:t>
            </w:r>
            <w:r w:rsidR="00410ECB">
              <w:rPr>
                <w:rFonts w:asciiTheme="minorHAnsi" w:hAnsiTheme="minorHAnsi"/>
                <w:sz w:val="20"/>
                <w:szCs w:val="20"/>
              </w:rPr>
              <w:t>F</w:t>
            </w:r>
            <w:r w:rsidR="00467528" w:rsidRPr="006D2E42">
              <w:rPr>
                <w:rFonts w:asciiTheme="minorHAnsi" w:hAnsiTheme="minorHAnsi"/>
                <w:sz w:val="20"/>
                <w:szCs w:val="20"/>
              </w:rPr>
              <w:t xml:space="preserve">loor </w:t>
            </w:r>
            <w:r w:rsidR="00410ECB">
              <w:rPr>
                <w:rFonts w:asciiTheme="minorHAnsi" w:hAnsiTheme="minorHAnsi"/>
                <w:sz w:val="20"/>
                <w:szCs w:val="20"/>
              </w:rPr>
              <w:t>A</w:t>
            </w:r>
            <w:r w:rsidR="00467528" w:rsidRPr="006D2E42">
              <w:rPr>
                <w:rFonts w:asciiTheme="minorHAnsi" w:hAnsiTheme="minorHAnsi"/>
                <w:sz w:val="20"/>
                <w:szCs w:val="20"/>
              </w:rPr>
              <w:t>rea</w:t>
            </w:r>
            <w:r w:rsidR="00CC3747">
              <w:rPr>
                <w:rFonts w:asciiTheme="minorHAnsi" w:hAnsiTheme="minorHAnsi"/>
                <w:sz w:val="20"/>
                <w:szCs w:val="20"/>
              </w:rPr>
              <w:t xml:space="preserve"> (</w:t>
            </w:r>
            <w:r w:rsidR="00410ECB">
              <w:rPr>
                <w:rFonts w:asciiTheme="minorHAnsi" w:hAnsiTheme="minorHAnsi"/>
                <w:sz w:val="20"/>
                <w:szCs w:val="20"/>
              </w:rPr>
              <w:t>ft</w:t>
            </w:r>
            <w:r w:rsidR="00410ECB">
              <w:rPr>
                <w:rFonts w:asciiTheme="minorHAnsi" w:hAnsiTheme="minorHAnsi"/>
                <w:sz w:val="20"/>
                <w:szCs w:val="20"/>
                <w:vertAlign w:val="superscript"/>
              </w:rPr>
              <w:t>2</w:t>
            </w:r>
            <w:r w:rsidR="00CC3747">
              <w:rPr>
                <w:rFonts w:asciiTheme="minorHAnsi" w:hAnsiTheme="minorHAnsi"/>
                <w:sz w:val="20"/>
                <w:szCs w:val="20"/>
              </w:rPr>
              <w:t>)</w:t>
            </w:r>
            <w:r w:rsidR="00410ECB">
              <w:rPr>
                <w:rFonts w:asciiTheme="minorHAnsi" w:hAnsiTheme="minorHAnsi"/>
                <w:sz w:val="20"/>
                <w:szCs w:val="20"/>
              </w:rPr>
              <w:t>:</w:t>
            </w:r>
          </w:p>
        </w:tc>
        <w:tc>
          <w:tcPr>
            <w:tcW w:w="6709" w:type="dxa"/>
          </w:tcPr>
          <w:p w14:paraId="0F7F4485" w14:textId="77777777" w:rsidR="00467528" w:rsidRPr="006D2E42" w:rsidRDefault="00467528"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467528" w:rsidRPr="006D2E42" w14:paraId="0F7F448A" w14:textId="77777777" w:rsidTr="00A15705">
        <w:trPr>
          <w:trHeight w:val="144"/>
          <w:tblHeader/>
        </w:trPr>
        <w:tc>
          <w:tcPr>
            <w:tcW w:w="719" w:type="dxa"/>
            <w:vAlign w:val="center"/>
          </w:tcPr>
          <w:p w14:paraId="0F7F4487" w14:textId="77777777" w:rsidR="00467528" w:rsidRPr="006D2E42"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DE68B9">
              <w:rPr>
                <w:rFonts w:asciiTheme="minorHAnsi" w:hAnsiTheme="minorHAnsi"/>
                <w:sz w:val="20"/>
                <w:szCs w:val="20"/>
              </w:rPr>
              <w:t>2</w:t>
            </w:r>
          </w:p>
        </w:tc>
        <w:tc>
          <w:tcPr>
            <w:tcW w:w="7191" w:type="dxa"/>
            <w:vAlign w:val="center"/>
          </w:tcPr>
          <w:p w14:paraId="0F7F4488" w14:textId="6BC5D5A2" w:rsidR="009269B2" w:rsidRDefault="00CC3747" w:rsidP="00410E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M</w:t>
            </w:r>
            <w:r w:rsidR="00467528">
              <w:rPr>
                <w:rFonts w:asciiTheme="minorHAnsi" w:hAnsiTheme="minorHAnsi"/>
                <w:sz w:val="20"/>
                <w:szCs w:val="20"/>
              </w:rPr>
              <w:t xml:space="preserve">aximum </w:t>
            </w:r>
            <w:r>
              <w:rPr>
                <w:rFonts w:asciiTheme="minorHAnsi" w:hAnsiTheme="minorHAnsi"/>
                <w:sz w:val="20"/>
                <w:szCs w:val="20"/>
              </w:rPr>
              <w:t>allowed pipe run length</w:t>
            </w:r>
            <w:r w:rsidR="003222A9">
              <w:rPr>
                <w:rFonts w:asciiTheme="minorHAnsi" w:hAnsiTheme="minorHAnsi"/>
                <w:sz w:val="20"/>
                <w:szCs w:val="20"/>
              </w:rPr>
              <w:t xml:space="preserve"> </w:t>
            </w:r>
            <w:r w:rsidR="00467528">
              <w:rPr>
                <w:rFonts w:asciiTheme="minorHAnsi" w:hAnsiTheme="minorHAnsi"/>
                <w:sz w:val="20"/>
                <w:szCs w:val="20"/>
              </w:rPr>
              <w:t xml:space="preserve">from the water heater to the furthest point of use </w:t>
            </w:r>
            <w:r w:rsidR="00410ECB">
              <w:rPr>
                <w:rFonts w:asciiTheme="minorHAnsi" w:hAnsiTheme="minorHAnsi"/>
                <w:sz w:val="20"/>
                <w:szCs w:val="20"/>
              </w:rPr>
              <w:t>f</w:t>
            </w:r>
            <w:r w:rsidR="00604247">
              <w:rPr>
                <w:rFonts w:asciiTheme="minorHAnsi" w:hAnsiTheme="minorHAnsi"/>
                <w:sz w:val="20"/>
                <w:szCs w:val="20"/>
              </w:rPr>
              <w:t xml:space="preserve">or the floor area </w:t>
            </w:r>
            <w:r w:rsidR="002D344E">
              <w:rPr>
                <w:rFonts w:asciiTheme="minorHAnsi" w:hAnsiTheme="minorHAnsi"/>
                <w:sz w:val="20"/>
                <w:szCs w:val="20"/>
              </w:rPr>
              <w:t>served</w:t>
            </w:r>
            <w:r>
              <w:rPr>
                <w:rFonts w:asciiTheme="minorHAnsi" w:hAnsiTheme="minorHAnsi"/>
                <w:sz w:val="20"/>
                <w:szCs w:val="20"/>
              </w:rPr>
              <w:t xml:space="preserve"> (</w:t>
            </w:r>
            <w:r w:rsidR="00AC4B2D">
              <w:rPr>
                <w:rFonts w:asciiTheme="minorHAnsi" w:hAnsiTheme="minorHAnsi"/>
                <w:sz w:val="20"/>
                <w:szCs w:val="20"/>
              </w:rPr>
              <w:t>feet</w:t>
            </w:r>
            <w:r>
              <w:rPr>
                <w:rFonts w:asciiTheme="minorHAnsi" w:hAnsiTheme="minorHAnsi"/>
                <w:sz w:val="20"/>
                <w:szCs w:val="20"/>
              </w:rPr>
              <w:t>)</w:t>
            </w:r>
            <w:r w:rsidR="00410ECB">
              <w:rPr>
                <w:rFonts w:asciiTheme="minorHAnsi" w:hAnsiTheme="minorHAnsi"/>
                <w:sz w:val="20"/>
                <w:szCs w:val="20"/>
              </w:rPr>
              <w:t>:</w:t>
            </w:r>
          </w:p>
        </w:tc>
        <w:tc>
          <w:tcPr>
            <w:tcW w:w="6709" w:type="dxa"/>
          </w:tcPr>
          <w:p w14:paraId="0F7F4489" w14:textId="77777777" w:rsidR="00467528" w:rsidRPr="006D2E42" w:rsidRDefault="00467528"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CC3747" w:rsidRPr="006D2E42" w14:paraId="0F7F448D" w14:textId="77777777" w:rsidTr="00A15705">
        <w:trPr>
          <w:trHeight w:val="144"/>
          <w:tblHeader/>
        </w:trPr>
        <w:tc>
          <w:tcPr>
            <w:tcW w:w="719" w:type="dxa"/>
            <w:vAlign w:val="center"/>
          </w:tcPr>
          <w:p w14:paraId="0F7F448B" w14:textId="77777777" w:rsidR="00CC3747" w:rsidRDefault="00CC3747"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DE68B9">
              <w:rPr>
                <w:rFonts w:asciiTheme="minorHAnsi" w:hAnsiTheme="minorHAnsi"/>
                <w:sz w:val="20"/>
                <w:szCs w:val="20"/>
              </w:rPr>
              <w:t>3</w:t>
            </w:r>
          </w:p>
        </w:tc>
        <w:tc>
          <w:tcPr>
            <w:tcW w:w="13896" w:type="dxa"/>
            <w:gridSpan w:val="2"/>
            <w:vAlign w:val="center"/>
          </w:tcPr>
          <w:p w14:paraId="0F7F448C" w14:textId="77777777" w:rsidR="00CC3747" w:rsidRPr="006D2E42" w:rsidRDefault="00CC3747"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CC3747" w14:paraId="0F7F448F" w14:textId="77777777" w:rsidTr="00A15705">
        <w:trPr>
          <w:trHeight w:val="144"/>
          <w:tblHeader/>
        </w:trPr>
        <w:tc>
          <w:tcPr>
            <w:tcW w:w="14619" w:type="dxa"/>
            <w:gridSpan w:val="3"/>
            <w:vAlign w:val="center"/>
          </w:tcPr>
          <w:p w14:paraId="0F7F448E" w14:textId="77777777" w:rsidR="00CC3747" w:rsidRPr="0023694B" w:rsidRDefault="00CC3747" w:rsidP="0023694B">
            <w:pPr>
              <w:spacing w:after="0" w:line="240" w:lineRule="auto"/>
              <w:rPr>
                <w:rFonts w:asciiTheme="minorHAnsi" w:hAnsiTheme="minorHAnsi"/>
                <w:sz w:val="20"/>
                <w:szCs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F7F4490" w14:textId="77777777" w:rsidR="00467528" w:rsidRPr="006D2E42" w:rsidRDefault="00467528"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96"/>
      </w:tblGrid>
      <w:tr w:rsidR="00AC4B2D" w:rsidRPr="006D2E42" w14:paraId="0F7F44A5" w14:textId="77777777" w:rsidTr="00A15705">
        <w:trPr>
          <w:trHeight w:val="144"/>
          <w:tblHeader/>
        </w:trPr>
        <w:tc>
          <w:tcPr>
            <w:tcW w:w="14616" w:type="dxa"/>
            <w:gridSpan w:val="2"/>
            <w:tcBorders>
              <w:bottom w:val="single" w:sz="4" w:space="0" w:color="auto"/>
            </w:tcBorders>
          </w:tcPr>
          <w:p w14:paraId="0F7F44A3" w14:textId="1FA19C4B" w:rsidR="00AC4B2D" w:rsidRDefault="00264A7E"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I</w:t>
            </w:r>
            <w:r w:rsidR="00AC4B2D">
              <w:rPr>
                <w:rFonts w:asciiTheme="minorHAnsi" w:hAnsiTheme="minorHAnsi"/>
                <w:b/>
                <w:sz w:val="20"/>
                <w:szCs w:val="20"/>
              </w:rPr>
              <w:t xml:space="preserve">. </w:t>
            </w:r>
            <w:r w:rsidR="00AC4B2D" w:rsidRPr="006D2E42">
              <w:rPr>
                <w:rFonts w:asciiTheme="minorHAnsi" w:hAnsiTheme="minorHAnsi"/>
                <w:b/>
                <w:sz w:val="20"/>
                <w:szCs w:val="20"/>
              </w:rPr>
              <w:t>HERS-Verified Demand Recirculation Manual Control</w:t>
            </w:r>
            <w:r w:rsidR="001938BC">
              <w:rPr>
                <w:rFonts w:asciiTheme="minorHAnsi" w:hAnsiTheme="minorHAnsi"/>
                <w:b/>
                <w:sz w:val="20"/>
                <w:szCs w:val="20"/>
              </w:rPr>
              <w:t xml:space="preserve"> </w:t>
            </w:r>
            <w:r w:rsidR="001938BC">
              <w:rPr>
                <w:rFonts w:asciiTheme="minorHAnsi" w:hAnsiTheme="minorHAnsi" w:cs="Arial"/>
                <w:b/>
                <w:sz w:val="20"/>
                <w:szCs w:val="20"/>
              </w:rPr>
              <w:t>Requirements</w:t>
            </w:r>
          </w:p>
          <w:p w14:paraId="0F7F44A4" w14:textId="77777777" w:rsidR="001938BC" w:rsidRPr="006D2E4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AC4B2D" w:rsidRPr="002D344E" w14:paraId="0F7F44A8" w14:textId="77777777" w:rsidTr="00A15705">
        <w:trPr>
          <w:trHeight w:val="144"/>
          <w:tblHeader/>
        </w:trPr>
        <w:tc>
          <w:tcPr>
            <w:tcW w:w="720" w:type="dxa"/>
            <w:tcBorders>
              <w:top w:val="single" w:sz="4" w:space="0" w:color="auto"/>
            </w:tcBorders>
            <w:vAlign w:val="center"/>
          </w:tcPr>
          <w:p w14:paraId="0F7F44A6"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auto"/>
            </w:tcBorders>
            <w:vAlign w:val="center"/>
          </w:tcPr>
          <w:p w14:paraId="0F7F44A7" w14:textId="1EF82992"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C04DCE">
              <w:rPr>
                <w:rFonts w:asciiTheme="minorHAnsi" w:hAnsiTheme="minorHAnsi"/>
                <w:sz w:val="20"/>
                <w:szCs w:val="20"/>
              </w:rPr>
              <w:t>RA4.4.9/</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AC4B2D" w:rsidRPr="002D344E" w14:paraId="0F7F44AD" w14:textId="77777777" w:rsidTr="00A15705">
        <w:trPr>
          <w:trHeight w:val="144"/>
          <w:tblHeader/>
        </w:trPr>
        <w:tc>
          <w:tcPr>
            <w:tcW w:w="720" w:type="dxa"/>
            <w:vAlign w:val="center"/>
          </w:tcPr>
          <w:p w14:paraId="0F7F44A9"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0F7F44AA" w14:textId="3B999704" w:rsidR="00AC4B2D" w:rsidRDefault="00AC4B2D"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C04DCE">
              <w:rPr>
                <w:rFonts w:asciiTheme="minorHAnsi" w:hAnsiTheme="minorHAnsi"/>
                <w:sz w:val="20"/>
                <w:szCs w:val="20"/>
              </w:rPr>
              <w:t>RA4.4.9(f)/</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(d)</w:t>
            </w:r>
            <w:r w:rsidRPr="00B36001">
              <w:rPr>
                <w:rFonts w:asciiTheme="minorHAnsi" w:hAnsiTheme="minorHAnsi"/>
                <w:sz w:val="20"/>
                <w:szCs w:val="20"/>
              </w:rPr>
              <w:t>)</w:t>
            </w:r>
          </w:p>
          <w:p w14:paraId="0F7F44AB" w14:textId="11723BA1" w:rsidR="00AC4B2D" w:rsidRPr="00B36001" w:rsidRDefault="00AC4B2D" w:rsidP="0023694B">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410ECB">
              <w:rPr>
                <w:sz w:val="20"/>
                <w:szCs w:val="20"/>
              </w:rPr>
              <w:t>°</w:t>
            </w:r>
            <w:r>
              <w:rPr>
                <w:rFonts w:asciiTheme="minorHAnsi" w:hAnsiTheme="minorHAnsi"/>
                <w:sz w:val="20"/>
                <w:szCs w:val="20"/>
              </w:rPr>
              <w:t>F</w:t>
            </w:r>
            <w:r w:rsidRPr="00B36001" w:rsidDel="00C410D2">
              <w:rPr>
                <w:sz w:val="20"/>
                <w:szCs w:val="20"/>
              </w:rPr>
              <w:t xml:space="preserve"> </w:t>
            </w:r>
            <w:proofErr w:type="gramStart"/>
            <w:r w:rsidRPr="00B36001">
              <w:rPr>
                <w:sz w:val="20"/>
                <w:szCs w:val="20"/>
              </w:rPr>
              <w:t>( 5.6</w:t>
            </w:r>
            <w:proofErr w:type="gramEnd"/>
            <w:r w:rsidR="00BF7314">
              <w:rPr>
                <w:sz w:val="20"/>
                <w:szCs w:val="20"/>
              </w:rPr>
              <w:t>°</w:t>
            </w:r>
            <w:r>
              <w:rPr>
                <w:rFonts w:asciiTheme="minorHAnsi" w:hAnsiTheme="minorHAnsi"/>
                <w:sz w:val="20"/>
                <w:szCs w:val="20"/>
              </w:rPr>
              <w:t>C</w:t>
            </w:r>
            <w:r w:rsidRPr="00B36001">
              <w:rPr>
                <w:sz w:val="20"/>
                <w:szCs w:val="20"/>
              </w:rPr>
              <w:t>) above the initial temperature of the water in the pipe</w:t>
            </w:r>
            <w:r w:rsidR="00BF7314">
              <w:rPr>
                <w:sz w:val="20"/>
                <w:szCs w:val="20"/>
              </w:rPr>
              <w:t>.</w:t>
            </w:r>
          </w:p>
          <w:p w14:paraId="0F7F44AC" w14:textId="00BF1FB2" w:rsidR="00AC4B2D" w:rsidRDefault="00AC4B2D" w:rsidP="00BF7314">
            <w:pPr>
              <w:pStyle w:val="ListParagraph"/>
              <w:keepNext/>
              <w:numPr>
                <w:ilvl w:val="0"/>
                <w:numId w:val="39"/>
              </w:numPr>
              <w:spacing w:after="0" w:line="240" w:lineRule="auto"/>
              <w:rPr>
                <w:sz w:val="20"/>
                <w:szCs w:val="20"/>
              </w:rPr>
            </w:pPr>
            <w:r w:rsidRPr="00CC3747">
              <w:rPr>
                <w:sz w:val="20"/>
                <w:szCs w:val="20"/>
              </w:rPr>
              <w:t>Not more than 102</w:t>
            </w:r>
            <w:r w:rsidR="00BF7314">
              <w:rPr>
                <w:sz w:val="20"/>
                <w:szCs w:val="20"/>
              </w:rPr>
              <w:t>°</w:t>
            </w:r>
            <w:r>
              <w:rPr>
                <w:rFonts w:asciiTheme="minorHAnsi" w:hAnsiTheme="minorHAnsi"/>
                <w:sz w:val="20"/>
                <w:szCs w:val="20"/>
              </w:rPr>
              <w:t>F</w:t>
            </w:r>
            <w:r w:rsidRPr="00CC3747">
              <w:rPr>
                <w:sz w:val="20"/>
                <w:szCs w:val="20"/>
              </w:rPr>
              <w:t xml:space="preserve"> (38.9</w:t>
            </w:r>
            <w:r w:rsidR="00BF7314">
              <w:rPr>
                <w:sz w:val="20"/>
                <w:szCs w:val="20"/>
              </w:rPr>
              <w:t>°</w:t>
            </w:r>
            <w:r>
              <w:rPr>
                <w:rFonts w:asciiTheme="minorHAnsi" w:hAnsiTheme="minorHAnsi"/>
                <w:sz w:val="20"/>
                <w:szCs w:val="20"/>
              </w:rPr>
              <w:t>C</w:t>
            </w:r>
            <w:r w:rsidRPr="00CC3747">
              <w:rPr>
                <w:sz w:val="20"/>
                <w:szCs w:val="20"/>
              </w:rPr>
              <w:t>).</w:t>
            </w:r>
          </w:p>
        </w:tc>
      </w:tr>
      <w:tr w:rsidR="00AC4B2D" w:rsidRPr="002D344E" w14:paraId="0F7F44B0" w14:textId="77777777" w:rsidTr="00A15705">
        <w:trPr>
          <w:trHeight w:val="144"/>
          <w:tblHeader/>
        </w:trPr>
        <w:tc>
          <w:tcPr>
            <w:tcW w:w="720" w:type="dxa"/>
            <w:vAlign w:val="center"/>
          </w:tcPr>
          <w:p w14:paraId="0F7F44AE"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0F7F44AF" w14:textId="6778C5FA" w:rsidR="00AC4B2D" w:rsidRDefault="00AC4B2D" w:rsidP="0023694B">
            <w:pPr>
              <w:keepNext/>
              <w:spacing w:after="0" w:line="240" w:lineRule="auto"/>
              <w:rPr>
                <w:sz w:val="20"/>
                <w:szCs w:val="20"/>
              </w:rPr>
            </w:pPr>
            <w:r w:rsidRPr="00B36001">
              <w:rPr>
                <w:sz w:val="20"/>
                <w:szCs w:val="20"/>
              </w:rPr>
              <w:t xml:space="preserve">The controls shall limit pump operation to a maximum of </w:t>
            </w:r>
            <w:r w:rsidR="00C04DCE">
              <w:rPr>
                <w:sz w:val="20"/>
                <w:szCs w:val="20"/>
              </w:rPr>
              <w:t xml:space="preserve">5 minutes for single dwellings, and </w:t>
            </w:r>
            <w:r w:rsidRPr="00B36001">
              <w:rPr>
                <w:sz w:val="20"/>
                <w:szCs w:val="20"/>
              </w:rPr>
              <w:t>10 minutes</w:t>
            </w:r>
            <w:r w:rsidR="00C04DCE">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C04DCE">
              <w:rPr>
                <w:rFonts w:asciiTheme="minorHAnsi" w:hAnsiTheme="minorHAnsi"/>
                <w:sz w:val="20"/>
                <w:szCs w:val="20"/>
              </w:rPr>
              <w:t>RA4.4.9(f)3/</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(d)3</w:t>
            </w:r>
            <w:r w:rsidRPr="00B36001">
              <w:rPr>
                <w:rFonts w:asciiTheme="minorHAnsi" w:hAnsiTheme="minorHAnsi"/>
                <w:sz w:val="20"/>
                <w:szCs w:val="20"/>
              </w:rPr>
              <w:t>)</w:t>
            </w:r>
          </w:p>
        </w:tc>
      </w:tr>
      <w:tr w:rsidR="00AC4B2D" w:rsidRPr="00B36001" w14:paraId="0F7F44B6" w14:textId="77777777" w:rsidTr="00A15705">
        <w:trPr>
          <w:trHeight w:val="144"/>
          <w:tblHeader/>
        </w:trPr>
        <w:tc>
          <w:tcPr>
            <w:tcW w:w="720" w:type="dxa"/>
            <w:vAlign w:val="center"/>
          </w:tcPr>
          <w:p w14:paraId="0F7F44B1"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vAlign w:val="center"/>
          </w:tcPr>
          <w:p w14:paraId="0F7F44B2" w14:textId="61BD2F4D" w:rsidR="00AC4B2D" w:rsidRPr="00B36001"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C04DCE">
              <w:rPr>
                <w:rFonts w:asciiTheme="minorHAnsi" w:hAnsiTheme="minorHAnsi"/>
                <w:sz w:val="20"/>
                <w:szCs w:val="20"/>
              </w:rPr>
              <w:t>RA4.4.9(d)/</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(b)</w:t>
            </w:r>
            <w:r w:rsidRPr="00B36001">
              <w:rPr>
                <w:rFonts w:asciiTheme="minorHAnsi" w:hAnsiTheme="minorHAnsi"/>
                <w:sz w:val="20"/>
                <w:szCs w:val="20"/>
              </w:rPr>
              <w:t>)</w:t>
            </w:r>
          </w:p>
          <w:p w14:paraId="0F7F44B3"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 or</w:t>
            </w:r>
          </w:p>
          <w:p w14:paraId="0F7F44B4"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w:t>
            </w:r>
            <w:r w:rsidR="00A15705">
              <w:rPr>
                <w:sz w:val="20"/>
                <w:szCs w:val="20"/>
              </w:rPr>
              <w:t>lation loop as possible;</w:t>
            </w:r>
            <w:r w:rsidRPr="00B36001">
              <w:rPr>
                <w:sz w:val="20"/>
                <w:szCs w:val="20"/>
              </w:rPr>
              <w:t xml:space="preserve"> or</w:t>
            </w:r>
          </w:p>
          <w:p w14:paraId="0F7F44B5" w14:textId="5799562B"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C04DCE">
              <w:rPr>
                <w:sz w:val="20"/>
                <w:szCs w:val="20"/>
              </w:rPr>
              <w:t>-</w:t>
            </w:r>
            <w:r w:rsidRPr="00B36001">
              <w:rPr>
                <w:sz w:val="20"/>
                <w:szCs w:val="20"/>
              </w:rPr>
              <w:t>sensor shall be installed in an accessible location at the end of supply portion of the hot water distribution line (typically under a sink).</w:t>
            </w:r>
          </w:p>
        </w:tc>
      </w:tr>
      <w:tr w:rsidR="00AC4B2D" w:rsidRPr="00B36001" w14:paraId="0F7F44B9" w14:textId="77777777" w:rsidTr="00A15705">
        <w:trPr>
          <w:trHeight w:val="144"/>
          <w:tblHeader/>
        </w:trPr>
        <w:tc>
          <w:tcPr>
            <w:tcW w:w="720" w:type="dxa"/>
            <w:vAlign w:val="center"/>
          </w:tcPr>
          <w:p w14:paraId="0F7F44B7"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vAlign w:val="center"/>
          </w:tcPr>
          <w:p w14:paraId="0F7F44B8" w14:textId="4913EA33" w:rsidR="00AC4B2D" w:rsidRPr="00B36001"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C04DCE">
              <w:rPr>
                <w:rFonts w:asciiTheme="minorHAnsi" w:hAnsiTheme="minorHAnsi"/>
                <w:sz w:val="20"/>
                <w:szCs w:val="20"/>
              </w:rPr>
              <w:t>RA4.4.9(e)/</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(c)</w:t>
            </w:r>
            <w:r w:rsidRPr="00B36001">
              <w:rPr>
                <w:rFonts w:asciiTheme="minorHAnsi" w:hAnsiTheme="minorHAnsi"/>
                <w:sz w:val="20"/>
                <w:szCs w:val="20"/>
              </w:rPr>
              <w:t>)</w:t>
            </w:r>
          </w:p>
        </w:tc>
      </w:tr>
      <w:tr w:rsidR="00AC4B2D" w14:paraId="0F7F44BC" w14:textId="77777777" w:rsidTr="00A15705">
        <w:trPr>
          <w:trHeight w:val="144"/>
          <w:tblHeader/>
        </w:trPr>
        <w:tc>
          <w:tcPr>
            <w:tcW w:w="720" w:type="dxa"/>
            <w:vAlign w:val="center"/>
          </w:tcPr>
          <w:p w14:paraId="0F7F44BA"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vAlign w:val="center"/>
          </w:tcPr>
          <w:p w14:paraId="0F7F44BB" w14:textId="1680F20C"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C04DCE">
              <w:rPr>
                <w:rFonts w:asciiTheme="minorHAnsi" w:hAnsiTheme="minorHAnsi"/>
                <w:sz w:val="20"/>
                <w:szCs w:val="20"/>
              </w:rPr>
              <w:t>RA4.4.9(c)/</w:t>
            </w:r>
            <w:r w:rsidRPr="00B36001">
              <w:rPr>
                <w:rFonts w:asciiTheme="minorHAnsi" w:hAnsiTheme="minorHAnsi"/>
                <w:sz w:val="20"/>
                <w:szCs w:val="20"/>
              </w:rPr>
              <w:t>RA4.4.1</w:t>
            </w:r>
            <w:r>
              <w:rPr>
                <w:rFonts w:asciiTheme="minorHAnsi" w:hAnsiTheme="minorHAnsi"/>
                <w:sz w:val="20"/>
                <w:szCs w:val="20"/>
              </w:rPr>
              <w:t>3</w:t>
            </w:r>
            <w:r w:rsidR="00C04DCE">
              <w:rPr>
                <w:rFonts w:asciiTheme="minorHAnsi" w:hAnsiTheme="minorHAnsi"/>
                <w:sz w:val="20"/>
                <w:szCs w:val="20"/>
              </w:rPr>
              <w:t>(a)</w:t>
            </w:r>
            <w:r w:rsidRPr="00B36001">
              <w:rPr>
                <w:rFonts w:asciiTheme="minorHAnsi" w:hAnsiTheme="minorHAnsi"/>
                <w:sz w:val="20"/>
                <w:szCs w:val="20"/>
              </w:rPr>
              <w:t>)</w:t>
            </w:r>
          </w:p>
        </w:tc>
      </w:tr>
      <w:tr w:rsidR="00AC4B2D" w:rsidRPr="006D2E42" w14:paraId="0F7F44BF" w14:textId="77777777" w:rsidTr="00A15705">
        <w:trPr>
          <w:trHeight w:val="144"/>
          <w:tblHeader/>
        </w:trPr>
        <w:tc>
          <w:tcPr>
            <w:tcW w:w="720" w:type="dxa"/>
            <w:vAlign w:val="center"/>
          </w:tcPr>
          <w:p w14:paraId="0F7F44BD" w14:textId="77777777" w:rsidR="00AC4B2D" w:rsidRPr="002D344E"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896" w:type="dxa"/>
            <w:vAlign w:val="center"/>
          </w:tcPr>
          <w:p w14:paraId="0F7F44BE" w14:textId="15A1662F" w:rsidR="00AC4B2D" w:rsidRPr="002D344E" w:rsidRDefault="00AC4B2D" w:rsidP="0023694B">
            <w:pPr>
              <w:keepNext/>
              <w:spacing w:after="0" w:line="240" w:lineRule="auto"/>
              <w:rPr>
                <w:sz w:val="20"/>
                <w:szCs w:val="20"/>
              </w:rPr>
            </w:pPr>
            <w:r w:rsidRPr="002D344E">
              <w:rPr>
                <w:sz w:val="20"/>
                <w:szCs w:val="20"/>
              </w:rPr>
              <w:t>If more than one loop installed each loop shall have its own pump and controls</w:t>
            </w:r>
            <w:r w:rsidR="00BF7314">
              <w:rPr>
                <w:sz w:val="20"/>
                <w:szCs w:val="20"/>
              </w:rPr>
              <w:t>.</w:t>
            </w:r>
          </w:p>
        </w:tc>
      </w:tr>
      <w:tr w:rsidR="00AC4B2D" w:rsidRPr="006D2E42" w14:paraId="0F7F44C2" w14:textId="77777777" w:rsidTr="00A15705">
        <w:trPr>
          <w:trHeight w:val="144"/>
          <w:tblHeader/>
        </w:trPr>
        <w:tc>
          <w:tcPr>
            <w:tcW w:w="720" w:type="dxa"/>
            <w:vAlign w:val="center"/>
          </w:tcPr>
          <w:p w14:paraId="0F7F44C0"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896" w:type="dxa"/>
            <w:vAlign w:val="center"/>
          </w:tcPr>
          <w:p w14:paraId="0F7F44C1" w14:textId="2A36431E" w:rsidR="00AC4B2D" w:rsidRPr="00D24BC5" w:rsidRDefault="00AC4B2D" w:rsidP="00C04D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 xml:space="preserve">Automatic </w:t>
            </w:r>
            <w:r w:rsidR="00C04DCE">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AC4B2D" w:rsidRPr="006D2E42" w14:paraId="0F7F44C5" w14:textId="77777777" w:rsidTr="00A15705">
        <w:trPr>
          <w:trHeight w:val="144"/>
          <w:tblHeader/>
        </w:trPr>
        <w:tc>
          <w:tcPr>
            <w:tcW w:w="720" w:type="dxa"/>
            <w:vAlign w:val="center"/>
          </w:tcPr>
          <w:p w14:paraId="0F7F44C3"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896" w:type="dxa"/>
            <w:vAlign w:val="center"/>
          </w:tcPr>
          <w:p w14:paraId="0F7F44C4" w14:textId="146A048E" w:rsidR="00AC4B2D" w:rsidRPr="00D24BC5" w:rsidRDefault="00AC4B2D"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 check valve</w:t>
            </w:r>
            <w:r w:rsidR="00C04DCE">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AC4B2D" w:rsidRPr="006D2E42" w14:paraId="0F7F44C8" w14:textId="77777777" w:rsidTr="00A15705">
        <w:trPr>
          <w:trHeight w:val="144"/>
          <w:tblHeader/>
        </w:trPr>
        <w:tc>
          <w:tcPr>
            <w:tcW w:w="720" w:type="dxa"/>
            <w:vAlign w:val="center"/>
          </w:tcPr>
          <w:p w14:paraId="0F7F44C6"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896" w:type="dxa"/>
            <w:vAlign w:val="center"/>
          </w:tcPr>
          <w:p w14:paraId="0F7F44C7" w14:textId="77777777" w:rsidR="00AC4B2D" w:rsidRPr="00D24BC5" w:rsidRDefault="00AC4B2D" w:rsidP="0023694B">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AC4B2D" w:rsidRPr="006D2E42" w14:paraId="0F7F44CB" w14:textId="77777777" w:rsidTr="00A15705">
        <w:trPr>
          <w:trHeight w:val="144"/>
          <w:tblHeader/>
        </w:trPr>
        <w:tc>
          <w:tcPr>
            <w:tcW w:w="720" w:type="dxa"/>
            <w:vAlign w:val="center"/>
          </w:tcPr>
          <w:p w14:paraId="0F7F44C9"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896" w:type="dxa"/>
            <w:vAlign w:val="center"/>
          </w:tcPr>
          <w:p w14:paraId="0F7F44CA" w14:textId="77777777"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Pr>
                <w:rFonts w:asciiTheme="minorHAnsi" w:eastAsia="Calibri" w:hAnsiTheme="minorHAnsi" w:cs="Arial"/>
              </w:rPr>
              <w:t>10</w:t>
            </w:r>
            <w:r w:rsidRPr="00D24BC5">
              <w:rPr>
                <w:rFonts w:asciiTheme="minorHAnsi" w:eastAsia="Calibri" w:hAnsiTheme="minorHAnsi" w:cs="Arial"/>
              </w:rPr>
              <w:t xml:space="preserve"> 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AC4B2D" w:rsidRPr="006D2E42" w14:paraId="0F7F44CE" w14:textId="77777777" w:rsidTr="00A15705">
        <w:trPr>
          <w:trHeight w:val="144"/>
          <w:tblHeader/>
        </w:trPr>
        <w:tc>
          <w:tcPr>
            <w:tcW w:w="720" w:type="dxa"/>
            <w:vAlign w:val="center"/>
          </w:tcPr>
          <w:p w14:paraId="0F7F44CC"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896" w:type="dxa"/>
            <w:vAlign w:val="center"/>
          </w:tcPr>
          <w:p w14:paraId="0F7F44CD" w14:textId="77777777"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AC4B2D" w:rsidRPr="006D2E42" w14:paraId="0F7F44D1" w14:textId="77777777" w:rsidTr="00A15705">
        <w:trPr>
          <w:trHeight w:val="144"/>
          <w:tblHeader/>
        </w:trPr>
        <w:tc>
          <w:tcPr>
            <w:tcW w:w="720" w:type="dxa"/>
            <w:vAlign w:val="center"/>
          </w:tcPr>
          <w:p w14:paraId="0F7F44CF"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896" w:type="dxa"/>
            <w:vAlign w:val="center"/>
          </w:tcPr>
          <w:p w14:paraId="0F7F44D0" w14:textId="423D6F4A"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C04DCE">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AC4B2D" w:rsidRPr="006D2E42" w14:paraId="0F7F44D3" w14:textId="77777777" w:rsidTr="00A15705">
        <w:trPr>
          <w:trHeight w:val="144"/>
          <w:tblHeader/>
        </w:trPr>
        <w:tc>
          <w:tcPr>
            <w:tcW w:w="14616" w:type="dxa"/>
            <w:gridSpan w:val="2"/>
            <w:vAlign w:val="center"/>
          </w:tcPr>
          <w:p w14:paraId="0F7F44D2" w14:textId="77777777" w:rsidR="009269B2" w:rsidRPr="0023694B"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F7F44D4" w14:textId="77777777" w:rsidR="00467528" w:rsidRDefault="00467528" w:rsidP="00DC522B">
      <w:pPr>
        <w:spacing w:after="0" w:line="240" w:lineRule="auto"/>
        <w:rPr>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13873"/>
        <w:gridCol w:w="23"/>
      </w:tblGrid>
      <w:tr w:rsidR="00AC4B2D" w:rsidRPr="006D2E42" w14:paraId="0F7F44D7" w14:textId="77777777" w:rsidTr="00A15705">
        <w:trPr>
          <w:trHeight w:val="144"/>
          <w:tblHeader/>
        </w:trPr>
        <w:tc>
          <w:tcPr>
            <w:tcW w:w="14616" w:type="dxa"/>
            <w:gridSpan w:val="3"/>
            <w:tcBorders>
              <w:bottom w:val="single" w:sz="4" w:space="0" w:color="auto"/>
            </w:tcBorders>
          </w:tcPr>
          <w:p w14:paraId="0F7F44D5" w14:textId="3F2FAB9B" w:rsidR="00AC4B2D" w:rsidRDefault="00264A7E"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J</w:t>
            </w:r>
            <w:r w:rsidR="00AC4B2D">
              <w:rPr>
                <w:rFonts w:asciiTheme="minorHAnsi" w:hAnsiTheme="minorHAnsi"/>
                <w:b/>
                <w:sz w:val="20"/>
                <w:szCs w:val="20"/>
              </w:rPr>
              <w:t>.</w:t>
            </w:r>
            <w:r w:rsidR="00AC4B2D" w:rsidRPr="00180B11">
              <w:rPr>
                <w:rFonts w:asciiTheme="minorHAnsi" w:hAnsiTheme="minorHAnsi"/>
                <w:b/>
                <w:sz w:val="20"/>
                <w:szCs w:val="20"/>
              </w:rPr>
              <w:t xml:space="preserve"> HERS-Verified Demand Recirculation Sensor Control</w:t>
            </w:r>
            <w:r w:rsidR="001938BC">
              <w:rPr>
                <w:rFonts w:asciiTheme="minorHAnsi" w:hAnsiTheme="minorHAnsi"/>
                <w:b/>
                <w:sz w:val="20"/>
                <w:szCs w:val="20"/>
              </w:rPr>
              <w:t xml:space="preserve"> </w:t>
            </w:r>
            <w:r w:rsidR="001938BC">
              <w:rPr>
                <w:rFonts w:asciiTheme="minorHAnsi" w:hAnsiTheme="minorHAnsi" w:cs="Arial"/>
                <w:b/>
                <w:sz w:val="20"/>
                <w:szCs w:val="20"/>
              </w:rPr>
              <w:t>Requirements</w:t>
            </w:r>
          </w:p>
          <w:p w14:paraId="0F7F44D6" w14:textId="77777777" w:rsidR="001938BC" w:rsidRPr="00180B11" w:rsidRDefault="001938BC" w:rsidP="004716A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AC4B2D" w:rsidRPr="002D344E" w14:paraId="0F7F44DA" w14:textId="77777777" w:rsidTr="00A15705">
        <w:trPr>
          <w:trHeight w:val="144"/>
          <w:tblHeader/>
        </w:trPr>
        <w:tc>
          <w:tcPr>
            <w:tcW w:w="720" w:type="dxa"/>
            <w:tcBorders>
              <w:top w:val="single" w:sz="4" w:space="0" w:color="auto"/>
            </w:tcBorders>
            <w:vAlign w:val="center"/>
          </w:tcPr>
          <w:p w14:paraId="0F7F44D8"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auto"/>
            </w:tcBorders>
            <w:vAlign w:val="center"/>
          </w:tcPr>
          <w:p w14:paraId="0F7F44D9" w14:textId="32AAD3F5" w:rsidR="00AC4B2D" w:rsidRDefault="00AC4B2D"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C04DCE">
              <w:rPr>
                <w:rFonts w:asciiTheme="minorHAnsi" w:hAnsiTheme="minorHAnsi"/>
                <w:sz w:val="20"/>
                <w:szCs w:val="20"/>
              </w:rPr>
              <w:t>RA4.4.10</w:t>
            </w:r>
            <w:r w:rsidR="0019006C">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AC4B2D" w:rsidRPr="002D344E" w14:paraId="0F7F44DF" w14:textId="77777777" w:rsidTr="00A15705">
        <w:trPr>
          <w:trHeight w:val="144"/>
          <w:tblHeader/>
        </w:trPr>
        <w:tc>
          <w:tcPr>
            <w:tcW w:w="720" w:type="dxa"/>
            <w:vAlign w:val="center"/>
          </w:tcPr>
          <w:p w14:paraId="0F7F44DB"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0F7F44DC" w14:textId="45405D8C" w:rsidR="00AC4B2D" w:rsidRDefault="00AC4B2D"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19006C">
              <w:rPr>
                <w:rFonts w:asciiTheme="minorHAnsi" w:hAnsiTheme="minorHAnsi"/>
                <w:sz w:val="20"/>
                <w:szCs w:val="20"/>
              </w:rPr>
              <w:t>RA4.4.</w:t>
            </w:r>
            <w:r w:rsidR="00C04DCE">
              <w:rPr>
                <w:rFonts w:asciiTheme="minorHAnsi" w:hAnsiTheme="minorHAnsi"/>
                <w:sz w:val="20"/>
                <w:szCs w:val="20"/>
              </w:rPr>
              <w:t>10</w:t>
            </w:r>
            <w:r w:rsidR="0019006C">
              <w:rPr>
                <w:rFonts w:asciiTheme="minorHAnsi" w:hAnsiTheme="minorHAnsi"/>
                <w:sz w:val="20"/>
                <w:szCs w:val="20"/>
              </w:rPr>
              <w:t>(f)/</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(d)</w:t>
            </w:r>
            <w:r w:rsidRPr="00B36001">
              <w:rPr>
                <w:rFonts w:asciiTheme="minorHAnsi" w:hAnsiTheme="minorHAnsi"/>
                <w:sz w:val="20"/>
                <w:szCs w:val="20"/>
              </w:rPr>
              <w:t>)</w:t>
            </w:r>
          </w:p>
          <w:p w14:paraId="0F7F44DD" w14:textId="7939FC5A" w:rsidR="00AC4B2D" w:rsidRPr="00B36001" w:rsidRDefault="00AC4B2D" w:rsidP="0023694B">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BF7314">
              <w:rPr>
                <w:sz w:val="20"/>
                <w:szCs w:val="20"/>
              </w:rPr>
              <w:t>°</w:t>
            </w:r>
            <w:r>
              <w:rPr>
                <w:rFonts w:asciiTheme="minorHAnsi" w:hAnsiTheme="minorHAnsi"/>
                <w:sz w:val="20"/>
                <w:szCs w:val="20"/>
              </w:rPr>
              <w:t>F</w:t>
            </w:r>
            <w:r w:rsidRPr="00B36001">
              <w:rPr>
                <w:sz w:val="20"/>
                <w:szCs w:val="20"/>
              </w:rPr>
              <w:t xml:space="preserve"> </w:t>
            </w:r>
            <w:proofErr w:type="gramStart"/>
            <w:r w:rsidRPr="00B36001">
              <w:rPr>
                <w:sz w:val="20"/>
                <w:szCs w:val="20"/>
              </w:rPr>
              <w:t>( 5.6</w:t>
            </w:r>
            <w:proofErr w:type="gramEnd"/>
            <w:r w:rsidR="00BF7314">
              <w:rPr>
                <w:sz w:val="20"/>
                <w:szCs w:val="20"/>
              </w:rPr>
              <w:t>°</w:t>
            </w:r>
            <w:r>
              <w:rPr>
                <w:rFonts w:asciiTheme="minorHAnsi" w:hAnsiTheme="minorHAnsi"/>
                <w:sz w:val="20"/>
                <w:szCs w:val="20"/>
              </w:rPr>
              <w:t>C</w:t>
            </w:r>
            <w:r w:rsidRPr="00B36001">
              <w:rPr>
                <w:sz w:val="20"/>
                <w:szCs w:val="20"/>
              </w:rPr>
              <w:t>) above the initial temperature of the water in the pipe</w:t>
            </w:r>
            <w:r w:rsidR="00BF7314">
              <w:rPr>
                <w:sz w:val="20"/>
                <w:szCs w:val="20"/>
              </w:rPr>
              <w:t>.</w:t>
            </w:r>
          </w:p>
          <w:p w14:paraId="0F7F44DE" w14:textId="5369B43A" w:rsidR="00AC4B2D" w:rsidRDefault="00AC4B2D" w:rsidP="00BF7314">
            <w:pPr>
              <w:pStyle w:val="ListParagraph"/>
              <w:keepNext/>
              <w:numPr>
                <w:ilvl w:val="0"/>
                <w:numId w:val="39"/>
              </w:numPr>
              <w:spacing w:after="0" w:line="240" w:lineRule="auto"/>
              <w:rPr>
                <w:sz w:val="20"/>
                <w:szCs w:val="20"/>
              </w:rPr>
            </w:pPr>
            <w:r w:rsidRPr="00CC3747">
              <w:rPr>
                <w:sz w:val="20"/>
                <w:szCs w:val="20"/>
              </w:rPr>
              <w:t>Not more than 102</w:t>
            </w:r>
            <w:r w:rsidR="00BF7314">
              <w:rPr>
                <w:sz w:val="20"/>
                <w:szCs w:val="20"/>
              </w:rPr>
              <w:t>°</w:t>
            </w:r>
            <w:r>
              <w:rPr>
                <w:rFonts w:asciiTheme="minorHAnsi" w:hAnsiTheme="minorHAnsi"/>
                <w:sz w:val="20"/>
                <w:szCs w:val="20"/>
              </w:rPr>
              <w:t>F</w:t>
            </w:r>
            <w:r w:rsidRPr="00CC3747">
              <w:rPr>
                <w:sz w:val="20"/>
                <w:szCs w:val="20"/>
              </w:rPr>
              <w:t xml:space="preserve"> (38.9</w:t>
            </w:r>
            <w:r w:rsidR="00BF7314">
              <w:rPr>
                <w:sz w:val="20"/>
                <w:szCs w:val="20"/>
              </w:rPr>
              <w:t>°</w:t>
            </w:r>
            <w:r>
              <w:rPr>
                <w:rFonts w:asciiTheme="minorHAnsi" w:hAnsiTheme="minorHAnsi"/>
                <w:sz w:val="20"/>
                <w:szCs w:val="20"/>
              </w:rPr>
              <w:t>C</w:t>
            </w:r>
            <w:r w:rsidRPr="00CC3747">
              <w:rPr>
                <w:sz w:val="20"/>
                <w:szCs w:val="20"/>
              </w:rPr>
              <w:t>).</w:t>
            </w:r>
          </w:p>
        </w:tc>
      </w:tr>
      <w:tr w:rsidR="00AC4B2D" w:rsidRPr="002D344E" w14:paraId="0F7F44E2" w14:textId="77777777" w:rsidTr="00A15705">
        <w:trPr>
          <w:trHeight w:val="144"/>
          <w:tblHeader/>
        </w:trPr>
        <w:tc>
          <w:tcPr>
            <w:tcW w:w="720" w:type="dxa"/>
            <w:vAlign w:val="center"/>
          </w:tcPr>
          <w:p w14:paraId="0F7F44E0"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0F7F44E1" w14:textId="02F9ACC5" w:rsidR="00AC4B2D" w:rsidRDefault="00AC4B2D" w:rsidP="004716A9">
            <w:pPr>
              <w:keepNext/>
              <w:spacing w:after="0" w:line="240" w:lineRule="auto"/>
              <w:rPr>
                <w:sz w:val="20"/>
                <w:szCs w:val="20"/>
              </w:rPr>
            </w:pPr>
            <w:r w:rsidRPr="00B36001">
              <w:rPr>
                <w:sz w:val="20"/>
                <w:szCs w:val="20"/>
              </w:rPr>
              <w:t xml:space="preserve">The controls shall limit pump operation to a maximum of </w:t>
            </w:r>
            <w:r w:rsidR="0019006C">
              <w:rPr>
                <w:sz w:val="20"/>
                <w:szCs w:val="20"/>
              </w:rPr>
              <w:t xml:space="preserve">5 minutes for single dwellings, and </w:t>
            </w:r>
            <w:r w:rsidRPr="00B36001">
              <w:rPr>
                <w:sz w:val="20"/>
                <w:szCs w:val="20"/>
              </w:rPr>
              <w:t>10 minutes</w:t>
            </w:r>
            <w:r w:rsidR="0019006C">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BA0DE5">
              <w:rPr>
                <w:rFonts w:asciiTheme="minorHAnsi" w:hAnsiTheme="minorHAnsi"/>
                <w:sz w:val="20"/>
                <w:szCs w:val="20"/>
              </w:rPr>
              <w:t>RA4.4.10</w:t>
            </w:r>
            <w:r w:rsidR="0019006C">
              <w:rPr>
                <w:rFonts w:asciiTheme="minorHAnsi" w:hAnsiTheme="minorHAnsi"/>
                <w:sz w:val="20"/>
                <w:szCs w:val="20"/>
              </w:rPr>
              <w:t>(f)3/</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(d)3</w:t>
            </w:r>
            <w:r w:rsidRPr="00B36001">
              <w:rPr>
                <w:rFonts w:asciiTheme="minorHAnsi" w:hAnsiTheme="minorHAnsi"/>
                <w:sz w:val="20"/>
                <w:szCs w:val="20"/>
              </w:rPr>
              <w:t>)</w:t>
            </w:r>
          </w:p>
        </w:tc>
      </w:tr>
      <w:tr w:rsidR="00AC4B2D" w:rsidRPr="00B36001" w14:paraId="0F7F44E8" w14:textId="77777777" w:rsidTr="00A15705">
        <w:trPr>
          <w:trHeight w:val="144"/>
          <w:tblHeader/>
        </w:trPr>
        <w:tc>
          <w:tcPr>
            <w:tcW w:w="720" w:type="dxa"/>
            <w:vAlign w:val="center"/>
          </w:tcPr>
          <w:p w14:paraId="0F7F44E3"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gridSpan w:val="2"/>
            <w:vAlign w:val="center"/>
          </w:tcPr>
          <w:p w14:paraId="0F7F44E4" w14:textId="77BA1F36" w:rsidR="00AC4B2D" w:rsidRPr="00B36001"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BA0DE5">
              <w:rPr>
                <w:rFonts w:asciiTheme="minorHAnsi" w:hAnsiTheme="minorHAnsi"/>
                <w:sz w:val="20"/>
                <w:szCs w:val="20"/>
              </w:rPr>
              <w:t>RA4.4.10</w:t>
            </w:r>
            <w:r w:rsidR="0019006C">
              <w:rPr>
                <w:rFonts w:asciiTheme="minorHAnsi" w:hAnsiTheme="minorHAnsi"/>
                <w:sz w:val="20"/>
                <w:szCs w:val="20"/>
              </w:rPr>
              <w:t>(d)/</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(b)</w:t>
            </w:r>
            <w:r w:rsidRPr="00B36001">
              <w:rPr>
                <w:rFonts w:asciiTheme="minorHAnsi" w:hAnsiTheme="minorHAnsi"/>
                <w:sz w:val="20"/>
                <w:szCs w:val="20"/>
              </w:rPr>
              <w:t>)</w:t>
            </w:r>
          </w:p>
          <w:p w14:paraId="0F7F44E5"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 or</w:t>
            </w:r>
          </w:p>
          <w:p w14:paraId="0F7F44E6"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w:t>
            </w:r>
            <w:r w:rsidR="00A15705">
              <w:rPr>
                <w:sz w:val="20"/>
                <w:szCs w:val="20"/>
              </w:rPr>
              <w:t xml:space="preserve">lation loop as possible; </w:t>
            </w:r>
            <w:r w:rsidRPr="00B36001">
              <w:rPr>
                <w:sz w:val="20"/>
                <w:szCs w:val="20"/>
              </w:rPr>
              <w:t>or</w:t>
            </w:r>
          </w:p>
          <w:p w14:paraId="0F7F44E7" w14:textId="77777777" w:rsidR="00AC4B2D" w:rsidRPr="00B36001" w:rsidRDefault="00AC4B2D" w:rsidP="00A15705">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A15705">
              <w:rPr>
                <w:sz w:val="20"/>
                <w:szCs w:val="20"/>
              </w:rPr>
              <w:t>-</w:t>
            </w:r>
            <w:r w:rsidRPr="00B36001">
              <w:rPr>
                <w:sz w:val="20"/>
                <w:szCs w:val="20"/>
              </w:rPr>
              <w:t>sensor shall be installed in an accessible location at the end of supply portion of the hot water distribution line (typically under a sink).</w:t>
            </w:r>
          </w:p>
        </w:tc>
      </w:tr>
      <w:tr w:rsidR="00AC4B2D" w:rsidRPr="00B36001" w14:paraId="0F7F44EB" w14:textId="77777777" w:rsidTr="00A15705">
        <w:trPr>
          <w:trHeight w:val="144"/>
          <w:tblHeader/>
        </w:trPr>
        <w:tc>
          <w:tcPr>
            <w:tcW w:w="720" w:type="dxa"/>
            <w:vAlign w:val="center"/>
          </w:tcPr>
          <w:p w14:paraId="0F7F44E9"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gridSpan w:val="2"/>
            <w:vAlign w:val="center"/>
          </w:tcPr>
          <w:p w14:paraId="0F7F44EA" w14:textId="1E81593F" w:rsidR="00AC4B2D" w:rsidRPr="00B36001"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19006C">
              <w:rPr>
                <w:rFonts w:asciiTheme="minorHAnsi" w:hAnsiTheme="minorHAnsi"/>
                <w:sz w:val="20"/>
                <w:szCs w:val="20"/>
              </w:rPr>
              <w:t>RA4.4.</w:t>
            </w:r>
            <w:r w:rsidR="00BA0DE5">
              <w:rPr>
                <w:rFonts w:asciiTheme="minorHAnsi" w:hAnsiTheme="minorHAnsi"/>
                <w:sz w:val="20"/>
                <w:szCs w:val="20"/>
              </w:rPr>
              <w:t>10</w:t>
            </w:r>
            <w:r w:rsidR="0019006C">
              <w:rPr>
                <w:rFonts w:asciiTheme="minorHAnsi" w:hAnsiTheme="minorHAnsi"/>
                <w:sz w:val="20"/>
                <w:szCs w:val="20"/>
              </w:rPr>
              <w:t>(e)/</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(c)</w:t>
            </w:r>
            <w:r w:rsidRPr="00B36001">
              <w:rPr>
                <w:rFonts w:asciiTheme="minorHAnsi" w:hAnsiTheme="minorHAnsi"/>
                <w:sz w:val="20"/>
                <w:szCs w:val="20"/>
              </w:rPr>
              <w:t>)</w:t>
            </w:r>
          </w:p>
        </w:tc>
      </w:tr>
      <w:tr w:rsidR="00AC4B2D" w14:paraId="0F7F44EE" w14:textId="77777777" w:rsidTr="00A15705">
        <w:trPr>
          <w:trHeight w:val="144"/>
          <w:tblHeader/>
        </w:trPr>
        <w:tc>
          <w:tcPr>
            <w:tcW w:w="720" w:type="dxa"/>
            <w:vAlign w:val="center"/>
          </w:tcPr>
          <w:p w14:paraId="0F7F44EC"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gridSpan w:val="2"/>
            <w:vAlign w:val="center"/>
          </w:tcPr>
          <w:p w14:paraId="0F7F44ED" w14:textId="18F7A5F6"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19006C">
              <w:rPr>
                <w:rFonts w:asciiTheme="minorHAnsi" w:hAnsiTheme="minorHAnsi"/>
                <w:sz w:val="20"/>
                <w:szCs w:val="20"/>
              </w:rPr>
              <w:t>RA4.4.</w:t>
            </w:r>
            <w:r w:rsidR="00BA0DE5">
              <w:rPr>
                <w:rFonts w:asciiTheme="minorHAnsi" w:hAnsiTheme="minorHAnsi"/>
                <w:sz w:val="20"/>
                <w:szCs w:val="20"/>
              </w:rPr>
              <w:t>10</w:t>
            </w:r>
            <w:r w:rsidR="0019006C">
              <w:rPr>
                <w:rFonts w:asciiTheme="minorHAnsi" w:hAnsiTheme="minorHAnsi"/>
                <w:sz w:val="20"/>
                <w:szCs w:val="20"/>
              </w:rPr>
              <w:t>(c)/</w:t>
            </w:r>
            <w:r w:rsidRPr="00B36001">
              <w:rPr>
                <w:rFonts w:asciiTheme="minorHAnsi" w:hAnsiTheme="minorHAnsi"/>
                <w:sz w:val="20"/>
                <w:szCs w:val="20"/>
              </w:rPr>
              <w:t>RA4.4.1</w:t>
            </w:r>
            <w:r>
              <w:rPr>
                <w:rFonts w:asciiTheme="minorHAnsi" w:hAnsiTheme="minorHAnsi"/>
                <w:sz w:val="20"/>
                <w:szCs w:val="20"/>
              </w:rPr>
              <w:t>3</w:t>
            </w:r>
            <w:r w:rsidR="0019006C">
              <w:rPr>
                <w:rFonts w:asciiTheme="minorHAnsi" w:hAnsiTheme="minorHAnsi"/>
                <w:sz w:val="20"/>
                <w:szCs w:val="20"/>
              </w:rPr>
              <w:t>(a)</w:t>
            </w:r>
            <w:r w:rsidRPr="00B36001">
              <w:rPr>
                <w:rFonts w:asciiTheme="minorHAnsi" w:hAnsiTheme="minorHAnsi"/>
                <w:sz w:val="20"/>
                <w:szCs w:val="20"/>
              </w:rPr>
              <w:t>)</w:t>
            </w:r>
          </w:p>
        </w:tc>
      </w:tr>
      <w:tr w:rsidR="00AC4B2D" w:rsidRPr="006D2E42" w14:paraId="0F7F44F1" w14:textId="77777777" w:rsidTr="00A15705">
        <w:trPr>
          <w:trHeight w:val="144"/>
          <w:tblHeader/>
        </w:trPr>
        <w:tc>
          <w:tcPr>
            <w:tcW w:w="720" w:type="dxa"/>
            <w:vAlign w:val="center"/>
          </w:tcPr>
          <w:p w14:paraId="0F7F44EF" w14:textId="77777777" w:rsidR="00AC4B2D" w:rsidRPr="002D344E"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896" w:type="dxa"/>
            <w:gridSpan w:val="2"/>
            <w:vAlign w:val="center"/>
          </w:tcPr>
          <w:p w14:paraId="0F7F44F0" w14:textId="3C7DD3D3" w:rsidR="00AC4B2D" w:rsidRPr="002D344E" w:rsidRDefault="00AC4B2D" w:rsidP="004716A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2D344E">
              <w:rPr>
                <w:sz w:val="20"/>
                <w:szCs w:val="20"/>
              </w:rPr>
              <w:t>If more than one loop installed each loop shall have its own pump and controls</w:t>
            </w:r>
            <w:r w:rsidR="00BF7314">
              <w:rPr>
                <w:sz w:val="20"/>
                <w:szCs w:val="20"/>
              </w:rPr>
              <w:t>.</w:t>
            </w:r>
          </w:p>
        </w:tc>
      </w:tr>
      <w:tr w:rsidR="00AC4B2D" w:rsidRPr="006D2E42" w14:paraId="0F7F44F4" w14:textId="77777777" w:rsidTr="00A15705">
        <w:trPr>
          <w:trHeight w:val="144"/>
          <w:tblHeader/>
        </w:trPr>
        <w:tc>
          <w:tcPr>
            <w:tcW w:w="720" w:type="dxa"/>
            <w:vAlign w:val="center"/>
          </w:tcPr>
          <w:p w14:paraId="0F7F44F2"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896" w:type="dxa"/>
            <w:gridSpan w:val="2"/>
            <w:vAlign w:val="center"/>
          </w:tcPr>
          <w:p w14:paraId="0F7F44F3" w14:textId="7EB9AA90" w:rsidR="00AC4B2D" w:rsidRPr="00D24BC5" w:rsidRDefault="00AC4B2D" w:rsidP="001900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 xml:space="preserve">Automatic </w:t>
            </w:r>
            <w:r w:rsidR="0019006C">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AC4B2D" w:rsidRPr="006D2E42" w14:paraId="0F7F44F7" w14:textId="77777777" w:rsidTr="00A15705">
        <w:trPr>
          <w:trHeight w:val="144"/>
          <w:tblHeader/>
        </w:trPr>
        <w:tc>
          <w:tcPr>
            <w:tcW w:w="720" w:type="dxa"/>
            <w:vAlign w:val="center"/>
          </w:tcPr>
          <w:p w14:paraId="0F7F44F5"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896" w:type="dxa"/>
            <w:gridSpan w:val="2"/>
            <w:vAlign w:val="center"/>
          </w:tcPr>
          <w:p w14:paraId="0F7F44F6" w14:textId="43409593" w:rsidR="00AC4B2D" w:rsidRPr="00D24BC5"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 check valve</w:t>
            </w:r>
            <w:r w:rsidR="0019006C">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AC4B2D" w:rsidRPr="006D2E42" w14:paraId="0F7F44FA" w14:textId="77777777" w:rsidTr="00A15705">
        <w:trPr>
          <w:trHeight w:val="144"/>
          <w:tblHeader/>
        </w:trPr>
        <w:tc>
          <w:tcPr>
            <w:tcW w:w="720" w:type="dxa"/>
            <w:vAlign w:val="center"/>
          </w:tcPr>
          <w:p w14:paraId="0F7F44F8"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896" w:type="dxa"/>
            <w:gridSpan w:val="2"/>
            <w:vAlign w:val="center"/>
          </w:tcPr>
          <w:p w14:paraId="0F7F44F9" w14:textId="77777777" w:rsidR="00AC4B2D" w:rsidRPr="00D24BC5" w:rsidRDefault="00AC4B2D" w:rsidP="004716A9">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AC4B2D" w:rsidRPr="006D2E42" w14:paraId="0F7F44FD" w14:textId="77777777" w:rsidTr="00A15705">
        <w:trPr>
          <w:trHeight w:val="144"/>
          <w:tblHeader/>
        </w:trPr>
        <w:tc>
          <w:tcPr>
            <w:tcW w:w="720" w:type="dxa"/>
            <w:vAlign w:val="center"/>
          </w:tcPr>
          <w:p w14:paraId="0F7F44FB"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896" w:type="dxa"/>
            <w:gridSpan w:val="2"/>
            <w:vAlign w:val="center"/>
          </w:tcPr>
          <w:p w14:paraId="0F7F44FC" w14:textId="33D16042" w:rsidR="00AC4B2D" w:rsidRPr="00D24BC5" w:rsidRDefault="00AC4B2D" w:rsidP="00BA0DE5">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BA0DE5">
              <w:rPr>
                <w:rFonts w:asciiTheme="minorHAnsi" w:eastAsia="Calibri" w:hAnsiTheme="minorHAnsi" w:cs="Arial"/>
              </w:rPr>
              <w:t>10</w:t>
            </w:r>
            <w:r w:rsidRPr="00D24BC5">
              <w:rPr>
                <w:rFonts w:asciiTheme="minorHAnsi" w:eastAsia="Calibri" w:hAnsiTheme="minorHAnsi" w:cs="Arial"/>
              </w:rPr>
              <w:t xml:space="preserve"> 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AC4B2D" w:rsidRPr="006D2E42" w14:paraId="0F7F4500" w14:textId="77777777" w:rsidTr="00A15705">
        <w:trPr>
          <w:trHeight w:val="144"/>
          <w:tblHeader/>
        </w:trPr>
        <w:tc>
          <w:tcPr>
            <w:tcW w:w="720" w:type="dxa"/>
            <w:vAlign w:val="center"/>
          </w:tcPr>
          <w:p w14:paraId="0F7F44FE"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896" w:type="dxa"/>
            <w:gridSpan w:val="2"/>
            <w:vAlign w:val="center"/>
          </w:tcPr>
          <w:p w14:paraId="0F7F44FF" w14:textId="77777777"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AC4B2D" w:rsidRPr="006D2E42" w14:paraId="0F7F4503" w14:textId="77777777" w:rsidTr="00A15705">
        <w:trPr>
          <w:trHeight w:val="144"/>
          <w:tblHeader/>
        </w:trPr>
        <w:tc>
          <w:tcPr>
            <w:tcW w:w="720" w:type="dxa"/>
            <w:vAlign w:val="center"/>
          </w:tcPr>
          <w:p w14:paraId="0F7F4501" w14:textId="77777777" w:rsidR="00AC4B2D" w:rsidRDefault="00AC4B2D"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896" w:type="dxa"/>
            <w:gridSpan w:val="2"/>
            <w:vAlign w:val="center"/>
          </w:tcPr>
          <w:p w14:paraId="0F7F4502" w14:textId="1FB70517" w:rsidR="00AC4B2D" w:rsidRPr="00D24BC5" w:rsidRDefault="00AC4B2D" w:rsidP="00AC4B2D">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19006C">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AC4B2D" w:rsidRPr="006D2E42" w14:paraId="0F7F4505" w14:textId="77777777" w:rsidTr="00A15705">
        <w:trPr>
          <w:gridAfter w:val="1"/>
          <w:wAfter w:w="23" w:type="dxa"/>
          <w:trHeight w:val="144"/>
          <w:tblHeader/>
        </w:trPr>
        <w:tc>
          <w:tcPr>
            <w:tcW w:w="14593" w:type="dxa"/>
            <w:gridSpan w:val="2"/>
            <w:vAlign w:val="center"/>
          </w:tcPr>
          <w:p w14:paraId="0F7F4504" w14:textId="77777777" w:rsidR="009269B2" w:rsidRPr="004716A9" w:rsidRDefault="00BD5A3B" w:rsidP="004716A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716A9">
              <w:rPr>
                <w:rFonts w:asciiTheme="minorHAnsi" w:hAnsiTheme="minorHAnsi"/>
                <w:b/>
                <w:sz w:val="20"/>
                <w:szCs w:val="20"/>
              </w:rPr>
              <w:t xml:space="preserve">The responsible person’s signature on this compliance document affirms that all applicable requirements in this table have been met.  </w:t>
            </w:r>
          </w:p>
        </w:tc>
      </w:tr>
    </w:tbl>
    <w:p w14:paraId="0F7F4506" w14:textId="77777777" w:rsidR="00AC4B2D" w:rsidRDefault="00AC4B2D" w:rsidP="00DC522B">
      <w:pPr>
        <w:spacing w:after="0" w:line="240" w:lineRule="auto"/>
        <w:rPr>
          <w:b/>
          <w:sz w:val="18"/>
          <w:szCs w:val="18"/>
        </w:rPr>
      </w:pPr>
    </w:p>
    <w:p w14:paraId="0F7F4507" w14:textId="77777777" w:rsidR="00AC4B2D" w:rsidRPr="006D2E42" w:rsidRDefault="00AC4B2D" w:rsidP="00DC522B">
      <w:pPr>
        <w:spacing w:after="0" w:line="240" w:lineRule="auto"/>
        <w:rPr>
          <w:rFonts w:asciiTheme="minorHAnsi" w:hAnsiTheme="minorHAnsi" w:cs="Arial"/>
          <w:b/>
          <w:sz w:val="20"/>
          <w:szCs w:val="20"/>
        </w:rPr>
      </w:pPr>
    </w:p>
    <w:p w14:paraId="0F7F4508" w14:textId="77777777" w:rsidR="006D2E42" w:rsidRDefault="006D2E42" w:rsidP="00DC522B">
      <w:pPr>
        <w:spacing w:after="0" w:line="240" w:lineRule="auto"/>
        <w:rPr>
          <w:rFonts w:asciiTheme="minorHAnsi" w:hAnsiTheme="minorHAnsi"/>
          <w:sz w:val="20"/>
          <w:szCs w:val="20"/>
        </w:rPr>
      </w:pPr>
    </w:p>
    <w:p w14:paraId="0F7F4509" w14:textId="77777777" w:rsidR="00DE7A20" w:rsidRPr="006D2E42" w:rsidRDefault="00DE7A20" w:rsidP="00DC522B">
      <w:pPr>
        <w:spacing w:after="0" w:line="240" w:lineRule="auto"/>
        <w:rPr>
          <w:rFonts w:asciiTheme="minorHAnsi" w:hAnsiTheme="minorHAnsi"/>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48"/>
      </w:tblGrid>
      <w:tr w:rsidR="00913A72" w:rsidRPr="00913A72" w14:paraId="0F7F450B" w14:textId="77777777" w:rsidTr="00AE6068">
        <w:trPr>
          <w:trHeight w:val="206"/>
        </w:trPr>
        <w:tc>
          <w:tcPr>
            <w:tcW w:w="10950" w:type="dxa"/>
            <w:gridSpan w:val="4"/>
            <w:vAlign w:val="center"/>
          </w:tcPr>
          <w:p w14:paraId="0F7F450A" w14:textId="77777777" w:rsidR="00913A72" w:rsidRPr="00913A72"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13A72">
              <w:rPr>
                <w:rFonts w:asciiTheme="minorHAnsi" w:eastAsia="Times New Roman" w:hAnsiTheme="minorHAnsi" w:cs="Arial"/>
                <w:b/>
                <w:caps/>
                <w:sz w:val="18"/>
                <w:szCs w:val="18"/>
              </w:rPr>
              <w:lastRenderedPageBreak/>
              <w:t>Documentation Author's Declaration Statement</w:t>
            </w:r>
          </w:p>
        </w:tc>
      </w:tr>
      <w:tr w:rsidR="00913A72" w:rsidRPr="00913A72" w14:paraId="0F7F450D" w14:textId="77777777" w:rsidTr="00AE6068">
        <w:trPr>
          <w:trHeight w:val="206"/>
        </w:trPr>
        <w:tc>
          <w:tcPr>
            <w:tcW w:w="10950" w:type="dxa"/>
            <w:gridSpan w:val="4"/>
            <w:vAlign w:val="center"/>
          </w:tcPr>
          <w:p w14:paraId="0F7F450C" w14:textId="77777777" w:rsidR="00913A72" w:rsidRPr="00913A72" w:rsidRDefault="00913A72" w:rsidP="00E65CD8">
            <w:pPr>
              <w:keepNext/>
              <w:numPr>
                <w:ilvl w:val="0"/>
                <w:numId w:val="29"/>
              </w:numPr>
              <w:spacing w:after="0" w:line="240" w:lineRule="auto"/>
              <w:ind w:left="271" w:hanging="270"/>
              <w:rPr>
                <w:rFonts w:asciiTheme="minorHAnsi" w:eastAsia="Times New Roman" w:hAnsiTheme="minorHAnsi"/>
                <w:sz w:val="18"/>
                <w:szCs w:val="18"/>
              </w:rPr>
            </w:pPr>
            <w:r w:rsidRPr="00913A72">
              <w:rPr>
                <w:rFonts w:asciiTheme="minorHAnsi" w:eastAsia="Times New Roman" w:hAnsiTheme="minorHAnsi"/>
                <w:sz w:val="18"/>
                <w:szCs w:val="18"/>
              </w:rPr>
              <w:t>I certify that this Certificate of Installation documentation is accurate and complete.</w:t>
            </w:r>
          </w:p>
        </w:tc>
      </w:tr>
      <w:tr w:rsidR="00913A72" w:rsidRPr="00913A72" w14:paraId="0F7F4510" w14:textId="77777777" w:rsidTr="00AE6068">
        <w:trPr>
          <w:trHeight w:val="360"/>
        </w:trPr>
        <w:tc>
          <w:tcPr>
            <w:tcW w:w="5577" w:type="dxa"/>
            <w:gridSpan w:val="2"/>
          </w:tcPr>
          <w:p w14:paraId="0F7F450E"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Name:</w:t>
            </w:r>
          </w:p>
        </w:tc>
        <w:tc>
          <w:tcPr>
            <w:tcW w:w="5373" w:type="dxa"/>
            <w:gridSpan w:val="2"/>
          </w:tcPr>
          <w:p w14:paraId="0F7F450F"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Signature:</w:t>
            </w:r>
          </w:p>
        </w:tc>
      </w:tr>
      <w:tr w:rsidR="00913A72" w:rsidRPr="00913A72" w14:paraId="0F7F4513" w14:textId="77777777" w:rsidTr="00AE6068">
        <w:trPr>
          <w:trHeight w:val="360"/>
        </w:trPr>
        <w:tc>
          <w:tcPr>
            <w:tcW w:w="5577" w:type="dxa"/>
            <w:gridSpan w:val="2"/>
          </w:tcPr>
          <w:p w14:paraId="0F7F4511"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Company Name:</w:t>
            </w:r>
          </w:p>
        </w:tc>
        <w:tc>
          <w:tcPr>
            <w:tcW w:w="5373" w:type="dxa"/>
            <w:gridSpan w:val="2"/>
          </w:tcPr>
          <w:p w14:paraId="0F7F4512"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Date Signed:</w:t>
            </w:r>
          </w:p>
        </w:tc>
      </w:tr>
      <w:tr w:rsidR="00913A72" w:rsidRPr="00913A72" w14:paraId="0F7F4516" w14:textId="77777777" w:rsidTr="00AE6068">
        <w:trPr>
          <w:trHeight w:val="360"/>
        </w:trPr>
        <w:tc>
          <w:tcPr>
            <w:tcW w:w="5577" w:type="dxa"/>
            <w:gridSpan w:val="2"/>
          </w:tcPr>
          <w:p w14:paraId="0F7F4514"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Address:</w:t>
            </w:r>
          </w:p>
        </w:tc>
        <w:tc>
          <w:tcPr>
            <w:tcW w:w="5373" w:type="dxa"/>
            <w:gridSpan w:val="2"/>
          </w:tcPr>
          <w:p w14:paraId="0F7F4515" w14:textId="61ECAC71" w:rsidR="00913A72" w:rsidRPr="00913A72" w:rsidRDefault="00913A72" w:rsidP="003E5D1D">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CEA/HERS Certification Identification (</w:t>
            </w:r>
            <w:r w:rsidR="003E5D1D">
              <w:rPr>
                <w:rFonts w:asciiTheme="minorHAnsi" w:eastAsia="Times New Roman" w:hAnsiTheme="minorHAnsi"/>
                <w:sz w:val="14"/>
                <w:szCs w:val="14"/>
              </w:rPr>
              <w:t>i</w:t>
            </w:r>
            <w:r w:rsidRPr="00913A72">
              <w:rPr>
                <w:rFonts w:asciiTheme="minorHAnsi" w:eastAsia="Times New Roman" w:hAnsiTheme="minorHAnsi"/>
                <w:sz w:val="14"/>
                <w:szCs w:val="14"/>
              </w:rPr>
              <w:t>f applicable):</w:t>
            </w:r>
          </w:p>
        </w:tc>
      </w:tr>
      <w:tr w:rsidR="00913A72" w:rsidRPr="00913A72" w14:paraId="0F7F4519" w14:textId="77777777" w:rsidTr="00AE6068">
        <w:trPr>
          <w:trHeight w:val="360"/>
        </w:trPr>
        <w:tc>
          <w:tcPr>
            <w:tcW w:w="5577" w:type="dxa"/>
            <w:gridSpan w:val="2"/>
          </w:tcPr>
          <w:p w14:paraId="0F7F4517"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City/State/Zip:</w:t>
            </w:r>
          </w:p>
        </w:tc>
        <w:tc>
          <w:tcPr>
            <w:tcW w:w="5373" w:type="dxa"/>
            <w:gridSpan w:val="2"/>
          </w:tcPr>
          <w:p w14:paraId="0F7F4518" w14:textId="77777777" w:rsidR="00913A72" w:rsidRPr="00913A72" w:rsidRDefault="00913A72" w:rsidP="00913A72">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Phone:</w:t>
            </w:r>
          </w:p>
        </w:tc>
      </w:tr>
      <w:tr w:rsidR="00913A72" w:rsidRPr="00913A72" w14:paraId="0F7F451B" w14:textId="77777777" w:rsidTr="00AE6068">
        <w:tblPrEx>
          <w:tblCellMar>
            <w:left w:w="115" w:type="dxa"/>
            <w:right w:w="115" w:type="dxa"/>
          </w:tblCellMar>
        </w:tblPrEx>
        <w:trPr>
          <w:trHeight w:val="296"/>
        </w:trPr>
        <w:tc>
          <w:tcPr>
            <w:tcW w:w="10950" w:type="dxa"/>
            <w:gridSpan w:val="4"/>
            <w:vAlign w:val="center"/>
          </w:tcPr>
          <w:p w14:paraId="0F7F451A" w14:textId="77777777" w:rsidR="00913A72" w:rsidRPr="00913A72"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913A72">
              <w:rPr>
                <w:rFonts w:asciiTheme="minorHAnsi" w:eastAsia="Times New Roman" w:hAnsiTheme="minorHAnsi" w:cs="Arial"/>
                <w:b/>
                <w:caps/>
                <w:sz w:val="18"/>
                <w:szCs w:val="18"/>
              </w:rPr>
              <w:t xml:space="preserve">Responsible Person's Declaration statement  </w:t>
            </w:r>
          </w:p>
        </w:tc>
      </w:tr>
      <w:tr w:rsidR="00913A72" w:rsidRPr="00913A72" w14:paraId="0F7F4523" w14:textId="77777777" w:rsidTr="00AE6068">
        <w:tblPrEx>
          <w:tblCellMar>
            <w:left w:w="115" w:type="dxa"/>
            <w:right w:w="115" w:type="dxa"/>
          </w:tblCellMar>
        </w:tblPrEx>
        <w:trPr>
          <w:trHeight w:val="504"/>
        </w:trPr>
        <w:tc>
          <w:tcPr>
            <w:tcW w:w="10950" w:type="dxa"/>
            <w:gridSpan w:val="4"/>
          </w:tcPr>
          <w:p w14:paraId="4185D56A" w14:textId="77777777" w:rsidR="000D610A" w:rsidRPr="00BA1C5B" w:rsidRDefault="000D610A" w:rsidP="000D610A">
            <w:pPr>
              <w:pStyle w:val="Heading3"/>
              <w:numPr>
                <w:ilvl w:val="0"/>
                <w:numId w:val="0"/>
              </w:numPr>
              <w:spacing w:before="60"/>
              <w:ind w:right="86"/>
              <w:rPr>
                <w:rFonts w:asciiTheme="minorHAnsi" w:hAnsiTheme="minorHAnsi"/>
                <w:b/>
                <w:caps/>
                <w:sz w:val="18"/>
                <w:szCs w:val="18"/>
              </w:rPr>
            </w:pPr>
            <w:r w:rsidRPr="00BA1C5B">
              <w:rPr>
                <w:rFonts w:asciiTheme="minorHAnsi" w:hAnsiTheme="minorHAnsi"/>
                <w:sz w:val="18"/>
                <w:szCs w:val="18"/>
              </w:rPr>
              <w:t xml:space="preserve">I certify the following under penalty of perjury, under the laws of the State of California: </w:t>
            </w:r>
          </w:p>
          <w:p w14:paraId="465926A3" w14:textId="77777777" w:rsidR="000D610A" w:rsidRPr="00BA1C5B" w:rsidRDefault="000D610A" w:rsidP="000D610A">
            <w:pPr>
              <w:pStyle w:val="Heading3"/>
              <w:numPr>
                <w:ilvl w:val="0"/>
                <w:numId w:val="42"/>
              </w:numPr>
              <w:tabs>
                <w:tab w:val="left" w:pos="-2600"/>
              </w:tabs>
              <w:spacing w:before="0"/>
              <w:ind w:right="90"/>
              <w:rPr>
                <w:rFonts w:asciiTheme="minorHAnsi" w:hAnsiTheme="minorHAnsi"/>
                <w:b/>
                <w:caps/>
                <w:sz w:val="18"/>
                <w:szCs w:val="18"/>
              </w:rPr>
            </w:pPr>
            <w:r w:rsidRPr="00BA1C5B">
              <w:rPr>
                <w:rFonts w:asciiTheme="minorHAnsi" w:hAnsiTheme="minorHAnsi"/>
                <w:sz w:val="18"/>
                <w:szCs w:val="18"/>
              </w:rPr>
              <w:t xml:space="preserve">The information provided on this Certificate of Installation is true and correct. </w:t>
            </w:r>
          </w:p>
          <w:p w14:paraId="652C20F7" w14:textId="77777777" w:rsidR="000D610A" w:rsidRPr="00123CE9" w:rsidRDefault="000D610A" w:rsidP="000D610A">
            <w:pPr>
              <w:pStyle w:val="Heading3"/>
              <w:numPr>
                <w:ilvl w:val="0"/>
                <w:numId w:val="42"/>
              </w:numPr>
              <w:tabs>
                <w:tab w:val="left" w:pos="-2600"/>
              </w:tabs>
              <w:spacing w:before="0"/>
              <w:ind w:right="90"/>
              <w:rPr>
                <w:rFonts w:asciiTheme="minorHAnsi" w:hAnsiTheme="minorHAnsi"/>
                <w:b/>
                <w:caps/>
                <w:sz w:val="18"/>
              </w:rPr>
            </w:pPr>
            <w:r w:rsidRPr="00BA1C5B">
              <w:rPr>
                <w:rFonts w:asciiTheme="minorHAnsi" w:hAnsiTheme="minorHAnsi"/>
                <w:snapToGrid w:val="0"/>
                <w:sz w:val="18"/>
                <w:szCs w:val="18"/>
              </w:rPr>
              <w:t xml:space="preserve">I am either: a) a responsible person eligible under Division 3 of the Business and Professions Code </w:t>
            </w:r>
            <w:r w:rsidRPr="00BA1C5B">
              <w:rPr>
                <w:rFonts w:asciiTheme="minorHAnsi" w:hAnsiTheme="minorHAnsi"/>
                <w:sz w:val="18"/>
                <w:szCs w:val="18"/>
              </w:rPr>
              <w:t xml:space="preserve">in the applicable classification to accept responsibility for the system design, construction, or installation </w:t>
            </w:r>
            <w:r w:rsidRPr="00BA1C5B">
              <w:rPr>
                <w:rFonts w:asciiTheme="minorHAnsi" w:hAnsiTheme="minorHAnsi"/>
                <w:snapToGrid w:val="0"/>
                <w:sz w:val="18"/>
                <w:szCs w:val="18"/>
              </w:rPr>
              <w:t xml:space="preserve">of features, materials, components, or manufactured devices </w:t>
            </w:r>
            <w:r w:rsidRPr="00BA1C5B">
              <w:rPr>
                <w:rFonts w:asciiTheme="minorHAnsi" w:hAnsiTheme="minorHAnsi"/>
                <w:sz w:val="18"/>
                <w:szCs w:val="18"/>
              </w:rPr>
              <w:t xml:space="preserve">for the scope of work identified on this Certificate of Installation </w:t>
            </w:r>
            <w:r w:rsidRPr="00BA1C5B">
              <w:rPr>
                <w:rFonts w:asciiTheme="minorHAnsi" w:hAnsiTheme="minorHAnsi"/>
                <w:snapToGrid w:val="0"/>
                <w:sz w:val="18"/>
                <w:szCs w:val="18"/>
              </w:rPr>
              <w:t>and attest to the declarations in this statement</w:t>
            </w:r>
            <w:r w:rsidRPr="00BA1C5B">
              <w:rPr>
                <w:rFonts w:asciiTheme="minorHAnsi" w:hAnsiTheme="minorHAnsi"/>
                <w:sz w:val="18"/>
                <w:szCs w:val="18"/>
              </w:rPr>
              <w:t>, or b) I am an authorized representative of the responsible person and attest to the declarations in this statement on the responsible person’s behalf</w:t>
            </w:r>
            <w:r w:rsidRPr="00BA1C5B">
              <w:rPr>
                <w:rFonts w:asciiTheme="minorHAnsi" w:eastAsia="Calibri" w:hAnsiTheme="minorHAnsi"/>
                <w:sz w:val="18"/>
                <w:szCs w:val="18"/>
              </w:rPr>
              <w:t>.</w:t>
            </w:r>
          </w:p>
          <w:p w14:paraId="68F99731" w14:textId="77777777" w:rsidR="000D610A" w:rsidRPr="00BA1C5B" w:rsidRDefault="000D610A" w:rsidP="000D610A">
            <w:pPr>
              <w:keepNext/>
              <w:numPr>
                <w:ilvl w:val="0"/>
                <w:numId w:val="42"/>
              </w:numPr>
              <w:autoSpaceDE w:val="0"/>
              <w:autoSpaceDN w:val="0"/>
              <w:adjustRightInd w:val="0"/>
              <w:spacing w:after="0" w:line="240" w:lineRule="auto"/>
              <w:ind w:right="90"/>
              <w:rPr>
                <w:sz w:val="18"/>
                <w:szCs w:val="18"/>
              </w:rPr>
            </w:pPr>
            <w:r w:rsidRPr="00BA1C5B">
              <w:rPr>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BA1C5B">
              <w:rPr>
                <w:rFonts w:cs="TimesNewRomanPSMT"/>
                <w:sz w:val="18"/>
                <w:szCs w:val="18"/>
              </w:rPr>
              <w:t>.</w:t>
            </w:r>
          </w:p>
          <w:p w14:paraId="4A2A2F7B" w14:textId="77777777" w:rsidR="000D610A" w:rsidRPr="00123CE9" w:rsidRDefault="000D610A" w:rsidP="000D610A">
            <w:pPr>
              <w:pStyle w:val="ListParagraph"/>
              <w:keepNext/>
              <w:numPr>
                <w:ilvl w:val="0"/>
                <w:numId w:val="42"/>
              </w:numPr>
              <w:autoSpaceDE w:val="0"/>
              <w:autoSpaceDN w:val="0"/>
              <w:adjustRightInd w:val="0"/>
              <w:spacing w:after="0" w:line="240" w:lineRule="auto"/>
              <w:rPr>
                <w:rFonts w:asciiTheme="minorHAnsi" w:hAnsiTheme="minorHAnsi"/>
                <w:sz w:val="18"/>
              </w:rPr>
            </w:pPr>
            <w:r w:rsidRPr="00BA1C5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BA1C5B" w:rsidDel="001D633D">
              <w:rPr>
                <w:rFonts w:asciiTheme="minorHAnsi" w:hAnsiTheme="minorHAnsi"/>
                <w:sz w:val="18"/>
                <w:szCs w:val="18"/>
              </w:rPr>
              <w:t xml:space="preserve"> </w:t>
            </w:r>
          </w:p>
          <w:p w14:paraId="0F7F4522" w14:textId="78DFD1EF" w:rsidR="00913A72" w:rsidRPr="00913A72" w:rsidRDefault="000D610A" w:rsidP="00E65CD8">
            <w:pPr>
              <w:keepNext/>
              <w:numPr>
                <w:ilvl w:val="0"/>
                <w:numId w:val="28"/>
              </w:numPr>
              <w:autoSpaceDE w:val="0"/>
              <w:autoSpaceDN w:val="0"/>
              <w:adjustRightInd w:val="0"/>
              <w:spacing w:after="0" w:line="240" w:lineRule="auto"/>
              <w:contextualSpacing/>
              <w:rPr>
                <w:rFonts w:asciiTheme="minorHAnsi" w:eastAsia="Times New Roman" w:hAnsiTheme="minorHAnsi"/>
                <w:b/>
                <w:sz w:val="20"/>
                <w:szCs w:val="20"/>
              </w:rPr>
            </w:pPr>
            <w:r w:rsidRPr="00BA1C5B">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913A72" w:rsidRPr="00913A72" w14:paraId="0F7F4526" w14:textId="77777777" w:rsidTr="00AE6068">
        <w:tblPrEx>
          <w:tblCellMar>
            <w:left w:w="108" w:type="dxa"/>
            <w:right w:w="108" w:type="dxa"/>
          </w:tblCellMar>
        </w:tblPrEx>
        <w:trPr>
          <w:trHeight w:val="360"/>
        </w:trPr>
        <w:tc>
          <w:tcPr>
            <w:tcW w:w="5307" w:type="dxa"/>
          </w:tcPr>
          <w:p w14:paraId="0F7F4524" w14:textId="77777777" w:rsidR="00913A72" w:rsidRPr="00913A72"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Responsible Builder/Installer Name:</w:t>
            </w:r>
          </w:p>
        </w:tc>
        <w:tc>
          <w:tcPr>
            <w:tcW w:w="5643" w:type="dxa"/>
            <w:gridSpan w:val="3"/>
          </w:tcPr>
          <w:p w14:paraId="0F7F4525" w14:textId="77777777" w:rsidR="00913A72" w:rsidRPr="00913A72"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Responsible Builder/Installer Signature:</w:t>
            </w:r>
          </w:p>
        </w:tc>
      </w:tr>
      <w:tr w:rsidR="00913A72" w:rsidRPr="00913A72" w14:paraId="0F7F4529"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7" w14:textId="4FA04F4E"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7F4528"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Position With Company (Title):</w:t>
            </w:r>
          </w:p>
        </w:tc>
      </w:tr>
      <w:tr w:rsidR="00913A72" w:rsidRPr="00913A72" w14:paraId="0F7F452C"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A"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7F452B"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CSLB License:</w:t>
            </w:r>
          </w:p>
        </w:tc>
      </w:tr>
      <w:tr w:rsidR="00913A72" w:rsidRPr="00913A72" w14:paraId="0F7F4530"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D"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7F452E" w14:textId="0F9A4BF4"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Phone</w:t>
            </w:r>
            <w:r w:rsidR="003E5D1D">
              <w:rPr>
                <w:rFonts w:asciiTheme="minorHAnsi" w:eastAsia="Times New Roman"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7F452F"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Date Signed:</w:t>
            </w:r>
          </w:p>
        </w:tc>
      </w:tr>
      <w:tr w:rsidR="00913A72" w:rsidRPr="00913A72" w14:paraId="0F7F4533"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31"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7F4532" w14:textId="77777777" w:rsidR="00913A72" w:rsidRPr="00913A72"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 xml:space="preserve">Name of TPQCP (if applicable): </w:t>
            </w:r>
          </w:p>
        </w:tc>
      </w:tr>
    </w:tbl>
    <w:p w14:paraId="0F7F4534" w14:textId="77777777" w:rsidR="006D2E42" w:rsidRPr="006D2E42" w:rsidRDefault="006D2E42" w:rsidP="00DC522B">
      <w:pPr>
        <w:spacing w:after="0" w:line="240" w:lineRule="auto"/>
        <w:rPr>
          <w:rFonts w:asciiTheme="minorHAnsi" w:hAnsiTheme="minorHAnsi" w:cs="Arial"/>
          <w:b/>
          <w:sz w:val="20"/>
          <w:szCs w:val="20"/>
        </w:rPr>
      </w:pPr>
    </w:p>
    <w:p w14:paraId="0F7F4535" w14:textId="77777777" w:rsidR="006D2E42" w:rsidRDefault="006D2E42" w:rsidP="00DC522B">
      <w:pPr>
        <w:spacing w:after="0" w:line="240" w:lineRule="auto"/>
        <w:rPr>
          <w:rFonts w:asciiTheme="minorHAnsi" w:hAnsiTheme="minorHAnsi" w:cs="Arial"/>
          <w:b/>
          <w:sz w:val="20"/>
          <w:szCs w:val="20"/>
        </w:rPr>
      </w:pPr>
    </w:p>
    <w:p w14:paraId="0F7F4536" w14:textId="77777777" w:rsidR="00B02169" w:rsidRPr="006D2E42" w:rsidRDefault="00B02169" w:rsidP="00DC522B">
      <w:pPr>
        <w:spacing w:after="0" w:line="240" w:lineRule="auto"/>
        <w:rPr>
          <w:rFonts w:asciiTheme="minorHAnsi" w:hAnsiTheme="minorHAnsi" w:cs="Arial"/>
          <w:b/>
          <w:sz w:val="20"/>
          <w:szCs w:val="20"/>
        </w:rPr>
        <w:sectPr w:rsidR="00B02169" w:rsidRPr="006D2E42" w:rsidSect="00C12EA4">
          <w:headerReference w:type="even" r:id="rId10"/>
          <w:headerReference w:type="default" r:id="rId11"/>
          <w:footerReference w:type="default" r:id="rId12"/>
          <w:headerReference w:type="first" r:id="rId13"/>
          <w:pgSz w:w="15840" w:h="12240" w:orient="landscape" w:code="1"/>
          <w:pgMar w:top="720" w:right="720" w:bottom="720" w:left="720" w:header="432" w:footer="432" w:gutter="0"/>
          <w:cols w:space="720"/>
          <w:docGrid w:linePitch="360"/>
        </w:sectPr>
      </w:pPr>
    </w:p>
    <w:p w14:paraId="0F7F4537" w14:textId="540F3E86" w:rsidR="004035F2" w:rsidRPr="009A48FF" w:rsidRDefault="009A48FF" w:rsidP="00E65CD8">
      <w:pPr>
        <w:spacing w:after="0" w:line="240" w:lineRule="auto"/>
        <w:jc w:val="center"/>
        <w:rPr>
          <w:b/>
        </w:rPr>
      </w:pPr>
      <w:r>
        <w:rPr>
          <w:b/>
        </w:rPr>
        <w:lastRenderedPageBreak/>
        <w:t>CF2R-P</w:t>
      </w:r>
      <w:r w:rsidR="007D76B1">
        <w:rPr>
          <w:b/>
        </w:rPr>
        <w:t>LB-22-H</w:t>
      </w:r>
      <w:r w:rsidR="003E5D1D">
        <w:rPr>
          <w:b/>
        </w:rPr>
        <w:t xml:space="preserve"> User Instructions</w:t>
      </w:r>
    </w:p>
    <w:bookmarkEnd w:id="0"/>
    <w:p w14:paraId="0F7F4538" w14:textId="77777777" w:rsidR="00BD7E2D" w:rsidRDefault="00BD7E2D" w:rsidP="00DC522B">
      <w:pPr>
        <w:spacing w:after="0" w:line="240" w:lineRule="auto"/>
        <w:rPr>
          <w:rFonts w:asciiTheme="minorHAnsi" w:hAnsiTheme="minorHAnsi"/>
          <w:b/>
          <w:sz w:val="20"/>
          <w:szCs w:val="20"/>
        </w:rPr>
      </w:pPr>
    </w:p>
    <w:p w14:paraId="0F7F4539" w14:textId="77777777" w:rsidR="007D76B1" w:rsidRPr="00CC6AD2"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sidRPr="00CC6AD2">
        <w:rPr>
          <w:rFonts w:asciiTheme="minorHAnsi" w:hAnsiTheme="minorHAnsi" w:cs="Arial"/>
          <w:b/>
          <w:sz w:val="20"/>
          <w:szCs w:val="20"/>
        </w:rPr>
        <w:t>A. Dwelling Unit Name</w:t>
      </w:r>
    </w:p>
    <w:p w14:paraId="0F7F453A" w14:textId="77D178C8"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540" w:hanging="270"/>
        <w:rPr>
          <w:rFonts w:asciiTheme="minorHAnsi" w:hAnsiTheme="minorHAnsi" w:cs="Arial"/>
          <w:sz w:val="20"/>
          <w:szCs w:val="20"/>
        </w:rPr>
      </w:pPr>
      <w:r>
        <w:rPr>
          <w:rFonts w:asciiTheme="minorHAnsi" w:hAnsiTheme="minorHAnsi" w:cs="Arial"/>
          <w:sz w:val="20"/>
          <w:szCs w:val="20"/>
        </w:rPr>
        <w:t xml:space="preserve">01 This identifies the dwelling unit on this </w:t>
      </w:r>
      <w:r w:rsidR="00BF7314">
        <w:rPr>
          <w:rFonts w:asciiTheme="minorHAnsi" w:hAnsiTheme="minorHAnsi" w:cs="Arial"/>
          <w:sz w:val="20"/>
          <w:szCs w:val="20"/>
        </w:rPr>
        <w:t xml:space="preserve">compliance document </w:t>
      </w:r>
      <w:r>
        <w:rPr>
          <w:rFonts w:asciiTheme="minorHAnsi" w:hAnsiTheme="minorHAnsi" w:cs="Arial"/>
          <w:sz w:val="20"/>
          <w:szCs w:val="20"/>
        </w:rPr>
        <w:t>and is reference</w:t>
      </w:r>
      <w:r w:rsidR="00BF7314">
        <w:rPr>
          <w:rFonts w:asciiTheme="minorHAnsi" w:hAnsiTheme="minorHAnsi" w:cs="Arial"/>
          <w:sz w:val="20"/>
          <w:szCs w:val="20"/>
        </w:rPr>
        <w:t>d</w:t>
      </w:r>
      <w:r>
        <w:rPr>
          <w:rFonts w:asciiTheme="minorHAnsi" w:hAnsiTheme="minorHAnsi" w:cs="Arial"/>
          <w:sz w:val="20"/>
          <w:szCs w:val="20"/>
        </w:rPr>
        <w:t xml:space="preserve"> from the CF1R. One form is required for each dwelling unit in the building.</w:t>
      </w:r>
    </w:p>
    <w:p w14:paraId="0F7F453B"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0F7F453C" w14:textId="77777777" w:rsidR="007D76B1" w:rsidRDefault="007D76B1" w:rsidP="007D76B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20"/>
          <w:szCs w:val="20"/>
        </w:rPr>
      </w:pPr>
      <w:r>
        <w:rPr>
          <w:rFonts w:asciiTheme="minorHAnsi" w:hAnsiTheme="minorHAnsi" w:cs="Arial"/>
          <w:b/>
          <w:sz w:val="20"/>
          <w:szCs w:val="20"/>
        </w:rPr>
        <w:t>B</w:t>
      </w:r>
      <w:r w:rsidRPr="009304DE">
        <w:rPr>
          <w:rFonts w:asciiTheme="minorHAnsi" w:hAnsiTheme="minorHAnsi" w:cs="Arial"/>
          <w:b/>
          <w:sz w:val="20"/>
          <w:szCs w:val="20"/>
        </w:rPr>
        <w:t xml:space="preserve">. </w:t>
      </w:r>
      <w:r>
        <w:rPr>
          <w:rFonts w:asciiTheme="minorHAnsi" w:hAnsiTheme="minorHAnsi" w:cs="Arial"/>
          <w:b/>
          <w:sz w:val="20"/>
          <w:szCs w:val="20"/>
        </w:rPr>
        <w:t>Design Central Water Heating Systems Information</w:t>
      </w:r>
    </w:p>
    <w:p w14:paraId="0F7F453D" w14:textId="3A137848"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20E712D2" w14:textId="77777777" w:rsidR="003E5D1D" w:rsidRDefault="003E5D1D"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0F7F453E" w14:textId="77777777" w:rsidR="007D76B1" w:rsidRDefault="007D76B1" w:rsidP="007D76B1">
      <w:pPr>
        <w:keepNext/>
        <w:spacing w:after="0" w:line="240" w:lineRule="auto"/>
        <w:rPr>
          <w:rFonts w:asciiTheme="minorHAnsi" w:hAnsiTheme="minorHAnsi"/>
          <w:sz w:val="20"/>
          <w:szCs w:val="20"/>
        </w:rPr>
      </w:pPr>
      <w:r>
        <w:rPr>
          <w:rFonts w:asciiTheme="minorHAnsi" w:hAnsiTheme="minorHAnsi" w:cs="Arial"/>
          <w:b/>
          <w:sz w:val="20"/>
          <w:szCs w:val="20"/>
        </w:rPr>
        <w:t>C</w:t>
      </w:r>
      <w:r w:rsidRPr="007D0483">
        <w:rPr>
          <w:rFonts w:asciiTheme="minorHAnsi" w:hAnsiTheme="minorHAnsi" w:cs="Arial"/>
          <w:b/>
          <w:sz w:val="20"/>
          <w:szCs w:val="20"/>
        </w:rPr>
        <w:t>. Installed Central Water Heating Systems Information</w:t>
      </w:r>
    </w:p>
    <w:p w14:paraId="0F7F453F" w14:textId="17FA4417" w:rsidR="007D76B1" w:rsidRDefault="007D76B1" w:rsidP="007D76B1">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0F7F4541" w14:textId="7712E957" w:rsidR="007D76B1" w:rsidRPr="00473781" w:rsidRDefault="007D76B1" w:rsidP="007D76B1">
      <w:pPr>
        <w:keepNext/>
        <w:spacing w:after="0" w:line="240" w:lineRule="auto"/>
        <w:ind w:left="720" w:hanging="450"/>
        <w:rPr>
          <w:rFonts w:asciiTheme="minorHAnsi" w:hAnsiTheme="minorHAnsi"/>
          <w:sz w:val="20"/>
          <w:szCs w:val="20"/>
        </w:rPr>
      </w:pPr>
      <w:proofErr w:type="gramStart"/>
      <w:r>
        <w:rPr>
          <w:rFonts w:asciiTheme="minorHAnsi" w:hAnsiTheme="minorHAnsi"/>
          <w:sz w:val="20"/>
          <w:szCs w:val="20"/>
        </w:rPr>
        <w:t>01 Water</w:t>
      </w:r>
      <w:proofErr w:type="gramEnd"/>
      <w:r>
        <w:rPr>
          <w:rFonts w:asciiTheme="minorHAnsi" w:hAnsiTheme="minorHAnsi"/>
          <w:sz w:val="20"/>
          <w:szCs w:val="20"/>
        </w:rPr>
        <w:t xml:space="preserve"> Heating System ID or Name – Reference information from CF1R</w:t>
      </w:r>
      <w:r w:rsidR="00BF7314">
        <w:rPr>
          <w:rFonts w:asciiTheme="minorHAnsi" w:hAnsiTheme="minorHAnsi"/>
          <w:sz w:val="20"/>
          <w:szCs w:val="20"/>
        </w:rPr>
        <w:t>.</w:t>
      </w:r>
    </w:p>
    <w:p w14:paraId="0F7F4542" w14:textId="184E758F"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CF1R. The different kinds of water heating system type are DHW or Combined Hydronic</w:t>
      </w:r>
      <w:r w:rsidR="00BF7314">
        <w:rPr>
          <w:rFonts w:asciiTheme="minorHAnsi" w:hAnsiTheme="minorHAnsi"/>
          <w:sz w:val="20"/>
          <w:szCs w:val="20"/>
        </w:rPr>
        <w:t>.</w:t>
      </w:r>
    </w:p>
    <w:p w14:paraId="0F7F4543" w14:textId="7B9AA3CB" w:rsidR="007D76B1" w:rsidRPr="00473781" w:rsidRDefault="007D76B1" w:rsidP="007D76B1">
      <w:pPr>
        <w:keepNext/>
        <w:spacing w:after="0" w:line="240" w:lineRule="auto"/>
        <w:ind w:left="540" w:hanging="270"/>
        <w:rPr>
          <w:rFonts w:asciiTheme="minorHAnsi" w:hAnsiTheme="minorHAnsi"/>
          <w:sz w:val="20"/>
          <w:szCs w:val="20"/>
        </w:rPr>
      </w:pPr>
      <w:proofErr w:type="gramStart"/>
      <w:r w:rsidRPr="00473781">
        <w:rPr>
          <w:rFonts w:asciiTheme="minorHAnsi" w:hAnsiTheme="minorHAnsi"/>
          <w:sz w:val="20"/>
          <w:szCs w:val="20"/>
        </w:rPr>
        <w:t>03</w:t>
      </w:r>
      <w:r>
        <w:rPr>
          <w:rFonts w:asciiTheme="minorHAnsi" w:hAnsiTheme="minorHAnsi"/>
          <w:sz w:val="20"/>
          <w:szCs w:val="20"/>
        </w:rPr>
        <w:t xml:space="preserve"> Water Heater Type – Information from CF1R.</w:t>
      </w:r>
      <w:proofErr w:type="gramEnd"/>
      <w:r>
        <w:rPr>
          <w:rFonts w:asciiTheme="minorHAnsi" w:hAnsiTheme="minorHAnsi"/>
          <w:sz w:val="20"/>
          <w:szCs w:val="20"/>
        </w:rPr>
        <w:t xml:space="preserve"> The different kinds of water heaters are </w:t>
      </w:r>
      <w:r w:rsidRPr="00916D89">
        <w:rPr>
          <w:rFonts w:asciiTheme="minorHAnsi" w:hAnsiTheme="minorHAnsi"/>
          <w:sz w:val="20"/>
          <w:szCs w:val="20"/>
        </w:rPr>
        <w:t>Large</w:t>
      </w:r>
      <w:ins w:id="1" w:author="Shewmaker, Michael@Energy" w:date="2017-12-20T10:21:00Z">
        <w:r w:rsidR="009C1BD6">
          <w:rPr>
            <w:rFonts w:asciiTheme="minorHAnsi" w:hAnsiTheme="minorHAnsi"/>
            <w:sz w:val="20"/>
            <w:szCs w:val="20"/>
          </w:rPr>
          <w:t>/Commercial</w:t>
        </w:r>
      </w:ins>
      <w:r w:rsidRPr="00916D89">
        <w:rPr>
          <w:rFonts w:asciiTheme="minorHAnsi" w:hAnsiTheme="minorHAnsi"/>
          <w:sz w:val="20"/>
          <w:szCs w:val="20"/>
        </w:rPr>
        <w:t xml:space="preserve"> Storage, Small</w:t>
      </w:r>
      <w:ins w:id="2" w:author="Shewmaker, Michael@Energy" w:date="2017-12-20T10:21:00Z">
        <w:r w:rsidR="009C1BD6">
          <w:rPr>
            <w:rFonts w:asciiTheme="minorHAnsi" w:hAnsiTheme="minorHAnsi"/>
            <w:sz w:val="20"/>
            <w:szCs w:val="20"/>
          </w:rPr>
          <w:t>/Consumer</w:t>
        </w:r>
      </w:ins>
      <w:r w:rsidRPr="00916D89">
        <w:rPr>
          <w:rFonts w:asciiTheme="minorHAnsi" w:hAnsiTheme="minorHAnsi"/>
          <w:sz w:val="20"/>
          <w:szCs w:val="20"/>
        </w:rPr>
        <w:t xml:space="preserve"> Storage,</w:t>
      </w:r>
      <w:ins w:id="3" w:author="Shewmaker, Michael@Energy" w:date="2017-12-20T10:21:00Z">
        <w:r w:rsidR="009C1BD6">
          <w:rPr>
            <w:rFonts w:asciiTheme="minorHAnsi" w:hAnsiTheme="minorHAnsi"/>
            <w:sz w:val="20"/>
            <w:szCs w:val="20"/>
          </w:rPr>
          <w:t xml:space="preserve"> </w:t>
        </w:r>
      </w:ins>
      <w:ins w:id="4" w:author="Shewmaker, Michael@Energy" w:date="2017-12-20T10:22:00Z">
        <w:r w:rsidR="009C1BD6">
          <w:rPr>
            <w:rFonts w:asciiTheme="minorHAnsi" w:hAnsiTheme="minorHAnsi"/>
            <w:sz w:val="20"/>
            <w:szCs w:val="20"/>
          </w:rPr>
          <w:t>Residential</w:t>
        </w:r>
      </w:ins>
      <w:ins w:id="5" w:author="Shewmaker, Michael@Energy" w:date="2017-12-20T10:21:00Z">
        <w:r w:rsidR="009C1BD6">
          <w:rPr>
            <w:rFonts w:asciiTheme="minorHAnsi" w:hAnsiTheme="minorHAnsi"/>
            <w:sz w:val="20"/>
            <w:szCs w:val="20"/>
          </w:rPr>
          <w:t xml:space="preserve">-Duty </w:t>
        </w:r>
      </w:ins>
      <w:ins w:id="6" w:author="Shewmaker, Michael@Energy" w:date="2017-12-20T10:22:00Z">
        <w:r w:rsidR="009C1BD6">
          <w:rPr>
            <w:rFonts w:asciiTheme="minorHAnsi" w:hAnsiTheme="minorHAnsi"/>
            <w:sz w:val="20"/>
            <w:szCs w:val="20"/>
          </w:rPr>
          <w:t>Commercial Storage,</w:t>
        </w:r>
      </w:ins>
      <w:r w:rsidRPr="00916D89">
        <w:rPr>
          <w:rFonts w:asciiTheme="minorHAnsi" w:hAnsiTheme="minorHAnsi"/>
          <w:sz w:val="20"/>
          <w:szCs w:val="20"/>
        </w:rPr>
        <w:t xml:space="preserve"> Heat Pump, Boiler, Large</w:t>
      </w:r>
      <w:ins w:id="7" w:author="Shewmaker, Michael@Energy" w:date="2017-12-20T10:22:00Z">
        <w:r w:rsidR="009C1BD6">
          <w:rPr>
            <w:rFonts w:asciiTheme="minorHAnsi" w:hAnsiTheme="minorHAnsi"/>
            <w:sz w:val="20"/>
            <w:szCs w:val="20"/>
          </w:rPr>
          <w:t>/Commercial</w:t>
        </w:r>
      </w:ins>
      <w:r w:rsidRPr="00916D89">
        <w:rPr>
          <w:rFonts w:asciiTheme="minorHAnsi" w:hAnsiTheme="minorHAnsi"/>
          <w:sz w:val="20"/>
          <w:szCs w:val="20"/>
        </w:rPr>
        <w:t xml:space="preserve"> Instantaneous, Small</w:t>
      </w:r>
      <w:ins w:id="8" w:author="Shewmaker, Michael@Energy" w:date="2017-12-20T10:22:00Z">
        <w:r w:rsidR="009C1BD6">
          <w:rPr>
            <w:rFonts w:asciiTheme="minorHAnsi" w:hAnsiTheme="minorHAnsi"/>
            <w:sz w:val="20"/>
            <w:szCs w:val="20"/>
          </w:rPr>
          <w:t>/Consumer</w:t>
        </w:r>
      </w:ins>
      <w:r w:rsidRPr="00916D89">
        <w:rPr>
          <w:rFonts w:asciiTheme="minorHAnsi" w:hAnsiTheme="minorHAnsi"/>
          <w:sz w:val="20"/>
          <w:szCs w:val="20"/>
        </w:rPr>
        <w:t xml:space="preserve"> Instantaneous</w:t>
      </w:r>
      <w:ins w:id="9" w:author="Shewmaker, Michael@Energy" w:date="2017-12-20T10:22:00Z">
        <w:r w:rsidR="009C1BD6">
          <w:rPr>
            <w:rFonts w:asciiTheme="minorHAnsi" w:hAnsiTheme="minorHAnsi"/>
            <w:sz w:val="20"/>
            <w:szCs w:val="20"/>
          </w:rPr>
          <w:t>, Residential-Duty Commercial Instantaneous</w:t>
        </w:r>
      </w:ins>
      <w:r w:rsidRPr="00916D89">
        <w:rPr>
          <w:rFonts w:asciiTheme="minorHAnsi" w:hAnsiTheme="minorHAnsi"/>
          <w:sz w:val="20"/>
          <w:szCs w:val="20"/>
        </w:rPr>
        <w:t xml:space="preserve"> or Indirect</w:t>
      </w:r>
      <w:r w:rsidR="00BF7314">
        <w:rPr>
          <w:rFonts w:asciiTheme="minorHAnsi" w:hAnsiTheme="minorHAnsi"/>
          <w:sz w:val="20"/>
          <w:szCs w:val="20"/>
        </w:rPr>
        <w:t>.</w:t>
      </w:r>
    </w:p>
    <w:p w14:paraId="0F7F4544" w14:textId="238A7509" w:rsidR="007D76B1" w:rsidRPr="00473781" w:rsidRDefault="007D76B1" w:rsidP="007D76B1">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CF1R</w:t>
      </w:r>
      <w:r w:rsidR="00BF7314">
        <w:rPr>
          <w:rFonts w:asciiTheme="minorHAnsi" w:hAnsiTheme="minorHAnsi"/>
          <w:sz w:val="20"/>
          <w:szCs w:val="20"/>
        </w:rPr>
        <w:t>.</w:t>
      </w:r>
      <w:proofErr w:type="gramEnd"/>
    </w:p>
    <w:p w14:paraId="0F7F4545" w14:textId="11B89564" w:rsidR="007D76B1" w:rsidRPr="00473781" w:rsidRDefault="007D76B1" w:rsidP="007D76B1">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05</w:t>
      </w:r>
      <w:r>
        <w:rPr>
          <w:rFonts w:asciiTheme="minorHAnsi" w:hAnsiTheme="minorHAnsi"/>
          <w:sz w:val="20"/>
          <w:szCs w:val="20"/>
        </w:rPr>
        <w:t xml:space="preserve"> Water Heater Storage Volume (gal) – User input.</w:t>
      </w:r>
      <w:proofErr w:type="gramEnd"/>
      <w:r>
        <w:rPr>
          <w:rFonts w:asciiTheme="minorHAnsi" w:hAnsiTheme="minorHAnsi"/>
          <w:sz w:val="20"/>
          <w:szCs w:val="20"/>
        </w:rPr>
        <w:t xml:space="preserve"> Value may be N/A </w:t>
      </w:r>
      <w:r w:rsidR="00DD7A9E">
        <w:rPr>
          <w:rFonts w:asciiTheme="minorHAnsi" w:hAnsiTheme="minorHAnsi"/>
          <w:sz w:val="20"/>
          <w:szCs w:val="20"/>
        </w:rPr>
        <w:t>if water heater type is instantaneous with zero storage.</w:t>
      </w:r>
      <w:r>
        <w:rPr>
          <w:rFonts w:asciiTheme="minorHAnsi" w:hAnsiTheme="minorHAnsi"/>
          <w:sz w:val="20"/>
          <w:szCs w:val="20"/>
        </w:rPr>
        <w:t xml:space="preserve">  </w:t>
      </w:r>
    </w:p>
    <w:p w14:paraId="0F7F4546" w14:textId="6CF10BAF"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CF1R. The different kinds of fuel types are natural gas, propane, oil, or electricity.</w:t>
      </w:r>
    </w:p>
    <w:p w14:paraId="0F7F4547" w14:textId="6B29651F"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CF1R. For natural gas, propane and oil fuel type the input type is Btu/Hr. </w:t>
      </w:r>
      <w:proofErr w:type="gramStart"/>
      <w:r>
        <w:rPr>
          <w:rFonts w:asciiTheme="minorHAnsi" w:hAnsiTheme="minorHAnsi"/>
          <w:sz w:val="20"/>
          <w:szCs w:val="20"/>
        </w:rPr>
        <w:t>For</w:t>
      </w:r>
      <w:proofErr w:type="gramEnd"/>
      <w:r>
        <w:rPr>
          <w:rFonts w:asciiTheme="minorHAnsi" w:hAnsiTheme="minorHAnsi"/>
          <w:sz w:val="20"/>
          <w:szCs w:val="20"/>
        </w:rPr>
        <w:t xml:space="preserve"> electric the input type is kW</w:t>
      </w:r>
      <w:r w:rsidR="00BF7314">
        <w:rPr>
          <w:rFonts w:asciiTheme="minorHAnsi" w:hAnsiTheme="minorHAnsi"/>
          <w:sz w:val="20"/>
          <w:szCs w:val="20"/>
        </w:rPr>
        <w:t>.</w:t>
      </w:r>
    </w:p>
    <w:p w14:paraId="0F7F4548" w14:textId="28BC552A"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w:t>
      </w:r>
      <w:proofErr w:type="gramStart"/>
      <w:r>
        <w:rPr>
          <w:rFonts w:asciiTheme="minorHAnsi" w:hAnsiTheme="minorHAnsi"/>
          <w:sz w:val="20"/>
          <w:szCs w:val="20"/>
        </w:rPr>
        <w:t>Numerical value of the rated input.</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less than value indicated on the CF1R</w:t>
      </w:r>
      <w:r w:rsidR="00BF7314">
        <w:rPr>
          <w:rFonts w:asciiTheme="minorHAnsi" w:hAnsiTheme="minorHAnsi"/>
          <w:sz w:val="20"/>
          <w:szCs w:val="20"/>
        </w:rPr>
        <w:t>.</w:t>
      </w:r>
      <w:proofErr w:type="gramEnd"/>
    </w:p>
    <w:p w14:paraId="0F7F4549" w14:textId="6E55A25E"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CF1R. Different efficiency types are Energy Factor, AFUE, </w:t>
      </w:r>
      <w:ins w:id="10" w:author="Shewmaker, Michael@Energy" w:date="2017-12-21T08:56:00Z">
        <w:r w:rsidR="003C2B0D">
          <w:rPr>
            <w:rFonts w:asciiTheme="minorHAnsi" w:hAnsiTheme="minorHAnsi"/>
            <w:sz w:val="20"/>
            <w:szCs w:val="20"/>
          </w:rPr>
          <w:t xml:space="preserve">UEF </w:t>
        </w:r>
      </w:ins>
      <w:r>
        <w:rPr>
          <w:rFonts w:asciiTheme="minorHAnsi" w:hAnsiTheme="minorHAnsi"/>
          <w:sz w:val="20"/>
          <w:szCs w:val="20"/>
        </w:rPr>
        <w:t>and Thermal Efficiency</w:t>
      </w:r>
      <w:r w:rsidR="00BF7314">
        <w:rPr>
          <w:rFonts w:asciiTheme="minorHAnsi" w:hAnsiTheme="minorHAnsi"/>
          <w:sz w:val="20"/>
          <w:szCs w:val="20"/>
        </w:rPr>
        <w:t>.</w:t>
      </w:r>
    </w:p>
    <w:p w14:paraId="0F7F454A" w14:textId="21C45BDA"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w:t>
      </w:r>
      <w:proofErr w:type="gramStart"/>
      <w:r>
        <w:rPr>
          <w:rFonts w:asciiTheme="minorHAnsi" w:hAnsiTheme="minorHAnsi"/>
          <w:sz w:val="20"/>
          <w:szCs w:val="20"/>
        </w:rPr>
        <w:t>Numerical value of the Heating Efficiency.</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higher efficiency than value indicated on the CF1R</w:t>
      </w:r>
      <w:r w:rsidR="00BF7314">
        <w:rPr>
          <w:rFonts w:asciiTheme="minorHAnsi" w:hAnsiTheme="minorHAnsi"/>
          <w:sz w:val="20"/>
          <w:szCs w:val="20"/>
        </w:rPr>
        <w:t>.</w:t>
      </w:r>
      <w:proofErr w:type="gramEnd"/>
    </w:p>
    <w:p w14:paraId="0F7F454B" w14:textId="109900C4"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w:t>
      </w:r>
      <w:proofErr w:type="gramStart"/>
      <w:r>
        <w:rPr>
          <w:rFonts w:asciiTheme="minorHAnsi" w:hAnsiTheme="minorHAnsi"/>
          <w:sz w:val="20"/>
          <w:szCs w:val="20"/>
        </w:rPr>
        <w:t>Must be equal to or less than value indicated on the CF-1R.</w:t>
      </w:r>
      <w:proofErr w:type="gramEnd"/>
      <w:r>
        <w:rPr>
          <w:rFonts w:asciiTheme="minorHAnsi" w:hAnsiTheme="minorHAnsi"/>
          <w:sz w:val="20"/>
          <w:szCs w:val="20"/>
        </w:rPr>
        <w:t xml:space="preserve"> Value may be N/A if CF1R value is N/A.  </w:t>
      </w:r>
    </w:p>
    <w:p w14:paraId="0F7F454C" w14:textId="2D510397" w:rsidR="007D76B1" w:rsidRPr="00473781" w:rsidRDefault="007D76B1" w:rsidP="007D76B1">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w:t>
      </w:r>
      <w:proofErr w:type="gramEnd"/>
      <w:r>
        <w:rPr>
          <w:rFonts w:asciiTheme="minorHAnsi" w:hAnsiTheme="minorHAnsi"/>
          <w:sz w:val="20"/>
          <w:szCs w:val="20"/>
        </w:rPr>
        <w:t xml:space="preserve"> R-Value – User input. </w:t>
      </w:r>
      <w:proofErr w:type="gramStart"/>
      <w:r>
        <w:rPr>
          <w:rFonts w:asciiTheme="minorHAnsi" w:hAnsiTheme="minorHAnsi"/>
          <w:sz w:val="20"/>
          <w:szCs w:val="20"/>
        </w:rPr>
        <w:t>Must be equal to or higher than value indicated on the CF1R.</w:t>
      </w:r>
      <w:proofErr w:type="gramEnd"/>
      <w:r>
        <w:rPr>
          <w:rFonts w:asciiTheme="minorHAnsi" w:hAnsiTheme="minorHAnsi"/>
          <w:sz w:val="20"/>
          <w:szCs w:val="20"/>
        </w:rPr>
        <w:t xml:space="preserve"> Value may be N/A if CF-1R value is N/A.  </w:t>
      </w:r>
    </w:p>
    <w:p w14:paraId="0F7F454D" w14:textId="180373F3"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CF1R</w:t>
      </w:r>
      <w:r w:rsidR="00BF7314">
        <w:rPr>
          <w:rFonts w:asciiTheme="minorHAnsi" w:hAnsiTheme="minorHAnsi"/>
          <w:sz w:val="20"/>
          <w:szCs w:val="20"/>
        </w:rPr>
        <w:t>.</w:t>
      </w:r>
    </w:p>
    <w:p w14:paraId="0F7F454E" w14:textId="5783FEAD" w:rsidR="007D76B1" w:rsidRPr="00473781" w:rsidRDefault="007D76B1" w:rsidP="007D76B1">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CF1R</w:t>
      </w:r>
      <w:r w:rsidR="00BF7314">
        <w:rPr>
          <w:rFonts w:asciiTheme="minorHAnsi" w:hAnsiTheme="minorHAnsi"/>
          <w:sz w:val="20"/>
          <w:szCs w:val="20"/>
        </w:rPr>
        <w:t>.</w:t>
      </w:r>
    </w:p>
    <w:p w14:paraId="0F7F454F" w14:textId="77777777" w:rsidR="007D76B1"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0F7F4550" w14:textId="77777777" w:rsidR="007D76B1"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D. </w:t>
      </w:r>
      <w:r>
        <w:rPr>
          <w:rFonts w:asciiTheme="minorHAnsi" w:hAnsiTheme="minorHAnsi" w:cs="Arial"/>
          <w:b/>
          <w:sz w:val="20"/>
          <w:szCs w:val="20"/>
        </w:rPr>
        <w:t>Installed Water Heater Manufacturer Information</w:t>
      </w:r>
    </w:p>
    <w:p w14:paraId="0F7F4551" w14:textId="7DCE2509" w:rsidR="007D76B1" w:rsidRPr="001E74F2"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BF7314">
        <w:rPr>
          <w:rFonts w:asciiTheme="minorHAnsi" w:hAnsiTheme="minorHAnsi" w:cs="Arial"/>
          <w:sz w:val="20"/>
          <w:szCs w:val="20"/>
        </w:rPr>
        <w:t>.</w:t>
      </w:r>
    </w:p>
    <w:p w14:paraId="0F7F4553" w14:textId="686FC394" w:rsidR="007D76B1" w:rsidRPr="001E74F2"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roofErr w:type="gramStart"/>
      <w:r w:rsidRPr="001E74F2">
        <w:rPr>
          <w:rFonts w:asciiTheme="minorHAnsi" w:hAnsiTheme="minorHAnsi"/>
          <w:sz w:val="20"/>
          <w:szCs w:val="20"/>
        </w:rPr>
        <w:t>01</w:t>
      </w:r>
      <w:r>
        <w:rPr>
          <w:rFonts w:asciiTheme="minorHAnsi" w:hAnsiTheme="minorHAnsi"/>
          <w:sz w:val="20"/>
          <w:szCs w:val="20"/>
        </w:rPr>
        <w:t xml:space="preserve"> Water</w:t>
      </w:r>
      <w:proofErr w:type="gramEnd"/>
      <w:r>
        <w:rPr>
          <w:rFonts w:asciiTheme="minorHAnsi" w:hAnsiTheme="minorHAnsi"/>
          <w:sz w:val="20"/>
          <w:szCs w:val="20"/>
        </w:rPr>
        <w:t xml:space="preserve"> Heating System ID or Name – Reference information from CF1R.</w:t>
      </w:r>
    </w:p>
    <w:p w14:paraId="0F7F4554" w14:textId="22AEE19B" w:rsidR="007D76B1" w:rsidRPr="001E74F2"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0F7F4555" w14:textId="2A11ACCF" w:rsidR="007D76B1" w:rsidRPr="001E74F2"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0F7F4556"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0F7F4557" w14:textId="4C586F49" w:rsidR="007D76B1" w:rsidRPr="00260947" w:rsidRDefault="007D76B1" w:rsidP="00E65CD8">
      <w:pPr>
        <w:spacing w:after="0" w:line="240" w:lineRule="auto"/>
        <w:rPr>
          <w:rFonts w:asciiTheme="minorHAnsi" w:hAnsiTheme="minorHAnsi" w:cs="Arial"/>
          <w:b/>
          <w:sz w:val="20"/>
          <w:szCs w:val="20"/>
        </w:rPr>
      </w:pPr>
      <w:r>
        <w:rPr>
          <w:rFonts w:asciiTheme="minorHAnsi" w:hAnsiTheme="minorHAnsi" w:cs="Arial"/>
          <w:b/>
          <w:sz w:val="20"/>
          <w:szCs w:val="20"/>
        </w:rPr>
        <w:t xml:space="preserve">E. </w:t>
      </w:r>
      <w:r w:rsidR="003E5D1D">
        <w:rPr>
          <w:rFonts w:asciiTheme="minorHAnsi" w:hAnsiTheme="minorHAnsi" w:cs="Arial"/>
          <w:b/>
          <w:sz w:val="20"/>
          <w:szCs w:val="20"/>
        </w:rPr>
        <w:t>Mandatory Measures for All Domestic Hot Water Distribution Systems</w:t>
      </w:r>
    </w:p>
    <w:p w14:paraId="0F7F4558" w14:textId="632E34BC" w:rsidR="007D76B1"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w:t>
      </w:r>
      <w:r w:rsidR="00BF7314">
        <w:rPr>
          <w:rFonts w:asciiTheme="minorHAnsi" w:hAnsiTheme="minorHAnsi" w:cs="Arial"/>
          <w:sz w:val="20"/>
          <w:szCs w:val="20"/>
        </w:rPr>
        <w:t>i</w:t>
      </w:r>
      <w:r>
        <w:rPr>
          <w:rFonts w:asciiTheme="minorHAnsi" w:hAnsiTheme="minorHAnsi" w:cs="Arial"/>
          <w:sz w:val="20"/>
          <w:szCs w:val="20"/>
        </w:rPr>
        <w:t xml:space="preserve">n this table are met. </w:t>
      </w:r>
    </w:p>
    <w:p w14:paraId="0F7F4559"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32F34D9D" w14:textId="77777777" w:rsidR="00362F77" w:rsidRDefault="00362F77">
      <w:pPr>
        <w:spacing w:after="0" w:line="240" w:lineRule="auto"/>
        <w:rPr>
          <w:rFonts w:asciiTheme="minorHAnsi" w:hAnsiTheme="minorHAnsi" w:cs="Arial"/>
          <w:b/>
          <w:sz w:val="20"/>
          <w:szCs w:val="20"/>
        </w:rPr>
      </w:pPr>
      <w:r>
        <w:rPr>
          <w:rFonts w:asciiTheme="minorHAnsi" w:hAnsiTheme="minorHAnsi" w:cs="Arial"/>
          <w:b/>
          <w:sz w:val="20"/>
          <w:szCs w:val="20"/>
        </w:rPr>
        <w:br w:type="page"/>
      </w:r>
    </w:p>
    <w:p w14:paraId="0F7F455A" w14:textId="20172501"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lastRenderedPageBreak/>
        <w:t xml:space="preserve">F. </w:t>
      </w:r>
      <w:r w:rsidRPr="006D2E42">
        <w:rPr>
          <w:rFonts w:asciiTheme="minorHAnsi" w:hAnsiTheme="minorHAnsi"/>
          <w:b/>
          <w:sz w:val="20"/>
          <w:szCs w:val="20"/>
        </w:rPr>
        <w:t xml:space="preserve">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0F7F455B" w14:textId="0CFC33F0" w:rsidR="007D76B1" w:rsidRPr="009E63DF"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 xml:space="preserve">HERS-Verified Pipe Insulation </w:t>
      </w:r>
      <w:r>
        <w:rPr>
          <w:rFonts w:asciiTheme="minorHAnsi" w:hAnsiTheme="minorHAnsi"/>
          <w:b/>
          <w:sz w:val="20"/>
          <w:szCs w:val="20"/>
        </w:rPr>
        <w:t>Credit</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F7314">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F7F455C"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p>
    <w:p w14:paraId="0F7F455D" w14:textId="77777777" w:rsidR="007D76B1" w:rsidRPr="00EC7885"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r>
        <w:rPr>
          <w:rFonts w:asciiTheme="minorHAnsi" w:hAnsiTheme="minorHAnsi" w:cs="Arial"/>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0F7F455E" w14:textId="0A1C97DD" w:rsidR="007D76B1" w:rsidRPr="009E63DF"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Parallel Piping</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F7314">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0F7F455F"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20"/>
          <w:szCs w:val="20"/>
        </w:rPr>
      </w:pPr>
    </w:p>
    <w:p w14:paraId="0F7F4560" w14:textId="77777777" w:rsidR="007D76B1" w:rsidRDefault="007D76B1" w:rsidP="007D76B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 xml:space="preserve">H. </w:t>
      </w:r>
      <w:r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0F7F4561" w14:textId="130096D6" w:rsidR="007D76B1" w:rsidRPr="009E63DF" w:rsidRDefault="007D76B1" w:rsidP="007D76B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Compact Hot Water Distribution System</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distance between the water heater to furthest point of water use does not exceed the maximum indicated in Table H1 below. Calculate the Floor Area Served by dividing the conditioned floor area by the number of installed water heaters (Floor Area Served= CFA/# of WH). In addition all hot water lines shall be insulated.</w:t>
      </w:r>
    </w:p>
    <w:p w14:paraId="0F7F4562" w14:textId="77777777" w:rsidR="007D76B1" w:rsidRDefault="007D76B1" w:rsidP="007D76B1">
      <w:pPr>
        <w:autoSpaceDE w:val="0"/>
        <w:autoSpaceDN w:val="0"/>
        <w:adjustRightInd w:val="0"/>
        <w:spacing w:after="0" w:line="240" w:lineRule="auto"/>
        <w:rPr>
          <w:rFonts w:asciiTheme="minorHAnsi" w:hAnsiTheme="minorHAnsi" w:cs="Arial"/>
          <w:sz w:val="20"/>
          <w:szCs w:val="20"/>
        </w:rPr>
      </w:pPr>
    </w:p>
    <w:tbl>
      <w:tblPr>
        <w:tblW w:w="0" w:type="auto"/>
        <w:jc w:val="center"/>
        <w:tblLook w:val="04A0" w:firstRow="1" w:lastRow="0" w:firstColumn="1" w:lastColumn="0" w:noHBand="0" w:noVBand="1"/>
      </w:tblPr>
      <w:tblGrid>
        <w:gridCol w:w="2007"/>
        <w:gridCol w:w="3227"/>
      </w:tblGrid>
      <w:tr w:rsidR="007D76B1" w:rsidRPr="006D2E42" w14:paraId="0F7F4565" w14:textId="77777777" w:rsidTr="0023694B">
        <w:trPr>
          <w:trHeight w:val="386"/>
          <w:jc w:val="center"/>
        </w:trPr>
        <w:tc>
          <w:tcPr>
            <w:tcW w:w="5234" w:type="dxa"/>
            <w:gridSpan w:val="2"/>
            <w:tcBorders>
              <w:top w:val="single" w:sz="4" w:space="0" w:color="auto"/>
              <w:left w:val="single" w:sz="4" w:space="0" w:color="auto"/>
              <w:right w:val="single" w:sz="4" w:space="0" w:color="auto"/>
            </w:tcBorders>
          </w:tcPr>
          <w:p w14:paraId="0F7F4563" w14:textId="77777777" w:rsidR="007D76B1" w:rsidRPr="00604247" w:rsidRDefault="007D76B1" w:rsidP="0023694B">
            <w:pPr>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0F7F4564" w14:textId="77777777" w:rsidR="007D76B1" w:rsidRPr="006D2E42" w:rsidRDefault="007D76B1" w:rsidP="0023694B">
            <w:pPr>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System-(CHWDS</w:t>
            </w:r>
            <w:r w:rsidRPr="005D2389">
              <w:rPr>
                <w:rFonts w:asciiTheme="minorHAnsi" w:hAnsiTheme="minorHAnsi"/>
                <w:sz w:val="20"/>
                <w:szCs w:val="20"/>
              </w:rPr>
              <w:t>)</w:t>
            </w:r>
          </w:p>
        </w:tc>
      </w:tr>
      <w:tr w:rsidR="007D76B1" w:rsidRPr="006D2E42" w14:paraId="0F7F4568" w14:textId="77777777" w:rsidTr="0023694B">
        <w:trPr>
          <w:trHeight w:val="386"/>
          <w:jc w:val="center"/>
        </w:trPr>
        <w:tc>
          <w:tcPr>
            <w:tcW w:w="2007" w:type="dxa"/>
            <w:tcBorders>
              <w:top w:val="single" w:sz="4" w:space="0" w:color="auto"/>
              <w:left w:val="single" w:sz="4" w:space="0" w:color="auto"/>
              <w:right w:val="single" w:sz="4" w:space="0" w:color="auto"/>
            </w:tcBorders>
          </w:tcPr>
          <w:p w14:paraId="0F7F4566" w14:textId="77777777" w:rsidR="007D76B1" w:rsidRPr="006D2E42" w:rsidRDefault="007D76B1" w:rsidP="00C17920">
            <w:pPr>
              <w:spacing w:after="0" w:line="240" w:lineRule="auto"/>
              <w:jc w:val="center"/>
              <w:rPr>
                <w:rFonts w:asciiTheme="minorHAnsi" w:hAnsiTheme="minorHAnsi"/>
                <w:sz w:val="20"/>
                <w:szCs w:val="20"/>
                <w:u w:val="double"/>
              </w:rPr>
            </w:pPr>
            <w:r w:rsidRPr="006D2E42">
              <w:rPr>
                <w:rFonts w:asciiTheme="minorHAnsi" w:hAnsiTheme="minorHAnsi"/>
                <w:sz w:val="20"/>
                <w:szCs w:val="20"/>
              </w:rPr>
              <w:t>Floor Area Served (ft</w:t>
            </w:r>
            <w:r w:rsidRPr="00C17920">
              <w:rPr>
                <w:rFonts w:asciiTheme="minorHAnsi" w:hAnsiTheme="minorHAnsi"/>
                <w:sz w:val="20"/>
                <w:szCs w:val="20"/>
                <w:vertAlign w:val="superscript"/>
              </w:rPr>
              <w:t>2</w:t>
            </w:r>
            <w:r w:rsidRPr="006D2E42">
              <w:rPr>
                <w:rFonts w:asciiTheme="minorHAnsi" w:hAnsiTheme="minorHAnsi"/>
                <w:sz w:val="20"/>
                <w:szCs w:val="20"/>
              </w:rPr>
              <w:t>)</w:t>
            </w:r>
          </w:p>
        </w:tc>
        <w:tc>
          <w:tcPr>
            <w:tcW w:w="3227" w:type="dxa"/>
            <w:tcBorders>
              <w:top w:val="single" w:sz="4" w:space="0" w:color="auto"/>
              <w:left w:val="single" w:sz="4" w:space="0" w:color="auto"/>
              <w:right w:val="single" w:sz="4" w:space="0" w:color="auto"/>
            </w:tcBorders>
          </w:tcPr>
          <w:p w14:paraId="0F7F4567" w14:textId="77777777" w:rsidR="007D76B1" w:rsidRPr="006D2E42" w:rsidRDefault="007D76B1" w:rsidP="00C17920">
            <w:pPr>
              <w:spacing w:after="0" w:line="240" w:lineRule="auto"/>
              <w:jc w:val="center"/>
              <w:rPr>
                <w:rFonts w:asciiTheme="minorHAnsi" w:hAnsiTheme="minorHAnsi"/>
                <w:sz w:val="20"/>
                <w:szCs w:val="20"/>
                <w:u w:val="double"/>
              </w:rPr>
            </w:pPr>
            <w:r w:rsidRPr="006D2E42">
              <w:rPr>
                <w:rFonts w:asciiTheme="minorHAnsi" w:hAnsiTheme="minorHAnsi"/>
                <w:sz w:val="20"/>
                <w:szCs w:val="20"/>
              </w:rPr>
              <w:t>Maximum Measured Water Heater To Use Point Distance (</w:t>
            </w:r>
            <w:proofErr w:type="spellStart"/>
            <w:r w:rsidRPr="006D2E42">
              <w:rPr>
                <w:rFonts w:asciiTheme="minorHAnsi" w:hAnsiTheme="minorHAnsi"/>
                <w:sz w:val="20"/>
                <w:szCs w:val="20"/>
              </w:rPr>
              <w:t>ft</w:t>
            </w:r>
            <w:proofErr w:type="spellEnd"/>
            <w:r w:rsidRPr="006D2E42">
              <w:rPr>
                <w:rFonts w:asciiTheme="minorHAnsi" w:hAnsiTheme="minorHAnsi"/>
                <w:sz w:val="20"/>
                <w:szCs w:val="20"/>
              </w:rPr>
              <w:t>)</w:t>
            </w:r>
          </w:p>
        </w:tc>
      </w:tr>
      <w:tr w:rsidR="007D76B1" w:rsidRPr="006D2E42" w14:paraId="0F7F456B" w14:textId="77777777" w:rsidTr="0023694B">
        <w:trPr>
          <w:trHeight w:val="206"/>
          <w:jc w:val="center"/>
        </w:trPr>
        <w:tc>
          <w:tcPr>
            <w:tcW w:w="2007" w:type="dxa"/>
            <w:tcBorders>
              <w:top w:val="single" w:sz="4" w:space="0" w:color="auto"/>
              <w:left w:val="single" w:sz="4" w:space="0" w:color="auto"/>
              <w:right w:val="single" w:sz="4" w:space="0" w:color="auto"/>
            </w:tcBorders>
          </w:tcPr>
          <w:p w14:paraId="0F7F4569"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0F7F456A" w14:textId="77777777" w:rsidR="007D76B1" w:rsidRPr="006D2E42" w:rsidRDefault="007D76B1" w:rsidP="0023694B">
            <w:pPr>
              <w:spacing w:after="0" w:line="240" w:lineRule="auto"/>
              <w:jc w:val="center"/>
              <w:rPr>
                <w:rFonts w:asciiTheme="minorHAnsi" w:hAnsiTheme="minorHAnsi"/>
                <w:sz w:val="20"/>
                <w:szCs w:val="20"/>
                <w:u w:val="double"/>
              </w:rPr>
            </w:pPr>
            <w:r>
              <w:rPr>
                <w:rFonts w:asciiTheme="minorHAnsi" w:hAnsiTheme="minorHAnsi"/>
                <w:sz w:val="20"/>
                <w:szCs w:val="20"/>
              </w:rPr>
              <w:t>28</w:t>
            </w:r>
          </w:p>
        </w:tc>
      </w:tr>
      <w:tr w:rsidR="007D76B1" w:rsidRPr="006D2E42" w14:paraId="0F7F456E" w14:textId="77777777" w:rsidTr="0023694B">
        <w:trPr>
          <w:trHeight w:hRule="exact" w:val="240"/>
          <w:jc w:val="center"/>
        </w:trPr>
        <w:tc>
          <w:tcPr>
            <w:tcW w:w="2007" w:type="dxa"/>
            <w:tcBorders>
              <w:left w:val="single" w:sz="4" w:space="0" w:color="auto"/>
              <w:right w:val="single" w:sz="4" w:space="0" w:color="auto"/>
            </w:tcBorders>
          </w:tcPr>
          <w:p w14:paraId="0F7F456C"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0F7F456D" w14:textId="77777777" w:rsidR="007D76B1" w:rsidRPr="006D2E42" w:rsidRDefault="007D76B1" w:rsidP="0023694B">
            <w:pPr>
              <w:spacing w:after="0" w:line="240" w:lineRule="auto"/>
              <w:jc w:val="center"/>
              <w:rPr>
                <w:rFonts w:asciiTheme="minorHAnsi" w:hAnsiTheme="minorHAnsi"/>
                <w:sz w:val="20"/>
                <w:szCs w:val="20"/>
                <w:u w:val="double"/>
              </w:rPr>
            </w:pPr>
            <w:r>
              <w:rPr>
                <w:rFonts w:asciiTheme="minorHAnsi" w:hAnsiTheme="minorHAnsi"/>
                <w:sz w:val="20"/>
                <w:szCs w:val="20"/>
              </w:rPr>
              <w:t>43</w:t>
            </w:r>
          </w:p>
        </w:tc>
      </w:tr>
      <w:tr w:rsidR="007D76B1" w:rsidRPr="006D2E42" w14:paraId="0F7F4571" w14:textId="77777777" w:rsidTr="0023694B">
        <w:trPr>
          <w:trHeight w:hRule="exact" w:val="240"/>
          <w:jc w:val="center"/>
        </w:trPr>
        <w:tc>
          <w:tcPr>
            <w:tcW w:w="2007" w:type="dxa"/>
            <w:tcBorders>
              <w:left w:val="single" w:sz="4" w:space="0" w:color="auto"/>
              <w:right w:val="single" w:sz="4" w:space="0" w:color="auto"/>
            </w:tcBorders>
          </w:tcPr>
          <w:p w14:paraId="0F7F456F"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0F7F4570" w14:textId="77777777" w:rsidR="007D76B1" w:rsidRPr="006D2E42" w:rsidRDefault="007D76B1" w:rsidP="0023694B">
            <w:pPr>
              <w:spacing w:after="0" w:line="240" w:lineRule="auto"/>
              <w:jc w:val="center"/>
              <w:rPr>
                <w:rFonts w:asciiTheme="minorHAnsi" w:hAnsiTheme="minorHAnsi"/>
                <w:sz w:val="20"/>
                <w:szCs w:val="20"/>
                <w:u w:val="double"/>
              </w:rPr>
            </w:pPr>
            <w:r>
              <w:rPr>
                <w:rFonts w:asciiTheme="minorHAnsi" w:hAnsiTheme="minorHAnsi"/>
                <w:sz w:val="20"/>
                <w:szCs w:val="20"/>
              </w:rPr>
              <w:t>53</w:t>
            </w:r>
          </w:p>
        </w:tc>
      </w:tr>
      <w:tr w:rsidR="007D76B1" w:rsidRPr="006D2E42" w14:paraId="0F7F4574" w14:textId="77777777" w:rsidTr="0023694B">
        <w:trPr>
          <w:trHeight w:hRule="exact" w:val="240"/>
          <w:jc w:val="center"/>
        </w:trPr>
        <w:tc>
          <w:tcPr>
            <w:tcW w:w="2007" w:type="dxa"/>
            <w:tcBorders>
              <w:left w:val="single" w:sz="4" w:space="0" w:color="auto"/>
              <w:right w:val="single" w:sz="4" w:space="0" w:color="auto"/>
            </w:tcBorders>
          </w:tcPr>
          <w:p w14:paraId="0F7F4572"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0F7F4573" w14:textId="77777777" w:rsidR="007D76B1" w:rsidRPr="006D2E42" w:rsidRDefault="007D76B1" w:rsidP="0023694B">
            <w:pPr>
              <w:spacing w:after="0" w:line="240" w:lineRule="auto"/>
              <w:jc w:val="center"/>
              <w:rPr>
                <w:rFonts w:asciiTheme="minorHAnsi" w:hAnsiTheme="minorHAnsi"/>
                <w:sz w:val="20"/>
                <w:szCs w:val="20"/>
                <w:u w:val="double"/>
              </w:rPr>
            </w:pPr>
            <w:r>
              <w:rPr>
                <w:rFonts w:asciiTheme="minorHAnsi" w:hAnsiTheme="minorHAnsi"/>
                <w:sz w:val="20"/>
                <w:szCs w:val="20"/>
              </w:rPr>
              <w:t>62</w:t>
            </w:r>
          </w:p>
        </w:tc>
      </w:tr>
      <w:tr w:rsidR="007D76B1" w:rsidRPr="006D2E42" w14:paraId="0F7F4577" w14:textId="77777777" w:rsidTr="00C17920">
        <w:trPr>
          <w:trHeight w:hRule="exact" w:val="240"/>
          <w:jc w:val="center"/>
        </w:trPr>
        <w:tc>
          <w:tcPr>
            <w:tcW w:w="2007" w:type="dxa"/>
            <w:tcBorders>
              <w:left w:val="single" w:sz="4" w:space="0" w:color="auto"/>
              <w:right w:val="single" w:sz="4" w:space="0" w:color="auto"/>
            </w:tcBorders>
          </w:tcPr>
          <w:p w14:paraId="0F7F4575" w14:textId="77777777" w:rsidR="007D76B1" w:rsidRPr="006D2E42" w:rsidRDefault="007D76B1" w:rsidP="0023694B">
            <w:pPr>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0F7F4576" w14:textId="77777777" w:rsidR="007D76B1" w:rsidRPr="006D2E42" w:rsidRDefault="007D76B1" w:rsidP="0023694B">
            <w:pPr>
              <w:spacing w:after="0" w:line="240" w:lineRule="auto"/>
              <w:jc w:val="center"/>
              <w:rPr>
                <w:rFonts w:asciiTheme="minorHAnsi" w:hAnsiTheme="minorHAnsi"/>
                <w:sz w:val="20"/>
                <w:szCs w:val="20"/>
              </w:rPr>
            </w:pPr>
            <w:r>
              <w:rPr>
                <w:rFonts w:asciiTheme="minorHAnsi" w:hAnsiTheme="minorHAnsi"/>
                <w:sz w:val="20"/>
                <w:szCs w:val="20"/>
              </w:rPr>
              <w:t>68</w:t>
            </w:r>
          </w:p>
        </w:tc>
      </w:tr>
      <w:tr w:rsidR="007D76B1" w:rsidRPr="006D2E42" w14:paraId="0F7F457A" w14:textId="77777777" w:rsidTr="00C17920">
        <w:trPr>
          <w:trHeight w:hRule="exact" w:val="240"/>
          <w:jc w:val="center"/>
        </w:trPr>
        <w:tc>
          <w:tcPr>
            <w:tcW w:w="2007" w:type="dxa"/>
            <w:tcBorders>
              <w:left w:val="single" w:sz="4" w:space="0" w:color="auto"/>
              <w:bottom w:val="single" w:sz="4" w:space="0" w:color="auto"/>
              <w:right w:val="single" w:sz="4" w:space="0" w:color="auto"/>
            </w:tcBorders>
          </w:tcPr>
          <w:p w14:paraId="0F7F4578" w14:textId="77777777" w:rsidR="007D76B1" w:rsidRPr="006D2E42" w:rsidRDefault="007D76B1" w:rsidP="0023694B">
            <w:pPr>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0F7F4579" w14:textId="77777777" w:rsidR="007D76B1" w:rsidRPr="006D2E42" w:rsidRDefault="007D76B1" w:rsidP="0023694B">
            <w:pPr>
              <w:spacing w:after="0" w:line="240" w:lineRule="auto"/>
              <w:jc w:val="center"/>
              <w:rPr>
                <w:rFonts w:asciiTheme="minorHAnsi" w:hAnsiTheme="minorHAnsi"/>
                <w:sz w:val="20"/>
                <w:szCs w:val="20"/>
              </w:rPr>
            </w:pPr>
          </w:p>
        </w:tc>
      </w:tr>
    </w:tbl>
    <w:p w14:paraId="0F7F4591" w14:textId="77777777" w:rsidR="007D76B1" w:rsidRDefault="007D76B1" w:rsidP="007D76B1">
      <w:pPr>
        <w:tabs>
          <w:tab w:val="left" w:pos="0"/>
        </w:tabs>
        <w:autoSpaceDE w:val="0"/>
        <w:autoSpaceDN w:val="0"/>
        <w:adjustRightInd w:val="0"/>
        <w:spacing w:after="0" w:line="240" w:lineRule="auto"/>
        <w:ind w:left="180" w:hanging="180"/>
        <w:rPr>
          <w:rFonts w:ascii="ArialMT" w:hAnsi="ArialMT" w:cs="ArialMT"/>
          <w:sz w:val="20"/>
          <w:szCs w:val="20"/>
        </w:rPr>
      </w:pPr>
    </w:p>
    <w:p w14:paraId="0F7F4592" w14:textId="3857A008" w:rsidR="007D76B1" w:rsidRDefault="00264A7E" w:rsidP="007D76B1">
      <w:pPr>
        <w:tabs>
          <w:tab w:val="left" w:pos="0"/>
        </w:tabs>
        <w:autoSpaceDE w:val="0"/>
        <w:autoSpaceDN w:val="0"/>
        <w:adjustRightInd w:val="0"/>
        <w:spacing w:after="0" w:line="240" w:lineRule="auto"/>
        <w:ind w:left="180" w:hanging="180"/>
        <w:rPr>
          <w:rFonts w:asciiTheme="minorHAnsi" w:hAnsiTheme="minorHAnsi" w:cs="Arial"/>
          <w:b/>
          <w:sz w:val="20"/>
          <w:szCs w:val="20"/>
        </w:rPr>
      </w:pPr>
      <w:r>
        <w:rPr>
          <w:rFonts w:asciiTheme="minorHAnsi" w:hAnsiTheme="minorHAnsi" w:cs="Arial"/>
          <w:b/>
          <w:sz w:val="20"/>
          <w:szCs w:val="20"/>
        </w:rPr>
        <w:t>I</w:t>
      </w:r>
      <w:r w:rsidR="007D76B1">
        <w:rPr>
          <w:rFonts w:asciiTheme="minorHAnsi" w:hAnsiTheme="minorHAnsi" w:cs="Arial"/>
          <w:b/>
          <w:sz w:val="20"/>
          <w:szCs w:val="20"/>
        </w:rPr>
        <w:t xml:space="preserve">. </w:t>
      </w:r>
      <w:r w:rsidR="007D76B1" w:rsidRPr="006D2E42">
        <w:rPr>
          <w:rFonts w:asciiTheme="minorHAnsi" w:hAnsiTheme="minorHAnsi"/>
          <w:b/>
          <w:sz w:val="20"/>
          <w:szCs w:val="20"/>
        </w:rPr>
        <w:t>HERS-Verified Demand Recirculation Manual Control</w:t>
      </w:r>
      <w:r w:rsidR="007D76B1">
        <w:rPr>
          <w:rFonts w:asciiTheme="minorHAnsi" w:hAnsiTheme="minorHAnsi"/>
          <w:b/>
          <w:sz w:val="20"/>
          <w:szCs w:val="20"/>
        </w:rPr>
        <w:t xml:space="preserve"> </w:t>
      </w:r>
      <w:r w:rsidR="007D76B1">
        <w:rPr>
          <w:rFonts w:asciiTheme="minorHAnsi" w:hAnsiTheme="minorHAnsi" w:cs="Arial"/>
          <w:b/>
          <w:sz w:val="20"/>
          <w:szCs w:val="20"/>
        </w:rPr>
        <w:t>Requirements</w:t>
      </w:r>
    </w:p>
    <w:p w14:paraId="0F7F4593" w14:textId="5A5E205B" w:rsidR="007D76B1" w:rsidRDefault="007D76B1" w:rsidP="007D76B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Demand Recirculation Manual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F7314">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0F7F4594" w14:textId="77777777" w:rsidR="007D76B1" w:rsidRDefault="007D76B1" w:rsidP="007D76B1">
      <w:pPr>
        <w:tabs>
          <w:tab w:val="left" w:pos="0"/>
        </w:tabs>
        <w:autoSpaceDE w:val="0"/>
        <w:autoSpaceDN w:val="0"/>
        <w:adjustRightInd w:val="0"/>
        <w:spacing w:after="0" w:line="240" w:lineRule="auto"/>
        <w:rPr>
          <w:rFonts w:ascii="ArialMT" w:hAnsi="ArialMT" w:cs="ArialMT"/>
          <w:sz w:val="20"/>
          <w:szCs w:val="20"/>
        </w:rPr>
      </w:pPr>
    </w:p>
    <w:p w14:paraId="0F7F4595" w14:textId="680C389E" w:rsidR="007D76B1" w:rsidRDefault="00264A7E" w:rsidP="007D76B1">
      <w:pPr>
        <w:tabs>
          <w:tab w:val="left" w:pos="0"/>
        </w:tab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J</w:t>
      </w:r>
      <w:r w:rsidR="007D76B1">
        <w:rPr>
          <w:rFonts w:asciiTheme="minorHAnsi" w:hAnsiTheme="minorHAnsi" w:cs="Arial"/>
          <w:b/>
          <w:sz w:val="20"/>
          <w:szCs w:val="20"/>
        </w:rPr>
        <w:t xml:space="preserve">. </w:t>
      </w:r>
      <w:r w:rsidR="007D76B1" w:rsidRPr="00180B11">
        <w:rPr>
          <w:rFonts w:asciiTheme="minorHAnsi" w:hAnsiTheme="minorHAnsi"/>
          <w:b/>
          <w:sz w:val="20"/>
          <w:szCs w:val="20"/>
        </w:rPr>
        <w:t>HERS-Verified Demand Recirculation Sensor Control</w:t>
      </w:r>
      <w:r w:rsidR="007D76B1">
        <w:rPr>
          <w:rFonts w:asciiTheme="minorHAnsi" w:hAnsiTheme="minorHAnsi"/>
          <w:b/>
          <w:sz w:val="20"/>
          <w:szCs w:val="20"/>
        </w:rPr>
        <w:t xml:space="preserve"> </w:t>
      </w:r>
      <w:r w:rsidR="007D76B1">
        <w:rPr>
          <w:rFonts w:asciiTheme="minorHAnsi" w:hAnsiTheme="minorHAnsi" w:cs="Arial"/>
          <w:b/>
          <w:sz w:val="20"/>
          <w:szCs w:val="20"/>
        </w:rPr>
        <w:t>Requirements</w:t>
      </w:r>
    </w:p>
    <w:p w14:paraId="0F7F4596" w14:textId="43EC5151" w:rsidR="007D76B1" w:rsidRDefault="007D76B1" w:rsidP="007D76B1">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180B11">
        <w:rPr>
          <w:rFonts w:asciiTheme="minorHAnsi" w:hAnsiTheme="minorHAnsi"/>
          <w:b/>
          <w:sz w:val="20"/>
          <w:szCs w:val="20"/>
        </w:rPr>
        <w:t>HERS-Verified Demand Recirculation Sensor Control</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F7314">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F7314">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0F7F4597" w14:textId="77777777" w:rsidR="007D76B1" w:rsidRDefault="007D76B1" w:rsidP="007D76B1">
      <w:pPr>
        <w:spacing w:after="0" w:line="240" w:lineRule="auto"/>
        <w:rPr>
          <w:rFonts w:asciiTheme="minorHAnsi" w:hAnsiTheme="minorHAnsi"/>
          <w:b/>
          <w:sz w:val="20"/>
          <w:szCs w:val="20"/>
        </w:rPr>
      </w:pPr>
    </w:p>
    <w:p w14:paraId="0F7F4598" w14:textId="77777777" w:rsidR="007D76B1" w:rsidRDefault="007D76B1" w:rsidP="007D76B1">
      <w:pPr>
        <w:spacing w:after="0" w:line="240" w:lineRule="auto"/>
        <w:rPr>
          <w:rFonts w:asciiTheme="minorHAnsi" w:hAnsiTheme="minorHAnsi"/>
          <w:b/>
          <w:sz w:val="20"/>
          <w:szCs w:val="20"/>
        </w:rPr>
      </w:pPr>
    </w:p>
    <w:p w14:paraId="0F7F4599" w14:textId="77777777" w:rsidR="00BD7E2D" w:rsidRDefault="00BD7E2D" w:rsidP="00DC522B">
      <w:pPr>
        <w:spacing w:after="0" w:line="240" w:lineRule="auto"/>
        <w:rPr>
          <w:rFonts w:asciiTheme="minorHAnsi" w:hAnsiTheme="minorHAnsi"/>
          <w:b/>
          <w:sz w:val="20"/>
          <w:szCs w:val="20"/>
        </w:rPr>
      </w:pPr>
    </w:p>
    <w:p w14:paraId="0F7F459A" w14:textId="77777777" w:rsidR="00BD7E2D" w:rsidRPr="006D2E42" w:rsidRDefault="00BD7E2D" w:rsidP="00DC522B">
      <w:pPr>
        <w:spacing w:after="0" w:line="240" w:lineRule="auto"/>
        <w:rPr>
          <w:rFonts w:asciiTheme="minorHAnsi" w:hAnsiTheme="minorHAnsi" w:cs="Arial"/>
          <w:sz w:val="20"/>
          <w:szCs w:val="20"/>
        </w:rPr>
      </w:pPr>
    </w:p>
    <w:p w14:paraId="0F7F459B" w14:textId="77777777" w:rsidR="00064F9C" w:rsidRDefault="00064F9C" w:rsidP="00DC522B">
      <w:pPr>
        <w:spacing w:after="0" w:line="240" w:lineRule="auto"/>
        <w:rPr>
          <w:rFonts w:asciiTheme="minorHAnsi" w:hAnsiTheme="minorHAnsi" w:cs="Arial"/>
          <w:sz w:val="20"/>
          <w:szCs w:val="20"/>
        </w:rPr>
        <w:sectPr w:rsidR="00064F9C" w:rsidSect="00C12EA4">
          <w:headerReference w:type="even" r:id="rId14"/>
          <w:headerReference w:type="default" r:id="rId15"/>
          <w:footerReference w:type="default" r:id="rId16"/>
          <w:headerReference w:type="first" r:id="rId17"/>
          <w:pgSz w:w="15840" w:h="12240" w:orient="landscape" w:code="1"/>
          <w:pgMar w:top="720" w:right="720" w:bottom="720" w:left="720" w:header="576" w:footer="576" w:gutter="0"/>
          <w:pgNumType w:start="1"/>
          <w:cols w:space="720"/>
          <w:docGrid w:linePitch="360"/>
        </w:sect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1938BC" w:rsidRPr="00C711C6" w14:paraId="0F7F459E" w14:textId="77777777" w:rsidTr="00BF7314">
        <w:trPr>
          <w:trHeight w:val="327"/>
        </w:trPr>
        <w:tc>
          <w:tcPr>
            <w:tcW w:w="8118" w:type="dxa"/>
            <w:gridSpan w:val="3"/>
            <w:tcBorders>
              <w:top w:val="single" w:sz="4" w:space="0" w:color="auto"/>
              <w:bottom w:val="single" w:sz="4" w:space="0" w:color="auto"/>
            </w:tcBorders>
            <w:vAlign w:val="center"/>
          </w:tcPr>
          <w:p w14:paraId="0F7F459D" w14:textId="0F332F22" w:rsidR="001938BC" w:rsidRPr="00C711C6"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lastRenderedPageBreak/>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1938BC" w:rsidRPr="00C711C6" w14:paraId="0F7F45A2" w14:textId="77777777" w:rsidTr="00BF7314">
        <w:trPr>
          <w:trHeight w:val="426"/>
        </w:trPr>
        <w:tc>
          <w:tcPr>
            <w:tcW w:w="918" w:type="dxa"/>
            <w:tcBorders>
              <w:top w:val="single" w:sz="4" w:space="0" w:color="auto"/>
              <w:bottom w:val="single" w:sz="4" w:space="0" w:color="auto"/>
              <w:right w:val="single" w:sz="4" w:space="0" w:color="auto"/>
            </w:tcBorders>
            <w:vAlign w:val="bottom"/>
          </w:tcPr>
          <w:p w14:paraId="0F7F459F" w14:textId="77777777" w:rsidR="001938BC" w:rsidRPr="00C711C6" w:rsidRDefault="001938BC" w:rsidP="001938BC">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0F7F45A0" w14:textId="4084702B" w:rsidR="001938BC" w:rsidRPr="00C711C6" w:rsidRDefault="001938BC" w:rsidP="00BF7314">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bottom"/>
          </w:tcPr>
          <w:p w14:paraId="0F7F45A1" w14:textId="77777777" w:rsidR="001938BC" w:rsidRPr="00C711C6" w:rsidRDefault="006155F7" w:rsidP="001938BC">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Dwelling Unit Name from CF1R&gt;&gt;</w:t>
            </w:r>
          </w:p>
        </w:tc>
      </w:tr>
    </w:tbl>
    <w:p w14:paraId="0F7F45A3" w14:textId="77777777" w:rsidR="001938BC" w:rsidRDefault="001938BC"/>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A45B6A" w:rsidRPr="0082211E" w14:paraId="0F7F45AD" w14:textId="77777777" w:rsidTr="00BF7314">
        <w:trPr>
          <w:cantSplit/>
          <w:trHeight w:val="627"/>
        </w:trPr>
        <w:tc>
          <w:tcPr>
            <w:tcW w:w="14598" w:type="dxa"/>
            <w:gridSpan w:val="14"/>
            <w:tcBorders>
              <w:top w:val="single" w:sz="4" w:space="0" w:color="auto"/>
              <w:left w:val="single" w:sz="4" w:space="0" w:color="auto"/>
              <w:bottom w:val="single" w:sz="4" w:space="0" w:color="auto"/>
              <w:right w:val="single" w:sz="4" w:space="0" w:color="auto"/>
            </w:tcBorders>
          </w:tcPr>
          <w:p w14:paraId="0F7F45A4" w14:textId="77777777" w:rsidR="00A45B6A" w:rsidRDefault="001938BC" w:rsidP="00BD5A3B">
            <w:pPr>
              <w:keepNext/>
              <w:spacing w:after="0" w:line="240" w:lineRule="auto"/>
              <w:rPr>
                <w:b/>
              </w:rPr>
            </w:pPr>
            <w:r w:rsidRPr="00E65CD8">
              <w:rPr>
                <w:b/>
                <w:sz w:val="20"/>
              </w:rPr>
              <w:lastRenderedPageBreak/>
              <w:t>B</w:t>
            </w:r>
            <w:r w:rsidR="00A45B6A" w:rsidRPr="00E65CD8">
              <w:rPr>
                <w:b/>
                <w:sz w:val="20"/>
              </w:rPr>
              <w:t xml:space="preserve">. Design HERS Verified Dwelling Unit Water Heating Systems Information </w:t>
            </w:r>
          </w:p>
          <w:p w14:paraId="0F7F45A5" w14:textId="77777777" w:rsidR="00A45B6A" w:rsidRPr="0002006B" w:rsidRDefault="00A45B6A" w:rsidP="00BD5A3B">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0F7F45A6"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&lt;&lt;require one row of data for each</w:t>
            </w:r>
            <w:r>
              <w:rPr>
                <w:sz w:val="18"/>
                <w:szCs w:val="18"/>
              </w:rPr>
              <w:t xml:space="preserve"> Dwelling Unit Water Heating</w:t>
            </w:r>
            <w:r w:rsidRPr="00FB4BFD">
              <w:rPr>
                <w:sz w:val="18"/>
                <w:szCs w:val="18"/>
              </w:rPr>
              <w:t xml:space="preserve"> System </w:t>
            </w:r>
            <w:r>
              <w:rPr>
                <w:sz w:val="18"/>
                <w:szCs w:val="18"/>
              </w:rPr>
              <w:t xml:space="preserve">identified on the CF1R report </w:t>
            </w:r>
            <w:r w:rsidR="002A058D">
              <w:rPr>
                <w:sz w:val="18"/>
                <w:szCs w:val="18"/>
              </w:rPr>
              <w:t>systems that has</w:t>
            </w:r>
            <w:r>
              <w:rPr>
                <w:sz w:val="18"/>
                <w:szCs w:val="18"/>
              </w:rPr>
              <w:t xml:space="preserve"> a Dwelling Unit DHW System Distribution type</w:t>
            </w:r>
            <w:r w:rsidR="002A058D">
              <w:rPr>
                <w:sz w:val="18"/>
                <w:szCs w:val="18"/>
              </w:rPr>
              <w:t>s identified in the following list:</w:t>
            </w:r>
            <w:r w:rsidRPr="00656A37">
              <w:rPr>
                <w:sz w:val="18"/>
                <w:szCs w:val="18"/>
              </w:rPr>
              <w:t xml:space="preserve"> </w:t>
            </w:r>
          </w:p>
          <w:p w14:paraId="0F7F45A7"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HERS-Verified Pipe Insulation</w:t>
            </w:r>
            <w:r w:rsidR="0065796D">
              <w:rPr>
                <w:sz w:val="18"/>
                <w:szCs w:val="18"/>
              </w:rPr>
              <w:t xml:space="preserve"> Credit</w:t>
            </w:r>
            <w:r>
              <w:rPr>
                <w:sz w:val="18"/>
                <w:szCs w:val="18"/>
              </w:rPr>
              <w:t xml:space="preserve">, or </w:t>
            </w:r>
          </w:p>
          <w:p w14:paraId="0F7F45A8"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HERS-Verified Parallel Piping, or</w:t>
            </w:r>
          </w:p>
          <w:p w14:paraId="0F7F45A9"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sidRPr="00651B5B">
              <w:rPr>
                <w:sz w:val="18"/>
                <w:szCs w:val="18"/>
              </w:rPr>
              <w:t xml:space="preserve"> HERS-Verified Compac</w:t>
            </w:r>
            <w:r>
              <w:rPr>
                <w:sz w:val="18"/>
                <w:szCs w:val="18"/>
              </w:rPr>
              <w:t>t Hot Water Distribution System, or</w:t>
            </w:r>
            <w:r w:rsidRPr="00651B5B">
              <w:rPr>
                <w:sz w:val="18"/>
                <w:szCs w:val="18"/>
              </w:rPr>
              <w:t xml:space="preserve"> </w:t>
            </w:r>
          </w:p>
          <w:p w14:paraId="0F7F45AA"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 xml:space="preserve">HERS-Verified Point of Use, or </w:t>
            </w:r>
          </w:p>
          <w:p w14:paraId="0F7F45AB"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sz w:val="18"/>
                <w:szCs w:val="18"/>
              </w:rPr>
            </w:pPr>
            <w:r w:rsidRPr="00651B5B">
              <w:rPr>
                <w:sz w:val="18"/>
                <w:szCs w:val="18"/>
              </w:rPr>
              <w:t>HERS-Verified Dema</w:t>
            </w:r>
            <w:r>
              <w:rPr>
                <w:sz w:val="18"/>
                <w:szCs w:val="18"/>
              </w:rPr>
              <w:t xml:space="preserve">nd Recirculation Manual Control, or </w:t>
            </w:r>
          </w:p>
          <w:p w14:paraId="0F7F45AC" w14:textId="77777777" w:rsidR="00C533F7" w:rsidRDefault="00A45B6A">
            <w:pPr>
              <w:keepNext/>
              <w:tabs>
                <w:tab w:val="left" w:pos="2160"/>
                <w:tab w:val="left" w:pos="2700"/>
                <w:tab w:val="left" w:pos="3420"/>
                <w:tab w:val="left" w:pos="3780"/>
                <w:tab w:val="left" w:pos="5760"/>
                <w:tab w:val="left" w:pos="7212"/>
              </w:tabs>
              <w:spacing w:after="0" w:line="240" w:lineRule="auto"/>
              <w:contextualSpacing/>
              <w:rPr>
                <w:b/>
              </w:rPr>
            </w:pPr>
            <w:r w:rsidRPr="00651B5B">
              <w:rPr>
                <w:sz w:val="18"/>
                <w:szCs w:val="18"/>
              </w:rPr>
              <w:t>HERS-Verified Demand Recirculation Sensor Control</w:t>
            </w:r>
            <w:r w:rsidR="002A058D">
              <w:rPr>
                <w:sz w:val="18"/>
                <w:szCs w:val="18"/>
              </w:rPr>
              <w:t>&gt;&gt;</w:t>
            </w:r>
          </w:p>
        </w:tc>
      </w:tr>
      <w:tr w:rsidR="00A45B6A" w:rsidRPr="0082211E" w14:paraId="0F7F45BC" w14:textId="77777777" w:rsidTr="00BF7314">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0F7F45A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0F7F45A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0F7F45B0"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0F7F45B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0F7F45B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0F7F45B3"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0F7F45B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0F7F45B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0F7F45B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0F7F45B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0F7F45B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0F7F45B9"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0F7F45B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0F7F45B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A45B6A" w:rsidRPr="0082211E" w14:paraId="0F7F45D0" w14:textId="77777777" w:rsidTr="00BF7314">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0F7F45BD"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F7F45B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F7F45B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F7F45C0" w14:textId="5BF873DB" w:rsidR="00A45B6A" w:rsidRPr="0082211E" w:rsidRDefault="00A45B6A" w:rsidP="00BF7314">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F7314">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F7F45C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F7F45C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F7F45C3"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F7F45C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F7F45C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F7F45C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F7F45C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F7F45C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115F50E5" w14:textId="77777777" w:rsidR="00BF7314"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F7F45C9" w14:textId="10AF17E4"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F7F45C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F7F45C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0F7F45CC"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F7F45CD"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0F7F45C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F7F45C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1938BC" w:rsidRPr="0082211E" w14:paraId="0F7F460D" w14:textId="77777777" w:rsidTr="00BF7314">
        <w:trPr>
          <w:cantSplit/>
          <w:trHeight w:val="246"/>
        </w:trPr>
        <w:tc>
          <w:tcPr>
            <w:tcW w:w="1457" w:type="dxa"/>
            <w:tcBorders>
              <w:top w:val="single" w:sz="4" w:space="0" w:color="auto"/>
              <w:left w:val="single" w:sz="4" w:space="0" w:color="auto"/>
              <w:bottom w:val="single" w:sz="4" w:space="0" w:color="auto"/>
              <w:right w:val="single" w:sz="4" w:space="0" w:color="auto"/>
            </w:tcBorders>
          </w:tcPr>
          <w:p w14:paraId="0F7F45D1"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 (see rule in header)&gt;&gt;</w:t>
            </w:r>
          </w:p>
        </w:tc>
        <w:tc>
          <w:tcPr>
            <w:tcW w:w="1080" w:type="dxa"/>
            <w:tcBorders>
              <w:top w:val="single" w:sz="4" w:space="0" w:color="auto"/>
              <w:left w:val="single" w:sz="4" w:space="0" w:color="auto"/>
              <w:bottom w:val="single" w:sz="4" w:space="0" w:color="auto"/>
              <w:right w:val="single" w:sz="4" w:space="0" w:color="auto"/>
            </w:tcBorders>
          </w:tcPr>
          <w:p w14:paraId="0F7F45D2"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p>
          <w:p w14:paraId="0F7F45D3"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allowed values=</w:t>
            </w:r>
          </w:p>
          <w:p w14:paraId="0F7F45D4" w14:textId="77777777" w:rsidR="001938BC" w:rsidRDefault="001938BC" w:rsidP="001938BC">
            <w:pPr>
              <w:keepNext/>
              <w:tabs>
                <w:tab w:val="left" w:pos="2160"/>
                <w:tab w:val="left" w:pos="2700"/>
                <w:tab w:val="left" w:pos="3420"/>
                <w:tab w:val="left" w:pos="3780"/>
                <w:tab w:val="left" w:pos="5760"/>
                <w:tab w:val="left" w:pos="7212"/>
              </w:tabs>
              <w:spacing w:after="0"/>
              <w:rPr>
                <w:rFonts w:eastAsia="Times New Roman"/>
                <w:sz w:val="14"/>
                <w:szCs w:val="14"/>
              </w:rPr>
            </w:pPr>
            <w:r>
              <w:rPr>
                <w:rFonts w:eastAsia="Times New Roman"/>
                <w:sz w:val="14"/>
                <w:szCs w:val="14"/>
              </w:rPr>
              <w:t xml:space="preserve">DHW, </w:t>
            </w:r>
          </w:p>
          <w:p w14:paraId="0F7F45D5"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Combined Hydronic,</w:t>
            </w:r>
          </w:p>
          <w:p w14:paraId="0F7F45D6"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&gt;&gt;</w:t>
            </w:r>
          </w:p>
        </w:tc>
        <w:tc>
          <w:tcPr>
            <w:tcW w:w="901" w:type="dxa"/>
            <w:tcBorders>
              <w:top w:val="single" w:sz="4" w:space="0" w:color="auto"/>
              <w:left w:val="single" w:sz="4" w:space="0" w:color="auto"/>
              <w:bottom w:val="single" w:sz="4" w:space="0" w:color="auto"/>
              <w:right w:val="single" w:sz="4" w:space="0" w:color="auto"/>
            </w:tcBorders>
          </w:tcPr>
          <w:p w14:paraId="0F7F45D7"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p>
          <w:p w14:paraId="0F7F45D8" w14:textId="77777777" w:rsidR="001938BC" w:rsidRPr="00726561"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Allowed values =</w:t>
            </w:r>
          </w:p>
          <w:p w14:paraId="0F7F45D9" w14:textId="064D6A8E" w:rsidR="001938BC" w:rsidRPr="0082211E" w:rsidRDefault="001938BC" w:rsidP="0019229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w:t>
            </w:r>
            <w:ins w:id="11" w:author="Michael Ken Shewmaker" w:date="2017-08-02T15:51:00Z">
              <w:r w:rsidR="00192296">
                <w:rPr>
                  <w:rFonts w:eastAsia="Times New Roman"/>
                  <w:sz w:val="14"/>
                  <w:szCs w:val="14"/>
                </w:rPr>
                <w:t>,</w:t>
              </w:r>
            </w:ins>
            <w:del w:id="12" w:author="Michael Ken Shewmaker" w:date="2017-08-02T15:51:00Z">
              <w:r w:rsidRPr="00ED0648" w:rsidDel="00192296">
                <w:rPr>
                  <w:rFonts w:eastAsia="Times New Roman"/>
                  <w:sz w:val="14"/>
                  <w:szCs w:val="14"/>
                </w:rPr>
                <w:delText xml:space="preserve"> or</w:delText>
              </w:r>
            </w:del>
            <w:r w:rsidRPr="00ED0648">
              <w:rPr>
                <w:rFonts w:eastAsia="Times New Roman"/>
                <w:sz w:val="14"/>
                <w:szCs w:val="14"/>
              </w:rPr>
              <w:t xml:space="preserve"> Indirect</w:t>
            </w:r>
            <w:ins w:id="13" w:author="Michael Ken Shewmaker" w:date="2017-08-02T15:51:00Z">
              <w:r w:rsidR="00192296">
                <w:rPr>
                  <w:rFonts w:eastAsia="Times New Roman"/>
                  <w:sz w:val="14"/>
                  <w:szCs w:val="14"/>
                </w:rPr>
                <w:t>, Consumer Instantaneous, Commercial Instantaneous, Consumer Storage, Commercial Storage, Residential-Duty Commercial Storage, or Residential-Duty Commercial Instantaneous</w:t>
              </w:r>
            </w:ins>
            <w:r w:rsidRPr="006D348F">
              <w:rPr>
                <w:rFonts w:eastAsia="Times New Roman"/>
                <w:sz w:val="14"/>
                <w:szCs w:val="14"/>
              </w:rPr>
              <w:t xml:space="preserve"> &gt;&gt;</w:t>
            </w:r>
          </w:p>
        </w:tc>
        <w:tc>
          <w:tcPr>
            <w:tcW w:w="791" w:type="dxa"/>
            <w:tcBorders>
              <w:top w:val="single" w:sz="4" w:space="0" w:color="auto"/>
              <w:left w:val="single" w:sz="4" w:space="0" w:color="auto"/>
              <w:bottom w:val="single" w:sz="4" w:space="0" w:color="auto"/>
              <w:right w:val="single" w:sz="4" w:space="0" w:color="auto"/>
            </w:tcBorders>
          </w:tcPr>
          <w:p w14:paraId="0F7F45DA"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0F7F45DB"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r w:rsidR="00DD7A9E">
              <w:rPr>
                <w:rFonts w:eastAsia="Times New Roman"/>
                <w:sz w:val="14"/>
                <w:szCs w:val="14"/>
              </w:rPr>
              <w:t>N/A is allowed only if Water Heater Type = Small Instantaneous or Large Instantaneous</w:t>
            </w:r>
            <w:r w:rsidR="00DD7A9E" w:rsidRPr="006D348F">
              <w:rPr>
                <w:rFonts w:eastAsia="Times New Roman"/>
                <w:sz w:val="14"/>
                <w:szCs w:val="14"/>
              </w:rPr>
              <w:t xml:space="preserve"> </w:t>
            </w:r>
            <w:r w:rsidRPr="006D348F">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0F7F45DC"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sidRPr="006D348F">
              <w:rPr>
                <w:rFonts w:eastAsia="Times New Roman"/>
                <w:sz w:val="14"/>
                <w:szCs w:val="14"/>
              </w:rPr>
              <w:t>&gt;&gt;</w:t>
            </w:r>
          </w:p>
        </w:tc>
        <w:tc>
          <w:tcPr>
            <w:tcW w:w="685" w:type="dxa"/>
            <w:tcBorders>
              <w:top w:val="single" w:sz="4" w:space="0" w:color="auto"/>
              <w:left w:val="single" w:sz="4" w:space="0" w:color="auto"/>
              <w:bottom w:val="single" w:sz="4" w:space="0" w:color="auto"/>
              <w:right w:val="single" w:sz="4" w:space="0" w:color="auto"/>
            </w:tcBorders>
          </w:tcPr>
          <w:p w14:paraId="0F7F45DD" w14:textId="4A606C45"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w:t>
            </w:r>
            <w:r w:rsidR="00930EB5">
              <w:rPr>
                <w:rFonts w:eastAsia="Times New Roman"/>
                <w:sz w:val="14"/>
                <w:szCs w:val="14"/>
              </w:rPr>
              <w:t xml:space="preserve">if B03 = Heat Pump; then result = NA; Else </w:t>
            </w:r>
            <w:r w:rsidRPr="006D348F">
              <w:rPr>
                <w:rFonts w:eastAsia="Times New Roman"/>
                <w:sz w:val="14"/>
                <w:szCs w:val="14"/>
              </w:rPr>
              <w:t>reference values from CF1R</w:t>
            </w:r>
            <w:r>
              <w:rPr>
                <w:rFonts w:eastAsia="Times New Roman"/>
                <w:sz w:val="14"/>
                <w:szCs w:val="14"/>
              </w:rPr>
              <w:t>.  Allowed values:</w:t>
            </w:r>
          </w:p>
          <w:p w14:paraId="0F7F45DE"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6D348F">
              <w:rPr>
                <w:rFonts w:eastAsia="Times New Roman"/>
                <w:sz w:val="14"/>
                <w:szCs w:val="14"/>
              </w:rPr>
              <w:t xml:space="preserve"> &gt;&gt;</w:t>
            </w:r>
          </w:p>
        </w:tc>
        <w:tc>
          <w:tcPr>
            <w:tcW w:w="720" w:type="dxa"/>
            <w:tcBorders>
              <w:top w:val="single" w:sz="4" w:space="0" w:color="auto"/>
              <w:left w:val="single" w:sz="4" w:space="0" w:color="auto"/>
              <w:bottom w:val="single" w:sz="4" w:space="0" w:color="auto"/>
              <w:right w:val="single" w:sz="4" w:space="0" w:color="auto"/>
            </w:tcBorders>
          </w:tcPr>
          <w:p w14:paraId="0F7F45DF" w14:textId="702668B5"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w:t>
            </w:r>
            <w:r w:rsidR="00930EB5">
              <w:rPr>
                <w:rFonts w:eastAsia="Times New Roman"/>
                <w:sz w:val="14"/>
                <w:szCs w:val="14"/>
              </w:rPr>
              <w:t xml:space="preserve">if B03 = Heat Pump, then result = NA; Else </w:t>
            </w:r>
            <w:r w:rsidRPr="006D348F">
              <w:rPr>
                <w:rFonts w:eastAsia="Times New Roman"/>
                <w:sz w:val="14"/>
                <w:szCs w:val="14"/>
              </w:rPr>
              <w:t>reference values from CF1R &gt;</w:t>
            </w:r>
          </w:p>
        </w:tc>
        <w:tc>
          <w:tcPr>
            <w:tcW w:w="900" w:type="dxa"/>
            <w:tcBorders>
              <w:top w:val="single" w:sz="4" w:space="0" w:color="auto"/>
              <w:left w:val="single" w:sz="4" w:space="0" w:color="auto"/>
              <w:bottom w:val="single" w:sz="4" w:space="0" w:color="auto"/>
              <w:right w:val="single" w:sz="4" w:space="0" w:color="auto"/>
            </w:tcBorders>
          </w:tcPr>
          <w:p w14:paraId="0F7F45E0" w14:textId="77777777" w:rsidR="001938BC" w:rsidRPr="0082211E"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6FED04CA" w14:textId="77777777" w:rsidR="00B93A6C"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82211E">
              <w:rPr>
                <w:rFonts w:eastAsia="Times New Roman"/>
                <w:sz w:val="14"/>
                <w:szCs w:val="14"/>
              </w:rPr>
              <w:t>*Thermal Efficiency</w:t>
            </w:r>
          </w:p>
          <w:p w14:paraId="0F7F45E1" w14:textId="3D9E92D4" w:rsidR="001938BC" w:rsidRPr="0082211E" w:rsidRDefault="00B93A6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*Uniform Energy Factor</w:t>
            </w:r>
            <w:r w:rsidR="001938BC" w:rsidRPr="006D348F">
              <w:rPr>
                <w:rFonts w:eastAsia="Times New Roman"/>
                <w:sz w:val="14"/>
                <w:szCs w:val="14"/>
              </w:rPr>
              <w:t>&gt;&gt;</w:t>
            </w:r>
          </w:p>
        </w:tc>
        <w:tc>
          <w:tcPr>
            <w:tcW w:w="863" w:type="dxa"/>
            <w:tcBorders>
              <w:top w:val="single" w:sz="4" w:space="0" w:color="auto"/>
              <w:left w:val="single" w:sz="4" w:space="0" w:color="auto"/>
              <w:bottom w:val="single" w:sz="4" w:space="0" w:color="auto"/>
              <w:right w:val="single" w:sz="4" w:space="0" w:color="auto"/>
            </w:tcBorders>
          </w:tcPr>
          <w:p w14:paraId="0F7F45E2"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0F7F45E3"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w:t>
            </w:r>
            <w:r w:rsidR="00BE1972">
              <w:rPr>
                <w:rFonts w:eastAsia="Times New Roman"/>
                <w:sz w:val="14"/>
                <w:szCs w:val="14"/>
              </w:rPr>
              <w:t xml:space="preserve"> Values = N/A if water heater type = Small Storage, Heat Pump, Boiler, Large </w:t>
            </w:r>
            <w:r w:rsidR="00BE1972" w:rsidRPr="00ED0648">
              <w:rPr>
                <w:rFonts w:eastAsia="Times New Roman"/>
                <w:sz w:val="14"/>
                <w:szCs w:val="14"/>
              </w:rPr>
              <w:t>Instantaneous,</w:t>
            </w:r>
            <w:r w:rsidR="00BE1972">
              <w:rPr>
                <w:rFonts w:eastAsia="Times New Roman"/>
                <w:sz w:val="14"/>
                <w:szCs w:val="14"/>
              </w:rPr>
              <w:t xml:space="preserve"> </w:t>
            </w:r>
            <w:r w:rsidR="00BE1972" w:rsidRPr="00ED0648">
              <w:rPr>
                <w:rFonts w:eastAsia="Times New Roman"/>
                <w:sz w:val="14"/>
                <w:szCs w:val="14"/>
              </w:rPr>
              <w:t>Small Instantaneous</w:t>
            </w:r>
            <w:r w:rsidR="00BE1972">
              <w:rPr>
                <w:rFonts w:eastAsia="Times New Roman"/>
                <w:sz w:val="14"/>
                <w:szCs w:val="14"/>
              </w:rPr>
              <w:t xml:space="preserve"> or indirect</w:t>
            </w:r>
            <w:r w:rsidRPr="006D348F">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0F7F45E4" w14:textId="77777777" w:rsidR="009563F0" w:rsidRDefault="001938BC" w:rsidP="009563F0">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w:t>
            </w:r>
            <w:r w:rsidR="00BE1972">
              <w:rPr>
                <w:rFonts w:eastAsia="Times New Roman"/>
                <w:sz w:val="14"/>
                <w:szCs w:val="14"/>
              </w:rPr>
              <w:t xml:space="preserve"> Values = N/A if water heater type = Large Storage, Small Storage, Heat Pump, Boiler, Large </w:t>
            </w:r>
            <w:r w:rsidR="00BE1972" w:rsidRPr="00ED0648">
              <w:rPr>
                <w:rFonts w:eastAsia="Times New Roman"/>
                <w:sz w:val="14"/>
                <w:szCs w:val="14"/>
              </w:rPr>
              <w:t xml:space="preserve">Instantaneous, </w:t>
            </w:r>
            <w:r w:rsidR="00BE1972">
              <w:rPr>
                <w:rFonts w:eastAsia="Times New Roman"/>
                <w:sz w:val="14"/>
                <w:szCs w:val="14"/>
              </w:rPr>
              <w:t xml:space="preserve">or </w:t>
            </w:r>
            <w:r w:rsidR="00BE1972" w:rsidRPr="00ED0648">
              <w:rPr>
                <w:rFonts w:eastAsia="Times New Roman"/>
                <w:sz w:val="14"/>
                <w:szCs w:val="14"/>
              </w:rPr>
              <w:t>Small Instantaneous</w:t>
            </w:r>
            <w:r w:rsidRPr="006D348F">
              <w:rPr>
                <w:rFonts w:eastAsia="Times New Roman"/>
                <w:sz w:val="14"/>
                <w:szCs w:val="14"/>
              </w:rPr>
              <w:t xml:space="preserve"> &gt;&gt;</w:t>
            </w:r>
          </w:p>
        </w:tc>
        <w:tc>
          <w:tcPr>
            <w:tcW w:w="2070" w:type="dxa"/>
            <w:tcBorders>
              <w:top w:val="single" w:sz="4" w:space="0" w:color="auto"/>
              <w:left w:val="single" w:sz="4" w:space="0" w:color="auto"/>
              <w:bottom w:val="single" w:sz="4" w:space="0" w:color="auto"/>
              <w:right w:val="single" w:sz="4" w:space="0" w:color="auto"/>
            </w:tcBorders>
          </w:tcPr>
          <w:p w14:paraId="0F7F45E5"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&lt;&lt;reference values from CF1R.  Allowed values are</w:t>
            </w:r>
          </w:p>
          <w:p w14:paraId="0F7F45E6" w14:textId="541E3D46"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 xml:space="preserve"> </w:t>
            </w:r>
            <w:r>
              <w:rPr>
                <w:rFonts w:eastAsia="Times New Roman"/>
                <w:sz w:val="14"/>
                <w:szCs w:val="14"/>
              </w:rPr>
              <w:t xml:space="preserve">*N/A </w:t>
            </w:r>
          </w:p>
          <w:p w14:paraId="0F7F45E7" w14:textId="77777777" w:rsidR="001938BC" w:rsidRDefault="00704E7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w:t>
            </w:r>
          </w:p>
          <w:p w14:paraId="4AF548E9" w14:textId="77777777" w:rsidR="00704E79" w:rsidRDefault="00704E7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 and monitoring;</w:t>
            </w:r>
          </w:p>
          <w:p w14:paraId="3DEFC475" w14:textId="77777777" w:rsidR="00704E79" w:rsidRDefault="00704E7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demand control;</w:t>
            </w:r>
          </w:p>
          <w:p w14:paraId="57CA0978" w14:textId="57151BE8" w:rsidR="00704E79" w:rsidRDefault="00704E7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no control (continuous pumping)</w:t>
            </w:r>
            <w:r w:rsidR="00AF2949">
              <w:rPr>
                <w:rFonts w:eastAsia="Times New Roman"/>
                <w:sz w:val="14"/>
                <w:szCs w:val="14"/>
              </w:rPr>
              <w:t>;</w:t>
            </w:r>
          </w:p>
          <w:p w14:paraId="59EA9441" w14:textId="01857EF0" w:rsidR="00AF2949" w:rsidRDefault="00AF2949"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No loops or recirc pump</w:t>
            </w:r>
          </w:p>
          <w:p w14:paraId="0F7F45F6" w14:textId="093CEBA6" w:rsidR="001938BC" w:rsidRPr="0082211E" w:rsidRDefault="001938BC" w:rsidP="00BD5A3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6D348F">
              <w:rPr>
                <w:rFonts w:eastAsia="Times New Roman"/>
                <w:sz w:val="14"/>
                <w:szCs w:val="14"/>
              </w:rPr>
              <w:t>&gt;&gt;</w:t>
            </w:r>
          </w:p>
        </w:tc>
        <w:tc>
          <w:tcPr>
            <w:tcW w:w="1980" w:type="dxa"/>
            <w:tcBorders>
              <w:top w:val="single" w:sz="4" w:space="0" w:color="auto"/>
              <w:left w:val="single" w:sz="4" w:space="0" w:color="auto"/>
              <w:bottom w:val="single" w:sz="4" w:space="0" w:color="auto"/>
              <w:right w:val="single" w:sz="4" w:space="0" w:color="auto"/>
            </w:tcBorders>
          </w:tcPr>
          <w:p w14:paraId="0F7F45F7"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&lt;&lt;reference values from CF1R</w:t>
            </w:r>
            <w:r>
              <w:rPr>
                <w:rFonts w:eastAsia="Times New Roman"/>
                <w:sz w:val="14"/>
                <w:szCs w:val="14"/>
              </w:rPr>
              <w:t xml:space="preserve"> </w:t>
            </w:r>
          </w:p>
          <w:p w14:paraId="0F7F45F8"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5F9"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0F7F45FA"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5FB"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 xml:space="preserve">HERS-Verified Pipe Insulation </w:t>
            </w:r>
            <w:r>
              <w:rPr>
                <w:rFonts w:eastAsia="Times New Roman"/>
                <w:sz w:val="14"/>
                <w:szCs w:val="14"/>
              </w:rPr>
              <w:t>Credit</w:t>
            </w:r>
          </w:p>
          <w:p w14:paraId="0F7F45FC"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5FD"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0F7F45FE"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5FF"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Compact Hot Water Distribution System </w:t>
            </w:r>
          </w:p>
          <w:p w14:paraId="0F7F4602"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603"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0F7F4604"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605"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Sensor Control </w:t>
            </w:r>
          </w:p>
          <w:p w14:paraId="0F7F4606"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607"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0F7F4608"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0F7F4609"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HERS-Verified Pipe Insulation</w:t>
            </w:r>
          </w:p>
          <w:p w14:paraId="0F7F460C" w14:textId="21B9B9FC" w:rsidR="001938BC" w:rsidRPr="0082211E" w:rsidRDefault="001938BC" w:rsidP="00BD5A3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Credit</w:t>
            </w:r>
            <w:r w:rsidRPr="006D348F">
              <w:rPr>
                <w:rFonts w:eastAsia="Times New Roman"/>
                <w:sz w:val="14"/>
                <w:szCs w:val="14"/>
              </w:rPr>
              <w:t>&gt;&gt;</w:t>
            </w:r>
          </w:p>
        </w:tc>
      </w:tr>
      <w:tr w:rsidR="00A45B6A" w:rsidRPr="0082211E" w14:paraId="0F7F461C" w14:textId="77777777" w:rsidTr="00BF7314">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0F7F460E" w14:textId="17465DB4"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F7F460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F7F4610"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F7F461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1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13"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F7F461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F7F461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F7F461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F7F461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1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F7F4619"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F7F461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F7F461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61D" w14:textId="77777777" w:rsidR="00064F9C" w:rsidRDefault="00064F9C" w:rsidP="00064F9C">
      <w:pPr>
        <w:spacing w:after="0" w:line="240" w:lineRule="auto"/>
        <w:rPr>
          <w:rFonts w:asciiTheme="minorHAnsi" w:hAnsiTheme="minorHAnsi" w:cs="Arial"/>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A45B6A" w:rsidRPr="0082211E" w14:paraId="0F7F4620" w14:textId="77777777" w:rsidTr="00BF7314">
        <w:trPr>
          <w:cantSplit/>
          <w:trHeight w:val="507"/>
        </w:trPr>
        <w:tc>
          <w:tcPr>
            <w:tcW w:w="14598" w:type="dxa"/>
            <w:gridSpan w:val="14"/>
            <w:tcBorders>
              <w:top w:val="single" w:sz="4" w:space="0" w:color="auto"/>
              <w:left w:val="single" w:sz="4" w:space="0" w:color="auto"/>
              <w:bottom w:val="single" w:sz="4" w:space="0" w:color="auto"/>
              <w:right w:val="single" w:sz="4" w:space="0" w:color="auto"/>
            </w:tcBorders>
          </w:tcPr>
          <w:p w14:paraId="0F7F461E" w14:textId="77777777" w:rsidR="00A45B6A" w:rsidRPr="00E65CD8" w:rsidRDefault="001938BC" w:rsidP="00BD5A3B">
            <w:pPr>
              <w:keepNext/>
              <w:spacing w:after="0" w:line="240" w:lineRule="auto"/>
              <w:rPr>
                <w:b/>
                <w:sz w:val="20"/>
              </w:rPr>
            </w:pPr>
            <w:r w:rsidRPr="00E65CD8">
              <w:rPr>
                <w:b/>
                <w:sz w:val="20"/>
              </w:rPr>
              <w:lastRenderedPageBreak/>
              <w:t>C</w:t>
            </w:r>
            <w:r w:rsidR="00A45B6A" w:rsidRPr="00E65CD8">
              <w:rPr>
                <w:b/>
                <w:sz w:val="20"/>
              </w:rPr>
              <w:t xml:space="preserve">. Installed HERS Verified Dwelling Unit Water Heating Systems Information </w:t>
            </w:r>
          </w:p>
          <w:p w14:paraId="0F7F461F" w14:textId="77777777" w:rsidR="00A45B6A" w:rsidRPr="0082211E" w:rsidRDefault="00A45B6A" w:rsidP="00BD5A3B">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Pr>
                <w:sz w:val="18"/>
                <w:szCs w:val="18"/>
              </w:rPr>
              <w:t>B</w:t>
            </w:r>
            <w:r w:rsidRPr="00FB4BFD">
              <w:rPr>
                <w:sz w:val="18"/>
                <w:szCs w:val="18"/>
              </w:rPr>
              <w:t>&gt;&gt;</w:t>
            </w:r>
          </w:p>
        </w:tc>
      </w:tr>
      <w:tr w:rsidR="00A45B6A" w:rsidRPr="0082211E" w14:paraId="0F7F462F" w14:textId="77777777" w:rsidTr="00BF7314">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0F7F462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0F7F462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0F7F4623"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0F7F462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0F7F462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0F7F462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0F7F462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0F7F462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0F7F4629"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0F7F462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0F7F462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0F7F462C"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0F7F462D"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0F7F462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A45B6A" w:rsidRPr="0082211E" w14:paraId="0F7F4643" w14:textId="77777777" w:rsidTr="00BF7314">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0F7F4630"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0F7F463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0F7F463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0F7F4633" w14:textId="6D20BCA7" w:rsidR="00A45B6A" w:rsidRPr="0082211E" w:rsidRDefault="00A45B6A" w:rsidP="00BF7314">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F7314">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0F7F4634"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0F7F4635"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0F7F4636"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0F7F4637"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0F7F4638"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0F7F4639"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0F7F463A"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0F7F463B"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C80B3AA" w14:textId="77777777" w:rsidR="00BF7314"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0F7F463C" w14:textId="4079283F"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0F7F463D"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0F7F463E"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0F7F463F"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0F7F4640"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0F7F4641"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0F7F4642" w14:textId="77777777" w:rsidR="00A45B6A" w:rsidRPr="0082211E"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1938BC" w:rsidRPr="0082211E" w14:paraId="0F7F465B" w14:textId="77777777" w:rsidTr="00BF7314">
        <w:trPr>
          <w:cantSplit/>
          <w:trHeight w:val="246"/>
        </w:trPr>
        <w:tc>
          <w:tcPr>
            <w:tcW w:w="1457" w:type="dxa"/>
            <w:tcBorders>
              <w:top w:val="single" w:sz="4" w:space="0" w:color="auto"/>
              <w:left w:val="single" w:sz="4" w:space="0" w:color="auto"/>
              <w:bottom w:val="single" w:sz="4" w:space="0" w:color="auto"/>
              <w:right w:val="single" w:sz="4" w:space="0" w:color="auto"/>
            </w:tcBorders>
          </w:tcPr>
          <w:p w14:paraId="0F7F4644" w14:textId="77777777" w:rsidR="001938BC" w:rsidRPr="00CD2C84"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lastRenderedPageBreak/>
              <w:t xml:space="preserve">&lt;&lt;reference value from </w:t>
            </w:r>
            <w:r>
              <w:rPr>
                <w:rFonts w:eastAsia="Times New Roman"/>
                <w:sz w:val="14"/>
                <w:szCs w:val="14"/>
              </w:rPr>
              <w:t>B</w:t>
            </w:r>
            <w:r w:rsidRPr="001B0A17">
              <w:rPr>
                <w:rFonts w:eastAsia="Times New Roman"/>
                <w:sz w:val="14"/>
                <w:szCs w:val="14"/>
              </w:rPr>
              <w:t>01&gt;&gt;</w:t>
            </w:r>
          </w:p>
        </w:tc>
        <w:tc>
          <w:tcPr>
            <w:tcW w:w="1080" w:type="dxa"/>
            <w:tcBorders>
              <w:top w:val="single" w:sz="4" w:space="0" w:color="auto"/>
              <w:left w:val="single" w:sz="4" w:space="0" w:color="auto"/>
              <w:bottom w:val="single" w:sz="4" w:space="0" w:color="auto"/>
              <w:right w:val="single" w:sz="4" w:space="0" w:color="auto"/>
            </w:tcBorders>
          </w:tcPr>
          <w:p w14:paraId="0F7F4645"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B02&gt;&gt;</w:t>
            </w:r>
          </w:p>
          <w:p w14:paraId="0F7F4646"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0F7F4647"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0F7F4648" w14:textId="77777777" w:rsidR="001938BC" w:rsidRPr="00CD2C84"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Borders>
              <w:top w:val="single" w:sz="4" w:space="0" w:color="auto"/>
              <w:left w:val="single" w:sz="4" w:space="0" w:color="auto"/>
              <w:bottom w:val="single" w:sz="4" w:space="0" w:color="auto"/>
              <w:right w:val="single" w:sz="4" w:space="0" w:color="auto"/>
            </w:tcBorders>
          </w:tcPr>
          <w:p w14:paraId="0F7F4649"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B03&gt;&gt;</w:t>
            </w:r>
          </w:p>
          <w:p w14:paraId="0F7F464A"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0F7F464B"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B04&gt;&gt;</w:t>
            </w:r>
          </w:p>
          <w:p w14:paraId="0F7F464C"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0F7F464D" w14:textId="77777777" w:rsidR="0025788B" w:rsidRDefault="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proofErr w:type="gramStart"/>
            <w:r w:rsidRPr="0082211E">
              <w:rPr>
                <w:rFonts w:eastAsia="Times New Roman"/>
                <w:sz w:val="14"/>
                <w:szCs w:val="14"/>
              </w:rPr>
              <w:t>user enter</w:t>
            </w:r>
            <w:proofErr w:type="gramEnd"/>
            <w:r w:rsidRPr="0082211E">
              <w:rPr>
                <w:rFonts w:eastAsia="Times New Roman"/>
                <w:sz w:val="14"/>
                <w:szCs w:val="14"/>
              </w:rPr>
              <w:t xml:space="preserve"> number </w:t>
            </w:r>
            <w:proofErr w:type="spellStart"/>
            <w:r w:rsidRPr="0082211E">
              <w:rPr>
                <w:rFonts w:eastAsia="Times New Roman"/>
                <w:sz w:val="14"/>
                <w:szCs w:val="14"/>
              </w:rPr>
              <w:t>xx.x</w:t>
            </w:r>
            <w:proofErr w:type="spellEnd"/>
            <w:r w:rsidR="00DA48EB">
              <w:rPr>
                <w:rFonts w:eastAsia="Times New Roman"/>
                <w:sz w:val="14"/>
                <w:szCs w:val="14"/>
              </w:rPr>
              <w:t>. Value may be N/A if CF1R value is N/A</w:t>
            </w:r>
            <w:r w:rsidR="00DA48EB" w:rsidRPr="0082211E">
              <w:rPr>
                <w:rFonts w:eastAsia="Times New Roman"/>
                <w:sz w:val="14"/>
                <w:szCs w:val="14"/>
              </w:rPr>
              <w:t xml:space="preserve"> </w:t>
            </w:r>
            <w:r w:rsidRPr="0082211E">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0F7F464E"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B06&gt;&gt;</w:t>
            </w:r>
          </w:p>
          <w:p w14:paraId="0F7F464F"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0F7F4650" w14:textId="0C8BD933" w:rsidR="001938BC" w:rsidRPr="00D35CC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35CCC">
              <w:rPr>
                <w:rFonts w:eastAsia="Times New Roman"/>
                <w:sz w:val="14"/>
                <w:szCs w:val="14"/>
              </w:rPr>
              <w:t>&lt;&lt;</w:t>
            </w:r>
            <w:r w:rsidR="00930EB5" w:rsidRPr="00D35CCC">
              <w:rPr>
                <w:rFonts w:eastAsia="Times New Roman"/>
                <w:sz w:val="14"/>
                <w:szCs w:val="14"/>
              </w:rPr>
              <w:t xml:space="preserve">if C03 = Heat Pump, then result -= NA; Else </w:t>
            </w:r>
            <w:r w:rsidRPr="00D35CCC">
              <w:rPr>
                <w:rFonts w:eastAsia="Times New Roman"/>
                <w:sz w:val="14"/>
                <w:szCs w:val="14"/>
              </w:rPr>
              <w:t>reference value from B07&gt;&gt;</w:t>
            </w:r>
          </w:p>
          <w:p w14:paraId="0F7F4651" w14:textId="77777777" w:rsidR="001938BC" w:rsidRPr="00D35CCC"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DB8CA7D" w14:textId="77777777" w:rsidR="00166F6F" w:rsidRPr="003D35D1" w:rsidRDefault="00166F6F" w:rsidP="00166F6F">
            <w:pPr>
              <w:spacing w:after="0"/>
              <w:rPr>
                <w:ins w:id="14" w:author="Shewmaker, Michael@Energy" w:date="2018-03-29T11:25:00Z"/>
                <w:rFonts w:eastAsia="Times New Roman"/>
                <w:sz w:val="14"/>
                <w:szCs w:val="14"/>
              </w:rPr>
            </w:pPr>
            <w:ins w:id="15" w:author="Shewmaker, Michael@Energy" w:date="2018-03-29T11:25:00Z">
              <w:r w:rsidRPr="003D35D1">
                <w:rPr>
                  <w:rFonts w:eastAsia="Times New Roman"/>
                  <w:sz w:val="14"/>
                  <w:szCs w:val="14"/>
                </w:rPr>
                <w:t>&lt;&lt;User input value which must pass the following range tests:</w:t>
              </w:r>
            </w:ins>
          </w:p>
          <w:p w14:paraId="653D20FB" w14:textId="77777777" w:rsidR="00166F6F" w:rsidRPr="003D35D1" w:rsidRDefault="00166F6F" w:rsidP="00166F6F">
            <w:pPr>
              <w:spacing w:after="0"/>
              <w:rPr>
                <w:ins w:id="16" w:author="Shewmaker, Michael@Energy" w:date="2018-03-29T11:25:00Z"/>
                <w:rFonts w:eastAsia="Times New Roman"/>
                <w:sz w:val="14"/>
                <w:szCs w:val="14"/>
              </w:rPr>
            </w:pPr>
            <w:ins w:id="17" w:author="Shewmaker, Michael@Energy" w:date="2018-03-29T11:25:00Z">
              <w:r w:rsidRPr="003D35D1">
                <w:rPr>
                  <w:rFonts w:eastAsia="Times New Roman"/>
                  <w:sz w:val="14"/>
                  <w:szCs w:val="14"/>
                </w:rPr>
                <w:t>If B06 = Natural Gas or Propane, then</w:t>
              </w:r>
            </w:ins>
          </w:p>
          <w:p w14:paraId="75273BE2" w14:textId="77777777" w:rsidR="00166F6F" w:rsidRPr="003D35D1" w:rsidRDefault="00166F6F" w:rsidP="00166F6F">
            <w:pPr>
              <w:spacing w:after="0"/>
              <w:rPr>
                <w:ins w:id="18" w:author="Shewmaker, Michael@Energy" w:date="2018-03-29T11:25:00Z"/>
                <w:rFonts w:eastAsia="Times New Roman"/>
                <w:sz w:val="14"/>
                <w:szCs w:val="14"/>
              </w:rPr>
            </w:pPr>
            <w:ins w:id="19" w:author="Shewmaker, Michael@Energy" w:date="2018-03-29T11:25:00Z">
              <w:r w:rsidRPr="003D35D1">
                <w:rPr>
                  <w:rFonts w:eastAsia="Times New Roman"/>
                  <w:sz w:val="14"/>
                  <w:szCs w:val="14"/>
                </w:rPr>
                <w:t>If B03 = Large Storage</w:t>
              </w:r>
              <w:r>
                <w:rPr>
                  <w:rFonts w:eastAsia="Times New Roman"/>
                  <w:sz w:val="14"/>
                  <w:szCs w:val="14"/>
                </w:rPr>
                <w:t xml:space="preserve"> </w:t>
              </w:r>
              <w:r w:rsidRPr="001471F0">
                <w:rPr>
                  <w:rFonts w:eastAsia="Times New Roman"/>
                  <w:color w:val="FF0000"/>
                  <w:sz w:val="14"/>
                  <w:szCs w:val="14"/>
                  <w:u w:val="single"/>
                </w:rPr>
                <w:t>or Commercial Storage</w:t>
              </w:r>
              <w:r w:rsidRPr="003D35D1">
                <w:rPr>
                  <w:rFonts w:eastAsia="Times New Roman"/>
                  <w:sz w:val="14"/>
                  <w:szCs w:val="14"/>
                </w:rPr>
                <w:t>, then value must be &gt; 75,000 Btu/</w:t>
              </w:r>
              <w:proofErr w:type="spellStart"/>
              <w:r w:rsidRPr="003D35D1">
                <w:rPr>
                  <w:rFonts w:eastAsia="Times New Roman"/>
                  <w:sz w:val="14"/>
                  <w:szCs w:val="14"/>
                </w:rPr>
                <w:t>hr</w:t>
              </w:r>
              <w:proofErr w:type="spellEnd"/>
              <w:r w:rsidRPr="003D35D1">
                <w:rPr>
                  <w:rFonts w:eastAsia="Times New Roman"/>
                  <w:sz w:val="14"/>
                  <w:szCs w:val="14"/>
                </w:rPr>
                <w:t>;</w:t>
              </w:r>
            </w:ins>
          </w:p>
          <w:p w14:paraId="7D315338" w14:textId="77777777" w:rsidR="00166F6F" w:rsidRPr="003D35D1" w:rsidRDefault="00166F6F" w:rsidP="00166F6F">
            <w:pPr>
              <w:spacing w:after="0"/>
              <w:rPr>
                <w:ins w:id="20" w:author="Shewmaker, Michael@Energy" w:date="2018-03-29T11:25:00Z"/>
                <w:rFonts w:eastAsia="Times New Roman"/>
                <w:sz w:val="14"/>
                <w:szCs w:val="14"/>
              </w:rPr>
            </w:pPr>
            <w:ins w:id="21" w:author="Shewmaker, Michael@Energy" w:date="2018-03-29T11:25:00Z">
              <w:r w:rsidRPr="003D35D1">
                <w:rPr>
                  <w:rFonts w:eastAsia="Times New Roman"/>
                  <w:sz w:val="14"/>
                  <w:szCs w:val="14"/>
                </w:rPr>
                <w:t>If B03 = Small Storage</w:t>
              </w:r>
              <w:r>
                <w:rPr>
                  <w:rFonts w:eastAsia="Times New Roman"/>
                  <w:sz w:val="14"/>
                  <w:szCs w:val="14"/>
                </w:rPr>
                <w:t xml:space="preserve"> </w:t>
              </w:r>
              <w:r w:rsidRPr="001471F0">
                <w:rPr>
                  <w:rFonts w:eastAsia="Times New Roman"/>
                  <w:color w:val="FF0000"/>
                  <w:sz w:val="14"/>
                  <w:szCs w:val="14"/>
                  <w:u w:val="single"/>
                </w:rPr>
                <w:t>or Consumer Storage</w:t>
              </w:r>
              <w:r w:rsidRPr="003D35D1">
                <w:rPr>
                  <w:rFonts w:eastAsia="Times New Roman"/>
                  <w:sz w:val="14"/>
                  <w:szCs w:val="14"/>
                </w:rPr>
                <w:t>, then value must be ≤ 75,000 Btu/</w:t>
              </w:r>
              <w:proofErr w:type="spellStart"/>
              <w:r w:rsidRPr="003D35D1">
                <w:rPr>
                  <w:rFonts w:eastAsia="Times New Roman"/>
                  <w:sz w:val="14"/>
                  <w:szCs w:val="14"/>
                </w:rPr>
                <w:t>hr</w:t>
              </w:r>
              <w:proofErr w:type="spellEnd"/>
              <w:r w:rsidRPr="003D35D1">
                <w:rPr>
                  <w:rFonts w:eastAsia="Times New Roman"/>
                  <w:sz w:val="14"/>
                  <w:szCs w:val="14"/>
                </w:rPr>
                <w:t>;</w:t>
              </w:r>
            </w:ins>
          </w:p>
          <w:p w14:paraId="685290CA" w14:textId="77777777" w:rsidR="00166F6F" w:rsidRPr="003D35D1" w:rsidRDefault="00166F6F" w:rsidP="00166F6F">
            <w:pPr>
              <w:spacing w:after="0"/>
              <w:rPr>
                <w:ins w:id="22" w:author="Shewmaker, Michael@Energy" w:date="2018-03-29T11:25:00Z"/>
                <w:rFonts w:eastAsia="Times New Roman"/>
                <w:sz w:val="14"/>
                <w:szCs w:val="14"/>
              </w:rPr>
            </w:pPr>
            <w:ins w:id="23" w:author="Shewmaker, Michael@Energy" w:date="2018-03-29T11:25:00Z">
              <w:r w:rsidRPr="003D35D1">
                <w:rPr>
                  <w:rFonts w:eastAsia="Times New Roman"/>
                  <w:sz w:val="14"/>
                  <w:szCs w:val="14"/>
                </w:rPr>
                <w:t>If B03 = Large Instant</w:t>
              </w:r>
              <w:r>
                <w:rPr>
                  <w:rFonts w:eastAsia="Times New Roman"/>
                  <w:sz w:val="14"/>
                  <w:szCs w:val="14"/>
                </w:rPr>
                <w:t xml:space="preserve"> </w:t>
              </w:r>
              <w:r w:rsidRPr="001471F0">
                <w:rPr>
                  <w:rFonts w:eastAsia="Times New Roman"/>
                  <w:color w:val="FF0000"/>
                  <w:sz w:val="14"/>
                  <w:szCs w:val="14"/>
                  <w:u w:val="single"/>
                </w:rPr>
                <w:t>or Commercial Instant</w:t>
              </w:r>
              <w:r w:rsidRPr="003D35D1">
                <w:rPr>
                  <w:rFonts w:eastAsia="Times New Roman"/>
                  <w:sz w:val="14"/>
                  <w:szCs w:val="14"/>
                </w:rPr>
                <w:t>, then value must be &gt; 200,000 Btu/</w:t>
              </w:r>
              <w:proofErr w:type="spellStart"/>
              <w:r w:rsidRPr="003D35D1">
                <w:rPr>
                  <w:rFonts w:eastAsia="Times New Roman"/>
                  <w:sz w:val="14"/>
                  <w:szCs w:val="14"/>
                </w:rPr>
                <w:t>hr</w:t>
              </w:r>
              <w:proofErr w:type="spellEnd"/>
              <w:r w:rsidRPr="003D35D1">
                <w:rPr>
                  <w:rFonts w:eastAsia="Times New Roman"/>
                  <w:sz w:val="14"/>
                  <w:szCs w:val="14"/>
                </w:rPr>
                <w:t>;</w:t>
              </w:r>
            </w:ins>
          </w:p>
          <w:p w14:paraId="4289828E" w14:textId="77777777" w:rsidR="00166F6F" w:rsidRDefault="00166F6F" w:rsidP="00166F6F">
            <w:pPr>
              <w:spacing w:after="0"/>
              <w:rPr>
                <w:ins w:id="24" w:author="Shewmaker, Michael@Energy" w:date="2018-03-29T11:25:00Z"/>
                <w:rFonts w:eastAsia="Times New Roman"/>
                <w:sz w:val="14"/>
                <w:szCs w:val="14"/>
              </w:rPr>
            </w:pPr>
            <w:ins w:id="25" w:author="Shewmaker, Michael@Energy" w:date="2018-03-29T11:25:00Z">
              <w:r>
                <w:rPr>
                  <w:rFonts w:eastAsia="Times New Roman"/>
                  <w:sz w:val="14"/>
                  <w:szCs w:val="14"/>
                </w:rPr>
                <w:t>I</w:t>
              </w:r>
              <w:r w:rsidRPr="003D35D1">
                <w:rPr>
                  <w:rFonts w:eastAsia="Times New Roman"/>
                  <w:sz w:val="14"/>
                  <w:szCs w:val="14"/>
                </w:rPr>
                <w:t>f B03 = Small Instant</w:t>
              </w:r>
              <w:r>
                <w:rPr>
                  <w:rFonts w:eastAsia="Times New Roman"/>
                  <w:sz w:val="14"/>
                  <w:szCs w:val="14"/>
                </w:rPr>
                <w:t xml:space="preserve"> </w:t>
              </w:r>
              <w:r w:rsidRPr="00DC61E1">
                <w:rPr>
                  <w:rFonts w:eastAsia="Times New Roman"/>
                  <w:color w:val="FF0000"/>
                  <w:sz w:val="14"/>
                  <w:szCs w:val="14"/>
                  <w:u w:val="single"/>
                </w:rPr>
                <w:t>or Consumer Instant</w:t>
              </w:r>
              <w:r w:rsidRPr="003D35D1">
                <w:rPr>
                  <w:rFonts w:eastAsia="Times New Roman"/>
                  <w:sz w:val="14"/>
                  <w:szCs w:val="14"/>
                </w:rPr>
                <w:t>, then value must be ≤ 200,000 Btu/</w:t>
              </w:r>
              <w:proofErr w:type="spellStart"/>
              <w:r w:rsidRPr="003D35D1">
                <w:rPr>
                  <w:rFonts w:eastAsia="Times New Roman"/>
                  <w:sz w:val="14"/>
                  <w:szCs w:val="14"/>
                </w:rPr>
                <w:t>hr</w:t>
              </w:r>
              <w:proofErr w:type="spellEnd"/>
              <w:r w:rsidRPr="003D35D1">
                <w:rPr>
                  <w:rFonts w:eastAsia="Times New Roman"/>
                  <w:sz w:val="14"/>
                  <w:szCs w:val="14"/>
                </w:rPr>
                <w:t>;</w:t>
              </w:r>
            </w:ins>
          </w:p>
          <w:p w14:paraId="30624E04" w14:textId="77777777" w:rsidR="00166F6F" w:rsidRPr="001471F0" w:rsidRDefault="00166F6F" w:rsidP="00166F6F">
            <w:pPr>
              <w:spacing w:after="0"/>
              <w:rPr>
                <w:ins w:id="26" w:author="Shewmaker, Michael@Energy" w:date="2018-03-29T11:25:00Z"/>
                <w:rFonts w:eastAsia="Times New Roman"/>
                <w:sz w:val="14"/>
                <w:szCs w:val="14"/>
                <w:u w:val="single"/>
              </w:rPr>
            </w:pPr>
            <w:ins w:id="27" w:author="Shewmaker, Michael@Energy" w:date="2018-03-29T11:25:00Z">
              <w:r w:rsidRPr="001471F0">
                <w:rPr>
                  <w:rFonts w:eastAsia="Times New Roman"/>
                  <w:color w:val="FF0000"/>
                  <w:sz w:val="14"/>
                  <w:szCs w:val="14"/>
                  <w:u w:val="single"/>
                </w:rPr>
                <w:t xml:space="preserve">Else if B03 = Residential-Duty Commercial Storage, then value must be ≤ </w:t>
              </w:r>
              <w:r>
                <w:rPr>
                  <w:rFonts w:eastAsia="Times New Roman"/>
                  <w:color w:val="FF0000"/>
                  <w:sz w:val="14"/>
                  <w:szCs w:val="14"/>
                  <w:u w:val="single"/>
                </w:rPr>
                <w:t>105</w:t>
              </w:r>
              <w:r w:rsidRPr="001471F0">
                <w:rPr>
                  <w:rFonts w:eastAsia="Times New Roman"/>
                  <w:color w:val="FF0000"/>
                  <w:sz w:val="14"/>
                  <w:szCs w:val="14"/>
                  <w:u w:val="single"/>
                </w:rPr>
                <w:t>,000 Btu/</w:t>
              </w:r>
              <w:proofErr w:type="spellStart"/>
              <w:r w:rsidRPr="001471F0">
                <w:rPr>
                  <w:rFonts w:eastAsia="Times New Roman"/>
                  <w:color w:val="FF0000"/>
                  <w:sz w:val="14"/>
                  <w:szCs w:val="14"/>
                  <w:u w:val="single"/>
                </w:rPr>
                <w:t>hr</w:t>
              </w:r>
              <w:proofErr w:type="spellEnd"/>
              <w:r w:rsidRPr="001471F0">
                <w:rPr>
                  <w:rFonts w:eastAsia="Times New Roman"/>
                  <w:color w:val="FF0000"/>
                  <w:sz w:val="14"/>
                  <w:szCs w:val="14"/>
                  <w:u w:val="single"/>
                </w:rPr>
                <w:t>;</w:t>
              </w:r>
            </w:ins>
          </w:p>
          <w:p w14:paraId="4657AD6B" w14:textId="77777777" w:rsidR="00166F6F" w:rsidRPr="003D35D1" w:rsidRDefault="00166F6F" w:rsidP="00166F6F">
            <w:pPr>
              <w:spacing w:after="0"/>
              <w:rPr>
                <w:ins w:id="28" w:author="Shewmaker, Michael@Energy" w:date="2018-03-29T11:25:00Z"/>
                <w:rFonts w:eastAsia="Times New Roman"/>
                <w:sz w:val="14"/>
                <w:szCs w:val="14"/>
              </w:rPr>
            </w:pPr>
            <w:ins w:id="29" w:author="Shewmaker, Michael@Energy" w:date="2018-03-29T11:25:00Z">
              <w:r w:rsidRPr="003D35D1">
                <w:rPr>
                  <w:rFonts w:eastAsia="Times New Roman"/>
                  <w:sz w:val="14"/>
                  <w:szCs w:val="14"/>
                </w:rPr>
                <w:t>Else if B06 = Electricity, then</w:t>
              </w:r>
            </w:ins>
          </w:p>
          <w:p w14:paraId="2CA4C407" w14:textId="77777777" w:rsidR="00166F6F" w:rsidRPr="003D35D1" w:rsidRDefault="00166F6F" w:rsidP="00166F6F">
            <w:pPr>
              <w:spacing w:after="0"/>
              <w:rPr>
                <w:ins w:id="30" w:author="Shewmaker, Michael@Energy" w:date="2018-03-29T11:25:00Z"/>
                <w:rFonts w:eastAsia="Times New Roman"/>
                <w:sz w:val="14"/>
                <w:szCs w:val="14"/>
              </w:rPr>
            </w:pPr>
            <w:ins w:id="31" w:author="Shewmaker, Michael@Energy" w:date="2018-03-29T11:25:00Z">
              <w:r w:rsidRPr="003D35D1">
                <w:rPr>
                  <w:rFonts w:eastAsia="Times New Roman"/>
                  <w:sz w:val="14"/>
                  <w:szCs w:val="14"/>
                </w:rPr>
                <w:tab/>
                <w:t>If B03 = Large Storage or Large Instant</w:t>
              </w:r>
              <w:r w:rsidRPr="001471F0">
                <w:rPr>
                  <w:rFonts w:eastAsia="Times New Roman"/>
                  <w:color w:val="FF0000"/>
                  <w:sz w:val="14"/>
                  <w:szCs w:val="14"/>
                </w:rPr>
                <w:t xml:space="preserve"> </w:t>
              </w:r>
              <w:r w:rsidRPr="001471F0">
                <w:rPr>
                  <w:rFonts w:eastAsia="Times New Roman"/>
                  <w:color w:val="FF0000"/>
                  <w:sz w:val="14"/>
                  <w:szCs w:val="14"/>
                  <w:u w:val="single"/>
                </w:rPr>
                <w:t>or Commercial Storage or Commercial Instant</w:t>
              </w:r>
              <w:r w:rsidRPr="003D35D1">
                <w:rPr>
                  <w:rFonts w:eastAsia="Times New Roman"/>
                  <w:sz w:val="14"/>
                  <w:szCs w:val="14"/>
                </w:rPr>
                <w:t>, then value must be &gt; 12 kW;</w:t>
              </w:r>
            </w:ins>
          </w:p>
          <w:p w14:paraId="4801186F" w14:textId="77777777" w:rsidR="00166F6F" w:rsidRDefault="00166F6F" w:rsidP="00166F6F">
            <w:pPr>
              <w:spacing w:after="0"/>
              <w:rPr>
                <w:ins w:id="32" w:author="Shewmaker, Michael@Energy" w:date="2018-03-29T11:25:00Z"/>
                <w:rFonts w:eastAsia="Times New Roman"/>
                <w:sz w:val="14"/>
                <w:szCs w:val="14"/>
              </w:rPr>
            </w:pPr>
            <w:ins w:id="33" w:author="Shewmaker, Michael@Energy" w:date="2018-03-29T11:25:00Z">
              <w:r>
                <w:rPr>
                  <w:rFonts w:eastAsia="Times New Roman"/>
                  <w:sz w:val="14"/>
                  <w:szCs w:val="14"/>
                </w:rPr>
                <w:tab/>
              </w:r>
              <w:r w:rsidRPr="003D35D1">
                <w:rPr>
                  <w:rFonts w:eastAsia="Times New Roman"/>
                  <w:sz w:val="14"/>
                  <w:szCs w:val="14"/>
                </w:rPr>
                <w:t>If B03 = Small Storage or Small Instant</w:t>
              </w:r>
              <w:r>
                <w:rPr>
                  <w:rFonts w:eastAsia="Times New Roman"/>
                  <w:sz w:val="14"/>
                  <w:szCs w:val="14"/>
                </w:rPr>
                <w:t xml:space="preserve"> </w:t>
              </w:r>
              <w:r w:rsidRPr="001471F0">
                <w:rPr>
                  <w:rFonts w:eastAsia="Times New Roman"/>
                  <w:color w:val="FF0000"/>
                  <w:sz w:val="14"/>
                  <w:szCs w:val="14"/>
                  <w:u w:val="single"/>
                </w:rPr>
                <w:t>or Consumer Storage or Consumer Instant</w:t>
              </w:r>
              <w:r>
                <w:rPr>
                  <w:rFonts w:eastAsia="Times New Roman"/>
                  <w:color w:val="FF0000"/>
                  <w:sz w:val="14"/>
                  <w:szCs w:val="14"/>
                  <w:u w:val="single"/>
                </w:rPr>
                <w:t xml:space="preserve"> or Heat Pump</w:t>
              </w:r>
              <w:r w:rsidRPr="003D35D1">
                <w:rPr>
                  <w:rFonts w:eastAsia="Times New Roman"/>
                  <w:sz w:val="14"/>
                  <w:szCs w:val="14"/>
                </w:rPr>
                <w:t>, then value must be ≤ 12 kW;</w:t>
              </w:r>
            </w:ins>
          </w:p>
          <w:p w14:paraId="6D1336A2" w14:textId="77777777" w:rsidR="00166F6F" w:rsidRPr="001471F0" w:rsidRDefault="00166F6F" w:rsidP="00166F6F">
            <w:pPr>
              <w:spacing w:after="0"/>
              <w:rPr>
                <w:ins w:id="34" w:author="Shewmaker, Michael@Energy" w:date="2018-03-29T11:25:00Z"/>
                <w:rFonts w:eastAsia="Times New Roman"/>
                <w:sz w:val="14"/>
                <w:szCs w:val="14"/>
                <w:u w:val="single"/>
              </w:rPr>
            </w:pPr>
            <w:ins w:id="35" w:author="Shewmaker, Michael@Energy" w:date="2018-03-29T11:25:00Z">
              <w:r>
                <w:rPr>
                  <w:rFonts w:eastAsia="Times New Roman"/>
                  <w:sz w:val="14"/>
                  <w:szCs w:val="14"/>
                </w:rPr>
                <w:tab/>
              </w:r>
              <w:r w:rsidRPr="001471F0">
                <w:rPr>
                  <w:rFonts w:eastAsia="Times New Roman"/>
                  <w:color w:val="FF0000"/>
                  <w:sz w:val="14"/>
                  <w:szCs w:val="14"/>
                  <w:u w:val="single"/>
                </w:rPr>
                <w:t>Else if B03 = Residential-Duty Commercial Instantaneous, then value must be ≤ 58.6 kW;</w:t>
              </w:r>
            </w:ins>
          </w:p>
          <w:p w14:paraId="1523DCAA" w14:textId="77777777" w:rsidR="00166F6F" w:rsidRPr="003D35D1" w:rsidRDefault="00166F6F" w:rsidP="00166F6F">
            <w:pPr>
              <w:spacing w:after="0"/>
              <w:rPr>
                <w:ins w:id="36" w:author="Shewmaker, Michael@Energy" w:date="2018-03-29T11:25:00Z"/>
                <w:rFonts w:eastAsia="Times New Roman"/>
                <w:sz w:val="14"/>
                <w:szCs w:val="14"/>
              </w:rPr>
            </w:pPr>
            <w:ins w:id="37" w:author="Shewmaker, Michael@Energy" w:date="2018-03-29T11:25:00Z">
              <w:r w:rsidRPr="003D35D1">
                <w:rPr>
                  <w:rFonts w:eastAsia="Times New Roman"/>
                  <w:sz w:val="14"/>
                  <w:szCs w:val="14"/>
                </w:rPr>
                <w:t>End If</w:t>
              </w:r>
            </w:ins>
          </w:p>
          <w:p w14:paraId="1BD52A52" w14:textId="77777777" w:rsidR="00166F6F" w:rsidRDefault="00166F6F" w:rsidP="00166F6F">
            <w:pPr>
              <w:rPr>
                <w:ins w:id="38" w:author="Shewmaker, Michael@Energy" w:date="2018-03-29T11:25:00Z"/>
              </w:rPr>
            </w:pPr>
            <w:ins w:id="39" w:author="Shewmaker, Michael@Energy" w:date="2018-03-29T11:25:00Z">
              <w:r w:rsidRPr="003D35D1">
                <w:rPr>
                  <w:rFonts w:eastAsia="Times New Roman"/>
                  <w:sz w:val="14"/>
                  <w:szCs w:val="14"/>
                </w:rPr>
                <w:t xml:space="preserve">If the value passes range test, it is stored in </w:t>
              </w:r>
              <w:proofErr w:type="spellStart"/>
              <w:r w:rsidRPr="003D35D1">
                <w:rPr>
                  <w:rFonts w:eastAsia="Times New Roman"/>
                  <w:sz w:val="14"/>
                  <w:szCs w:val="14"/>
                </w:rPr>
                <w:t>WaterHeaterElectricFiredRatedInput</w:t>
              </w:r>
              <w:proofErr w:type="spellEnd"/>
              <w:r w:rsidRPr="003D35D1">
                <w:rPr>
                  <w:rFonts w:eastAsia="Times New Roman"/>
                  <w:sz w:val="14"/>
                  <w:szCs w:val="14"/>
                </w:rPr>
                <w:t xml:space="preserve">, if B06 = Electricity. Otherwise the value is stored in </w:t>
              </w:r>
              <w:proofErr w:type="spellStart"/>
              <w:r w:rsidRPr="003D35D1">
                <w:rPr>
                  <w:rFonts w:eastAsia="Times New Roman"/>
                  <w:sz w:val="14"/>
                  <w:szCs w:val="14"/>
                </w:rPr>
                <w:t>WaterHeaterGasFiredRatedInput</w:t>
              </w:r>
              <w:proofErr w:type="spellEnd"/>
              <w:r w:rsidRPr="003D35D1">
                <w:rPr>
                  <w:rFonts w:eastAsia="Times New Roman"/>
                  <w:sz w:val="14"/>
                  <w:szCs w:val="14"/>
                </w:rPr>
                <w:t>&gt;&gt;</w:t>
              </w:r>
            </w:ins>
          </w:p>
          <w:p w14:paraId="0F7F4652" w14:textId="40DD5289" w:rsidR="001938BC" w:rsidRPr="00D35CCC" w:rsidRDefault="001938BC" w:rsidP="007951A4">
            <w:pPr>
              <w:keepNext/>
              <w:tabs>
                <w:tab w:val="left" w:pos="2160"/>
                <w:tab w:val="left" w:pos="2700"/>
                <w:tab w:val="left" w:pos="3420"/>
                <w:tab w:val="left" w:pos="3780"/>
                <w:tab w:val="left" w:pos="5760"/>
                <w:tab w:val="left" w:pos="7212"/>
              </w:tabs>
              <w:spacing w:after="0" w:line="240" w:lineRule="auto"/>
              <w:rPr>
                <w:rFonts w:eastAsia="Times New Roman"/>
                <w:sz w:val="14"/>
                <w:szCs w:val="14"/>
              </w:rPr>
            </w:pPr>
            <w:bookmarkStart w:id="40" w:name="_GoBack"/>
            <w:bookmarkEnd w:id="40"/>
          </w:p>
        </w:tc>
        <w:tc>
          <w:tcPr>
            <w:tcW w:w="900" w:type="dxa"/>
            <w:tcBorders>
              <w:top w:val="single" w:sz="4" w:space="0" w:color="auto"/>
              <w:left w:val="single" w:sz="4" w:space="0" w:color="auto"/>
              <w:bottom w:val="single" w:sz="4" w:space="0" w:color="auto"/>
              <w:right w:val="single" w:sz="4" w:space="0" w:color="auto"/>
            </w:tcBorders>
          </w:tcPr>
          <w:p w14:paraId="0F7F4653" w14:textId="77777777" w:rsidR="001938BC" w:rsidRDefault="001938BC" w:rsidP="001938B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B09&gt;&gt;</w:t>
            </w:r>
          </w:p>
          <w:p w14:paraId="0F7F4654"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0F7F4655" w14:textId="5C7C403D"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00DF49E0">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w:t>
            </w:r>
            <w:r w:rsidRPr="001B0A17">
              <w:rPr>
                <w:rFonts w:eastAsia="Times New Roman"/>
                <w:sz w:val="14"/>
                <w:szCs w:val="14"/>
              </w:rPr>
              <w:t xml:space="preserve">≥ </w:t>
            </w:r>
            <w:r w:rsidRPr="00CD2C84">
              <w:rPr>
                <w:rFonts w:eastAsia="Times New Roman"/>
                <w:sz w:val="14"/>
                <w:szCs w:val="14"/>
              </w:rPr>
              <w:t xml:space="preserve">value in </w:t>
            </w:r>
            <w:r>
              <w:rPr>
                <w:rFonts w:eastAsia="Times New Roman"/>
                <w:sz w:val="14"/>
                <w:szCs w:val="14"/>
              </w:rPr>
              <w:t>B10</w:t>
            </w:r>
            <w:r w:rsidR="00DF49E0">
              <w:rPr>
                <w:rFonts w:eastAsia="Times New Roman"/>
                <w:sz w:val="14"/>
                <w:szCs w:val="14"/>
              </w:rPr>
              <w:t xml:space="preserve"> to comply, else flag non-compliant values and do not allow the doc to be registered</w:t>
            </w:r>
            <w:r w:rsidRPr="00CD2C84">
              <w:rPr>
                <w:rFonts w:eastAsia="Times New Roman"/>
                <w:sz w:val="14"/>
                <w:szCs w:val="14"/>
              </w:rPr>
              <w:t xml:space="preserve"> &gt;&gt;</w:t>
            </w:r>
          </w:p>
        </w:tc>
        <w:tc>
          <w:tcPr>
            <w:tcW w:w="792" w:type="dxa"/>
            <w:tcBorders>
              <w:top w:val="single" w:sz="4" w:space="0" w:color="auto"/>
              <w:left w:val="single" w:sz="4" w:space="0" w:color="auto"/>
              <w:bottom w:val="single" w:sz="4" w:space="0" w:color="auto"/>
              <w:right w:val="single" w:sz="4" w:space="0" w:color="auto"/>
            </w:tcBorders>
          </w:tcPr>
          <w:p w14:paraId="0F7F4656" w14:textId="25B93921" w:rsidR="001938BC" w:rsidRPr="0082211E"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value</w:t>
            </w:r>
            <w:r w:rsidR="00DF49E0">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 value in </w:t>
            </w:r>
            <w:r>
              <w:rPr>
                <w:rFonts w:eastAsia="Times New Roman"/>
                <w:sz w:val="14"/>
                <w:szCs w:val="14"/>
              </w:rPr>
              <w:t>B11</w:t>
            </w:r>
            <w:r w:rsidR="00DF49E0">
              <w:rPr>
                <w:rFonts w:eastAsia="Times New Roman"/>
                <w:sz w:val="14"/>
                <w:szCs w:val="14"/>
              </w:rPr>
              <w:t xml:space="preserve"> to comply, else flag non-compliant values and do not allow the doc to be registered</w:t>
            </w:r>
            <w:r w:rsidR="00DA48EB">
              <w:rPr>
                <w:rFonts w:eastAsia="Times New Roman"/>
                <w:sz w:val="14"/>
                <w:szCs w:val="14"/>
              </w:rPr>
              <w:t>. Value may be N/A if CF1R value is N/A</w:t>
            </w:r>
            <w:r w:rsidRPr="00CD2C8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0F7F4657" w14:textId="792B57FA" w:rsidR="001938BC" w:rsidRDefault="001938BC"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Pr>
                <w:rFonts w:eastAsia="Times New Roman"/>
                <w:sz w:val="14"/>
                <w:szCs w:val="14"/>
              </w:rPr>
              <w:t xml:space="preserve"> value</w:t>
            </w:r>
            <w:r w:rsidR="00DF49E0">
              <w:rPr>
                <w:rFonts w:eastAsia="Times New Roman"/>
                <w:sz w:val="14"/>
                <w:szCs w:val="14"/>
              </w:rPr>
              <w:t>; check value</w:t>
            </w:r>
            <w:r w:rsidRPr="00CD2C84">
              <w:rPr>
                <w:rFonts w:eastAsia="Times New Roman"/>
                <w:sz w:val="14"/>
                <w:szCs w:val="14"/>
              </w:rPr>
              <w:t xml:space="preserve"> must be ≥ value in </w:t>
            </w:r>
            <w:r>
              <w:rPr>
                <w:rFonts w:eastAsia="Times New Roman"/>
                <w:sz w:val="14"/>
                <w:szCs w:val="14"/>
              </w:rPr>
              <w:t>B12</w:t>
            </w:r>
            <w:r w:rsidR="00DF49E0">
              <w:rPr>
                <w:rFonts w:eastAsia="Times New Roman"/>
                <w:sz w:val="14"/>
                <w:szCs w:val="14"/>
              </w:rPr>
              <w:t xml:space="preserve"> to comply, else flag non-compliant values and do not allow the doc to be registered</w:t>
            </w:r>
            <w:r w:rsidR="00DA48EB">
              <w:rPr>
                <w:rFonts w:eastAsia="Times New Roman"/>
                <w:sz w:val="14"/>
                <w:szCs w:val="14"/>
              </w:rPr>
              <w:t>. Value may be N/A if CF1R value is N/A</w:t>
            </w:r>
            <w:r w:rsidRPr="00CD2C84">
              <w:rPr>
                <w:rFonts w:eastAsia="Times New Roman"/>
                <w:sz w:val="14"/>
                <w:szCs w:val="14"/>
              </w:rPr>
              <w:t xml:space="preserve"> &gt;&gt;</w:t>
            </w:r>
          </w:p>
        </w:tc>
        <w:tc>
          <w:tcPr>
            <w:tcW w:w="1980" w:type="dxa"/>
            <w:tcBorders>
              <w:top w:val="single" w:sz="4" w:space="0" w:color="auto"/>
              <w:left w:val="single" w:sz="4" w:space="0" w:color="auto"/>
              <w:bottom w:val="single" w:sz="4" w:space="0" w:color="auto"/>
              <w:right w:val="single" w:sz="4" w:space="0" w:color="auto"/>
            </w:tcBorders>
          </w:tcPr>
          <w:p w14:paraId="0F7F4658"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B13&gt;&gt;</w:t>
            </w:r>
          </w:p>
        </w:tc>
        <w:tc>
          <w:tcPr>
            <w:tcW w:w="2070" w:type="dxa"/>
            <w:tcBorders>
              <w:top w:val="single" w:sz="4" w:space="0" w:color="auto"/>
              <w:left w:val="single" w:sz="4" w:space="0" w:color="auto"/>
              <w:bottom w:val="single" w:sz="4" w:space="0" w:color="auto"/>
              <w:right w:val="single" w:sz="4" w:space="0" w:color="auto"/>
            </w:tcBorders>
          </w:tcPr>
          <w:p w14:paraId="0F7F4659" w14:textId="77777777" w:rsidR="001938BC" w:rsidRDefault="001938BC" w:rsidP="001938BC">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B14&gt;&gt;</w:t>
            </w:r>
          </w:p>
          <w:p w14:paraId="0F7F465A"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1938BC" w:rsidRPr="0082211E" w14:paraId="0F7F466A" w14:textId="77777777" w:rsidTr="00BF7314">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0F7F465C"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F7F465D"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0F7F465E"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0F7F465F"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60"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61"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0F7F4662"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0F7F4663"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0F7F4664"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0F7F4665"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0F7F4666"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0F7F4667"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0F7F4668"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0F7F4669" w14:textId="77777777" w:rsidR="001938BC" w:rsidRPr="0082211E" w:rsidRDefault="001938BC"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66B" w14:textId="77777777" w:rsidR="00DE7A20" w:rsidRDefault="00DE7A20" w:rsidP="00064F9C">
      <w:pPr>
        <w:spacing w:after="0" w:line="240" w:lineRule="auto"/>
        <w:rPr>
          <w:rFonts w:asciiTheme="minorHAnsi" w:hAnsiTheme="minorHAnsi" w:cs="Arial"/>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A45B6A" w:rsidRPr="00C711C6" w14:paraId="0F7F466E" w14:textId="77777777" w:rsidTr="00092950">
        <w:trPr>
          <w:trHeight w:val="327"/>
        </w:trPr>
        <w:tc>
          <w:tcPr>
            <w:tcW w:w="8118" w:type="dxa"/>
            <w:gridSpan w:val="3"/>
            <w:tcBorders>
              <w:top w:val="single" w:sz="4" w:space="0" w:color="auto"/>
              <w:bottom w:val="single" w:sz="4" w:space="0" w:color="auto"/>
            </w:tcBorders>
            <w:vAlign w:val="center"/>
          </w:tcPr>
          <w:p w14:paraId="0F7F466C" w14:textId="77777777" w:rsidR="00A45B6A" w:rsidRDefault="001938BC" w:rsidP="00BD5A3B">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D</w:t>
            </w:r>
            <w:r w:rsidR="00A45B6A" w:rsidRPr="00335E47">
              <w:rPr>
                <w:rFonts w:asciiTheme="minorHAnsi" w:hAnsiTheme="minorHAnsi" w:cs="Arial"/>
                <w:b/>
                <w:sz w:val="20"/>
                <w:szCs w:val="20"/>
              </w:rPr>
              <w:t xml:space="preserve">. </w:t>
            </w:r>
            <w:r w:rsidR="00A45B6A">
              <w:rPr>
                <w:rFonts w:asciiTheme="minorHAnsi" w:hAnsiTheme="minorHAnsi" w:cs="Arial"/>
                <w:b/>
                <w:sz w:val="20"/>
                <w:szCs w:val="20"/>
              </w:rPr>
              <w:t>Installed Water Heater Manufacturer Information</w:t>
            </w:r>
          </w:p>
          <w:p w14:paraId="0F7F466D"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A45B6A" w:rsidRPr="00C711C6" w14:paraId="0F7F4672" w14:textId="77777777" w:rsidTr="00092950">
        <w:trPr>
          <w:trHeight w:val="426"/>
        </w:trPr>
        <w:tc>
          <w:tcPr>
            <w:tcW w:w="1548" w:type="dxa"/>
            <w:tcBorders>
              <w:top w:val="single" w:sz="4" w:space="0" w:color="auto"/>
              <w:bottom w:val="single" w:sz="4" w:space="0" w:color="auto"/>
              <w:right w:val="single" w:sz="4" w:space="0" w:color="auto"/>
            </w:tcBorders>
            <w:vAlign w:val="bottom"/>
          </w:tcPr>
          <w:p w14:paraId="0F7F466F"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tcBorders>
              <w:top w:val="single" w:sz="4" w:space="0" w:color="auto"/>
              <w:left w:val="single" w:sz="4" w:space="0" w:color="auto"/>
              <w:bottom w:val="single" w:sz="4" w:space="0" w:color="auto"/>
              <w:right w:val="single" w:sz="4" w:space="0" w:color="auto"/>
            </w:tcBorders>
            <w:vAlign w:val="bottom"/>
          </w:tcPr>
          <w:p w14:paraId="0F7F4670"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tcBorders>
              <w:top w:val="single" w:sz="4" w:space="0" w:color="auto"/>
              <w:left w:val="single" w:sz="4" w:space="0" w:color="auto"/>
              <w:bottom w:val="single" w:sz="4" w:space="0" w:color="auto"/>
            </w:tcBorders>
            <w:vAlign w:val="bottom"/>
          </w:tcPr>
          <w:p w14:paraId="0F7F4671"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A45B6A" w:rsidRPr="00C711C6" w14:paraId="0F7F4676" w14:textId="77777777" w:rsidTr="00092950">
        <w:trPr>
          <w:trHeight w:val="282"/>
        </w:trPr>
        <w:tc>
          <w:tcPr>
            <w:tcW w:w="1548" w:type="dxa"/>
            <w:tcBorders>
              <w:top w:val="single" w:sz="4" w:space="0" w:color="auto"/>
              <w:bottom w:val="single" w:sz="4" w:space="0" w:color="auto"/>
              <w:right w:val="single" w:sz="4" w:space="0" w:color="auto"/>
            </w:tcBorders>
            <w:vAlign w:val="bottom"/>
          </w:tcPr>
          <w:p w14:paraId="0F7F4673"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tcBorders>
              <w:top w:val="single" w:sz="4" w:space="0" w:color="auto"/>
              <w:left w:val="single" w:sz="4" w:space="0" w:color="auto"/>
              <w:bottom w:val="single" w:sz="4" w:space="0" w:color="auto"/>
              <w:right w:val="single" w:sz="4" w:space="0" w:color="auto"/>
            </w:tcBorders>
            <w:vAlign w:val="bottom"/>
          </w:tcPr>
          <w:p w14:paraId="0F7F4674"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tcBorders>
              <w:top w:val="single" w:sz="4" w:space="0" w:color="auto"/>
              <w:left w:val="single" w:sz="4" w:space="0" w:color="auto"/>
              <w:bottom w:val="single" w:sz="4" w:space="0" w:color="auto"/>
            </w:tcBorders>
            <w:vAlign w:val="bottom"/>
          </w:tcPr>
          <w:p w14:paraId="0F7F4675"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A45B6A" w:rsidRPr="00C711C6" w14:paraId="0F7F467A" w14:textId="77777777" w:rsidTr="00092950">
        <w:trPr>
          <w:trHeight w:val="246"/>
        </w:trPr>
        <w:tc>
          <w:tcPr>
            <w:tcW w:w="1548" w:type="dxa"/>
            <w:tcBorders>
              <w:top w:val="single" w:sz="4" w:space="0" w:color="auto"/>
              <w:bottom w:val="single" w:sz="4" w:space="0" w:color="auto"/>
              <w:right w:val="single" w:sz="4" w:space="0" w:color="auto"/>
            </w:tcBorders>
            <w:vAlign w:val="bottom"/>
          </w:tcPr>
          <w:p w14:paraId="0F7F4677" w14:textId="77777777" w:rsidR="00A45B6A" w:rsidRPr="00C711C6" w:rsidRDefault="00A45B6A" w:rsidP="00F2136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 xml:space="preserve">&lt;&lt;reference value from </w:t>
            </w:r>
            <w:r w:rsidR="00F2136B">
              <w:rPr>
                <w:rFonts w:eastAsia="Times New Roman"/>
                <w:sz w:val="14"/>
                <w:szCs w:val="14"/>
              </w:rPr>
              <w:t>B</w:t>
            </w:r>
            <w:r w:rsidRPr="00CD2C84">
              <w:rPr>
                <w:rFonts w:eastAsia="Times New Roman"/>
                <w:sz w:val="14"/>
                <w:szCs w:val="14"/>
              </w:rPr>
              <w:t>01&gt;&gt;</w:t>
            </w:r>
          </w:p>
        </w:tc>
        <w:tc>
          <w:tcPr>
            <w:tcW w:w="1710" w:type="dxa"/>
            <w:tcBorders>
              <w:top w:val="single" w:sz="4" w:space="0" w:color="auto"/>
              <w:left w:val="single" w:sz="4" w:space="0" w:color="auto"/>
              <w:bottom w:val="single" w:sz="4" w:space="0" w:color="auto"/>
              <w:right w:val="single" w:sz="4" w:space="0" w:color="auto"/>
            </w:tcBorders>
            <w:vAlign w:val="bottom"/>
          </w:tcPr>
          <w:p w14:paraId="0F7F4678"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tcBorders>
              <w:top w:val="single" w:sz="4" w:space="0" w:color="auto"/>
              <w:left w:val="single" w:sz="4" w:space="0" w:color="auto"/>
              <w:bottom w:val="single" w:sz="4" w:space="0" w:color="auto"/>
            </w:tcBorders>
            <w:shd w:val="clear" w:color="auto" w:fill="FFFFFF" w:themeFill="background1"/>
          </w:tcPr>
          <w:p w14:paraId="0F7F4679"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A45B6A" w:rsidRPr="00C711C6" w14:paraId="0F7F467E" w14:textId="77777777" w:rsidTr="00092950">
        <w:trPr>
          <w:trHeight w:val="255"/>
        </w:trPr>
        <w:tc>
          <w:tcPr>
            <w:tcW w:w="1548" w:type="dxa"/>
            <w:tcBorders>
              <w:top w:val="single" w:sz="4" w:space="0" w:color="auto"/>
              <w:bottom w:val="single" w:sz="4" w:space="0" w:color="auto"/>
              <w:right w:val="single" w:sz="4" w:space="0" w:color="auto"/>
            </w:tcBorders>
            <w:vAlign w:val="bottom"/>
          </w:tcPr>
          <w:p w14:paraId="0F7F467B"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tcBorders>
              <w:top w:val="single" w:sz="4" w:space="0" w:color="auto"/>
              <w:left w:val="single" w:sz="4" w:space="0" w:color="auto"/>
              <w:bottom w:val="single" w:sz="4" w:space="0" w:color="auto"/>
              <w:right w:val="single" w:sz="4" w:space="0" w:color="auto"/>
            </w:tcBorders>
            <w:vAlign w:val="bottom"/>
          </w:tcPr>
          <w:p w14:paraId="0F7F467C"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Borders>
              <w:top w:val="single" w:sz="4" w:space="0" w:color="auto"/>
              <w:left w:val="single" w:sz="4" w:space="0" w:color="auto"/>
              <w:bottom w:val="single" w:sz="4" w:space="0" w:color="auto"/>
            </w:tcBorders>
          </w:tcPr>
          <w:p w14:paraId="0F7F467D" w14:textId="77777777" w:rsidR="00A45B6A" w:rsidRPr="00C711C6" w:rsidRDefault="00A45B6A" w:rsidP="00BD5A3B">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0F7F467F" w14:textId="77777777" w:rsidR="008F119E" w:rsidRDefault="008F119E" w:rsidP="00064F9C">
      <w:pPr>
        <w:spacing w:after="0" w:line="240" w:lineRule="auto"/>
        <w:rPr>
          <w:rFonts w:asciiTheme="minorHAnsi" w:hAnsiTheme="minorHAnsi" w:cs="Arial"/>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13054"/>
      </w:tblGrid>
      <w:tr w:rsidR="00A45B6A" w:rsidRPr="00260947" w14:paraId="0F7F4682" w14:textId="77777777" w:rsidTr="00BD5A3B">
        <w:trPr>
          <w:trHeight w:hRule="exact" w:val="288"/>
        </w:trPr>
        <w:tc>
          <w:tcPr>
            <w:tcW w:w="14616" w:type="dxa"/>
            <w:gridSpan w:val="2"/>
            <w:tcBorders>
              <w:top w:val="single" w:sz="4" w:space="0" w:color="auto"/>
              <w:left w:val="single" w:sz="4" w:space="0" w:color="auto"/>
              <w:bottom w:val="single" w:sz="4" w:space="0" w:color="auto"/>
              <w:right w:val="single" w:sz="4" w:space="0" w:color="auto"/>
            </w:tcBorders>
          </w:tcPr>
          <w:p w14:paraId="0F7F4680" w14:textId="5898316A" w:rsidR="00A45B6A" w:rsidRDefault="001938BC" w:rsidP="00BD5A3B">
            <w:pPr>
              <w:keepNext/>
              <w:spacing w:after="60" w:line="240" w:lineRule="auto"/>
              <w:rPr>
                <w:rFonts w:asciiTheme="minorHAnsi" w:hAnsiTheme="minorHAnsi" w:cs="Arial"/>
                <w:b/>
                <w:sz w:val="20"/>
                <w:szCs w:val="20"/>
              </w:rPr>
            </w:pPr>
            <w:r>
              <w:rPr>
                <w:rFonts w:asciiTheme="minorHAnsi" w:hAnsiTheme="minorHAnsi" w:cs="Arial"/>
                <w:b/>
                <w:sz w:val="20"/>
                <w:szCs w:val="20"/>
              </w:rPr>
              <w:lastRenderedPageBreak/>
              <w:t>E</w:t>
            </w:r>
            <w:r w:rsidR="00A45B6A">
              <w:rPr>
                <w:rFonts w:asciiTheme="minorHAnsi" w:hAnsiTheme="minorHAnsi" w:cs="Arial"/>
                <w:b/>
                <w:sz w:val="20"/>
                <w:szCs w:val="20"/>
              </w:rPr>
              <w:t xml:space="preserve">. </w:t>
            </w:r>
            <w:r w:rsidR="00E65CD8" w:rsidRPr="00E65CD8">
              <w:rPr>
                <w:rFonts w:asciiTheme="minorHAnsi" w:hAnsiTheme="minorHAnsi" w:cs="Arial"/>
                <w:b/>
                <w:sz w:val="20"/>
                <w:szCs w:val="20"/>
              </w:rPr>
              <w:t>Mandatory Measures for All Domestic Hot Water Distribution Systems</w:t>
            </w:r>
          </w:p>
          <w:p w14:paraId="0F7F4681"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A45B6A" w:rsidRPr="00D24BC5" w14:paraId="0F7F4685" w14:textId="77777777" w:rsidTr="00E65CD8">
        <w:trPr>
          <w:trHeight w:hRule="exact" w:val="334"/>
          <w:tblHeader/>
        </w:trPr>
        <w:tc>
          <w:tcPr>
            <w:tcW w:w="1562" w:type="dxa"/>
            <w:vAlign w:val="center"/>
          </w:tcPr>
          <w:p w14:paraId="0F7F4683"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1</w:t>
            </w:r>
          </w:p>
        </w:tc>
        <w:tc>
          <w:tcPr>
            <w:tcW w:w="13054" w:type="dxa"/>
            <w:vAlign w:val="center"/>
          </w:tcPr>
          <w:p w14:paraId="0F7F4684"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Equipment shall meet the applicable requirements of the Appliance Efficiency Regulations (Section 110.3(b</w:t>
            </w:r>
            <w:proofErr w:type="gramStart"/>
            <w:r w:rsidRPr="00D24BC5">
              <w:rPr>
                <w:rFonts w:asciiTheme="minorHAnsi" w:hAnsiTheme="minorHAnsi"/>
                <w:sz w:val="20"/>
                <w:szCs w:val="20"/>
              </w:rPr>
              <w:t>)1</w:t>
            </w:r>
            <w:proofErr w:type="gramEnd"/>
            <w:r w:rsidRPr="00D24BC5">
              <w:rPr>
                <w:rFonts w:asciiTheme="minorHAnsi" w:hAnsiTheme="minorHAnsi"/>
                <w:sz w:val="20"/>
                <w:szCs w:val="20"/>
              </w:rPr>
              <w:t>).</w:t>
            </w:r>
          </w:p>
        </w:tc>
      </w:tr>
      <w:tr w:rsidR="00A45B6A" w:rsidRPr="00D24BC5" w14:paraId="0F7F4688" w14:textId="77777777" w:rsidTr="00E65CD8">
        <w:trPr>
          <w:trHeight w:hRule="exact" w:val="352"/>
          <w:tblHeader/>
        </w:trPr>
        <w:tc>
          <w:tcPr>
            <w:tcW w:w="1562" w:type="dxa"/>
            <w:vAlign w:val="center"/>
          </w:tcPr>
          <w:p w14:paraId="0F7F4686"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Pr="00D24BC5">
              <w:rPr>
                <w:rFonts w:asciiTheme="minorHAnsi" w:hAnsiTheme="minorHAnsi" w:cs="Arial"/>
                <w:sz w:val="20"/>
                <w:szCs w:val="20"/>
              </w:rPr>
              <w:t>2</w:t>
            </w:r>
          </w:p>
        </w:tc>
        <w:tc>
          <w:tcPr>
            <w:tcW w:w="13054" w:type="dxa"/>
            <w:vAlign w:val="center"/>
          </w:tcPr>
          <w:p w14:paraId="0F7F4687" w14:textId="171C0056"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24BC5">
              <w:rPr>
                <w:rFonts w:asciiTheme="minorHAnsi" w:hAnsiTheme="minorHAnsi"/>
                <w:sz w:val="20"/>
                <w:szCs w:val="20"/>
              </w:rPr>
              <w:t>Unfired Storage Tanks are insulated with an external R-12</w:t>
            </w:r>
            <w:r w:rsidR="00092950">
              <w:rPr>
                <w:rFonts w:asciiTheme="minorHAnsi" w:hAnsiTheme="minorHAnsi"/>
                <w:sz w:val="20"/>
                <w:szCs w:val="20"/>
              </w:rPr>
              <w:t>,</w:t>
            </w:r>
            <w:r w:rsidRPr="00D24BC5">
              <w:rPr>
                <w:rFonts w:asciiTheme="minorHAnsi" w:hAnsiTheme="minorHAnsi"/>
                <w:sz w:val="20"/>
                <w:szCs w:val="20"/>
              </w:rPr>
              <w:t xml:space="preserve"> or combination of R-16 internal and external Insulation. (Section 110.3(c</w:t>
            </w:r>
            <w:proofErr w:type="gramStart"/>
            <w:r w:rsidRPr="00D24BC5">
              <w:rPr>
                <w:rFonts w:asciiTheme="minorHAnsi" w:hAnsiTheme="minorHAnsi"/>
                <w:sz w:val="20"/>
                <w:szCs w:val="20"/>
              </w:rPr>
              <w:t>)4</w:t>
            </w:r>
            <w:proofErr w:type="gramEnd"/>
            <w:r w:rsidRPr="00D24BC5">
              <w:rPr>
                <w:rFonts w:asciiTheme="minorHAnsi" w:hAnsiTheme="minorHAnsi"/>
                <w:sz w:val="20"/>
                <w:szCs w:val="20"/>
              </w:rPr>
              <w:t>).</w:t>
            </w:r>
          </w:p>
        </w:tc>
      </w:tr>
      <w:tr w:rsidR="00A45B6A" w:rsidRPr="00C93879" w14:paraId="0F7F4695" w14:textId="77777777" w:rsidTr="00BD5A3B">
        <w:trPr>
          <w:trHeight w:val="3932"/>
        </w:trPr>
        <w:tc>
          <w:tcPr>
            <w:tcW w:w="1562" w:type="dxa"/>
            <w:vAlign w:val="center"/>
          </w:tcPr>
          <w:p w14:paraId="0F7F4689" w14:textId="77777777" w:rsidR="00A45B6A" w:rsidRDefault="00A45B6A" w:rsidP="00BD5A3B">
            <w:pPr>
              <w:keepNext/>
              <w:spacing w:after="0"/>
              <w:jc w:val="center"/>
              <w:rPr>
                <w:rFonts w:asciiTheme="minorHAnsi" w:hAnsiTheme="minorHAnsi" w:cs="Arial"/>
                <w:sz w:val="20"/>
                <w:szCs w:val="20"/>
              </w:rPr>
            </w:pPr>
            <w:r>
              <w:rPr>
                <w:rFonts w:asciiTheme="minorHAnsi" w:hAnsiTheme="minorHAnsi" w:cs="Arial"/>
                <w:sz w:val="20"/>
                <w:szCs w:val="20"/>
              </w:rPr>
              <w:t>03</w:t>
            </w:r>
          </w:p>
        </w:tc>
        <w:tc>
          <w:tcPr>
            <w:tcW w:w="13054" w:type="dxa"/>
            <w:vAlign w:val="center"/>
          </w:tcPr>
          <w:p w14:paraId="0F7F468A" w14:textId="0EDB146C" w:rsidR="00A45B6A" w:rsidRDefault="00A45B6A" w:rsidP="00BD5A3B">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5B4893">
              <w:rPr>
                <w:rFonts w:asciiTheme="minorHAnsi" w:hAnsiTheme="minorHAnsi" w:cs="TimesNewRomanPS-BoldMT"/>
                <w:bCs/>
                <w:sz w:val="20"/>
                <w:szCs w:val="20"/>
              </w:rPr>
              <w:t>below</w:t>
            </w:r>
            <w:r>
              <w:rPr>
                <w:rFonts w:asciiTheme="minorHAnsi" w:hAnsiTheme="minorHAnsi" w:cs="TimesNewRomanPS-BoldMT"/>
                <w:bCs/>
                <w:sz w:val="20"/>
                <w:szCs w:val="20"/>
              </w:rPr>
              <w:t>: (RA4.4.1)</w:t>
            </w:r>
          </w:p>
          <w:p w14:paraId="0F7F468B" w14:textId="77777777" w:rsidR="00A45B6A" w:rsidRDefault="00A45B6A" w:rsidP="00A45B6A">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0F7F468C" w14:textId="77777777" w:rsidR="00A45B6A" w:rsidRDefault="00A45B6A" w:rsidP="00A45B6A">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0F7F468D" w14:textId="77777777" w:rsidR="00A45B6A" w:rsidRPr="00253A36" w:rsidRDefault="00A45B6A" w:rsidP="00A45B6A">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0F7F468E" w14:textId="284593A6" w:rsidR="00A45B6A"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w:t>
            </w:r>
            <w:r w:rsidR="00092950">
              <w:rPr>
                <w:rFonts w:asciiTheme="minorHAnsi" w:hAnsiTheme="minorHAnsi" w:cs="TimesNewRomanPS-BoldMT"/>
                <w:bCs/>
                <w:sz w:val="20"/>
                <w:szCs w:val="20"/>
              </w:rPr>
              <w:t>,</w:t>
            </w:r>
            <w:r w:rsidRPr="00524AB7">
              <w:rPr>
                <w:rFonts w:asciiTheme="minorHAnsi" w:hAnsiTheme="minorHAnsi" w:cs="TimesNewRomanPS-BoldMT"/>
                <w:bCs/>
                <w:sz w:val="20"/>
                <w:szCs w:val="20"/>
              </w:rPr>
              <w:t xml:space="preserve"> or between tanks.</w:t>
            </w:r>
          </w:p>
          <w:p w14:paraId="0F7F468F" w14:textId="77777777" w:rsidR="00A45B6A"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0F7F4690" w14:textId="77777777" w:rsidR="00A45B6A" w:rsidRPr="006F2D63"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0F7F4691" w14:textId="77777777" w:rsidR="00A45B6A" w:rsidRDefault="00A45B6A" w:rsidP="00BD5A3B">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0F7F4692" w14:textId="36BEC5D4" w:rsidR="00A45B6A"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Piping installed in interior</w:t>
            </w:r>
            <w:r w:rsidR="00092950">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or exterior</w:t>
            </w:r>
            <w:r w:rsidR="00092950">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walls </w:t>
            </w:r>
            <w:r>
              <w:rPr>
                <w:rFonts w:asciiTheme="minorHAnsi" w:hAnsiTheme="minorHAnsi" w:cs="TimesNewRomanPS-BoldMT"/>
                <w:bCs/>
                <w:sz w:val="20"/>
                <w:szCs w:val="20"/>
              </w:rPr>
              <w:t>that is surrounded on all sides by at least 1 inch of insulation.</w:t>
            </w:r>
          </w:p>
          <w:p w14:paraId="0F7F4693" w14:textId="77777777" w:rsidR="00A45B6A"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0F7F4694" w14:textId="77777777" w:rsidR="00A45B6A" w:rsidRPr="006F2D63" w:rsidRDefault="00A45B6A" w:rsidP="00A45B6A">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A45B6A" w:rsidRPr="00D24BC5" w14:paraId="0F7F4698" w14:textId="77777777" w:rsidTr="00BD5A3B">
        <w:trPr>
          <w:trHeight w:hRule="exact" w:val="518"/>
          <w:tblHeader/>
        </w:trPr>
        <w:tc>
          <w:tcPr>
            <w:tcW w:w="1562" w:type="dxa"/>
            <w:vAlign w:val="center"/>
          </w:tcPr>
          <w:p w14:paraId="0F7F4696"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054" w:type="dxa"/>
            <w:vAlign w:val="center"/>
          </w:tcPr>
          <w:p w14:paraId="0F7F4697" w14:textId="1BF25725"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waterproof and non-crushable casing or sleeve that allows for installation, removal, and replacement of the enclosed pipe and insulation. (Section 150.0(j))</w:t>
            </w:r>
          </w:p>
        </w:tc>
      </w:tr>
      <w:tr w:rsidR="00A45B6A" w:rsidRPr="00D24BC5" w14:paraId="0F7F469B" w14:textId="77777777" w:rsidTr="00E65CD8">
        <w:trPr>
          <w:trHeight w:hRule="exact" w:val="316"/>
          <w:tblHeader/>
        </w:trPr>
        <w:tc>
          <w:tcPr>
            <w:tcW w:w="1562" w:type="dxa"/>
            <w:vAlign w:val="center"/>
          </w:tcPr>
          <w:p w14:paraId="0F7F4699"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05</w:t>
            </w:r>
          </w:p>
        </w:tc>
        <w:tc>
          <w:tcPr>
            <w:tcW w:w="13054" w:type="dxa"/>
            <w:vAlign w:val="center"/>
          </w:tcPr>
          <w:p w14:paraId="0F7F469A"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A45B6A" w:rsidRPr="00D24BC5" w14:paraId="0F7F469E" w14:textId="77777777" w:rsidTr="00BD5A3B">
        <w:trPr>
          <w:trHeight w:hRule="exact" w:val="352"/>
          <w:tblHeader/>
        </w:trPr>
        <w:tc>
          <w:tcPr>
            <w:tcW w:w="1562" w:type="dxa"/>
            <w:vAlign w:val="center"/>
          </w:tcPr>
          <w:p w14:paraId="0F7F469C"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06</w:t>
            </w:r>
          </w:p>
        </w:tc>
        <w:tc>
          <w:tcPr>
            <w:tcW w:w="13054" w:type="dxa"/>
            <w:vAlign w:val="center"/>
          </w:tcPr>
          <w:p w14:paraId="0F7F469D"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A45B6A" w:rsidRPr="00D24BC5" w14:paraId="0F7F46A5" w14:textId="77777777" w:rsidTr="00E65CD8">
        <w:trPr>
          <w:trHeight w:hRule="exact" w:val="1360"/>
          <w:tblHeader/>
        </w:trPr>
        <w:tc>
          <w:tcPr>
            <w:tcW w:w="1562" w:type="dxa"/>
            <w:vAlign w:val="center"/>
          </w:tcPr>
          <w:p w14:paraId="0F7F469F" w14:textId="77777777" w:rsidR="00A45B6A" w:rsidRDefault="007D76B1"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07</w:t>
            </w:r>
          </w:p>
        </w:tc>
        <w:tc>
          <w:tcPr>
            <w:tcW w:w="13054" w:type="dxa"/>
            <w:vAlign w:val="center"/>
          </w:tcPr>
          <w:p w14:paraId="0F7F46A0" w14:textId="77777777" w:rsidR="00A45B6A" w:rsidRDefault="00A45B6A"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b/>
                <w:sz w:val="20"/>
                <w:szCs w:val="20"/>
              </w:rPr>
              <w:t>For Gas or Propane Water Heaters:</w:t>
            </w:r>
            <w:r w:rsidRPr="00D24BC5">
              <w:rPr>
                <w:rFonts w:asciiTheme="minorHAnsi" w:hAnsiTheme="minorHAnsi"/>
                <w:sz w:val="20"/>
                <w:szCs w:val="20"/>
              </w:rPr>
              <w:t xml:space="preserve">  Ensure the following are installed (Section 150.0(n))</w:t>
            </w:r>
          </w:p>
          <w:p w14:paraId="0F7F46A1" w14:textId="77777777" w:rsidR="00A45B6A" w:rsidRDefault="00A45B6A" w:rsidP="00092950">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asciiTheme="minorHAnsi" w:eastAsia="Times New Roman" w:hAnsiTheme="minorHAnsi"/>
                <w:b/>
                <w:sz w:val="20"/>
                <w:szCs w:val="20"/>
              </w:rPr>
            </w:pPr>
            <w:r w:rsidRPr="00D24BC5">
              <w:rPr>
                <w:rFonts w:asciiTheme="minorHAnsi" w:hAnsiTheme="minorHAnsi"/>
                <w:sz w:val="20"/>
                <w:szCs w:val="20"/>
              </w:rPr>
              <w:t>1.  A 120V electrical receptacle is within 3 feet from the water heater and accessible with no obstructions</w:t>
            </w:r>
          </w:p>
          <w:p w14:paraId="0F7F46A2" w14:textId="77777777" w:rsidR="00A45B6A" w:rsidRDefault="00A45B6A" w:rsidP="00092950">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asciiTheme="minorHAnsi" w:eastAsia="Times New Roman" w:hAnsiTheme="minorHAnsi"/>
                <w:b/>
                <w:sz w:val="20"/>
                <w:szCs w:val="20"/>
              </w:rPr>
            </w:pPr>
            <w:r w:rsidRPr="00D24BC5">
              <w:rPr>
                <w:rFonts w:asciiTheme="minorHAnsi" w:hAnsiTheme="minorHAnsi"/>
                <w:sz w:val="20"/>
                <w:szCs w:val="20"/>
              </w:rPr>
              <w:t>2.  A Category III or IV vent, or a  Type B vent with straight pipe between outside and water heater</w:t>
            </w:r>
          </w:p>
          <w:p w14:paraId="0F7F46A3" w14:textId="77777777" w:rsidR="00A45B6A" w:rsidRDefault="00A45B6A" w:rsidP="00092950">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asciiTheme="minorHAnsi" w:eastAsia="Times New Roman" w:hAnsiTheme="minorHAnsi"/>
                <w:b/>
                <w:sz w:val="20"/>
                <w:szCs w:val="20"/>
              </w:rPr>
            </w:pPr>
            <w:r w:rsidRPr="00D24BC5">
              <w:rPr>
                <w:rFonts w:asciiTheme="minorHAnsi" w:hAnsiTheme="minorHAnsi"/>
                <w:sz w:val="20"/>
                <w:szCs w:val="20"/>
              </w:rPr>
              <w:t xml:space="preserve">3.  A condensate drain no more than 2 inches higher than the base on water heater for natural draining </w:t>
            </w:r>
          </w:p>
          <w:p w14:paraId="0F7F46A4" w14:textId="3B05DF50" w:rsidR="00A45B6A" w:rsidRDefault="00A45B6A" w:rsidP="00092950">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28"/>
              <w:rPr>
                <w:rFonts w:asciiTheme="minorHAnsi" w:eastAsia="Times New Roman" w:hAnsiTheme="minorHAnsi"/>
                <w:b/>
                <w:sz w:val="20"/>
                <w:szCs w:val="20"/>
              </w:rPr>
            </w:pPr>
            <w:r w:rsidRPr="00D24BC5">
              <w:rPr>
                <w:rFonts w:asciiTheme="minorHAnsi" w:hAnsiTheme="minorHAnsi"/>
                <w:sz w:val="20"/>
                <w:szCs w:val="20"/>
              </w:rPr>
              <w:t>4.  A gas supply line with capacity of at least 200,000 Btu/</w:t>
            </w:r>
            <w:proofErr w:type="spellStart"/>
            <w:r w:rsidR="00092950">
              <w:rPr>
                <w:rFonts w:asciiTheme="minorHAnsi" w:hAnsiTheme="minorHAnsi"/>
                <w:sz w:val="20"/>
                <w:szCs w:val="20"/>
              </w:rPr>
              <w:t>h</w:t>
            </w:r>
            <w:r w:rsidRPr="00D24BC5">
              <w:rPr>
                <w:rFonts w:asciiTheme="minorHAnsi" w:hAnsiTheme="minorHAnsi"/>
                <w:sz w:val="20"/>
                <w:szCs w:val="20"/>
              </w:rPr>
              <w:t>r</w:t>
            </w:r>
            <w:proofErr w:type="spellEnd"/>
          </w:p>
        </w:tc>
      </w:tr>
      <w:tr w:rsidR="00A45B6A" w:rsidRPr="00260947" w14:paraId="0F7F46A7" w14:textId="77777777" w:rsidTr="00E65CD8">
        <w:trPr>
          <w:trHeight w:hRule="exact" w:val="361"/>
          <w:tblHeader/>
        </w:trPr>
        <w:tc>
          <w:tcPr>
            <w:tcW w:w="14616" w:type="dxa"/>
            <w:gridSpan w:val="2"/>
            <w:vAlign w:val="center"/>
          </w:tcPr>
          <w:p w14:paraId="0F7F46A6" w14:textId="77777777" w:rsidR="009269B2" w:rsidRDefault="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0F7F46A8" w14:textId="77777777" w:rsidR="008F119E" w:rsidRDefault="008F119E" w:rsidP="00064F9C">
      <w:pPr>
        <w:spacing w:after="0" w:line="240" w:lineRule="auto"/>
        <w:rPr>
          <w:rFonts w:asciiTheme="minorHAnsi" w:hAnsiTheme="minorHAnsi" w:cs="Arial"/>
          <w:sz w:val="20"/>
          <w:szCs w:val="20"/>
        </w:rPr>
      </w:pPr>
    </w:p>
    <w:p w14:paraId="7D07AA51" w14:textId="77777777" w:rsidR="00E65CD8" w:rsidRDefault="00E65CD8">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
        <w:gridCol w:w="13790"/>
      </w:tblGrid>
      <w:tr w:rsidR="000E1685" w:rsidRPr="006D2E42" w14:paraId="0F7F46AF" w14:textId="77777777" w:rsidTr="00F96517">
        <w:trPr>
          <w:trHeight w:hRule="exact" w:val="982"/>
          <w:tblHeader/>
        </w:trPr>
        <w:tc>
          <w:tcPr>
            <w:tcW w:w="14616" w:type="dxa"/>
            <w:gridSpan w:val="2"/>
            <w:tcBorders>
              <w:bottom w:val="single" w:sz="4" w:space="0" w:color="auto"/>
            </w:tcBorders>
          </w:tcPr>
          <w:p w14:paraId="0F7F46AB" w14:textId="77777777" w:rsidR="000E1685" w:rsidRDefault="001938BC" w:rsidP="000E1685">
            <w:pPr>
              <w:spacing w:after="0" w:line="240" w:lineRule="auto"/>
              <w:rPr>
                <w:rFonts w:asciiTheme="minorHAnsi" w:hAnsiTheme="minorHAnsi" w:cs="Arial"/>
                <w:b/>
                <w:sz w:val="20"/>
                <w:szCs w:val="20"/>
              </w:rPr>
            </w:pPr>
            <w:r>
              <w:rPr>
                <w:rFonts w:asciiTheme="minorHAnsi" w:hAnsiTheme="minorHAnsi"/>
                <w:b/>
                <w:sz w:val="20"/>
                <w:szCs w:val="20"/>
              </w:rPr>
              <w:lastRenderedPageBreak/>
              <w:t>F</w:t>
            </w:r>
            <w:r w:rsidR="000E1685" w:rsidRPr="006D2E42">
              <w:rPr>
                <w:rFonts w:asciiTheme="minorHAnsi" w:hAnsiTheme="minorHAnsi"/>
                <w:b/>
                <w:sz w:val="20"/>
                <w:szCs w:val="20"/>
              </w:rPr>
              <w:t xml:space="preserve">. HERS-Verified Pipe Insulation </w:t>
            </w:r>
            <w:r w:rsidR="0065796D">
              <w:rPr>
                <w:rFonts w:asciiTheme="minorHAnsi" w:hAnsiTheme="minorHAnsi"/>
                <w:b/>
                <w:sz w:val="20"/>
                <w:szCs w:val="20"/>
              </w:rPr>
              <w:t>Credit</w:t>
            </w:r>
            <w:r>
              <w:rPr>
                <w:rFonts w:asciiTheme="minorHAnsi" w:hAnsiTheme="minorHAnsi"/>
                <w:b/>
                <w:sz w:val="20"/>
                <w:szCs w:val="20"/>
              </w:rPr>
              <w:t xml:space="preserve"> </w:t>
            </w:r>
            <w:r>
              <w:rPr>
                <w:rFonts w:asciiTheme="minorHAnsi" w:hAnsiTheme="minorHAnsi" w:cs="Arial"/>
                <w:b/>
                <w:sz w:val="20"/>
                <w:szCs w:val="20"/>
              </w:rPr>
              <w:t>Requirements</w:t>
            </w:r>
          </w:p>
          <w:p w14:paraId="0F7F46AC" w14:textId="5126E62F" w:rsidR="00A82A43" w:rsidRPr="00A82A43" w:rsidRDefault="001938BC" w:rsidP="00A82A4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092950">
              <w:rPr>
                <w:rFonts w:asciiTheme="minorHAnsi" w:hAnsiTheme="minorHAnsi"/>
                <w:sz w:val="20"/>
                <w:szCs w:val="20"/>
              </w:rPr>
              <w:t>.</w:t>
            </w:r>
          </w:p>
          <w:p w14:paraId="0F7F46AD" w14:textId="77777777" w:rsidR="007305A1" w:rsidRPr="006D2E42" w:rsidRDefault="007305A1" w:rsidP="000E1685">
            <w:pPr>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F96517">
              <w:rPr>
                <w:rFonts w:asciiTheme="minorHAnsi" w:hAnsiTheme="minorHAnsi" w:cs="Arial"/>
                <w:sz w:val="20"/>
                <w:szCs w:val="20"/>
              </w:rPr>
              <w:t xml:space="preserve"> there are no systems in column B14 that have a value =</w:t>
            </w:r>
            <w:r w:rsidR="00F4590C">
              <w:rPr>
                <w:rFonts w:asciiTheme="minorHAnsi" w:hAnsiTheme="minorHAnsi" w:cs="Arial"/>
                <w:sz w:val="20"/>
                <w:szCs w:val="20"/>
              </w:rPr>
              <w:t xml:space="preserve"> “</w:t>
            </w:r>
            <w:r w:rsidR="00A82A43" w:rsidRPr="00A82A43">
              <w:rPr>
                <w:rFonts w:asciiTheme="minorHAnsi" w:hAnsiTheme="minorHAnsi" w:cs="Arial"/>
                <w:sz w:val="20"/>
                <w:szCs w:val="20"/>
              </w:rPr>
              <w:t xml:space="preserve">HERS-Verified Pipe Insulation </w:t>
            </w:r>
            <w:r w:rsidR="0065796D">
              <w:rPr>
                <w:rFonts w:asciiTheme="minorHAnsi" w:hAnsiTheme="minorHAnsi" w:cs="Arial"/>
                <w:sz w:val="20"/>
                <w:szCs w:val="20"/>
              </w:rPr>
              <w:t>Credit</w:t>
            </w:r>
            <w:r w:rsidR="00F4590C">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Pr="00C24D1F">
              <w:rPr>
                <w:sz w:val="20"/>
                <w:szCs w:val="20"/>
              </w:rPr>
              <w:t>&gt;&gt;</w:t>
            </w:r>
          </w:p>
          <w:p w14:paraId="0F7F46AE" w14:textId="77777777" w:rsidR="000E1685"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7305A1" w:rsidRPr="006D2E42" w14:paraId="0F7F46B2" w14:textId="77777777" w:rsidTr="00E65CD8">
        <w:trPr>
          <w:trHeight w:hRule="exact" w:val="361"/>
          <w:tblHeader/>
        </w:trPr>
        <w:tc>
          <w:tcPr>
            <w:tcW w:w="826" w:type="dxa"/>
            <w:vAlign w:val="center"/>
          </w:tcPr>
          <w:p w14:paraId="0F7F46B0" w14:textId="77777777" w:rsidR="007305A1" w:rsidRPr="006D2E42" w:rsidRDefault="007305A1"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90" w:type="dxa"/>
            <w:vAlign w:val="center"/>
          </w:tcPr>
          <w:p w14:paraId="0F7F46B1" w14:textId="77777777" w:rsidR="00B614D3" w:rsidRDefault="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sidR="00CC3747">
              <w:rPr>
                <w:rFonts w:asciiTheme="minorHAnsi" w:hAnsiTheme="minorHAnsi"/>
                <w:sz w:val="20"/>
                <w:szCs w:val="20"/>
              </w:rPr>
              <w:t xml:space="preserve"> (RA 4.4.14)</w:t>
            </w:r>
          </w:p>
        </w:tc>
      </w:tr>
      <w:tr w:rsidR="000E1685" w:rsidRPr="000E1685" w14:paraId="0F7F46B5" w14:textId="77777777" w:rsidTr="00DE7A20">
        <w:trPr>
          <w:trHeight w:hRule="exact" w:val="288"/>
          <w:tblHeader/>
        </w:trPr>
        <w:tc>
          <w:tcPr>
            <w:tcW w:w="146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E1685" w:rsidRDefault="000E1685" w:rsidP="00AE6068">
            <w:pPr>
              <w:spacing w:after="0" w:line="240" w:lineRule="auto"/>
              <w:rPr>
                <w:rFonts w:asciiTheme="minorHAnsi" w:hAnsiTheme="minorHAnsi"/>
                <w:b/>
                <w:sz w:val="18"/>
                <w:szCs w:val="18"/>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p w14:paraId="0F7F46B4" w14:textId="77777777" w:rsidR="000E1685" w:rsidRPr="000E1685" w:rsidRDefault="000E1685" w:rsidP="00AE6068">
            <w:pPr>
              <w:spacing w:after="0" w:line="240" w:lineRule="auto"/>
              <w:rPr>
                <w:rFonts w:asciiTheme="minorHAnsi" w:hAnsiTheme="minorHAnsi"/>
                <w:b/>
                <w:sz w:val="18"/>
                <w:szCs w:val="18"/>
              </w:rPr>
            </w:pPr>
          </w:p>
        </w:tc>
      </w:tr>
    </w:tbl>
    <w:p w14:paraId="0F7F46B6" w14:textId="77777777" w:rsidR="000E1685" w:rsidRDefault="000E1685" w:rsidP="000E1685">
      <w:pPr>
        <w:spacing w:after="0"/>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13787"/>
        <w:gridCol w:w="15"/>
      </w:tblGrid>
      <w:tr w:rsidR="00064F9C" w:rsidRPr="006D2E42" w14:paraId="0F7F46BA" w14:textId="77777777" w:rsidTr="00F96517">
        <w:trPr>
          <w:gridAfter w:val="1"/>
          <w:wAfter w:w="11" w:type="dxa"/>
          <w:trHeight w:hRule="exact" w:val="802"/>
          <w:tblHeader/>
        </w:trPr>
        <w:tc>
          <w:tcPr>
            <w:tcW w:w="11016" w:type="dxa"/>
            <w:gridSpan w:val="2"/>
            <w:tcBorders>
              <w:bottom w:val="single" w:sz="4" w:space="0" w:color="auto"/>
            </w:tcBorders>
          </w:tcPr>
          <w:p w14:paraId="0F7F46B7" w14:textId="77777777" w:rsidR="00064F9C" w:rsidRDefault="001938BC"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G</w:t>
            </w:r>
            <w:r w:rsidR="00064F9C">
              <w:rPr>
                <w:rFonts w:asciiTheme="minorHAnsi" w:hAnsiTheme="minorHAnsi"/>
                <w:b/>
                <w:sz w:val="20"/>
                <w:szCs w:val="20"/>
              </w:rPr>
              <w:t xml:space="preserve">. </w:t>
            </w:r>
            <w:r w:rsidR="00064F9C"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0F7F46B8" w14:textId="5C5979E1" w:rsidR="001938BC" w:rsidRDefault="001938BC"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r w:rsidR="00092950">
              <w:rPr>
                <w:rFonts w:asciiTheme="minorHAnsi" w:hAnsiTheme="minorHAnsi"/>
                <w:sz w:val="20"/>
                <w:szCs w:val="20"/>
              </w:rPr>
              <w:t>.</w:t>
            </w:r>
          </w:p>
          <w:p w14:paraId="0F7F46B9" w14:textId="77777777" w:rsidR="009269B2" w:rsidRDefault="007305A1" w:rsidP="00F459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 xml:space="preserve">&lt;&lt;If </w:t>
            </w:r>
            <w:r w:rsidR="00F96517">
              <w:rPr>
                <w:rFonts w:asciiTheme="minorHAnsi" w:hAnsiTheme="minorHAnsi" w:cs="Arial"/>
                <w:sz w:val="20"/>
                <w:szCs w:val="20"/>
              </w:rPr>
              <w:t>there are no systems in column B14 that have a value =</w:t>
            </w:r>
            <w:r w:rsidR="00F4590C">
              <w:rPr>
                <w:rFonts w:asciiTheme="minorHAnsi" w:hAnsiTheme="minorHAnsi" w:cs="Arial"/>
                <w:sz w:val="20"/>
                <w:szCs w:val="20"/>
              </w:rPr>
              <w:t xml:space="preserve"> “</w:t>
            </w:r>
            <w:r w:rsidR="00A82A43" w:rsidRPr="00A82A43">
              <w:rPr>
                <w:rFonts w:asciiTheme="minorHAnsi" w:hAnsiTheme="minorHAnsi" w:cs="Arial"/>
                <w:sz w:val="20"/>
                <w:szCs w:val="20"/>
              </w:rPr>
              <w:t>HERS-Verified Parallel Piping</w:t>
            </w:r>
            <w:r w:rsidR="00F4590C">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Pr="00C24D1F">
              <w:rPr>
                <w:sz w:val="20"/>
                <w:szCs w:val="20"/>
              </w:rPr>
              <w:t>&gt;&gt;</w:t>
            </w:r>
          </w:p>
        </w:tc>
      </w:tr>
      <w:tr w:rsidR="00CC3747" w:rsidRPr="006D2E42" w14:paraId="0F7F46BD" w14:textId="77777777" w:rsidTr="007305A1">
        <w:trPr>
          <w:trHeight w:hRule="exact" w:val="288"/>
          <w:tblHeader/>
        </w:trPr>
        <w:tc>
          <w:tcPr>
            <w:tcW w:w="625" w:type="dxa"/>
            <w:vAlign w:val="center"/>
          </w:tcPr>
          <w:p w14:paraId="0F7F46BB"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0402" w:type="dxa"/>
            <w:gridSpan w:val="2"/>
            <w:vAlign w:val="center"/>
          </w:tcPr>
          <w:p w14:paraId="0F7F46BC"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CC3747" w:rsidRPr="006D2E42" w14:paraId="0F7F46C0" w14:textId="77777777" w:rsidTr="007305A1">
        <w:trPr>
          <w:trHeight w:hRule="exact" w:val="288"/>
          <w:tblHeader/>
        </w:trPr>
        <w:tc>
          <w:tcPr>
            <w:tcW w:w="625" w:type="dxa"/>
            <w:vAlign w:val="center"/>
          </w:tcPr>
          <w:p w14:paraId="0F7F46BE"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0402" w:type="dxa"/>
            <w:gridSpan w:val="2"/>
            <w:vAlign w:val="center"/>
          </w:tcPr>
          <w:p w14:paraId="0F7F46BF"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CC3747" w:rsidRPr="006D2E42" w14:paraId="0F7F46C3" w14:textId="77777777" w:rsidTr="00E65CD8">
        <w:trPr>
          <w:trHeight w:hRule="exact" w:val="532"/>
          <w:tblHeader/>
        </w:trPr>
        <w:tc>
          <w:tcPr>
            <w:tcW w:w="625" w:type="dxa"/>
            <w:vAlign w:val="center"/>
          </w:tcPr>
          <w:p w14:paraId="0F7F46C1"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0402" w:type="dxa"/>
            <w:gridSpan w:val="2"/>
            <w:vAlign w:val="center"/>
          </w:tcPr>
          <w:p w14:paraId="0F7F46C2"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CC3747" w:rsidRPr="006D2E42" w14:paraId="0F7F46C6" w14:textId="77777777" w:rsidTr="00E65CD8">
        <w:trPr>
          <w:trHeight w:hRule="exact" w:val="541"/>
          <w:tblHeader/>
        </w:trPr>
        <w:tc>
          <w:tcPr>
            <w:tcW w:w="625" w:type="dxa"/>
            <w:vAlign w:val="center"/>
          </w:tcPr>
          <w:p w14:paraId="0F7F46C4"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0402" w:type="dxa"/>
            <w:gridSpan w:val="2"/>
            <w:vAlign w:val="center"/>
          </w:tcPr>
          <w:p w14:paraId="0F7F46C5" w14:textId="3071ED84" w:rsidR="00CC3747" w:rsidRPr="006D2E42"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092950">
              <w:rPr>
                <w:rFonts w:asciiTheme="minorHAnsi" w:hAnsiTheme="minorHAnsi"/>
                <w:sz w:val="20"/>
                <w:szCs w:val="20"/>
              </w:rPr>
              <w:t>2</w:t>
            </w:r>
            <w:r w:rsidRPr="006D2E42">
              <w:rPr>
                <w:rFonts w:asciiTheme="minorHAnsi" w:hAnsiTheme="minorHAnsi"/>
                <w:sz w:val="20"/>
                <w:szCs w:val="20"/>
              </w:rPr>
              <w:t xml:space="preserve"> 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092950">
              <w:rPr>
                <w:rFonts w:asciiTheme="minorHAnsi" w:hAnsiTheme="minorHAnsi"/>
                <w:sz w:val="20"/>
                <w:szCs w:val="20"/>
              </w:rPr>
              <w:t>6</w:t>
            </w:r>
            <w:r w:rsidRPr="00CC3747">
              <w:rPr>
                <w:rFonts w:asciiTheme="minorHAnsi" w:hAnsiTheme="minorHAnsi"/>
                <w:sz w:val="20"/>
                <w:szCs w:val="20"/>
              </w:rPr>
              <w:t xml:space="preserve"> 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0E1685" w:rsidRPr="000E1685" w14:paraId="0F7F46C9" w14:textId="77777777" w:rsidTr="007305A1">
        <w:trPr>
          <w:gridAfter w:val="1"/>
          <w:wAfter w:w="11" w:type="dxa"/>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C7" w14:textId="77777777" w:rsidR="000E1685" w:rsidRPr="000E1685"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p w14:paraId="0F7F46C8" w14:textId="77777777" w:rsidR="000E1685" w:rsidRPr="000E1685"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p>
        </w:tc>
      </w:tr>
    </w:tbl>
    <w:p w14:paraId="0F7F46CA" w14:textId="77777777" w:rsidR="00064F9C" w:rsidRPr="006D2E42" w:rsidRDefault="00064F9C" w:rsidP="00064F9C">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7227"/>
        <w:gridCol w:w="6558"/>
      </w:tblGrid>
      <w:tr w:rsidR="00064F9C" w:rsidRPr="006D2E42" w14:paraId="0F7F46CE" w14:textId="77777777" w:rsidTr="001938BC">
        <w:trPr>
          <w:trHeight w:hRule="exact" w:val="784"/>
          <w:tblHeader/>
        </w:trPr>
        <w:tc>
          <w:tcPr>
            <w:tcW w:w="14616" w:type="dxa"/>
            <w:gridSpan w:val="3"/>
            <w:tcBorders>
              <w:bottom w:val="single" w:sz="4" w:space="0" w:color="auto"/>
            </w:tcBorders>
          </w:tcPr>
          <w:p w14:paraId="0F7F46CB" w14:textId="77777777" w:rsidR="00064F9C" w:rsidRDefault="001938BC"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H</w:t>
            </w:r>
            <w:r w:rsidR="00064F9C">
              <w:rPr>
                <w:rFonts w:asciiTheme="minorHAnsi" w:hAnsiTheme="minorHAnsi"/>
                <w:b/>
                <w:sz w:val="20"/>
                <w:szCs w:val="20"/>
              </w:rPr>
              <w:t xml:space="preserve">. </w:t>
            </w:r>
            <w:r w:rsidR="00064F9C" w:rsidRPr="006D2E42">
              <w:rPr>
                <w:rFonts w:asciiTheme="minorHAnsi" w:hAnsiTheme="minorHAnsi"/>
                <w:b/>
                <w:sz w:val="20"/>
                <w:szCs w:val="20"/>
              </w:rPr>
              <w:t xml:space="preserve">HERS-Verified Compact Hot Water Distribution System </w:t>
            </w:r>
            <w:r>
              <w:rPr>
                <w:rFonts w:asciiTheme="minorHAnsi" w:hAnsiTheme="minorHAnsi" w:cs="Arial"/>
                <w:b/>
                <w:sz w:val="20"/>
                <w:szCs w:val="20"/>
              </w:rPr>
              <w:t>Requirements</w:t>
            </w:r>
          </w:p>
          <w:p w14:paraId="0F7F46CC" w14:textId="77777777" w:rsidR="001938BC" w:rsidRPr="001938BC" w:rsidRDefault="001938BC"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0F7F46CD" w14:textId="77777777" w:rsidR="003D7869" w:rsidRDefault="007305A1" w:rsidP="00F459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 xml:space="preserve">&lt;&lt;If </w:t>
            </w:r>
            <w:r w:rsidR="00F96517">
              <w:rPr>
                <w:rFonts w:asciiTheme="minorHAnsi" w:hAnsiTheme="minorHAnsi" w:cs="Arial"/>
                <w:sz w:val="20"/>
                <w:szCs w:val="20"/>
              </w:rPr>
              <w:t xml:space="preserve">there are no systems in column B14 that have a value = </w:t>
            </w:r>
            <w:r w:rsidR="00F4590C">
              <w:rPr>
                <w:rFonts w:asciiTheme="minorHAnsi" w:hAnsiTheme="minorHAnsi" w:cs="Arial"/>
                <w:sz w:val="20"/>
                <w:szCs w:val="20"/>
              </w:rPr>
              <w:t>“</w:t>
            </w:r>
            <w:r w:rsidR="00A82A43" w:rsidRPr="00A82A43">
              <w:rPr>
                <w:rFonts w:asciiTheme="minorHAnsi" w:hAnsiTheme="minorHAnsi" w:cs="Arial"/>
                <w:sz w:val="20"/>
                <w:szCs w:val="20"/>
              </w:rPr>
              <w:t>HERS-Verified Compact Hot Water Distribution System</w:t>
            </w:r>
            <w:r w:rsidR="00F4590C">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Pr="00C24D1F">
              <w:rPr>
                <w:sz w:val="20"/>
                <w:szCs w:val="20"/>
              </w:rPr>
              <w:t>&gt;&gt;</w:t>
            </w:r>
          </w:p>
        </w:tc>
      </w:tr>
      <w:tr w:rsidR="00CC3747" w:rsidRPr="006D2E42" w14:paraId="0F7F46D2" w14:textId="77777777" w:rsidTr="00DE68B9">
        <w:trPr>
          <w:trHeight w:hRule="exact" w:val="253"/>
          <w:tblHeader/>
        </w:trPr>
        <w:tc>
          <w:tcPr>
            <w:tcW w:w="831" w:type="dxa"/>
            <w:vAlign w:val="center"/>
          </w:tcPr>
          <w:p w14:paraId="0F7F46CF" w14:textId="77777777" w:rsidR="0094138E" w:rsidRDefault="00DE68B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227" w:type="dxa"/>
            <w:vAlign w:val="center"/>
          </w:tcPr>
          <w:p w14:paraId="0F7F46D0" w14:textId="619282B7" w:rsidR="009269B2" w:rsidRDefault="00BD5A3B"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00CC3747" w:rsidRPr="006D2E42">
              <w:rPr>
                <w:rFonts w:asciiTheme="minorHAnsi" w:hAnsiTheme="minorHAnsi"/>
                <w:sz w:val="20"/>
                <w:szCs w:val="20"/>
              </w:rPr>
              <w:t xml:space="preserve">Conditioned </w:t>
            </w:r>
            <w:r w:rsidR="00092950">
              <w:rPr>
                <w:rFonts w:asciiTheme="minorHAnsi" w:hAnsiTheme="minorHAnsi"/>
                <w:sz w:val="20"/>
                <w:szCs w:val="20"/>
              </w:rPr>
              <w:t>F</w:t>
            </w:r>
            <w:r w:rsidR="00CC3747" w:rsidRPr="006D2E42">
              <w:rPr>
                <w:rFonts w:asciiTheme="minorHAnsi" w:hAnsiTheme="minorHAnsi"/>
                <w:sz w:val="20"/>
                <w:szCs w:val="20"/>
              </w:rPr>
              <w:t xml:space="preserve">loor </w:t>
            </w:r>
            <w:r w:rsidR="00092950">
              <w:rPr>
                <w:rFonts w:asciiTheme="minorHAnsi" w:hAnsiTheme="minorHAnsi"/>
                <w:sz w:val="20"/>
                <w:szCs w:val="20"/>
              </w:rPr>
              <w:t>A</w:t>
            </w:r>
            <w:r w:rsidR="00CC3747" w:rsidRPr="006D2E42">
              <w:rPr>
                <w:rFonts w:asciiTheme="minorHAnsi" w:hAnsiTheme="minorHAnsi"/>
                <w:sz w:val="20"/>
                <w:szCs w:val="20"/>
              </w:rPr>
              <w:t>rea</w:t>
            </w:r>
            <w:r w:rsidR="00CC3747">
              <w:rPr>
                <w:rFonts w:asciiTheme="minorHAnsi" w:hAnsiTheme="minorHAnsi"/>
                <w:sz w:val="20"/>
                <w:szCs w:val="20"/>
              </w:rPr>
              <w:t xml:space="preserve"> (</w:t>
            </w:r>
            <w:r w:rsidR="00092950">
              <w:rPr>
                <w:rFonts w:asciiTheme="minorHAnsi" w:hAnsiTheme="minorHAnsi"/>
                <w:sz w:val="20"/>
                <w:szCs w:val="20"/>
              </w:rPr>
              <w:t>ft</w:t>
            </w:r>
            <w:r w:rsidR="00092950">
              <w:rPr>
                <w:rFonts w:asciiTheme="minorHAnsi" w:hAnsiTheme="minorHAnsi"/>
                <w:sz w:val="20"/>
                <w:szCs w:val="20"/>
                <w:vertAlign w:val="superscript"/>
              </w:rPr>
              <w:t>2</w:t>
            </w:r>
            <w:r w:rsidR="00CC3747">
              <w:rPr>
                <w:rFonts w:asciiTheme="minorHAnsi" w:hAnsiTheme="minorHAnsi"/>
                <w:sz w:val="20"/>
                <w:szCs w:val="20"/>
              </w:rPr>
              <w:t>)</w:t>
            </w:r>
            <w:r w:rsidR="00092950">
              <w:rPr>
                <w:rFonts w:asciiTheme="minorHAnsi" w:hAnsiTheme="minorHAnsi"/>
                <w:sz w:val="20"/>
                <w:szCs w:val="20"/>
              </w:rPr>
              <w:t>:</w:t>
            </w:r>
          </w:p>
        </w:tc>
        <w:tc>
          <w:tcPr>
            <w:tcW w:w="6558" w:type="dxa"/>
          </w:tcPr>
          <w:p w14:paraId="0F7F46D1" w14:textId="77777777" w:rsidR="00CC3747" w:rsidRPr="006D2E42" w:rsidRDefault="004648AA" w:rsidP="00C915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&lt;&lt;numeric (data from CF-1R)&gt;&gt;</w:t>
            </w:r>
          </w:p>
        </w:tc>
      </w:tr>
      <w:tr w:rsidR="00CC3747" w:rsidRPr="006D2E42" w14:paraId="0F7F46F0" w14:textId="77777777" w:rsidTr="00AA2A5A">
        <w:trPr>
          <w:trHeight w:hRule="exact" w:val="3880"/>
          <w:tblHeader/>
        </w:trPr>
        <w:tc>
          <w:tcPr>
            <w:tcW w:w="831" w:type="dxa"/>
            <w:vAlign w:val="center"/>
          </w:tcPr>
          <w:p w14:paraId="0F7F46D3" w14:textId="77777777" w:rsidR="0094138E" w:rsidRDefault="00DE68B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7227" w:type="dxa"/>
            <w:vAlign w:val="center"/>
          </w:tcPr>
          <w:p w14:paraId="0F7F46D4" w14:textId="3B340C84" w:rsidR="00CC3747" w:rsidRPr="006D2E42"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Maximum allowed pipe run length from the water heater to the furthest point of use </w:t>
            </w:r>
            <w:r w:rsidR="00092950">
              <w:rPr>
                <w:rFonts w:asciiTheme="minorHAnsi" w:hAnsiTheme="minorHAnsi"/>
                <w:sz w:val="20"/>
                <w:szCs w:val="20"/>
              </w:rPr>
              <w:t>f</w:t>
            </w:r>
            <w:r>
              <w:rPr>
                <w:rFonts w:asciiTheme="minorHAnsi" w:hAnsiTheme="minorHAnsi"/>
                <w:sz w:val="20"/>
                <w:szCs w:val="20"/>
              </w:rPr>
              <w:t>or the floor area served (f</w:t>
            </w:r>
            <w:r w:rsidR="00CF62EE">
              <w:rPr>
                <w:rFonts w:asciiTheme="minorHAnsi" w:hAnsiTheme="minorHAnsi"/>
                <w:sz w:val="20"/>
                <w:szCs w:val="20"/>
              </w:rPr>
              <w:t>ee</w:t>
            </w:r>
            <w:r>
              <w:rPr>
                <w:rFonts w:asciiTheme="minorHAnsi" w:hAnsiTheme="minorHAnsi"/>
                <w:sz w:val="20"/>
                <w:szCs w:val="20"/>
              </w:rPr>
              <w:t>t)</w:t>
            </w:r>
            <w:r w:rsidR="00092950">
              <w:rPr>
                <w:rFonts w:asciiTheme="minorHAnsi" w:hAnsiTheme="minorHAnsi"/>
                <w:sz w:val="20"/>
                <w:szCs w:val="20"/>
              </w:rPr>
              <w:t>:</w:t>
            </w:r>
          </w:p>
        </w:tc>
        <w:tc>
          <w:tcPr>
            <w:tcW w:w="6558" w:type="dxa"/>
          </w:tcPr>
          <w:p w14:paraId="0F7F46D5" w14:textId="77777777" w:rsidR="00AA2A5A" w:rsidRDefault="00CC3747" w:rsidP="00AA2A5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&lt;&lt; Floor Area Served = </w:t>
            </w:r>
            <w:r w:rsidR="00AA2A5A">
              <w:rPr>
                <w:rFonts w:asciiTheme="minorHAnsi" w:hAnsiTheme="minorHAnsi"/>
                <w:sz w:val="20"/>
                <w:szCs w:val="20"/>
              </w:rPr>
              <w:t xml:space="preserve">Total </w:t>
            </w:r>
            <w:r>
              <w:rPr>
                <w:rFonts w:asciiTheme="minorHAnsi" w:hAnsiTheme="minorHAnsi"/>
                <w:sz w:val="20"/>
                <w:szCs w:val="20"/>
              </w:rPr>
              <w:t xml:space="preserve">Conditioned Floor Area/Number of </w:t>
            </w:r>
            <w:r w:rsidR="008049A6">
              <w:rPr>
                <w:rFonts w:asciiTheme="minorHAnsi" w:hAnsiTheme="minorHAnsi"/>
                <w:sz w:val="20"/>
                <w:szCs w:val="20"/>
              </w:rPr>
              <w:t>Water Heating</w:t>
            </w:r>
            <w:r w:rsidR="00DE68B9">
              <w:rPr>
                <w:rFonts w:asciiTheme="minorHAnsi" w:hAnsiTheme="minorHAnsi"/>
                <w:sz w:val="20"/>
                <w:szCs w:val="20"/>
              </w:rPr>
              <w:t xml:space="preserve"> </w:t>
            </w:r>
            <w:proofErr w:type="gramStart"/>
            <w:r w:rsidR="00DE68B9">
              <w:rPr>
                <w:rFonts w:asciiTheme="minorHAnsi" w:hAnsiTheme="minorHAnsi"/>
                <w:sz w:val="20"/>
                <w:szCs w:val="20"/>
              </w:rPr>
              <w:t xml:space="preserve">Systems  </w:t>
            </w:r>
            <w:r>
              <w:rPr>
                <w:rFonts w:asciiTheme="minorHAnsi" w:hAnsiTheme="minorHAnsi"/>
                <w:sz w:val="20"/>
                <w:szCs w:val="20"/>
              </w:rPr>
              <w:t>(</w:t>
            </w:r>
            <w:proofErr w:type="gramEnd"/>
            <w:r w:rsidR="00AA2A5A">
              <w:rPr>
                <w:rFonts w:asciiTheme="minorHAnsi" w:hAnsiTheme="minorHAnsi"/>
                <w:sz w:val="20"/>
                <w:szCs w:val="20"/>
              </w:rPr>
              <w:t>H</w:t>
            </w:r>
            <w:r w:rsidR="00AE6068">
              <w:rPr>
                <w:rFonts w:asciiTheme="minorHAnsi" w:hAnsiTheme="minorHAnsi"/>
                <w:sz w:val="20"/>
                <w:szCs w:val="20"/>
              </w:rPr>
              <w:t>01</w:t>
            </w:r>
            <w:r>
              <w:rPr>
                <w:rFonts w:asciiTheme="minorHAnsi" w:hAnsiTheme="minorHAnsi"/>
                <w:sz w:val="20"/>
                <w:szCs w:val="20"/>
              </w:rPr>
              <w:t>/</w:t>
            </w:r>
            <w:r w:rsidR="00BD5A3B">
              <w:rPr>
                <w:rFonts w:asciiTheme="minorHAnsi" w:hAnsiTheme="minorHAnsi"/>
                <w:sz w:val="20"/>
                <w:szCs w:val="20"/>
              </w:rPr>
              <w:t>B</w:t>
            </w:r>
            <w:r w:rsidR="00DE68B9">
              <w:rPr>
                <w:rFonts w:asciiTheme="minorHAnsi" w:hAnsiTheme="minorHAnsi"/>
                <w:sz w:val="20"/>
                <w:szCs w:val="20"/>
              </w:rPr>
              <w:t>04</w:t>
            </w:r>
            <w:r>
              <w:rPr>
                <w:rFonts w:asciiTheme="minorHAnsi" w:hAnsiTheme="minorHAnsi"/>
                <w:sz w:val="20"/>
                <w:szCs w:val="20"/>
              </w:rPr>
              <w:t xml:space="preserve">).  Then display </w:t>
            </w:r>
            <w:r w:rsidRPr="006D2E42">
              <w:rPr>
                <w:rFonts w:asciiTheme="minorHAnsi" w:hAnsiTheme="minorHAnsi"/>
                <w:sz w:val="20"/>
                <w:szCs w:val="20"/>
              </w:rPr>
              <w:t>Maximum Measured Water Heater To Use Point Distance</w:t>
            </w:r>
            <w:r w:rsidR="00AA2A5A">
              <w:rPr>
                <w:rFonts w:asciiTheme="minorHAnsi" w:hAnsiTheme="minorHAnsi"/>
                <w:sz w:val="20"/>
                <w:szCs w:val="20"/>
              </w:rPr>
              <w:t xml:space="preserve"> </w:t>
            </w:r>
            <w:r>
              <w:rPr>
                <w:rFonts w:asciiTheme="minorHAnsi" w:hAnsiTheme="minorHAnsi"/>
                <w:sz w:val="20"/>
                <w:szCs w:val="20"/>
              </w:rPr>
              <w:t>based on Floor Area Served</w:t>
            </w:r>
            <w:r w:rsidR="00AA2A5A">
              <w:rPr>
                <w:rFonts w:asciiTheme="minorHAnsi" w:hAnsiTheme="minorHAnsi"/>
                <w:sz w:val="20"/>
                <w:szCs w:val="20"/>
              </w:rPr>
              <w:t xml:space="preserve"> using the following table H1.  Table H1 should be invisible to users.</w:t>
            </w:r>
          </w:p>
          <w:p w14:paraId="0F7F46D6" w14:textId="77777777" w:rsidR="00AA2A5A" w:rsidRDefault="00AA2A5A" w:rsidP="00AA2A5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bl>
            <w:tblPr>
              <w:tblW w:w="0" w:type="auto"/>
              <w:jc w:val="center"/>
              <w:tblLook w:val="04A0" w:firstRow="1" w:lastRow="0" w:firstColumn="1" w:lastColumn="0" w:noHBand="0" w:noVBand="1"/>
            </w:tblPr>
            <w:tblGrid>
              <w:gridCol w:w="2007"/>
              <w:gridCol w:w="3227"/>
            </w:tblGrid>
            <w:tr w:rsidR="00AA2A5A" w:rsidRPr="006D2E42" w14:paraId="0F7F46D9" w14:textId="77777777" w:rsidTr="000A05A2">
              <w:trPr>
                <w:trHeight w:val="386"/>
                <w:jc w:val="center"/>
              </w:trPr>
              <w:tc>
                <w:tcPr>
                  <w:tcW w:w="5234" w:type="dxa"/>
                  <w:gridSpan w:val="2"/>
                  <w:tcBorders>
                    <w:top w:val="single" w:sz="4" w:space="0" w:color="auto"/>
                    <w:left w:val="single" w:sz="4" w:space="0" w:color="auto"/>
                    <w:right w:val="single" w:sz="4" w:space="0" w:color="auto"/>
                  </w:tcBorders>
                </w:tcPr>
                <w:p w14:paraId="0F7F46D7" w14:textId="77777777" w:rsidR="00AA2A5A" w:rsidRPr="00604247" w:rsidRDefault="00AA2A5A" w:rsidP="000A05A2">
                  <w:pPr>
                    <w:keepNext/>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0F7F46D8" w14:textId="77777777" w:rsidR="00AA2A5A" w:rsidRPr="006D2E42" w:rsidRDefault="00AA2A5A" w:rsidP="000A05A2">
                  <w:pPr>
                    <w:keepNext/>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w:t>
                  </w:r>
                  <w:r>
                    <w:rPr>
                      <w:rFonts w:asciiTheme="minorHAnsi" w:hAnsiTheme="minorHAnsi"/>
                      <w:b/>
                      <w:sz w:val="20"/>
                      <w:szCs w:val="20"/>
                    </w:rPr>
                    <w:t xml:space="preserve"> </w:t>
                  </w:r>
                </w:p>
              </w:tc>
            </w:tr>
            <w:tr w:rsidR="00AA2A5A" w:rsidRPr="006D2E42" w14:paraId="0F7F46DC" w14:textId="77777777" w:rsidTr="000A05A2">
              <w:trPr>
                <w:trHeight w:val="386"/>
                <w:jc w:val="center"/>
              </w:trPr>
              <w:tc>
                <w:tcPr>
                  <w:tcW w:w="2007" w:type="dxa"/>
                  <w:tcBorders>
                    <w:top w:val="single" w:sz="4" w:space="0" w:color="auto"/>
                    <w:left w:val="single" w:sz="4" w:space="0" w:color="auto"/>
                    <w:right w:val="single" w:sz="4" w:space="0" w:color="auto"/>
                  </w:tcBorders>
                </w:tcPr>
                <w:p w14:paraId="0F7F46DA" w14:textId="77777777" w:rsidR="00AA2A5A" w:rsidRDefault="00AA2A5A" w:rsidP="000A05A2">
                  <w:pPr>
                    <w:keepNext/>
                    <w:spacing w:after="0" w:line="240" w:lineRule="auto"/>
                    <w:rPr>
                      <w:rFonts w:asciiTheme="minorHAnsi" w:hAnsiTheme="minorHAnsi"/>
                      <w:sz w:val="20"/>
                      <w:szCs w:val="20"/>
                      <w:u w:val="double"/>
                    </w:rPr>
                  </w:pPr>
                  <w:r w:rsidRPr="006D2E42">
                    <w:rPr>
                      <w:rFonts w:asciiTheme="minorHAnsi" w:hAnsiTheme="minorHAnsi"/>
                      <w:sz w:val="20"/>
                      <w:szCs w:val="20"/>
                    </w:rPr>
                    <w:t>Floor Area Served (</w:t>
                  </w:r>
                  <w:r>
                    <w:rPr>
                      <w:rFonts w:asciiTheme="minorHAnsi" w:hAnsiTheme="minorHAnsi"/>
                      <w:sz w:val="20"/>
                      <w:szCs w:val="20"/>
                    </w:rPr>
                    <w:t>square feet</w:t>
                  </w:r>
                  <w:r w:rsidRPr="006D2E42">
                    <w:rPr>
                      <w:rFonts w:asciiTheme="minorHAnsi" w:hAnsiTheme="minorHAnsi"/>
                      <w:sz w:val="20"/>
                      <w:szCs w:val="20"/>
                    </w:rPr>
                    <w:t>)</w:t>
                  </w:r>
                </w:p>
              </w:tc>
              <w:tc>
                <w:tcPr>
                  <w:tcW w:w="3227" w:type="dxa"/>
                  <w:tcBorders>
                    <w:top w:val="single" w:sz="4" w:space="0" w:color="auto"/>
                    <w:left w:val="single" w:sz="4" w:space="0" w:color="auto"/>
                    <w:right w:val="single" w:sz="4" w:space="0" w:color="auto"/>
                  </w:tcBorders>
                </w:tcPr>
                <w:p w14:paraId="0F7F46DB" w14:textId="77777777" w:rsidR="00AA2A5A" w:rsidRDefault="00AA2A5A" w:rsidP="000A05A2">
                  <w:pPr>
                    <w:keepNext/>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w:t>
                  </w:r>
                  <w:r>
                    <w:rPr>
                      <w:rFonts w:asciiTheme="minorHAnsi" w:hAnsiTheme="minorHAnsi"/>
                      <w:sz w:val="20"/>
                      <w:szCs w:val="20"/>
                    </w:rPr>
                    <w:t>feet</w:t>
                  </w:r>
                  <w:r w:rsidRPr="006D2E42">
                    <w:rPr>
                      <w:rFonts w:asciiTheme="minorHAnsi" w:hAnsiTheme="minorHAnsi"/>
                      <w:sz w:val="20"/>
                      <w:szCs w:val="20"/>
                    </w:rPr>
                    <w:t>)</w:t>
                  </w:r>
                </w:p>
              </w:tc>
            </w:tr>
            <w:tr w:rsidR="00AA2A5A" w:rsidRPr="006D2E42" w14:paraId="0F7F46DF" w14:textId="77777777" w:rsidTr="000A05A2">
              <w:trPr>
                <w:trHeight w:val="206"/>
                <w:jc w:val="center"/>
              </w:trPr>
              <w:tc>
                <w:tcPr>
                  <w:tcW w:w="2007" w:type="dxa"/>
                  <w:tcBorders>
                    <w:top w:val="single" w:sz="4" w:space="0" w:color="auto"/>
                    <w:left w:val="single" w:sz="4" w:space="0" w:color="auto"/>
                    <w:right w:val="single" w:sz="4" w:space="0" w:color="auto"/>
                  </w:tcBorders>
                </w:tcPr>
                <w:p w14:paraId="0F7F46DD"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0F7F46DE"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28</w:t>
                  </w:r>
                </w:p>
              </w:tc>
            </w:tr>
            <w:tr w:rsidR="00AA2A5A" w:rsidRPr="006D2E42" w14:paraId="0F7F46E2" w14:textId="77777777" w:rsidTr="000A05A2">
              <w:trPr>
                <w:trHeight w:hRule="exact" w:val="240"/>
                <w:jc w:val="center"/>
              </w:trPr>
              <w:tc>
                <w:tcPr>
                  <w:tcW w:w="2007" w:type="dxa"/>
                  <w:tcBorders>
                    <w:left w:val="single" w:sz="4" w:space="0" w:color="auto"/>
                    <w:right w:val="single" w:sz="4" w:space="0" w:color="auto"/>
                  </w:tcBorders>
                </w:tcPr>
                <w:p w14:paraId="0F7F46E0"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0F7F46E1"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43</w:t>
                  </w:r>
                </w:p>
              </w:tc>
            </w:tr>
            <w:tr w:rsidR="00AA2A5A" w:rsidRPr="006D2E42" w14:paraId="0F7F46E5" w14:textId="77777777" w:rsidTr="000A05A2">
              <w:trPr>
                <w:trHeight w:hRule="exact" w:val="240"/>
                <w:jc w:val="center"/>
              </w:trPr>
              <w:tc>
                <w:tcPr>
                  <w:tcW w:w="2007" w:type="dxa"/>
                  <w:tcBorders>
                    <w:left w:val="single" w:sz="4" w:space="0" w:color="auto"/>
                    <w:right w:val="single" w:sz="4" w:space="0" w:color="auto"/>
                  </w:tcBorders>
                </w:tcPr>
                <w:p w14:paraId="0F7F46E3"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0F7F46E4"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53</w:t>
                  </w:r>
                </w:p>
              </w:tc>
            </w:tr>
            <w:tr w:rsidR="00AA2A5A" w:rsidRPr="006D2E42" w14:paraId="0F7F46E8" w14:textId="77777777" w:rsidTr="000A05A2">
              <w:trPr>
                <w:trHeight w:hRule="exact" w:val="240"/>
                <w:jc w:val="center"/>
              </w:trPr>
              <w:tc>
                <w:tcPr>
                  <w:tcW w:w="2007" w:type="dxa"/>
                  <w:tcBorders>
                    <w:left w:val="single" w:sz="4" w:space="0" w:color="auto"/>
                    <w:right w:val="single" w:sz="4" w:space="0" w:color="auto"/>
                  </w:tcBorders>
                </w:tcPr>
                <w:p w14:paraId="0F7F46E6"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0F7F46E7"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62</w:t>
                  </w:r>
                </w:p>
              </w:tc>
            </w:tr>
            <w:tr w:rsidR="00AA2A5A" w:rsidRPr="006D2E42" w14:paraId="0F7F46EB" w14:textId="77777777" w:rsidTr="000A05A2">
              <w:trPr>
                <w:trHeight w:hRule="exact" w:val="240"/>
                <w:jc w:val="center"/>
              </w:trPr>
              <w:tc>
                <w:tcPr>
                  <w:tcW w:w="2007" w:type="dxa"/>
                  <w:tcBorders>
                    <w:left w:val="single" w:sz="4" w:space="0" w:color="auto"/>
                    <w:right w:val="single" w:sz="4" w:space="0" w:color="auto"/>
                  </w:tcBorders>
                </w:tcPr>
                <w:p w14:paraId="0F7F46E9" w14:textId="77777777" w:rsidR="00AA2A5A" w:rsidRPr="006D2E42" w:rsidRDefault="00AA2A5A" w:rsidP="000A05A2">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0F7F46EA" w14:textId="77777777" w:rsidR="00AA2A5A" w:rsidRPr="006D2E42" w:rsidRDefault="00AA2A5A" w:rsidP="000A05A2">
                  <w:pPr>
                    <w:keepNext/>
                    <w:spacing w:after="0" w:line="240" w:lineRule="auto"/>
                    <w:jc w:val="center"/>
                    <w:rPr>
                      <w:rFonts w:asciiTheme="minorHAnsi" w:hAnsiTheme="minorHAnsi"/>
                      <w:sz w:val="20"/>
                      <w:szCs w:val="20"/>
                    </w:rPr>
                  </w:pPr>
                  <w:r w:rsidRPr="006D2E42">
                    <w:rPr>
                      <w:rFonts w:asciiTheme="minorHAnsi" w:hAnsiTheme="minorHAnsi"/>
                      <w:sz w:val="20"/>
                      <w:szCs w:val="20"/>
                    </w:rPr>
                    <w:t>68</w:t>
                  </w:r>
                </w:p>
              </w:tc>
            </w:tr>
            <w:tr w:rsidR="00AA2A5A" w:rsidRPr="006D2E42" w14:paraId="0F7F46EE" w14:textId="77777777" w:rsidTr="000A05A2">
              <w:trPr>
                <w:trHeight w:hRule="exact" w:val="74"/>
                <w:jc w:val="center"/>
              </w:trPr>
              <w:tc>
                <w:tcPr>
                  <w:tcW w:w="2007" w:type="dxa"/>
                  <w:tcBorders>
                    <w:left w:val="single" w:sz="4" w:space="0" w:color="auto"/>
                    <w:bottom w:val="single" w:sz="4" w:space="0" w:color="auto"/>
                    <w:right w:val="single" w:sz="4" w:space="0" w:color="auto"/>
                  </w:tcBorders>
                </w:tcPr>
                <w:p w14:paraId="0F7F46EC" w14:textId="77777777" w:rsidR="00AA2A5A" w:rsidRPr="006D2E42" w:rsidRDefault="00AA2A5A" w:rsidP="000A05A2">
                  <w:pPr>
                    <w:keepNext/>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0F7F46ED" w14:textId="77777777" w:rsidR="00AA2A5A" w:rsidRPr="006D2E42" w:rsidRDefault="00AA2A5A" w:rsidP="000A05A2">
                  <w:pPr>
                    <w:keepNext/>
                    <w:spacing w:after="0" w:line="240" w:lineRule="auto"/>
                    <w:jc w:val="center"/>
                    <w:rPr>
                      <w:rFonts w:asciiTheme="minorHAnsi" w:hAnsiTheme="minorHAnsi"/>
                      <w:sz w:val="20"/>
                      <w:szCs w:val="20"/>
                    </w:rPr>
                  </w:pPr>
                </w:p>
              </w:tc>
            </w:tr>
          </w:tbl>
          <w:p w14:paraId="0F7F46EF" w14:textId="77777777" w:rsidR="009269B2" w:rsidRDefault="00CC3747" w:rsidP="00AA2A5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&gt;&gt;</w:t>
            </w:r>
          </w:p>
        </w:tc>
      </w:tr>
      <w:tr w:rsidR="00CC3747" w:rsidRPr="006D2E42" w14:paraId="0F7F46F3" w14:textId="77777777" w:rsidTr="00E65CD8">
        <w:trPr>
          <w:trHeight w:hRule="exact" w:val="370"/>
          <w:tblHeader/>
        </w:trPr>
        <w:tc>
          <w:tcPr>
            <w:tcW w:w="831" w:type="dxa"/>
            <w:vAlign w:val="center"/>
          </w:tcPr>
          <w:p w14:paraId="0F7F46F1" w14:textId="77777777" w:rsidR="00CC3747"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w:t>
            </w:r>
            <w:r w:rsidR="00DE68B9">
              <w:rPr>
                <w:rFonts w:asciiTheme="minorHAnsi" w:hAnsiTheme="minorHAnsi"/>
                <w:sz w:val="20"/>
                <w:szCs w:val="20"/>
              </w:rPr>
              <w:t>3</w:t>
            </w:r>
          </w:p>
        </w:tc>
        <w:tc>
          <w:tcPr>
            <w:tcW w:w="13785" w:type="dxa"/>
            <w:gridSpan w:val="2"/>
            <w:vAlign w:val="center"/>
          </w:tcPr>
          <w:p w14:paraId="0F7F46F2" w14:textId="77777777" w:rsidR="00CC3747" w:rsidRPr="006D2E42"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CC3747" w:rsidRPr="000E1685" w14:paraId="0F7F46F6" w14:textId="77777777" w:rsidTr="00DE68B9">
        <w:trPr>
          <w:trHeight w:hRule="exact" w:val="288"/>
          <w:tblHeader/>
        </w:trPr>
        <w:tc>
          <w:tcPr>
            <w:tcW w:w="14616" w:type="dxa"/>
            <w:gridSpan w:val="3"/>
            <w:tcBorders>
              <w:top w:val="single" w:sz="4" w:space="0" w:color="000000"/>
              <w:left w:val="single" w:sz="4" w:space="0" w:color="000000"/>
              <w:bottom w:val="single" w:sz="4" w:space="0" w:color="auto"/>
              <w:right w:val="single" w:sz="4" w:space="0" w:color="000000"/>
            </w:tcBorders>
          </w:tcPr>
          <w:p w14:paraId="0F7F46F4" w14:textId="77777777" w:rsidR="00CC3747" w:rsidRPr="000E168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p w14:paraId="0F7F46F5" w14:textId="77777777" w:rsidR="00CC3747" w:rsidRPr="000E1685"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p>
        </w:tc>
      </w:tr>
    </w:tbl>
    <w:p w14:paraId="0F7F46F7" w14:textId="77777777" w:rsidR="00064F9C" w:rsidRDefault="00064F9C" w:rsidP="00064F9C">
      <w:pPr>
        <w:spacing w:after="0" w:line="240" w:lineRule="auto"/>
        <w:rPr>
          <w:rFonts w:asciiTheme="minorHAnsi" w:hAnsiTheme="minorHAnsi" w:cs="Arial"/>
          <w:b/>
          <w:sz w:val="20"/>
          <w:szCs w:val="20"/>
        </w:rPr>
      </w:pPr>
    </w:p>
    <w:p w14:paraId="5841402F" w14:textId="77777777" w:rsidR="00E65CD8" w:rsidRDefault="00E65CD8">
      <w: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13762"/>
      </w:tblGrid>
      <w:tr w:rsidR="00BD5A3B" w:rsidRPr="006D2E42" w14:paraId="0F7F4714" w14:textId="77777777" w:rsidTr="00F96517">
        <w:trPr>
          <w:cantSplit/>
          <w:trHeight w:hRule="exact" w:val="982"/>
        </w:trPr>
        <w:tc>
          <w:tcPr>
            <w:tcW w:w="14593" w:type="dxa"/>
            <w:gridSpan w:val="2"/>
            <w:tcBorders>
              <w:bottom w:val="single" w:sz="4" w:space="0" w:color="auto"/>
            </w:tcBorders>
          </w:tcPr>
          <w:p w14:paraId="0F7F4712" w14:textId="56D0FD91" w:rsidR="001938BC" w:rsidRDefault="00264A7E"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I</w:t>
            </w:r>
            <w:r w:rsidR="00BD5A3B">
              <w:rPr>
                <w:rFonts w:asciiTheme="minorHAnsi" w:hAnsiTheme="minorHAnsi"/>
                <w:b/>
                <w:sz w:val="20"/>
                <w:szCs w:val="20"/>
              </w:rPr>
              <w:t xml:space="preserve">. </w:t>
            </w:r>
            <w:r w:rsidR="00BD5A3B" w:rsidRPr="006D2E42">
              <w:rPr>
                <w:rFonts w:asciiTheme="minorHAnsi" w:hAnsiTheme="minorHAnsi"/>
                <w:b/>
                <w:sz w:val="20"/>
                <w:szCs w:val="20"/>
              </w:rPr>
              <w:t>HERS-Verified Demand Recirculation Manual Control</w:t>
            </w:r>
            <w:r w:rsidR="001938BC">
              <w:rPr>
                <w:rFonts w:asciiTheme="minorHAnsi" w:hAnsiTheme="minorHAnsi"/>
                <w:b/>
                <w:sz w:val="20"/>
                <w:szCs w:val="20"/>
              </w:rPr>
              <w:t xml:space="preserve"> </w:t>
            </w:r>
            <w:r w:rsidR="001938BC">
              <w:rPr>
                <w:rFonts w:asciiTheme="minorHAnsi" w:hAnsiTheme="minorHAnsi" w:cs="Arial"/>
                <w:b/>
                <w:sz w:val="20"/>
                <w:szCs w:val="20"/>
              </w:rPr>
              <w:t>Requirements</w:t>
            </w:r>
          </w:p>
          <w:p w14:paraId="0F7F4713" w14:textId="6899D8B6" w:rsidR="00FC0855"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092950">
              <w:rPr>
                <w:rFonts w:asciiTheme="minorHAnsi" w:hAnsiTheme="minorHAnsi"/>
                <w:sz w:val="20"/>
                <w:szCs w:val="20"/>
              </w:rPr>
              <w:t>.</w:t>
            </w:r>
            <w:r>
              <w:rPr>
                <w:rFonts w:asciiTheme="minorHAnsi" w:hAnsiTheme="minorHAnsi"/>
                <w:b/>
                <w:sz w:val="20"/>
                <w:szCs w:val="20"/>
              </w:rPr>
              <w:br/>
            </w:r>
            <w:r w:rsidR="00BD5A3B">
              <w:rPr>
                <w:rFonts w:asciiTheme="minorHAnsi" w:hAnsiTheme="minorHAnsi"/>
                <w:b/>
                <w:sz w:val="20"/>
                <w:szCs w:val="20"/>
              </w:rPr>
              <w:t xml:space="preserve"> </w:t>
            </w:r>
            <w:r w:rsidR="00BD5A3B">
              <w:rPr>
                <w:rFonts w:asciiTheme="minorHAnsi" w:hAnsiTheme="minorHAnsi" w:cs="Arial"/>
                <w:sz w:val="20"/>
                <w:szCs w:val="20"/>
              </w:rPr>
              <w:t>&lt;&lt;</w:t>
            </w:r>
            <w:r w:rsidR="00F96517">
              <w:rPr>
                <w:rFonts w:asciiTheme="minorHAnsi" w:hAnsiTheme="minorHAnsi" w:cs="Arial"/>
                <w:sz w:val="20"/>
                <w:szCs w:val="20"/>
              </w:rPr>
              <w:t xml:space="preserve"> If there are no systems in column B14 that have a value =</w:t>
            </w:r>
            <w:r w:rsidR="00F4590C">
              <w:rPr>
                <w:rFonts w:asciiTheme="minorHAnsi" w:hAnsiTheme="minorHAnsi" w:cs="Arial"/>
                <w:sz w:val="20"/>
                <w:szCs w:val="20"/>
              </w:rPr>
              <w:t xml:space="preserve"> “</w:t>
            </w:r>
            <w:r w:rsidR="00BD5A3B" w:rsidRPr="00744965">
              <w:rPr>
                <w:rFonts w:asciiTheme="minorHAnsi" w:hAnsiTheme="minorHAnsi" w:cs="Arial"/>
                <w:sz w:val="20"/>
                <w:szCs w:val="20"/>
              </w:rPr>
              <w:t>HERS-Verified Demand Recirculation Manual Control</w:t>
            </w:r>
            <w:r w:rsidR="00F4590C">
              <w:rPr>
                <w:rFonts w:asciiTheme="minorHAnsi" w:hAnsiTheme="minorHAnsi" w:cs="Arial"/>
                <w:sz w:val="20"/>
                <w:szCs w:val="20"/>
              </w:rPr>
              <w:t>”</w:t>
            </w:r>
            <w:r w:rsidR="00BD5A3B" w:rsidRPr="00C24D1F">
              <w:rPr>
                <w:rFonts w:asciiTheme="minorHAnsi" w:hAnsiTheme="minorHAnsi" w:cs="Arial"/>
                <w:sz w:val="20"/>
                <w:szCs w:val="20"/>
              </w:rPr>
              <w:t xml:space="preserve">, </w:t>
            </w:r>
            <w:r w:rsidR="00BD5A3B"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00BD5A3B" w:rsidRPr="00C24D1F">
              <w:rPr>
                <w:sz w:val="20"/>
                <w:szCs w:val="20"/>
              </w:rPr>
              <w:t>&gt;&gt;</w:t>
            </w:r>
          </w:p>
        </w:tc>
      </w:tr>
      <w:tr w:rsidR="00BD5A3B" w:rsidRPr="002D344E" w14:paraId="0F7F4717" w14:textId="77777777" w:rsidTr="00E65CD8">
        <w:trPr>
          <w:cantSplit/>
          <w:trHeight w:hRule="exact" w:val="541"/>
        </w:trPr>
        <w:tc>
          <w:tcPr>
            <w:tcW w:w="831" w:type="dxa"/>
            <w:tcBorders>
              <w:top w:val="single" w:sz="4" w:space="0" w:color="auto"/>
            </w:tcBorders>
            <w:vAlign w:val="center"/>
          </w:tcPr>
          <w:p w14:paraId="0F7F4715"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tcBorders>
              <w:top w:val="single" w:sz="4" w:space="0" w:color="auto"/>
            </w:tcBorders>
            <w:vAlign w:val="center"/>
          </w:tcPr>
          <w:p w14:paraId="0F7F4716" w14:textId="73985623"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BA0DE5">
              <w:rPr>
                <w:rFonts w:asciiTheme="minorHAnsi" w:hAnsiTheme="minorHAnsi"/>
                <w:sz w:val="20"/>
                <w:szCs w:val="20"/>
              </w:rPr>
              <w:t>RA4.4.9/</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D5A3B" w:rsidRPr="002D344E" w14:paraId="0F7F471D" w14:textId="77777777" w:rsidTr="00E65CD8">
        <w:trPr>
          <w:cantSplit/>
          <w:trHeight w:hRule="exact" w:val="991"/>
        </w:trPr>
        <w:tc>
          <w:tcPr>
            <w:tcW w:w="831" w:type="dxa"/>
            <w:vAlign w:val="center"/>
          </w:tcPr>
          <w:p w14:paraId="0F7F4718"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vAlign w:val="center"/>
          </w:tcPr>
          <w:p w14:paraId="0F7F4719" w14:textId="08B10579"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BA0DE5">
              <w:rPr>
                <w:rFonts w:asciiTheme="minorHAnsi" w:hAnsiTheme="minorHAnsi"/>
                <w:sz w:val="20"/>
                <w:szCs w:val="20"/>
              </w:rPr>
              <w:t>RA4.4.9(f)/</w:t>
            </w:r>
            <w:r w:rsidRPr="00B36001">
              <w:rPr>
                <w:rFonts w:asciiTheme="minorHAnsi" w:hAnsiTheme="minorHAnsi"/>
                <w:sz w:val="20"/>
                <w:szCs w:val="20"/>
              </w:rPr>
              <w:t>RA4.4.1</w:t>
            </w:r>
            <w:r>
              <w:rPr>
                <w:rFonts w:asciiTheme="minorHAnsi" w:hAnsiTheme="minorHAnsi"/>
                <w:sz w:val="20"/>
                <w:szCs w:val="20"/>
              </w:rPr>
              <w:t>3</w:t>
            </w:r>
            <w:r w:rsidR="00BA0DE5">
              <w:rPr>
                <w:rFonts w:asciiTheme="minorHAnsi" w:hAnsiTheme="minorHAnsi"/>
                <w:sz w:val="20"/>
                <w:szCs w:val="20"/>
              </w:rPr>
              <w:t>(d)</w:t>
            </w:r>
            <w:r w:rsidRPr="00B36001">
              <w:rPr>
                <w:rFonts w:asciiTheme="minorHAnsi" w:hAnsiTheme="minorHAnsi"/>
                <w:sz w:val="20"/>
                <w:szCs w:val="20"/>
              </w:rPr>
              <w:t>)</w:t>
            </w:r>
          </w:p>
          <w:p w14:paraId="0F7F471A" w14:textId="7EB79D49" w:rsidR="00BD5A3B" w:rsidRPr="00B36001" w:rsidRDefault="00BD5A3B" w:rsidP="00BD5A3B">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092950">
              <w:rPr>
                <w:sz w:val="20"/>
                <w:szCs w:val="20"/>
              </w:rPr>
              <w:t>°</w:t>
            </w:r>
            <w:r>
              <w:rPr>
                <w:rFonts w:asciiTheme="minorHAnsi" w:hAnsiTheme="minorHAnsi"/>
                <w:sz w:val="20"/>
                <w:szCs w:val="20"/>
              </w:rPr>
              <w:t>F</w:t>
            </w:r>
            <w:r w:rsidRPr="00B36001" w:rsidDel="00C410D2">
              <w:rPr>
                <w:sz w:val="20"/>
                <w:szCs w:val="20"/>
              </w:rPr>
              <w:t xml:space="preserve"> </w:t>
            </w:r>
            <w:proofErr w:type="gramStart"/>
            <w:r w:rsidRPr="00B36001">
              <w:rPr>
                <w:sz w:val="20"/>
                <w:szCs w:val="20"/>
              </w:rPr>
              <w:t>( 5.6</w:t>
            </w:r>
            <w:proofErr w:type="gramEnd"/>
            <w:r w:rsidR="00092950">
              <w:rPr>
                <w:sz w:val="20"/>
                <w:szCs w:val="20"/>
              </w:rPr>
              <w:t>°</w:t>
            </w:r>
            <w:r>
              <w:rPr>
                <w:rFonts w:asciiTheme="minorHAnsi" w:hAnsiTheme="minorHAnsi"/>
                <w:sz w:val="20"/>
                <w:szCs w:val="20"/>
              </w:rPr>
              <w:t>C</w:t>
            </w:r>
            <w:r w:rsidRPr="00B36001">
              <w:rPr>
                <w:sz w:val="20"/>
                <w:szCs w:val="20"/>
              </w:rPr>
              <w:t>) above the initial temperature of the water in the pipe</w:t>
            </w:r>
            <w:r w:rsidR="00092950">
              <w:rPr>
                <w:sz w:val="20"/>
                <w:szCs w:val="20"/>
              </w:rPr>
              <w:t>.</w:t>
            </w:r>
          </w:p>
          <w:p w14:paraId="0F7F471B" w14:textId="542F7724" w:rsidR="00BD5A3B" w:rsidRDefault="00BD5A3B" w:rsidP="00BD5A3B">
            <w:pPr>
              <w:pStyle w:val="ListParagraph"/>
              <w:keepNext/>
              <w:numPr>
                <w:ilvl w:val="0"/>
                <w:numId w:val="39"/>
              </w:numPr>
              <w:rPr>
                <w:sz w:val="20"/>
                <w:szCs w:val="20"/>
              </w:rPr>
            </w:pPr>
            <w:r w:rsidRPr="00CC3747">
              <w:rPr>
                <w:sz w:val="20"/>
                <w:szCs w:val="20"/>
              </w:rPr>
              <w:t>Not more than 102</w:t>
            </w:r>
            <w:r w:rsidR="00092950">
              <w:rPr>
                <w:sz w:val="20"/>
                <w:szCs w:val="20"/>
              </w:rPr>
              <w:t>°</w:t>
            </w:r>
            <w:r>
              <w:rPr>
                <w:rFonts w:asciiTheme="minorHAnsi" w:hAnsiTheme="minorHAnsi"/>
                <w:sz w:val="20"/>
                <w:szCs w:val="20"/>
              </w:rPr>
              <w:t>F</w:t>
            </w:r>
            <w:r w:rsidRPr="00CC3747">
              <w:rPr>
                <w:sz w:val="20"/>
                <w:szCs w:val="20"/>
              </w:rPr>
              <w:t xml:space="preserve"> (38.9</w:t>
            </w:r>
            <w:r w:rsidR="00092950">
              <w:rPr>
                <w:sz w:val="20"/>
                <w:szCs w:val="20"/>
              </w:rPr>
              <w:t>°</w:t>
            </w:r>
            <w:r>
              <w:rPr>
                <w:rFonts w:asciiTheme="minorHAnsi" w:hAnsiTheme="minorHAnsi"/>
                <w:sz w:val="20"/>
                <w:szCs w:val="20"/>
              </w:rPr>
              <w:t>C</w:t>
            </w:r>
            <w:r w:rsidRPr="00CC3747">
              <w:rPr>
                <w:sz w:val="20"/>
                <w:szCs w:val="20"/>
              </w:rPr>
              <w:t>).</w:t>
            </w:r>
          </w:p>
          <w:p w14:paraId="0F7F471C" w14:textId="77777777" w:rsidR="00BD5A3B" w:rsidRDefault="00BD5A3B" w:rsidP="00BD5A3B">
            <w:pPr>
              <w:keepNext/>
              <w:rPr>
                <w:sz w:val="20"/>
                <w:szCs w:val="20"/>
              </w:rPr>
            </w:pPr>
          </w:p>
        </w:tc>
      </w:tr>
      <w:tr w:rsidR="00BD5A3B" w:rsidRPr="002D344E" w14:paraId="0F7F4720" w14:textId="77777777" w:rsidTr="00E65CD8">
        <w:trPr>
          <w:cantSplit/>
          <w:trHeight w:hRule="exact" w:val="541"/>
        </w:trPr>
        <w:tc>
          <w:tcPr>
            <w:tcW w:w="831" w:type="dxa"/>
            <w:vAlign w:val="center"/>
          </w:tcPr>
          <w:p w14:paraId="0F7F471E"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vAlign w:val="center"/>
          </w:tcPr>
          <w:p w14:paraId="0F7F471F" w14:textId="1533FD73" w:rsidR="00BD5A3B" w:rsidRDefault="00BD5A3B" w:rsidP="00BD5A3B">
            <w:pPr>
              <w:keepNext/>
              <w:rPr>
                <w:sz w:val="20"/>
                <w:szCs w:val="20"/>
              </w:rPr>
            </w:pPr>
            <w:r w:rsidRPr="00B36001">
              <w:rPr>
                <w:sz w:val="20"/>
                <w:szCs w:val="20"/>
              </w:rPr>
              <w:t xml:space="preserve">The controls shall limit pump operation to a maximum of </w:t>
            </w:r>
            <w:r w:rsidR="00BA0DE5">
              <w:rPr>
                <w:sz w:val="20"/>
                <w:szCs w:val="20"/>
              </w:rPr>
              <w:t xml:space="preserve">5 minutes for single dwellings, and </w:t>
            </w:r>
            <w:r w:rsidRPr="00B36001">
              <w:rPr>
                <w:sz w:val="20"/>
                <w:szCs w:val="20"/>
              </w:rPr>
              <w:t>10 minutes</w:t>
            </w:r>
            <w:r w:rsidR="00BA0DE5">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BA0DE5">
              <w:rPr>
                <w:rFonts w:asciiTheme="minorHAnsi" w:hAnsiTheme="minorHAnsi"/>
                <w:sz w:val="20"/>
                <w:szCs w:val="20"/>
              </w:rPr>
              <w:t>RA4.4.9(f)3/</w:t>
            </w:r>
            <w:r w:rsidRPr="00B36001">
              <w:rPr>
                <w:rFonts w:asciiTheme="minorHAnsi" w:hAnsiTheme="minorHAnsi"/>
                <w:sz w:val="20"/>
                <w:szCs w:val="20"/>
              </w:rPr>
              <w:t>RA4.4.1</w:t>
            </w:r>
            <w:r>
              <w:rPr>
                <w:rFonts w:asciiTheme="minorHAnsi" w:hAnsiTheme="minorHAnsi"/>
                <w:sz w:val="20"/>
                <w:szCs w:val="20"/>
              </w:rPr>
              <w:t>3</w:t>
            </w:r>
            <w:r w:rsidR="00BA0DE5">
              <w:rPr>
                <w:rFonts w:asciiTheme="minorHAnsi" w:hAnsiTheme="minorHAnsi"/>
                <w:sz w:val="20"/>
                <w:szCs w:val="20"/>
              </w:rPr>
              <w:t>(d)3</w:t>
            </w:r>
            <w:r w:rsidRPr="00B36001">
              <w:rPr>
                <w:rFonts w:asciiTheme="minorHAnsi" w:hAnsiTheme="minorHAnsi"/>
                <w:sz w:val="20"/>
                <w:szCs w:val="20"/>
              </w:rPr>
              <w:t>)</w:t>
            </w:r>
          </w:p>
        </w:tc>
      </w:tr>
      <w:tr w:rsidR="00BD5A3B" w:rsidRPr="00B36001" w14:paraId="0F7F4726" w14:textId="77777777" w:rsidTr="00BD5A3B">
        <w:trPr>
          <w:cantSplit/>
          <w:trHeight w:hRule="exact" w:val="1864"/>
        </w:trPr>
        <w:tc>
          <w:tcPr>
            <w:tcW w:w="831" w:type="dxa"/>
            <w:vAlign w:val="center"/>
          </w:tcPr>
          <w:p w14:paraId="0F7F4721"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vAlign w:val="center"/>
          </w:tcPr>
          <w:p w14:paraId="0F7F4722" w14:textId="1CF005C9" w:rsidR="00BD5A3B" w:rsidRPr="00B36001"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BA0DE5">
              <w:rPr>
                <w:rFonts w:asciiTheme="minorHAnsi" w:hAnsiTheme="minorHAnsi"/>
                <w:sz w:val="20"/>
                <w:szCs w:val="20"/>
              </w:rPr>
              <w:t>RA4.4.9(d)/</w:t>
            </w:r>
            <w:r w:rsidRPr="00B36001">
              <w:rPr>
                <w:rFonts w:asciiTheme="minorHAnsi" w:hAnsiTheme="minorHAnsi"/>
                <w:sz w:val="20"/>
                <w:szCs w:val="20"/>
              </w:rPr>
              <w:t>RA4.4.1</w:t>
            </w:r>
            <w:r>
              <w:rPr>
                <w:rFonts w:asciiTheme="minorHAnsi" w:hAnsiTheme="minorHAnsi"/>
                <w:sz w:val="20"/>
                <w:szCs w:val="20"/>
              </w:rPr>
              <w:t>3</w:t>
            </w:r>
            <w:r w:rsidR="00BA0DE5">
              <w:rPr>
                <w:rFonts w:asciiTheme="minorHAnsi" w:hAnsiTheme="minorHAnsi"/>
                <w:sz w:val="20"/>
                <w:szCs w:val="20"/>
              </w:rPr>
              <w:t>(b)</w:t>
            </w:r>
            <w:r w:rsidRPr="00B36001">
              <w:rPr>
                <w:rFonts w:asciiTheme="minorHAnsi" w:hAnsiTheme="minorHAnsi"/>
                <w:sz w:val="20"/>
                <w:szCs w:val="20"/>
              </w:rPr>
              <w:t>)</w:t>
            </w:r>
          </w:p>
          <w:p w14:paraId="0F7F4723" w14:textId="77777777" w:rsidR="00BD5A3B" w:rsidRPr="00B36001" w:rsidRDefault="00BD5A3B" w:rsidP="00BD5A3B">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0F7F4724" w14:textId="77777777" w:rsidR="00BD5A3B" w:rsidRPr="00B36001" w:rsidRDefault="00BD5A3B" w:rsidP="00BD5A3B">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0F7F4725" w14:textId="068ED7A8" w:rsidR="00BD5A3B" w:rsidRPr="00B36001" w:rsidRDefault="00BD5A3B" w:rsidP="00BD5A3B">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w:t>
            </w:r>
            <w:r w:rsidR="00BA0DE5">
              <w:rPr>
                <w:sz w:val="20"/>
                <w:szCs w:val="20"/>
              </w:rPr>
              <w:t>-</w:t>
            </w:r>
            <w:r w:rsidRPr="00B36001">
              <w:rPr>
                <w:sz w:val="20"/>
                <w:szCs w:val="20"/>
              </w:rPr>
              <w:t>sensor shall be installed in an accessible location at the end of supply portion of the hot water distribution line (typically under a sink).</w:t>
            </w:r>
          </w:p>
        </w:tc>
      </w:tr>
      <w:tr w:rsidR="00BD5A3B" w:rsidRPr="00B36001" w14:paraId="0F7F4729" w14:textId="77777777" w:rsidTr="00E65CD8">
        <w:trPr>
          <w:cantSplit/>
          <w:trHeight w:hRule="exact" w:val="298"/>
        </w:trPr>
        <w:tc>
          <w:tcPr>
            <w:tcW w:w="831" w:type="dxa"/>
            <w:vAlign w:val="center"/>
          </w:tcPr>
          <w:p w14:paraId="0F7F4727"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vAlign w:val="center"/>
          </w:tcPr>
          <w:p w14:paraId="0F7F4728" w14:textId="179E6BF9" w:rsidR="00BD5A3B" w:rsidRPr="00B36001"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BA0DE5">
              <w:rPr>
                <w:rFonts w:asciiTheme="minorHAnsi" w:hAnsiTheme="minorHAnsi"/>
                <w:sz w:val="20"/>
                <w:szCs w:val="20"/>
              </w:rPr>
              <w:t>RA4.4.9(e)/</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(c)</w:t>
            </w:r>
            <w:r w:rsidRPr="00B36001">
              <w:rPr>
                <w:rFonts w:asciiTheme="minorHAnsi" w:hAnsiTheme="minorHAnsi"/>
                <w:sz w:val="20"/>
                <w:szCs w:val="20"/>
              </w:rPr>
              <w:t>)</w:t>
            </w:r>
          </w:p>
        </w:tc>
      </w:tr>
      <w:tr w:rsidR="00BD5A3B" w14:paraId="0F7F472C" w14:textId="77777777" w:rsidTr="00E65CD8">
        <w:trPr>
          <w:cantSplit/>
          <w:trHeight w:hRule="exact" w:val="622"/>
        </w:trPr>
        <w:tc>
          <w:tcPr>
            <w:tcW w:w="831" w:type="dxa"/>
            <w:vAlign w:val="center"/>
          </w:tcPr>
          <w:p w14:paraId="0F7F472A"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vAlign w:val="center"/>
          </w:tcPr>
          <w:p w14:paraId="0F7F472B" w14:textId="3E8D983B"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3D3970">
              <w:rPr>
                <w:rFonts w:asciiTheme="minorHAnsi" w:hAnsiTheme="minorHAnsi"/>
                <w:sz w:val="20"/>
                <w:szCs w:val="20"/>
              </w:rPr>
              <w:t>RA4.4.9(c)/</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(a)</w:t>
            </w:r>
            <w:r w:rsidRPr="00B36001">
              <w:rPr>
                <w:rFonts w:asciiTheme="minorHAnsi" w:hAnsiTheme="minorHAnsi"/>
                <w:sz w:val="20"/>
                <w:szCs w:val="20"/>
              </w:rPr>
              <w:t>)</w:t>
            </w:r>
          </w:p>
        </w:tc>
      </w:tr>
      <w:tr w:rsidR="00BD5A3B" w:rsidRPr="006D2E42" w14:paraId="0F7F472F" w14:textId="77777777" w:rsidTr="00BD5A3B">
        <w:trPr>
          <w:cantSplit/>
          <w:trHeight w:hRule="exact" w:val="288"/>
        </w:trPr>
        <w:tc>
          <w:tcPr>
            <w:tcW w:w="831" w:type="dxa"/>
            <w:vAlign w:val="center"/>
          </w:tcPr>
          <w:p w14:paraId="0F7F472D" w14:textId="77777777" w:rsidR="00BD5A3B" w:rsidRPr="002D344E"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vAlign w:val="center"/>
          </w:tcPr>
          <w:p w14:paraId="0F7F472E" w14:textId="29253051" w:rsidR="00BD5A3B" w:rsidRPr="002D344E" w:rsidRDefault="00BD5A3B" w:rsidP="00BD5A3B">
            <w:pPr>
              <w:keepNext/>
              <w:rPr>
                <w:sz w:val="20"/>
                <w:szCs w:val="20"/>
              </w:rPr>
            </w:pPr>
            <w:r w:rsidRPr="002D344E">
              <w:rPr>
                <w:sz w:val="20"/>
                <w:szCs w:val="20"/>
              </w:rPr>
              <w:t>If more than one loop installed each loop shall have its own pump and controls</w:t>
            </w:r>
            <w:r w:rsidR="00092950">
              <w:rPr>
                <w:sz w:val="20"/>
                <w:szCs w:val="20"/>
              </w:rPr>
              <w:t>.</w:t>
            </w:r>
          </w:p>
        </w:tc>
      </w:tr>
      <w:tr w:rsidR="00BD5A3B" w:rsidRPr="006D2E42" w14:paraId="0F7F4732" w14:textId="77777777" w:rsidTr="00BD5A3B">
        <w:trPr>
          <w:cantSplit/>
          <w:trHeight w:hRule="exact" w:val="288"/>
        </w:trPr>
        <w:tc>
          <w:tcPr>
            <w:tcW w:w="831" w:type="dxa"/>
            <w:vAlign w:val="center"/>
          </w:tcPr>
          <w:p w14:paraId="0F7F4730"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vAlign w:val="center"/>
          </w:tcPr>
          <w:p w14:paraId="0F7F4731" w14:textId="0128F076" w:rsidR="00BD5A3B" w:rsidRPr="00D24BC5" w:rsidRDefault="00BD5A3B" w:rsidP="003D397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 xml:space="preserve">Automatic </w:t>
            </w:r>
            <w:r w:rsidR="003D3970">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BD5A3B" w:rsidRPr="006D2E42" w14:paraId="0F7F4735" w14:textId="77777777" w:rsidTr="00BD5A3B">
        <w:trPr>
          <w:cantSplit/>
          <w:trHeight w:hRule="exact" w:val="288"/>
        </w:trPr>
        <w:tc>
          <w:tcPr>
            <w:tcW w:w="831" w:type="dxa"/>
            <w:vAlign w:val="center"/>
          </w:tcPr>
          <w:p w14:paraId="0F7F4733"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vAlign w:val="center"/>
          </w:tcPr>
          <w:p w14:paraId="0F7F4734" w14:textId="1A178000" w:rsidR="00BD5A3B" w:rsidRPr="00D24BC5"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w:t>
            </w:r>
            <w:r w:rsidR="003D3970">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BD5A3B" w:rsidRPr="006D2E42" w14:paraId="0F7F4738" w14:textId="77777777" w:rsidTr="00E65CD8">
        <w:trPr>
          <w:cantSplit/>
          <w:trHeight w:hRule="exact" w:val="478"/>
        </w:trPr>
        <w:tc>
          <w:tcPr>
            <w:tcW w:w="831" w:type="dxa"/>
            <w:vAlign w:val="center"/>
          </w:tcPr>
          <w:p w14:paraId="0F7F4736"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vAlign w:val="center"/>
          </w:tcPr>
          <w:p w14:paraId="0F7F4737" w14:textId="77777777" w:rsidR="00BD5A3B" w:rsidRPr="00D24BC5" w:rsidRDefault="00BD5A3B" w:rsidP="00E65CD8">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BD5A3B" w:rsidRPr="006D2E42" w14:paraId="0F7F473B" w14:textId="77777777" w:rsidTr="00BD5A3B">
        <w:trPr>
          <w:cantSplit/>
          <w:trHeight w:hRule="exact" w:val="343"/>
        </w:trPr>
        <w:tc>
          <w:tcPr>
            <w:tcW w:w="831" w:type="dxa"/>
            <w:vAlign w:val="center"/>
          </w:tcPr>
          <w:p w14:paraId="0F7F4739"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vAlign w:val="center"/>
          </w:tcPr>
          <w:p w14:paraId="0F7F473A" w14:textId="77777777" w:rsidR="00BD5A3B" w:rsidRPr="00D24BC5" w:rsidRDefault="00BD5A3B"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Pr>
                <w:rFonts w:asciiTheme="minorHAnsi" w:eastAsia="Calibri" w:hAnsiTheme="minorHAnsi" w:cs="Arial"/>
              </w:rPr>
              <w:t>10</w:t>
            </w:r>
            <w:r w:rsidRPr="00D24BC5">
              <w:rPr>
                <w:rFonts w:asciiTheme="minorHAnsi" w:eastAsia="Calibri" w:hAnsiTheme="minorHAnsi" w:cs="Arial"/>
              </w:rPr>
              <w:t xml:space="preserve"> 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BD5A3B" w:rsidRPr="006D2E42" w14:paraId="0F7F473E" w14:textId="77777777" w:rsidTr="00E65CD8">
        <w:trPr>
          <w:cantSplit/>
          <w:trHeight w:hRule="exact" w:val="388"/>
        </w:trPr>
        <w:tc>
          <w:tcPr>
            <w:tcW w:w="831" w:type="dxa"/>
            <w:vAlign w:val="center"/>
          </w:tcPr>
          <w:p w14:paraId="0F7F473C"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vAlign w:val="center"/>
          </w:tcPr>
          <w:p w14:paraId="0F7F473D" w14:textId="77777777" w:rsidR="00BD5A3B" w:rsidRPr="00D24BC5" w:rsidRDefault="00BD5A3B"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BD5A3B" w:rsidRPr="006D2E42" w14:paraId="0F7F4741" w14:textId="77777777" w:rsidTr="00E65CD8">
        <w:trPr>
          <w:cantSplit/>
          <w:trHeight w:hRule="exact" w:val="352"/>
        </w:trPr>
        <w:tc>
          <w:tcPr>
            <w:tcW w:w="831" w:type="dxa"/>
            <w:vAlign w:val="center"/>
          </w:tcPr>
          <w:p w14:paraId="0F7F473F" w14:textId="77777777" w:rsidR="00BD5A3B" w:rsidRDefault="00BD5A3B" w:rsidP="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vAlign w:val="center"/>
          </w:tcPr>
          <w:p w14:paraId="0F7F4740" w14:textId="1296302F" w:rsidR="00BD5A3B" w:rsidRPr="00D24BC5" w:rsidRDefault="00BD5A3B"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3D3970">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BD5A3B" w:rsidRPr="006D2E42" w14:paraId="0F7F4743" w14:textId="77777777" w:rsidTr="00E65CD8">
        <w:trPr>
          <w:cantSplit/>
          <w:trHeight w:hRule="exact" w:val="271"/>
        </w:trPr>
        <w:tc>
          <w:tcPr>
            <w:tcW w:w="14593" w:type="dxa"/>
            <w:gridSpan w:val="2"/>
            <w:vAlign w:val="center"/>
          </w:tcPr>
          <w:p w14:paraId="0F7F4742" w14:textId="77777777" w:rsidR="009269B2" w:rsidRDefault="00BD5A3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0F7F4744" w14:textId="77777777" w:rsidR="0095386E" w:rsidRPr="006D2E42" w:rsidRDefault="0095386E" w:rsidP="00064F9C">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13762"/>
      </w:tblGrid>
      <w:tr w:rsidR="004648AA" w:rsidRPr="006D2E42" w14:paraId="0F7F4747" w14:textId="77777777" w:rsidTr="00F96517">
        <w:trPr>
          <w:cantSplit/>
          <w:trHeight w:hRule="exact" w:val="982"/>
        </w:trPr>
        <w:tc>
          <w:tcPr>
            <w:tcW w:w="14593" w:type="dxa"/>
            <w:gridSpan w:val="2"/>
            <w:tcBorders>
              <w:bottom w:val="single" w:sz="4" w:space="0" w:color="auto"/>
            </w:tcBorders>
          </w:tcPr>
          <w:p w14:paraId="0F7F4745" w14:textId="3BFA83A9" w:rsidR="001938BC" w:rsidRDefault="00264A7E"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J</w:t>
            </w:r>
            <w:r w:rsidR="004648AA">
              <w:rPr>
                <w:rFonts w:asciiTheme="minorHAnsi" w:hAnsiTheme="minorHAnsi"/>
                <w:b/>
                <w:sz w:val="20"/>
                <w:szCs w:val="20"/>
              </w:rPr>
              <w:t>.</w:t>
            </w:r>
            <w:r w:rsidR="004648AA" w:rsidRPr="00180B11">
              <w:rPr>
                <w:rFonts w:asciiTheme="minorHAnsi" w:hAnsiTheme="minorHAnsi"/>
                <w:b/>
                <w:sz w:val="20"/>
                <w:szCs w:val="20"/>
              </w:rPr>
              <w:t xml:space="preserve"> HERS-Verified Demand Recirculation Sensor Control</w:t>
            </w:r>
            <w:r w:rsidR="001938BC">
              <w:rPr>
                <w:rFonts w:asciiTheme="minorHAnsi" w:hAnsiTheme="minorHAnsi"/>
                <w:b/>
                <w:sz w:val="20"/>
                <w:szCs w:val="20"/>
              </w:rPr>
              <w:t xml:space="preserve"> </w:t>
            </w:r>
            <w:r w:rsidR="001938BC">
              <w:rPr>
                <w:rFonts w:asciiTheme="minorHAnsi" w:hAnsiTheme="minorHAnsi" w:cs="Arial"/>
                <w:b/>
                <w:sz w:val="20"/>
                <w:szCs w:val="20"/>
              </w:rPr>
              <w:t>Requirements</w:t>
            </w:r>
          </w:p>
          <w:p w14:paraId="0F7F4746" w14:textId="12BB5990" w:rsidR="00FC0855"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092950">
              <w:rPr>
                <w:rFonts w:asciiTheme="minorHAnsi" w:hAnsiTheme="minorHAnsi"/>
                <w:sz w:val="20"/>
                <w:szCs w:val="20"/>
              </w:rPr>
              <w:t>.</w:t>
            </w:r>
            <w:r>
              <w:rPr>
                <w:rFonts w:asciiTheme="minorHAnsi" w:hAnsiTheme="minorHAnsi"/>
                <w:b/>
                <w:sz w:val="20"/>
                <w:szCs w:val="20"/>
              </w:rPr>
              <w:br/>
            </w:r>
            <w:r w:rsidR="004648AA">
              <w:rPr>
                <w:rFonts w:asciiTheme="minorHAnsi" w:hAnsiTheme="minorHAnsi"/>
                <w:b/>
                <w:sz w:val="20"/>
                <w:szCs w:val="20"/>
              </w:rPr>
              <w:t xml:space="preserve"> </w:t>
            </w:r>
            <w:r w:rsidR="004648AA">
              <w:rPr>
                <w:rFonts w:asciiTheme="minorHAnsi" w:hAnsiTheme="minorHAnsi" w:cs="Arial"/>
                <w:sz w:val="20"/>
                <w:szCs w:val="20"/>
              </w:rPr>
              <w:t>&lt;&lt;</w:t>
            </w:r>
            <w:r w:rsidR="00F96517">
              <w:rPr>
                <w:rFonts w:asciiTheme="minorHAnsi" w:hAnsiTheme="minorHAnsi" w:cs="Arial"/>
                <w:sz w:val="20"/>
                <w:szCs w:val="20"/>
              </w:rPr>
              <w:t xml:space="preserve"> If there are no systems in column B14 that have a value =</w:t>
            </w:r>
            <w:r w:rsidR="00F4590C">
              <w:rPr>
                <w:rFonts w:asciiTheme="minorHAnsi" w:hAnsiTheme="minorHAnsi" w:cs="Arial"/>
                <w:sz w:val="20"/>
                <w:szCs w:val="20"/>
              </w:rPr>
              <w:t xml:space="preserve"> “</w:t>
            </w:r>
            <w:r w:rsidR="004648AA" w:rsidRPr="00744965">
              <w:rPr>
                <w:sz w:val="20"/>
                <w:szCs w:val="20"/>
              </w:rPr>
              <w:t>HERS-Verified Demand Recirculation Sensor Control</w:t>
            </w:r>
            <w:r w:rsidR="00F4590C">
              <w:rPr>
                <w:rFonts w:asciiTheme="minorHAnsi" w:hAnsiTheme="minorHAnsi" w:cs="Arial"/>
                <w:sz w:val="20"/>
                <w:szCs w:val="20"/>
              </w:rPr>
              <w:t>”</w:t>
            </w:r>
            <w:r w:rsidR="004648AA" w:rsidRPr="00C24D1F">
              <w:rPr>
                <w:rFonts w:asciiTheme="minorHAnsi" w:hAnsiTheme="minorHAnsi" w:cs="Arial"/>
                <w:sz w:val="20"/>
                <w:szCs w:val="20"/>
              </w:rPr>
              <w:t xml:space="preserve">, </w:t>
            </w:r>
            <w:r w:rsidR="004648AA" w:rsidRPr="00C24D1F">
              <w:rPr>
                <w:sz w:val="20"/>
                <w:szCs w:val="20"/>
              </w:rPr>
              <w:t>then display the "section does not apply" message</w:t>
            </w:r>
            <w:r w:rsidR="00F4590C">
              <w:rPr>
                <w:sz w:val="20"/>
                <w:szCs w:val="20"/>
              </w:rPr>
              <w:t>; else display this entire table</w:t>
            </w:r>
            <w:r w:rsidR="00F4590C" w:rsidRPr="00C24D1F">
              <w:rPr>
                <w:sz w:val="20"/>
                <w:szCs w:val="20"/>
              </w:rPr>
              <w:t xml:space="preserve"> </w:t>
            </w:r>
            <w:r w:rsidR="004648AA" w:rsidRPr="00C24D1F">
              <w:rPr>
                <w:sz w:val="20"/>
                <w:szCs w:val="20"/>
              </w:rPr>
              <w:t>&gt;&gt;</w:t>
            </w:r>
          </w:p>
        </w:tc>
      </w:tr>
      <w:tr w:rsidR="004648AA" w:rsidRPr="002D344E" w14:paraId="0F7F474A" w14:textId="77777777" w:rsidTr="00E65CD8">
        <w:trPr>
          <w:cantSplit/>
          <w:trHeight w:hRule="exact" w:val="541"/>
        </w:trPr>
        <w:tc>
          <w:tcPr>
            <w:tcW w:w="831" w:type="dxa"/>
            <w:tcBorders>
              <w:top w:val="single" w:sz="4" w:space="0" w:color="auto"/>
            </w:tcBorders>
            <w:vAlign w:val="center"/>
          </w:tcPr>
          <w:p w14:paraId="0F7F4748"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tcBorders>
              <w:top w:val="single" w:sz="4" w:space="0" w:color="auto"/>
            </w:tcBorders>
            <w:vAlign w:val="center"/>
          </w:tcPr>
          <w:p w14:paraId="0F7F4749" w14:textId="26C326AF"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3D3970">
              <w:rPr>
                <w:rFonts w:asciiTheme="minorHAnsi" w:hAnsiTheme="minorHAnsi"/>
                <w:sz w:val="20"/>
                <w:szCs w:val="20"/>
              </w:rPr>
              <w:t>RA4.4.10/</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648AA" w:rsidRPr="002D344E" w14:paraId="0F7F4750" w14:textId="77777777" w:rsidTr="00E65CD8">
        <w:trPr>
          <w:cantSplit/>
          <w:trHeight w:hRule="exact" w:val="991"/>
        </w:trPr>
        <w:tc>
          <w:tcPr>
            <w:tcW w:w="831" w:type="dxa"/>
            <w:vAlign w:val="center"/>
          </w:tcPr>
          <w:p w14:paraId="0F7F474B"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vAlign w:val="center"/>
          </w:tcPr>
          <w:p w14:paraId="0F7F474C" w14:textId="1FC3C410"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3D3970">
              <w:rPr>
                <w:rFonts w:asciiTheme="minorHAnsi" w:hAnsiTheme="minorHAnsi"/>
                <w:sz w:val="20"/>
                <w:szCs w:val="20"/>
              </w:rPr>
              <w:t>RA4.4.10(f)/</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(d)</w:t>
            </w:r>
            <w:r w:rsidRPr="00B36001">
              <w:rPr>
                <w:rFonts w:asciiTheme="minorHAnsi" w:hAnsiTheme="minorHAnsi"/>
                <w:sz w:val="20"/>
                <w:szCs w:val="20"/>
              </w:rPr>
              <w:t>)</w:t>
            </w:r>
          </w:p>
          <w:p w14:paraId="0F7F474D" w14:textId="344F6AF0" w:rsidR="004648AA" w:rsidRPr="00B36001" w:rsidRDefault="004648AA" w:rsidP="004648AA">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092950">
              <w:rPr>
                <w:sz w:val="20"/>
                <w:szCs w:val="20"/>
              </w:rPr>
              <w:t>°</w:t>
            </w:r>
            <w:r>
              <w:rPr>
                <w:rFonts w:asciiTheme="minorHAnsi" w:hAnsiTheme="minorHAnsi"/>
                <w:sz w:val="20"/>
                <w:szCs w:val="20"/>
              </w:rPr>
              <w:t>F</w:t>
            </w:r>
            <w:r w:rsidRPr="00B36001">
              <w:rPr>
                <w:sz w:val="20"/>
                <w:szCs w:val="20"/>
              </w:rPr>
              <w:t xml:space="preserve"> </w:t>
            </w:r>
            <w:proofErr w:type="gramStart"/>
            <w:r w:rsidRPr="00B36001">
              <w:rPr>
                <w:sz w:val="20"/>
                <w:szCs w:val="20"/>
              </w:rPr>
              <w:t>( 5.6</w:t>
            </w:r>
            <w:proofErr w:type="gramEnd"/>
            <w:r w:rsidR="00092950">
              <w:rPr>
                <w:sz w:val="20"/>
                <w:szCs w:val="20"/>
              </w:rPr>
              <w:t>°</w:t>
            </w:r>
            <w:r>
              <w:rPr>
                <w:rFonts w:asciiTheme="minorHAnsi" w:hAnsiTheme="minorHAnsi"/>
                <w:sz w:val="20"/>
                <w:szCs w:val="20"/>
              </w:rPr>
              <w:t>C</w:t>
            </w:r>
            <w:r w:rsidRPr="00B36001">
              <w:rPr>
                <w:sz w:val="20"/>
                <w:szCs w:val="20"/>
              </w:rPr>
              <w:t>) above the initial temperature of the water in the pipe</w:t>
            </w:r>
            <w:r w:rsidR="0006478B">
              <w:rPr>
                <w:sz w:val="20"/>
                <w:szCs w:val="20"/>
              </w:rPr>
              <w:t>.</w:t>
            </w:r>
          </w:p>
          <w:p w14:paraId="0F7F474E" w14:textId="5632B0A3" w:rsidR="004648AA" w:rsidRDefault="004648AA" w:rsidP="004648AA">
            <w:pPr>
              <w:pStyle w:val="ListParagraph"/>
              <w:keepNext/>
              <w:numPr>
                <w:ilvl w:val="0"/>
                <w:numId w:val="39"/>
              </w:numPr>
              <w:rPr>
                <w:sz w:val="20"/>
                <w:szCs w:val="20"/>
              </w:rPr>
            </w:pPr>
            <w:r w:rsidRPr="00CC3747">
              <w:rPr>
                <w:sz w:val="20"/>
                <w:szCs w:val="20"/>
              </w:rPr>
              <w:t>Not more than 102</w:t>
            </w:r>
            <w:r w:rsidR="00092950">
              <w:rPr>
                <w:sz w:val="20"/>
                <w:szCs w:val="20"/>
              </w:rPr>
              <w:t>°</w:t>
            </w:r>
            <w:r>
              <w:rPr>
                <w:rFonts w:asciiTheme="minorHAnsi" w:hAnsiTheme="minorHAnsi"/>
                <w:sz w:val="20"/>
                <w:szCs w:val="20"/>
              </w:rPr>
              <w:t>F</w:t>
            </w:r>
            <w:r w:rsidRPr="00CC3747">
              <w:rPr>
                <w:sz w:val="20"/>
                <w:szCs w:val="20"/>
              </w:rPr>
              <w:t xml:space="preserve"> (38.9</w:t>
            </w:r>
            <w:r w:rsidR="00092950">
              <w:rPr>
                <w:sz w:val="20"/>
                <w:szCs w:val="20"/>
              </w:rPr>
              <w:t>°</w:t>
            </w:r>
            <w:r>
              <w:rPr>
                <w:rFonts w:asciiTheme="minorHAnsi" w:hAnsiTheme="minorHAnsi"/>
                <w:sz w:val="20"/>
                <w:szCs w:val="20"/>
              </w:rPr>
              <w:t>C</w:t>
            </w:r>
            <w:r w:rsidRPr="00CC3747">
              <w:rPr>
                <w:sz w:val="20"/>
                <w:szCs w:val="20"/>
              </w:rPr>
              <w:t>).</w:t>
            </w:r>
          </w:p>
          <w:p w14:paraId="0F7F474F" w14:textId="77777777" w:rsidR="004648AA" w:rsidRDefault="004648AA" w:rsidP="004648AA">
            <w:pPr>
              <w:keepNext/>
              <w:rPr>
                <w:sz w:val="20"/>
                <w:szCs w:val="20"/>
              </w:rPr>
            </w:pPr>
          </w:p>
        </w:tc>
      </w:tr>
      <w:tr w:rsidR="004648AA" w:rsidRPr="002D344E" w14:paraId="0F7F4753" w14:textId="77777777" w:rsidTr="00E65CD8">
        <w:trPr>
          <w:cantSplit/>
          <w:trHeight w:hRule="exact" w:val="541"/>
        </w:trPr>
        <w:tc>
          <w:tcPr>
            <w:tcW w:w="831" w:type="dxa"/>
            <w:vAlign w:val="center"/>
          </w:tcPr>
          <w:p w14:paraId="0F7F4751"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vAlign w:val="center"/>
          </w:tcPr>
          <w:p w14:paraId="0F7F4752" w14:textId="1A7353CD" w:rsidR="004648AA" w:rsidRDefault="004648AA" w:rsidP="004648AA">
            <w:pPr>
              <w:keepNext/>
              <w:rPr>
                <w:sz w:val="20"/>
                <w:szCs w:val="20"/>
              </w:rPr>
            </w:pPr>
            <w:r w:rsidRPr="00B36001">
              <w:rPr>
                <w:sz w:val="20"/>
                <w:szCs w:val="20"/>
              </w:rPr>
              <w:t xml:space="preserve">The controls shall limit pump operation to a maximum of </w:t>
            </w:r>
            <w:r w:rsidR="003D3970">
              <w:rPr>
                <w:sz w:val="20"/>
                <w:szCs w:val="20"/>
              </w:rPr>
              <w:t xml:space="preserve">5 minutes for single dwellings, and </w:t>
            </w:r>
            <w:r w:rsidRPr="00B36001">
              <w:rPr>
                <w:sz w:val="20"/>
                <w:szCs w:val="20"/>
              </w:rPr>
              <w:t>10 minutes</w:t>
            </w:r>
            <w:r w:rsidR="003D3970">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3D3970">
              <w:rPr>
                <w:rFonts w:asciiTheme="minorHAnsi" w:hAnsiTheme="minorHAnsi"/>
                <w:sz w:val="20"/>
                <w:szCs w:val="20"/>
              </w:rPr>
              <w:t>RA4.4.10(f)3/</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(d)3</w:t>
            </w:r>
            <w:r w:rsidRPr="00B36001">
              <w:rPr>
                <w:rFonts w:asciiTheme="minorHAnsi" w:hAnsiTheme="minorHAnsi"/>
                <w:sz w:val="20"/>
                <w:szCs w:val="20"/>
              </w:rPr>
              <w:t>)</w:t>
            </w:r>
          </w:p>
        </w:tc>
      </w:tr>
      <w:tr w:rsidR="004648AA" w:rsidRPr="00B36001" w14:paraId="0F7F4759" w14:textId="77777777" w:rsidTr="004648AA">
        <w:trPr>
          <w:cantSplit/>
          <w:trHeight w:hRule="exact" w:val="1882"/>
        </w:trPr>
        <w:tc>
          <w:tcPr>
            <w:tcW w:w="831" w:type="dxa"/>
            <w:vAlign w:val="center"/>
          </w:tcPr>
          <w:p w14:paraId="0F7F4754"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vAlign w:val="center"/>
          </w:tcPr>
          <w:p w14:paraId="0F7F4755" w14:textId="6EE85130" w:rsidR="004648AA" w:rsidRPr="00B36001"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3D3970">
              <w:rPr>
                <w:rFonts w:asciiTheme="minorHAnsi" w:hAnsiTheme="minorHAnsi"/>
                <w:sz w:val="20"/>
                <w:szCs w:val="20"/>
              </w:rPr>
              <w:t>RA4.4.10(d)/</w:t>
            </w:r>
            <w:r w:rsidRPr="00B36001">
              <w:rPr>
                <w:rFonts w:asciiTheme="minorHAnsi" w:hAnsiTheme="minorHAnsi"/>
                <w:sz w:val="20"/>
                <w:szCs w:val="20"/>
              </w:rPr>
              <w:t>RA4.4.1</w:t>
            </w:r>
            <w:r>
              <w:rPr>
                <w:rFonts w:asciiTheme="minorHAnsi" w:hAnsiTheme="minorHAnsi"/>
                <w:sz w:val="20"/>
                <w:szCs w:val="20"/>
              </w:rPr>
              <w:t>3</w:t>
            </w:r>
            <w:r w:rsidR="00410D90">
              <w:rPr>
                <w:rFonts w:asciiTheme="minorHAnsi" w:hAnsiTheme="minorHAnsi"/>
                <w:sz w:val="20"/>
                <w:szCs w:val="20"/>
              </w:rPr>
              <w:t>(b</w:t>
            </w:r>
            <w:r w:rsidR="003D3970">
              <w:rPr>
                <w:rFonts w:asciiTheme="minorHAnsi" w:hAnsiTheme="minorHAnsi"/>
                <w:sz w:val="20"/>
                <w:szCs w:val="20"/>
              </w:rPr>
              <w:t>)</w:t>
            </w:r>
            <w:r w:rsidRPr="00B36001">
              <w:rPr>
                <w:rFonts w:asciiTheme="minorHAnsi" w:hAnsiTheme="minorHAnsi"/>
                <w:sz w:val="20"/>
                <w:szCs w:val="20"/>
              </w:rPr>
              <w:t>)</w:t>
            </w:r>
          </w:p>
          <w:p w14:paraId="0F7F4756" w14:textId="77777777" w:rsidR="004648AA" w:rsidRPr="00B36001" w:rsidRDefault="004648AA" w:rsidP="004648AA">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0F7F4757" w14:textId="77777777" w:rsidR="004648AA" w:rsidRPr="00B36001" w:rsidRDefault="004648AA" w:rsidP="004648AA">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0F7F4758" w14:textId="18B7E99C" w:rsidR="004648AA" w:rsidRPr="00B36001" w:rsidRDefault="004648AA" w:rsidP="004648AA">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w:t>
            </w:r>
            <w:r w:rsidR="003D3970">
              <w:rPr>
                <w:sz w:val="20"/>
                <w:szCs w:val="20"/>
              </w:rPr>
              <w:t>-</w:t>
            </w:r>
            <w:r w:rsidRPr="00B36001">
              <w:rPr>
                <w:sz w:val="20"/>
                <w:szCs w:val="20"/>
              </w:rPr>
              <w:t>sensor shall be installed in an accessible location at the end of supply portion of the hot water distribution line (typically under a sink).</w:t>
            </w:r>
          </w:p>
        </w:tc>
      </w:tr>
      <w:tr w:rsidR="004648AA" w:rsidRPr="00B36001" w14:paraId="0F7F475C" w14:textId="77777777" w:rsidTr="00E65CD8">
        <w:trPr>
          <w:cantSplit/>
          <w:trHeight w:hRule="exact" w:val="352"/>
        </w:trPr>
        <w:tc>
          <w:tcPr>
            <w:tcW w:w="831" w:type="dxa"/>
            <w:vAlign w:val="center"/>
          </w:tcPr>
          <w:p w14:paraId="0F7F475A"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vAlign w:val="center"/>
          </w:tcPr>
          <w:p w14:paraId="0F7F475B" w14:textId="58659A6A" w:rsidR="004648AA" w:rsidRPr="00B36001" w:rsidRDefault="004648AA" w:rsidP="00E65C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3D3970">
              <w:rPr>
                <w:rFonts w:asciiTheme="minorHAnsi" w:hAnsiTheme="minorHAnsi"/>
                <w:sz w:val="20"/>
                <w:szCs w:val="20"/>
              </w:rPr>
              <w:t>RA4.4.10(e)/</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(c)</w:t>
            </w:r>
            <w:r w:rsidRPr="00B36001">
              <w:rPr>
                <w:rFonts w:asciiTheme="minorHAnsi" w:hAnsiTheme="minorHAnsi"/>
                <w:sz w:val="20"/>
                <w:szCs w:val="20"/>
              </w:rPr>
              <w:t>)</w:t>
            </w:r>
          </w:p>
        </w:tc>
      </w:tr>
      <w:tr w:rsidR="004648AA" w14:paraId="0F7F475F" w14:textId="77777777" w:rsidTr="00E65CD8">
        <w:trPr>
          <w:cantSplit/>
          <w:trHeight w:hRule="exact" w:val="541"/>
        </w:trPr>
        <w:tc>
          <w:tcPr>
            <w:tcW w:w="831" w:type="dxa"/>
            <w:vAlign w:val="center"/>
          </w:tcPr>
          <w:p w14:paraId="0F7F475D"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vAlign w:val="center"/>
          </w:tcPr>
          <w:p w14:paraId="0F7F475E" w14:textId="0C5CD64E" w:rsidR="004648AA" w:rsidRDefault="004648AA" w:rsidP="00E65C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3D3970">
              <w:rPr>
                <w:rFonts w:asciiTheme="minorHAnsi" w:hAnsiTheme="minorHAnsi"/>
                <w:sz w:val="20"/>
                <w:szCs w:val="20"/>
              </w:rPr>
              <w:t>RA4.4.10(c)/</w:t>
            </w:r>
            <w:r w:rsidRPr="00B36001">
              <w:rPr>
                <w:rFonts w:asciiTheme="minorHAnsi" w:hAnsiTheme="minorHAnsi"/>
                <w:sz w:val="20"/>
                <w:szCs w:val="20"/>
              </w:rPr>
              <w:t>RA4.4.1</w:t>
            </w:r>
            <w:r>
              <w:rPr>
                <w:rFonts w:asciiTheme="minorHAnsi" w:hAnsiTheme="minorHAnsi"/>
                <w:sz w:val="20"/>
                <w:szCs w:val="20"/>
              </w:rPr>
              <w:t>3</w:t>
            </w:r>
            <w:r w:rsidR="003D3970">
              <w:rPr>
                <w:rFonts w:asciiTheme="minorHAnsi" w:hAnsiTheme="minorHAnsi"/>
                <w:sz w:val="20"/>
                <w:szCs w:val="20"/>
              </w:rPr>
              <w:t>(a)</w:t>
            </w:r>
            <w:r w:rsidRPr="00B36001">
              <w:rPr>
                <w:rFonts w:asciiTheme="minorHAnsi" w:hAnsiTheme="minorHAnsi"/>
                <w:sz w:val="20"/>
                <w:szCs w:val="20"/>
              </w:rPr>
              <w:t>)</w:t>
            </w:r>
          </w:p>
        </w:tc>
      </w:tr>
      <w:tr w:rsidR="004648AA" w:rsidRPr="006D2E42" w14:paraId="0F7F4762" w14:textId="77777777" w:rsidTr="004648AA">
        <w:trPr>
          <w:cantSplit/>
          <w:trHeight w:hRule="exact" w:val="288"/>
        </w:trPr>
        <w:tc>
          <w:tcPr>
            <w:tcW w:w="831" w:type="dxa"/>
            <w:vAlign w:val="center"/>
          </w:tcPr>
          <w:p w14:paraId="0F7F4760" w14:textId="77777777" w:rsidR="004648AA" w:rsidRPr="002D344E"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vAlign w:val="center"/>
          </w:tcPr>
          <w:p w14:paraId="0F7F4761" w14:textId="353B2B2B" w:rsidR="004648AA" w:rsidRPr="002D344E" w:rsidRDefault="004648AA" w:rsidP="00E65C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2D344E">
              <w:rPr>
                <w:sz w:val="20"/>
                <w:szCs w:val="20"/>
              </w:rPr>
              <w:t>If more than one loop installed each loop shall have its own pump and controls</w:t>
            </w:r>
            <w:r w:rsidR="0006478B">
              <w:rPr>
                <w:sz w:val="20"/>
                <w:szCs w:val="20"/>
              </w:rPr>
              <w:t>.</w:t>
            </w:r>
          </w:p>
        </w:tc>
      </w:tr>
      <w:tr w:rsidR="004648AA" w:rsidRPr="006D2E42" w14:paraId="0F7F4765" w14:textId="77777777" w:rsidTr="004648AA">
        <w:trPr>
          <w:cantSplit/>
          <w:trHeight w:hRule="exact" w:val="370"/>
        </w:trPr>
        <w:tc>
          <w:tcPr>
            <w:tcW w:w="831" w:type="dxa"/>
            <w:vAlign w:val="center"/>
          </w:tcPr>
          <w:p w14:paraId="0F7F4763"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vAlign w:val="center"/>
          </w:tcPr>
          <w:p w14:paraId="0F7F4764" w14:textId="1A9D9857" w:rsidR="004648AA" w:rsidRPr="00D24BC5" w:rsidRDefault="004648AA" w:rsidP="003D397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 xml:space="preserve">Automatic </w:t>
            </w:r>
            <w:r w:rsidR="003D3970">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4648AA" w:rsidRPr="006D2E42" w14:paraId="0F7F4768" w14:textId="77777777" w:rsidTr="00E65CD8">
        <w:trPr>
          <w:cantSplit/>
          <w:trHeight w:hRule="exact" w:val="325"/>
        </w:trPr>
        <w:tc>
          <w:tcPr>
            <w:tcW w:w="831" w:type="dxa"/>
            <w:vAlign w:val="center"/>
          </w:tcPr>
          <w:p w14:paraId="0F7F4766"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vAlign w:val="center"/>
          </w:tcPr>
          <w:p w14:paraId="0F7F4767" w14:textId="743BBAA3" w:rsidR="004648AA" w:rsidRPr="00D24BC5" w:rsidRDefault="004648AA" w:rsidP="00E65CD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 check valve</w:t>
            </w:r>
            <w:r w:rsidR="003D3970">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4648AA" w:rsidRPr="006D2E42" w14:paraId="0F7F476B" w14:textId="77777777" w:rsidTr="00E65CD8">
        <w:trPr>
          <w:cantSplit/>
          <w:trHeight w:hRule="exact" w:val="541"/>
        </w:trPr>
        <w:tc>
          <w:tcPr>
            <w:tcW w:w="831" w:type="dxa"/>
            <w:vAlign w:val="center"/>
          </w:tcPr>
          <w:p w14:paraId="0F7F4769"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vAlign w:val="center"/>
          </w:tcPr>
          <w:p w14:paraId="0F7F476A" w14:textId="77777777" w:rsidR="004648AA" w:rsidRPr="00D24BC5" w:rsidRDefault="004648AA" w:rsidP="00E65CD8">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4648AA" w:rsidRPr="006D2E42" w14:paraId="0F7F476E" w14:textId="77777777" w:rsidTr="00E65CD8">
        <w:trPr>
          <w:cantSplit/>
          <w:trHeight w:hRule="exact" w:val="352"/>
        </w:trPr>
        <w:tc>
          <w:tcPr>
            <w:tcW w:w="831" w:type="dxa"/>
            <w:vAlign w:val="center"/>
          </w:tcPr>
          <w:p w14:paraId="0F7F476C"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vAlign w:val="center"/>
          </w:tcPr>
          <w:p w14:paraId="0F7F476D" w14:textId="6E408EB8" w:rsidR="004648AA" w:rsidRPr="00D24BC5" w:rsidRDefault="004648AA" w:rsidP="003D3970">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3D3970">
              <w:rPr>
                <w:rFonts w:asciiTheme="minorHAnsi" w:eastAsia="Calibri" w:hAnsiTheme="minorHAnsi" w:cs="Arial"/>
              </w:rPr>
              <w:t>10</w:t>
            </w:r>
            <w:r w:rsidR="003D3970"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4648AA" w:rsidRPr="006D2E42" w14:paraId="0F7F4771" w14:textId="77777777" w:rsidTr="00E65CD8">
        <w:trPr>
          <w:cantSplit/>
          <w:trHeight w:hRule="exact" w:val="361"/>
        </w:trPr>
        <w:tc>
          <w:tcPr>
            <w:tcW w:w="831" w:type="dxa"/>
            <w:vAlign w:val="center"/>
          </w:tcPr>
          <w:p w14:paraId="0F7F476F"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vAlign w:val="center"/>
          </w:tcPr>
          <w:p w14:paraId="0F7F4770" w14:textId="77777777" w:rsidR="004648AA" w:rsidRPr="00D24BC5" w:rsidRDefault="004648AA"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4648AA" w:rsidRPr="006D2E42" w14:paraId="0F7F4774" w14:textId="77777777" w:rsidTr="00E65CD8">
        <w:trPr>
          <w:cantSplit/>
          <w:trHeight w:hRule="exact" w:val="352"/>
        </w:trPr>
        <w:tc>
          <w:tcPr>
            <w:tcW w:w="831" w:type="dxa"/>
            <w:vAlign w:val="center"/>
          </w:tcPr>
          <w:p w14:paraId="0F7F4772" w14:textId="77777777" w:rsidR="004648AA"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vAlign w:val="center"/>
          </w:tcPr>
          <w:p w14:paraId="0F7F4773" w14:textId="5F528C93" w:rsidR="004648AA" w:rsidRPr="00D24BC5" w:rsidRDefault="004648AA" w:rsidP="00E65CD8">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3D3970">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4648AA" w:rsidRPr="006D2E42" w14:paraId="0F7F4776" w14:textId="77777777" w:rsidTr="00E65CD8">
        <w:trPr>
          <w:cantSplit/>
          <w:trHeight w:hRule="exact" w:val="361"/>
        </w:trPr>
        <w:tc>
          <w:tcPr>
            <w:tcW w:w="14593" w:type="dxa"/>
            <w:gridSpan w:val="2"/>
            <w:vAlign w:val="center"/>
          </w:tcPr>
          <w:p w14:paraId="0F7F4775" w14:textId="77777777" w:rsidR="004648AA" w:rsidRPr="006D2E42" w:rsidRDefault="004648AA" w:rsidP="004648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E1685">
              <w:rPr>
                <w:rFonts w:asciiTheme="minorHAnsi" w:hAnsiTheme="minorHAnsi"/>
                <w:b/>
                <w:sz w:val="18"/>
                <w:szCs w:val="18"/>
              </w:rPr>
              <w:t xml:space="preserve">The responsible person’s signature on this compliance document affirms that all applicable requirements in this table have been met.  </w:t>
            </w:r>
          </w:p>
        </w:tc>
      </w:tr>
    </w:tbl>
    <w:p w14:paraId="0F7F4777" w14:textId="77777777" w:rsidR="00147EA4" w:rsidRDefault="00147EA4"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0F7F4778" w14:textId="77777777" w:rsidR="00DE7A20" w:rsidRPr="006D2E42" w:rsidRDefault="00DE7A20"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0F7F4779" w14:textId="77777777" w:rsidR="00147EA4" w:rsidRDefault="00147EA4" w:rsidP="00147E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p w14:paraId="0F7F477A" w14:textId="77777777" w:rsidR="00147EA4" w:rsidRDefault="00147EA4" w:rsidP="00147E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63"/>
        <w:gridCol w:w="359"/>
        <w:gridCol w:w="3395"/>
        <w:gridCol w:w="3755"/>
      </w:tblGrid>
      <w:tr w:rsidR="000E1685" w:rsidRPr="00913A72" w14:paraId="0F7F477C" w14:textId="77777777" w:rsidTr="00E65CD8">
        <w:trPr>
          <w:trHeight w:val="332"/>
          <w:jc w:val="center"/>
        </w:trPr>
        <w:tc>
          <w:tcPr>
            <w:tcW w:w="10950" w:type="dxa"/>
            <w:gridSpan w:val="4"/>
            <w:vAlign w:val="center"/>
          </w:tcPr>
          <w:p w14:paraId="0F7F477B" w14:textId="77777777" w:rsidR="000E1685" w:rsidRPr="00913A72"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13A72">
              <w:rPr>
                <w:rFonts w:asciiTheme="minorHAnsi" w:eastAsia="Times New Roman" w:hAnsiTheme="minorHAnsi" w:cs="Arial"/>
                <w:b/>
                <w:caps/>
                <w:sz w:val="18"/>
                <w:szCs w:val="18"/>
              </w:rPr>
              <w:lastRenderedPageBreak/>
              <w:t>Documentation Author's Declaration Statement</w:t>
            </w:r>
          </w:p>
        </w:tc>
      </w:tr>
      <w:tr w:rsidR="000E1685" w:rsidRPr="00913A72" w14:paraId="0F7F477E" w14:textId="77777777" w:rsidTr="003E796B">
        <w:trPr>
          <w:trHeight w:val="206"/>
          <w:jc w:val="center"/>
        </w:trPr>
        <w:tc>
          <w:tcPr>
            <w:tcW w:w="10950" w:type="dxa"/>
            <w:gridSpan w:val="4"/>
            <w:vAlign w:val="center"/>
          </w:tcPr>
          <w:p w14:paraId="0F7F477D" w14:textId="77777777" w:rsidR="000E1685" w:rsidRPr="00913A72" w:rsidRDefault="000E1685" w:rsidP="00E65CD8">
            <w:pPr>
              <w:keepNext/>
              <w:numPr>
                <w:ilvl w:val="0"/>
                <w:numId w:val="34"/>
              </w:numPr>
              <w:spacing w:after="0" w:line="240" w:lineRule="auto"/>
              <w:ind w:left="360"/>
              <w:rPr>
                <w:rFonts w:asciiTheme="minorHAnsi" w:eastAsia="Times New Roman" w:hAnsiTheme="minorHAnsi"/>
                <w:sz w:val="18"/>
                <w:szCs w:val="18"/>
              </w:rPr>
            </w:pPr>
            <w:r w:rsidRPr="00913A72">
              <w:rPr>
                <w:rFonts w:asciiTheme="minorHAnsi" w:eastAsia="Times New Roman" w:hAnsiTheme="minorHAnsi"/>
                <w:sz w:val="18"/>
                <w:szCs w:val="18"/>
              </w:rPr>
              <w:t>I certify that this Certificate of Installation documentation is accurate and complete.</w:t>
            </w:r>
          </w:p>
        </w:tc>
      </w:tr>
      <w:tr w:rsidR="000E1685" w:rsidRPr="00913A72" w14:paraId="0F7F4781" w14:textId="77777777" w:rsidTr="003E796B">
        <w:trPr>
          <w:trHeight w:val="360"/>
          <w:jc w:val="center"/>
        </w:trPr>
        <w:tc>
          <w:tcPr>
            <w:tcW w:w="5577" w:type="dxa"/>
            <w:gridSpan w:val="2"/>
          </w:tcPr>
          <w:p w14:paraId="0F7F477F"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Name:</w:t>
            </w:r>
          </w:p>
        </w:tc>
        <w:tc>
          <w:tcPr>
            <w:tcW w:w="5373" w:type="dxa"/>
            <w:gridSpan w:val="2"/>
          </w:tcPr>
          <w:p w14:paraId="0F7F4780"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Signature:</w:t>
            </w:r>
          </w:p>
        </w:tc>
      </w:tr>
      <w:tr w:rsidR="000E1685" w:rsidRPr="00913A72" w14:paraId="0F7F4784" w14:textId="77777777" w:rsidTr="003E796B">
        <w:trPr>
          <w:trHeight w:val="360"/>
          <w:jc w:val="center"/>
        </w:trPr>
        <w:tc>
          <w:tcPr>
            <w:tcW w:w="5577" w:type="dxa"/>
            <w:gridSpan w:val="2"/>
          </w:tcPr>
          <w:p w14:paraId="0F7F4782"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Documentation Author Company Name:</w:t>
            </w:r>
          </w:p>
        </w:tc>
        <w:tc>
          <w:tcPr>
            <w:tcW w:w="5373" w:type="dxa"/>
            <w:gridSpan w:val="2"/>
          </w:tcPr>
          <w:p w14:paraId="0F7F4783"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Date Signed:</w:t>
            </w:r>
          </w:p>
        </w:tc>
      </w:tr>
      <w:tr w:rsidR="000E1685" w:rsidRPr="00913A72" w14:paraId="0F7F4787" w14:textId="77777777" w:rsidTr="003E796B">
        <w:trPr>
          <w:trHeight w:val="360"/>
          <w:jc w:val="center"/>
        </w:trPr>
        <w:tc>
          <w:tcPr>
            <w:tcW w:w="5577" w:type="dxa"/>
            <w:gridSpan w:val="2"/>
          </w:tcPr>
          <w:p w14:paraId="0F7F4785"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Address:</w:t>
            </w:r>
          </w:p>
        </w:tc>
        <w:tc>
          <w:tcPr>
            <w:tcW w:w="5373" w:type="dxa"/>
            <w:gridSpan w:val="2"/>
          </w:tcPr>
          <w:p w14:paraId="0F7F4786" w14:textId="05AB3DCB"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CEA/HERS Certification Identification (</w:t>
            </w:r>
            <w:r w:rsidR="00E65CD8">
              <w:rPr>
                <w:rFonts w:asciiTheme="minorHAnsi" w:eastAsia="Times New Roman" w:hAnsiTheme="minorHAnsi"/>
                <w:sz w:val="14"/>
                <w:szCs w:val="14"/>
              </w:rPr>
              <w:t>i</w:t>
            </w:r>
            <w:r w:rsidRPr="00913A72">
              <w:rPr>
                <w:rFonts w:asciiTheme="minorHAnsi" w:eastAsia="Times New Roman" w:hAnsiTheme="minorHAnsi"/>
                <w:sz w:val="14"/>
                <w:szCs w:val="14"/>
              </w:rPr>
              <w:t>f applicable):</w:t>
            </w:r>
          </w:p>
        </w:tc>
      </w:tr>
      <w:tr w:rsidR="000E1685" w:rsidRPr="00913A72" w14:paraId="0F7F478A" w14:textId="77777777" w:rsidTr="003E796B">
        <w:trPr>
          <w:trHeight w:val="360"/>
          <w:jc w:val="center"/>
        </w:trPr>
        <w:tc>
          <w:tcPr>
            <w:tcW w:w="5577" w:type="dxa"/>
            <w:gridSpan w:val="2"/>
          </w:tcPr>
          <w:p w14:paraId="0F7F4788"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City/State/Zip:</w:t>
            </w:r>
          </w:p>
        </w:tc>
        <w:tc>
          <w:tcPr>
            <w:tcW w:w="5373" w:type="dxa"/>
            <w:gridSpan w:val="2"/>
          </w:tcPr>
          <w:p w14:paraId="0F7F4789" w14:textId="77777777" w:rsidR="000E1685" w:rsidRPr="00913A72" w:rsidRDefault="000E1685" w:rsidP="00AE6068">
            <w:pPr>
              <w:keepNext/>
              <w:spacing w:after="0" w:line="240" w:lineRule="auto"/>
              <w:rPr>
                <w:rFonts w:asciiTheme="minorHAnsi" w:eastAsia="Times New Roman" w:hAnsiTheme="minorHAnsi"/>
                <w:sz w:val="14"/>
                <w:szCs w:val="14"/>
              </w:rPr>
            </w:pPr>
            <w:r w:rsidRPr="00913A72">
              <w:rPr>
                <w:rFonts w:asciiTheme="minorHAnsi" w:eastAsia="Times New Roman" w:hAnsiTheme="minorHAnsi"/>
                <w:sz w:val="14"/>
                <w:szCs w:val="14"/>
              </w:rPr>
              <w:t>Phone:</w:t>
            </w:r>
          </w:p>
        </w:tc>
      </w:tr>
      <w:tr w:rsidR="000E1685" w:rsidRPr="00913A72" w14:paraId="0F7F478C" w14:textId="77777777" w:rsidTr="003E796B">
        <w:tblPrEx>
          <w:tblCellMar>
            <w:left w:w="115" w:type="dxa"/>
            <w:right w:w="115" w:type="dxa"/>
          </w:tblCellMar>
        </w:tblPrEx>
        <w:trPr>
          <w:trHeight w:val="296"/>
          <w:jc w:val="center"/>
        </w:trPr>
        <w:tc>
          <w:tcPr>
            <w:tcW w:w="10950" w:type="dxa"/>
            <w:gridSpan w:val="4"/>
            <w:vAlign w:val="center"/>
          </w:tcPr>
          <w:p w14:paraId="0F7F478B" w14:textId="77777777" w:rsidR="000E1685" w:rsidRPr="00913A72"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913A72">
              <w:rPr>
                <w:rFonts w:asciiTheme="minorHAnsi" w:eastAsia="Times New Roman" w:hAnsiTheme="minorHAnsi" w:cs="Arial"/>
                <w:b/>
                <w:caps/>
                <w:sz w:val="18"/>
                <w:szCs w:val="18"/>
              </w:rPr>
              <w:t xml:space="preserve">Responsible Person's Declaration statement  </w:t>
            </w:r>
          </w:p>
        </w:tc>
      </w:tr>
      <w:tr w:rsidR="000E1685" w:rsidRPr="00913A72" w14:paraId="0F7F4794" w14:textId="77777777" w:rsidTr="003E796B">
        <w:tblPrEx>
          <w:tblCellMar>
            <w:left w:w="115" w:type="dxa"/>
            <w:right w:w="115" w:type="dxa"/>
          </w:tblCellMar>
        </w:tblPrEx>
        <w:trPr>
          <w:trHeight w:val="504"/>
          <w:jc w:val="center"/>
        </w:trPr>
        <w:tc>
          <w:tcPr>
            <w:tcW w:w="10950" w:type="dxa"/>
            <w:gridSpan w:val="4"/>
          </w:tcPr>
          <w:p w14:paraId="69DECE9C" w14:textId="77777777" w:rsidR="000D610A" w:rsidRPr="00BA1C5B" w:rsidRDefault="000D610A" w:rsidP="000D610A">
            <w:pPr>
              <w:pStyle w:val="Heading3"/>
              <w:numPr>
                <w:ilvl w:val="0"/>
                <w:numId w:val="0"/>
              </w:numPr>
              <w:spacing w:before="60"/>
              <w:ind w:right="86"/>
              <w:rPr>
                <w:rFonts w:asciiTheme="minorHAnsi" w:hAnsiTheme="minorHAnsi"/>
                <w:b/>
                <w:caps/>
                <w:sz w:val="18"/>
                <w:szCs w:val="18"/>
              </w:rPr>
            </w:pPr>
            <w:r w:rsidRPr="00BA1C5B">
              <w:rPr>
                <w:rFonts w:asciiTheme="minorHAnsi" w:hAnsiTheme="minorHAnsi"/>
                <w:sz w:val="18"/>
                <w:szCs w:val="18"/>
              </w:rPr>
              <w:t xml:space="preserve">I certify the following under penalty of perjury, under the laws of the State of California: </w:t>
            </w:r>
          </w:p>
          <w:p w14:paraId="23A92531" w14:textId="77777777" w:rsidR="000D610A" w:rsidRPr="00BA1C5B" w:rsidRDefault="000D610A" w:rsidP="000D610A">
            <w:pPr>
              <w:pStyle w:val="Heading3"/>
              <w:numPr>
                <w:ilvl w:val="0"/>
                <w:numId w:val="43"/>
              </w:numPr>
              <w:tabs>
                <w:tab w:val="left" w:pos="-2600"/>
              </w:tabs>
              <w:spacing w:before="0"/>
              <w:ind w:right="90"/>
              <w:rPr>
                <w:rFonts w:asciiTheme="minorHAnsi" w:hAnsiTheme="minorHAnsi"/>
                <w:b/>
                <w:caps/>
                <w:sz w:val="18"/>
                <w:szCs w:val="18"/>
              </w:rPr>
            </w:pPr>
            <w:r w:rsidRPr="00BA1C5B">
              <w:rPr>
                <w:rFonts w:asciiTheme="minorHAnsi" w:hAnsiTheme="minorHAnsi"/>
                <w:sz w:val="18"/>
                <w:szCs w:val="18"/>
              </w:rPr>
              <w:t xml:space="preserve">The information provided on this Certificate of Installation is true and correct. </w:t>
            </w:r>
          </w:p>
          <w:p w14:paraId="2B049F92" w14:textId="77777777" w:rsidR="000D610A" w:rsidRPr="00123CE9" w:rsidRDefault="000D610A" w:rsidP="000D610A">
            <w:pPr>
              <w:pStyle w:val="Heading3"/>
              <w:numPr>
                <w:ilvl w:val="0"/>
                <w:numId w:val="43"/>
              </w:numPr>
              <w:tabs>
                <w:tab w:val="left" w:pos="-2600"/>
              </w:tabs>
              <w:spacing w:before="0"/>
              <w:ind w:right="90"/>
              <w:rPr>
                <w:rFonts w:asciiTheme="minorHAnsi" w:hAnsiTheme="minorHAnsi"/>
                <w:b/>
                <w:caps/>
                <w:sz w:val="18"/>
              </w:rPr>
            </w:pPr>
            <w:r w:rsidRPr="00BA1C5B">
              <w:rPr>
                <w:rFonts w:asciiTheme="minorHAnsi" w:hAnsiTheme="minorHAnsi"/>
                <w:snapToGrid w:val="0"/>
                <w:sz w:val="18"/>
                <w:szCs w:val="18"/>
              </w:rPr>
              <w:t xml:space="preserve">I am either: a) a responsible person eligible under Division 3 of the Business and Professions Code </w:t>
            </w:r>
            <w:r w:rsidRPr="00BA1C5B">
              <w:rPr>
                <w:rFonts w:asciiTheme="minorHAnsi" w:hAnsiTheme="minorHAnsi"/>
                <w:sz w:val="18"/>
                <w:szCs w:val="18"/>
              </w:rPr>
              <w:t xml:space="preserve">in the applicable classification to accept responsibility for the system design, construction, or installation </w:t>
            </w:r>
            <w:r w:rsidRPr="00BA1C5B">
              <w:rPr>
                <w:rFonts w:asciiTheme="minorHAnsi" w:hAnsiTheme="minorHAnsi"/>
                <w:snapToGrid w:val="0"/>
                <w:sz w:val="18"/>
                <w:szCs w:val="18"/>
              </w:rPr>
              <w:t xml:space="preserve">of features, materials, components, or manufactured devices </w:t>
            </w:r>
            <w:r w:rsidRPr="00BA1C5B">
              <w:rPr>
                <w:rFonts w:asciiTheme="minorHAnsi" w:hAnsiTheme="minorHAnsi"/>
                <w:sz w:val="18"/>
                <w:szCs w:val="18"/>
              </w:rPr>
              <w:t xml:space="preserve">for the scope of work identified on this Certificate of Installation </w:t>
            </w:r>
            <w:r w:rsidRPr="00BA1C5B">
              <w:rPr>
                <w:rFonts w:asciiTheme="minorHAnsi" w:hAnsiTheme="minorHAnsi"/>
                <w:snapToGrid w:val="0"/>
                <w:sz w:val="18"/>
                <w:szCs w:val="18"/>
              </w:rPr>
              <w:t>and attest to the declarations in this statement</w:t>
            </w:r>
            <w:r w:rsidRPr="00BA1C5B">
              <w:rPr>
                <w:rFonts w:asciiTheme="minorHAnsi" w:hAnsiTheme="minorHAnsi"/>
                <w:sz w:val="18"/>
                <w:szCs w:val="18"/>
              </w:rPr>
              <w:t>, or b) I am an authorized representative of the responsible person and attest to the declarations in this statement on the responsible person’s behalf</w:t>
            </w:r>
            <w:r w:rsidRPr="00BA1C5B">
              <w:rPr>
                <w:rFonts w:asciiTheme="minorHAnsi" w:eastAsia="Calibri" w:hAnsiTheme="minorHAnsi"/>
                <w:sz w:val="18"/>
                <w:szCs w:val="18"/>
              </w:rPr>
              <w:t>.</w:t>
            </w:r>
          </w:p>
          <w:p w14:paraId="6B6A648D" w14:textId="77777777" w:rsidR="000D610A" w:rsidRPr="00BA1C5B" w:rsidRDefault="000D610A" w:rsidP="000D610A">
            <w:pPr>
              <w:keepNext/>
              <w:numPr>
                <w:ilvl w:val="0"/>
                <w:numId w:val="43"/>
              </w:numPr>
              <w:autoSpaceDE w:val="0"/>
              <w:autoSpaceDN w:val="0"/>
              <w:adjustRightInd w:val="0"/>
              <w:spacing w:after="0" w:line="240" w:lineRule="auto"/>
              <w:ind w:right="90"/>
              <w:rPr>
                <w:sz w:val="18"/>
                <w:szCs w:val="18"/>
              </w:rPr>
            </w:pPr>
            <w:r w:rsidRPr="00BA1C5B">
              <w:rPr>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BA1C5B">
              <w:rPr>
                <w:rFonts w:cs="TimesNewRomanPSMT"/>
                <w:sz w:val="18"/>
                <w:szCs w:val="18"/>
              </w:rPr>
              <w:t>.</w:t>
            </w:r>
          </w:p>
          <w:p w14:paraId="6BA05E1F" w14:textId="77777777" w:rsidR="000D610A" w:rsidRPr="00123CE9" w:rsidRDefault="000D610A" w:rsidP="000D610A">
            <w:pPr>
              <w:pStyle w:val="ListParagraph"/>
              <w:keepNext/>
              <w:numPr>
                <w:ilvl w:val="0"/>
                <w:numId w:val="43"/>
              </w:numPr>
              <w:autoSpaceDE w:val="0"/>
              <w:autoSpaceDN w:val="0"/>
              <w:adjustRightInd w:val="0"/>
              <w:spacing w:after="0" w:line="240" w:lineRule="auto"/>
              <w:rPr>
                <w:rFonts w:asciiTheme="minorHAnsi" w:hAnsiTheme="minorHAnsi"/>
                <w:sz w:val="18"/>
              </w:rPr>
            </w:pPr>
            <w:r w:rsidRPr="00BA1C5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BA1C5B" w:rsidDel="001D633D">
              <w:rPr>
                <w:rFonts w:asciiTheme="minorHAnsi" w:hAnsiTheme="minorHAnsi"/>
                <w:sz w:val="18"/>
                <w:szCs w:val="18"/>
              </w:rPr>
              <w:t xml:space="preserve"> </w:t>
            </w:r>
          </w:p>
          <w:p w14:paraId="0F7F4793" w14:textId="50BA757A" w:rsidR="000E1685" w:rsidRPr="00913A72" w:rsidRDefault="000D610A" w:rsidP="000D610A">
            <w:pPr>
              <w:keepNext/>
              <w:numPr>
                <w:ilvl w:val="0"/>
                <w:numId w:val="43"/>
              </w:numPr>
              <w:autoSpaceDE w:val="0"/>
              <w:autoSpaceDN w:val="0"/>
              <w:adjustRightInd w:val="0"/>
              <w:spacing w:after="0" w:line="240" w:lineRule="auto"/>
              <w:contextualSpacing/>
              <w:rPr>
                <w:rFonts w:asciiTheme="minorHAnsi" w:eastAsia="Times New Roman" w:hAnsiTheme="minorHAnsi"/>
                <w:b/>
                <w:sz w:val="20"/>
                <w:szCs w:val="20"/>
              </w:rPr>
            </w:pPr>
            <w:r w:rsidRPr="00BA1C5B">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913A72" w14:paraId="0F7F4797" w14:textId="77777777" w:rsidTr="003E796B">
        <w:tblPrEx>
          <w:tblCellMar>
            <w:left w:w="108" w:type="dxa"/>
            <w:right w:w="108" w:type="dxa"/>
          </w:tblCellMar>
        </w:tblPrEx>
        <w:trPr>
          <w:trHeight w:val="360"/>
          <w:jc w:val="center"/>
        </w:trPr>
        <w:tc>
          <w:tcPr>
            <w:tcW w:w="5307" w:type="dxa"/>
          </w:tcPr>
          <w:p w14:paraId="0F7F4795" w14:textId="77777777" w:rsidR="000E1685" w:rsidRPr="00913A72"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Responsible Builder/Installer Name:</w:t>
            </w:r>
          </w:p>
        </w:tc>
        <w:tc>
          <w:tcPr>
            <w:tcW w:w="5643" w:type="dxa"/>
            <w:gridSpan w:val="3"/>
          </w:tcPr>
          <w:p w14:paraId="0F7F4796" w14:textId="77777777" w:rsidR="000E1685" w:rsidRPr="00913A72"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Responsible Builder/Installer Signature:</w:t>
            </w:r>
          </w:p>
        </w:tc>
      </w:tr>
      <w:tr w:rsidR="000E1685" w:rsidRPr="00913A72" w14:paraId="0F7F479A" w14:textId="77777777" w:rsidTr="003E796B">
        <w:tblPrEx>
          <w:tblCellMar>
            <w:left w:w="108" w:type="dxa"/>
            <w:right w:w="108" w:type="dxa"/>
          </w:tblCellMar>
        </w:tblPrEx>
        <w:trPr>
          <w:trHeight w:val="360"/>
          <w:jc w:val="center"/>
        </w:trPr>
        <w:tc>
          <w:tcPr>
            <w:tcW w:w="5307" w:type="dxa"/>
            <w:tcBorders>
              <w:top w:val="single" w:sz="4" w:space="0" w:color="auto"/>
              <w:left w:val="single" w:sz="4" w:space="0" w:color="auto"/>
              <w:bottom w:val="single" w:sz="4" w:space="0" w:color="auto"/>
              <w:right w:val="single" w:sz="4" w:space="0" w:color="auto"/>
            </w:tcBorders>
          </w:tcPr>
          <w:p w14:paraId="0F7F4798" w14:textId="156E3DF6"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7F4799"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Position With Company (Title):</w:t>
            </w:r>
          </w:p>
        </w:tc>
      </w:tr>
      <w:tr w:rsidR="000E1685" w:rsidRPr="00913A72" w14:paraId="0F7F479D" w14:textId="77777777" w:rsidTr="003E796B">
        <w:tblPrEx>
          <w:tblCellMar>
            <w:left w:w="108" w:type="dxa"/>
            <w:right w:w="108" w:type="dxa"/>
          </w:tblCellMar>
        </w:tblPrEx>
        <w:trPr>
          <w:trHeight w:val="360"/>
          <w:jc w:val="center"/>
        </w:trPr>
        <w:tc>
          <w:tcPr>
            <w:tcW w:w="5307" w:type="dxa"/>
            <w:tcBorders>
              <w:top w:val="single" w:sz="4" w:space="0" w:color="auto"/>
              <w:left w:val="single" w:sz="4" w:space="0" w:color="auto"/>
              <w:bottom w:val="single" w:sz="4" w:space="0" w:color="auto"/>
              <w:right w:val="single" w:sz="4" w:space="0" w:color="auto"/>
            </w:tcBorders>
          </w:tcPr>
          <w:p w14:paraId="0F7F479B"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7F479C"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CSLB License:</w:t>
            </w:r>
          </w:p>
        </w:tc>
      </w:tr>
      <w:tr w:rsidR="000E1685" w:rsidRPr="00913A72" w14:paraId="0F7F47A1" w14:textId="77777777" w:rsidTr="003E796B">
        <w:tblPrEx>
          <w:tblCellMar>
            <w:left w:w="108" w:type="dxa"/>
            <w:right w:w="108" w:type="dxa"/>
          </w:tblCellMar>
        </w:tblPrEx>
        <w:trPr>
          <w:trHeight w:val="360"/>
          <w:jc w:val="center"/>
        </w:trPr>
        <w:tc>
          <w:tcPr>
            <w:tcW w:w="5307" w:type="dxa"/>
            <w:tcBorders>
              <w:top w:val="single" w:sz="4" w:space="0" w:color="auto"/>
              <w:left w:val="single" w:sz="4" w:space="0" w:color="auto"/>
              <w:bottom w:val="single" w:sz="4" w:space="0" w:color="auto"/>
              <w:right w:val="single" w:sz="4" w:space="0" w:color="auto"/>
            </w:tcBorders>
          </w:tcPr>
          <w:p w14:paraId="0F7F479E"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7F479F" w14:textId="1A642652"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Phone</w:t>
            </w:r>
            <w:r w:rsidR="00E65CD8">
              <w:rPr>
                <w:rFonts w:asciiTheme="minorHAnsi" w:eastAsia="Times New Roman"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7F47A0"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Date Signed:</w:t>
            </w:r>
          </w:p>
        </w:tc>
      </w:tr>
      <w:tr w:rsidR="000E1685" w:rsidRPr="00913A72" w14:paraId="0F7F47A4" w14:textId="77777777" w:rsidTr="003E796B">
        <w:tblPrEx>
          <w:tblCellMar>
            <w:left w:w="108" w:type="dxa"/>
            <w:right w:w="108" w:type="dxa"/>
          </w:tblCellMar>
        </w:tblPrEx>
        <w:trPr>
          <w:trHeight w:val="360"/>
          <w:jc w:val="center"/>
        </w:trPr>
        <w:tc>
          <w:tcPr>
            <w:tcW w:w="5307" w:type="dxa"/>
            <w:tcBorders>
              <w:top w:val="single" w:sz="4" w:space="0" w:color="auto"/>
              <w:left w:val="single" w:sz="4" w:space="0" w:color="auto"/>
              <w:bottom w:val="single" w:sz="4" w:space="0" w:color="auto"/>
              <w:right w:val="single" w:sz="4" w:space="0" w:color="auto"/>
            </w:tcBorders>
          </w:tcPr>
          <w:p w14:paraId="0F7F47A2"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7F47A3" w14:textId="77777777" w:rsidR="000E1685" w:rsidRPr="00913A72"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13A72">
              <w:rPr>
                <w:rFonts w:asciiTheme="minorHAnsi" w:eastAsia="Times New Roman" w:hAnsiTheme="minorHAnsi"/>
                <w:sz w:val="14"/>
                <w:szCs w:val="14"/>
              </w:rPr>
              <w:t xml:space="preserve">Name of TPQCP (if applicable): </w:t>
            </w:r>
          </w:p>
        </w:tc>
      </w:tr>
    </w:tbl>
    <w:p w14:paraId="0F7F47A5" w14:textId="77777777" w:rsidR="008E388E" w:rsidRPr="006D2E42" w:rsidRDefault="008E388E" w:rsidP="00064F9C">
      <w:pPr>
        <w:spacing w:after="0" w:line="240" w:lineRule="auto"/>
        <w:rPr>
          <w:rFonts w:asciiTheme="minorHAnsi" w:hAnsiTheme="minorHAnsi" w:cs="Arial"/>
          <w:sz w:val="20"/>
          <w:szCs w:val="20"/>
        </w:rPr>
      </w:pPr>
    </w:p>
    <w:sectPr w:rsidR="008E388E" w:rsidRPr="006D2E42" w:rsidSect="00C12EA4">
      <w:headerReference w:type="even" r:id="rId18"/>
      <w:headerReference w:type="default" r:id="rId19"/>
      <w:footerReference w:type="default" r:id="rId20"/>
      <w:headerReference w:type="first" r:id="rId21"/>
      <w:pgSz w:w="15840" w:h="12240" w:orient="landscape"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D58A8E" w14:textId="77777777" w:rsidR="00187D79" w:rsidRDefault="00187D79" w:rsidP="004E3B6C">
      <w:pPr>
        <w:spacing w:after="0" w:line="240" w:lineRule="auto"/>
      </w:pPr>
      <w:r>
        <w:separator/>
      </w:r>
    </w:p>
  </w:endnote>
  <w:endnote w:type="continuationSeparator" w:id="0">
    <w:p w14:paraId="57B33ACB" w14:textId="77777777" w:rsidR="00187D79" w:rsidRDefault="00187D79" w:rsidP="004E3B6C">
      <w:pPr>
        <w:spacing w:after="0" w:line="240" w:lineRule="auto"/>
      </w:pPr>
      <w:r>
        <w:continuationSeparator/>
      </w:r>
    </w:p>
  </w:endnote>
  <w:endnote w:type="continuationNotice" w:id="1">
    <w:p w14:paraId="5B2515D5" w14:textId="77777777" w:rsidR="00187D79" w:rsidRDefault="00187D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BE" w14:textId="71C890B9" w:rsidR="003D3970" w:rsidRPr="00C91513" w:rsidRDefault="003D3970"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62BD800C" w:rsidR="003D3970" w:rsidRPr="00C91513" w:rsidRDefault="003D3970" w:rsidP="00AF5BDE">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r w:rsidR="000D610A">
      <w:rPr>
        <w:i w:val="0"/>
        <w:sz w:val="20"/>
        <w:szCs w:val="20"/>
      </w:rPr>
      <w:t>October</w:t>
    </w:r>
    <w:r>
      <w:rPr>
        <w:i w:val="0"/>
        <w:sz w:val="20"/>
        <w:szCs w:val="20"/>
      </w:rPr>
      <w:t xml:space="preserve">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A" w14:textId="1AE63749" w:rsidR="003D3970" w:rsidRPr="00C91513" w:rsidRDefault="003D3970" w:rsidP="00AF5BDE">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r w:rsidR="000D610A">
      <w:rPr>
        <w:i w:val="0"/>
        <w:sz w:val="20"/>
        <w:szCs w:val="20"/>
      </w:rPr>
      <w:t>October</w:t>
    </w:r>
    <w:r>
      <w:rPr>
        <w:i w:val="0"/>
        <w:sz w:val="20"/>
        <w:szCs w:val="20"/>
      </w:rPr>
      <w:t xml:space="preserve">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D4" w14:textId="0CE3A6B7" w:rsidR="003D3970" w:rsidRPr="000E1685" w:rsidRDefault="003D3970" w:rsidP="00AF5BDE">
    <w:pPr>
      <w:pBdr>
        <w:top w:val="single" w:sz="4" w:space="1" w:color="auto"/>
      </w:pBdr>
      <w:tabs>
        <w:tab w:val="center" w:pos="4320"/>
        <w:tab w:val="right" w:pos="14400"/>
      </w:tabs>
      <w:spacing w:after="0" w:line="240" w:lineRule="auto"/>
      <w:rPr>
        <w:szCs w:val="20"/>
      </w:rPr>
    </w:pPr>
    <w:r w:rsidRPr="000E1685">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0E1685">
      <w:rPr>
        <w:rFonts w:asciiTheme="minorHAnsi" w:eastAsia="Times New Roman" w:hAnsiTheme="minorHAnsi"/>
        <w:sz w:val="20"/>
        <w:szCs w:val="20"/>
      </w:rPr>
      <w:t xml:space="preserve"> Residential Compliance</w:t>
    </w:r>
    <w:r w:rsidRPr="000E1685">
      <w:rPr>
        <w:rFonts w:asciiTheme="minorHAnsi" w:eastAsia="Times New Roman" w:hAnsiTheme="minorHAnsi"/>
        <w:sz w:val="20"/>
        <w:szCs w:val="20"/>
      </w:rPr>
      <w:tab/>
    </w:r>
    <w:r w:rsidR="000D610A">
      <w:rPr>
        <w:rFonts w:asciiTheme="minorHAnsi" w:eastAsia="Times New Roman" w:hAnsiTheme="minorHAnsi"/>
        <w:sz w:val="20"/>
        <w:szCs w:val="20"/>
      </w:rPr>
      <w:t>October</w:t>
    </w:r>
    <w:r>
      <w:rPr>
        <w:rFonts w:asciiTheme="minorHAnsi" w:eastAsia="Times New Roman" w:hAnsiTheme="minorHAnsi"/>
        <w:sz w:val="20"/>
        <w:szCs w:val="20"/>
      </w:rPr>
      <w:t xml:space="preserve">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C740CD" w14:textId="77777777" w:rsidR="00187D79" w:rsidRDefault="00187D79" w:rsidP="004E3B6C">
      <w:pPr>
        <w:spacing w:after="0" w:line="240" w:lineRule="auto"/>
      </w:pPr>
      <w:r>
        <w:separator/>
      </w:r>
    </w:p>
  </w:footnote>
  <w:footnote w:type="continuationSeparator" w:id="0">
    <w:p w14:paraId="47BFC7FF" w14:textId="77777777" w:rsidR="00187D79" w:rsidRDefault="00187D79" w:rsidP="004E3B6C">
      <w:pPr>
        <w:spacing w:after="0" w:line="240" w:lineRule="auto"/>
      </w:pPr>
      <w:r>
        <w:continuationSeparator/>
      </w:r>
    </w:p>
  </w:footnote>
  <w:footnote w:type="continuationNotice" w:id="1">
    <w:p w14:paraId="76BADB48" w14:textId="77777777" w:rsidR="00187D79" w:rsidRDefault="00187D7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AA" w14:textId="77777777" w:rsidR="003D3970" w:rsidRDefault="00166F6F">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AB" w14:textId="414BB619" w:rsidR="003D3970" w:rsidRPr="00913A72" w:rsidRDefault="003D3970" w:rsidP="00913A72">
    <w:pPr>
      <w:suppressAutoHyphens/>
      <w:spacing w:after="0" w:line="240" w:lineRule="auto"/>
      <w:ind w:left="-90"/>
      <w:rPr>
        <w:rFonts w:ascii="Arial" w:eastAsia="Times New Roman" w:hAnsi="Arial" w:cs="Arial"/>
        <w:sz w:val="14"/>
        <w:szCs w:val="14"/>
      </w:rPr>
    </w:pPr>
    <w:r w:rsidRPr="005B1B6C">
      <w:rPr>
        <w:rFonts w:ascii="Arial" w:eastAsia="Times New Roman" w:hAnsi="Arial"/>
        <w:noProof/>
        <w:sz w:val="14"/>
      </w:rPr>
      <w:drawing>
        <wp:anchor distT="0" distB="0" distL="114300" distR="114300" simplePos="0" relativeHeight="251658240" behindDoc="0" locked="0" layoutInCell="1" allowOverlap="1" wp14:anchorId="0F7F47D7" wp14:editId="6AC359D3">
          <wp:simplePos x="0" y="0"/>
          <wp:positionH relativeFrom="margin">
            <wp:posOffset>8900160</wp:posOffset>
          </wp:positionH>
          <wp:positionV relativeFrom="margin">
            <wp:posOffset>-1214120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166F6F">
      <w:rPr>
        <w:rFonts w:ascii="Arial" w:eastAsia="Times New Roman" w:hAnsi="Arial" w:cs="Arial"/>
        <w:noProof/>
        <w:sz w:val="14"/>
        <w:szCs w:val="14"/>
      </w:rPr>
      <w:pict w14:anchorId="0F7F4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13A72">
      <w:rPr>
        <w:rFonts w:ascii="Arial" w:eastAsia="Times New Roman" w:hAnsi="Arial" w:cs="Arial"/>
        <w:sz w:val="14"/>
        <w:szCs w:val="14"/>
      </w:rPr>
      <w:t>STATE OF CALIFORNIA</w:t>
    </w:r>
  </w:p>
  <w:p w14:paraId="0F7F47AC" w14:textId="77777777" w:rsidR="003D3970" w:rsidRPr="00913A72" w:rsidRDefault="003D3970"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SINGLE DWELLING UNIT HOT WATER SYSTEM DISTRIBUTION</w:t>
    </w:r>
  </w:p>
  <w:p w14:paraId="0F7F47AD" w14:textId="2955FC51" w:rsidR="003D3970" w:rsidRPr="00913A72" w:rsidRDefault="003D3970"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CEC-CF2R-</w:t>
    </w:r>
    <w:r>
      <w:rPr>
        <w:rFonts w:ascii="Arial" w:eastAsia="Times New Roman" w:hAnsi="Arial" w:cs="Arial"/>
        <w:sz w:val="14"/>
        <w:szCs w:val="14"/>
      </w:rPr>
      <w:t>PLB-22-H</w:t>
    </w:r>
    <w:r w:rsidRPr="00913A72">
      <w:rPr>
        <w:rFonts w:ascii="Arial" w:eastAsia="Times New Roman" w:hAnsi="Arial" w:cs="Arial"/>
        <w:sz w:val="14"/>
        <w:szCs w:val="14"/>
      </w:rPr>
      <w:t xml:space="preserve"> (Revised </w:t>
    </w:r>
    <w:r w:rsidR="000D610A">
      <w:rPr>
        <w:rFonts w:ascii="Arial" w:eastAsia="Times New Roman" w:hAnsi="Arial" w:cs="Arial"/>
        <w:sz w:val="14"/>
        <w:szCs w:val="14"/>
      </w:rPr>
      <w:t>10</w:t>
    </w:r>
    <w:r>
      <w:rPr>
        <w:rFonts w:ascii="Arial" w:eastAsia="Times New Roman" w:hAnsi="Arial" w:cs="Arial"/>
        <w:sz w:val="14"/>
        <w:szCs w:val="14"/>
      </w:rPr>
      <w:t>/16</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4987"/>
      <w:gridCol w:w="2334"/>
    </w:tblGrid>
    <w:tr w:rsidR="003D3970" w:rsidRPr="00F85124" w14:paraId="0F7F47B0" w14:textId="77777777" w:rsidTr="00913A72">
      <w:trPr>
        <w:cantSplit/>
        <w:trHeight w:val="288"/>
      </w:trPr>
      <w:tc>
        <w:tcPr>
          <w:tcW w:w="4064" w:type="pct"/>
          <w:gridSpan w:val="3"/>
          <w:tcBorders>
            <w:bottom w:val="single" w:sz="4" w:space="0" w:color="auto"/>
            <w:right w:val="nil"/>
          </w:tcBorders>
          <w:vAlign w:val="center"/>
        </w:tcPr>
        <w:p w14:paraId="0F7F47AE" w14:textId="77777777" w:rsidR="003D3970" w:rsidRPr="00F85124" w:rsidRDefault="003D3970" w:rsidP="00C33BFE">
          <w:pPr>
            <w:pStyle w:val="Style14"/>
            <w:rPr>
              <w:b/>
            </w:rPr>
          </w:pPr>
          <w:r>
            <w:t>CERTIFICATE OF INSTALLATION</w:t>
          </w:r>
        </w:p>
      </w:tc>
      <w:tc>
        <w:tcPr>
          <w:tcW w:w="936" w:type="pct"/>
          <w:tcBorders>
            <w:left w:val="nil"/>
            <w:bottom w:val="single" w:sz="4" w:space="0" w:color="auto"/>
          </w:tcBorders>
          <w:tcMar>
            <w:left w:w="115" w:type="dxa"/>
            <w:right w:w="115" w:type="dxa"/>
          </w:tcMar>
          <w:vAlign w:val="center"/>
        </w:tcPr>
        <w:p w14:paraId="0F7F47AF" w14:textId="77777777" w:rsidR="003D3970" w:rsidRDefault="003D3970">
          <w:pPr>
            <w:pStyle w:val="Style15"/>
            <w:rPr>
              <w:b/>
            </w:rPr>
          </w:pPr>
          <w:r>
            <w:t>CF2R-PLB-22-H</w:t>
          </w:r>
        </w:p>
      </w:tc>
    </w:tr>
    <w:tr w:rsidR="003D3970" w:rsidRPr="00F85124" w14:paraId="0F7F47B3" w14:textId="77777777" w:rsidTr="00C33BFE">
      <w:trPr>
        <w:cantSplit/>
        <w:trHeight w:val="288"/>
      </w:trPr>
      <w:tc>
        <w:tcPr>
          <w:tcW w:w="2500" w:type="pct"/>
          <w:gridSpan w:val="2"/>
          <w:tcBorders>
            <w:right w:val="nil"/>
          </w:tcBorders>
        </w:tcPr>
        <w:p w14:paraId="0F7F47B1" w14:textId="77777777" w:rsidR="003D3970" w:rsidRPr="00F85124" w:rsidRDefault="003D3970" w:rsidP="00C33BFE">
          <w:pPr>
            <w:pStyle w:val="Style10"/>
            <w:rPr>
              <w:sz w:val="12"/>
              <w:szCs w:val="12"/>
            </w:rPr>
          </w:pPr>
          <w:r>
            <w:t xml:space="preserve">HERS Verified </w:t>
          </w:r>
          <w:r w:rsidRPr="006D2E42">
            <w:t>Single Dwelling Unit Hot Water System Distribution</w:t>
          </w:r>
        </w:p>
      </w:tc>
      <w:tc>
        <w:tcPr>
          <w:tcW w:w="2500" w:type="pct"/>
          <w:gridSpan w:val="2"/>
          <w:tcBorders>
            <w:left w:val="nil"/>
          </w:tcBorders>
        </w:tcPr>
        <w:p w14:paraId="0F7F47B2" w14:textId="77777777" w:rsidR="003D3970" w:rsidRPr="00F85124" w:rsidRDefault="003D3970" w:rsidP="00C33BFE">
          <w:pPr>
            <w:pStyle w:val="Style11"/>
            <w:rPr>
              <w:sz w:val="12"/>
              <w:szCs w:val="12"/>
            </w:rPr>
          </w:pPr>
          <w:r w:rsidRPr="00F85124">
            <w:t xml:space="preserve">(Page </w:t>
          </w:r>
          <w:r>
            <w:fldChar w:fldCharType="begin"/>
          </w:r>
          <w:r>
            <w:instrText xml:space="preserve"> PAGE   \* MERGEFORMAT </w:instrText>
          </w:r>
          <w:r>
            <w:fldChar w:fldCharType="separate"/>
          </w:r>
          <w:r w:rsidR="00166F6F">
            <w:rPr>
              <w:noProof/>
            </w:rPr>
            <w:t>6</w:t>
          </w:r>
          <w:r>
            <w:rPr>
              <w:noProof/>
            </w:rPr>
            <w:fldChar w:fldCharType="end"/>
          </w:r>
          <w:r w:rsidRPr="00F85124">
            <w:t xml:space="preserve"> of </w:t>
          </w:r>
          <w:r w:rsidR="00166F6F">
            <w:fldChar w:fldCharType="begin"/>
          </w:r>
          <w:r w:rsidR="00166F6F">
            <w:instrText xml:space="preserve"> SECTIONPAGES   \* MERGEFORMAT </w:instrText>
          </w:r>
          <w:r w:rsidR="00166F6F">
            <w:fldChar w:fldCharType="separate"/>
          </w:r>
          <w:r w:rsidR="00166F6F">
            <w:rPr>
              <w:noProof/>
            </w:rPr>
            <w:t>6</w:t>
          </w:r>
          <w:r w:rsidR="00166F6F">
            <w:rPr>
              <w:noProof/>
            </w:rPr>
            <w:fldChar w:fldCharType="end"/>
          </w:r>
          <w:r w:rsidRPr="00F85124">
            <w:t>)</w:t>
          </w:r>
        </w:p>
      </w:tc>
    </w:tr>
    <w:tr w:rsidR="003D3970" w:rsidRPr="00F85124" w14:paraId="0F7F47B7" w14:textId="77777777" w:rsidTr="00913A72">
      <w:trPr>
        <w:cantSplit/>
        <w:trHeight w:val="288"/>
      </w:trPr>
      <w:tc>
        <w:tcPr>
          <w:tcW w:w="0" w:type="auto"/>
        </w:tcPr>
        <w:p w14:paraId="0F7F47B4" w14:textId="77777777" w:rsidR="003D3970" w:rsidRPr="00F85124" w:rsidRDefault="003D3970" w:rsidP="00C33BFE">
          <w:pPr>
            <w:pStyle w:val="Style12"/>
          </w:pPr>
          <w:r w:rsidRPr="00F85124">
            <w:t>Project Name:</w:t>
          </w:r>
        </w:p>
      </w:tc>
      <w:tc>
        <w:tcPr>
          <w:tcW w:w="1703" w:type="pct"/>
          <w:gridSpan w:val="2"/>
        </w:tcPr>
        <w:p w14:paraId="0F7F47B5" w14:textId="77777777" w:rsidR="003D3970" w:rsidRPr="00F85124" w:rsidRDefault="003D3970" w:rsidP="00C33BFE">
          <w:pPr>
            <w:pStyle w:val="Style12"/>
          </w:pPr>
          <w:r w:rsidRPr="00F85124">
            <w:t>Enforcement Agency:</w:t>
          </w:r>
        </w:p>
      </w:tc>
      <w:tc>
        <w:tcPr>
          <w:tcW w:w="936" w:type="pct"/>
        </w:tcPr>
        <w:p w14:paraId="0F7F47B6" w14:textId="77777777" w:rsidR="003D3970" w:rsidRPr="00F85124" w:rsidRDefault="003D3970" w:rsidP="00C33BFE">
          <w:pPr>
            <w:pStyle w:val="Style12"/>
          </w:pPr>
          <w:r w:rsidRPr="00F85124">
            <w:t>Permit Number:</w:t>
          </w:r>
        </w:p>
      </w:tc>
    </w:tr>
    <w:tr w:rsidR="003D3970" w:rsidRPr="00F85124" w14:paraId="0F7F47BB" w14:textId="77777777" w:rsidTr="00913A72">
      <w:trPr>
        <w:cantSplit/>
        <w:trHeight w:val="288"/>
      </w:trPr>
      <w:tc>
        <w:tcPr>
          <w:tcW w:w="0" w:type="auto"/>
        </w:tcPr>
        <w:p w14:paraId="0F7F47B8" w14:textId="77777777" w:rsidR="003D3970" w:rsidRPr="00F85124" w:rsidRDefault="003D3970" w:rsidP="00C33BFE">
          <w:pPr>
            <w:pStyle w:val="Style12"/>
            <w:rPr>
              <w:vertAlign w:val="superscript"/>
            </w:rPr>
          </w:pPr>
          <w:r w:rsidRPr="00F85124">
            <w:t>Dwelling Address:</w:t>
          </w:r>
        </w:p>
      </w:tc>
      <w:tc>
        <w:tcPr>
          <w:tcW w:w="1703" w:type="pct"/>
          <w:gridSpan w:val="2"/>
        </w:tcPr>
        <w:p w14:paraId="0F7F47B9" w14:textId="77777777" w:rsidR="003D3970" w:rsidRPr="00F85124" w:rsidRDefault="003D3970" w:rsidP="00C33BFE">
          <w:pPr>
            <w:pStyle w:val="Style12"/>
            <w:rPr>
              <w:vertAlign w:val="superscript"/>
            </w:rPr>
          </w:pPr>
          <w:r w:rsidRPr="00F85124">
            <w:t>City</w:t>
          </w:r>
        </w:p>
      </w:tc>
      <w:tc>
        <w:tcPr>
          <w:tcW w:w="936" w:type="pct"/>
        </w:tcPr>
        <w:p w14:paraId="0F7F47BA" w14:textId="77777777" w:rsidR="003D3970" w:rsidRPr="00F85124" w:rsidRDefault="003D3970" w:rsidP="00C33BFE">
          <w:pPr>
            <w:pStyle w:val="Style12"/>
            <w:rPr>
              <w:vertAlign w:val="superscript"/>
            </w:rPr>
          </w:pPr>
          <w:r w:rsidRPr="00F85124">
            <w:t>Zip Code</w:t>
          </w:r>
        </w:p>
      </w:tc>
    </w:tr>
  </w:tbl>
  <w:p w14:paraId="0F7F47BC" w14:textId="77777777" w:rsidR="003D3970" w:rsidRPr="006D2E42" w:rsidRDefault="003D3970" w:rsidP="004A16DC">
    <w:pPr>
      <w:pStyle w:val="Header"/>
      <w:spacing w:after="0"/>
      <w:rPr>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0" w14:textId="77777777" w:rsidR="003D3970" w:rsidRDefault="00166F6F">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2" w14:textId="77777777" w:rsidR="003D3970" w:rsidRDefault="00166F6F">
    <w:pPr>
      <w:pStyle w:val="Header"/>
    </w:pPr>
    <w:r>
      <w:rPr>
        <w:noProof/>
      </w:rPr>
      <w:pict w14:anchorId="0F7F47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9"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3D3970" w:rsidRPr="00F85124" w14:paraId="0F7F47C5" w14:textId="77777777" w:rsidTr="0036348A">
      <w:trPr>
        <w:cantSplit/>
        <w:trHeight w:val="288"/>
      </w:trPr>
      <w:tc>
        <w:tcPr>
          <w:tcW w:w="4155" w:type="pct"/>
          <w:gridSpan w:val="2"/>
          <w:tcBorders>
            <w:bottom w:val="single" w:sz="4" w:space="0" w:color="auto"/>
            <w:right w:val="nil"/>
          </w:tcBorders>
          <w:vAlign w:val="center"/>
        </w:tcPr>
        <w:p w14:paraId="0F7F47C3" w14:textId="77777777" w:rsidR="003D3970" w:rsidRPr="00F85124" w:rsidRDefault="00166F6F" w:rsidP="004035F2">
          <w:pPr>
            <w:pStyle w:val="Style14"/>
            <w:rPr>
              <w:b/>
            </w:rPr>
          </w:pPr>
          <w:r>
            <w:rPr>
              <w:noProof/>
            </w:rPr>
            <w:pict w14:anchorId="0F7F47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0"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3970">
            <w:t>CERTIFICATE OF INSTALLATION - USER INSTRUCTIONS</w:t>
          </w:r>
        </w:p>
      </w:tc>
      <w:tc>
        <w:tcPr>
          <w:tcW w:w="845" w:type="pct"/>
          <w:tcBorders>
            <w:left w:val="nil"/>
            <w:bottom w:val="single" w:sz="4" w:space="0" w:color="auto"/>
          </w:tcBorders>
          <w:tcMar>
            <w:left w:w="115" w:type="dxa"/>
            <w:right w:w="115" w:type="dxa"/>
          </w:tcMar>
          <w:vAlign w:val="center"/>
        </w:tcPr>
        <w:p w14:paraId="0F7F47C4" w14:textId="77777777" w:rsidR="003D3970" w:rsidRDefault="003D3970">
          <w:pPr>
            <w:pStyle w:val="Style15"/>
            <w:rPr>
              <w:b/>
            </w:rPr>
          </w:pPr>
          <w:r>
            <w:t>CF2R-PLB-22-H</w:t>
          </w:r>
        </w:p>
      </w:tc>
    </w:tr>
    <w:tr w:rsidR="003D3970" w:rsidRPr="00F85124" w14:paraId="0F7F47C8" w14:textId="77777777" w:rsidTr="00C33BFE">
      <w:trPr>
        <w:cantSplit/>
        <w:trHeight w:val="288"/>
      </w:trPr>
      <w:tc>
        <w:tcPr>
          <w:tcW w:w="2500" w:type="pct"/>
          <w:tcBorders>
            <w:right w:val="nil"/>
          </w:tcBorders>
        </w:tcPr>
        <w:p w14:paraId="0F7F47C6" w14:textId="77777777" w:rsidR="003D3970" w:rsidRPr="00F85124" w:rsidRDefault="003D3970" w:rsidP="0009742B">
          <w:pPr>
            <w:pStyle w:val="Style10"/>
            <w:rPr>
              <w:sz w:val="12"/>
              <w:szCs w:val="12"/>
            </w:rPr>
          </w:pPr>
          <w:r>
            <w:t xml:space="preserve">HERS Verified </w:t>
          </w:r>
          <w:r w:rsidRPr="006D2E42">
            <w:t>Single Dwelling Unit Hot Water System Distribution</w:t>
          </w:r>
          <w:r>
            <w:t xml:space="preserve"> </w:t>
          </w:r>
        </w:p>
      </w:tc>
      <w:tc>
        <w:tcPr>
          <w:tcW w:w="2500" w:type="pct"/>
          <w:gridSpan w:val="2"/>
          <w:tcBorders>
            <w:left w:val="nil"/>
          </w:tcBorders>
        </w:tcPr>
        <w:p w14:paraId="0F7F47C7" w14:textId="77777777" w:rsidR="003D3970" w:rsidRPr="00F85124" w:rsidRDefault="003D3970" w:rsidP="00C33BFE">
          <w:pPr>
            <w:pStyle w:val="Style11"/>
            <w:rPr>
              <w:sz w:val="12"/>
              <w:szCs w:val="12"/>
            </w:rPr>
          </w:pPr>
          <w:r w:rsidRPr="00F85124">
            <w:t xml:space="preserve">(Page </w:t>
          </w:r>
          <w:r>
            <w:fldChar w:fldCharType="begin"/>
          </w:r>
          <w:r>
            <w:instrText xml:space="preserve"> PAGE   \* MERGEFORMAT </w:instrText>
          </w:r>
          <w:r>
            <w:fldChar w:fldCharType="separate"/>
          </w:r>
          <w:r w:rsidR="00166F6F">
            <w:rPr>
              <w:noProof/>
            </w:rPr>
            <w:t>2</w:t>
          </w:r>
          <w:r>
            <w:rPr>
              <w:noProof/>
            </w:rPr>
            <w:fldChar w:fldCharType="end"/>
          </w:r>
          <w:r w:rsidRPr="00F85124">
            <w:t xml:space="preserve"> of </w:t>
          </w:r>
          <w:r w:rsidR="00166F6F">
            <w:fldChar w:fldCharType="begin"/>
          </w:r>
          <w:r w:rsidR="00166F6F">
            <w:instrText xml:space="preserve"> SECTIONPAGES   \* MERGEFORMAT </w:instrText>
          </w:r>
          <w:r w:rsidR="00166F6F">
            <w:fldChar w:fldCharType="separate"/>
          </w:r>
          <w:r w:rsidR="00166F6F">
            <w:rPr>
              <w:noProof/>
            </w:rPr>
            <w:t>2</w:t>
          </w:r>
          <w:r w:rsidR="00166F6F">
            <w:rPr>
              <w:noProof/>
            </w:rPr>
            <w:fldChar w:fldCharType="end"/>
          </w:r>
          <w:r w:rsidRPr="00F85124">
            <w:t>)</w:t>
          </w:r>
        </w:p>
      </w:tc>
    </w:tr>
  </w:tbl>
  <w:p w14:paraId="0F7F47C9" w14:textId="77777777" w:rsidR="003D3970" w:rsidRPr="006D2E42" w:rsidRDefault="003D3970" w:rsidP="004A16DC">
    <w:pPr>
      <w:pStyle w:val="Header"/>
      <w:spacing w:after="0"/>
      <w:rPr>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B" w14:textId="77777777" w:rsidR="003D3970" w:rsidRDefault="00166F6F">
    <w:pPr>
      <w:pStyle w:val="Header"/>
    </w:pPr>
    <w:r>
      <w:rPr>
        <w:noProof/>
      </w:rPr>
      <w:pict w14:anchorId="0F7F47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8"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CC" w14:textId="77777777" w:rsidR="003D3970" w:rsidRDefault="00166F6F">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3D3970" w:rsidRPr="00F85124" w14:paraId="0F7F47CF" w14:textId="77777777" w:rsidTr="0036348A">
      <w:trPr>
        <w:cantSplit/>
        <w:trHeight w:val="288"/>
      </w:trPr>
      <w:tc>
        <w:tcPr>
          <w:tcW w:w="4155" w:type="pct"/>
          <w:gridSpan w:val="2"/>
          <w:tcBorders>
            <w:bottom w:val="single" w:sz="4" w:space="0" w:color="auto"/>
            <w:right w:val="nil"/>
          </w:tcBorders>
          <w:vAlign w:val="center"/>
        </w:tcPr>
        <w:p w14:paraId="0F7F47CD" w14:textId="77777777" w:rsidR="003D3970" w:rsidRPr="00F85124" w:rsidRDefault="00166F6F" w:rsidP="00064F9C">
          <w:pPr>
            <w:pStyle w:val="Style14"/>
            <w:rPr>
              <w:b/>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3970">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77777777" w:rsidR="003D3970" w:rsidRDefault="003D3970">
          <w:pPr>
            <w:pStyle w:val="Style15"/>
            <w:rPr>
              <w:b/>
            </w:rPr>
          </w:pPr>
          <w:r>
            <w:t>CF2R-PLB-22-H</w:t>
          </w:r>
        </w:p>
      </w:tc>
    </w:tr>
    <w:tr w:rsidR="003D3970" w:rsidRPr="00F85124" w14:paraId="0F7F47D2" w14:textId="77777777" w:rsidTr="00C33BFE">
      <w:trPr>
        <w:cantSplit/>
        <w:trHeight w:val="288"/>
      </w:trPr>
      <w:tc>
        <w:tcPr>
          <w:tcW w:w="2500" w:type="pct"/>
          <w:tcBorders>
            <w:right w:val="nil"/>
          </w:tcBorders>
        </w:tcPr>
        <w:p w14:paraId="0F7F47D0" w14:textId="77777777" w:rsidR="003D3970" w:rsidRPr="00F85124" w:rsidRDefault="003D3970" w:rsidP="00C33BFE">
          <w:pPr>
            <w:pStyle w:val="Style10"/>
            <w:rPr>
              <w:sz w:val="12"/>
              <w:szCs w:val="12"/>
            </w:rPr>
          </w:pPr>
          <w:r>
            <w:t xml:space="preserve">HERS Verified </w:t>
          </w:r>
          <w:r w:rsidRPr="006D2E42">
            <w:t>Single Dwelling Unit Hot Water System Distribution</w:t>
          </w:r>
        </w:p>
      </w:tc>
      <w:tc>
        <w:tcPr>
          <w:tcW w:w="2500" w:type="pct"/>
          <w:gridSpan w:val="2"/>
          <w:tcBorders>
            <w:left w:val="nil"/>
          </w:tcBorders>
        </w:tcPr>
        <w:p w14:paraId="0F7F47D1" w14:textId="77777777" w:rsidR="003D3970" w:rsidRPr="00F85124" w:rsidRDefault="003D3970" w:rsidP="00C33BFE">
          <w:pPr>
            <w:pStyle w:val="Style11"/>
            <w:rPr>
              <w:sz w:val="12"/>
              <w:szCs w:val="12"/>
            </w:rPr>
          </w:pPr>
          <w:r w:rsidRPr="00F85124">
            <w:t xml:space="preserve">(Page </w:t>
          </w:r>
          <w:r>
            <w:fldChar w:fldCharType="begin"/>
          </w:r>
          <w:r>
            <w:instrText xml:space="preserve"> PAGE   \* MERGEFORMAT </w:instrText>
          </w:r>
          <w:r>
            <w:fldChar w:fldCharType="separate"/>
          </w:r>
          <w:r w:rsidR="00166F6F">
            <w:rPr>
              <w:noProof/>
            </w:rPr>
            <w:t>7</w:t>
          </w:r>
          <w:r>
            <w:rPr>
              <w:noProof/>
            </w:rPr>
            <w:fldChar w:fldCharType="end"/>
          </w:r>
          <w:r w:rsidRPr="00F85124">
            <w:t xml:space="preserve"> of </w:t>
          </w:r>
          <w:r w:rsidR="00166F6F">
            <w:fldChar w:fldCharType="begin"/>
          </w:r>
          <w:r w:rsidR="00166F6F">
            <w:instrText xml:space="preserve"> SECTIONPAGES   \* MERGEFORMAT </w:instrText>
          </w:r>
          <w:r w:rsidR="00166F6F">
            <w:fldChar w:fldCharType="separate"/>
          </w:r>
          <w:r w:rsidR="00166F6F">
            <w:rPr>
              <w:noProof/>
            </w:rPr>
            <w:t>12</w:t>
          </w:r>
          <w:r w:rsidR="00166F6F">
            <w:rPr>
              <w:noProof/>
            </w:rPr>
            <w:fldChar w:fldCharType="end"/>
          </w:r>
          <w:r w:rsidRPr="00F85124">
            <w:t>)</w:t>
          </w:r>
        </w:p>
      </w:tc>
    </w:tr>
  </w:tbl>
  <w:p w14:paraId="0F7F47D3" w14:textId="77777777" w:rsidR="003D3970" w:rsidRPr="006D2E42" w:rsidRDefault="003D3970" w:rsidP="004A16DC">
    <w:pPr>
      <w:pStyle w:val="Header"/>
      <w:spacing w:after="0"/>
      <w:rPr>
        <w:sz w:val="16"/>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7F47D5" w14:textId="77777777" w:rsidR="003D3970" w:rsidRDefault="00166F6F">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7DAF"/>
    <w:multiLevelType w:val="hybridMultilevel"/>
    <w:tmpl w:val="8B5CB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A7E2B"/>
    <w:multiLevelType w:val="hybridMultilevel"/>
    <w:tmpl w:val="9CCCBE0A"/>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247EF1"/>
    <w:multiLevelType w:val="hybridMultilevel"/>
    <w:tmpl w:val="092C2240"/>
    <w:lvl w:ilvl="0" w:tplc="9C5E6B9C">
      <w:start w:val="1"/>
      <w:numFmt w:val="bullet"/>
      <w:lvlText w:val=""/>
      <w:lvlJc w:val="left"/>
      <w:pPr>
        <w:ind w:left="720" w:hanging="360"/>
      </w:pPr>
      <w:rPr>
        <w:rFonts w:ascii="Wingdings" w:eastAsia="Times New Roman" w:hAnsi="Wingdings" w:cs="Times New Roman" w:hint="default"/>
      </w:rPr>
    </w:lvl>
    <w:lvl w:ilvl="1" w:tplc="A45621D6" w:tentative="1">
      <w:start w:val="1"/>
      <w:numFmt w:val="bullet"/>
      <w:lvlText w:val="o"/>
      <w:lvlJc w:val="left"/>
      <w:pPr>
        <w:ind w:left="1440" w:hanging="360"/>
      </w:pPr>
      <w:rPr>
        <w:rFonts w:ascii="Courier New" w:hAnsi="Courier New" w:cs="Courier New" w:hint="default"/>
      </w:rPr>
    </w:lvl>
    <w:lvl w:ilvl="2" w:tplc="7968032E" w:tentative="1">
      <w:start w:val="1"/>
      <w:numFmt w:val="bullet"/>
      <w:lvlText w:val=""/>
      <w:lvlJc w:val="left"/>
      <w:pPr>
        <w:ind w:left="2160" w:hanging="360"/>
      </w:pPr>
      <w:rPr>
        <w:rFonts w:ascii="Wingdings" w:hAnsi="Wingdings" w:hint="default"/>
      </w:rPr>
    </w:lvl>
    <w:lvl w:ilvl="3" w:tplc="7E863E1C" w:tentative="1">
      <w:start w:val="1"/>
      <w:numFmt w:val="bullet"/>
      <w:lvlText w:val=""/>
      <w:lvlJc w:val="left"/>
      <w:pPr>
        <w:ind w:left="2880" w:hanging="360"/>
      </w:pPr>
      <w:rPr>
        <w:rFonts w:ascii="Symbol" w:hAnsi="Symbol" w:hint="default"/>
      </w:rPr>
    </w:lvl>
    <w:lvl w:ilvl="4" w:tplc="480A10A2" w:tentative="1">
      <w:start w:val="1"/>
      <w:numFmt w:val="bullet"/>
      <w:lvlText w:val="o"/>
      <w:lvlJc w:val="left"/>
      <w:pPr>
        <w:ind w:left="3600" w:hanging="360"/>
      </w:pPr>
      <w:rPr>
        <w:rFonts w:ascii="Courier New" w:hAnsi="Courier New" w:cs="Courier New" w:hint="default"/>
      </w:rPr>
    </w:lvl>
    <w:lvl w:ilvl="5" w:tplc="75BC404C" w:tentative="1">
      <w:start w:val="1"/>
      <w:numFmt w:val="bullet"/>
      <w:lvlText w:val=""/>
      <w:lvlJc w:val="left"/>
      <w:pPr>
        <w:ind w:left="4320" w:hanging="360"/>
      </w:pPr>
      <w:rPr>
        <w:rFonts w:ascii="Wingdings" w:hAnsi="Wingdings" w:hint="default"/>
      </w:rPr>
    </w:lvl>
    <w:lvl w:ilvl="6" w:tplc="F2D44DA4" w:tentative="1">
      <w:start w:val="1"/>
      <w:numFmt w:val="bullet"/>
      <w:lvlText w:val=""/>
      <w:lvlJc w:val="left"/>
      <w:pPr>
        <w:ind w:left="5040" w:hanging="360"/>
      </w:pPr>
      <w:rPr>
        <w:rFonts w:ascii="Symbol" w:hAnsi="Symbol" w:hint="default"/>
      </w:rPr>
    </w:lvl>
    <w:lvl w:ilvl="7" w:tplc="E42AD36A" w:tentative="1">
      <w:start w:val="1"/>
      <w:numFmt w:val="bullet"/>
      <w:lvlText w:val="o"/>
      <w:lvlJc w:val="left"/>
      <w:pPr>
        <w:ind w:left="5760" w:hanging="360"/>
      </w:pPr>
      <w:rPr>
        <w:rFonts w:ascii="Courier New" w:hAnsi="Courier New" w:cs="Courier New" w:hint="default"/>
      </w:rPr>
    </w:lvl>
    <w:lvl w:ilvl="8" w:tplc="18B2B1C6" w:tentative="1">
      <w:start w:val="1"/>
      <w:numFmt w:val="bullet"/>
      <w:lvlText w:val=""/>
      <w:lvlJc w:val="left"/>
      <w:pPr>
        <w:ind w:left="6480" w:hanging="360"/>
      </w:pPr>
      <w:rPr>
        <w:rFonts w:ascii="Wingdings" w:hAnsi="Wingdings" w:hint="default"/>
      </w:rPr>
    </w:lvl>
  </w:abstractNum>
  <w:abstractNum w:abstractNumId="3">
    <w:nsid w:val="0F8C1AE1"/>
    <w:multiLevelType w:val="hybridMultilevel"/>
    <w:tmpl w:val="C0E22402"/>
    <w:lvl w:ilvl="0" w:tplc="CEBA60C4">
      <w:start w:val="1"/>
      <w:numFmt w:val="bullet"/>
      <w:lvlText w:val=""/>
      <w:lvlJc w:val="left"/>
      <w:pPr>
        <w:ind w:left="1080" w:hanging="360"/>
      </w:pPr>
      <w:rPr>
        <w:rFonts w:ascii="Wingdings" w:eastAsia="Times New Roman" w:hAnsi="Wingdings" w:cs="Times New Roman" w:hint="default"/>
      </w:rPr>
    </w:lvl>
    <w:lvl w:ilvl="1" w:tplc="CCC89B78" w:tentative="1">
      <w:start w:val="1"/>
      <w:numFmt w:val="bullet"/>
      <w:lvlText w:val="o"/>
      <w:lvlJc w:val="left"/>
      <w:pPr>
        <w:ind w:left="1800" w:hanging="360"/>
      </w:pPr>
      <w:rPr>
        <w:rFonts w:ascii="Courier New" w:hAnsi="Courier New" w:cs="Courier New" w:hint="default"/>
      </w:rPr>
    </w:lvl>
    <w:lvl w:ilvl="2" w:tplc="F9B88B40" w:tentative="1">
      <w:start w:val="1"/>
      <w:numFmt w:val="bullet"/>
      <w:lvlText w:val=""/>
      <w:lvlJc w:val="left"/>
      <w:pPr>
        <w:ind w:left="2520" w:hanging="360"/>
      </w:pPr>
      <w:rPr>
        <w:rFonts w:ascii="Wingdings" w:hAnsi="Wingdings" w:hint="default"/>
      </w:rPr>
    </w:lvl>
    <w:lvl w:ilvl="3" w:tplc="978EBE2E" w:tentative="1">
      <w:start w:val="1"/>
      <w:numFmt w:val="bullet"/>
      <w:lvlText w:val=""/>
      <w:lvlJc w:val="left"/>
      <w:pPr>
        <w:ind w:left="3240" w:hanging="360"/>
      </w:pPr>
      <w:rPr>
        <w:rFonts w:ascii="Symbol" w:hAnsi="Symbol" w:hint="default"/>
      </w:rPr>
    </w:lvl>
    <w:lvl w:ilvl="4" w:tplc="65C25BE6" w:tentative="1">
      <w:start w:val="1"/>
      <w:numFmt w:val="bullet"/>
      <w:lvlText w:val="o"/>
      <w:lvlJc w:val="left"/>
      <w:pPr>
        <w:ind w:left="3960" w:hanging="360"/>
      </w:pPr>
      <w:rPr>
        <w:rFonts w:ascii="Courier New" w:hAnsi="Courier New" w:cs="Courier New" w:hint="default"/>
      </w:rPr>
    </w:lvl>
    <w:lvl w:ilvl="5" w:tplc="1BF83DFA" w:tentative="1">
      <w:start w:val="1"/>
      <w:numFmt w:val="bullet"/>
      <w:lvlText w:val=""/>
      <w:lvlJc w:val="left"/>
      <w:pPr>
        <w:ind w:left="4680" w:hanging="360"/>
      </w:pPr>
      <w:rPr>
        <w:rFonts w:ascii="Wingdings" w:hAnsi="Wingdings" w:hint="default"/>
      </w:rPr>
    </w:lvl>
    <w:lvl w:ilvl="6" w:tplc="06D42D4C" w:tentative="1">
      <w:start w:val="1"/>
      <w:numFmt w:val="bullet"/>
      <w:lvlText w:val=""/>
      <w:lvlJc w:val="left"/>
      <w:pPr>
        <w:ind w:left="5400" w:hanging="360"/>
      </w:pPr>
      <w:rPr>
        <w:rFonts w:ascii="Symbol" w:hAnsi="Symbol" w:hint="default"/>
      </w:rPr>
    </w:lvl>
    <w:lvl w:ilvl="7" w:tplc="425AC2F2" w:tentative="1">
      <w:start w:val="1"/>
      <w:numFmt w:val="bullet"/>
      <w:lvlText w:val="o"/>
      <w:lvlJc w:val="left"/>
      <w:pPr>
        <w:ind w:left="6120" w:hanging="360"/>
      </w:pPr>
      <w:rPr>
        <w:rFonts w:ascii="Courier New" w:hAnsi="Courier New" w:cs="Courier New" w:hint="default"/>
      </w:rPr>
    </w:lvl>
    <w:lvl w:ilvl="8" w:tplc="592677AC" w:tentative="1">
      <w:start w:val="1"/>
      <w:numFmt w:val="bullet"/>
      <w:lvlText w:val=""/>
      <w:lvlJc w:val="left"/>
      <w:pPr>
        <w:ind w:left="6840" w:hanging="360"/>
      </w:pPr>
      <w:rPr>
        <w:rFonts w:ascii="Wingdings" w:hAnsi="Wingdings" w:hint="default"/>
      </w:rPr>
    </w:lvl>
  </w:abstractNum>
  <w:abstractNum w:abstractNumId="4">
    <w:nsid w:val="13357B3B"/>
    <w:multiLevelType w:val="hybridMultilevel"/>
    <w:tmpl w:val="A036D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960B0C"/>
    <w:multiLevelType w:val="hybridMultilevel"/>
    <w:tmpl w:val="E4063AB6"/>
    <w:lvl w:ilvl="0" w:tplc="0C00B32C">
      <w:start w:val="13"/>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55758F"/>
    <w:multiLevelType w:val="hybridMultilevel"/>
    <w:tmpl w:val="3FE6C032"/>
    <w:lvl w:ilvl="0" w:tplc="1F74F818">
      <w:start w:val="1"/>
      <w:numFmt w:val="bullet"/>
      <w:lvlText w:val=""/>
      <w:lvlJc w:val="left"/>
      <w:pPr>
        <w:ind w:left="720" w:hanging="360"/>
      </w:pPr>
      <w:rPr>
        <w:rFonts w:ascii="Wingdings" w:eastAsia="Times New Roman" w:hAnsi="Wingdings" w:cs="Times New Roman" w:hint="default"/>
      </w:rPr>
    </w:lvl>
    <w:lvl w:ilvl="1" w:tplc="57ACE242" w:tentative="1">
      <w:start w:val="1"/>
      <w:numFmt w:val="bullet"/>
      <w:lvlText w:val="o"/>
      <w:lvlJc w:val="left"/>
      <w:pPr>
        <w:ind w:left="1440" w:hanging="360"/>
      </w:pPr>
      <w:rPr>
        <w:rFonts w:ascii="Courier New" w:hAnsi="Courier New" w:cs="Courier New" w:hint="default"/>
      </w:rPr>
    </w:lvl>
    <w:lvl w:ilvl="2" w:tplc="AB766C9C" w:tentative="1">
      <w:start w:val="1"/>
      <w:numFmt w:val="bullet"/>
      <w:lvlText w:val=""/>
      <w:lvlJc w:val="left"/>
      <w:pPr>
        <w:ind w:left="2160" w:hanging="360"/>
      </w:pPr>
      <w:rPr>
        <w:rFonts w:ascii="Wingdings" w:hAnsi="Wingdings" w:hint="default"/>
      </w:rPr>
    </w:lvl>
    <w:lvl w:ilvl="3" w:tplc="F54ADC4A" w:tentative="1">
      <w:start w:val="1"/>
      <w:numFmt w:val="bullet"/>
      <w:lvlText w:val=""/>
      <w:lvlJc w:val="left"/>
      <w:pPr>
        <w:ind w:left="2880" w:hanging="360"/>
      </w:pPr>
      <w:rPr>
        <w:rFonts w:ascii="Symbol" w:hAnsi="Symbol" w:hint="default"/>
      </w:rPr>
    </w:lvl>
    <w:lvl w:ilvl="4" w:tplc="B2E6D39E" w:tentative="1">
      <w:start w:val="1"/>
      <w:numFmt w:val="bullet"/>
      <w:lvlText w:val="o"/>
      <w:lvlJc w:val="left"/>
      <w:pPr>
        <w:ind w:left="3600" w:hanging="360"/>
      </w:pPr>
      <w:rPr>
        <w:rFonts w:ascii="Courier New" w:hAnsi="Courier New" w:cs="Courier New" w:hint="default"/>
      </w:rPr>
    </w:lvl>
    <w:lvl w:ilvl="5" w:tplc="D0E45D38" w:tentative="1">
      <w:start w:val="1"/>
      <w:numFmt w:val="bullet"/>
      <w:lvlText w:val=""/>
      <w:lvlJc w:val="left"/>
      <w:pPr>
        <w:ind w:left="4320" w:hanging="360"/>
      </w:pPr>
      <w:rPr>
        <w:rFonts w:ascii="Wingdings" w:hAnsi="Wingdings" w:hint="default"/>
      </w:rPr>
    </w:lvl>
    <w:lvl w:ilvl="6" w:tplc="C9C87056" w:tentative="1">
      <w:start w:val="1"/>
      <w:numFmt w:val="bullet"/>
      <w:lvlText w:val=""/>
      <w:lvlJc w:val="left"/>
      <w:pPr>
        <w:ind w:left="5040" w:hanging="360"/>
      </w:pPr>
      <w:rPr>
        <w:rFonts w:ascii="Symbol" w:hAnsi="Symbol" w:hint="default"/>
      </w:rPr>
    </w:lvl>
    <w:lvl w:ilvl="7" w:tplc="F47CE41C" w:tentative="1">
      <w:start w:val="1"/>
      <w:numFmt w:val="bullet"/>
      <w:lvlText w:val="o"/>
      <w:lvlJc w:val="left"/>
      <w:pPr>
        <w:ind w:left="5760" w:hanging="360"/>
      </w:pPr>
      <w:rPr>
        <w:rFonts w:ascii="Courier New" w:hAnsi="Courier New" w:cs="Courier New" w:hint="default"/>
      </w:rPr>
    </w:lvl>
    <w:lvl w:ilvl="8" w:tplc="8220952A" w:tentative="1">
      <w:start w:val="1"/>
      <w:numFmt w:val="bullet"/>
      <w:lvlText w:val=""/>
      <w:lvlJc w:val="left"/>
      <w:pPr>
        <w:ind w:left="6480" w:hanging="360"/>
      </w:pPr>
      <w:rPr>
        <w:rFonts w:ascii="Wingdings" w:hAnsi="Wingdings" w:hint="default"/>
      </w:rPr>
    </w:lvl>
  </w:abstractNum>
  <w:abstractNum w:abstractNumId="7">
    <w:nsid w:val="1A6718D9"/>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2E447D3"/>
    <w:multiLevelType w:val="hybridMultilevel"/>
    <w:tmpl w:val="EBFCAFC4"/>
    <w:lvl w:ilvl="0" w:tplc="958489F4">
      <w:start w:val="1"/>
      <w:numFmt w:val="bullet"/>
      <w:lvlText w:val=""/>
      <w:lvlJc w:val="left"/>
      <w:pPr>
        <w:ind w:left="360" w:hanging="360"/>
      </w:pPr>
      <w:rPr>
        <w:rFonts w:ascii="Wingdings" w:eastAsia="Times New Roman" w:hAnsi="Wingdings" w:cs="Times New Roman" w:hint="default"/>
      </w:rPr>
    </w:lvl>
    <w:lvl w:ilvl="1" w:tplc="F40C0DD6" w:tentative="1">
      <w:start w:val="1"/>
      <w:numFmt w:val="bullet"/>
      <w:lvlText w:val="o"/>
      <w:lvlJc w:val="left"/>
      <w:pPr>
        <w:ind w:left="1080" w:hanging="360"/>
      </w:pPr>
      <w:rPr>
        <w:rFonts w:ascii="Courier New" w:hAnsi="Courier New" w:cs="Courier New" w:hint="default"/>
      </w:rPr>
    </w:lvl>
    <w:lvl w:ilvl="2" w:tplc="290897FC" w:tentative="1">
      <w:start w:val="1"/>
      <w:numFmt w:val="bullet"/>
      <w:lvlText w:val=""/>
      <w:lvlJc w:val="left"/>
      <w:pPr>
        <w:ind w:left="1800" w:hanging="360"/>
      </w:pPr>
      <w:rPr>
        <w:rFonts w:ascii="Wingdings" w:hAnsi="Wingdings" w:hint="default"/>
      </w:rPr>
    </w:lvl>
    <w:lvl w:ilvl="3" w:tplc="1BE6B13A" w:tentative="1">
      <w:start w:val="1"/>
      <w:numFmt w:val="bullet"/>
      <w:lvlText w:val=""/>
      <w:lvlJc w:val="left"/>
      <w:pPr>
        <w:ind w:left="2520" w:hanging="360"/>
      </w:pPr>
      <w:rPr>
        <w:rFonts w:ascii="Symbol" w:hAnsi="Symbol" w:hint="default"/>
      </w:rPr>
    </w:lvl>
    <w:lvl w:ilvl="4" w:tplc="AF225478" w:tentative="1">
      <w:start w:val="1"/>
      <w:numFmt w:val="bullet"/>
      <w:lvlText w:val="o"/>
      <w:lvlJc w:val="left"/>
      <w:pPr>
        <w:ind w:left="3240" w:hanging="360"/>
      </w:pPr>
      <w:rPr>
        <w:rFonts w:ascii="Courier New" w:hAnsi="Courier New" w:cs="Courier New" w:hint="default"/>
      </w:rPr>
    </w:lvl>
    <w:lvl w:ilvl="5" w:tplc="E29620E4" w:tentative="1">
      <w:start w:val="1"/>
      <w:numFmt w:val="bullet"/>
      <w:lvlText w:val=""/>
      <w:lvlJc w:val="left"/>
      <w:pPr>
        <w:ind w:left="3960" w:hanging="360"/>
      </w:pPr>
      <w:rPr>
        <w:rFonts w:ascii="Wingdings" w:hAnsi="Wingdings" w:hint="default"/>
      </w:rPr>
    </w:lvl>
    <w:lvl w:ilvl="6" w:tplc="4252D3D6" w:tentative="1">
      <w:start w:val="1"/>
      <w:numFmt w:val="bullet"/>
      <w:lvlText w:val=""/>
      <w:lvlJc w:val="left"/>
      <w:pPr>
        <w:ind w:left="4680" w:hanging="360"/>
      </w:pPr>
      <w:rPr>
        <w:rFonts w:ascii="Symbol" w:hAnsi="Symbol" w:hint="default"/>
      </w:rPr>
    </w:lvl>
    <w:lvl w:ilvl="7" w:tplc="6294376C" w:tentative="1">
      <w:start w:val="1"/>
      <w:numFmt w:val="bullet"/>
      <w:lvlText w:val="o"/>
      <w:lvlJc w:val="left"/>
      <w:pPr>
        <w:ind w:left="5400" w:hanging="360"/>
      </w:pPr>
      <w:rPr>
        <w:rFonts w:ascii="Courier New" w:hAnsi="Courier New" w:cs="Courier New" w:hint="default"/>
      </w:rPr>
    </w:lvl>
    <w:lvl w:ilvl="8" w:tplc="94004088" w:tentative="1">
      <w:start w:val="1"/>
      <w:numFmt w:val="bullet"/>
      <w:lvlText w:val=""/>
      <w:lvlJc w:val="left"/>
      <w:pPr>
        <w:ind w:left="6120" w:hanging="360"/>
      </w:pPr>
      <w:rPr>
        <w:rFonts w:ascii="Wingdings" w:hAnsi="Wingdings" w:hint="default"/>
      </w:rPr>
    </w:lvl>
  </w:abstractNum>
  <w:abstractNum w:abstractNumId="9">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7D84380"/>
    <w:multiLevelType w:val="hybridMultilevel"/>
    <w:tmpl w:val="BC106A2E"/>
    <w:lvl w:ilvl="0" w:tplc="26F85B26">
      <w:start w:val="1"/>
      <w:numFmt w:val="upperLetter"/>
      <w:lvlText w:val="%1."/>
      <w:lvlJc w:val="left"/>
      <w:pPr>
        <w:ind w:left="1080" w:hanging="360"/>
      </w:pPr>
      <w:rPr>
        <w:rFonts w:ascii="Times New Roman" w:hAnsi="Times New Roman" w:cs="Times New Roman" w:hint="default"/>
        <w:sz w:val="20"/>
        <w:szCs w:val="20"/>
      </w:rPr>
    </w:lvl>
    <w:lvl w:ilvl="1" w:tplc="167601BA">
      <w:start w:val="1"/>
      <w:numFmt w:val="decimal"/>
      <w:lvlText w:val="%2."/>
      <w:lvlJc w:val="left"/>
      <w:pPr>
        <w:tabs>
          <w:tab w:val="num" w:pos="1440"/>
        </w:tabs>
        <w:ind w:left="1440" w:hanging="360"/>
      </w:pPr>
    </w:lvl>
    <w:lvl w:ilvl="2" w:tplc="A2AE6974">
      <w:start w:val="1"/>
      <w:numFmt w:val="decimal"/>
      <w:lvlText w:val="%3."/>
      <w:lvlJc w:val="left"/>
      <w:pPr>
        <w:tabs>
          <w:tab w:val="num" w:pos="2160"/>
        </w:tabs>
        <w:ind w:left="2160" w:hanging="360"/>
      </w:pPr>
    </w:lvl>
    <w:lvl w:ilvl="3" w:tplc="E6F4A9C4">
      <w:start w:val="1"/>
      <w:numFmt w:val="decimal"/>
      <w:lvlText w:val="%4."/>
      <w:lvlJc w:val="left"/>
      <w:pPr>
        <w:tabs>
          <w:tab w:val="num" w:pos="2880"/>
        </w:tabs>
        <w:ind w:left="2880" w:hanging="360"/>
      </w:pPr>
    </w:lvl>
    <w:lvl w:ilvl="4" w:tplc="45F6437A">
      <w:start w:val="1"/>
      <w:numFmt w:val="decimal"/>
      <w:lvlText w:val="%5."/>
      <w:lvlJc w:val="left"/>
      <w:pPr>
        <w:tabs>
          <w:tab w:val="num" w:pos="3600"/>
        </w:tabs>
        <w:ind w:left="3600" w:hanging="360"/>
      </w:pPr>
    </w:lvl>
    <w:lvl w:ilvl="5" w:tplc="F2507282">
      <w:start w:val="1"/>
      <w:numFmt w:val="decimal"/>
      <w:lvlText w:val="%6."/>
      <w:lvlJc w:val="left"/>
      <w:pPr>
        <w:tabs>
          <w:tab w:val="num" w:pos="4320"/>
        </w:tabs>
        <w:ind w:left="4320" w:hanging="360"/>
      </w:pPr>
    </w:lvl>
    <w:lvl w:ilvl="6" w:tplc="51F818D2">
      <w:start w:val="1"/>
      <w:numFmt w:val="decimal"/>
      <w:lvlText w:val="%7."/>
      <w:lvlJc w:val="left"/>
      <w:pPr>
        <w:tabs>
          <w:tab w:val="num" w:pos="5040"/>
        </w:tabs>
        <w:ind w:left="5040" w:hanging="360"/>
      </w:pPr>
    </w:lvl>
    <w:lvl w:ilvl="7" w:tplc="A3CAE9DE">
      <w:start w:val="1"/>
      <w:numFmt w:val="decimal"/>
      <w:lvlText w:val="%8."/>
      <w:lvlJc w:val="left"/>
      <w:pPr>
        <w:tabs>
          <w:tab w:val="num" w:pos="5760"/>
        </w:tabs>
        <w:ind w:left="5760" w:hanging="360"/>
      </w:pPr>
    </w:lvl>
    <w:lvl w:ilvl="8" w:tplc="6DFA9DEE">
      <w:start w:val="1"/>
      <w:numFmt w:val="decimal"/>
      <w:lvlText w:val="%9."/>
      <w:lvlJc w:val="left"/>
      <w:pPr>
        <w:tabs>
          <w:tab w:val="num" w:pos="6480"/>
        </w:tabs>
        <w:ind w:left="6480" w:hanging="360"/>
      </w:pPr>
    </w:lvl>
  </w:abstractNum>
  <w:abstractNum w:abstractNumId="11">
    <w:nsid w:val="31DE4521"/>
    <w:multiLevelType w:val="hybridMultilevel"/>
    <w:tmpl w:val="A9361528"/>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3679710B"/>
    <w:multiLevelType w:val="hybridMultilevel"/>
    <w:tmpl w:val="19DEC136"/>
    <w:lvl w:ilvl="0" w:tplc="BEA8C7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nsid w:val="36CF7239"/>
    <w:multiLevelType w:val="hybridMultilevel"/>
    <w:tmpl w:val="EE802EA6"/>
    <w:lvl w:ilvl="0" w:tplc="FE9095DE">
      <w:start w:val="1"/>
      <w:numFmt w:val="decimal"/>
      <w:lvlText w:val="%1."/>
      <w:lvlJc w:val="left"/>
      <w:pPr>
        <w:ind w:left="720" w:hanging="360"/>
      </w:pPr>
    </w:lvl>
    <w:lvl w:ilvl="1" w:tplc="CFAC9F6E" w:tentative="1">
      <w:start w:val="1"/>
      <w:numFmt w:val="lowerLetter"/>
      <w:lvlText w:val="%2."/>
      <w:lvlJc w:val="left"/>
      <w:pPr>
        <w:ind w:left="1440" w:hanging="360"/>
      </w:pPr>
    </w:lvl>
    <w:lvl w:ilvl="2" w:tplc="CBE6B46A" w:tentative="1">
      <w:start w:val="1"/>
      <w:numFmt w:val="lowerRoman"/>
      <w:lvlText w:val="%3."/>
      <w:lvlJc w:val="right"/>
      <w:pPr>
        <w:ind w:left="2160" w:hanging="180"/>
      </w:pPr>
    </w:lvl>
    <w:lvl w:ilvl="3" w:tplc="E12614D8" w:tentative="1">
      <w:start w:val="1"/>
      <w:numFmt w:val="decimal"/>
      <w:lvlText w:val="%4."/>
      <w:lvlJc w:val="left"/>
      <w:pPr>
        <w:ind w:left="2880" w:hanging="360"/>
      </w:pPr>
    </w:lvl>
    <w:lvl w:ilvl="4" w:tplc="12F46CAE" w:tentative="1">
      <w:start w:val="1"/>
      <w:numFmt w:val="lowerLetter"/>
      <w:lvlText w:val="%5."/>
      <w:lvlJc w:val="left"/>
      <w:pPr>
        <w:ind w:left="3600" w:hanging="360"/>
      </w:pPr>
    </w:lvl>
    <w:lvl w:ilvl="5" w:tplc="B4FA5E1E" w:tentative="1">
      <w:start w:val="1"/>
      <w:numFmt w:val="lowerRoman"/>
      <w:lvlText w:val="%6."/>
      <w:lvlJc w:val="right"/>
      <w:pPr>
        <w:ind w:left="4320" w:hanging="180"/>
      </w:pPr>
    </w:lvl>
    <w:lvl w:ilvl="6" w:tplc="40F0C45A" w:tentative="1">
      <w:start w:val="1"/>
      <w:numFmt w:val="decimal"/>
      <w:lvlText w:val="%7."/>
      <w:lvlJc w:val="left"/>
      <w:pPr>
        <w:ind w:left="5040" w:hanging="360"/>
      </w:pPr>
    </w:lvl>
    <w:lvl w:ilvl="7" w:tplc="4FB2D9C0" w:tentative="1">
      <w:start w:val="1"/>
      <w:numFmt w:val="lowerLetter"/>
      <w:lvlText w:val="%8."/>
      <w:lvlJc w:val="left"/>
      <w:pPr>
        <w:ind w:left="5760" w:hanging="360"/>
      </w:pPr>
    </w:lvl>
    <w:lvl w:ilvl="8" w:tplc="3BD24178" w:tentative="1">
      <w:start w:val="1"/>
      <w:numFmt w:val="lowerRoman"/>
      <w:lvlText w:val="%9."/>
      <w:lvlJc w:val="right"/>
      <w:pPr>
        <w:ind w:left="6480" w:hanging="180"/>
      </w:pPr>
    </w:lvl>
  </w:abstractNum>
  <w:abstractNum w:abstractNumId="16">
    <w:nsid w:val="38AA1024"/>
    <w:multiLevelType w:val="hybridMultilevel"/>
    <w:tmpl w:val="BD9CAF00"/>
    <w:lvl w:ilvl="0" w:tplc="5CFA36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EF6E88"/>
    <w:multiLevelType w:val="hybridMultilevel"/>
    <w:tmpl w:val="A698AA24"/>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9C28DB"/>
    <w:multiLevelType w:val="hybridMultilevel"/>
    <w:tmpl w:val="240C220C"/>
    <w:lvl w:ilvl="0" w:tplc="04090001">
      <w:start w:val="1"/>
      <w:numFmt w:val="upperLetter"/>
      <w:lvlText w:val="%1."/>
      <w:lvlJc w:val="left"/>
      <w:pPr>
        <w:ind w:left="1080" w:hanging="360"/>
      </w:p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0">
    <w:nsid w:val="3BAA1BAF"/>
    <w:multiLevelType w:val="hybridMultilevel"/>
    <w:tmpl w:val="1728BAC0"/>
    <w:lvl w:ilvl="0" w:tplc="04090015">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1">
    <w:nsid w:val="3DF934C8"/>
    <w:multiLevelType w:val="hybridMultilevel"/>
    <w:tmpl w:val="A0BA9B86"/>
    <w:lvl w:ilvl="0" w:tplc="5CFA361A">
      <w:start w:val="1"/>
      <w:numFmt w:val="upperLetter"/>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413D7A35"/>
    <w:multiLevelType w:val="hybridMultilevel"/>
    <w:tmpl w:val="1BD064B0"/>
    <w:lvl w:ilvl="0" w:tplc="04090015">
      <w:start w:val="15"/>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A10561"/>
    <w:multiLevelType w:val="hybridMultilevel"/>
    <w:tmpl w:val="FDA6901E"/>
    <w:lvl w:ilvl="0" w:tplc="70249C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5">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839551D"/>
    <w:multiLevelType w:val="hybridMultilevel"/>
    <w:tmpl w:val="FE40A2C0"/>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8">
    <w:nsid w:val="59D878E1"/>
    <w:multiLevelType w:val="hybridMultilevel"/>
    <w:tmpl w:val="07269324"/>
    <w:lvl w:ilvl="0" w:tplc="5FE2B916">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B6144A7"/>
    <w:multiLevelType w:val="hybridMultilevel"/>
    <w:tmpl w:val="5A74970C"/>
    <w:lvl w:ilvl="0" w:tplc="04090001">
      <w:start w:val="1"/>
      <w:numFmt w:val="upperLetter"/>
      <w:lvlText w:val="%1."/>
      <w:lvlJc w:val="left"/>
      <w:pPr>
        <w:ind w:left="720" w:hanging="360"/>
      </w:p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2">
    <w:nsid w:val="6BC53FAE"/>
    <w:multiLevelType w:val="hybridMultilevel"/>
    <w:tmpl w:val="8F5E6C9E"/>
    <w:lvl w:ilvl="0" w:tplc="04090015">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3">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E381809"/>
    <w:multiLevelType w:val="hybridMultilevel"/>
    <w:tmpl w:val="23C222D2"/>
    <w:lvl w:ilvl="0" w:tplc="0409000F">
      <w:start w:val="3"/>
      <w:numFmt w:val="bullet"/>
      <w:lvlText w:val="-"/>
      <w:lvlJc w:val="left"/>
      <w:pPr>
        <w:ind w:left="720" w:hanging="360"/>
      </w:pPr>
      <w:rPr>
        <w:rFonts w:ascii="Calibri" w:eastAsia="Calibri" w:hAnsi="Calibri"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5">
    <w:nsid w:val="73531AE5"/>
    <w:multiLevelType w:val="hybridMultilevel"/>
    <w:tmpl w:val="5A74970C"/>
    <w:lvl w:ilvl="0" w:tplc="04090001">
      <w:start w:val="1"/>
      <w:numFmt w:val="upperLetter"/>
      <w:lvlText w:val="%1."/>
      <w:lvlJc w:val="lef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AA13D64"/>
    <w:multiLevelType w:val="hybridMultilevel"/>
    <w:tmpl w:val="5732854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B6D48CB"/>
    <w:multiLevelType w:val="hybridMultilevel"/>
    <w:tmpl w:val="26947862"/>
    <w:lvl w:ilvl="0" w:tplc="FF282ED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nsid w:val="7CF3511D"/>
    <w:multiLevelType w:val="hybridMultilevel"/>
    <w:tmpl w:val="53D69516"/>
    <w:lvl w:ilvl="0" w:tplc="7090C1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F937AE4"/>
    <w:multiLevelType w:val="hybridMultilevel"/>
    <w:tmpl w:val="948EA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40"/>
  </w:num>
  <w:num w:numId="3">
    <w:abstractNumId w:val="34"/>
  </w:num>
  <w:num w:numId="4">
    <w:abstractNumId w:val="8"/>
  </w:num>
  <w:num w:numId="5">
    <w:abstractNumId w:val="2"/>
  </w:num>
  <w:num w:numId="6">
    <w:abstractNumId w:val="6"/>
  </w:num>
  <w:num w:numId="7">
    <w:abstractNumId w:val="3"/>
  </w:num>
  <w:num w:numId="8">
    <w:abstractNumId w:val="20"/>
  </w:num>
  <w:num w:numId="9">
    <w:abstractNumId w:val="32"/>
  </w:num>
  <w:num w:numId="10">
    <w:abstractNumId w:val="15"/>
  </w:num>
  <w:num w:numId="11">
    <w:abstractNumId w:val="29"/>
  </w:num>
  <w:num w:numId="12">
    <w:abstractNumId w:val="13"/>
  </w:num>
  <w:num w:numId="13">
    <w:abstractNumId w:val="27"/>
  </w:num>
  <w:num w:numId="14">
    <w:abstractNumId w:val="16"/>
  </w:num>
  <w:num w:numId="15">
    <w:abstractNumId w:val="23"/>
  </w:num>
  <w:num w:numId="16">
    <w:abstractNumId w:val="39"/>
  </w:num>
  <w:num w:numId="17">
    <w:abstractNumId w:val="0"/>
  </w:num>
  <w:num w:numId="18">
    <w:abstractNumId w:val="35"/>
  </w:num>
  <w:num w:numId="19">
    <w:abstractNumId w:val="31"/>
  </w:num>
  <w:num w:numId="20">
    <w:abstractNumId w:val="10"/>
  </w:num>
  <w:num w:numId="21">
    <w:abstractNumId w:val="21"/>
  </w:num>
  <w:num w:numId="22">
    <w:abstractNumId w:val="4"/>
  </w:num>
  <w:num w:numId="23">
    <w:abstractNumId w:val="24"/>
  </w:num>
  <w:num w:numId="24">
    <w:abstractNumId w:val="19"/>
  </w:num>
  <w:num w:numId="25">
    <w:abstractNumId w:val="38"/>
  </w:num>
  <w:num w:numId="26">
    <w:abstractNumId w:val="5"/>
  </w:num>
  <w:num w:numId="27">
    <w:abstractNumId w:val="22"/>
  </w:num>
  <w:num w:numId="28">
    <w:abstractNumId w:val="9"/>
  </w:num>
  <w:num w:numId="29">
    <w:abstractNumId w:val="25"/>
  </w:num>
  <w:num w:numId="30">
    <w:abstractNumId w:val="28"/>
  </w:num>
  <w:num w:numId="31">
    <w:abstractNumId w:val="17"/>
  </w:num>
  <w:num w:numId="32">
    <w:abstractNumId w:val="1"/>
  </w:num>
  <w:num w:numId="33">
    <w:abstractNumId w:val="30"/>
  </w:num>
  <w:num w:numId="34">
    <w:abstractNumId w:val="12"/>
  </w:num>
  <w:num w:numId="35">
    <w:abstractNumId w:val="7"/>
  </w:num>
  <w:num w:numId="36">
    <w:abstractNumId w:val="41"/>
  </w:num>
  <w:num w:numId="37">
    <w:abstractNumId w:val="11"/>
  </w:num>
  <w:num w:numId="38">
    <w:abstractNumId w:val="33"/>
  </w:num>
  <w:num w:numId="39">
    <w:abstractNumId w:val="37"/>
  </w:num>
  <w:num w:numId="40">
    <w:abstractNumId w:val="18"/>
  </w:num>
  <w:num w:numId="41">
    <w:abstractNumId w:val="26"/>
  </w:num>
  <w:num w:numId="42">
    <w:abstractNumId w:val="9"/>
    <w:lvlOverride w:ilvl="0">
      <w:startOverride w:val="1"/>
    </w:lvlOverride>
    <w:lvlOverride w:ilvl="1"/>
    <w:lvlOverride w:ilvl="2"/>
    <w:lvlOverride w:ilvl="3"/>
    <w:lvlOverride w:ilvl="4"/>
    <w:lvlOverride w:ilvl="5"/>
    <w:lvlOverride w:ilvl="6"/>
    <w:lvlOverride w:ilvl="7"/>
    <w:lvlOverride w:ilvl="8"/>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D96"/>
    <w:rsid w:val="00010453"/>
    <w:rsid w:val="00013667"/>
    <w:rsid w:val="00025661"/>
    <w:rsid w:val="00026F0A"/>
    <w:rsid w:val="000348E3"/>
    <w:rsid w:val="00034C3F"/>
    <w:rsid w:val="00034EAB"/>
    <w:rsid w:val="00035EF9"/>
    <w:rsid w:val="00046302"/>
    <w:rsid w:val="00047C58"/>
    <w:rsid w:val="000601F4"/>
    <w:rsid w:val="0006478B"/>
    <w:rsid w:val="00064983"/>
    <w:rsid w:val="00064F9C"/>
    <w:rsid w:val="000713C4"/>
    <w:rsid w:val="00092950"/>
    <w:rsid w:val="0009742B"/>
    <w:rsid w:val="000A05A2"/>
    <w:rsid w:val="000B52D6"/>
    <w:rsid w:val="000B7422"/>
    <w:rsid w:val="000D3D9E"/>
    <w:rsid w:val="000D4598"/>
    <w:rsid w:val="000D610A"/>
    <w:rsid w:val="000E1685"/>
    <w:rsid w:val="000E45E2"/>
    <w:rsid w:val="000F1D06"/>
    <w:rsid w:val="000F75BC"/>
    <w:rsid w:val="00122A6B"/>
    <w:rsid w:val="00122DFF"/>
    <w:rsid w:val="0013071A"/>
    <w:rsid w:val="00136975"/>
    <w:rsid w:val="001379AE"/>
    <w:rsid w:val="001418FF"/>
    <w:rsid w:val="0014483B"/>
    <w:rsid w:val="00147EA4"/>
    <w:rsid w:val="00157DF4"/>
    <w:rsid w:val="00166F6F"/>
    <w:rsid w:val="00166F9C"/>
    <w:rsid w:val="00177CE0"/>
    <w:rsid w:val="00180B11"/>
    <w:rsid w:val="00187D79"/>
    <w:rsid w:val="0019006C"/>
    <w:rsid w:val="00190379"/>
    <w:rsid w:val="001914EC"/>
    <w:rsid w:val="00192296"/>
    <w:rsid w:val="001938BC"/>
    <w:rsid w:val="00193F95"/>
    <w:rsid w:val="001B3105"/>
    <w:rsid w:val="001B6293"/>
    <w:rsid w:val="001C6EE0"/>
    <w:rsid w:val="001C791D"/>
    <w:rsid w:val="001D396A"/>
    <w:rsid w:val="001E58D1"/>
    <w:rsid w:val="001F0055"/>
    <w:rsid w:val="001F0A85"/>
    <w:rsid w:val="001F353A"/>
    <w:rsid w:val="001F3BFF"/>
    <w:rsid w:val="001F3C43"/>
    <w:rsid w:val="002145A5"/>
    <w:rsid w:val="002176C2"/>
    <w:rsid w:val="0022213C"/>
    <w:rsid w:val="00222953"/>
    <w:rsid w:val="0023694B"/>
    <w:rsid w:val="002431D7"/>
    <w:rsid w:val="002473C4"/>
    <w:rsid w:val="0025415A"/>
    <w:rsid w:val="002544C3"/>
    <w:rsid w:val="00256B55"/>
    <w:rsid w:val="0025788B"/>
    <w:rsid w:val="002578E7"/>
    <w:rsid w:val="002600BD"/>
    <w:rsid w:val="00260EB7"/>
    <w:rsid w:val="00264A7E"/>
    <w:rsid w:val="00267060"/>
    <w:rsid w:val="00267109"/>
    <w:rsid w:val="002A058D"/>
    <w:rsid w:val="002A45FE"/>
    <w:rsid w:val="002A4FD5"/>
    <w:rsid w:val="002A63C0"/>
    <w:rsid w:val="002B4375"/>
    <w:rsid w:val="002B5F75"/>
    <w:rsid w:val="002D344E"/>
    <w:rsid w:val="002F1A41"/>
    <w:rsid w:val="002F44E2"/>
    <w:rsid w:val="003004FB"/>
    <w:rsid w:val="003166CA"/>
    <w:rsid w:val="003222A9"/>
    <w:rsid w:val="003279CA"/>
    <w:rsid w:val="0033003F"/>
    <w:rsid w:val="00332C3F"/>
    <w:rsid w:val="00353208"/>
    <w:rsid w:val="003553ED"/>
    <w:rsid w:val="0035556A"/>
    <w:rsid w:val="00356EF4"/>
    <w:rsid w:val="00357CFC"/>
    <w:rsid w:val="003609C5"/>
    <w:rsid w:val="00362F77"/>
    <w:rsid w:val="0036348A"/>
    <w:rsid w:val="00371CAD"/>
    <w:rsid w:val="003739EF"/>
    <w:rsid w:val="003765F9"/>
    <w:rsid w:val="00383435"/>
    <w:rsid w:val="003838CF"/>
    <w:rsid w:val="003B2928"/>
    <w:rsid w:val="003C08D4"/>
    <w:rsid w:val="003C2B0D"/>
    <w:rsid w:val="003D260A"/>
    <w:rsid w:val="003D3970"/>
    <w:rsid w:val="003D7869"/>
    <w:rsid w:val="003D7F1B"/>
    <w:rsid w:val="003E5D1D"/>
    <w:rsid w:val="003E796B"/>
    <w:rsid w:val="00400D12"/>
    <w:rsid w:val="004021C5"/>
    <w:rsid w:val="004035F2"/>
    <w:rsid w:val="00410D90"/>
    <w:rsid w:val="00410ECB"/>
    <w:rsid w:val="004125D7"/>
    <w:rsid w:val="00422867"/>
    <w:rsid w:val="00426876"/>
    <w:rsid w:val="00455CD1"/>
    <w:rsid w:val="004561B1"/>
    <w:rsid w:val="004577D2"/>
    <w:rsid w:val="004648AA"/>
    <w:rsid w:val="00467528"/>
    <w:rsid w:val="004716A9"/>
    <w:rsid w:val="004737C4"/>
    <w:rsid w:val="004818A4"/>
    <w:rsid w:val="00493F0F"/>
    <w:rsid w:val="0049441B"/>
    <w:rsid w:val="00494DCF"/>
    <w:rsid w:val="004953E7"/>
    <w:rsid w:val="00496FB9"/>
    <w:rsid w:val="004A16DC"/>
    <w:rsid w:val="004B0F33"/>
    <w:rsid w:val="004D1480"/>
    <w:rsid w:val="004E16E0"/>
    <w:rsid w:val="004E3B6C"/>
    <w:rsid w:val="00520259"/>
    <w:rsid w:val="00533FC8"/>
    <w:rsid w:val="005438DF"/>
    <w:rsid w:val="0058605A"/>
    <w:rsid w:val="00587770"/>
    <w:rsid w:val="00592019"/>
    <w:rsid w:val="00596745"/>
    <w:rsid w:val="005B1B6C"/>
    <w:rsid w:val="005B4893"/>
    <w:rsid w:val="005C1235"/>
    <w:rsid w:val="005D0176"/>
    <w:rsid w:val="005D2389"/>
    <w:rsid w:val="005E1CB6"/>
    <w:rsid w:val="005F39F7"/>
    <w:rsid w:val="005F5F84"/>
    <w:rsid w:val="00604247"/>
    <w:rsid w:val="006155F7"/>
    <w:rsid w:val="00625EF9"/>
    <w:rsid w:val="00627215"/>
    <w:rsid w:val="0065796D"/>
    <w:rsid w:val="00660D0A"/>
    <w:rsid w:val="00662936"/>
    <w:rsid w:val="00663CC9"/>
    <w:rsid w:val="006971F7"/>
    <w:rsid w:val="006A7E82"/>
    <w:rsid w:val="006C167A"/>
    <w:rsid w:val="006D27B8"/>
    <w:rsid w:val="006D2E42"/>
    <w:rsid w:val="006D43C4"/>
    <w:rsid w:val="006E0618"/>
    <w:rsid w:val="006E258E"/>
    <w:rsid w:val="006F400D"/>
    <w:rsid w:val="006F4A34"/>
    <w:rsid w:val="00704E79"/>
    <w:rsid w:val="00722694"/>
    <w:rsid w:val="007305A1"/>
    <w:rsid w:val="00736541"/>
    <w:rsid w:val="007376A9"/>
    <w:rsid w:val="00747A98"/>
    <w:rsid w:val="007727F8"/>
    <w:rsid w:val="00787826"/>
    <w:rsid w:val="007951A4"/>
    <w:rsid w:val="00795769"/>
    <w:rsid w:val="00795808"/>
    <w:rsid w:val="007A56DD"/>
    <w:rsid w:val="007B499C"/>
    <w:rsid w:val="007C2E10"/>
    <w:rsid w:val="007D76B1"/>
    <w:rsid w:val="007E190B"/>
    <w:rsid w:val="007F04D6"/>
    <w:rsid w:val="007F2497"/>
    <w:rsid w:val="007F431D"/>
    <w:rsid w:val="007F7E71"/>
    <w:rsid w:val="008049A6"/>
    <w:rsid w:val="00811F8E"/>
    <w:rsid w:val="00816EBB"/>
    <w:rsid w:val="00841F88"/>
    <w:rsid w:val="00865941"/>
    <w:rsid w:val="00871BF4"/>
    <w:rsid w:val="008747B8"/>
    <w:rsid w:val="00874A91"/>
    <w:rsid w:val="00876C88"/>
    <w:rsid w:val="00876F4B"/>
    <w:rsid w:val="008924B8"/>
    <w:rsid w:val="008A6EEA"/>
    <w:rsid w:val="008B05BB"/>
    <w:rsid w:val="008C11DD"/>
    <w:rsid w:val="008D37C6"/>
    <w:rsid w:val="008E2A8D"/>
    <w:rsid w:val="008E388E"/>
    <w:rsid w:val="008F0FC8"/>
    <w:rsid w:val="008F119E"/>
    <w:rsid w:val="008F15F7"/>
    <w:rsid w:val="00913A72"/>
    <w:rsid w:val="0091782E"/>
    <w:rsid w:val="009269B2"/>
    <w:rsid w:val="00930EB5"/>
    <w:rsid w:val="0094138E"/>
    <w:rsid w:val="0095386E"/>
    <w:rsid w:val="009563F0"/>
    <w:rsid w:val="00975A1A"/>
    <w:rsid w:val="009813F1"/>
    <w:rsid w:val="00990D0A"/>
    <w:rsid w:val="009916D8"/>
    <w:rsid w:val="00992424"/>
    <w:rsid w:val="00994805"/>
    <w:rsid w:val="00994F23"/>
    <w:rsid w:val="009A203E"/>
    <w:rsid w:val="009A48FF"/>
    <w:rsid w:val="009A63CA"/>
    <w:rsid w:val="009B534F"/>
    <w:rsid w:val="009B7609"/>
    <w:rsid w:val="009B7D4A"/>
    <w:rsid w:val="009C19C3"/>
    <w:rsid w:val="009C1BD6"/>
    <w:rsid w:val="009C1D6E"/>
    <w:rsid w:val="009D6242"/>
    <w:rsid w:val="009E0D73"/>
    <w:rsid w:val="00A11FD9"/>
    <w:rsid w:val="00A122CA"/>
    <w:rsid w:val="00A15705"/>
    <w:rsid w:val="00A417EC"/>
    <w:rsid w:val="00A45B6A"/>
    <w:rsid w:val="00A55D6E"/>
    <w:rsid w:val="00A82A43"/>
    <w:rsid w:val="00A92D60"/>
    <w:rsid w:val="00A93E82"/>
    <w:rsid w:val="00AA01B2"/>
    <w:rsid w:val="00AA2A5A"/>
    <w:rsid w:val="00AB434E"/>
    <w:rsid w:val="00AC4B2D"/>
    <w:rsid w:val="00AD0DE8"/>
    <w:rsid w:val="00AE6068"/>
    <w:rsid w:val="00AE7D2E"/>
    <w:rsid w:val="00AF2949"/>
    <w:rsid w:val="00AF5BDE"/>
    <w:rsid w:val="00B02169"/>
    <w:rsid w:val="00B062D7"/>
    <w:rsid w:val="00B1560F"/>
    <w:rsid w:val="00B251DF"/>
    <w:rsid w:val="00B37017"/>
    <w:rsid w:val="00B41E50"/>
    <w:rsid w:val="00B50E4A"/>
    <w:rsid w:val="00B5420A"/>
    <w:rsid w:val="00B614D3"/>
    <w:rsid w:val="00B7047B"/>
    <w:rsid w:val="00B7334B"/>
    <w:rsid w:val="00B73475"/>
    <w:rsid w:val="00B74627"/>
    <w:rsid w:val="00B93A6C"/>
    <w:rsid w:val="00B971C9"/>
    <w:rsid w:val="00BA0DE5"/>
    <w:rsid w:val="00BB6EE2"/>
    <w:rsid w:val="00BC0A50"/>
    <w:rsid w:val="00BD5A3B"/>
    <w:rsid w:val="00BD7E2D"/>
    <w:rsid w:val="00BE1972"/>
    <w:rsid w:val="00BE3305"/>
    <w:rsid w:val="00BF25D5"/>
    <w:rsid w:val="00BF7314"/>
    <w:rsid w:val="00C04DCE"/>
    <w:rsid w:val="00C063FD"/>
    <w:rsid w:val="00C11154"/>
    <w:rsid w:val="00C12EA4"/>
    <w:rsid w:val="00C16266"/>
    <w:rsid w:val="00C17920"/>
    <w:rsid w:val="00C207A5"/>
    <w:rsid w:val="00C33BFE"/>
    <w:rsid w:val="00C41113"/>
    <w:rsid w:val="00C4167D"/>
    <w:rsid w:val="00C46AC8"/>
    <w:rsid w:val="00C533F7"/>
    <w:rsid w:val="00C53FE6"/>
    <w:rsid w:val="00C55E3A"/>
    <w:rsid w:val="00C6275F"/>
    <w:rsid w:val="00C7551D"/>
    <w:rsid w:val="00C91513"/>
    <w:rsid w:val="00CA1005"/>
    <w:rsid w:val="00CA27B6"/>
    <w:rsid w:val="00CA463B"/>
    <w:rsid w:val="00CB59A5"/>
    <w:rsid w:val="00CC3747"/>
    <w:rsid w:val="00CC3F68"/>
    <w:rsid w:val="00CC4CAF"/>
    <w:rsid w:val="00CD1D96"/>
    <w:rsid w:val="00CD3504"/>
    <w:rsid w:val="00CE1CE6"/>
    <w:rsid w:val="00CE2BDF"/>
    <w:rsid w:val="00CE616E"/>
    <w:rsid w:val="00CF62EE"/>
    <w:rsid w:val="00D146D9"/>
    <w:rsid w:val="00D21FDB"/>
    <w:rsid w:val="00D27702"/>
    <w:rsid w:val="00D348F0"/>
    <w:rsid w:val="00D35CCC"/>
    <w:rsid w:val="00D442A6"/>
    <w:rsid w:val="00D44924"/>
    <w:rsid w:val="00D55D91"/>
    <w:rsid w:val="00D56448"/>
    <w:rsid w:val="00D73EDD"/>
    <w:rsid w:val="00D82384"/>
    <w:rsid w:val="00D843F8"/>
    <w:rsid w:val="00D86BD0"/>
    <w:rsid w:val="00D86D5C"/>
    <w:rsid w:val="00D91F99"/>
    <w:rsid w:val="00DA2983"/>
    <w:rsid w:val="00DA48EB"/>
    <w:rsid w:val="00DA5B77"/>
    <w:rsid w:val="00DB13D1"/>
    <w:rsid w:val="00DB7BEA"/>
    <w:rsid w:val="00DC25AA"/>
    <w:rsid w:val="00DC522B"/>
    <w:rsid w:val="00DC71A3"/>
    <w:rsid w:val="00DD7A9E"/>
    <w:rsid w:val="00DE23EE"/>
    <w:rsid w:val="00DE5076"/>
    <w:rsid w:val="00DE5497"/>
    <w:rsid w:val="00DE68B9"/>
    <w:rsid w:val="00DE7A20"/>
    <w:rsid w:val="00DF3222"/>
    <w:rsid w:val="00DF49E0"/>
    <w:rsid w:val="00DF67E5"/>
    <w:rsid w:val="00E0468F"/>
    <w:rsid w:val="00E07C31"/>
    <w:rsid w:val="00E201AC"/>
    <w:rsid w:val="00E43F52"/>
    <w:rsid w:val="00E44319"/>
    <w:rsid w:val="00E44F15"/>
    <w:rsid w:val="00E5015A"/>
    <w:rsid w:val="00E53F43"/>
    <w:rsid w:val="00E54E23"/>
    <w:rsid w:val="00E65215"/>
    <w:rsid w:val="00E65CD8"/>
    <w:rsid w:val="00E71FAB"/>
    <w:rsid w:val="00E77A0E"/>
    <w:rsid w:val="00E81D52"/>
    <w:rsid w:val="00EA0965"/>
    <w:rsid w:val="00EC0140"/>
    <w:rsid w:val="00EC1611"/>
    <w:rsid w:val="00EC1CBE"/>
    <w:rsid w:val="00ED6E64"/>
    <w:rsid w:val="00EF43E7"/>
    <w:rsid w:val="00EF51D7"/>
    <w:rsid w:val="00EF7B18"/>
    <w:rsid w:val="00F017C1"/>
    <w:rsid w:val="00F0196F"/>
    <w:rsid w:val="00F2136B"/>
    <w:rsid w:val="00F43BE7"/>
    <w:rsid w:val="00F4590C"/>
    <w:rsid w:val="00F55E19"/>
    <w:rsid w:val="00F67605"/>
    <w:rsid w:val="00F7001C"/>
    <w:rsid w:val="00F7760E"/>
    <w:rsid w:val="00F83A1B"/>
    <w:rsid w:val="00F96517"/>
    <w:rsid w:val="00FA4660"/>
    <w:rsid w:val="00FA67D5"/>
    <w:rsid w:val="00FB0CB9"/>
    <w:rsid w:val="00FB266D"/>
    <w:rsid w:val="00FC0855"/>
    <w:rsid w:val="00FC7BC6"/>
    <w:rsid w:val="00FD5FAF"/>
    <w:rsid w:val="00FF373B"/>
    <w:rsid w:val="00FF3BD3"/>
    <w:rsid w:val="00F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F7F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3D11F1-02BE-4D2C-9165-46B559D71E26}">
  <ds:schemaRefs>
    <ds:schemaRef ds:uri="http://schemas.openxmlformats.org/officeDocument/2006/bibliography"/>
  </ds:schemaRefs>
</ds:datastoreItem>
</file>

<file path=customXml/itemProps2.xml><?xml version="1.0" encoding="utf-8"?>
<ds:datastoreItem xmlns:ds="http://schemas.openxmlformats.org/officeDocument/2006/customXml" ds:itemID="{5BF26C24-B1C8-41F3-BA0B-A2A4DB26C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6109</Words>
  <Characters>34822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40850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Shewmaker, Michael@Energy</cp:lastModifiedBy>
  <cp:revision>12</cp:revision>
  <cp:lastPrinted>2016-06-20T22:20:00Z</cp:lastPrinted>
  <dcterms:created xsi:type="dcterms:W3CDTF">2017-04-07T14:56:00Z</dcterms:created>
  <dcterms:modified xsi:type="dcterms:W3CDTF">2018-03-29T18:25:00Z</dcterms:modified>
</cp:coreProperties>
</file>