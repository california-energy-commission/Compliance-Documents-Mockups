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1016"/>
      </w:tblGrid>
      <w:tr w:rsidR="0096325C" w14:paraId="5B6695D4" w14:textId="77777777" w:rsidTr="0096325C">
        <w:tc>
          <w:tcPr>
            <w:tcW w:w="11016" w:type="dxa"/>
          </w:tcPr>
          <w:p w14:paraId="5B6695D3" w14:textId="77777777"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5B6695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192313" w:rsidRPr="00D2491C" w14:paraId="5B6695D7" w14:textId="77777777" w:rsidTr="00192313">
        <w:tc>
          <w:tcPr>
            <w:tcW w:w="11016" w:type="dxa"/>
            <w:gridSpan w:val="3"/>
          </w:tcPr>
          <w:p w14:paraId="5B6695D6" w14:textId="77777777" w:rsidR="00192313" w:rsidRPr="00F5715E" w:rsidRDefault="00192313" w:rsidP="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9047D">
              <w:rPr>
                <w:rFonts w:asciiTheme="minorHAnsi" w:hAnsiTheme="minorHAnsi"/>
                <w:b/>
                <w:szCs w:val="18"/>
              </w:rPr>
              <w:t>A. Dwelling Mechanical Ventilation - General Information</w:t>
            </w:r>
          </w:p>
        </w:tc>
      </w:tr>
      <w:tr w:rsidR="00192313" w:rsidRPr="00D2491C" w14:paraId="5B6695DB" w14:textId="77777777" w:rsidTr="00192313">
        <w:trPr>
          <w:trHeight w:val="158"/>
        </w:trPr>
        <w:tc>
          <w:tcPr>
            <w:tcW w:w="634" w:type="dxa"/>
            <w:vAlign w:val="center"/>
          </w:tcPr>
          <w:p w14:paraId="5B6695D8" w14:textId="77777777" w:rsidR="00192313" w:rsidRPr="00F5715E" w:rsidRDefault="00192313" w:rsidP="00192313">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5B6695D9" w14:textId="6EA4E30B" w:rsidR="00192313" w:rsidRPr="00F5715E" w:rsidRDefault="00192313" w:rsidP="009335C5">
            <w:pPr>
              <w:rPr>
                <w:rFonts w:asciiTheme="minorHAnsi" w:hAnsiTheme="minorHAnsi"/>
                <w:sz w:val="18"/>
                <w:szCs w:val="18"/>
              </w:rPr>
            </w:pPr>
            <w:r>
              <w:rPr>
                <w:rFonts w:asciiTheme="minorHAnsi" w:hAnsiTheme="minorHAnsi"/>
                <w:sz w:val="18"/>
                <w:szCs w:val="18"/>
              </w:rPr>
              <w:t xml:space="preserve">Dwelling </w:t>
            </w:r>
            <w:r w:rsidR="009335C5">
              <w:rPr>
                <w:rFonts w:asciiTheme="minorHAnsi" w:hAnsiTheme="minorHAnsi"/>
                <w:sz w:val="18"/>
                <w:szCs w:val="18"/>
              </w:rPr>
              <w:t>U</w:t>
            </w:r>
            <w:r>
              <w:rPr>
                <w:rFonts w:asciiTheme="minorHAnsi" w:hAnsiTheme="minorHAnsi"/>
                <w:sz w:val="18"/>
                <w:szCs w:val="18"/>
              </w:rPr>
              <w:t xml:space="preserve">nit </w:t>
            </w:r>
            <w:r w:rsidR="009335C5">
              <w:rPr>
                <w:rFonts w:asciiTheme="minorHAnsi" w:hAnsiTheme="minorHAnsi"/>
                <w:sz w:val="18"/>
                <w:szCs w:val="18"/>
              </w:rPr>
              <w:t>N</w:t>
            </w:r>
            <w:r>
              <w:rPr>
                <w:rFonts w:asciiTheme="minorHAnsi" w:hAnsiTheme="minorHAnsi"/>
                <w:sz w:val="18"/>
                <w:szCs w:val="18"/>
              </w:rPr>
              <w:t>ame</w:t>
            </w:r>
          </w:p>
        </w:tc>
        <w:tc>
          <w:tcPr>
            <w:tcW w:w="5774" w:type="dxa"/>
          </w:tcPr>
          <w:p w14:paraId="5B6695DA" w14:textId="77777777" w:rsidR="00192313" w:rsidRPr="00F5715E" w:rsidRDefault="00192313" w:rsidP="00192313">
            <w:pPr>
              <w:rPr>
                <w:rFonts w:asciiTheme="minorHAnsi" w:hAnsiTheme="minorHAnsi"/>
                <w:sz w:val="18"/>
                <w:szCs w:val="18"/>
              </w:rPr>
            </w:pPr>
          </w:p>
        </w:tc>
      </w:tr>
      <w:tr w:rsidR="00192313" w:rsidRPr="00D2491C" w14:paraId="5B6695DF" w14:textId="77777777" w:rsidTr="00192313">
        <w:trPr>
          <w:trHeight w:val="158"/>
        </w:trPr>
        <w:tc>
          <w:tcPr>
            <w:tcW w:w="634" w:type="dxa"/>
            <w:vAlign w:val="center"/>
          </w:tcPr>
          <w:p w14:paraId="5B6695DC"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5B6695DD" w14:textId="46A7054C" w:rsidR="00192313" w:rsidRPr="00F5715E" w:rsidRDefault="00192313" w:rsidP="00192313">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5B6695DE" w14:textId="77777777" w:rsidR="00192313" w:rsidRPr="00F5715E" w:rsidRDefault="00192313" w:rsidP="00192313">
            <w:pPr>
              <w:rPr>
                <w:rFonts w:asciiTheme="minorHAnsi" w:hAnsiTheme="minorHAnsi"/>
                <w:sz w:val="18"/>
                <w:szCs w:val="18"/>
              </w:rPr>
            </w:pPr>
          </w:p>
        </w:tc>
      </w:tr>
      <w:tr w:rsidR="00192313" w:rsidRPr="00D2491C" w14:paraId="5B6695E3" w14:textId="77777777" w:rsidTr="00192313">
        <w:trPr>
          <w:trHeight w:val="158"/>
        </w:trPr>
        <w:tc>
          <w:tcPr>
            <w:tcW w:w="634" w:type="dxa"/>
            <w:vAlign w:val="center"/>
          </w:tcPr>
          <w:p w14:paraId="5B6695E0"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5B6695E1" w14:textId="10830875" w:rsidR="00192313" w:rsidRPr="00F5715E" w:rsidRDefault="00192313" w:rsidP="009335C5">
            <w:pPr>
              <w:rPr>
                <w:rFonts w:asciiTheme="minorHAnsi" w:hAnsiTheme="minorHAnsi"/>
                <w:sz w:val="18"/>
                <w:szCs w:val="18"/>
              </w:rPr>
            </w:pPr>
            <w:r w:rsidRPr="00F5715E">
              <w:rPr>
                <w:rFonts w:asciiTheme="minorHAnsi" w:hAnsiTheme="minorHAnsi"/>
                <w:sz w:val="18"/>
                <w:szCs w:val="18"/>
              </w:rPr>
              <w:t xml:space="preserve">Project </w:t>
            </w:r>
            <w:r w:rsidR="009335C5">
              <w:rPr>
                <w:rFonts w:asciiTheme="minorHAnsi" w:hAnsiTheme="minorHAnsi"/>
                <w:sz w:val="18"/>
                <w:szCs w:val="18"/>
              </w:rPr>
              <w:t>S</w:t>
            </w:r>
            <w:r w:rsidR="009335C5" w:rsidRPr="00F5715E">
              <w:rPr>
                <w:rFonts w:asciiTheme="minorHAnsi" w:hAnsiTheme="minorHAnsi"/>
                <w:sz w:val="18"/>
                <w:szCs w:val="18"/>
              </w:rPr>
              <w:t>cope</w:t>
            </w:r>
          </w:p>
        </w:tc>
        <w:tc>
          <w:tcPr>
            <w:tcW w:w="5774" w:type="dxa"/>
          </w:tcPr>
          <w:p w14:paraId="5B6695E2" w14:textId="77777777" w:rsidR="00192313" w:rsidRPr="00F5715E" w:rsidRDefault="00192313" w:rsidP="00192313">
            <w:pPr>
              <w:rPr>
                <w:rFonts w:asciiTheme="minorHAnsi" w:hAnsiTheme="minorHAnsi"/>
                <w:sz w:val="18"/>
                <w:szCs w:val="18"/>
              </w:rPr>
            </w:pPr>
          </w:p>
        </w:tc>
      </w:tr>
      <w:tr w:rsidR="00192313" w:rsidRPr="00D2491C" w14:paraId="5B6695E8" w14:textId="77777777" w:rsidTr="00192313">
        <w:trPr>
          <w:trHeight w:val="158"/>
        </w:trPr>
        <w:tc>
          <w:tcPr>
            <w:tcW w:w="634" w:type="dxa"/>
            <w:vAlign w:val="center"/>
          </w:tcPr>
          <w:p w14:paraId="5B6695E4"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5B6695E5" w14:textId="0DE82DCC" w:rsidR="00192313" w:rsidRDefault="00FB5CF1" w:rsidP="00192313">
            <w:pPr>
              <w:rPr>
                <w:rFonts w:asciiTheme="minorHAnsi" w:hAnsiTheme="minorHAnsi"/>
                <w:sz w:val="18"/>
                <w:szCs w:val="18"/>
              </w:rPr>
            </w:pPr>
            <w:r>
              <w:rPr>
                <w:rFonts w:asciiTheme="minorHAnsi" w:hAnsiTheme="minorHAnsi"/>
                <w:sz w:val="18"/>
                <w:szCs w:val="18"/>
              </w:rPr>
              <w:t xml:space="preserve">Total </w:t>
            </w:r>
            <w:r w:rsidR="00192313" w:rsidRPr="00F5715E">
              <w:rPr>
                <w:rFonts w:asciiTheme="minorHAnsi" w:hAnsiTheme="minorHAnsi"/>
                <w:sz w:val="18"/>
                <w:szCs w:val="18"/>
              </w:rPr>
              <w:t xml:space="preserve">Conditioned </w:t>
            </w:r>
            <w:r w:rsidR="009335C5">
              <w:rPr>
                <w:rFonts w:asciiTheme="minorHAnsi" w:hAnsiTheme="minorHAnsi"/>
                <w:sz w:val="18"/>
                <w:szCs w:val="18"/>
              </w:rPr>
              <w:t>F</w:t>
            </w:r>
            <w:r w:rsidR="00192313" w:rsidRPr="00F5715E">
              <w:rPr>
                <w:rFonts w:asciiTheme="minorHAnsi" w:hAnsiTheme="minorHAnsi"/>
                <w:sz w:val="18"/>
                <w:szCs w:val="18"/>
              </w:rPr>
              <w:t xml:space="preserve">loor </w:t>
            </w:r>
            <w:r w:rsidR="009335C5">
              <w:rPr>
                <w:rFonts w:asciiTheme="minorHAnsi" w:hAnsiTheme="minorHAnsi"/>
                <w:sz w:val="18"/>
                <w:szCs w:val="18"/>
              </w:rPr>
              <w:t>A</w:t>
            </w:r>
            <w:r w:rsidR="00192313" w:rsidRPr="00F5715E">
              <w:rPr>
                <w:rFonts w:asciiTheme="minorHAnsi" w:hAnsiTheme="minorHAnsi"/>
                <w:sz w:val="18"/>
                <w:szCs w:val="18"/>
              </w:rPr>
              <w:t xml:space="preserve">rea of </w:t>
            </w:r>
            <w:r w:rsidR="009335C5">
              <w:rPr>
                <w:rFonts w:asciiTheme="minorHAnsi" w:hAnsiTheme="minorHAnsi"/>
                <w:sz w:val="18"/>
                <w:szCs w:val="18"/>
              </w:rPr>
              <w:t>D</w:t>
            </w:r>
            <w:r w:rsidR="00192313" w:rsidRPr="00F5715E">
              <w:rPr>
                <w:rFonts w:asciiTheme="minorHAnsi" w:hAnsiTheme="minorHAnsi"/>
                <w:sz w:val="18"/>
                <w:szCs w:val="18"/>
              </w:rPr>
              <w:t xml:space="preserve">welling </w:t>
            </w:r>
            <w:r w:rsidR="009335C5">
              <w:rPr>
                <w:rFonts w:asciiTheme="minorHAnsi" w:hAnsiTheme="minorHAnsi"/>
                <w:sz w:val="18"/>
                <w:szCs w:val="18"/>
              </w:rPr>
              <w:t>U</w:t>
            </w:r>
            <w:r w:rsidR="00192313" w:rsidRPr="00F5715E">
              <w:rPr>
                <w:rFonts w:asciiTheme="minorHAnsi" w:hAnsiTheme="minorHAnsi"/>
                <w:sz w:val="18"/>
                <w:szCs w:val="18"/>
              </w:rPr>
              <w:t>nit</w:t>
            </w:r>
          </w:p>
          <w:p w14:paraId="5B6695E6" w14:textId="77777777" w:rsidR="00192313" w:rsidRPr="00F5715E" w:rsidRDefault="00192313" w:rsidP="00192313">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5B6695E7" w14:textId="77777777" w:rsidR="00192313" w:rsidRPr="00F5715E" w:rsidRDefault="00192313" w:rsidP="00192313">
            <w:pPr>
              <w:rPr>
                <w:rFonts w:asciiTheme="minorHAnsi" w:hAnsiTheme="minorHAnsi"/>
                <w:sz w:val="18"/>
                <w:szCs w:val="18"/>
              </w:rPr>
            </w:pPr>
          </w:p>
        </w:tc>
      </w:tr>
      <w:tr w:rsidR="00192313" w:rsidRPr="00D2491C" w14:paraId="5B6695ED" w14:textId="77777777" w:rsidTr="00192313">
        <w:trPr>
          <w:trHeight w:val="158"/>
        </w:trPr>
        <w:tc>
          <w:tcPr>
            <w:tcW w:w="634" w:type="dxa"/>
            <w:vAlign w:val="center"/>
          </w:tcPr>
          <w:p w14:paraId="5B6695E9"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5B6695EA" w14:textId="1F31B4EB" w:rsidR="00192313" w:rsidRDefault="00192313" w:rsidP="00192313">
            <w:pPr>
              <w:rPr>
                <w:rFonts w:asciiTheme="minorHAnsi" w:hAnsiTheme="minorHAnsi"/>
                <w:sz w:val="18"/>
                <w:szCs w:val="18"/>
              </w:rPr>
            </w:pPr>
            <w:r w:rsidRPr="00F5715E">
              <w:rPr>
                <w:rFonts w:asciiTheme="minorHAnsi" w:hAnsiTheme="minorHAnsi"/>
                <w:sz w:val="18"/>
                <w:szCs w:val="18"/>
              </w:rPr>
              <w:t xml:space="preserve">Number of </w:t>
            </w:r>
            <w:r w:rsidR="009335C5">
              <w:rPr>
                <w:rFonts w:asciiTheme="minorHAnsi" w:hAnsiTheme="minorHAnsi"/>
                <w:sz w:val="18"/>
                <w:szCs w:val="18"/>
              </w:rPr>
              <w:t>B</w:t>
            </w:r>
            <w:r w:rsidRPr="00F5715E">
              <w:rPr>
                <w:rFonts w:asciiTheme="minorHAnsi" w:hAnsiTheme="minorHAnsi"/>
                <w:sz w:val="18"/>
                <w:szCs w:val="18"/>
              </w:rPr>
              <w:t xml:space="preserve">edrooms in </w:t>
            </w:r>
            <w:r w:rsidR="009335C5">
              <w:rPr>
                <w:rFonts w:asciiTheme="minorHAnsi" w:hAnsiTheme="minorHAnsi"/>
                <w:sz w:val="18"/>
                <w:szCs w:val="18"/>
              </w:rPr>
              <w:t>D</w:t>
            </w:r>
            <w:r w:rsidRPr="00F5715E">
              <w:rPr>
                <w:rFonts w:asciiTheme="minorHAnsi" w:hAnsiTheme="minorHAnsi"/>
                <w:sz w:val="18"/>
                <w:szCs w:val="18"/>
              </w:rPr>
              <w:t xml:space="preserve">welling </w:t>
            </w:r>
            <w:r w:rsidR="009335C5">
              <w:rPr>
                <w:rFonts w:asciiTheme="minorHAnsi" w:hAnsiTheme="minorHAnsi"/>
                <w:sz w:val="18"/>
                <w:szCs w:val="18"/>
              </w:rPr>
              <w:t>U</w:t>
            </w:r>
            <w:r w:rsidRPr="00F5715E">
              <w:rPr>
                <w:rFonts w:asciiTheme="minorHAnsi" w:hAnsiTheme="minorHAnsi"/>
                <w:sz w:val="18"/>
                <w:szCs w:val="18"/>
              </w:rPr>
              <w:t>nit</w:t>
            </w:r>
          </w:p>
          <w:p w14:paraId="5B6695EB" w14:textId="77777777" w:rsidR="00192313" w:rsidRPr="00F5715E" w:rsidRDefault="00484240" w:rsidP="00192313">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5B6695EC" w14:textId="77777777" w:rsidR="00192313" w:rsidRPr="00F5715E" w:rsidRDefault="00192313" w:rsidP="00192313">
            <w:pPr>
              <w:rPr>
                <w:rFonts w:asciiTheme="minorHAnsi" w:hAnsiTheme="minorHAnsi"/>
                <w:sz w:val="18"/>
                <w:szCs w:val="18"/>
              </w:rPr>
            </w:pPr>
          </w:p>
        </w:tc>
      </w:tr>
      <w:tr w:rsidR="00192313" w:rsidRPr="00D2491C" w14:paraId="5B6695F1" w14:textId="77777777" w:rsidTr="00192313">
        <w:trPr>
          <w:trHeight w:val="158"/>
        </w:trPr>
        <w:tc>
          <w:tcPr>
            <w:tcW w:w="634" w:type="dxa"/>
            <w:vAlign w:val="center"/>
          </w:tcPr>
          <w:p w14:paraId="5B6695EE"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5B6695EF" w14:textId="50F64BA0" w:rsidR="00192313" w:rsidRPr="00F5715E" w:rsidRDefault="00192313" w:rsidP="00192313">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5B6695F0" w14:textId="77777777" w:rsidR="00192313" w:rsidRPr="00F5715E" w:rsidRDefault="00192313" w:rsidP="00192313">
            <w:pPr>
              <w:rPr>
                <w:rFonts w:asciiTheme="minorHAnsi" w:hAnsiTheme="minorHAnsi"/>
                <w:sz w:val="18"/>
                <w:szCs w:val="18"/>
              </w:rPr>
            </w:pPr>
          </w:p>
        </w:tc>
      </w:tr>
      <w:tr w:rsidR="00192313" w:rsidRPr="00D2491C" w14:paraId="5B6695F5" w14:textId="77777777" w:rsidTr="00192313">
        <w:trPr>
          <w:trHeight w:val="158"/>
        </w:trPr>
        <w:tc>
          <w:tcPr>
            <w:tcW w:w="634" w:type="dxa"/>
            <w:vAlign w:val="center"/>
          </w:tcPr>
          <w:p w14:paraId="5B6695F2"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5B6695F3" w14:textId="491BE700" w:rsidR="00192313" w:rsidRPr="00F5715E" w:rsidRDefault="00192313" w:rsidP="00192313">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5B6695F4" w14:textId="77777777" w:rsidR="00192313" w:rsidRPr="00F5715E" w:rsidRDefault="00192313" w:rsidP="00192313">
            <w:pPr>
              <w:rPr>
                <w:rFonts w:asciiTheme="minorHAnsi" w:hAnsiTheme="minorHAnsi"/>
                <w:sz w:val="18"/>
                <w:szCs w:val="18"/>
              </w:rPr>
            </w:pPr>
          </w:p>
        </w:tc>
      </w:tr>
      <w:tr w:rsidR="00192313" w:rsidRPr="00D2491C" w14:paraId="5B6695F9" w14:textId="77777777" w:rsidTr="00192313">
        <w:trPr>
          <w:trHeight w:val="158"/>
        </w:trPr>
        <w:tc>
          <w:tcPr>
            <w:tcW w:w="634" w:type="dxa"/>
            <w:vAlign w:val="center"/>
          </w:tcPr>
          <w:p w14:paraId="5B6695F6"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5B6695F7" w14:textId="4A81E0F4" w:rsidR="00192313" w:rsidRPr="00F5715E" w:rsidRDefault="00192313" w:rsidP="00192313">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5B6695F8" w14:textId="77777777" w:rsidR="00192313" w:rsidRPr="00F5715E" w:rsidRDefault="00192313" w:rsidP="00192313">
            <w:pPr>
              <w:rPr>
                <w:rFonts w:asciiTheme="minorHAnsi" w:hAnsiTheme="minorHAnsi"/>
                <w:sz w:val="18"/>
                <w:szCs w:val="18"/>
              </w:rPr>
            </w:pPr>
          </w:p>
        </w:tc>
      </w:tr>
      <w:tr w:rsidR="000E2FAB" w:rsidRPr="00D2491C" w14:paraId="73925C01" w14:textId="77777777" w:rsidTr="00192313">
        <w:trPr>
          <w:trHeight w:val="158"/>
          <w:ins w:id="0" w:author="Smith, Alexis@Energy" w:date="2017-12-04T13:15:00Z"/>
        </w:trPr>
        <w:tc>
          <w:tcPr>
            <w:tcW w:w="634" w:type="dxa"/>
            <w:vAlign w:val="center"/>
          </w:tcPr>
          <w:p w14:paraId="0E0AF08F" w14:textId="2E6C09BF" w:rsidR="000E2FAB" w:rsidRPr="00F5715E" w:rsidRDefault="00DF4E35" w:rsidP="00192313">
            <w:pPr>
              <w:jc w:val="center"/>
              <w:rPr>
                <w:ins w:id="1" w:author="Smith, Alexis@Energy" w:date="2017-12-04T13:15:00Z"/>
                <w:rFonts w:asciiTheme="minorHAnsi" w:hAnsiTheme="minorHAnsi"/>
                <w:sz w:val="18"/>
                <w:szCs w:val="18"/>
              </w:rPr>
            </w:pPr>
            <w:ins w:id="2" w:author="Smith, Alexis@Energy" w:date="2017-12-04T13:31:00Z">
              <w:r>
                <w:rPr>
                  <w:rFonts w:asciiTheme="minorHAnsi" w:hAnsiTheme="minorHAnsi"/>
                  <w:sz w:val="18"/>
                  <w:szCs w:val="18"/>
                </w:rPr>
                <w:t>09</w:t>
              </w:r>
            </w:ins>
          </w:p>
        </w:tc>
        <w:tc>
          <w:tcPr>
            <w:tcW w:w="4608" w:type="dxa"/>
            <w:vAlign w:val="center"/>
          </w:tcPr>
          <w:p w14:paraId="54BB55D8" w14:textId="1E03E518" w:rsidR="000E2FAB" w:rsidRDefault="00DF4E35" w:rsidP="00192313">
            <w:pPr>
              <w:rPr>
                <w:ins w:id="3" w:author="Smith, Alexis@Energy" w:date="2017-12-04T13:15:00Z"/>
                <w:rFonts w:asciiTheme="minorHAnsi" w:hAnsiTheme="minorHAnsi"/>
                <w:sz w:val="18"/>
                <w:szCs w:val="18"/>
              </w:rPr>
            </w:pPr>
            <w:ins w:id="4" w:author="Smith, Alexis@Energy" w:date="2017-12-04T13:31:00Z">
              <w:r>
                <w:rPr>
                  <w:rFonts w:asciiTheme="minorHAnsi" w:hAnsiTheme="minorHAnsi"/>
                  <w:sz w:val="18"/>
                  <w:szCs w:val="18"/>
                </w:rPr>
                <w:t>IAQ Fan Location</w:t>
              </w:r>
            </w:ins>
          </w:p>
        </w:tc>
        <w:tc>
          <w:tcPr>
            <w:tcW w:w="5774" w:type="dxa"/>
          </w:tcPr>
          <w:p w14:paraId="31D92CA4" w14:textId="7DA3D5D8" w:rsidR="000E2FAB" w:rsidRPr="00F5715E" w:rsidRDefault="000E2FAB" w:rsidP="00192313">
            <w:pPr>
              <w:rPr>
                <w:ins w:id="5" w:author="Smith, Alexis@Energy" w:date="2017-12-04T13:15:00Z"/>
                <w:rFonts w:asciiTheme="minorHAnsi" w:hAnsiTheme="minorHAnsi"/>
                <w:sz w:val="18"/>
                <w:szCs w:val="18"/>
              </w:rPr>
            </w:pPr>
          </w:p>
        </w:tc>
      </w:tr>
      <w:tr w:rsidR="00C56E30" w:rsidRPr="00D2491C" w14:paraId="1493A842" w14:textId="77777777" w:rsidTr="00C56E30">
        <w:trPr>
          <w:trHeight w:val="158"/>
          <w:ins w:id="6" w:author="Shewmaker, Michael@Energy" w:date="2017-12-12T13:07:00Z"/>
        </w:trPr>
        <w:tc>
          <w:tcPr>
            <w:tcW w:w="11016" w:type="dxa"/>
            <w:gridSpan w:val="3"/>
            <w:vAlign w:val="center"/>
          </w:tcPr>
          <w:p w14:paraId="60B60A54" w14:textId="77777777" w:rsidR="00C56E30" w:rsidRDefault="00C56E30" w:rsidP="00C56E30">
            <w:pPr>
              <w:rPr>
                <w:ins w:id="7" w:author="Shewmaker, Michael@Energy" w:date="2017-12-12T13:07:00Z"/>
                <w:rFonts w:asciiTheme="minorHAnsi" w:hAnsiTheme="minorHAnsi"/>
                <w:sz w:val="18"/>
                <w:szCs w:val="18"/>
              </w:rPr>
            </w:pPr>
            <w:ins w:id="8" w:author="Shewmaker, Michael@Energy" w:date="2017-12-12T13:07:00Z">
              <w:r>
                <w:rPr>
                  <w:rFonts w:asciiTheme="minorHAnsi" w:hAnsiTheme="minorHAnsi"/>
                  <w:sz w:val="18"/>
                  <w:szCs w:val="18"/>
                </w:rPr>
                <w:t xml:space="preserve">Note: </w:t>
              </w:r>
            </w:ins>
          </w:p>
          <w:p w14:paraId="5AE4BF81" w14:textId="42B71E91" w:rsidR="00C56E30" w:rsidRPr="00F5715E" w:rsidRDefault="00C56E30" w:rsidP="00C56E30">
            <w:pPr>
              <w:rPr>
                <w:ins w:id="9" w:author="Shewmaker, Michael@Energy" w:date="2017-12-12T13:07:00Z"/>
                <w:rFonts w:asciiTheme="minorHAnsi" w:hAnsiTheme="minorHAnsi"/>
                <w:sz w:val="18"/>
                <w:szCs w:val="18"/>
              </w:rPr>
            </w:pPr>
            <w:ins w:id="10" w:author="Shewmaker, Michael@Energy" w:date="2017-12-12T13:07:00Z">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ins>
          </w:p>
        </w:tc>
      </w:tr>
    </w:tbl>
    <w:p w14:paraId="5B6695FB" w14:textId="77777777" w:rsidR="00192313" w:rsidRPr="0029047D" w:rsidRDefault="00192313" w:rsidP="00192313">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192313" w14:paraId="5B6695FD" w14:textId="77777777" w:rsidTr="00192313">
        <w:tc>
          <w:tcPr>
            <w:tcW w:w="11016" w:type="dxa"/>
          </w:tcPr>
          <w:p w14:paraId="5B6695FC" w14:textId="690B3DA8" w:rsidR="00192313" w:rsidRDefault="0029047D" w:rsidP="009335C5">
            <w:pPr>
              <w:rPr>
                <w:rFonts w:asciiTheme="minorHAnsi" w:hAnsiTheme="minorHAnsi"/>
                <w:sz w:val="18"/>
                <w:szCs w:val="18"/>
              </w:rPr>
            </w:pPr>
            <w:r>
              <w:rPr>
                <w:rFonts w:asciiTheme="minorHAnsi" w:hAnsiTheme="minorHAnsi"/>
                <w:b/>
                <w:szCs w:val="18"/>
              </w:rPr>
              <w:t>MCH-</w:t>
            </w:r>
            <w:r w:rsidR="00192313" w:rsidRPr="0029047D">
              <w:rPr>
                <w:rFonts w:asciiTheme="minorHAnsi" w:hAnsiTheme="minorHAnsi"/>
                <w:b/>
                <w:szCs w:val="18"/>
              </w:rPr>
              <w:t xml:space="preserve">27b - Continuous Ventilation Airflow </w:t>
            </w:r>
            <w:r w:rsidR="009335C5" w:rsidRPr="0029047D">
              <w:rPr>
                <w:rFonts w:asciiTheme="minorHAnsi" w:hAnsiTheme="minorHAnsi"/>
                <w:b/>
                <w:szCs w:val="18"/>
              </w:rPr>
              <w:t xml:space="preserve">- </w:t>
            </w:r>
            <w:r w:rsidR="00192313" w:rsidRPr="0029047D">
              <w:rPr>
                <w:rFonts w:asciiTheme="minorHAnsi" w:hAnsiTheme="minorHAnsi"/>
                <w:b/>
                <w:szCs w:val="18"/>
              </w:rPr>
              <w:t>Total Ventilation Rate Method</w:t>
            </w:r>
          </w:p>
        </w:tc>
      </w:tr>
    </w:tbl>
    <w:p w14:paraId="5B6695FF" w14:textId="77777777" w:rsidR="00192313" w:rsidRPr="0029047D" w:rsidRDefault="00192313" w:rsidP="00192313">
      <w:pPr>
        <w:rPr>
          <w:rFonts w:asciiTheme="minorHAnsi" w:hAnsiTheme="minorHAnsi"/>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645"/>
        <w:gridCol w:w="5785"/>
      </w:tblGrid>
      <w:tr w:rsidR="00192313" w:rsidRPr="00CB00C9" w14:paraId="5B669602" w14:textId="77777777" w:rsidTr="00192313">
        <w:tc>
          <w:tcPr>
            <w:tcW w:w="11016" w:type="dxa"/>
            <w:gridSpan w:val="3"/>
          </w:tcPr>
          <w:p w14:paraId="5B669600" w14:textId="77777777" w:rsidR="009335C5" w:rsidRPr="0029047D" w:rsidRDefault="00192313" w:rsidP="00192313">
            <w:pPr>
              <w:keepNext/>
              <w:rPr>
                <w:rFonts w:asciiTheme="minorHAnsi" w:hAnsiTheme="minorHAnsi"/>
                <w:b/>
                <w:szCs w:val="18"/>
              </w:rPr>
            </w:pPr>
            <w:r w:rsidRPr="0029047D">
              <w:rPr>
                <w:rFonts w:asciiTheme="minorHAnsi" w:hAnsiTheme="minorHAnsi"/>
                <w:b/>
                <w:szCs w:val="18"/>
              </w:rPr>
              <w:t>B. Whole-Building Continuous Ventilation - Total Ventilation Rate Method</w:t>
            </w:r>
          </w:p>
          <w:p w14:paraId="5B669601" w14:textId="77777777" w:rsidR="00192313" w:rsidRPr="00CB00C9" w:rsidRDefault="00192313" w:rsidP="00192313">
            <w:pPr>
              <w:keepNext/>
              <w:rPr>
                <w:rFonts w:asciiTheme="minorHAnsi" w:hAnsiTheme="minorHAnsi"/>
                <w:sz w:val="18"/>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 xml:space="preserve">62.2 </w:t>
            </w:r>
            <w:r w:rsidRPr="00CB00C9">
              <w:rPr>
                <w:rFonts w:asciiTheme="minorHAnsi" w:hAnsiTheme="minorHAnsi"/>
                <w:sz w:val="18"/>
                <w:szCs w:val="18"/>
              </w:rPr>
              <w:t>equation 4.7.</w:t>
            </w:r>
          </w:p>
        </w:tc>
      </w:tr>
      <w:tr w:rsidR="00192313" w:rsidRPr="00CB00C9" w14:paraId="5B669606" w14:textId="77777777" w:rsidTr="00A4665D">
        <w:tc>
          <w:tcPr>
            <w:tcW w:w="586" w:type="dxa"/>
            <w:vAlign w:val="center"/>
          </w:tcPr>
          <w:p w14:paraId="5B669603"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01</w:t>
            </w:r>
          </w:p>
        </w:tc>
        <w:tc>
          <w:tcPr>
            <w:tcW w:w="4645" w:type="dxa"/>
            <w:vAlign w:val="center"/>
          </w:tcPr>
          <w:p w14:paraId="5B669604" w14:textId="739FD51E" w:rsidR="00192313" w:rsidRPr="00CB00C9" w:rsidRDefault="00192313" w:rsidP="009335C5">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 xml:space="preserve">Ventilation </w:t>
            </w:r>
            <w:r w:rsidR="009335C5">
              <w:rPr>
                <w:rFonts w:asciiTheme="minorHAnsi" w:hAnsiTheme="minorHAnsi"/>
                <w:sz w:val="18"/>
                <w:szCs w:val="18"/>
              </w:rPr>
              <w:t>R</w:t>
            </w:r>
            <w:r w:rsidRPr="00CB00C9">
              <w:rPr>
                <w:rFonts w:asciiTheme="minorHAnsi" w:hAnsiTheme="minorHAnsi"/>
                <w:sz w:val="18"/>
                <w:szCs w:val="18"/>
              </w:rPr>
              <w:t>ate ( fan + infiltration), (Q</w:t>
            </w:r>
            <w:r w:rsidRPr="00A4665D">
              <w:rPr>
                <w:rFonts w:asciiTheme="minorHAnsi" w:hAnsiTheme="minorHAnsi"/>
                <w:sz w:val="18"/>
                <w:szCs w:val="18"/>
                <w:vertAlign w:val="subscript"/>
              </w:rPr>
              <w:t>tot</w:t>
            </w:r>
            <w:r w:rsidRPr="00CB00C9">
              <w:rPr>
                <w:rFonts w:asciiTheme="minorHAnsi" w:hAnsiTheme="minorHAnsi"/>
                <w:sz w:val="18"/>
                <w:szCs w:val="18"/>
              </w:rPr>
              <w:t>)</w:t>
            </w:r>
          </w:p>
        </w:tc>
        <w:tc>
          <w:tcPr>
            <w:tcW w:w="5785" w:type="dxa"/>
          </w:tcPr>
          <w:p w14:paraId="5B669605" w14:textId="77777777" w:rsidR="00192313" w:rsidRPr="007F6151" w:rsidRDefault="00192313" w:rsidP="00192313">
            <w:pPr>
              <w:keepNext/>
              <w:rPr>
                <w:rFonts w:asciiTheme="minorHAnsi" w:hAnsiTheme="minorHAnsi"/>
                <w:sz w:val="18"/>
                <w:szCs w:val="18"/>
              </w:rPr>
            </w:pPr>
          </w:p>
        </w:tc>
      </w:tr>
      <w:tr w:rsidR="00192313" w:rsidRPr="00CB00C9" w14:paraId="5B66960A" w14:textId="77777777" w:rsidTr="00A4665D">
        <w:tc>
          <w:tcPr>
            <w:tcW w:w="586" w:type="dxa"/>
            <w:vAlign w:val="center"/>
          </w:tcPr>
          <w:p w14:paraId="5B66960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02</w:t>
            </w:r>
          </w:p>
        </w:tc>
        <w:tc>
          <w:tcPr>
            <w:tcW w:w="4645" w:type="dxa"/>
            <w:vAlign w:val="center"/>
          </w:tcPr>
          <w:p w14:paraId="5B669608" w14:textId="4E79D579" w:rsidR="00192313" w:rsidRPr="00CB00C9" w:rsidRDefault="00192313" w:rsidP="00192313">
            <w:pPr>
              <w:keepNext/>
              <w:rPr>
                <w:rFonts w:asciiTheme="minorHAnsi" w:hAnsiTheme="minorHAnsi"/>
                <w:sz w:val="18"/>
                <w:szCs w:val="18"/>
              </w:rPr>
            </w:pPr>
            <w:r>
              <w:rPr>
                <w:rFonts w:asciiTheme="minorHAnsi" w:hAnsiTheme="minorHAnsi"/>
                <w:sz w:val="18"/>
                <w:szCs w:val="18"/>
              </w:rPr>
              <w:t xml:space="preserve">CFM50 </w:t>
            </w:r>
            <w:r w:rsidR="00A4665D">
              <w:rPr>
                <w:rFonts w:asciiTheme="minorHAnsi" w:hAnsiTheme="minorHAnsi"/>
                <w:sz w:val="18"/>
                <w:szCs w:val="18"/>
              </w:rPr>
              <w:t>–</w:t>
            </w:r>
            <w:r>
              <w:rPr>
                <w:rFonts w:asciiTheme="minorHAnsi" w:hAnsiTheme="minorHAnsi"/>
                <w:sz w:val="18"/>
                <w:szCs w:val="18"/>
              </w:rPr>
              <w:t xml:space="preserve"> Depressurization</w:t>
            </w:r>
          </w:p>
        </w:tc>
        <w:tc>
          <w:tcPr>
            <w:tcW w:w="5785" w:type="dxa"/>
          </w:tcPr>
          <w:p w14:paraId="5B669609" w14:textId="77777777" w:rsidR="00192313" w:rsidRPr="00601797" w:rsidRDefault="00192313" w:rsidP="00192313">
            <w:pPr>
              <w:keepNext/>
              <w:rPr>
                <w:rFonts w:asciiTheme="minorHAnsi" w:hAnsiTheme="minorHAnsi"/>
                <w:sz w:val="18"/>
                <w:szCs w:val="18"/>
              </w:rPr>
            </w:pPr>
          </w:p>
        </w:tc>
      </w:tr>
      <w:tr w:rsidR="00192313" w:rsidRPr="00CB00C9" w14:paraId="5B66960E" w14:textId="77777777" w:rsidTr="00A4665D">
        <w:tc>
          <w:tcPr>
            <w:tcW w:w="586" w:type="dxa"/>
            <w:vAlign w:val="center"/>
          </w:tcPr>
          <w:p w14:paraId="5B66960B"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03</w:t>
            </w:r>
          </w:p>
        </w:tc>
        <w:tc>
          <w:tcPr>
            <w:tcW w:w="4645" w:type="dxa"/>
            <w:vAlign w:val="center"/>
          </w:tcPr>
          <w:p w14:paraId="5B66960C" w14:textId="32FF6111" w:rsidR="00192313" w:rsidRPr="00CB00C9" w:rsidRDefault="00192313" w:rsidP="00192313">
            <w:pPr>
              <w:keepNext/>
              <w:rPr>
                <w:rFonts w:asciiTheme="minorHAnsi" w:hAnsiTheme="minorHAnsi"/>
                <w:sz w:val="18"/>
                <w:szCs w:val="18"/>
              </w:rPr>
            </w:pPr>
            <w:r>
              <w:rPr>
                <w:rFonts w:asciiTheme="minorHAnsi" w:hAnsiTheme="minorHAnsi"/>
                <w:sz w:val="18"/>
                <w:szCs w:val="18"/>
              </w:rPr>
              <w:t>Equivalent Leakage Area Depressurization</w:t>
            </w:r>
          </w:p>
        </w:tc>
        <w:tc>
          <w:tcPr>
            <w:tcW w:w="5785" w:type="dxa"/>
          </w:tcPr>
          <w:p w14:paraId="5B66960D" w14:textId="77777777" w:rsidR="00192313" w:rsidRPr="00601797" w:rsidRDefault="00192313" w:rsidP="00192313">
            <w:pPr>
              <w:keepNext/>
              <w:rPr>
                <w:rFonts w:asciiTheme="minorHAnsi" w:hAnsiTheme="minorHAnsi"/>
                <w:sz w:val="18"/>
                <w:szCs w:val="18"/>
              </w:rPr>
            </w:pPr>
          </w:p>
        </w:tc>
      </w:tr>
      <w:tr w:rsidR="00192313" w:rsidRPr="00CB00C9" w14:paraId="5B669612" w14:textId="77777777" w:rsidTr="00A4665D">
        <w:tc>
          <w:tcPr>
            <w:tcW w:w="586" w:type="dxa"/>
            <w:vAlign w:val="center"/>
          </w:tcPr>
          <w:p w14:paraId="5B66960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04</w:t>
            </w:r>
          </w:p>
        </w:tc>
        <w:tc>
          <w:tcPr>
            <w:tcW w:w="4645" w:type="dxa"/>
            <w:vAlign w:val="center"/>
          </w:tcPr>
          <w:p w14:paraId="5B669610" w14:textId="6A31C4CB" w:rsidR="00192313" w:rsidRDefault="00192313" w:rsidP="00192313">
            <w:pPr>
              <w:keepNext/>
              <w:rPr>
                <w:rFonts w:asciiTheme="minorHAnsi" w:hAnsiTheme="minorHAnsi"/>
                <w:sz w:val="18"/>
                <w:szCs w:val="18"/>
              </w:rPr>
            </w:pPr>
            <w:r>
              <w:rPr>
                <w:rFonts w:asciiTheme="minorHAnsi" w:hAnsiTheme="minorHAnsi"/>
                <w:sz w:val="18"/>
                <w:szCs w:val="18"/>
              </w:rPr>
              <w:t>CFM50 – Pressurization</w:t>
            </w:r>
          </w:p>
        </w:tc>
        <w:tc>
          <w:tcPr>
            <w:tcW w:w="5785" w:type="dxa"/>
          </w:tcPr>
          <w:p w14:paraId="5B669611" w14:textId="77777777" w:rsidR="00192313" w:rsidRPr="00144CC2" w:rsidRDefault="00192313" w:rsidP="00192313">
            <w:pPr>
              <w:keepNext/>
              <w:rPr>
                <w:rFonts w:asciiTheme="minorHAnsi" w:hAnsiTheme="minorHAnsi"/>
                <w:sz w:val="18"/>
                <w:szCs w:val="18"/>
              </w:rPr>
            </w:pPr>
          </w:p>
        </w:tc>
      </w:tr>
      <w:tr w:rsidR="00192313" w:rsidRPr="00CB00C9" w14:paraId="5B669616" w14:textId="77777777" w:rsidTr="00A4665D">
        <w:tc>
          <w:tcPr>
            <w:tcW w:w="586" w:type="dxa"/>
            <w:vAlign w:val="center"/>
          </w:tcPr>
          <w:p w14:paraId="5B66961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05</w:t>
            </w:r>
          </w:p>
        </w:tc>
        <w:tc>
          <w:tcPr>
            <w:tcW w:w="4645" w:type="dxa"/>
            <w:vAlign w:val="center"/>
          </w:tcPr>
          <w:p w14:paraId="5B669614" w14:textId="12579084" w:rsidR="00192313" w:rsidRPr="00CB00C9" w:rsidRDefault="00192313" w:rsidP="00192313">
            <w:pPr>
              <w:keepNext/>
              <w:rPr>
                <w:rFonts w:asciiTheme="minorHAnsi" w:hAnsiTheme="minorHAnsi"/>
                <w:sz w:val="18"/>
                <w:szCs w:val="18"/>
              </w:rPr>
            </w:pPr>
            <w:r>
              <w:rPr>
                <w:rFonts w:asciiTheme="minorHAnsi" w:hAnsiTheme="minorHAnsi"/>
                <w:sz w:val="18"/>
                <w:szCs w:val="18"/>
              </w:rPr>
              <w:t>Equivalent Leakage Area Pressurization</w:t>
            </w:r>
          </w:p>
        </w:tc>
        <w:tc>
          <w:tcPr>
            <w:tcW w:w="5785" w:type="dxa"/>
          </w:tcPr>
          <w:p w14:paraId="5B669615" w14:textId="77777777" w:rsidR="00192313" w:rsidRPr="00601797" w:rsidRDefault="00192313" w:rsidP="00192313">
            <w:pPr>
              <w:keepNext/>
              <w:rPr>
                <w:rFonts w:asciiTheme="minorHAnsi" w:hAnsiTheme="minorHAnsi"/>
                <w:sz w:val="18"/>
                <w:szCs w:val="18"/>
              </w:rPr>
            </w:pPr>
          </w:p>
        </w:tc>
      </w:tr>
      <w:tr w:rsidR="00192313" w:rsidRPr="00CB00C9" w14:paraId="5B66961A" w14:textId="77777777" w:rsidTr="00A4665D">
        <w:tc>
          <w:tcPr>
            <w:tcW w:w="586" w:type="dxa"/>
            <w:vAlign w:val="center"/>
          </w:tcPr>
          <w:p w14:paraId="5B669617"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06</w:t>
            </w:r>
          </w:p>
        </w:tc>
        <w:tc>
          <w:tcPr>
            <w:tcW w:w="4645" w:type="dxa"/>
            <w:vAlign w:val="center"/>
          </w:tcPr>
          <w:p w14:paraId="5B669618" w14:textId="444FD997" w:rsidR="00192313" w:rsidRPr="00CB00C9" w:rsidRDefault="00192313" w:rsidP="009335C5">
            <w:pPr>
              <w:keepNext/>
              <w:rPr>
                <w:rFonts w:asciiTheme="minorHAnsi" w:hAnsiTheme="minorHAnsi"/>
                <w:sz w:val="18"/>
                <w:szCs w:val="18"/>
              </w:rPr>
            </w:pPr>
            <w:r w:rsidRPr="00CB00C9">
              <w:rPr>
                <w:rFonts w:asciiTheme="minorHAnsi" w:hAnsiTheme="minorHAnsi"/>
                <w:sz w:val="18"/>
                <w:szCs w:val="18"/>
              </w:rPr>
              <w:t xml:space="preserve">Equivalent Leakage Area used for </w:t>
            </w:r>
            <w:r w:rsidR="009335C5">
              <w:rPr>
                <w:rFonts w:asciiTheme="minorHAnsi" w:hAnsiTheme="minorHAnsi"/>
                <w:sz w:val="18"/>
                <w:szCs w:val="18"/>
              </w:rPr>
              <w:t>V</w:t>
            </w:r>
            <w:r w:rsidRPr="00CB00C9">
              <w:rPr>
                <w:rFonts w:asciiTheme="minorHAnsi" w:hAnsiTheme="minorHAnsi"/>
                <w:sz w:val="18"/>
                <w:szCs w:val="18"/>
              </w:rPr>
              <w:t>entilation</w:t>
            </w:r>
          </w:p>
        </w:tc>
        <w:tc>
          <w:tcPr>
            <w:tcW w:w="5785" w:type="dxa"/>
          </w:tcPr>
          <w:p w14:paraId="5B669619" w14:textId="77777777" w:rsidR="00192313" w:rsidRPr="007F6151" w:rsidRDefault="00192313" w:rsidP="00192313">
            <w:pPr>
              <w:keepNext/>
              <w:rPr>
                <w:rFonts w:asciiTheme="minorHAnsi" w:hAnsiTheme="minorHAnsi"/>
                <w:sz w:val="18"/>
                <w:szCs w:val="18"/>
              </w:rPr>
            </w:pPr>
          </w:p>
        </w:tc>
      </w:tr>
      <w:tr w:rsidR="00192313" w:rsidRPr="00CB00C9" w14:paraId="5B66961E" w14:textId="77777777" w:rsidTr="00A4665D">
        <w:tc>
          <w:tcPr>
            <w:tcW w:w="586" w:type="dxa"/>
            <w:vAlign w:val="center"/>
          </w:tcPr>
          <w:p w14:paraId="5B66961B"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07</w:t>
            </w:r>
          </w:p>
        </w:tc>
        <w:tc>
          <w:tcPr>
            <w:tcW w:w="4645" w:type="dxa"/>
            <w:vAlign w:val="center"/>
          </w:tcPr>
          <w:p w14:paraId="5B66961C" w14:textId="77777777" w:rsidR="00192313" w:rsidRPr="00CB00C9" w:rsidRDefault="00192313" w:rsidP="00192313">
            <w:pPr>
              <w:keepNext/>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85" w:type="dxa"/>
          </w:tcPr>
          <w:p w14:paraId="5B66961D" w14:textId="77777777" w:rsidR="00192313" w:rsidRPr="007F6151" w:rsidRDefault="00192313" w:rsidP="00192313">
            <w:pPr>
              <w:keepNext/>
              <w:rPr>
                <w:rFonts w:asciiTheme="minorHAnsi" w:hAnsiTheme="minorHAnsi"/>
                <w:sz w:val="18"/>
                <w:szCs w:val="18"/>
              </w:rPr>
            </w:pPr>
          </w:p>
        </w:tc>
      </w:tr>
      <w:tr w:rsidR="00192313" w:rsidRPr="00CB00C9" w14:paraId="5B669622" w14:textId="77777777" w:rsidTr="00A4665D">
        <w:tc>
          <w:tcPr>
            <w:tcW w:w="586" w:type="dxa"/>
            <w:vAlign w:val="center"/>
          </w:tcPr>
          <w:p w14:paraId="5B66961F"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08</w:t>
            </w:r>
          </w:p>
        </w:tc>
        <w:tc>
          <w:tcPr>
            <w:tcW w:w="4645" w:type="dxa"/>
            <w:vAlign w:val="center"/>
          </w:tcPr>
          <w:p w14:paraId="5B669620" w14:textId="77777777" w:rsidR="00192313" w:rsidRPr="00CB00C9" w:rsidRDefault="00192313" w:rsidP="00192313">
            <w:pPr>
              <w:keepNext/>
              <w:rPr>
                <w:rFonts w:asciiTheme="minorHAnsi" w:hAnsiTheme="minorHAnsi"/>
                <w:sz w:val="18"/>
                <w:szCs w:val="18"/>
              </w:rPr>
            </w:pPr>
            <w:r w:rsidRPr="00CB00C9">
              <w:rPr>
                <w:rFonts w:asciiTheme="minorHAnsi" w:hAnsiTheme="minorHAnsi"/>
                <w:sz w:val="18"/>
                <w:szCs w:val="18"/>
              </w:rPr>
              <w:t xml:space="preserve">What is the weather and shielding factor (wsf)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 </w:t>
            </w:r>
            <w:r w:rsidRPr="00CB00C9">
              <w:rPr>
                <w:rFonts w:asciiTheme="minorHAnsi" w:hAnsiTheme="minorHAnsi"/>
                <w:sz w:val="18"/>
                <w:szCs w:val="18"/>
              </w:rPr>
              <w:t>?</w:t>
            </w:r>
          </w:p>
        </w:tc>
        <w:tc>
          <w:tcPr>
            <w:tcW w:w="5785" w:type="dxa"/>
          </w:tcPr>
          <w:p w14:paraId="5B669621" w14:textId="77777777" w:rsidR="00192313" w:rsidRPr="007F6151" w:rsidRDefault="00192313" w:rsidP="00192313">
            <w:pPr>
              <w:keepNext/>
              <w:rPr>
                <w:rFonts w:asciiTheme="minorHAnsi" w:hAnsiTheme="minorHAnsi"/>
                <w:sz w:val="18"/>
                <w:szCs w:val="18"/>
              </w:rPr>
            </w:pPr>
          </w:p>
        </w:tc>
      </w:tr>
      <w:tr w:rsidR="00192313" w:rsidRPr="00CB00C9" w14:paraId="5B669626" w14:textId="77777777" w:rsidTr="00A4665D">
        <w:tc>
          <w:tcPr>
            <w:tcW w:w="586" w:type="dxa"/>
            <w:vAlign w:val="center"/>
          </w:tcPr>
          <w:p w14:paraId="5B669623"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09</w:t>
            </w:r>
          </w:p>
        </w:tc>
        <w:tc>
          <w:tcPr>
            <w:tcW w:w="4645" w:type="dxa"/>
            <w:vAlign w:val="center"/>
          </w:tcPr>
          <w:p w14:paraId="5B669624" w14:textId="465B5431" w:rsidR="00192313" w:rsidRPr="00CB00C9" w:rsidRDefault="00192313" w:rsidP="00192313">
            <w:pPr>
              <w:keepNext/>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85" w:type="dxa"/>
          </w:tcPr>
          <w:p w14:paraId="5B669625" w14:textId="77777777" w:rsidR="00192313" w:rsidRPr="007F6151" w:rsidRDefault="00192313" w:rsidP="00192313">
            <w:pPr>
              <w:keepNext/>
              <w:rPr>
                <w:rFonts w:asciiTheme="minorHAnsi" w:hAnsiTheme="minorHAnsi"/>
                <w:sz w:val="18"/>
                <w:szCs w:val="18"/>
              </w:rPr>
            </w:pPr>
          </w:p>
        </w:tc>
      </w:tr>
      <w:tr w:rsidR="00192313" w:rsidRPr="00CB00C9" w14:paraId="5B66962A" w14:textId="77777777" w:rsidTr="00A4665D">
        <w:tc>
          <w:tcPr>
            <w:tcW w:w="586" w:type="dxa"/>
            <w:vAlign w:val="center"/>
          </w:tcPr>
          <w:p w14:paraId="5B669627"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10</w:t>
            </w:r>
          </w:p>
        </w:tc>
        <w:tc>
          <w:tcPr>
            <w:tcW w:w="4645" w:type="dxa"/>
            <w:vAlign w:val="center"/>
          </w:tcPr>
          <w:p w14:paraId="5B669628" w14:textId="38B9A994" w:rsidR="00192313" w:rsidRPr="00CB00C9" w:rsidRDefault="00192313" w:rsidP="009335C5">
            <w:pPr>
              <w:keepNext/>
              <w:rPr>
                <w:rFonts w:asciiTheme="minorHAnsi" w:hAnsiTheme="minorHAnsi"/>
                <w:sz w:val="18"/>
                <w:szCs w:val="18"/>
              </w:rPr>
            </w:pPr>
            <w:r w:rsidRPr="00CB00C9">
              <w:rPr>
                <w:rFonts w:asciiTheme="minorHAnsi" w:hAnsiTheme="minorHAnsi"/>
                <w:sz w:val="18"/>
                <w:szCs w:val="18"/>
              </w:rPr>
              <w:t xml:space="preserve">Ventilation </w:t>
            </w:r>
            <w:r w:rsidR="009335C5">
              <w:rPr>
                <w:rFonts w:asciiTheme="minorHAnsi" w:hAnsiTheme="minorHAnsi"/>
                <w:sz w:val="18"/>
                <w:szCs w:val="18"/>
              </w:rPr>
              <w:t>P</w:t>
            </w:r>
            <w:r w:rsidRPr="00CB00C9">
              <w:rPr>
                <w:rFonts w:asciiTheme="minorHAnsi" w:hAnsiTheme="minorHAnsi"/>
                <w:sz w:val="18"/>
                <w:szCs w:val="18"/>
              </w:rPr>
              <w:t xml:space="preserve">rovided by </w:t>
            </w:r>
            <w:r w:rsidR="009335C5">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Pr="00CB00C9">
              <w:rPr>
                <w:rFonts w:asciiTheme="minorHAnsi" w:hAnsiTheme="minorHAnsi"/>
                <w:sz w:val="18"/>
                <w:szCs w:val="18"/>
              </w:rPr>
              <w:t>(Q</w:t>
            </w:r>
            <w:r w:rsidRPr="009335C5">
              <w:rPr>
                <w:rFonts w:asciiTheme="minorHAnsi" w:hAnsiTheme="minorHAnsi"/>
                <w:sz w:val="18"/>
                <w:szCs w:val="18"/>
                <w:vertAlign w:val="subscript"/>
              </w:rPr>
              <w:t>inf</w:t>
            </w:r>
            <w:r w:rsidRPr="00CB00C9">
              <w:rPr>
                <w:rFonts w:asciiTheme="minorHAnsi" w:hAnsiTheme="minorHAnsi"/>
                <w:sz w:val="18"/>
                <w:szCs w:val="18"/>
              </w:rPr>
              <w:t>)</w:t>
            </w:r>
          </w:p>
        </w:tc>
        <w:tc>
          <w:tcPr>
            <w:tcW w:w="5785" w:type="dxa"/>
          </w:tcPr>
          <w:p w14:paraId="5B669629" w14:textId="77777777" w:rsidR="00192313" w:rsidRPr="007F6151" w:rsidRDefault="00192313" w:rsidP="00192313">
            <w:pPr>
              <w:keepNext/>
              <w:rPr>
                <w:rFonts w:asciiTheme="minorHAnsi" w:hAnsiTheme="minorHAnsi"/>
                <w:sz w:val="18"/>
                <w:szCs w:val="18"/>
              </w:rPr>
            </w:pPr>
          </w:p>
        </w:tc>
      </w:tr>
      <w:tr w:rsidR="00192313" w:rsidRPr="00CB00C9" w14:paraId="5B66962E" w14:textId="77777777" w:rsidTr="00A4665D">
        <w:tc>
          <w:tcPr>
            <w:tcW w:w="586" w:type="dxa"/>
            <w:vAlign w:val="center"/>
          </w:tcPr>
          <w:p w14:paraId="5B66962B"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11</w:t>
            </w:r>
          </w:p>
        </w:tc>
        <w:tc>
          <w:tcPr>
            <w:tcW w:w="4645" w:type="dxa"/>
            <w:vAlign w:val="center"/>
          </w:tcPr>
          <w:p w14:paraId="5B66962C" w14:textId="45AB5B12" w:rsidR="00192313" w:rsidRPr="00CB00C9" w:rsidRDefault="00192313" w:rsidP="00192313">
            <w:pPr>
              <w:keepNext/>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(Q</w:t>
            </w:r>
            <w:r w:rsidRPr="00CB00C9">
              <w:rPr>
                <w:rFonts w:asciiTheme="minorHAnsi" w:hAnsiTheme="minorHAnsi"/>
                <w:sz w:val="18"/>
                <w:szCs w:val="18"/>
                <w:vertAlign w:val="subscript"/>
              </w:rPr>
              <w:t>fan</w:t>
            </w:r>
            <w:r w:rsidRPr="00CB00C9">
              <w:rPr>
                <w:rFonts w:asciiTheme="minorHAnsi" w:hAnsiTheme="minorHAnsi"/>
                <w:sz w:val="18"/>
                <w:szCs w:val="18"/>
              </w:rPr>
              <w:t>)</w:t>
            </w:r>
          </w:p>
        </w:tc>
        <w:tc>
          <w:tcPr>
            <w:tcW w:w="5785" w:type="dxa"/>
          </w:tcPr>
          <w:p w14:paraId="5B66962D" w14:textId="77777777" w:rsidR="00192313" w:rsidRPr="007F6151" w:rsidRDefault="00192313" w:rsidP="00192313">
            <w:pPr>
              <w:keepNext/>
              <w:rPr>
                <w:rFonts w:asciiTheme="minorHAnsi" w:hAnsiTheme="minorHAnsi"/>
                <w:sz w:val="18"/>
                <w:szCs w:val="18"/>
              </w:rPr>
            </w:pPr>
          </w:p>
        </w:tc>
      </w:tr>
      <w:tr w:rsidR="00192313" w:rsidRPr="00CB00C9" w14:paraId="5B669632" w14:textId="77777777" w:rsidTr="00A4665D">
        <w:tc>
          <w:tcPr>
            <w:tcW w:w="586" w:type="dxa"/>
            <w:vAlign w:val="center"/>
          </w:tcPr>
          <w:p w14:paraId="5B66962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12</w:t>
            </w:r>
          </w:p>
        </w:tc>
        <w:tc>
          <w:tcPr>
            <w:tcW w:w="4645" w:type="dxa"/>
            <w:vAlign w:val="center"/>
          </w:tcPr>
          <w:p w14:paraId="5B669630" w14:textId="59D1A63E" w:rsidR="00192313" w:rsidRPr="00CB00C9" w:rsidRDefault="00192313" w:rsidP="00192313">
            <w:pPr>
              <w:keepNext/>
              <w:rPr>
                <w:rFonts w:asciiTheme="minorHAnsi" w:hAnsiTheme="minorHAnsi"/>
                <w:sz w:val="18"/>
                <w:szCs w:val="18"/>
              </w:rPr>
            </w:pPr>
            <w:r>
              <w:rPr>
                <w:rFonts w:asciiTheme="minorHAnsi" w:hAnsiTheme="minorHAnsi"/>
                <w:sz w:val="18"/>
                <w:szCs w:val="18"/>
              </w:rPr>
              <w:t xml:space="preserve">Installed </w:t>
            </w:r>
            <w:r w:rsidRPr="00CB00C9">
              <w:rPr>
                <w:rFonts w:asciiTheme="minorHAnsi" w:hAnsiTheme="minorHAnsi"/>
                <w:sz w:val="18"/>
                <w:szCs w:val="18"/>
              </w:rPr>
              <w:t>Continuous Whole-Building Ventilation Rate</w:t>
            </w:r>
          </w:p>
        </w:tc>
        <w:tc>
          <w:tcPr>
            <w:tcW w:w="5785" w:type="dxa"/>
          </w:tcPr>
          <w:p w14:paraId="5B669631" w14:textId="77777777" w:rsidR="00192313" w:rsidRPr="007F6151" w:rsidRDefault="00192313" w:rsidP="00192313">
            <w:pPr>
              <w:keepNext/>
              <w:rPr>
                <w:rFonts w:asciiTheme="minorHAnsi" w:hAnsiTheme="minorHAnsi"/>
                <w:sz w:val="18"/>
                <w:szCs w:val="18"/>
              </w:rPr>
            </w:pPr>
          </w:p>
        </w:tc>
      </w:tr>
    </w:tbl>
    <w:p w14:paraId="5B669633" w14:textId="77777777" w:rsidR="00192313" w:rsidRPr="0029047D" w:rsidRDefault="00192313" w:rsidP="0019231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192313" w:rsidRPr="0029047D" w14:paraId="5B669635" w14:textId="77777777" w:rsidTr="00192313">
        <w:tc>
          <w:tcPr>
            <w:tcW w:w="11017" w:type="dxa"/>
            <w:gridSpan w:val="2"/>
          </w:tcPr>
          <w:p w14:paraId="5B669634" w14:textId="77777777" w:rsidR="00192313" w:rsidRPr="0029047D" w:rsidRDefault="00192313" w:rsidP="00192313">
            <w:pPr>
              <w:keepNext/>
              <w:rPr>
                <w:rFonts w:asciiTheme="minorHAnsi" w:hAnsiTheme="minorHAnsi"/>
                <w:szCs w:val="18"/>
              </w:rPr>
            </w:pPr>
            <w:r w:rsidRPr="0029047D">
              <w:rPr>
                <w:rFonts w:asciiTheme="minorHAnsi" w:hAnsiTheme="minorHAnsi"/>
                <w:b/>
                <w:szCs w:val="18"/>
              </w:rPr>
              <w:t>C. Compliance Statement</w:t>
            </w:r>
            <w:r w:rsidRPr="0029047D">
              <w:rPr>
                <w:rFonts w:asciiTheme="minorHAnsi" w:hAnsiTheme="minorHAnsi"/>
                <w:szCs w:val="18"/>
              </w:rPr>
              <w:t xml:space="preserve"> </w:t>
            </w:r>
          </w:p>
        </w:tc>
      </w:tr>
      <w:tr w:rsidR="00192313" w:rsidRPr="00467A82" w14:paraId="5B669638" w14:textId="77777777" w:rsidTr="00192313">
        <w:trPr>
          <w:trHeight w:val="158"/>
        </w:trPr>
        <w:tc>
          <w:tcPr>
            <w:tcW w:w="590" w:type="dxa"/>
            <w:vAlign w:val="center"/>
          </w:tcPr>
          <w:p w14:paraId="5B669636" w14:textId="77777777" w:rsidR="00192313" w:rsidRPr="00467A82" w:rsidRDefault="00192313" w:rsidP="00192313">
            <w:pPr>
              <w:keepNext/>
              <w:jc w:val="center"/>
              <w:rPr>
                <w:rFonts w:asciiTheme="minorHAnsi" w:hAnsiTheme="minorHAnsi"/>
                <w:sz w:val="18"/>
                <w:szCs w:val="18"/>
              </w:rPr>
            </w:pPr>
            <w:r>
              <w:rPr>
                <w:rFonts w:asciiTheme="minorHAnsi" w:hAnsiTheme="minorHAnsi"/>
                <w:sz w:val="18"/>
                <w:szCs w:val="18"/>
              </w:rPr>
              <w:t>01</w:t>
            </w:r>
          </w:p>
        </w:tc>
        <w:tc>
          <w:tcPr>
            <w:tcW w:w="10426" w:type="dxa"/>
            <w:vAlign w:val="center"/>
          </w:tcPr>
          <w:p w14:paraId="5B669637" w14:textId="77777777" w:rsidR="00192313" w:rsidRPr="00467A82" w:rsidRDefault="00192313" w:rsidP="00192313">
            <w:pPr>
              <w:keepNext/>
              <w:rPr>
                <w:rFonts w:asciiTheme="minorHAnsi" w:hAnsiTheme="minorHAnsi"/>
                <w:sz w:val="18"/>
                <w:szCs w:val="18"/>
              </w:rPr>
            </w:pPr>
          </w:p>
        </w:tc>
      </w:tr>
    </w:tbl>
    <w:p w14:paraId="5B669639" w14:textId="77777777" w:rsidR="00192313" w:rsidRDefault="00192313" w:rsidP="00192313">
      <w:pPr>
        <w:rPr>
          <w:rFonts w:asciiTheme="minorHAnsi" w:hAnsiTheme="minorHAnsi"/>
          <w:sz w:val="18"/>
          <w:szCs w:val="18"/>
        </w:rPr>
      </w:pPr>
    </w:p>
    <w:p w14:paraId="5B66963A" w14:textId="77777777" w:rsidR="00192313" w:rsidRDefault="00192313" w:rsidP="00192313">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192313" w14:paraId="5B66963C" w14:textId="77777777" w:rsidTr="00192313">
        <w:tc>
          <w:tcPr>
            <w:tcW w:w="11016" w:type="dxa"/>
            <w:gridSpan w:val="11"/>
            <w:tcBorders>
              <w:top w:val="single" w:sz="4" w:space="0" w:color="000000"/>
              <w:left w:val="single" w:sz="4" w:space="0" w:color="000000"/>
              <w:bottom w:val="single" w:sz="4" w:space="0" w:color="000000"/>
              <w:right w:val="single" w:sz="4" w:space="0" w:color="000000"/>
            </w:tcBorders>
            <w:hideMark/>
          </w:tcPr>
          <w:p w14:paraId="5B66963B" w14:textId="6006ADD2" w:rsidR="00192313" w:rsidRDefault="00192313" w:rsidP="0029047D">
            <w:pPr>
              <w:keepNext/>
              <w:rPr>
                <w:rFonts w:asciiTheme="minorHAnsi" w:hAnsiTheme="minorHAnsi"/>
                <w:sz w:val="18"/>
                <w:szCs w:val="18"/>
              </w:rPr>
            </w:pPr>
            <w:r w:rsidRPr="0029047D">
              <w:rPr>
                <w:rFonts w:asciiTheme="minorHAnsi" w:hAnsiTheme="minorHAnsi"/>
                <w:b/>
                <w:szCs w:val="18"/>
              </w:rPr>
              <w:lastRenderedPageBreak/>
              <w:t xml:space="preserve">D. Local Mechanical Exhaust System – Fan </w:t>
            </w:r>
            <w:r w:rsidR="0029047D">
              <w:rPr>
                <w:rFonts w:asciiTheme="minorHAnsi" w:hAnsiTheme="minorHAnsi"/>
                <w:b/>
                <w:szCs w:val="18"/>
              </w:rPr>
              <w:t>S</w:t>
            </w:r>
            <w:r w:rsidRPr="0029047D">
              <w:rPr>
                <w:rFonts w:asciiTheme="minorHAnsi" w:hAnsiTheme="minorHAnsi"/>
                <w:b/>
                <w:szCs w:val="18"/>
              </w:rPr>
              <w:t xml:space="preserve">election and </w:t>
            </w:r>
            <w:r w:rsidR="0029047D">
              <w:rPr>
                <w:rFonts w:asciiTheme="minorHAnsi" w:hAnsiTheme="minorHAnsi"/>
                <w:b/>
                <w:szCs w:val="18"/>
              </w:rPr>
              <w:t>D</w:t>
            </w:r>
            <w:r w:rsidRPr="0029047D">
              <w:rPr>
                <w:rFonts w:asciiTheme="minorHAnsi" w:hAnsiTheme="minorHAnsi"/>
                <w:b/>
                <w:szCs w:val="18"/>
              </w:rPr>
              <w:t xml:space="preserve">uct </w:t>
            </w:r>
            <w:r w:rsidR="0029047D">
              <w:rPr>
                <w:rFonts w:asciiTheme="minorHAnsi" w:hAnsiTheme="minorHAnsi"/>
                <w:b/>
                <w:szCs w:val="18"/>
              </w:rPr>
              <w:t>D</w:t>
            </w:r>
            <w:r w:rsidRPr="0029047D">
              <w:rPr>
                <w:rFonts w:asciiTheme="minorHAnsi" w:hAnsiTheme="minorHAnsi"/>
                <w:b/>
                <w:szCs w:val="18"/>
              </w:rPr>
              <w:t xml:space="preserve">esign </w:t>
            </w:r>
            <w:r w:rsidR="0029047D">
              <w:rPr>
                <w:rFonts w:asciiTheme="minorHAnsi" w:hAnsiTheme="minorHAnsi"/>
                <w:b/>
                <w:szCs w:val="18"/>
              </w:rPr>
              <w:t>C</w:t>
            </w:r>
            <w:r w:rsidRPr="0029047D">
              <w:rPr>
                <w:rFonts w:asciiTheme="minorHAnsi" w:hAnsiTheme="minorHAnsi"/>
                <w:b/>
                <w:szCs w:val="18"/>
              </w:rPr>
              <w:t xml:space="preserve">riteria for </w:t>
            </w:r>
            <w:r w:rsidR="0029047D">
              <w:rPr>
                <w:rFonts w:asciiTheme="minorHAnsi" w:hAnsiTheme="minorHAnsi"/>
                <w:b/>
                <w:szCs w:val="18"/>
              </w:rPr>
              <w:t>C</w:t>
            </w:r>
            <w:r w:rsidRPr="0029047D">
              <w:rPr>
                <w:rFonts w:asciiTheme="minorHAnsi" w:hAnsiTheme="minorHAnsi"/>
                <w:b/>
                <w:szCs w:val="18"/>
              </w:rPr>
              <w:t>ompliance</w:t>
            </w:r>
          </w:p>
        </w:tc>
      </w:tr>
      <w:tr w:rsidR="00192313" w14:paraId="5B669640" w14:textId="77777777" w:rsidTr="00192313">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63D" w14:textId="77777777" w:rsidR="00192313" w:rsidRDefault="00192313" w:rsidP="00192313">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5B66963E" w14:textId="0A3BA86A" w:rsidR="00192313" w:rsidRDefault="00192313" w:rsidP="00192313">
            <w:pPr>
              <w:pStyle w:val="ListParagraph"/>
              <w:keepNext/>
              <w:numPr>
                <w:ilvl w:val="0"/>
                <w:numId w:val="15"/>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A4665D">
              <w:rPr>
                <w:rFonts w:asciiTheme="minorHAnsi" w:hAnsiTheme="minorHAnsi"/>
                <w:i/>
                <w:sz w:val="18"/>
                <w:szCs w:val="18"/>
              </w:rPr>
              <w:t>;</w:t>
            </w:r>
            <w:r>
              <w:rPr>
                <w:rFonts w:asciiTheme="minorHAnsi" w:hAnsiTheme="minorHAnsi"/>
                <w:i/>
                <w:sz w:val="18"/>
                <w:szCs w:val="18"/>
              </w:rPr>
              <w:t xml:space="preserve"> OR</w:t>
            </w:r>
          </w:p>
          <w:p w14:paraId="5B66963F" w14:textId="77777777" w:rsidR="00192313" w:rsidRDefault="00192313" w:rsidP="00192313">
            <w:pPr>
              <w:pStyle w:val="ListParagraph"/>
              <w:keepNext/>
              <w:numPr>
                <w:ilvl w:val="0"/>
                <w:numId w:val="15"/>
              </w:numPr>
              <w:rPr>
                <w:rFonts w:asciiTheme="minorHAnsi" w:hAnsiTheme="minorHAnsi"/>
                <w:sz w:val="18"/>
                <w:szCs w:val="18"/>
              </w:rPr>
            </w:pPr>
            <w:r>
              <w:rPr>
                <w:rFonts w:asciiTheme="minorHAnsi" w:hAnsiTheme="minorHAnsi"/>
                <w:i/>
                <w:sz w:val="18"/>
                <w:szCs w:val="18"/>
              </w:rPr>
              <w:t>The airflow rating at a pressure of 0.25 in. w.c. of a certified fan is assumed because the local ventilation system duct sizing meets the prescriptive requirements of 62.2 Table 5.3, or manufacturer's design criteria.</w:t>
            </w:r>
          </w:p>
        </w:tc>
      </w:tr>
      <w:tr w:rsidR="00192313" w14:paraId="5B669643" w14:textId="77777777" w:rsidTr="00192313">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641" w14:textId="77777777" w:rsidR="00192313" w:rsidRDefault="00192313" w:rsidP="00192313">
            <w:pPr>
              <w:keepNext/>
              <w:suppressAutoHyphens/>
              <w:rPr>
                <w:rFonts w:asciiTheme="minorHAnsi" w:hAnsiTheme="minorHAnsi"/>
                <w:b/>
                <w:sz w:val="18"/>
                <w:szCs w:val="18"/>
              </w:rPr>
            </w:pPr>
            <w:r>
              <w:rPr>
                <w:rFonts w:asciiTheme="minorHAnsi" w:hAnsiTheme="minorHAnsi"/>
                <w:b/>
                <w:sz w:val="18"/>
                <w:szCs w:val="18"/>
              </w:rPr>
              <w:t xml:space="preserve">Table 5.1 </w:t>
            </w:r>
          </w:p>
          <w:p w14:paraId="5B669642" w14:textId="77777777" w:rsidR="00192313" w:rsidRDefault="00192313" w:rsidP="00192313">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192313" w14:paraId="5B669647" w14:textId="77777777" w:rsidTr="00192313">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644"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645"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5B669646"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Notes</w:t>
            </w:r>
          </w:p>
        </w:tc>
      </w:tr>
      <w:tr w:rsidR="00192313" w14:paraId="5B66964B" w14:textId="77777777" w:rsidTr="00192313">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648"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649"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5B66964A" w14:textId="77777777" w:rsidR="00192313" w:rsidRDefault="00D1405D" w:rsidP="00192313">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192313" w14:paraId="5B66964F" w14:textId="77777777" w:rsidTr="00192313">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64C"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64D"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5B66964E" w14:textId="77777777" w:rsidR="00192313" w:rsidRDefault="00192313" w:rsidP="00192313">
            <w:pPr>
              <w:keepNext/>
              <w:suppressAutoHyphens/>
              <w:jc w:val="center"/>
              <w:rPr>
                <w:rFonts w:asciiTheme="minorHAnsi" w:hAnsiTheme="minorHAnsi"/>
                <w:sz w:val="18"/>
                <w:szCs w:val="18"/>
              </w:rPr>
            </w:pPr>
          </w:p>
        </w:tc>
      </w:tr>
      <w:tr w:rsidR="00192313" w14:paraId="5B669652" w14:textId="77777777" w:rsidTr="00192313">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650" w14:textId="77777777" w:rsidR="00192313" w:rsidRDefault="00192313" w:rsidP="00192313">
            <w:pPr>
              <w:keepNext/>
              <w:suppressAutoHyphens/>
              <w:rPr>
                <w:rFonts w:asciiTheme="minorHAnsi" w:hAnsiTheme="minorHAnsi"/>
                <w:b/>
                <w:sz w:val="18"/>
                <w:szCs w:val="18"/>
              </w:rPr>
            </w:pPr>
            <w:r>
              <w:rPr>
                <w:rFonts w:asciiTheme="minorHAnsi" w:hAnsiTheme="minorHAnsi"/>
                <w:b/>
                <w:sz w:val="18"/>
                <w:szCs w:val="18"/>
              </w:rPr>
              <w:t xml:space="preserve">Table 5.2 </w:t>
            </w:r>
          </w:p>
          <w:p w14:paraId="5B669651" w14:textId="77777777" w:rsidR="00192313" w:rsidRDefault="00192313" w:rsidP="00192313">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192313" w14:paraId="5B669656" w14:textId="77777777" w:rsidTr="00192313">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653"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654"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5B669655"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Notes</w:t>
            </w:r>
          </w:p>
        </w:tc>
      </w:tr>
      <w:tr w:rsidR="00192313" w14:paraId="5B66965A" w14:textId="77777777" w:rsidTr="00192313">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657"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658"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5B669659" w14:textId="77777777" w:rsidR="00192313" w:rsidRDefault="00D1405D" w:rsidP="00192313">
            <w:pPr>
              <w:keepNext/>
              <w:suppressAutoHyphens/>
              <w:rPr>
                <w:rFonts w:asciiTheme="minorHAnsi" w:hAnsiTheme="minorHAnsi"/>
                <w:sz w:val="18"/>
                <w:szCs w:val="18"/>
              </w:rPr>
            </w:pPr>
            <w:r>
              <w:rPr>
                <w:rFonts w:asciiTheme="minorHAnsi" w:hAnsiTheme="minorHAnsi"/>
                <w:sz w:val="18"/>
                <w:szCs w:val="18"/>
              </w:rPr>
              <w:t>Based on kitchen volume.</w:t>
            </w:r>
          </w:p>
        </w:tc>
      </w:tr>
      <w:tr w:rsidR="00192313" w14:paraId="5B66965E" w14:textId="77777777" w:rsidTr="00192313">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65B"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65C"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5B66965D" w14:textId="77777777" w:rsidR="00192313" w:rsidRDefault="00192313" w:rsidP="00192313">
            <w:pPr>
              <w:keepNext/>
              <w:suppressAutoHyphens/>
              <w:jc w:val="center"/>
              <w:rPr>
                <w:rFonts w:asciiTheme="minorHAnsi" w:hAnsiTheme="minorHAnsi"/>
                <w:sz w:val="18"/>
                <w:szCs w:val="18"/>
              </w:rPr>
            </w:pPr>
          </w:p>
        </w:tc>
      </w:tr>
      <w:tr w:rsidR="00192313" w14:paraId="5B669661" w14:textId="77777777" w:rsidTr="00192313">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5B66965F" w14:textId="77777777" w:rsidR="00192313" w:rsidRDefault="00192313" w:rsidP="00192313">
            <w:pPr>
              <w:keepNext/>
              <w:rPr>
                <w:rFonts w:asciiTheme="minorHAnsi" w:hAnsiTheme="minorHAnsi"/>
                <w:b/>
                <w:sz w:val="18"/>
                <w:szCs w:val="18"/>
              </w:rPr>
            </w:pPr>
            <w:r>
              <w:rPr>
                <w:rFonts w:asciiTheme="minorHAnsi" w:hAnsiTheme="minorHAnsi"/>
                <w:b/>
                <w:sz w:val="18"/>
                <w:szCs w:val="18"/>
              </w:rPr>
              <w:t>Table 5.3</w:t>
            </w:r>
          </w:p>
          <w:p w14:paraId="5B669660" w14:textId="77777777" w:rsidR="00192313" w:rsidRDefault="00192313" w:rsidP="00192313">
            <w:pPr>
              <w:keepNext/>
              <w:rPr>
                <w:rFonts w:asciiTheme="minorHAnsi" w:hAnsiTheme="minorHAnsi"/>
                <w:sz w:val="18"/>
                <w:szCs w:val="18"/>
              </w:rPr>
            </w:pPr>
            <w:r>
              <w:rPr>
                <w:rFonts w:asciiTheme="minorHAnsi" w:hAnsiTheme="minorHAnsi"/>
                <w:b/>
                <w:sz w:val="18"/>
                <w:szCs w:val="18"/>
              </w:rPr>
              <w:t>Prescriptive Duct Sizing Requirements</w:t>
            </w:r>
          </w:p>
        </w:tc>
      </w:tr>
      <w:tr w:rsidR="00192313" w14:paraId="5B669665" w14:textId="77777777" w:rsidTr="00192313">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662" w14:textId="77777777" w:rsidR="00192313" w:rsidRDefault="00D1405D" w:rsidP="00192313">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5B66966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5B66966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Smooth Duct</w:t>
            </w:r>
          </w:p>
        </w:tc>
      </w:tr>
      <w:tr w:rsidR="00192313" w14:paraId="5B66966F" w14:textId="77777777" w:rsidTr="00192313">
        <w:trPr>
          <w:trHeight w:val="432"/>
        </w:trPr>
        <w:tc>
          <w:tcPr>
            <w:tcW w:w="1650" w:type="dxa"/>
            <w:tcBorders>
              <w:top w:val="single" w:sz="4" w:space="0" w:color="auto"/>
              <w:left w:val="single" w:sz="4" w:space="0" w:color="auto"/>
              <w:bottom w:val="single" w:sz="4" w:space="0" w:color="auto"/>
              <w:right w:val="single" w:sz="4" w:space="0" w:color="auto"/>
            </w:tcBorders>
            <w:hideMark/>
          </w:tcPr>
          <w:p w14:paraId="5B669666" w14:textId="77777777" w:rsidR="00192313" w:rsidRDefault="00192313" w:rsidP="00192313">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an Rating cfm @ 0.25 in. w.g.</w:t>
            </w:r>
          </w:p>
        </w:tc>
        <w:tc>
          <w:tcPr>
            <w:tcW w:w="1161" w:type="dxa"/>
            <w:gridSpan w:val="2"/>
            <w:tcBorders>
              <w:top w:val="single" w:sz="4" w:space="0" w:color="auto"/>
              <w:left w:val="single" w:sz="4" w:space="0" w:color="auto"/>
              <w:bottom w:val="single" w:sz="4" w:space="0" w:color="auto"/>
              <w:right w:val="single" w:sz="4" w:space="0" w:color="auto"/>
            </w:tcBorders>
            <w:hideMark/>
          </w:tcPr>
          <w:p w14:paraId="5B669667"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5B669668"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5B669669"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5B66966A"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5B66966B"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5B66966C"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5B66966D"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5B66966E"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192313" w14:paraId="5B669672" w14:textId="77777777" w:rsidTr="00192313">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5B669670" w14:textId="77777777" w:rsidR="00192313" w:rsidRDefault="00192313" w:rsidP="00192313">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5B66967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Maximum Allowable Duct Length (ft)</w:t>
            </w:r>
          </w:p>
        </w:tc>
      </w:tr>
      <w:tr w:rsidR="00192313" w14:paraId="5B669676" w14:textId="77777777" w:rsidTr="00192313">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67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5B66967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5B669675"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Smooth Duct</w:t>
            </w:r>
          </w:p>
        </w:tc>
      </w:tr>
      <w:tr w:rsidR="00192313" w14:paraId="5B669680" w14:textId="77777777" w:rsidTr="00192313">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67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78"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79" w14:textId="77777777" w:rsidR="00192313" w:rsidRDefault="00192313" w:rsidP="00192313">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7A"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7B"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7C"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7D"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7E"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7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r>
      <w:tr w:rsidR="00192313" w14:paraId="5B66968A" w14:textId="77777777" w:rsidTr="00192313">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68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82"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8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8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85"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86"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8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88"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89"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r>
      <w:tr w:rsidR="00192313" w14:paraId="5B669694" w14:textId="77777777" w:rsidTr="00192313">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68B"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8C"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8D"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8E"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8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90"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2"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9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55</w:t>
            </w:r>
          </w:p>
        </w:tc>
      </w:tr>
      <w:tr w:rsidR="00192313" w14:paraId="5B66969E" w14:textId="77777777" w:rsidTr="00192313">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695"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96"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9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8"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99"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9A"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B"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C"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9D"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145</w:t>
            </w:r>
          </w:p>
        </w:tc>
      </w:tr>
      <w:tr w:rsidR="00192313" w14:paraId="5B6696A8" w14:textId="77777777" w:rsidTr="00192313">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69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A0"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A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A2"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A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A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A5"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A6"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A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r>
      <w:tr w:rsidR="00192313" w14:paraId="5B6696AC" w14:textId="77777777" w:rsidTr="00192313">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5B6696A9" w14:textId="77777777" w:rsidR="00192313" w:rsidRDefault="00192313" w:rsidP="00192313">
            <w:pPr>
              <w:keepNext/>
              <w:rPr>
                <w:rFonts w:asciiTheme="minorHAnsi" w:hAnsiTheme="minorHAnsi"/>
                <w:sz w:val="18"/>
                <w:szCs w:val="18"/>
              </w:rPr>
            </w:pPr>
            <w:r>
              <w:rPr>
                <w:rFonts w:asciiTheme="minorHAnsi" w:hAnsiTheme="minorHAnsi"/>
                <w:sz w:val="18"/>
                <w:szCs w:val="18"/>
              </w:rPr>
              <w:t>This table assumes no elbows. Deduct 15 ft of allowable duct length for each turn, elbow, or fitting. Interpolation and extrapolation in 62.2 Table 5.3 is not allowed. For airflow values not listed, use the next higher value. This table is not applicable for airflow &gt; 125 cfm.</w:t>
            </w:r>
          </w:p>
          <w:p w14:paraId="5B6696AA" w14:textId="77777777" w:rsidR="00192313" w:rsidRDefault="00192313" w:rsidP="00192313">
            <w:pPr>
              <w:keepNext/>
              <w:rPr>
                <w:rFonts w:asciiTheme="minorHAnsi" w:hAnsiTheme="minorHAnsi"/>
                <w:sz w:val="18"/>
                <w:szCs w:val="18"/>
              </w:rPr>
            </w:pPr>
            <w:r>
              <w:rPr>
                <w:rFonts w:asciiTheme="minorHAnsi" w:hAnsiTheme="minorHAnsi"/>
                <w:sz w:val="18"/>
                <w:szCs w:val="18"/>
              </w:rPr>
              <w:t>NL = no limit on duct length of this size.</w:t>
            </w:r>
          </w:p>
          <w:p w14:paraId="5B6696AB" w14:textId="77777777" w:rsidR="00192313" w:rsidRDefault="00192313" w:rsidP="00192313">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5B6696AD" w14:textId="77777777" w:rsidR="00192313" w:rsidRDefault="00192313" w:rsidP="00192313">
      <w:pPr>
        <w:rPr>
          <w:rFonts w:asciiTheme="minorHAnsi" w:hAnsiTheme="minorHAnsi"/>
          <w:sz w:val="18"/>
          <w:szCs w:val="18"/>
        </w:rPr>
      </w:pPr>
    </w:p>
    <w:p w14:paraId="5B6696AE" w14:textId="77777777" w:rsidR="00192313" w:rsidRDefault="00192313" w:rsidP="00192313">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192313" w14:paraId="5B6696B0" w14:textId="77777777" w:rsidTr="00A4665D">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6AF" w14:textId="77777777" w:rsidR="00192313" w:rsidRDefault="00192313" w:rsidP="00192313">
            <w:pPr>
              <w:keepNext/>
              <w:rPr>
                <w:rFonts w:asciiTheme="minorHAnsi" w:hAnsiTheme="minorHAnsi"/>
                <w:b/>
                <w:bCs/>
                <w:sz w:val="18"/>
                <w:szCs w:val="18"/>
              </w:rPr>
            </w:pPr>
            <w:r w:rsidRPr="0029047D">
              <w:rPr>
                <w:rFonts w:asciiTheme="minorHAnsi" w:hAnsiTheme="minorHAnsi"/>
                <w:b/>
                <w:bCs/>
                <w:szCs w:val="18"/>
              </w:rPr>
              <w:lastRenderedPageBreak/>
              <w:t>E. Other Requirements</w:t>
            </w:r>
          </w:p>
        </w:tc>
      </w:tr>
      <w:tr w:rsidR="00192313" w14:paraId="5B6696B2" w14:textId="77777777" w:rsidTr="00A4665D">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6B1" w14:textId="77777777" w:rsidR="00192313"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192313" w14:paraId="5B6696B5"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B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B4" w14:textId="77777777" w:rsidR="00192313"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Measures shall be taken to minimize air movement across envelope components to occupiable spaces from garages, unconditioned crawl spaces, and unconditioned attics. Supply and balanced ventilation systems shall be designed and constructed to provide ventilation air directly from the outdoors.</w:t>
            </w:r>
          </w:p>
        </w:tc>
      </w:tr>
      <w:tr w:rsidR="00192313" w14:paraId="5B6696B8"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B6"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B7" w14:textId="77777777" w:rsidR="00192313" w:rsidRDefault="00192313" w:rsidP="00192313">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192313" w14:paraId="5B6696BB"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B9"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BA" w14:textId="77777777" w:rsidR="00192313" w:rsidRDefault="00192313" w:rsidP="00192313">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r w:rsidR="009335C5">
              <w:rPr>
                <w:rStyle w:val="margin0020notechar"/>
                <w:rFonts w:asciiTheme="minorHAnsi" w:hAnsiTheme="minorHAnsi"/>
                <w:sz w:val="18"/>
                <w:szCs w:val="18"/>
              </w:rPr>
              <w:t>.</w:t>
            </w:r>
          </w:p>
        </w:tc>
      </w:tr>
      <w:tr w:rsidR="00192313" w14:paraId="5B6696C0"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BC"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5B6696BD" w14:textId="19579389" w:rsidR="00192313" w:rsidRDefault="00192313" w:rsidP="00192313">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A4665D">
              <w:rPr>
                <w:rFonts w:asciiTheme="minorHAnsi" w:hAnsiTheme="minorHAnsi"/>
                <w:b/>
                <w:sz w:val="18"/>
                <w:szCs w:val="18"/>
              </w:rPr>
              <w:t>S</w:t>
            </w:r>
            <w:r>
              <w:rPr>
                <w:rFonts w:asciiTheme="minorHAnsi" w:hAnsiTheme="minorHAnsi"/>
                <w:b/>
                <w:sz w:val="18"/>
                <w:szCs w:val="18"/>
              </w:rPr>
              <w:t>olid-</w:t>
            </w:r>
            <w:r w:rsidR="00A4665D">
              <w:rPr>
                <w:rFonts w:asciiTheme="minorHAnsi" w:hAnsiTheme="minorHAnsi"/>
                <w:b/>
                <w:sz w:val="18"/>
                <w:szCs w:val="18"/>
              </w:rPr>
              <w:t>F</w:t>
            </w:r>
            <w:r>
              <w:rPr>
                <w:rFonts w:asciiTheme="minorHAnsi" w:hAnsiTheme="minorHAnsi"/>
                <w:b/>
                <w:sz w:val="18"/>
                <w:szCs w:val="18"/>
              </w:rPr>
              <w:t xml:space="preserve">uel </w:t>
            </w:r>
            <w:r w:rsidR="00A4665D">
              <w:rPr>
                <w:rFonts w:asciiTheme="minorHAnsi" w:hAnsiTheme="minorHAnsi"/>
                <w:b/>
                <w:sz w:val="18"/>
                <w:szCs w:val="18"/>
              </w:rPr>
              <w:t>B</w:t>
            </w:r>
            <w:r>
              <w:rPr>
                <w:rFonts w:asciiTheme="minorHAnsi" w:hAnsiTheme="minorHAnsi"/>
                <w:b/>
                <w:sz w:val="18"/>
                <w:szCs w:val="18"/>
              </w:rPr>
              <w:t xml:space="preserve">urning </w:t>
            </w:r>
            <w:r w:rsidR="00A4665D">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5B6696BE" w14:textId="77777777" w:rsidR="00192313" w:rsidRDefault="00192313" w:rsidP="00192313">
            <w:pPr>
              <w:pStyle w:val="margin0020note"/>
              <w:keepNext/>
              <w:spacing w:before="0" w:beforeAutospacing="0" w:after="0" w:afterAutospacing="0"/>
              <w:rPr>
                <w:rStyle w:val="margin0020notechar"/>
                <w:rFonts w:asciiTheme="minorHAnsi" w:hAnsiTheme="minorHAnsi"/>
                <w:sz w:val="18"/>
                <w:szCs w:val="18"/>
              </w:rPr>
            </w:pPr>
          </w:p>
          <w:p w14:paraId="5B6696BF" w14:textId="77777777" w:rsidR="00192313" w:rsidRDefault="00192313" w:rsidP="00192313">
            <w:pPr>
              <w:pStyle w:val="margin0020note"/>
              <w:keepNext/>
              <w:spacing w:before="0" w:beforeAutospacing="0" w:after="0" w:afterAutospacing="0"/>
              <w:ind w:left="273"/>
            </w:pPr>
            <w:r>
              <w:rPr>
                <w:rStyle w:val="margin0020notechar"/>
                <w:rFonts w:asciiTheme="minorHAnsi" w:hAnsiTheme="minorHAnsi"/>
                <w:sz w:val="18"/>
                <w:szCs w:val="18"/>
              </w:rPr>
              <w:t>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Lps/100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of occupiable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192313" w14:paraId="5B6696C3"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2" w14:textId="77777777" w:rsidR="00192313" w:rsidRDefault="00192313" w:rsidP="00192313">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192313" w14:paraId="5B6696C6"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5" w14:textId="77777777" w:rsidR="00192313" w:rsidRDefault="00192313" w:rsidP="00192313">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192313" w14:paraId="5B6696C9"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8" w14:textId="4FC3A0F9" w:rsidR="00192313" w:rsidRDefault="00192313" w:rsidP="00A4665D">
            <w:pPr>
              <w:keepNext/>
              <w:ind w:left="273" w:hanging="273"/>
            </w:pPr>
            <w:r>
              <w:rPr>
                <w:rFonts w:asciiTheme="minorHAnsi" w:hAnsiTheme="minorHAnsi"/>
                <w:b/>
                <w:sz w:val="18"/>
                <w:szCs w:val="18"/>
              </w:rPr>
              <w:t xml:space="preserve">6.7 Minimum </w:t>
            </w:r>
            <w:r w:rsidR="00A4665D">
              <w:rPr>
                <w:rFonts w:asciiTheme="minorHAnsi" w:hAnsiTheme="minorHAnsi"/>
                <w:b/>
                <w:sz w:val="18"/>
                <w:szCs w:val="18"/>
              </w:rPr>
              <w:t>F</w:t>
            </w:r>
            <w:r>
              <w:rPr>
                <w:rFonts w:asciiTheme="minorHAnsi" w:hAnsiTheme="minorHAnsi"/>
                <w:b/>
                <w:sz w:val="18"/>
                <w:szCs w:val="18"/>
              </w:rPr>
              <w:t>iltration.</w:t>
            </w:r>
            <w:r>
              <w:rPr>
                <w:rFonts w:asciiTheme="minorHAnsi" w:hAnsiTheme="minorHAnsi"/>
                <w:sz w:val="18"/>
                <w:szCs w:val="18"/>
              </w:rPr>
              <w:t xml:space="preserve"> </w:t>
            </w:r>
            <w:r>
              <w:rPr>
                <w:rStyle w:val="margin0020notechar"/>
                <w:rFonts w:asciiTheme="minorHAnsi" w:hAnsiTheme="minorHAnsi"/>
                <w:sz w:val="18"/>
                <w:szCs w:val="18"/>
              </w:rPr>
              <w:t>Mechanical systems that supply air to an occupiable space through ductwork exceeding 10 ft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192313" w14:paraId="5B6696CC"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A"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B" w14:textId="77777777" w:rsidR="00192313" w:rsidRDefault="00192313" w:rsidP="00192313">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192313" w14:paraId="5B6696CF"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D"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E" w14:textId="77777777" w:rsidR="00192313" w:rsidRDefault="00192313" w:rsidP="00192313">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192313" w14:paraId="5B6696D1" w14:textId="77777777" w:rsidTr="00A4665D">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6D0" w14:textId="77777777" w:rsidR="00192313" w:rsidRDefault="00192313" w:rsidP="00192313">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5B6696D2" w14:textId="77777777" w:rsidR="00192313" w:rsidRDefault="00192313" w:rsidP="00192313">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192313" w:rsidRPr="006C4FD8" w14:paraId="5B6696D4" w14:textId="77777777" w:rsidTr="00A4665D">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6D3" w14:textId="77777777" w:rsidR="00192313" w:rsidRPr="006C4FD8" w:rsidRDefault="00192313" w:rsidP="00192313">
            <w:pPr>
              <w:keepNext/>
              <w:rPr>
                <w:rFonts w:asciiTheme="minorHAnsi" w:hAnsiTheme="minorHAnsi"/>
                <w:b/>
                <w:bCs/>
                <w:sz w:val="18"/>
                <w:szCs w:val="18"/>
              </w:rPr>
            </w:pPr>
            <w:r w:rsidRPr="0029047D">
              <w:rPr>
                <w:rFonts w:asciiTheme="minorHAnsi" w:hAnsiTheme="minorHAnsi"/>
                <w:b/>
                <w:bCs/>
                <w:szCs w:val="18"/>
              </w:rPr>
              <w:lastRenderedPageBreak/>
              <w:t>F. Air Moving Equipment</w:t>
            </w:r>
          </w:p>
        </w:tc>
      </w:tr>
      <w:tr w:rsidR="00192313" w:rsidRPr="006C4FD8" w14:paraId="5B6696D6" w14:textId="77777777" w:rsidTr="00A4665D">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6D5" w14:textId="77777777" w:rsidR="00192313" w:rsidRPr="006C4FD8"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CB00C9">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w:t>
            </w:r>
            <w:r>
              <w:rPr>
                <w:rFonts w:asciiTheme="minorHAnsi" w:hAnsiTheme="minorHAnsi"/>
                <w:i/>
                <w:sz w:val="18"/>
                <w:szCs w:val="18"/>
              </w:rPr>
              <w:t>6</w:t>
            </w:r>
            <w:r w:rsidRPr="00CB00C9">
              <w:rPr>
                <w:rFonts w:asciiTheme="minorHAnsi" w:hAnsiTheme="minorHAnsi"/>
                <w:i/>
                <w:sz w:val="18"/>
                <w:szCs w:val="18"/>
              </w:rPr>
              <w:t>)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192313" w:rsidRPr="006C4FD8" w14:paraId="5B6696D9"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6D7" w14:textId="77777777" w:rsidR="00192313" w:rsidRPr="006C4FD8" w:rsidRDefault="00192313" w:rsidP="00192313">
            <w:pPr>
              <w:keepNext/>
              <w:jc w:val="center"/>
              <w:rPr>
                <w:rFonts w:asciiTheme="minorHAnsi" w:hAnsiTheme="minorHAnsi"/>
                <w:sz w:val="18"/>
                <w:szCs w:val="18"/>
              </w:rPr>
            </w:pPr>
            <w:r w:rsidRPr="006C4FD8">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5B6696D8" w14:textId="77777777" w:rsidR="00192313" w:rsidRPr="00DA6319"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CB00C9">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192313" w:rsidRPr="006C4FD8" w14:paraId="5B6696DE"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6DA" w14:textId="77777777" w:rsidR="00192313" w:rsidRPr="006C4FD8" w:rsidRDefault="00192313" w:rsidP="00192313">
            <w:pPr>
              <w:keepNext/>
              <w:jc w:val="center"/>
              <w:rPr>
                <w:rFonts w:asciiTheme="minorHAnsi" w:hAnsiTheme="minorHAnsi"/>
                <w:sz w:val="18"/>
                <w:szCs w:val="18"/>
              </w:rPr>
            </w:pPr>
            <w:r w:rsidRPr="006C4FD8">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5B6696DB" w14:textId="77777777" w:rsidR="00192313" w:rsidRDefault="00192313" w:rsidP="00192313">
            <w:pPr>
              <w:keepNext/>
              <w:autoSpaceDE w:val="0"/>
              <w:autoSpaceDN w:val="0"/>
              <w:adjustRightInd w:val="0"/>
              <w:ind w:left="270" w:hanging="270"/>
              <w:jc w:val="both"/>
              <w:rPr>
                <w:rFonts w:asciiTheme="minorHAnsi" w:hAnsiTheme="minorHAnsi"/>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 xml:space="preserve">. </w:t>
            </w:r>
            <w:r w:rsidRPr="00CB00C9">
              <w:rPr>
                <w:rFonts w:asciiTheme="minorHAnsi" w:hAnsiTheme="minorHAnsi"/>
                <w:sz w:val="18"/>
                <w:szCs w:val="18"/>
              </w:rPr>
              <w:t>Ventilation fans shall be rated for sound at no less than the minimum airflow rate required by this standard, as noted below. These sound ratings shall be at a minimum of 0.1 in. w.c. (25 Pa) static pressure.</w:t>
            </w:r>
          </w:p>
          <w:p w14:paraId="5B6696DC" w14:textId="77777777" w:rsidR="00192313" w:rsidRDefault="00192313" w:rsidP="00192313">
            <w:pPr>
              <w:keepNext/>
              <w:autoSpaceDE w:val="0"/>
              <w:autoSpaceDN w:val="0"/>
              <w:adjustRightInd w:val="0"/>
              <w:ind w:left="1080" w:hanging="360"/>
              <w:jc w:val="both"/>
              <w:rPr>
                <w:rFonts w:asciiTheme="minorHAnsi" w:hAnsiTheme="minorHAnsi"/>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Whole-Building or Continuous Ventilation Fans. </w:t>
            </w:r>
            <w:r w:rsidRPr="003C1C51">
              <w:rPr>
                <w:rFonts w:asciiTheme="minorHAnsi" w:hAnsiTheme="minorHAnsi"/>
                <w:sz w:val="18"/>
                <w:szCs w:val="18"/>
              </w:rPr>
              <w:t>These fans shall be rated for sound at a maximum of 1.0 sone.</w:t>
            </w:r>
            <w:r w:rsidRPr="00CB00C9">
              <w:rPr>
                <w:rFonts w:asciiTheme="minorHAnsi" w:hAnsiTheme="minorHAnsi"/>
                <w:sz w:val="18"/>
                <w:szCs w:val="18"/>
              </w:rPr>
              <w:t xml:space="preserve"> </w:t>
            </w:r>
          </w:p>
          <w:p w14:paraId="5B6696DD" w14:textId="77777777" w:rsidR="00192313" w:rsidRDefault="00192313" w:rsidP="009335C5">
            <w:pPr>
              <w:keepNext/>
              <w:autoSpaceDE w:val="0"/>
              <w:autoSpaceDN w:val="0"/>
              <w:adjustRightInd w:val="0"/>
              <w:ind w:left="1080" w:hanging="360"/>
              <w:jc w:val="both"/>
            </w:pPr>
            <w:r w:rsidRPr="00DA6319">
              <w:rPr>
                <w:rFonts w:asciiTheme="minorHAnsi" w:hAnsiTheme="minorHAnsi"/>
                <w:bCs/>
                <w:sz w:val="18"/>
                <w:szCs w:val="18"/>
              </w:rPr>
              <w:t>7.2.2</w:t>
            </w:r>
            <w:r w:rsidRPr="003C1C51">
              <w:rPr>
                <w:rFonts w:asciiTheme="minorHAnsi" w:hAnsiTheme="minorHAnsi"/>
                <w:b/>
                <w:bCs/>
                <w:sz w:val="18"/>
                <w:szCs w:val="18"/>
              </w:rPr>
              <w:t xml:space="preserve"> Intermittent Local Exhaust Fans. </w:t>
            </w:r>
            <w:r w:rsidRPr="003C1C51">
              <w:rPr>
                <w:rFonts w:asciiTheme="minorHAnsi" w:hAnsiTheme="minorHAnsi"/>
                <w:sz w:val="18"/>
                <w:szCs w:val="18"/>
              </w:rPr>
              <w:t>Fans used to comply with Section 5.2 shall be rated for sound at a maximum of 3 sone,</w:t>
            </w:r>
            <w:r>
              <w:rPr>
                <w:rFonts w:asciiTheme="minorHAnsi" w:hAnsiTheme="minorHAnsi"/>
                <w:sz w:val="18"/>
                <w:szCs w:val="18"/>
              </w:rPr>
              <w:t xml:space="preserve">             </w:t>
            </w:r>
            <w:r w:rsidRPr="003C1C51">
              <w:rPr>
                <w:rFonts w:asciiTheme="minorHAnsi" w:hAnsiTheme="minorHAnsi"/>
                <w:sz w:val="18"/>
                <w:szCs w:val="18"/>
              </w:rPr>
              <w:t xml:space="preserve"> </w:t>
            </w:r>
            <w:r>
              <w:rPr>
                <w:rFonts w:asciiTheme="minorHAnsi" w:hAnsiTheme="minorHAnsi"/>
                <w:sz w:val="18"/>
                <w:szCs w:val="18"/>
              </w:rPr>
              <w:t xml:space="preserve"> </w:t>
            </w:r>
            <w:r w:rsidRPr="003C1C51">
              <w:rPr>
                <w:rFonts w:asciiTheme="minorHAnsi" w:hAnsiTheme="minorHAnsi"/>
                <w:sz w:val="18"/>
                <w:szCs w:val="18"/>
              </w:rPr>
              <w:t>unless their maximum rated airflow exceeds 400 cfm (200 L/s).</w:t>
            </w:r>
            <w:r w:rsidRPr="00CB00C9">
              <w:rPr>
                <w:rFonts w:asciiTheme="minorHAnsi" w:hAnsiTheme="minorHAnsi"/>
                <w:sz w:val="18"/>
                <w:szCs w:val="18"/>
              </w:rPr>
              <w:t xml:space="preserve"> (Some exceptions may apply.)</w:t>
            </w:r>
          </w:p>
        </w:tc>
      </w:tr>
      <w:tr w:rsidR="00192313" w:rsidRPr="006C4FD8" w14:paraId="5B6696E1"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6DF" w14:textId="77777777" w:rsidR="00192313" w:rsidRPr="006C4FD8" w:rsidRDefault="00192313" w:rsidP="00192313">
            <w:pPr>
              <w:keepNext/>
              <w:jc w:val="center"/>
              <w:rPr>
                <w:rFonts w:asciiTheme="minorHAnsi" w:hAnsiTheme="minorHAnsi"/>
                <w:sz w:val="18"/>
                <w:szCs w:val="18"/>
              </w:rPr>
            </w:pPr>
            <w:r w:rsidRPr="006C4FD8">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5B6696E0" w14:textId="77777777" w:rsidR="00192313" w:rsidRDefault="00192313" w:rsidP="00A4665D">
            <w:pPr>
              <w:keepNext/>
              <w:ind w:left="273" w:hanging="273"/>
            </w:pPr>
            <w:r w:rsidRPr="00C47060">
              <w:rPr>
                <w:rFonts w:asciiTheme="minorHAnsi" w:hAnsiTheme="minorHAnsi"/>
                <w:b/>
                <w:sz w:val="18"/>
                <w:szCs w:val="18"/>
              </w:rPr>
              <w:t xml:space="preserve">7.3 </w:t>
            </w:r>
            <w:r w:rsidRPr="00C47060">
              <w:rPr>
                <w:rFonts w:asciiTheme="minorHAnsi" w:hAnsiTheme="minorHAnsi"/>
                <w:b/>
                <w:bCs/>
                <w:sz w:val="18"/>
                <w:szCs w:val="18"/>
              </w:rPr>
              <w:t>Multibranch Exhaust Ducting.</w:t>
            </w:r>
            <w:r w:rsidRPr="00CB00C9">
              <w:rPr>
                <w:rFonts w:asciiTheme="minorHAnsi" w:hAnsiTheme="minorHAnsi"/>
                <w:b/>
                <w:bCs/>
                <w:sz w:val="18"/>
                <w:szCs w:val="18"/>
              </w:rPr>
              <w:t xml:space="preserve"> </w:t>
            </w:r>
            <w:r w:rsidRPr="00CB00C9">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192313" w:rsidRPr="006C4FD8" w14:paraId="5B6696E3" w14:textId="77777777" w:rsidTr="00A4665D">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6E2" w14:textId="77777777" w:rsidR="00192313" w:rsidRPr="006C4FD8" w:rsidRDefault="00192313" w:rsidP="00192313">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5B6696E4" w14:textId="77777777" w:rsidR="00192313" w:rsidRPr="0029047D" w:rsidRDefault="00192313" w:rsidP="00192313">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192313" w:rsidRPr="0029047D" w14:paraId="5B6696E6" w14:textId="77777777" w:rsidTr="00192313">
        <w:trPr>
          <w:cantSplit/>
          <w:trHeight w:val="288"/>
        </w:trPr>
        <w:tc>
          <w:tcPr>
            <w:tcW w:w="11016" w:type="dxa"/>
            <w:gridSpan w:val="2"/>
            <w:tcBorders>
              <w:top w:val="single" w:sz="2" w:space="0" w:color="auto"/>
              <w:left w:val="single" w:sz="2" w:space="0" w:color="auto"/>
              <w:bottom w:val="single" w:sz="2" w:space="0" w:color="auto"/>
              <w:right w:val="single" w:sz="2" w:space="0" w:color="auto"/>
            </w:tcBorders>
            <w:vAlign w:val="center"/>
          </w:tcPr>
          <w:p w14:paraId="5B6696E5" w14:textId="77777777" w:rsidR="00192313" w:rsidRPr="0029047D" w:rsidRDefault="00192313" w:rsidP="009335C5">
            <w:pPr>
              <w:keepNext/>
              <w:rPr>
                <w:rFonts w:asciiTheme="minorHAnsi" w:hAnsiTheme="minorHAnsi"/>
                <w:b/>
                <w:bCs/>
                <w:szCs w:val="18"/>
              </w:rPr>
            </w:pPr>
            <w:r w:rsidRPr="0029047D">
              <w:rPr>
                <w:rFonts w:asciiTheme="minorHAnsi" w:hAnsiTheme="minorHAnsi" w:cs="Arial"/>
                <w:b/>
                <w:szCs w:val="18"/>
              </w:rPr>
              <w:t xml:space="preserve">G. Multifamily Buildings - Other Requirements  </w:t>
            </w:r>
          </w:p>
        </w:tc>
      </w:tr>
      <w:tr w:rsidR="00192313" w:rsidRPr="00D2491C" w14:paraId="5B6696E8" w14:textId="77777777" w:rsidTr="00192313">
        <w:trPr>
          <w:cantSplit/>
          <w:trHeight w:val="288"/>
        </w:trPr>
        <w:tc>
          <w:tcPr>
            <w:tcW w:w="11016" w:type="dxa"/>
            <w:gridSpan w:val="2"/>
            <w:tcBorders>
              <w:top w:val="single" w:sz="2" w:space="0" w:color="auto"/>
              <w:left w:val="single" w:sz="2" w:space="0" w:color="auto"/>
              <w:bottom w:val="single" w:sz="2" w:space="0" w:color="auto"/>
              <w:right w:val="single" w:sz="2" w:space="0" w:color="auto"/>
            </w:tcBorders>
            <w:vAlign w:val="center"/>
          </w:tcPr>
          <w:p w14:paraId="5B6696E7" w14:textId="77777777" w:rsidR="00192313" w:rsidRPr="00D2491C"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192313" w:rsidRPr="00D2491C" w14:paraId="5B6696EF" w14:textId="77777777" w:rsidTr="00192313">
        <w:trPr>
          <w:cantSplit/>
          <w:trHeight w:val="158"/>
        </w:trPr>
        <w:tc>
          <w:tcPr>
            <w:tcW w:w="717" w:type="dxa"/>
            <w:tcBorders>
              <w:top w:val="single" w:sz="2" w:space="0" w:color="auto"/>
              <w:left w:val="single" w:sz="2" w:space="0" w:color="auto"/>
              <w:bottom w:val="single" w:sz="4" w:space="0" w:color="auto"/>
              <w:right w:val="single" w:sz="2" w:space="0" w:color="auto"/>
            </w:tcBorders>
            <w:vAlign w:val="center"/>
          </w:tcPr>
          <w:p w14:paraId="5B6696E9" w14:textId="77777777" w:rsidR="00192313" w:rsidRPr="00D2491C" w:rsidRDefault="00192313" w:rsidP="00192313">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2" w:space="0" w:color="auto"/>
              <w:left w:val="single" w:sz="2" w:space="0" w:color="auto"/>
              <w:bottom w:val="single" w:sz="4" w:space="0" w:color="auto"/>
              <w:right w:val="single" w:sz="2" w:space="0" w:color="auto"/>
            </w:tcBorders>
            <w:vAlign w:val="center"/>
          </w:tcPr>
          <w:p w14:paraId="5B6696EA" w14:textId="77777777" w:rsidR="00192313" w:rsidRDefault="00192313" w:rsidP="00192313">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5B6696EB" w14:textId="77777777" w:rsidR="00192313" w:rsidRPr="00D2491C" w:rsidRDefault="00192313" w:rsidP="00192313">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gasketed or made substantially airtight. </w:t>
            </w:r>
          </w:p>
          <w:p w14:paraId="5B6696EC" w14:textId="1F033EC2" w:rsidR="00192313"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A4665D">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5B6696ED" w14:textId="77777777" w:rsidR="00192313" w:rsidRPr="00F3733C" w:rsidRDefault="00192313" w:rsidP="00192313">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5B6696EE" w14:textId="77777777" w:rsidR="00192313" w:rsidRPr="00D2491C" w:rsidRDefault="00192313" w:rsidP="00192313">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192313" w:rsidRPr="00D2491C" w14:paraId="5B6696F1" w14:textId="77777777" w:rsidTr="00192313">
        <w:trPr>
          <w:cantSplit/>
          <w:trHeight w:val="158"/>
        </w:trPr>
        <w:tc>
          <w:tcPr>
            <w:tcW w:w="11016" w:type="dxa"/>
            <w:gridSpan w:val="2"/>
            <w:tcBorders>
              <w:top w:val="single" w:sz="2" w:space="0" w:color="auto"/>
              <w:left w:val="single" w:sz="2" w:space="0" w:color="auto"/>
              <w:bottom w:val="single" w:sz="2" w:space="0" w:color="auto"/>
              <w:right w:val="single" w:sz="2" w:space="0" w:color="auto"/>
            </w:tcBorders>
            <w:vAlign w:val="center"/>
          </w:tcPr>
          <w:p w14:paraId="5B6696F0" w14:textId="77777777" w:rsidR="00192313" w:rsidRPr="00D2491C" w:rsidRDefault="00192313" w:rsidP="00192313">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5B6696F2" w14:textId="77777777" w:rsidR="00192313" w:rsidRDefault="00192313"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5B6696F3" w14:textId="77777777" w:rsidR="002C03F1" w:rsidRPr="00DE79CE" w:rsidRDefault="002C03F1" w:rsidP="00C64DBF">
      <w:pPr>
        <w:rPr>
          <w:rFonts w:asciiTheme="minorHAnsi" w:hAnsiTheme="minorHAnsi"/>
          <w:sz w:val="18"/>
          <w:szCs w:val="18"/>
        </w:rPr>
      </w:pPr>
    </w:p>
    <w:p w14:paraId="5B6696F4" w14:textId="77777777" w:rsidR="0079128F" w:rsidRDefault="0079128F" w:rsidP="00C64DBF">
      <w:pPr>
        <w:rPr>
          <w:rFonts w:asciiTheme="minorHAnsi" w:hAnsiTheme="minorHAnsi"/>
          <w:sz w:val="16"/>
          <w:szCs w:val="16"/>
        </w:rPr>
      </w:pPr>
    </w:p>
    <w:p w14:paraId="5B6696F5" w14:textId="77777777" w:rsidR="0079128F" w:rsidRDefault="0079128F">
      <w:pPr>
        <w:rPr>
          <w:rFonts w:asciiTheme="minorHAnsi" w:hAnsiTheme="minorHAnsi"/>
          <w:sz w:val="16"/>
          <w:szCs w:val="16"/>
        </w:rPr>
      </w:pPr>
      <w:r>
        <w:rPr>
          <w:rFonts w:asciiTheme="minorHAnsi" w:hAnsiTheme="minorHAnsi"/>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52336" w:rsidRPr="009E2C1C" w14:paraId="5B6696F7" w14:textId="77777777" w:rsidTr="00FB7C8C">
        <w:trPr>
          <w:trHeight w:val="323"/>
        </w:trPr>
        <w:tc>
          <w:tcPr>
            <w:tcW w:w="10950" w:type="dxa"/>
            <w:gridSpan w:val="4"/>
            <w:vAlign w:val="center"/>
          </w:tcPr>
          <w:p w14:paraId="5B6696F6" w14:textId="77777777" w:rsidR="00352336" w:rsidRPr="009351D2"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352336" w:rsidRPr="001B14D6" w14:paraId="5B6696F9" w14:textId="77777777" w:rsidTr="00E37C19">
        <w:trPr>
          <w:trHeight w:val="206"/>
        </w:trPr>
        <w:tc>
          <w:tcPr>
            <w:tcW w:w="10950" w:type="dxa"/>
            <w:gridSpan w:val="4"/>
            <w:vAlign w:val="center"/>
          </w:tcPr>
          <w:p w14:paraId="5B6696F8" w14:textId="77777777" w:rsidR="00352336" w:rsidRPr="00E136A4" w:rsidRDefault="00352336" w:rsidP="0029047D">
            <w:pPr>
              <w:keepNext/>
              <w:numPr>
                <w:ilvl w:val="0"/>
                <w:numId w:val="7"/>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352336" w:rsidRPr="00B272DC" w14:paraId="5B6696FC" w14:textId="77777777" w:rsidTr="00E37C19">
        <w:trPr>
          <w:trHeight w:val="360"/>
        </w:trPr>
        <w:tc>
          <w:tcPr>
            <w:tcW w:w="5577" w:type="dxa"/>
            <w:gridSpan w:val="2"/>
          </w:tcPr>
          <w:p w14:paraId="5B6696FA"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5B6696FB"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52336" w:rsidRPr="00B272DC" w14:paraId="5B6696FF" w14:textId="77777777" w:rsidTr="00E37C19">
        <w:trPr>
          <w:trHeight w:val="360"/>
        </w:trPr>
        <w:tc>
          <w:tcPr>
            <w:tcW w:w="5577" w:type="dxa"/>
            <w:gridSpan w:val="2"/>
          </w:tcPr>
          <w:p w14:paraId="5B6696FD"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5B6696FE"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52336" w:rsidRPr="00B272DC" w14:paraId="5B669702" w14:textId="77777777" w:rsidTr="00E37C19">
        <w:trPr>
          <w:trHeight w:val="360"/>
        </w:trPr>
        <w:tc>
          <w:tcPr>
            <w:tcW w:w="5577" w:type="dxa"/>
            <w:gridSpan w:val="2"/>
          </w:tcPr>
          <w:p w14:paraId="5B669700"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5B669701" w14:textId="7B474DAB"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352336" w:rsidRPr="00B272DC" w14:paraId="5B669705" w14:textId="77777777" w:rsidTr="00E37C19">
        <w:trPr>
          <w:trHeight w:val="360"/>
        </w:trPr>
        <w:tc>
          <w:tcPr>
            <w:tcW w:w="5577" w:type="dxa"/>
            <w:gridSpan w:val="2"/>
          </w:tcPr>
          <w:p w14:paraId="5B669703"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5B669704"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Phone:</w:t>
            </w:r>
          </w:p>
        </w:tc>
      </w:tr>
      <w:tr w:rsidR="00352336" w:rsidRPr="008E6C57" w14:paraId="5B669707" w14:textId="77777777" w:rsidTr="00E37C19">
        <w:tblPrEx>
          <w:tblCellMar>
            <w:left w:w="115" w:type="dxa"/>
            <w:right w:w="115" w:type="dxa"/>
          </w:tblCellMar>
        </w:tblPrEx>
        <w:trPr>
          <w:trHeight w:val="296"/>
        </w:trPr>
        <w:tc>
          <w:tcPr>
            <w:tcW w:w="10950" w:type="dxa"/>
            <w:gridSpan w:val="4"/>
            <w:vAlign w:val="center"/>
          </w:tcPr>
          <w:p w14:paraId="5B669706" w14:textId="77777777" w:rsidR="00352336"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52336" w:rsidRPr="008E6C57" w14:paraId="5B66970F" w14:textId="77777777" w:rsidTr="00E37C19">
        <w:tblPrEx>
          <w:tblCellMar>
            <w:left w:w="115" w:type="dxa"/>
            <w:right w:w="115" w:type="dxa"/>
          </w:tblCellMar>
        </w:tblPrEx>
        <w:trPr>
          <w:trHeight w:val="504"/>
        </w:trPr>
        <w:tc>
          <w:tcPr>
            <w:tcW w:w="10950" w:type="dxa"/>
            <w:gridSpan w:val="4"/>
          </w:tcPr>
          <w:p w14:paraId="1637BC65"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73432B9C" w14:textId="77777777" w:rsidR="005D3BD0" w:rsidRPr="005D3BD0" w:rsidRDefault="005D3BD0" w:rsidP="005D3BD0">
            <w:pPr>
              <w:pStyle w:val="Heading3"/>
              <w:numPr>
                <w:ilvl w:val="0"/>
                <w:numId w:val="16"/>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72ECE400" w14:textId="77777777" w:rsidR="005D3BD0" w:rsidRPr="005D3BD0" w:rsidRDefault="005D3BD0" w:rsidP="005D3BD0">
            <w:pPr>
              <w:pStyle w:val="Heading3"/>
              <w:numPr>
                <w:ilvl w:val="0"/>
                <w:numId w:val="16"/>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04F3B63C" w14:textId="77777777" w:rsidR="005D3BD0" w:rsidRPr="005D3BD0" w:rsidRDefault="005D3BD0" w:rsidP="005D3BD0">
            <w:pPr>
              <w:keepNext/>
              <w:numPr>
                <w:ilvl w:val="0"/>
                <w:numId w:val="16"/>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14A2D45F" w14:textId="77777777" w:rsidR="005D3BD0" w:rsidRPr="005D3BD0" w:rsidRDefault="005D3BD0" w:rsidP="005D3BD0">
            <w:pPr>
              <w:pStyle w:val="ListParagraph"/>
              <w:keepNext/>
              <w:numPr>
                <w:ilvl w:val="0"/>
                <w:numId w:val="16"/>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B66970E" w14:textId="3A821FDA" w:rsidR="00352336" w:rsidRPr="00E74533" w:rsidRDefault="005D3BD0" w:rsidP="0029047D">
            <w:pPr>
              <w:pStyle w:val="ListParagraph"/>
              <w:keepNext/>
              <w:numPr>
                <w:ilvl w:val="0"/>
                <w:numId w:val="6"/>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352336" w:rsidRPr="00B272DC" w14:paraId="5B669712" w14:textId="77777777" w:rsidTr="00E37C19">
        <w:tblPrEx>
          <w:tblCellMar>
            <w:left w:w="108" w:type="dxa"/>
            <w:right w:w="108" w:type="dxa"/>
          </w:tblCellMar>
        </w:tblPrEx>
        <w:trPr>
          <w:trHeight w:val="360"/>
        </w:trPr>
        <w:tc>
          <w:tcPr>
            <w:tcW w:w="5307" w:type="dxa"/>
          </w:tcPr>
          <w:p w14:paraId="5B669710"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5B669711"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52336" w:rsidRPr="00B272DC" w14:paraId="5B669715"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713" w14:textId="797B870A"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B669714"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52336" w:rsidRPr="00B272DC" w14:paraId="5B669718"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716"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B669717"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52336" w:rsidRPr="00B272DC" w14:paraId="5B66971C"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719"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B66971A" w14:textId="7CA72D55"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B66971B"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52336" w:rsidRPr="00B272DC" w14:paraId="5B66971F"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71D"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5B66971E"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5B669720" w14:textId="77777777" w:rsidR="00C64DBF" w:rsidRDefault="00C64DBF" w:rsidP="00C64DBF">
      <w:pPr>
        <w:ind w:hanging="677"/>
        <w:rPr>
          <w:rFonts w:asciiTheme="minorHAnsi" w:hAnsiTheme="minorHAnsi"/>
        </w:rPr>
      </w:pPr>
    </w:p>
    <w:p w14:paraId="5B669721" w14:textId="77777777" w:rsidR="00B71555" w:rsidRPr="00CB00C9" w:rsidRDefault="00B71555" w:rsidP="00B71555">
      <w:pPr>
        <w:contextualSpacing/>
        <w:rPr>
          <w:rFonts w:asciiTheme="minorHAnsi" w:hAnsiTheme="minorHAnsi"/>
          <w:sz w:val="18"/>
          <w:szCs w:val="18"/>
        </w:rPr>
      </w:pPr>
    </w:p>
    <w:p w14:paraId="5B669722" w14:textId="77777777" w:rsidR="00D65FA1" w:rsidRDefault="00D65FA1" w:rsidP="00B71555">
      <w:pPr>
        <w:rPr>
          <w:rFonts w:asciiTheme="minorHAnsi" w:hAnsiTheme="minorHAnsi"/>
          <w:sz w:val="18"/>
          <w:szCs w:val="18"/>
        </w:rPr>
        <w:sectPr w:rsidR="00D65FA1" w:rsidSect="00FB7C8C">
          <w:headerReference w:type="even" r:id="rId8"/>
          <w:headerReference w:type="default" r:id="rId9"/>
          <w:footerReference w:type="default" r:id="rId10"/>
          <w:headerReference w:type="first" r:id="rId11"/>
          <w:type w:val="continuous"/>
          <w:pgSz w:w="12240" w:h="15840" w:code="1"/>
          <w:pgMar w:top="720" w:right="720" w:bottom="720" w:left="720" w:header="432" w:footer="432" w:gutter="0"/>
          <w:cols w:space="720"/>
          <w:docGrid w:linePitch="272"/>
        </w:sectPr>
      </w:pPr>
    </w:p>
    <w:p w14:paraId="5B669723" w14:textId="77777777"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CF2R-MCH-27b-H User Instructions</w:t>
      </w:r>
    </w:p>
    <w:p w14:paraId="5B669724" w14:textId="77777777" w:rsidR="00636F83" w:rsidRDefault="00636F83" w:rsidP="00636F83">
      <w:pPr>
        <w:rPr>
          <w:rFonts w:asciiTheme="minorHAnsi" w:eastAsia="Cambria" w:hAnsiTheme="minorHAnsi"/>
          <w:b/>
          <w:sz w:val="18"/>
          <w:szCs w:val="18"/>
        </w:rPr>
      </w:pPr>
    </w:p>
    <w:p w14:paraId="5B669725"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5B669726" w14:textId="77777777" w:rsidR="00636F83"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5B669727" w14:textId="77777777" w:rsidR="00636F83"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5B669728" w14:textId="5A8B6B32" w:rsidR="00636F83" w:rsidRPr="00D2491C"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2D25FD">
        <w:rPr>
          <w:rFonts w:asciiTheme="minorHAnsi" w:hAnsiTheme="minorHAnsi"/>
          <w:sz w:val="18"/>
          <w:szCs w:val="18"/>
        </w:rPr>
        <w:t xml:space="preserve"> </w:t>
      </w:r>
      <w:r>
        <w:rPr>
          <w:rFonts w:asciiTheme="minorHAnsi" w:hAnsiTheme="minorHAnsi"/>
          <w:sz w:val="18"/>
          <w:szCs w:val="18"/>
        </w:rPr>
        <w:t>Choices are “New Construction” and “Addition greater than 1</w:t>
      </w:r>
      <w:r w:rsidR="00010C95">
        <w:rPr>
          <w:rFonts w:asciiTheme="minorHAnsi" w:hAnsiTheme="minorHAnsi"/>
          <w:sz w:val="18"/>
          <w:szCs w:val="18"/>
        </w:rPr>
        <w:t>,</w:t>
      </w:r>
      <w:r>
        <w:rPr>
          <w:rFonts w:asciiTheme="minorHAnsi" w:hAnsiTheme="minorHAnsi"/>
          <w:sz w:val="18"/>
          <w:szCs w:val="18"/>
        </w:rPr>
        <w:t>000</w:t>
      </w:r>
      <w:r w:rsidR="00010C95">
        <w:rPr>
          <w:rFonts w:asciiTheme="minorHAnsi" w:hAnsiTheme="minorHAnsi"/>
          <w:sz w:val="18"/>
          <w:szCs w:val="18"/>
        </w:rPr>
        <w:t xml:space="preserve"> </w:t>
      </w:r>
      <w:r w:rsidR="00A4665D">
        <w:rPr>
          <w:rFonts w:asciiTheme="minorHAnsi" w:hAnsiTheme="minorHAnsi"/>
          <w:sz w:val="18"/>
          <w:szCs w:val="18"/>
        </w:rPr>
        <w:t>ft</w:t>
      </w:r>
      <w:r w:rsidR="00A4665D">
        <w:rPr>
          <w:rFonts w:asciiTheme="minorHAnsi" w:hAnsiTheme="minorHAnsi"/>
          <w:sz w:val="18"/>
          <w:szCs w:val="18"/>
          <w:vertAlign w:val="superscript"/>
        </w:rPr>
        <w:t>2</w:t>
      </w:r>
      <w:r>
        <w:rPr>
          <w:rFonts w:asciiTheme="minorHAnsi" w:hAnsiTheme="minorHAnsi"/>
          <w:sz w:val="18"/>
          <w:szCs w:val="18"/>
        </w:rPr>
        <w:t>”.</w:t>
      </w:r>
    </w:p>
    <w:p w14:paraId="5B669729" w14:textId="57A6FBEB" w:rsidR="00636F83" w:rsidRPr="00DE1FB9"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A4665D" w:rsidRPr="00A4665D">
        <w:rPr>
          <w:rFonts w:asciiTheme="minorHAnsi" w:eastAsia="Cambria" w:hAnsiTheme="minorHAnsi"/>
          <w:sz w:val="18"/>
          <w:szCs w:val="18"/>
        </w:rPr>
        <w:t>ft</w:t>
      </w:r>
      <w:r w:rsidR="00A4665D" w:rsidRPr="00A4665D">
        <w:rPr>
          <w:rFonts w:asciiTheme="minorHAnsi" w:eastAsia="Cambria"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010C95">
        <w:rPr>
          <w:rFonts w:asciiTheme="minorHAnsi" w:eastAsia="Cambria" w:hAnsiTheme="minorHAnsi"/>
          <w:sz w:val="18"/>
          <w:szCs w:val="18"/>
        </w:rPr>
        <w:t>,</w:t>
      </w:r>
      <w:r>
        <w:rPr>
          <w:rFonts w:asciiTheme="minorHAnsi" w:eastAsia="Cambria" w:hAnsiTheme="minorHAnsi"/>
          <w:sz w:val="18"/>
          <w:szCs w:val="18"/>
        </w:rPr>
        <w:t xml:space="preserve">000 </w:t>
      </w:r>
      <w:r w:rsidR="00A4665D">
        <w:rPr>
          <w:rFonts w:asciiTheme="minorHAnsi" w:eastAsia="Cambria" w:hAnsiTheme="minorHAnsi"/>
          <w:sz w:val="18"/>
          <w:szCs w:val="18"/>
        </w:rPr>
        <w:t>ft</w:t>
      </w:r>
      <w:r w:rsidR="00A4665D">
        <w:rPr>
          <w:rFonts w:asciiTheme="minorHAnsi" w:eastAsia="Cambria"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5B66972A" w14:textId="3C1B4DC6" w:rsidR="00636F83" w:rsidRPr="00DE1FB9"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w:t>
      </w:r>
      <w:r>
        <w:rPr>
          <w:rFonts w:asciiTheme="minorHAnsi" w:eastAsia="Cambria" w:hAnsiTheme="minorHAnsi"/>
          <w:sz w:val="18"/>
          <w:szCs w:val="18"/>
        </w:rPr>
        <w:t xml:space="preserve"> For additions over 1</w:t>
      </w:r>
      <w:r w:rsidR="00010C95">
        <w:rPr>
          <w:rFonts w:asciiTheme="minorHAnsi" w:eastAsia="Cambria" w:hAnsiTheme="minorHAnsi"/>
          <w:sz w:val="18"/>
          <w:szCs w:val="18"/>
        </w:rPr>
        <w:t>,</w:t>
      </w:r>
      <w:r>
        <w:rPr>
          <w:rFonts w:asciiTheme="minorHAnsi" w:eastAsia="Cambria" w:hAnsiTheme="minorHAnsi"/>
          <w:sz w:val="18"/>
          <w:szCs w:val="18"/>
        </w:rPr>
        <w:t xml:space="preserve">000 </w:t>
      </w:r>
      <w:r w:rsidR="00A4665D">
        <w:rPr>
          <w:rFonts w:asciiTheme="minorHAnsi" w:eastAsia="Cambria" w:hAnsiTheme="minorHAnsi"/>
          <w:sz w:val="18"/>
          <w:szCs w:val="18"/>
        </w:rPr>
        <w:t>ft</w:t>
      </w:r>
      <w:r w:rsidR="00A4665D">
        <w:rPr>
          <w:rFonts w:asciiTheme="minorHAnsi" w:eastAsia="Cambria"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5B66972B" w14:textId="77777777" w:rsidR="00636F83" w:rsidRPr="00D2491C" w:rsidRDefault="00636F83" w:rsidP="00636F83">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5B66972C"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0A6716">
        <w:rPr>
          <w:rFonts w:asciiTheme="minorHAnsi" w:eastAsia="Cambria" w:hAnsiTheme="minorHAnsi"/>
          <w:sz w:val="18"/>
          <w:szCs w:val="18"/>
        </w:rPr>
        <w:t>)</w:t>
      </w:r>
    </w:p>
    <w:p w14:paraId="5B66972D"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5B66972E" w14:textId="77777777" w:rsidR="00636F83" w:rsidRPr="00D2491C" w:rsidRDefault="00636F83" w:rsidP="00636F83">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5B66972F"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5B669730"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5B669731" w14:textId="77777777" w:rsidR="00636F83" w:rsidRPr="00D2491C" w:rsidRDefault="00636F83" w:rsidP="00636F83">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5B669732"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5B669733"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5B669734" w14:textId="77777777" w:rsidR="00636F83"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5B669735" w14:textId="77777777" w:rsidR="00636F83" w:rsidRDefault="00636F83" w:rsidP="00A4665D">
      <w:pPr>
        <w:pStyle w:val="ListParagraph"/>
        <w:numPr>
          <w:ilvl w:val="0"/>
          <w:numId w:val="11"/>
        </w:numPr>
        <w:rPr>
          <w:ins w:id="15" w:author="Smith, Alexis@Energy" w:date="2017-12-04T15:49:00Z"/>
          <w:rFonts w:asciiTheme="minorHAnsi" w:eastAsia="Cambria" w:hAnsiTheme="minorHAnsi"/>
          <w:sz w:val="18"/>
          <w:szCs w:val="18"/>
        </w:rPr>
      </w:pPr>
      <w:r>
        <w:rPr>
          <w:rFonts w:asciiTheme="minorHAnsi" w:eastAsia="Cambria" w:hAnsiTheme="minorHAnsi"/>
          <w:sz w:val="18"/>
          <w:szCs w:val="18"/>
        </w:rPr>
        <w:t>Central Fan Integrated – CFI (central space condition system fan is used to pull air into the house) Note: these may not run continuously. If “Continuous” is chosen in A06 an error message will be shown. These types of ventilation systems will trigger extra field verification and scrutiny by inspection personnel.</w:t>
      </w:r>
    </w:p>
    <w:p w14:paraId="37BF37AA" w14:textId="77777777" w:rsidR="00D71F67" w:rsidRPr="00262CE9" w:rsidRDefault="00D71F67" w:rsidP="00D71F67">
      <w:pPr>
        <w:pStyle w:val="ListParagraph"/>
        <w:numPr>
          <w:ilvl w:val="0"/>
          <w:numId w:val="8"/>
        </w:numPr>
        <w:rPr>
          <w:ins w:id="16" w:author="Smith, Alexis@Energy" w:date="2017-12-04T15:50:00Z"/>
          <w:rFonts w:asciiTheme="minorHAnsi" w:eastAsia="Cambria" w:hAnsiTheme="minorHAnsi"/>
          <w:sz w:val="18"/>
          <w:szCs w:val="18"/>
        </w:rPr>
      </w:pPr>
      <w:ins w:id="17" w:author="Smith, Alexis@Energy" w:date="2017-12-04T15:50:00Z">
        <w:r>
          <w:rPr>
            <w:rFonts w:asciiTheme="minorHAnsi" w:eastAsia="Cambria" w:hAnsiTheme="minorHAnsi"/>
            <w:sz w:val="18"/>
            <w:szCs w:val="18"/>
          </w:rPr>
          <w:t>Enter the location in the residence where the IAQ fan is located.</w:t>
        </w:r>
      </w:ins>
    </w:p>
    <w:p w14:paraId="5B669736" w14:textId="77777777" w:rsidR="00636F83" w:rsidRDefault="00636F83" w:rsidP="00636F83">
      <w:pPr>
        <w:rPr>
          <w:rFonts w:asciiTheme="minorHAnsi" w:eastAsia="Cambria" w:hAnsiTheme="minorHAnsi"/>
          <w:b/>
          <w:sz w:val="18"/>
          <w:szCs w:val="18"/>
        </w:rPr>
      </w:pPr>
    </w:p>
    <w:p w14:paraId="5B669737" w14:textId="77777777" w:rsidR="00636F83" w:rsidRDefault="00636F83" w:rsidP="00636F83">
      <w:pPr>
        <w:rPr>
          <w:rFonts w:asciiTheme="minorHAnsi" w:eastAsia="Cambria" w:hAnsiTheme="minorHAnsi"/>
          <w:b/>
          <w:sz w:val="18"/>
          <w:szCs w:val="18"/>
        </w:rPr>
      </w:pPr>
      <w:r w:rsidRPr="00EE71C1">
        <w:rPr>
          <w:rFonts w:asciiTheme="minorHAnsi" w:eastAsia="Cambria" w:hAnsiTheme="minorHAnsi"/>
          <w:b/>
          <w:sz w:val="18"/>
          <w:szCs w:val="18"/>
        </w:rPr>
        <w:t xml:space="preserve">Section B. Whole Building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5B669738" w14:textId="77777777" w:rsidR="00636F83" w:rsidRPr="0045459E" w:rsidRDefault="00636F83" w:rsidP="00636F83">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 xml:space="preserve">This value is automatically calculated using </w:t>
      </w:r>
      <w:r>
        <w:rPr>
          <w:rFonts w:asciiTheme="minorHAnsi" w:eastAsia="Cambria" w:hAnsiTheme="minorHAnsi"/>
          <w:sz w:val="18"/>
          <w:szCs w:val="18"/>
        </w:rPr>
        <w:t xml:space="preserve">62.2 </w:t>
      </w:r>
      <w:r w:rsidRPr="00EE71C1">
        <w:rPr>
          <w:rFonts w:asciiTheme="minorHAnsi" w:eastAsia="Cambria" w:hAnsiTheme="minorHAnsi"/>
          <w:sz w:val="18"/>
          <w:szCs w:val="18"/>
        </w:rPr>
        <w:t>equation 4.</w:t>
      </w:r>
      <w:r>
        <w:rPr>
          <w:rFonts w:asciiTheme="minorHAnsi" w:eastAsia="Cambria" w:hAnsiTheme="minorHAnsi"/>
          <w:sz w:val="18"/>
          <w:szCs w:val="18"/>
        </w:rPr>
        <w:t>2a</w:t>
      </w:r>
      <w:r w:rsidRPr="00EE71C1">
        <w:rPr>
          <w:rFonts w:asciiTheme="minorHAnsi" w:eastAsia="Cambria" w:hAnsiTheme="minorHAnsi"/>
          <w:sz w:val="18"/>
          <w:szCs w:val="18"/>
        </w:rPr>
        <w:t>.</w:t>
      </w:r>
      <w:r>
        <w:rPr>
          <w:rFonts w:asciiTheme="minorHAnsi" w:eastAsia="Cambria" w:hAnsiTheme="minorHAnsi"/>
          <w:sz w:val="18"/>
          <w:szCs w:val="18"/>
        </w:rPr>
        <w:t xml:space="preserve"> </w:t>
      </w:r>
      <w:r w:rsidRPr="00DD4C67">
        <w:rPr>
          <w:rFonts w:asciiTheme="minorHAnsi" w:hAnsiTheme="minorHAnsi"/>
          <w:sz w:val="18"/>
          <w:szCs w:val="18"/>
        </w:rPr>
        <w:t xml:space="preserve">The equation </w:t>
      </w:r>
      <w:r>
        <w:rPr>
          <w:rFonts w:asciiTheme="minorHAnsi" w:hAnsiTheme="minorHAnsi"/>
          <w:sz w:val="18"/>
          <w:szCs w:val="18"/>
        </w:rPr>
        <w:t>used to calculate this value in the field equals:</w:t>
      </w:r>
    </w:p>
    <w:p w14:paraId="5B669739" w14:textId="77777777" w:rsidR="00636F83" w:rsidRPr="0045459E" w:rsidRDefault="00636F83" w:rsidP="00636F83">
      <w:pPr>
        <w:pStyle w:val="ListParagraph"/>
        <w:numPr>
          <w:ilvl w:val="0"/>
          <w:numId w:val="10"/>
        </w:numPr>
        <w:rPr>
          <w:rFonts w:asciiTheme="minorHAnsi" w:eastAsia="Cambria" w:hAnsiTheme="minorHAnsi"/>
          <w:sz w:val="18"/>
          <w:szCs w:val="18"/>
        </w:rPr>
      </w:pPr>
      <w:r>
        <w:rPr>
          <w:rFonts w:asciiTheme="minorHAnsi" w:hAnsiTheme="minorHAnsi"/>
          <w:sz w:val="18"/>
          <w:szCs w:val="18"/>
        </w:rPr>
        <w:t xml:space="preserve">If A02= Single Family then </w:t>
      </w:r>
      <w:r w:rsidRPr="0045459E">
        <w:rPr>
          <w:rFonts w:asciiTheme="minorHAnsi" w:hAnsiTheme="minorHAnsi"/>
          <w:sz w:val="18"/>
          <w:szCs w:val="18"/>
        </w:rPr>
        <w:t>[(0.0</w:t>
      </w:r>
      <w:r>
        <w:rPr>
          <w:rFonts w:asciiTheme="minorHAnsi" w:hAnsiTheme="minorHAnsi"/>
          <w:sz w:val="18"/>
          <w:szCs w:val="18"/>
        </w:rPr>
        <w:t>3</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5B66973A" w14:textId="77777777" w:rsidR="00636F83" w:rsidRPr="0045459E" w:rsidRDefault="00636F83" w:rsidP="00636F83">
      <w:pPr>
        <w:pStyle w:val="ListParagraph"/>
        <w:numPr>
          <w:ilvl w:val="0"/>
          <w:numId w:val="10"/>
        </w:numPr>
        <w:rPr>
          <w:rFonts w:asciiTheme="minorHAnsi" w:eastAsia="Cambria" w:hAnsiTheme="minorHAnsi"/>
          <w:sz w:val="18"/>
          <w:szCs w:val="18"/>
        </w:rPr>
      </w:pPr>
      <w:r>
        <w:rPr>
          <w:rFonts w:asciiTheme="minorHAnsi" w:hAnsiTheme="minorHAnsi"/>
          <w:sz w:val="18"/>
          <w:szCs w:val="18"/>
        </w:rPr>
        <w:t xml:space="preserve">If A02= Multifamily then </w:t>
      </w:r>
      <w:r w:rsidRPr="0045459E">
        <w:rPr>
          <w:rFonts w:asciiTheme="minorHAnsi" w:hAnsiTheme="minorHAnsi"/>
          <w:sz w:val="18"/>
          <w:szCs w:val="18"/>
        </w:rPr>
        <w:t>[(0.0</w:t>
      </w:r>
      <w:r>
        <w:rPr>
          <w:rFonts w:asciiTheme="minorHAnsi" w:hAnsiTheme="minorHAnsi"/>
          <w:sz w:val="18"/>
          <w:szCs w:val="18"/>
        </w:rPr>
        <w:t>5</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5B66973B" w14:textId="7E8371E1" w:rsidR="00636F83" w:rsidRPr="00A35980" w:rsidRDefault="00636F83" w:rsidP="00636F83">
      <w:pPr>
        <w:numPr>
          <w:ilvl w:val="0"/>
          <w:numId w:val="9"/>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A4665D">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a MCH</w:t>
      </w:r>
      <w:r w:rsidR="00A4665D">
        <w:rPr>
          <w:rFonts w:asciiTheme="minorHAnsi" w:hAnsiTheme="minorHAnsi"/>
          <w:sz w:val="18"/>
          <w:szCs w:val="18"/>
        </w:rPr>
        <w:t>-</w:t>
      </w:r>
      <w:r>
        <w:rPr>
          <w:rFonts w:asciiTheme="minorHAnsi" w:hAnsiTheme="minorHAnsi"/>
          <w:sz w:val="18"/>
          <w:szCs w:val="18"/>
        </w:rPr>
        <w:t>24.</w:t>
      </w:r>
    </w:p>
    <w:p w14:paraId="5B66973C" w14:textId="77777777" w:rsidR="00636F83" w:rsidRPr="00B573A6"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B02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p>
    <w:p w14:paraId="5B66973D" w14:textId="13B4B37C" w:rsidR="00636F83" w:rsidRPr="00A35980" w:rsidRDefault="00636F83" w:rsidP="00636F83">
      <w:pPr>
        <w:numPr>
          <w:ilvl w:val="0"/>
          <w:numId w:val="9"/>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A4665D">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a MCH</w:t>
      </w:r>
      <w:r w:rsidR="00A4665D">
        <w:rPr>
          <w:rFonts w:asciiTheme="minorHAnsi" w:hAnsiTheme="minorHAnsi"/>
          <w:sz w:val="18"/>
          <w:szCs w:val="18"/>
        </w:rPr>
        <w:t>-</w:t>
      </w:r>
      <w:r>
        <w:rPr>
          <w:rFonts w:asciiTheme="minorHAnsi" w:hAnsiTheme="minorHAnsi"/>
          <w:sz w:val="18"/>
          <w:szCs w:val="18"/>
        </w:rPr>
        <w:t>24.</w:t>
      </w:r>
    </w:p>
    <w:p w14:paraId="5B66973E" w14:textId="77777777" w:rsidR="00636F83" w:rsidRPr="00B573A6"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B04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p>
    <w:p w14:paraId="5B66973F" w14:textId="10BF5D11" w:rsidR="00636F83" w:rsidRDefault="00636F83" w:rsidP="00636F83">
      <w:pPr>
        <w:numPr>
          <w:ilvl w:val="0"/>
          <w:numId w:val="9"/>
        </w:numPr>
        <w:contextualSpacing/>
        <w:rPr>
          <w:rFonts w:asciiTheme="minorHAnsi" w:eastAsia="Cambria" w:hAnsiTheme="minorHAnsi"/>
          <w:sz w:val="18"/>
          <w:szCs w:val="18"/>
        </w:rPr>
      </w:pPr>
      <w:r>
        <w:rPr>
          <w:rFonts w:asciiTheme="minorHAnsi" w:eastAsia="Cambria" w:hAnsiTheme="minorHAnsi"/>
          <w:sz w:val="18"/>
          <w:szCs w:val="18"/>
        </w:rPr>
        <w:t xml:space="preserve">Calculated value. This is the average of the pressurization and depressurization </w:t>
      </w:r>
      <w:r w:rsidR="001D331F">
        <w:rPr>
          <w:rFonts w:asciiTheme="minorHAnsi" w:eastAsia="Cambria" w:hAnsiTheme="minorHAnsi"/>
          <w:sz w:val="18"/>
          <w:szCs w:val="18"/>
        </w:rPr>
        <w:t>E</w:t>
      </w:r>
      <w:r>
        <w:rPr>
          <w:rFonts w:asciiTheme="minorHAnsi" w:eastAsia="Cambria" w:hAnsiTheme="minorHAnsi"/>
          <w:sz w:val="18"/>
          <w:szCs w:val="18"/>
        </w:rPr>
        <w:t xml:space="preserve">quivalent </w:t>
      </w:r>
      <w:r w:rsidR="001D331F">
        <w:rPr>
          <w:rFonts w:asciiTheme="minorHAnsi" w:eastAsia="Cambria" w:hAnsiTheme="minorHAnsi"/>
          <w:sz w:val="18"/>
          <w:szCs w:val="18"/>
        </w:rPr>
        <w:t>L</w:t>
      </w:r>
      <w:r>
        <w:rPr>
          <w:rFonts w:asciiTheme="minorHAnsi" w:eastAsia="Cambria" w:hAnsiTheme="minorHAnsi"/>
          <w:sz w:val="18"/>
          <w:szCs w:val="18"/>
        </w:rPr>
        <w:t xml:space="preserve">eakage </w:t>
      </w:r>
      <w:r w:rsidR="001D331F">
        <w:rPr>
          <w:rFonts w:asciiTheme="minorHAnsi" w:eastAsia="Cambria" w:hAnsiTheme="minorHAnsi"/>
          <w:sz w:val="18"/>
          <w:szCs w:val="18"/>
        </w:rPr>
        <w:t>A</w:t>
      </w:r>
      <w:r>
        <w:rPr>
          <w:rFonts w:asciiTheme="minorHAnsi" w:eastAsia="Cambria" w:hAnsiTheme="minorHAnsi"/>
          <w:sz w:val="18"/>
          <w:szCs w:val="18"/>
        </w:rPr>
        <w:t>reas.</w:t>
      </w:r>
    </w:p>
    <w:p w14:paraId="5B669740" w14:textId="77777777" w:rsidR="00636F83" w:rsidRPr="00B573A6" w:rsidRDefault="00636F83" w:rsidP="00636F83">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User entered value</w:t>
      </w:r>
      <w:r>
        <w:rPr>
          <w:rFonts w:asciiTheme="minorHAnsi" w:eastAsia="Cambria" w:hAnsiTheme="minorHAnsi"/>
          <w:sz w:val="18"/>
          <w:szCs w:val="18"/>
        </w:rPr>
        <w:t xml:space="preserve">. Enter the </w:t>
      </w:r>
      <w:r w:rsidRPr="00CB00C9">
        <w:rPr>
          <w:rFonts w:asciiTheme="minorHAnsi" w:hAnsiTheme="minorHAnsi"/>
          <w:sz w:val="18"/>
          <w:szCs w:val="18"/>
        </w:rPr>
        <w:t>vertical distance from the lowest above-grade floor to the highest ceiling</w:t>
      </w:r>
      <w:r>
        <w:rPr>
          <w:rFonts w:asciiTheme="minorHAnsi" w:hAnsiTheme="minorHAnsi"/>
          <w:sz w:val="18"/>
          <w:szCs w:val="18"/>
        </w:rPr>
        <w:t>,</w:t>
      </w:r>
      <w:r w:rsidRPr="00CB00C9">
        <w:rPr>
          <w:rFonts w:asciiTheme="minorHAnsi" w:hAnsiTheme="minorHAnsi"/>
          <w:sz w:val="18"/>
          <w:szCs w:val="18"/>
        </w:rPr>
        <w:t xml:space="preserve"> in feet</w:t>
      </w:r>
      <w:r>
        <w:rPr>
          <w:rFonts w:asciiTheme="minorHAnsi" w:hAnsiTheme="minorHAnsi"/>
          <w:sz w:val="18"/>
          <w:szCs w:val="18"/>
        </w:rPr>
        <w:t>.</w:t>
      </w:r>
    </w:p>
    <w:p w14:paraId="5B669741" w14:textId="77777777" w:rsidR="00636F83" w:rsidRDefault="00636F83" w:rsidP="00636F83">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User entered valu</w:t>
      </w:r>
      <w:r>
        <w:rPr>
          <w:rFonts w:asciiTheme="minorHAnsi" w:eastAsia="Cambria" w:hAnsiTheme="minorHAnsi"/>
          <w:sz w:val="18"/>
          <w:szCs w:val="18"/>
        </w:rPr>
        <w:t xml:space="preserve">e. Enter the Weather Shielding Factor (wsf) from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p>
    <w:p w14:paraId="5B669742" w14:textId="77777777" w:rsidR="00636F83" w:rsidRPr="00636F83" w:rsidRDefault="00636F83" w:rsidP="00636F83">
      <w:pPr>
        <w:ind w:left="360"/>
        <w:contextualSpacing/>
        <w:rPr>
          <w:rFonts w:asciiTheme="minorHAnsi" w:eastAsia="Cambria" w:hAnsiTheme="minorHAnsi"/>
          <w:sz w:val="18"/>
          <w:szCs w:val="18"/>
        </w:rPr>
      </w:pPr>
    </w:p>
    <w:tbl>
      <w:tblPr>
        <w:tblW w:w="10921" w:type="dxa"/>
        <w:tblInd w:w="95" w:type="dxa"/>
        <w:tblLook w:val="04A0" w:firstRow="1" w:lastRow="0" w:firstColumn="1" w:lastColumn="0" w:noHBand="0" w:noVBand="1"/>
      </w:tblPr>
      <w:tblGrid>
        <w:gridCol w:w="984"/>
        <w:gridCol w:w="818"/>
        <w:gridCol w:w="4955"/>
        <w:gridCol w:w="1451"/>
        <w:gridCol w:w="1420"/>
        <w:gridCol w:w="1293"/>
      </w:tblGrid>
      <w:tr w:rsidR="00636F83" w:rsidRPr="002A4574" w14:paraId="5B669744" w14:textId="77777777" w:rsidTr="00636F83">
        <w:trPr>
          <w:trHeight w:val="240"/>
        </w:trPr>
        <w:tc>
          <w:tcPr>
            <w:tcW w:w="10921" w:type="dxa"/>
            <w:gridSpan w:val="6"/>
            <w:tcBorders>
              <w:top w:val="nil"/>
              <w:left w:val="nil"/>
              <w:bottom w:val="nil"/>
              <w:right w:val="nil"/>
            </w:tcBorders>
            <w:shd w:val="clear" w:color="auto" w:fill="auto"/>
            <w:noWrap/>
            <w:vAlign w:val="bottom"/>
            <w:hideMark/>
          </w:tcPr>
          <w:p w14:paraId="5B669743"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NORMATIVE APPENDIX X:</w:t>
            </w:r>
          </w:p>
        </w:tc>
      </w:tr>
      <w:tr w:rsidR="00636F83" w:rsidRPr="002A4574" w14:paraId="5B669746" w14:textId="77777777" w:rsidTr="00636F83">
        <w:trPr>
          <w:trHeight w:val="240"/>
        </w:trPr>
        <w:tc>
          <w:tcPr>
            <w:tcW w:w="10921" w:type="dxa"/>
            <w:gridSpan w:val="6"/>
            <w:tcBorders>
              <w:top w:val="nil"/>
              <w:left w:val="nil"/>
              <w:bottom w:val="nil"/>
              <w:right w:val="nil"/>
            </w:tcBorders>
            <w:shd w:val="clear" w:color="auto" w:fill="auto"/>
            <w:noWrap/>
            <w:vAlign w:val="bottom"/>
            <w:hideMark/>
          </w:tcPr>
          <w:p w14:paraId="5B669745"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5B669748" w14:textId="77777777" w:rsidTr="00636F83">
        <w:trPr>
          <w:trHeight w:val="240"/>
        </w:trPr>
        <w:tc>
          <w:tcPr>
            <w:tcW w:w="10921" w:type="dxa"/>
            <w:gridSpan w:val="6"/>
            <w:tcBorders>
              <w:top w:val="nil"/>
              <w:left w:val="nil"/>
              <w:bottom w:val="nil"/>
              <w:right w:val="nil"/>
            </w:tcBorders>
            <w:shd w:val="clear" w:color="auto" w:fill="auto"/>
            <w:noWrap/>
            <w:vAlign w:val="bottom"/>
            <w:hideMark/>
          </w:tcPr>
          <w:p w14:paraId="5B669747"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5B66974F" w14:textId="77777777" w:rsidTr="00E168DF">
        <w:trPr>
          <w:trHeight w:val="240"/>
        </w:trPr>
        <w:tc>
          <w:tcPr>
            <w:tcW w:w="984" w:type="dxa"/>
            <w:tcBorders>
              <w:top w:val="nil"/>
              <w:left w:val="nil"/>
              <w:bottom w:val="single" w:sz="4" w:space="0" w:color="auto"/>
              <w:right w:val="nil"/>
            </w:tcBorders>
            <w:shd w:val="clear" w:color="auto" w:fill="auto"/>
            <w:noWrap/>
            <w:vAlign w:val="bottom"/>
            <w:hideMark/>
          </w:tcPr>
          <w:p w14:paraId="5B66974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TMY3</w:t>
            </w:r>
          </w:p>
        </w:tc>
        <w:tc>
          <w:tcPr>
            <w:tcW w:w="818" w:type="dxa"/>
            <w:tcBorders>
              <w:top w:val="nil"/>
              <w:left w:val="nil"/>
              <w:bottom w:val="single" w:sz="4" w:space="0" w:color="auto"/>
              <w:right w:val="nil"/>
            </w:tcBorders>
            <w:shd w:val="clear" w:color="auto" w:fill="auto"/>
            <w:noWrap/>
            <w:vAlign w:val="bottom"/>
            <w:hideMark/>
          </w:tcPr>
          <w:p w14:paraId="5B66974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wsf</w:t>
            </w:r>
          </w:p>
        </w:tc>
        <w:tc>
          <w:tcPr>
            <w:tcW w:w="4955" w:type="dxa"/>
            <w:tcBorders>
              <w:top w:val="nil"/>
              <w:left w:val="nil"/>
              <w:bottom w:val="single" w:sz="4" w:space="0" w:color="auto"/>
              <w:right w:val="nil"/>
            </w:tcBorders>
            <w:shd w:val="clear" w:color="auto" w:fill="auto"/>
            <w:noWrap/>
            <w:vAlign w:val="bottom"/>
            <w:hideMark/>
          </w:tcPr>
          <w:p w14:paraId="5B66974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Weather Station</w:t>
            </w:r>
          </w:p>
        </w:tc>
        <w:tc>
          <w:tcPr>
            <w:tcW w:w="1451" w:type="dxa"/>
            <w:tcBorders>
              <w:top w:val="nil"/>
              <w:left w:val="nil"/>
              <w:bottom w:val="single" w:sz="4" w:space="0" w:color="auto"/>
              <w:right w:val="nil"/>
            </w:tcBorders>
            <w:shd w:val="clear" w:color="auto" w:fill="auto"/>
            <w:noWrap/>
            <w:vAlign w:val="bottom"/>
            <w:hideMark/>
          </w:tcPr>
          <w:p w14:paraId="5B66974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Latitude</w:t>
            </w:r>
          </w:p>
        </w:tc>
        <w:tc>
          <w:tcPr>
            <w:tcW w:w="1420" w:type="dxa"/>
            <w:tcBorders>
              <w:top w:val="nil"/>
              <w:left w:val="nil"/>
              <w:bottom w:val="single" w:sz="4" w:space="0" w:color="auto"/>
              <w:right w:val="nil"/>
            </w:tcBorders>
            <w:shd w:val="clear" w:color="auto" w:fill="auto"/>
            <w:noWrap/>
            <w:vAlign w:val="bottom"/>
            <w:hideMark/>
          </w:tcPr>
          <w:p w14:paraId="5B66974D"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5B66974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State</w:t>
            </w:r>
          </w:p>
        </w:tc>
      </w:tr>
      <w:tr w:rsidR="00636F83" w:rsidRPr="002A4574" w14:paraId="5B669756" w14:textId="77777777" w:rsidTr="00E168DF">
        <w:trPr>
          <w:trHeight w:val="240"/>
        </w:trPr>
        <w:tc>
          <w:tcPr>
            <w:tcW w:w="984" w:type="dxa"/>
            <w:tcBorders>
              <w:top w:val="nil"/>
              <w:left w:val="nil"/>
              <w:bottom w:val="nil"/>
              <w:right w:val="nil"/>
            </w:tcBorders>
            <w:shd w:val="clear" w:color="auto" w:fill="auto"/>
            <w:noWrap/>
            <w:vAlign w:val="bottom"/>
            <w:hideMark/>
          </w:tcPr>
          <w:p w14:paraId="5B66975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690150</w:t>
            </w:r>
          </w:p>
        </w:tc>
        <w:tc>
          <w:tcPr>
            <w:tcW w:w="818" w:type="dxa"/>
            <w:tcBorders>
              <w:top w:val="nil"/>
              <w:left w:val="nil"/>
              <w:bottom w:val="nil"/>
              <w:right w:val="nil"/>
            </w:tcBorders>
            <w:shd w:val="clear" w:color="auto" w:fill="auto"/>
            <w:noWrap/>
            <w:vAlign w:val="bottom"/>
            <w:hideMark/>
          </w:tcPr>
          <w:p w14:paraId="5B66975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5B669752"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Twentynine Palms </w:t>
            </w:r>
          </w:p>
        </w:tc>
        <w:tc>
          <w:tcPr>
            <w:tcW w:w="1451" w:type="dxa"/>
            <w:tcBorders>
              <w:top w:val="nil"/>
              <w:left w:val="nil"/>
              <w:bottom w:val="nil"/>
              <w:right w:val="nil"/>
            </w:tcBorders>
            <w:shd w:val="clear" w:color="auto" w:fill="auto"/>
            <w:noWrap/>
            <w:vAlign w:val="bottom"/>
            <w:hideMark/>
          </w:tcPr>
          <w:p w14:paraId="5B66975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34.3</w:t>
            </w:r>
          </w:p>
        </w:tc>
        <w:tc>
          <w:tcPr>
            <w:tcW w:w="1420" w:type="dxa"/>
            <w:tcBorders>
              <w:top w:val="nil"/>
              <w:left w:val="nil"/>
              <w:bottom w:val="nil"/>
              <w:right w:val="nil"/>
            </w:tcBorders>
            <w:shd w:val="clear" w:color="auto" w:fill="auto"/>
            <w:noWrap/>
            <w:vAlign w:val="bottom"/>
            <w:hideMark/>
          </w:tcPr>
          <w:p w14:paraId="5B66975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–116.17</w:t>
            </w:r>
          </w:p>
        </w:tc>
        <w:tc>
          <w:tcPr>
            <w:tcW w:w="1293" w:type="dxa"/>
            <w:tcBorders>
              <w:top w:val="nil"/>
              <w:left w:val="nil"/>
              <w:bottom w:val="nil"/>
              <w:right w:val="nil"/>
            </w:tcBorders>
            <w:shd w:val="clear" w:color="auto" w:fill="auto"/>
            <w:noWrap/>
            <w:vAlign w:val="bottom"/>
            <w:hideMark/>
          </w:tcPr>
          <w:p w14:paraId="5B66975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5D" w14:textId="77777777" w:rsidTr="00E168DF">
        <w:trPr>
          <w:trHeight w:val="240"/>
        </w:trPr>
        <w:tc>
          <w:tcPr>
            <w:tcW w:w="984" w:type="dxa"/>
            <w:tcBorders>
              <w:top w:val="nil"/>
              <w:left w:val="nil"/>
              <w:bottom w:val="nil"/>
              <w:right w:val="nil"/>
            </w:tcBorders>
            <w:shd w:val="clear" w:color="auto" w:fill="auto"/>
            <w:noWrap/>
            <w:vAlign w:val="bottom"/>
            <w:hideMark/>
          </w:tcPr>
          <w:p w14:paraId="5B66975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722860</w:t>
            </w:r>
          </w:p>
        </w:tc>
        <w:tc>
          <w:tcPr>
            <w:tcW w:w="818" w:type="dxa"/>
            <w:tcBorders>
              <w:top w:val="nil"/>
              <w:left w:val="nil"/>
              <w:bottom w:val="nil"/>
              <w:right w:val="nil"/>
            </w:tcBorders>
            <w:shd w:val="clear" w:color="auto" w:fill="auto"/>
            <w:noWrap/>
            <w:vAlign w:val="bottom"/>
            <w:hideMark/>
          </w:tcPr>
          <w:p w14:paraId="5B66975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5B66975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March AFB </w:t>
            </w:r>
          </w:p>
        </w:tc>
        <w:tc>
          <w:tcPr>
            <w:tcW w:w="1451" w:type="dxa"/>
            <w:tcBorders>
              <w:top w:val="nil"/>
              <w:left w:val="nil"/>
              <w:bottom w:val="nil"/>
              <w:right w:val="nil"/>
            </w:tcBorders>
            <w:shd w:val="clear" w:color="auto" w:fill="auto"/>
            <w:noWrap/>
            <w:vAlign w:val="bottom"/>
            <w:hideMark/>
          </w:tcPr>
          <w:p w14:paraId="5B66975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w:t>
            </w:r>
          </w:p>
        </w:tc>
        <w:tc>
          <w:tcPr>
            <w:tcW w:w="1420" w:type="dxa"/>
            <w:tcBorders>
              <w:top w:val="nil"/>
              <w:left w:val="nil"/>
              <w:bottom w:val="nil"/>
              <w:right w:val="nil"/>
            </w:tcBorders>
            <w:shd w:val="clear" w:color="auto" w:fill="auto"/>
            <w:noWrap/>
            <w:vAlign w:val="bottom"/>
            <w:hideMark/>
          </w:tcPr>
          <w:p w14:paraId="5B66975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–117.25</w:t>
            </w:r>
          </w:p>
        </w:tc>
        <w:tc>
          <w:tcPr>
            <w:tcW w:w="1293" w:type="dxa"/>
            <w:tcBorders>
              <w:top w:val="nil"/>
              <w:left w:val="nil"/>
              <w:bottom w:val="nil"/>
              <w:right w:val="nil"/>
            </w:tcBorders>
            <w:shd w:val="clear" w:color="auto" w:fill="auto"/>
            <w:noWrap/>
            <w:vAlign w:val="bottom"/>
            <w:hideMark/>
          </w:tcPr>
          <w:p w14:paraId="5B66975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64" w14:textId="77777777" w:rsidTr="00E168DF">
        <w:trPr>
          <w:trHeight w:val="240"/>
        </w:trPr>
        <w:tc>
          <w:tcPr>
            <w:tcW w:w="984" w:type="dxa"/>
            <w:tcBorders>
              <w:top w:val="nil"/>
              <w:left w:val="nil"/>
              <w:bottom w:val="nil"/>
              <w:right w:val="nil"/>
            </w:tcBorders>
            <w:shd w:val="clear" w:color="auto" w:fill="auto"/>
            <w:noWrap/>
            <w:vAlign w:val="bottom"/>
            <w:hideMark/>
          </w:tcPr>
          <w:p w14:paraId="5B66975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722868</w:t>
            </w:r>
          </w:p>
        </w:tc>
        <w:tc>
          <w:tcPr>
            <w:tcW w:w="818" w:type="dxa"/>
            <w:tcBorders>
              <w:top w:val="nil"/>
              <w:left w:val="nil"/>
              <w:bottom w:val="nil"/>
              <w:right w:val="nil"/>
            </w:tcBorders>
            <w:shd w:val="clear" w:color="auto" w:fill="auto"/>
            <w:noWrap/>
            <w:vAlign w:val="bottom"/>
            <w:hideMark/>
          </w:tcPr>
          <w:p w14:paraId="5B66975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76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Palm Springs Intl </w:t>
            </w:r>
          </w:p>
        </w:tc>
        <w:tc>
          <w:tcPr>
            <w:tcW w:w="1451" w:type="dxa"/>
            <w:tcBorders>
              <w:top w:val="nil"/>
              <w:left w:val="nil"/>
              <w:bottom w:val="nil"/>
              <w:right w:val="nil"/>
            </w:tcBorders>
            <w:shd w:val="clear" w:color="auto" w:fill="auto"/>
            <w:noWrap/>
            <w:vAlign w:val="bottom"/>
            <w:hideMark/>
          </w:tcPr>
          <w:p w14:paraId="5B66976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33.83</w:t>
            </w:r>
          </w:p>
        </w:tc>
        <w:tc>
          <w:tcPr>
            <w:tcW w:w="1420" w:type="dxa"/>
            <w:tcBorders>
              <w:top w:val="nil"/>
              <w:left w:val="nil"/>
              <w:bottom w:val="nil"/>
              <w:right w:val="nil"/>
            </w:tcBorders>
            <w:shd w:val="clear" w:color="auto" w:fill="auto"/>
            <w:noWrap/>
            <w:vAlign w:val="bottom"/>
            <w:hideMark/>
          </w:tcPr>
          <w:p w14:paraId="5B66976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–116.50</w:t>
            </w:r>
          </w:p>
        </w:tc>
        <w:tc>
          <w:tcPr>
            <w:tcW w:w="1293" w:type="dxa"/>
            <w:tcBorders>
              <w:top w:val="nil"/>
              <w:left w:val="nil"/>
              <w:bottom w:val="nil"/>
              <w:right w:val="nil"/>
            </w:tcBorders>
            <w:shd w:val="clear" w:color="auto" w:fill="auto"/>
            <w:noWrap/>
            <w:vAlign w:val="bottom"/>
            <w:hideMark/>
          </w:tcPr>
          <w:p w14:paraId="5B66976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6B" w14:textId="77777777" w:rsidTr="00E168DF">
        <w:trPr>
          <w:trHeight w:val="240"/>
        </w:trPr>
        <w:tc>
          <w:tcPr>
            <w:tcW w:w="984" w:type="dxa"/>
            <w:tcBorders>
              <w:top w:val="nil"/>
              <w:left w:val="nil"/>
              <w:bottom w:val="nil"/>
              <w:right w:val="nil"/>
            </w:tcBorders>
            <w:shd w:val="clear" w:color="auto" w:fill="auto"/>
            <w:noWrap/>
            <w:vAlign w:val="bottom"/>
            <w:hideMark/>
          </w:tcPr>
          <w:p w14:paraId="5B66976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722869</w:t>
            </w:r>
          </w:p>
        </w:tc>
        <w:tc>
          <w:tcPr>
            <w:tcW w:w="818" w:type="dxa"/>
            <w:tcBorders>
              <w:top w:val="nil"/>
              <w:left w:val="nil"/>
              <w:bottom w:val="nil"/>
              <w:right w:val="nil"/>
            </w:tcBorders>
            <w:shd w:val="clear" w:color="auto" w:fill="auto"/>
            <w:noWrap/>
            <w:vAlign w:val="bottom"/>
            <w:hideMark/>
          </w:tcPr>
          <w:p w14:paraId="5B66976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5B66976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Riverside Muni </w:t>
            </w:r>
          </w:p>
        </w:tc>
        <w:tc>
          <w:tcPr>
            <w:tcW w:w="1451" w:type="dxa"/>
            <w:tcBorders>
              <w:top w:val="nil"/>
              <w:left w:val="nil"/>
              <w:bottom w:val="nil"/>
              <w:right w:val="nil"/>
            </w:tcBorders>
            <w:shd w:val="clear" w:color="auto" w:fill="auto"/>
            <w:noWrap/>
            <w:vAlign w:val="bottom"/>
            <w:hideMark/>
          </w:tcPr>
          <w:p w14:paraId="5B66976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33.95</w:t>
            </w:r>
          </w:p>
        </w:tc>
        <w:tc>
          <w:tcPr>
            <w:tcW w:w="1420" w:type="dxa"/>
            <w:tcBorders>
              <w:top w:val="nil"/>
              <w:left w:val="nil"/>
              <w:bottom w:val="nil"/>
              <w:right w:val="nil"/>
            </w:tcBorders>
            <w:shd w:val="clear" w:color="auto" w:fill="auto"/>
            <w:noWrap/>
            <w:vAlign w:val="bottom"/>
            <w:hideMark/>
          </w:tcPr>
          <w:p w14:paraId="5B66976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–117.45</w:t>
            </w:r>
          </w:p>
        </w:tc>
        <w:tc>
          <w:tcPr>
            <w:tcW w:w="1293" w:type="dxa"/>
            <w:tcBorders>
              <w:top w:val="nil"/>
              <w:left w:val="nil"/>
              <w:bottom w:val="nil"/>
              <w:right w:val="nil"/>
            </w:tcBorders>
            <w:shd w:val="clear" w:color="auto" w:fill="auto"/>
            <w:noWrap/>
            <w:vAlign w:val="bottom"/>
            <w:hideMark/>
          </w:tcPr>
          <w:p w14:paraId="5B66976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72" w14:textId="77777777" w:rsidTr="00E168DF">
        <w:trPr>
          <w:trHeight w:val="240"/>
        </w:trPr>
        <w:tc>
          <w:tcPr>
            <w:tcW w:w="984" w:type="dxa"/>
            <w:tcBorders>
              <w:top w:val="nil"/>
              <w:left w:val="nil"/>
              <w:bottom w:val="nil"/>
              <w:right w:val="nil"/>
            </w:tcBorders>
            <w:shd w:val="clear" w:color="auto" w:fill="auto"/>
            <w:noWrap/>
            <w:vAlign w:val="bottom"/>
            <w:hideMark/>
          </w:tcPr>
          <w:p w14:paraId="5B66976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722880</w:t>
            </w:r>
          </w:p>
        </w:tc>
        <w:tc>
          <w:tcPr>
            <w:tcW w:w="818" w:type="dxa"/>
            <w:tcBorders>
              <w:top w:val="nil"/>
              <w:left w:val="nil"/>
              <w:bottom w:val="nil"/>
              <w:right w:val="nil"/>
            </w:tcBorders>
            <w:shd w:val="clear" w:color="auto" w:fill="auto"/>
            <w:noWrap/>
            <w:vAlign w:val="bottom"/>
            <w:hideMark/>
          </w:tcPr>
          <w:p w14:paraId="5B66976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6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451" w:type="dxa"/>
            <w:tcBorders>
              <w:top w:val="nil"/>
              <w:left w:val="nil"/>
              <w:bottom w:val="nil"/>
              <w:right w:val="nil"/>
            </w:tcBorders>
            <w:shd w:val="clear" w:color="auto" w:fill="auto"/>
            <w:noWrap/>
            <w:vAlign w:val="bottom"/>
            <w:hideMark/>
          </w:tcPr>
          <w:p w14:paraId="5B66976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34.2</w:t>
            </w:r>
          </w:p>
        </w:tc>
        <w:tc>
          <w:tcPr>
            <w:tcW w:w="1420" w:type="dxa"/>
            <w:tcBorders>
              <w:top w:val="nil"/>
              <w:left w:val="nil"/>
              <w:bottom w:val="nil"/>
              <w:right w:val="nil"/>
            </w:tcBorders>
            <w:shd w:val="clear" w:color="auto" w:fill="auto"/>
            <w:noWrap/>
            <w:vAlign w:val="bottom"/>
            <w:hideMark/>
          </w:tcPr>
          <w:p w14:paraId="5B66977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bottom w:val="nil"/>
              <w:right w:val="nil"/>
            </w:tcBorders>
            <w:shd w:val="clear" w:color="auto" w:fill="auto"/>
            <w:noWrap/>
            <w:vAlign w:val="bottom"/>
            <w:hideMark/>
          </w:tcPr>
          <w:p w14:paraId="5B66977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79" w14:textId="77777777" w:rsidTr="00E168DF">
        <w:trPr>
          <w:trHeight w:val="240"/>
        </w:trPr>
        <w:tc>
          <w:tcPr>
            <w:tcW w:w="984" w:type="dxa"/>
            <w:tcBorders>
              <w:top w:val="nil"/>
              <w:left w:val="nil"/>
              <w:bottom w:val="nil"/>
              <w:right w:val="nil"/>
            </w:tcBorders>
            <w:shd w:val="clear" w:color="auto" w:fill="auto"/>
            <w:noWrap/>
            <w:vAlign w:val="bottom"/>
            <w:hideMark/>
          </w:tcPr>
          <w:p w14:paraId="5B66977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722885</w:t>
            </w:r>
          </w:p>
        </w:tc>
        <w:tc>
          <w:tcPr>
            <w:tcW w:w="818" w:type="dxa"/>
            <w:tcBorders>
              <w:top w:val="nil"/>
              <w:left w:val="nil"/>
              <w:bottom w:val="nil"/>
              <w:right w:val="nil"/>
            </w:tcBorders>
            <w:shd w:val="clear" w:color="auto" w:fill="auto"/>
            <w:noWrap/>
            <w:vAlign w:val="bottom"/>
            <w:hideMark/>
          </w:tcPr>
          <w:p w14:paraId="5B66977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7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Monica Muni </w:t>
            </w:r>
          </w:p>
        </w:tc>
        <w:tc>
          <w:tcPr>
            <w:tcW w:w="1451" w:type="dxa"/>
            <w:tcBorders>
              <w:top w:val="nil"/>
              <w:left w:val="nil"/>
              <w:bottom w:val="nil"/>
              <w:right w:val="nil"/>
            </w:tcBorders>
            <w:shd w:val="clear" w:color="auto" w:fill="auto"/>
            <w:noWrap/>
            <w:vAlign w:val="bottom"/>
            <w:hideMark/>
          </w:tcPr>
          <w:p w14:paraId="5B66977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34.02</w:t>
            </w:r>
          </w:p>
        </w:tc>
        <w:tc>
          <w:tcPr>
            <w:tcW w:w="1420" w:type="dxa"/>
            <w:tcBorders>
              <w:top w:val="nil"/>
              <w:left w:val="nil"/>
              <w:bottom w:val="nil"/>
              <w:right w:val="nil"/>
            </w:tcBorders>
            <w:shd w:val="clear" w:color="auto" w:fill="auto"/>
            <w:noWrap/>
            <w:vAlign w:val="bottom"/>
            <w:hideMark/>
          </w:tcPr>
          <w:p w14:paraId="5B66977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–118.45</w:t>
            </w:r>
          </w:p>
        </w:tc>
        <w:tc>
          <w:tcPr>
            <w:tcW w:w="1293" w:type="dxa"/>
            <w:tcBorders>
              <w:top w:val="nil"/>
              <w:left w:val="nil"/>
              <w:bottom w:val="nil"/>
              <w:right w:val="nil"/>
            </w:tcBorders>
            <w:shd w:val="clear" w:color="auto" w:fill="auto"/>
            <w:noWrap/>
            <w:vAlign w:val="bottom"/>
            <w:hideMark/>
          </w:tcPr>
          <w:p w14:paraId="5B66977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80" w14:textId="77777777" w:rsidTr="00E168DF">
        <w:trPr>
          <w:trHeight w:val="240"/>
        </w:trPr>
        <w:tc>
          <w:tcPr>
            <w:tcW w:w="984" w:type="dxa"/>
            <w:tcBorders>
              <w:top w:val="nil"/>
              <w:left w:val="nil"/>
              <w:bottom w:val="nil"/>
              <w:right w:val="nil"/>
            </w:tcBorders>
            <w:shd w:val="clear" w:color="auto" w:fill="auto"/>
            <w:noWrap/>
            <w:vAlign w:val="bottom"/>
            <w:hideMark/>
          </w:tcPr>
          <w:p w14:paraId="5B66977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722886</w:t>
            </w:r>
          </w:p>
        </w:tc>
        <w:tc>
          <w:tcPr>
            <w:tcW w:w="818" w:type="dxa"/>
            <w:tcBorders>
              <w:top w:val="nil"/>
              <w:left w:val="nil"/>
              <w:bottom w:val="nil"/>
              <w:right w:val="nil"/>
            </w:tcBorders>
            <w:shd w:val="clear" w:color="auto" w:fill="auto"/>
            <w:noWrap/>
            <w:vAlign w:val="bottom"/>
            <w:hideMark/>
          </w:tcPr>
          <w:p w14:paraId="5B66977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7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Van Nuys Airport </w:t>
            </w:r>
          </w:p>
        </w:tc>
        <w:tc>
          <w:tcPr>
            <w:tcW w:w="1451" w:type="dxa"/>
            <w:tcBorders>
              <w:top w:val="nil"/>
              <w:left w:val="nil"/>
              <w:bottom w:val="nil"/>
              <w:right w:val="nil"/>
            </w:tcBorders>
            <w:shd w:val="clear" w:color="auto" w:fill="auto"/>
            <w:noWrap/>
            <w:vAlign w:val="bottom"/>
            <w:hideMark/>
          </w:tcPr>
          <w:p w14:paraId="5B66977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34.22</w:t>
            </w:r>
          </w:p>
        </w:tc>
        <w:tc>
          <w:tcPr>
            <w:tcW w:w="1420" w:type="dxa"/>
            <w:tcBorders>
              <w:top w:val="nil"/>
              <w:left w:val="nil"/>
              <w:bottom w:val="nil"/>
              <w:right w:val="nil"/>
            </w:tcBorders>
            <w:shd w:val="clear" w:color="auto" w:fill="auto"/>
            <w:noWrap/>
            <w:vAlign w:val="bottom"/>
            <w:hideMark/>
          </w:tcPr>
          <w:p w14:paraId="5B66977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–118.48</w:t>
            </w:r>
          </w:p>
        </w:tc>
        <w:tc>
          <w:tcPr>
            <w:tcW w:w="1293" w:type="dxa"/>
            <w:tcBorders>
              <w:top w:val="nil"/>
              <w:left w:val="nil"/>
              <w:bottom w:val="nil"/>
              <w:right w:val="nil"/>
            </w:tcBorders>
            <w:shd w:val="clear" w:color="auto" w:fill="auto"/>
            <w:noWrap/>
            <w:vAlign w:val="bottom"/>
            <w:hideMark/>
          </w:tcPr>
          <w:p w14:paraId="5B66977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87" w14:textId="77777777" w:rsidTr="00E168DF">
        <w:trPr>
          <w:trHeight w:val="240"/>
        </w:trPr>
        <w:tc>
          <w:tcPr>
            <w:tcW w:w="984" w:type="dxa"/>
            <w:tcBorders>
              <w:top w:val="nil"/>
              <w:left w:val="nil"/>
              <w:bottom w:val="nil"/>
              <w:right w:val="nil"/>
            </w:tcBorders>
            <w:shd w:val="clear" w:color="auto" w:fill="auto"/>
            <w:noWrap/>
            <w:vAlign w:val="bottom"/>
            <w:hideMark/>
          </w:tcPr>
          <w:p w14:paraId="5B66978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722895</w:t>
            </w:r>
          </w:p>
        </w:tc>
        <w:tc>
          <w:tcPr>
            <w:tcW w:w="818" w:type="dxa"/>
            <w:tcBorders>
              <w:top w:val="nil"/>
              <w:left w:val="nil"/>
              <w:bottom w:val="nil"/>
              <w:right w:val="nil"/>
            </w:tcBorders>
            <w:shd w:val="clear" w:color="auto" w:fill="auto"/>
            <w:noWrap/>
            <w:vAlign w:val="bottom"/>
            <w:hideMark/>
          </w:tcPr>
          <w:p w14:paraId="5B66978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5B66978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Lompoc (AWOS) </w:t>
            </w:r>
          </w:p>
        </w:tc>
        <w:tc>
          <w:tcPr>
            <w:tcW w:w="1451" w:type="dxa"/>
            <w:tcBorders>
              <w:top w:val="nil"/>
              <w:left w:val="nil"/>
              <w:bottom w:val="nil"/>
              <w:right w:val="nil"/>
            </w:tcBorders>
            <w:shd w:val="clear" w:color="auto" w:fill="auto"/>
            <w:noWrap/>
            <w:vAlign w:val="bottom"/>
            <w:hideMark/>
          </w:tcPr>
          <w:p w14:paraId="5B66978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34.67</w:t>
            </w:r>
          </w:p>
        </w:tc>
        <w:tc>
          <w:tcPr>
            <w:tcW w:w="1420" w:type="dxa"/>
            <w:tcBorders>
              <w:top w:val="nil"/>
              <w:left w:val="nil"/>
              <w:bottom w:val="nil"/>
              <w:right w:val="nil"/>
            </w:tcBorders>
            <w:shd w:val="clear" w:color="auto" w:fill="auto"/>
            <w:noWrap/>
            <w:vAlign w:val="bottom"/>
            <w:hideMark/>
          </w:tcPr>
          <w:p w14:paraId="5B66978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bottom"/>
            <w:hideMark/>
          </w:tcPr>
          <w:p w14:paraId="5B66978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8E" w14:textId="77777777" w:rsidTr="00E168DF">
        <w:trPr>
          <w:trHeight w:val="240"/>
        </w:trPr>
        <w:tc>
          <w:tcPr>
            <w:tcW w:w="984" w:type="dxa"/>
            <w:tcBorders>
              <w:top w:val="nil"/>
              <w:left w:val="nil"/>
              <w:bottom w:val="nil"/>
              <w:right w:val="nil"/>
            </w:tcBorders>
            <w:shd w:val="clear" w:color="auto" w:fill="auto"/>
            <w:noWrap/>
            <w:vAlign w:val="bottom"/>
            <w:hideMark/>
          </w:tcPr>
          <w:p w14:paraId="5B66978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722897</w:t>
            </w:r>
          </w:p>
        </w:tc>
        <w:tc>
          <w:tcPr>
            <w:tcW w:w="818" w:type="dxa"/>
            <w:tcBorders>
              <w:top w:val="nil"/>
              <w:left w:val="nil"/>
              <w:bottom w:val="nil"/>
              <w:right w:val="nil"/>
            </w:tcBorders>
            <w:shd w:val="clear" w:color="auto" w:fill="auto"/>
            <w:noWrap/>
            <w:vAlign w:val="bottom"/>
            <w:hideMark/>
          </w:tcPr>
          <w:p w14:paraId="5B66978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5B66978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Luis Co Rgnl </w:t>
            </w:r>
          </w:p>
        </w:tc>
        <w:tc>
          <w:tcPr>
            <w:tcW w:w="1451" w:type="dxa"/>
            <w:tcBorders>
              <w:top w:val="nil"/>
              <w:left w:val="nil"/>
              <w:bottom w:val="nil"/>
              <w:right w:val="nil"/>
            </w:tcBorders>
            <w:shd w:val="clear" w:color="auto" w:fill="auto"/>
            <w:noWrap/>
            <w:vAlign w:val="bottom"/>
            <w:hideMark/>
          </w:tcPr>
          <w:p w14:paraId="5B66978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35.23</w:t>
            </w:r>
          </w:p>
        </w:tc>
        <w:tc>
          <w:tcPr>
            <w:tcW w:w="1420" w:type="dxa"/>
            <w:tcBorders>
              <w:top w:val="nil"/>
              <w:left w:val="nil"/>
              <w:bottom w:val="nil"/>
              <w:right w:val="nil"/>
            </w:tcBorders>
            <w:shd w:val="clear" w:color="auto" w:fill="auto"/>
            <w:noWrap/>
            <w:vAlign w:val="bottom"/>
            <w:hideMark/>
          </w:tcPr>
          <w:p w14:paraId="5B66978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bottom"/>
            <w:hideMark/>
          </w:tcPr>
          <w:p w14:paraId="5B66978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95" w14:textId="77777777" w:rsidTr="00E168DF">
        <w:trPr>
          <w:trHeight w:val="240"/>
        </w:trPr>
        <w:tc>
          <w:tcPr>
            <w:tcW w:w="984" w:type="dxa"/>
            <w:tcBorders>
              <w:top w:val="nil"/>
              <w:left w:val="nil"/>
              <w:bottom w:val="nil"/>
              <w:right w:val="nil"/>
            </w:tcBorders>
            <w:shd w:val="clear" w:color="auto" w:fill="auto"/>
            <w:noWrap/>
            <w:vAlign w:val="bottom"/>
            <w:hideMark/>
          </w:tcPr>
          <w:p w14:paraId="5B66978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722899</w:t>
            </w:r>
          </w:p>
        </w:tc>
        <w:tc>
          <w:tcPr>
            <w:tcW w:w="818" w:type="dxa"/>
            <w:tcBorders>
              <w:top w:val="nil"/>
              <w:left w:val="nil"/>
              <w:bottom w:val="nil"/>
              <w:right w:val="nil"/>
            </w:tcBorders>
            <w:shd w:val="clear" w:color="auto" w:fill="auto"/>
            <w:noWrap/>
            <w:vAlign w:val="bottom"/>
            <w:hideMark/>
          </w:tcPr>
          <w:p w14:paraId="5B66979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79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Chino Airport </w:t>
            </w:r>
          </w:p>
        </w:tc>
        <w:tc>
          <w:tcPr>
            <w:tcW w:w="1451" w:type="dxa"/>
            <w:tcBorders>
              <w:top w:val="nil"/>
              <w:left w:val="nil"/>
              <w:bottom w:val="nil"/>
              <w:right w:val="nil"/>
            </w:tcBorders>
            <w:shd w:val="clear" w:color="auto" w:fill="auto"/>
            <w:noWrap/>
            <w:vAlign w:val="bottom"/>
            <w:hideMark/>
          </w:tcPr>
          <w:p w14:paraId="5B66979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33.97</w:t>
            </w:r>
          </w:p>
        </w:tc>
        <w:tc>
          <w:tcPr>
            <w:tcW w:w="1420" w:type="dxa"/>
            <w:tcBorders>
              <w:top w:val="nil"/>
              <w:left w:val="nil"/>
              <w:bottom w:val="nil"/>
              <w:right w:val="nil"/>
            </w:tcBorders>
            <w:shd w:val="clear" w:color="auto" w:fill="auto"/>
            <w:noWrap/>
            <w:vAlign w:val="bottom"/>
            <w:hideMark/>
          </w:tcPr>
          <w:p w14:paraId="5B66979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–117.63</w:t>
            </w:r>
          </w:p>
        </w:tc>
        <w:tc>
          <w:tcPr>
            <w:tcW w:w="1293" w:type="dxa"/>
            <w:tcBorders>
              <w:top w:val="nil"/>
              <w:left w:val="nil"/>
              <w:bottom w:val="nil"/>
              <w:right w:val="nil"/>
            </w:tcBorders>
            <w:shd w:val="clear" w:color="auto" w:fill="auto"/>
            <w:noWrap/>
            <w:vAlign w:val="bottom"/>
            <w:hideMark/>
          </w:tcPr>
          <w:p w14:paraId="5B66979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9C" w14:textId="77777777" w:rsidTr="00E168DF">
        <w:trPr>
          <w:trHeight w:val="240"/>
        </w:trPr>
        <w:tc>
          <w:tcPr>
            <w:tcW w:w="984" w:type="dxa"/>
            <w:tcBorders>
              <w:top w:val="nil"/>
              <w:left w:val="nil"/>
              <w:bottom w:val="nil"/>
              <w:right w:val="nil"/>
            </w:tcBorders>
            <w:shd w:val="clear" w:color="auto" w:fill="auto"/>
            <w:noWrap/>
            <w:vAlign w:val="bottom"/>
            <w:hideMark/>
          </w:tcPr>
          <w:p w14:paraId="5B66979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722900</w:t>
            </w:r>
          </w:p>
        </w:tc>
        <w:tc>
          <w:tcPr>
            <w:tcW w:w="818" w:type="dxa"/>
            <w:tcBorders>
              <w:top w:val="nil"/>
              <w:left w:val="nil"/>
              <w:bottom w:val="nil"/>
              <w:right w:val="nil"/>
            </w:tcBorders>
            <w:shd w:val="clear" w:color="auto" w:fill="auto"/>
            <w:noWrap/>
            <w:vAlign w:val="bottom"/>
            <w:hideMark/>
          </w:tcPr>
          <w:p w14:paraId="5B66979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5B66979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451" w:type="dxa"/>
            <w:tcBorders>
              <w:top w:val="nil"/>
              <w:left w:val="nil"/>
              <w:bottom w:val="nil"/>
              <w:right w:val="nil"/>
            </w:tcBorders>
            <w:shd w:val="clear" w:color="auto" w:fill="auto"/>
            <w:noWrap/>
            <w:vAlign w:val="bottom"/>
            <w:hideMark/>
          </w:tcPr>
          <w:p w14:paraId="5B66979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32.73</w:t>
            </w:r>
          </w:p>
        </w:tc>
        <w:tc>
          <w:tcPr>
            <w:tcW w:w="1420" w:type="dxa"/>
            <w:tcBorders>
              <w:top w:val="nil"/>
              <w:left w:val="nil"/>
              <w:bottom w:val="nil"/>
              <w:right w:val="nil"/>
            </w:tcBorders>
            <w:shd w:val="clear" w:color="auto" w:fill="auto"/>
            <w:noWrap/>
            <w:vAlign w:val="bottom"/>
            <w:hideMark/>
          </w:tcPr>
          <w:p w14:paraId="5B66979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–117.17</w:t>
            </w:r>
          </w:p>
        </w:tc>
        <w:tc>
          <w:tcPr>
            <w:tcW w:w="1293" w:type="dxa"/>
            <w:tcBorders>
              <w:top w:val="nil"/>
              <w:left w:val="nil"/>
              <w:bottom w:val="nil"/>
              <w:right w:val="nil"/>
            </w:tcBorders>
            <w:shd w:val="clear" w:color="auto" w:fill="auto"/>
            <w:noWrap/>
            <w:vAlign w:val="bottom"/>
            <w:hideMark/>
          </w:tcPr>
          <w:p w14:paraId="5B66979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bl>
    <w:p w14:paraId="0A5957F9" w14:textId="77777777" w:rsidR="00010C95" w:rsidRDefault="00010C95">
      <w:del w:id="18" w:author="Smith, Alexis@Energy" w:date="2017-12-04T15:54:00Z">
        <w:r w:rsidDel="00D71F67">
          <w:lastRenderedPageBreak/>
          <w:br w:type="page"/>
        </w:r>
      </w:del>
    </w:p>
    <w:tbl>
      <w:tblPr>
        <w:tblW w:w="10921" w:type="dxa"/>
        <w:tblInd w:w="95" w:type="dxa"/>
        <w:tblLook w:val="04A0" w:firstRow="1" w:lastRow="0" w:firstColumn="1" w:lastColumn="0" w:noHBand="0" w:noVBand="1"/>
      </w:tblPr>
      <w:tblGrid>
        <w:gridCol w:w="764"/>
        <w:gridCol w:w="220"/>
        <w:gridCol w:w="527"/>
        <w:gridCol w:w="291"/>
        <w:gridCol w:w="4955"/>
        <w:gridCol w:w="825"/>
        <w:gridCol w:w="626"/>
        <w:gridCol w:w="613"/>
        <w:gridCol w:w="807"/>
        <w:gridCol w:w="1293"/>
      </w:tblGrid>
      <w:tr w:rsidR="00636F83" w:rsidRPr="002A4574" w14:paraId="5B66979E" w14:textId="77777777" w:rsidTr="00636F83">
        <w:trPr>
          <w:trHeight w:val="240"/>
        </w:trPr>
        <w:tc>
          <w:tcPr>
            <w:tcW w:w="10921" w:type="dxa"/>
            <w:gridSpan w:val="10"/>
            <w:tcBorders>
              <w:top w:val="nil"/>
              <w:left w:val="nil"/>
              <w:bottom w:val="nil"/>
              <w:right w:val="nil"/>
            </w:tcBorders>
            <w:shd w:val="clear" w:color="auto" w:fill="auto"/>
            <w:noWrap/>
            <w:vAlign w:val="bottom"/>
            <w:hideMark/>
          </w:tcPr>
          <w:p w14:paraId="5B66979D"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lastRenderedPageBreak/>
              <w:t>NORMATIVE APPENDIX X:</w:t>
            </w:r>
          </w:p>
        </w:tc>
      </w:tr>
      <w:tr w:rsidR="00636F83" w:rsidRPr="002A4574" w14:paraId="5B6697A0" w14:textId="77777777" w:rsidTr="00636F83">
        <w:trPr>
          <w:trHeight w:val="240"/>
        </w:trPr>
        <w:tc>
          <w:tcPr>
            <w:tcW w:w="10921" w:type="dxa"/>
            <w:gridSpan w:val="10"/>
            <w:tcBorders>
              <w:top w:val="nil"/>
              <w:left w:val="nil"/>
              <w:bottom w:val="nil"/>
              <w:right w:val="nil"/>
            </w:tcBorders>
            <w:shd w:val="clear" w:color="auto" w:fill="auto"/>
            <w:noWrap/>
            <w:vAlign w:val="bottom"/>
            <w:hideMark/>
          </w:tcPr>
          <w:p w14:paraId="5B66979F"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5B6697A2" w14:textId="77777777" w:rsidTr="00E84254">
        <w:trPr>
          <w:trHeight w:val="240"/>
        </w:trPr>
        <w:tc>
          <w:tcPr>
            <w:tcW w:w="10921" w:type="dxa"/>
            <w:gridSpan w:val="10"/>
            <w:tcBorders>
              <w:top w:val="nil"/>
              <w:left w:val="nil"/>
              <w:right w:val="nil"/>
            </w:tcBorders>
            <w:shd w:val="clear" w:color="auto" w:fill="auto"/>
            <w:noWrap/>
            <w:vAlign w:val="bottom"/>
            <w:hideMark/>
          </w:tcPr>
          <w:p w14:paraId="5B6697A1"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5B6697A9" w14:textId="77777777" w:rsidTr="00E84254">
        <w:trPr>
          <w:trHeight w:val="240"/>
        </w:trPr>
        <w:tc>
          <w:tcPr>
            <w:tcW w:w="984" w:type="dxa"/>
            <w:gridSpan w:val="2"/>
            <w:tcBorders>
              <w:top w:val="nil"/>
              <w:left w:val="nil"/>
              <w:bottom w:val="single" w:sz="4" w:space="0" w:color="auto"/>
              <w:right w:val="nil"/>
            </w:tcBorders>
            <w:shd w:val="clear" w:color="auto" w:fill="auto"/>
            <w:noWrap/>
            <w:vAlign w:val="bottom"/>
            <w:hideMark/>
          </w:tcPr>
          <w:p w14:paraId="5B6697A3"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TMY3</w:t>
            </w:r>
          </w:p>
        </w:tc>
        <w:tc>
          <w:tcPr>
            <w:tcW w:w="818" w:type="dxa"/>
            <w:gridSpan w:val="2"/>
            <w:tcBorders>
              <w:top w:val="nil"/>
              <w:left w:val="nil"/>
              <w:bottom w:val="single" w:sz="4" w:space="0" w:color="auto"/>
              <w:right w:val="nil"/>
            </w:tcBorders>
            <w:shd w:val="clear" w:color="auto" w:fill="auto"/>
            <w:noWrap/>
            <w:vAlign w:val="bottom"/>
            <w:hideMark/>
          </w:tcPr>
          <w:p w14:paraId="5B6697A4"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wsf</w:t>
            </w:r>
          </w:p>
        </w:tc>
        <w:tc>
          <w:tcPr>
            <w:tcW w:w="4955" w:type="dxa"/>
            <w:tcBorders>
              <w:top w:val="nil"/>
              <w:left w:val="nil"/>
              <w:bottom w:val="single" w:sz="4" w:space="0" w:color="auto"/>
              <w:right w:val="nil"/>
            </w:tcBorders>
            <w:shd w:val="clear" w:color="auto" w:fill="auto"/>
            <w:noWrap/>
            <w:vAlign w:val="bottom"/>
            <w:hideMark/>
          </w:tcPr>
          <w:p w14:paraId="5B6697A5"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Weather Station</w:t>
            </w:r>
          </w:p>
        </w:tc>
        <w:tc>
          <w:tcPr>
            <w:tcW w:w="1451" w:type="dxa"/>
            <w:gridSpan w:val="2"/>
            <w:tcBorders>
              <w:top w:val="nil"/>
              <w:left w:val="nil"/>
              <w:bottom w:val="single" w:sz="4" w:space="0" w:color="auto"/>
              <w:right w:val="nil"/>
            </w:tcBorders>
            <w:shd w:val="clear" w:color="auto" w:fill="auto"/>
            <w:noWrap/>
            <w:vAlign w:val="bottom"/>
            <w:hideMark/>
          </w:tcPr>
          <w:p w14:paraId="5B6697A6"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Latitude</w:t>
            </w:r>
          </w:p>
        </w:tc>
        <w:tc>
          <w:tcPr>
            <w:tcW w:w="1420" w:type="dxa"/>
            <w:gridSpan w:val="2"/>
            <w:tcBorders>
              <w:top w:val="nil"/>
              <w:left w:val="nil"/>
              <w:bottom w:val="single" w:sz="4" w:space="0" w:color="auto"/>
              <w:right w:val="nil"/>
            </w:tcBorders>
            <w:shd w:val="clear" w:color="auto" w:fill="auto"/>
            <w:noWrap/>
            <w:vAlign w:val="bottom"/>
            <w:hideMark/>
          </w:tcPr>
          <w:p w14:paraId="5B6697A7"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5B6697A8"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State</w:t>
            </w:r>
          </w:p>
        </w:tc>
      </w:tr>
      <w:tr w:rsidR="00636F83" w:rsidRPr="002A4574" w14:paraId="5B6697B0" w14:textId="77777777" w:rsidTr="00E84254">
        <w:trPr>
          <w:trHeight w:val="240"/>
        </w:trPr>
        <w:tc>
          <w:tcPr>
            <w:tcW w:w="984" w:type="dxa"/>
            <w:gridSpan w:val="2"/>
            <w:tcBorders>
              <w:top w:val="single" w:sz="4" w:space="0" w:color="auto"/>
              <w:left w:val="nil"/>
              <w:bottom w:val="nil"/>
              <w:right w:val="nil"/>
            </w:tcBorders>
            <w:shd w:val="clear" w:color="auto" w:fill="auto"/>
            <w:noWrap/>
            <w:vAlign w:val="bottom"/>
            <w:hideMark/>
          </w:tcPr>
          <w:p w14:paraId="5B6697A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722903</w:t>
            </w:r>
          </w:p>
        </w:tc>
        <w:tc>
          <w:tcPr>
            <w:tcW w:w="818" w:type="dxa"/>
            <w:gridSpan w:val="2"/>
            <w:tcBorders>
              <w:top w:val="single" w:sz="4" w:space="0" w:color="auto"/>
              <w:left w:val="nil"/>
              <w:bottom w:val="nil"/>
              <w:right w:val="nil"/>
            </w:tcBorders>
            <w:shd w:val="clear" w:color="auto" w:fill="auto"/>
            <w:noWrap/>
            <w:vAlign w:val="bottom"/>
            <w:hideMark/>
          </w:tcPr>
          <w:p w14:paraId="5B6697A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single" w:sz="4" w:space="0" w:color="auto"/>
              <w:left w:val="nil"/>
              <w:bottom w:val="nil"/>
              <w:right w:val="nil"/>
            </w:tcBorders>
            <w:shd w:val="clear" w:color="auto" w:fill="auto"/>
            <w:noWrap/>
            <w:vAlign w:val="bottom"/>
            <w:hideMark/>
          </w:tcPr>
          <w:p w14:paraId="5B6697A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Diego/Montgomery </w:t>
            </w:r>
          </w:p>
        </w:tc>
        <w:tc>
          <w:tcPr>
            <w:tcW w:w="1451" w:type="dxa"/>
            <w:gridSpan w:val="2"/>
            <w:tcBorders>
              <w:top w:val="single" w:sz="4" w:space="0" w:color="auto"/>
              <w:left w:val="nil"/>
              <w:bottom w:val="nil"/>
              <w:right w:val="nil"/>
            </w:tcBorders>
            <w:shd w:val="clear" w:color="auto" w:fill="auto"/>
            <w:noWrap/>
            <w:vAlign w:val="bottom"/>
            <w:hideMark/>
          </w:tcPr>
          <w:p w14:paraId="5B6697A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32.82</w:t>
            </w:r>
          </w:p>
        </w:tc>
        <w:tc>
          <w:tcPr>
            <w:tcW w:w="1420" w:type="dxa"/>
            <w:gridSpan w:val="2"/>
            <w:tcBorders>
              <w:top w:val="single" w:sz="4" w:space="0" w:color="auto"/>
              <w:left w:val="nil"/>
              <w:bottom w:val="nil"/>
              <w:right w:val="nil"/>
            </w:tcBorders>
            <w:shd w:val="clear" w:color="auto" w:fill="auto"/>
            <w:noWrap/>
            <w:vAlign w:val="bottom"/>
            <w:hideMark/>
          </w:tcPr>
          <w:p w14:paraId="5B6697A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–117.13</w:t>
            </w:r>
          </w:p>
        </w:tc>
        <w:tc>
          <w:tcPr>
            <w:tcW w:w="1293" w:type="dxa"/>
            <w:tcBorders>
              <w:top w:val="single" w:sz="4" w:space="0" w:color="auto"/>
              <w:left w:val="nil"/>
              <w:bottom w:val="nil"/>
              <w:right w:val="nil"/>
            </w:tcBorders>
            <w:shd w:val="clear" w:color="auto" w:fill="auto"/>
            <w:noWrap/>
            <w:vAlign w:val="bottom"/>
            <w:hideMark/>
          </w:tcPr>
          <w:p w14:paraId="5B6697A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B7"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B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722904</w:t>
            </w:r>
          </w:p>
        </w:tc>
        <w:tc>
          <w:tcPr>
            <w:tcW w:w="818" w:type="dxa"/>
            <w:gridSpan w:val="2"/>
            <w:tcBorders>
              <w:top w:val="nil"/>
              <w:left w:val="nil"/>
              <w:bottom w:val="nil"/>
              <w:right w:val="nil"/>
            </w:tcBorders>
            <w:shd w:val="clear" w:color="auto" w:fill="auto"/>
            <w:noWrap/>
            <w:vAlign w:val="bottom"/>
            <w:hideMark/>
          </w:tcPr>
          <w:p w14:paraId="5B6697B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w:t>
            </w:r>
          </w:p>
        </w:tc>
        <w:tc>
          <w:tcPr>
            <w:tcW w:w="4955" w:type="dxa"/>
            <w:tcBorders>
              <w:top w:val="nil"/>
              <w:left w:val="nil"/>
              <w:bottom w:val="nil"/>
              <w:right w:val="nil"/>
            </w:tcBorders>
            <w:shd w:val="clear" w:color="auto" w:fill="auto"/>
            <w:noWrap/>
            <w:vAlign w:val="bottom"/>
            <w:hideMark/>
          </w:tcPr>
          <w:p w14:paraId="5B6697B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451" w:type="dxa"/>
            <w:gridSpan w:val="2"/>
            <w:tcBorders>
              <w:top w:val="nil"/>
              <w:left w:val="nil"/>
              <w:bottom w:val="nil"/>
              <w:right w:val="nil"/>
            </w:tcBorders>
            <w:shd w:val="clear" w:color="auto" w:fill="auto"/>
            <w:noWrap/>
            <w:vAlign w:val="bottom"/>
            <w:hideMark/>
          </w:tcPr>
          <w:p w14:paraId="5B6697B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32.58</w:t>
            </w:r>
          </w:p>
        </w:tc>
        <w:tc>
          <w:tcPr>
            <w:tcW w:w="1420" w:type="dxa"/>
            <w:gridSpan w:val="2"/>
            <w:tcBorders>
              <w:top w:val="nil"/>
              <w:left w:val="nil"/>
              <w:bottom w:val="nil"/>
              <w:right w:val="nil"/>
            </w:tcBorders>
            <w:shd w:val="clear" w:color="auto" w:fill="auto"/>
            <w:noWrap/>
            <w:vAlign w:val="bottom"/>
            <w:hideMark/>
          </w:tcPr>
          <w:p w14:paraId="5B6697B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–116.98</w:t>
            </w:r>
          </w:p>
        </w:tc>
        <w:tc>
          <w:tcPr>
            <w:tcW w:w="1293" w:type="dxa"/>
            <w:tcBorders>
              <w:top w:val="nil"/>
              <w:left w:val="nil"/>
              <w:bottom w:val="nil"/>
              <w:right w:val="nil"/>
            </w:tcBorders>
            <w:shd w:val="clear" w:color="auto" w:fill="auto"/>
            <w:noWrap/>
            <w:vAlign w:val="bottom"/>
            <w:hideMark/>
          </w:tcPr>
          <w:p w14:paraId="5B6697B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BE"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B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722906</w:t>
            </w:r>
          </w:p>
        </w:tc>
        <w:tc>
          <w:tcPr>
            <w:tcW w:w="818" w:type="dxa"/>
            <w:gridSpan w:val="2"/>
            <w:tcBorders>
              <w:top w:val="nil"/>
              <w:left w:val="nil"/>
              <w:bottom w:val="nil"/>
              <w:right w:val="nil"/>
            </w:tcBorders>
            <w:shd w:val="clear" w:color="auto" w:fill="auto"/>
            <w:noWrap/>
            <w:vAlign w:val="bottom"/>
            <w:hideMark/>
          </w:tcPr>
          <w:p w14:paraId="5B6697B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B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451" w:type="dxa"/>
            <w:gridSpan w:val="2"/>
            <w:tcBorders>
              <w:top w:val="nil"/>
              <w:left w:val="nil"/>
              <w:bottom w:val="nil"/>
              <w:right w:val="nil"/>
            </w:tcBorders>
            <w:shd w:val="clear" w:color="auto" w:fill="auto"/>
            <w:noWrap/>
            <w:vAlign w:val="bottom"/>
            <w:hideMark/>
          </w:tcPr>
          <w:p w14:paraId="5B6697B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32.7</w:t>
            </w:r>
          </w:p>
        </w:tc>
        <w:tc>
          <w:tcPr>
            <w:tcW w:w="1420" w:type="dxa"/>
            <w:gridSpan w:val="2"/>
            <w:tcBorders>
              <w:top w:val="nil"/>
              <w:left w:val="nil"/>
              <w:bottom w:val="nil"/>
              <w:right w:val="nil"/>
            </w:tcBorders>
            <w:shd w:val="clear" w:color="auto" w:fill="auto"/>
            <w:noWrap/>
            <w:vAlign w:val="bottom"/>
            <w:hideMark/>
          </w:tcPr>
          <w:p w14:paraId="5B6697B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–117.20</w:t>
            </w:r>
          </w:p>
        </w:tc>
        <w:tc>
          <w:tcPr>
            <w:tcW w:w="1293" w:type="dxa"/>
            <w:tcBorders>
              <w:top w:val="nil"/>
              <w:left w:val="nil"/>
              <w:bottom w:val="nil"/>
              <w:right w:val="nil"/>
            </w:tcBorders>
            <w:shd w:val="clear" w:color="auto" w:fill="auto"/>
            <w:noWrap/>
            <w:vAlign w:val="bottom"/>
            <w:hideMark/>
          </w:tcPr>
          <w:p w14:paraId="5B6697B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C5"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B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722926</w:t>
            </w:r>
          </w:p>
        </w:tc>
        <w:tc>
          <w:tcPr>
            <w:tcW w:w="818" w:type="dxa"/>
            <w:gridSpan w:val="2"/>
            <w:tcBorders>
              <w:top w:val="nil"/>
              <w:left w:val="nil"/>
              <w:bottom w:val="nil"/>
              <w:right w:val="nil"/>
            </w:tcBorders>
            <w:shd w:val="clear" w:color="auto" w:fill="auto"/>
            <w:noWrap/>
            <w:vAlign w:val="bottom"/>
            <w:hideMark/>
          </w:tcPr>
          <w:p w14:paraId="5B6697C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w:t>
            </w:r>
          </w:p>
        </w:tc>
        <w:tc>
          <w:tcPr>
            <w:tcW w:w="4955" w:type="dxa"/>
            <w:tcBorders>
              <w:top w:val="nil"/>
              <w:left w:val="nil"/>
              <w:bottom w:val="nil"/>
              <w:right w:val="nil"/>
            </w:tcBorders>
            <w:shd w:val="clear" w:color="auto" w:fill="auto"/>
            <w:noWrap/>
            <w:vAlign w:val="bottom"/>
            <w:hideMark/>
          </w:tcPr>
          <w:p w14:paraId="5B6697C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Camp Pendleton MCAS </w:t>
            </w:r>
          </w:p>
        </w:tc>
        <w:tc>
          <w:tcPr>
            <w:tcW w:w="1451" w:type="dxa"/>
            <w:gridSpan w:val="2"/>
            <w:tcBorders>
              <w:top w:val="nil"/>
              <w:left w:val="nil"/>
              <w:bottom w:val="nil"/>
              <w:right w:val="nil"/>
            </w:tcBorders>
            <w:shd w:val="clear" w:color="auto" w:fill="auto"/>
            <w:noWrap/>
            <w:vAlign w:val="bottom"/>
            <w:hideMark/>
          </w:tcPr>
          <w:p w14:paraId="5B6697C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33.3</w:t>
            </w:r>
          </w:p>
        </w:tc>
        <w:tc>
          <w:tcPr>
            <w:tcW w:w="1420" w:type="dxa"/>
            <w:gridSpan w:val="2"/>
            <w:tcBorders>
              <w:top w:val="nil"/>
              <w:left w:val="nil"/>
              <w:bottom w:val="nil"/>
              <w:right w:val="nil"/>
            </w:tcBorders>
            <w:shd w:val="clear" w:color="auto" w:fill="auto"/>
            <w:noWrap/>
            <w:vAlign w:val="bottom"/>
            <w:hideMark/>
          </w:tcPr>
          <w:p w14:paraId="5B6697C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–117.35</w:t>
            </w:r>
          </w:p>
        </w:tc>
        <w:tc>
          <w:tcPr>
            <w:tcW w:w="1293" w:type="dxa"/>
            <w:tcBorders>
              <w:top w:val="nil"/>
              <w:left w:val="nil"/>
              <w:bottom w:val="nil"/>
              <w:right w:val="nil"/>
            </w:tcBorders>
            <w:shd w:val="clear" w:color="auto" w:fill="auto"/>
            <w:noWrap/>
            <w:vAlign w:val="bottom"/>
            <w:hideMark/>
          </w:tcPr>
          <w:p w14:paraId="5B6697C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CC"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C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722927</w:t>
            </w:r>
          </w:p>
        </w:tc>
        <w:tc>
          <w:tcPr>
            <w:tcW w:w="818" w:type="dxa"/>
            <w:gridSpan w:val="2"/>
            <w:tcBorders>
              <w:top w:val="nil"/>
              <w:left w:val="nil"/>
              <w:bottom w:val="nil"/>
              <w:right w:val="nil"/>
            </w:tcBorders>
            <w:shd w:val="clear" w:color="auto" w:fill="auto"/>
            <w:noWrap/>
            <w:vAlign w:val="bottom"/>
            <w:hideMark/>
          </w:tcPr>
          <w:p w14:paraId="5B6697C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5B6697C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Carlsbad/Palomar </w:t>
            </w:r>
          </w:p>
        </w:tc>
        <w:tc>
          <w:tcPr>
            <w:tcW w:w="1451" w:type="dxa"/>
            <w:gridSpan w:val="2"/>
            <w:tcBorders>
              <w:top w:val="nil"/>
              <w:left w:val="nil"/>
              <w:bottom w:val="nil"/>
              <w:right w:val="nil"/>
            </w:tcBorders>
            <w:shd w:val="clear" w:color="auto" w:fill="auto"/>
            <w:noWrap/>
            <w:vAlign w:val="bottom"/>
            <w:hideMark/>
          </w:tcPr>
          <w:p w14:paraId="5B6697C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33.13</w:t>
            </w:r>
          </w:p>
        </w:tc>
        <w:tc>
          <w:tcPr>
            <w:tcW w:w="1420" w:type="dxa"/>
            <w:gridSpan w:val="2"/>
            <w:tcBorders>
              <w:top w:val="nil"/>
              <w:left w:val="nil"/>
              <w:bottom w:val="nil"/>
              <w:right w:val="nil"/>
            </w:tcBorders>
            <w:shd w:val="clear" w:color="auto" w:fill="auto"/>
            <w:noWrap/>
            <w:vAlign w:val="bottom"/>
            <w:hideMark/>
          </w:tcPr>
          <w:p w14:paraId="5B6697C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–117.28</w:t>
            </w:r>
          </w:p>
        </w:tc>
        <w:tc>
          <w:tcPr>
            <w:tcW w:w="1293" w:type="dxa"/>
            <w:tcBorders>
              <w:top w:val="nil"/>
              <w:left w:val="nil"/>
              <w:bottom w:val="nil"/>
              <w:right w:val="nil"/>
            </w:tcBorders>
            <w:shd w:val="clear" w:color="auto" w:fill="auto"/>
            <w:noWrap/>
            <w:vAlign w:val="bottom"/>
            <w:hideMark/>
          </w:tcPr>
          <w:p w14:paraId="5B6697C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D3"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C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722930</w:t>
            </w:r>
          </w:p>
        </w:tc>
        <w:tc>
          <w:tcPr>
            <w:tcW w:w="818" w:type="dxa"/>
            <w:gridSpan w:val="2"/>
            <w:tcBorders>
              <w:top w:val="nil"/>
              <w:left w:val="nil"/>
              <w:bottom w:val="nil"/>
              <w:right w:val="nil"/>
            </w:tcBorders>
            <w:shd w:val="clear" w:color="auto" w:fill="auto"/>
            <w:noWrap/>
            <w:vAlign w:val="bottom"/>
            <w:hideMark/>
          </w:tcPr>
          <w:p w14:paraId="5B6697C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C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Diego Miramar NAS </w:t>
            </w:r>
          </w:p>
        </w:tc>
        <w:tc>
          <w:tcPr>
            <w:tcW w:w="1451" w:type="dxa"/>
            <w:gridSpan w:val="2"/>
            <w:tcBorders>
              <w:top w:val="nil"/>
              <w:left w:val="nil"/>
              <w:bottom w:val="nil"/>
              <w:right w:val="nil"/>
            </w:tcBorders>
            <w:shd w:val="clear" w:color="auto" w:fill="auto"/>
            <w:noWrap/>
            <w:vAlign w:val="bottom"/>
            <w:hideMark/>
          </w:tcPr>
          <w:p w14:paraId="5B6697D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32.87</w:t>
            </w:r>
          </w:p>
        </w:tc>
        <w:tc>
          <w:tcPr>
            <w:tcW w:w="1420" w:type="dxa"/>
            <w:gridSpan w:val="2"/>
            <w:tcBorders>
              <w:top w:val="nil"/>
              <w:left w:val="nil"/>
              <w:bottom w:val="nil"/>
              <w:right w:val="nil"/>
            </w:tcBorders>
            <w:shd w:val="clear" w:color="auto" w:fill="auto"/>
            <w:noWrap/>
            <w:vAlign w:val="bottom"/>
            <w:hideMark/>
          </w:tcPr>
          <w:p w14:paraId="5B6697D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–117.13</w:t>
            </w:r>
          </w:p>
        </w:tc>
        <w:tc>
          <w:tcPr>
            <w:tcW w:w="1293" w:type="dxa"/>
            <w:tcBorders>
              <w:top w:val="nil"/>
              <w:left w:val="nil"/>
              <w:bottom w:val="nil"/>
              <w:right w:val="nil"/>
            </w:tcBorders>
            <w:shd w:val="clear" w:color="auto" w:fill="auto"/>
            <w:noWrap/>
            <w:vAlign w:val="bottom"/>
            <w:hideMark/>
          </w:tcPr>
          <w:p w14:paraId="5B6697D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DA"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D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722950</w:t>
            </w:r>
          </w:p>
        </w:tc>
        <w:tc>
          <w:tcPr>
            <w:tcW w:w="818" w:type="dxa"/>
            <w:gridSpan w:val="2"/>
            <w:tcBorders>
              <w:top w:val="nil"/>
              <w:left w:val="nil"/>
              <w:bottom w:val="nil"/>
              <w:right w:val="nil"/>
            </w:tcBorders>
            <w:shd w:val="clear" w:color="auto" w:fill="auto"/>
            <w:noWrap/>
            <w:vAlign w:val="bottom"/>
            <w:hideMark/>
          </w:tcPr>
          <w:p w14:paraId="5B6697D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5B6697D6"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Los Angeles Intl Arpt </w:t>
            </w:r>
          </w:p>
        </w:tc>
        <w:tc>
          <w:tcPr>
            <w:tcW w:w="1451" w:type="dxa"/>
            <w:gridSpan w:val="2"/>
            <w:tcBorders>
              <w:top w:val="nil"/>
              <w:left w:val="nil"/>
              <w:bottom w:val="nil"/>
              <w:right w:val="nil"/>
            </w:tcBorders>
            <w:shd w:val="clear" w:color="auto" w:fill="auto"/>
            <w:noWrap/>
            <w:vAlign w:val="bottom"/>
            <w:hideMark/>
          </w:tcPr>
          <w:p w14:paraId="5B6697D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33.93</w:t>
            </w:r>
          </w:p>
        </w:tc>
        <w:tc>
          <w:tcPr>
            <w:tcW w:w="1420" w:type="dxa"/>
            <w:gridSpan w:val="2"/>
            <w:tcBorders>
              <w:top w:val="nil"/>
              <w:left w:val="nil"/>
              <w:bottom w:val="nil"/>
              <w:right w:val="nil"/>
            </w:tcBorders>
            <w:shd w:val="clear" w:color="auto" w:fill="auto"/>
            <w:noWrap/>
            <w:vAlign w:val="bottom"/>
            <w:hideMark/>
          </w:tcPr>
          <w:p w14:paraId="5B6697D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–118.40</w:t>
            </w:r>
          </w:p>
        </w:tc>
        <w:tc>
          <w:tcPr>
            <w:tcW w:w="1293" w:type="dxa"/>
            <w:tcBorders>
              <w:top w:val="nil"/>
              <w:left w:val="nil"/>
              <w:bottom w:val="nil"/>
              <w:right w:val="nil"/>
            </w:tcBorders>
            <w:shd w:val="clear" w:color="auto" w:fill="auto"/>
            <w:noWrap/>
            <w:vAlign w:val="bottom"/>
            <w:hideMark/>
          </w:tcPr>
          <w:p w14:paraId="5B6697D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E1"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D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722956</w:t>
            </w:r>
          </w:p>
        </w:tc>
        <w:tc>
          <w:tcPr>
            <w:tcW w:w="818" w:type="dxa"/>
            <w:gridSpan w:val="2"/>
            <w:tcBorders>
              <w:top w:val="nil"/>
              <w:left w:val="nil"/>
              <w:bottom w:val="nil"/>
              <w:right w:val="nil"/>
            </w:tcBorders>
            <w:shd w:val="clear" w:color="auto" w:fill="auto"/>
            <w:noWrap/>
            <w:vAlign w:val="bottom"/>
            <w:hideMark/>
          </w:tcPr>
          <w:p w14:paraId="5B6697D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5B6697DD"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Jack Northrop Fld H </w:t>
            </w:r>
          </w:p>
        </w:tc>
        <w:tc>
          <w:tcPr>
            <w:tcW w:w="1451" w:type="dxa"/>
            <w:gridSpan w:val="2"/>
            <w:tcBorders>
              <w:top w:val="nil"/>
              <w:left w:val="nil"/>
              <w:bottom w:val="nil"/>
              <w:right w:val="nil"/>
            </w:tcBorders>
            <w:shd w:val="clear" w:color="auto" w:fill="auto"/>
            <w:noWrap/>
            <w:vAlign w:val="bottom"/>
            <w:hideMark/>
          </w:tcPr>
          <w:p w14:paraId="5B6697D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33.92</w:t>
            </w:r>
          </w:p>
        </w:tc>
        <w:tc>
          <w:tcPr>
            <w:tcW w:w="1420" w:type="dxa"/>
            <w:gridSpan w:val="2"/>
            <w:tcBorders>
              <w:top w:val="nil"/>
              <w:left w:val="nil"/>
              <w:bottom w:val="nil"/>
              <w:right w:val="nil"/>
            </w:tcBorders>
            <w:shd w:val="clear" w:color="auto" w:fill="auto"/>
            <w:noWrap/>
            <w:vAlign w:val="bottom"/>
            <w:hideMark/>
          </w:tcPr>
          <w:p w14:paraId="5B6697D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–118.33</w:t>
            </w:r>
          </w:p>
        </w:tc>
        <w:tc>
          <w:tcPr>
            <w:tcW w:w="1293" w:type="dxa"/>
            <w:tcBorders>
              <w:top w:val="nil"/>
              <w:left w:val="nil"/>
              <w:bottom w:val="nil"/>
              <w:right w:val="nil"/>
            </w:tcBorders>
            <w:shd w:val="clear" w:color="auto" w:fill="auto"/>
            <w:noWrap/>
            <w:vAlign w:val="bottom"/>
            <w:hideMark/>
          </w:tcPr>
          <w:p w14:paraId="5B6697E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E8"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E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722970</w:t>
            </w:r>
          </w:p>
        </w:tc>
        <w:tc>
          <w:tcPr>
            <w:tcW w:w="818" w:type="dxa"/>
            <w:gridSpan w:val="2"/>
            <w:tcBorders>
              <w:top w:val="nil"/>
              <w:left w:val="nil"/>
              <w:bottom w:val="nil"/>
              <w:right w:val="nil"/>
            </w:tcBorders>
            <w:shd w:val="clear" w:color="auto" w:fill="auto"/>
            <w:noWrap/>
            <w:vAlign w:val="bottom"/>
            <w:hideMark/>
          </w:tcPr>
          <w:p w14:paraId="5B6697E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5B6697E4"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Long Beach Daugherty Fld </w:t>
            </w:r>
          </w:p>
        </w:tc>
        <w:tc>
          <w:tcPr>
            <w:tcW w:w="1451" w:type="dxa"/>
            <w:gridSpan w:val="2"/>
            <w:tcBorders>
              <w:top w:val="nil"/>
              <w:left w:val="nil"/>
              <w:bottom w:val="nil"/>
              <w:right w:val="nil"/>
            </w:tcBorders>
            <w:shd w:val="clear" w:color="auto" w:fill="auto"/>
            <w:noWrap/>
            <w:vAlign w:val="bottom"/>
            <w:hideMark/>
          </w:tcPr>
          <w:p w14:paraId="5B6697E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33.83</w:t>
            </w:r>
          </w:p>
        </w:tc>
        <w:tc>
          <w:tcPr>
            <w:tcW w:w="1420" w:type="dxa"/>
            <w:gridSpan w:val="2"/>
            <w:tcBorders>
              <w:top w:val="nil"/>
              <w:left w:val="nil"/>
              <w:bottom w:val="nil"/>
              <w:right w:val="nil"/>
            </w:tcBorders>
            <w:shd w:val="clear" w:color="auto" w:fill="auto"/>
            <w:noWrap/>
            <w:vAlign w:val="bottom"/>
            <w:hideMark/>
          </w:tcPr>
          <w:p w14:paraId="5B6697E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–118.17</w:t>
            </w:r>
          </w:p>
        </w:tc>
        <w:tc>
          <w:tcPr>
            <w:tcW w:w="1293" w:type="dxa"/>
            <w:tcBorders>
              <w:top w:val="nil"/>
              <w:left w:val="nil"/>
              <w:bottom w:val="nil"/>
              <w:right w:val="nil"/>
            </w:tcBorders>
            <w:shd w:val="clear" w:color="auto" w:fill="auto"/>
            <w:noWrap/>
            <w:vAlign w:val="bottom"/>
            <w:hideMark/>
          </w:tcPr>
          <w:p w14:paraId="5B6697E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EF"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E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722976</w:t>
            </w:r>
          </w:p>
        </w:tc>
        <w:tc>
          <w:tcPr>
            <w:tcW w:w="818" w:type="dxa"/>
            <w:gridSpan w:val="2"/>
            <w:tcBorders>
              <w:top w:val="nil"/>
              <w:left w:val="nil"/>
              <w:bottom w:val="nil"/>
              <w:right w:val="nil"/>
            </w:tcBorders>
            <w:shd w:val="clear" w:color="auto" w:fill="auto"/>
            <w:noWrap/>
            <w:vAlign w:val="bottom"/>
            <w:hideMark/>
          </w:tcPr>
          <w:p w14:paraId="5B6697E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0.34</w:t>
            </w:r>
          </w:p>
        </w:tc>
        <w:tc>
          <w:tcPr>
            <w:tcW w:w="4955" w:type="dxa"/>
            <w:tcBorders>
              <w:top w:val="nil"/>
              <w:left w:val="nil"/>
              <w:bottom w:val="nil"/>
              <w:right w:val="nil"/>
            </w:tcBorders>
            <w:shd w:val="clear" w:color="auto" w:fill="auto"/>
            <w:noWrap/>
            <w:vAlign w:val="bottom"/>
            <w:hideMark/>
          </w:tcPr>
          <w:p w14:paraId="5B6697E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Fullerton Municipal </w:t>
            </w:r>
          </w:p>
        </w:tc>
        <w:tc>
          <w:tcPr>
            <w:tcW w:w="1451" w:type="dxa"/>
            <w:gridSpan w:val="2"/>
            <w:tcBorders>
              <w:top w:val="nil"/>
              <w:left w:val="nil"/>
              <w:bottom w:val="nil"/>
              <w:right w:val="nil"/>
            </w:tcBorders>
            <w:shd w:val="clear" w:color="auto" w:fill="auto"/>
            <w:noWrap/>
            <w:vAlign w:val="bottom"/>
            <w:hideMark/>
          </w:tcPr>
          <w:p w14:paraId="5B6697E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33.87</w:t>
            </w:r>
          </w:p>
        </w:tc>
        <w:tc>
          <w:tcPr>
            <w:tcW w:w="1420" w:type="dxa"/>
            <w:gridSpan w:val="2"/>
            <w:tcBorders>
              <w:top w:val="nil"/>
              <w:left w:val="nil"/>
              <w:bottom w:val="nil"/>
              <w:right w:val="nil"/>
            </w:tcBorders>
            <w:shd w:val="clear" w:color="auto" w:fill="auto"/>
            <w:noWrap/>
            <w:vAlign w:val="bottom"/>
            <w:hideMark/>
          </w:tcPr>
          <w:p w14:paraId="5B6697E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–117.98</w:t>
            </w:r>
          </w:p>
        </w:tc>
        <w:tc>
          <w:tcPr>
            <w:tcW w:w="1293" w:type="dxa"/>
            <w:tcBorders>
              <w:top w:val="nil"/>
              <w:left w:val="nil"/>
              <w:bottom w:val="nil"/>
              <w:right w:val="nil"/>
            </w:tcBorders>
            <w:shd w:val="clear" w:color="auto" w:fill="auto"/>
            <w:noWrap/>
            <w:vAlign w:val="bottom"/>
            <w:hideMark/>
          </w:tcPr>
          <w:p w14:paraId="5B6697E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F6"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F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722977</w:t>
            </w:r>
          </w:p>
        </w:tc>
        <w:tc>
          <w:tcPr>
            <w:tcW w:w="818" w:type="dxa"/>
            <w:gridSpan w:val="2"/>
            <w:tcBorders>
              <w:top w:val="nil"/>
              <w:left w:val="nil"/>
              <w:bottom w:val="nil"/>
              <w:right w:val="nil"/>
            </w:tcBorders>
            <w:shd w:val="clear" w:color="auto" w:fill="auto"/>
            <w:noWrap/>
            <w:vAlign w:val="bottom"/>
            <w:hideMark/>
          </w:tcPr>
          <w:p w14:paraId="5B6697F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0.36</w:t>
            </w:r>
          </w:p>
        </w:tc>
        <w:tc>
          <w:tcPr>
            <w:tcW w:w="4955" w:type="dxa"/>
            <w:tcBorders>
              <w:top w:val="nil"/>
              <w:left w:val="nil"/>
              <w:bottom w:val="nil"/>
              <w:right w:val="nil"/>
            </w:tcBorders>
            <w:shd w:val="clear" w:color="auto" w:fill="auto"/>
            <w:noWrap/>
            <w:vAlign w:val="bottom"/>
            <w:hideMark/>
          </w:tcPr>
          <w:p w14:paraId="5B6697F2"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451" w:type="dxa"/>
            <w:gridSpan w:val="2"/>
            <w:tcBorders>
              <w:top w:val="nil"/>
              <w:left w:val="nil"/>
              <w:bottom w:val="nil"/>
              <w:right w:val="nil"/>
            </w:tcBorders>
            <w:shd w:val="clear" w:color="auto" w:fill="auto"/>
            <w:noWrap/>
            <w:vAlign w:val="bottom"/>
            <w:hideMark/>
          </w:tcPr>
          <w:p w14:paraId="5B6697F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33.68</w:t>
            </w:r>
          </w:p>
        </w:tc>
        <w:tc>
          <w:tcPr>
            <w:tcW w:w="1420" w:type="dxa"/>
            <w:gridSpan w:val="2"/>
            <w:tcBorders>
              <w:top w:val="nil"/>
              <w:left w:val="nil"/>
              <w:bottom w:val="nil"/>
              <w:right w:val="nil"/>
            </w:tcBorders>
            <w:shd w:val="clear" w:color="auto" w:fill="auto"/>
            <w:noWrap/>
            <w:vAlign w:val="bottom"/>
            <w:hideMark/>
          </w:tcPr>
          <w:p w14:paraId="5B6697F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–117.87</w:t>
            </w:r>
          </w:p>
        </w:tc>
        <w:tc>
          <w:tcPr>
            <w:tcW w:w="1293" w:type="dxa"/>
            <w:tcBorders>
              <w:top w:val="nil"/>
              <w:left w:val="nil"/>
              <w:bottom w:val="nil"/>
              <w:right w:val="nil"/>
            </w:tcBorders>
            <w:shd w:val="clear" w:color="auto" w:fill="auto"/>
            <w:noWrap/>
            <w:vAlign w:val="bottom"/>
            <w:hideMark/>
          </w:tcPr>
          <w:p w14:paraId="5B6697F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FD"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F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723805</w:t>
            </w:r>
          </w:p>
        </w:tc>
        <w:tc>
          <w:tcPr>
            <w:tcW w:w="818" w:type="dxa"/>
            <w:gridSpan w:val="2"/>
            <w:tcBorders>
              <w:top w:val="nil"/>
              <w:left w:val="nil"/>
              <w:bottom w:val="nil"/>
              <w:right w:val="nil"/>
            </w:tcBorders>
            <w:shd w:val="clear" w:color="auto" w:fill="auto"/>
            <w:noWrap/>
            <w:vAlign w:val="bottom"/>
            <w:hideMark/>
          </w:tcPr>
          <w:p w14:paraId="5B6697F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5B6697F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Needles Airport </w:t>
            </w:r>
          </w:p>
        </w:tc>
        <w:tc>
          <w:tcPr>
            <w:tcW w:w="1451" w:type="dxa"/>
            <w:gridSpan w:val="2"/>
            <w:tcBorders>
              <w:top w:val="nil"/>
              <w:left w:val="nil"/>
              <w:bottom w:val="nil"/>
              <w:right w:val="nil"/>
            </w:tcBorders>
            <w:shd w:val="clear" w:color="auto" w:fill="auto"/>
            <w:noWrap/>
            <w:vAlign w:val="bottom"/>
            <w:hideMark/>
          </w:tcPr>
          <w:p w14:paraId="5B6697F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34.77</w:t>
            </w:r>
          </w:p>
        </w:tc>
        <w:tc>
          <w:tcPr>
            <w:tcW w:w="1420" w:type="dxa"/>
            <w:gridSpan w:val="2"/>
            <w:tcBorders>
              <w:top w:val="nil"/>
              <w:left w:val="nil"/>
              <w:bottom w:val="nil"/>
              <w:right w:val="nil"/>
            </w:tcBorders>
            <w:shd w:val="clear" w:color="auto" w:fill="auto"/>
            <w:noWrap/>
            <w:vAlign w:val="bottom"/>
            <w:hideMark/>
          </w:tcPr>
          <w:p w14:paraId="5B6697F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–114.62</w:t>
            </w:r>
          </w:p>
        </w:tc>
        <w:tc>
          <w:tcPr>
            <w:tcW w:w="1293" w:type="dxa"/>
            <w:tcBorders>
              <w:top w:val="nil"/>
              <w:left w:val="nil"/>
              <w:bottom w:val="nil"/>
              <w:right w:val="nil"/>
            </w:tcBorders>
            <w:shd w:val="clear" w:color="auto" w:fill="auto"/>
            <w:noWrap/>
            <w:vAlign w:val="bottom"/>
            <w:hideMark/>
          </w:tcPr>
          <w:p w14:paraId="5B6697F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04"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F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723810</w:t>
            </w:r>
          </w:p>
        </w:tc>
        <w:tc>
          <w:tcPr>
            <w:tcW w:w="818" w:type="dxa"/>
            <w:gridSpan w:val="2"/>
            <w:tcBorders>
              <w:top w:val="nil"/>
              <w:left w:val="nil"/>
              <w:bottom w:val="nil"/>
              <w:right w:val="nil"/>
            </w:tcBorders>
            <w:shd w:val="clear" w:color="auto" w:fill="auto"/>
            <w:noWrap/>
            <w:vAlign w:val="bottom"/>
            <w:hideMark/>
          </w:tcPr>
          <w:p w14:paraId="5B6697F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0.59</w:t>
            </w:r>
          </w:p>
        </w:tc>
        <w:tc>
          <w:tcPr>
            <w:tcW w:w="4955" w:type="dxa"/>
            <w:tcBorders>
              <w:top w:val="nil"/>
              <w:left w:val="nil"/>
              <w:bottom w:val="nil"/>
              <w:right w:val="nil"/>
            </w:tcBorders>
            <w:shd w:val="clear" w:color="auto" w:fill="auto"/>
            <w:noWrap/>
            <w:vAlign w:val="bottom"/>
            <w:hideMark/>
          </w:tcPr>
          <w:p w14:paraId="5B66980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Edwards AFB </w:t>
            </w:r>
          </w:p>
        </w:tc>
        <w:tc>
          <w:tcPr>
            <w:tcW w:w="1451" w:type="dxa"/>
            <w:gridSpan w:val="2"/>
            <w:tcBorders>
              <w:top w:val="nil"/>
              <w:left w:val="nil"/>
              <w:bottom w:val="nil"/>
              <w:right w:val="nil"/>
            </w:tcBorders>
            <w:shd w:val="clear" w:color="auto" w:fill="auto"/>
            <w:noWrap/>
            <w:vAlign w:val="bottom"/>
            <w:hideMark/>
          </w:tcPr>
          <w:p w14:paraId="5B66980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34.9</w:t>
            </w:r>
          </w:p>
        </w:tc>
        <w:tc>
          <w:tcPr>
            <w:tcW w:w="1420" w:type="dxa"/>
            <w:gridSpan w:val="2"/>
            <w:tcBorders>
              <w:top w:val="nil"/>
              <w:left w:val="nil"/>
              <w:bottom w:val="nil"/>
              <w:right w:val="nil"/>
            </w:tcBorders>
            <w:shd w:val="clear" w:color="auto" w:fill="auto"/>
            <w:noWrap/>
            <w:vAlign w:val="bottom"/>
            <w:hideMark/>
          </w:tcPr>
          <w:p w14:paraId="5B66980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–117.87</w:t>
            </w:r>
          </w:p>
        </w:tc>
        <w:tc>
          <w:tcPr>
            <w:tcW w:w="1293" w:type="dxa"/>
            <w:tcBorders>
              <w:top w:val="nil"/>
              <w:left w:val="nil"/>
              <w:bottom w:val="nil"/>
              <w:right w:val="nil"/>
            </w:tcBorders>
            <w:shd w:val="clear" w:color="auto" w:fill="auto"/>
            <w:noWrap/>
            <w:vAlign w:val="bottom"/>
            <w:hideMark/>
          </w:tcPr>
          <w:p w14:paraId="5B66980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0B"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0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723815</w:t>
            </w:r>
          </w:p>
        </w:tc>
        <w:tc>
          <w:tcPr>
            <w:tcW w:w="818" w:type="dxa"/>
            <w:gridSpan w:val="2"/>
            <w:tcBorders>
              <w:top w:val="nil"/>
              <w:left w:val="nil"/>
              <w:bottom w:val="nil"/>
              <w:right w:val="nil"/>
            </w:tcBorders>
            <w:shd w:val="clear" w:color="auto" w:fill="auto"/>
            <w:noWrap/>
            <w:vAlign w:val="bottom"/>
            <w:hideMark/>
          </w:tcPr>
          <w:p w14:paraId="5B66980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0.58</w:t>
            </w:r>
          </w:p>
        </w:tc>
        <w:tc>
          <w:tcPr>
            <w:tcW w:w="4955" w:type="dxa"/>
            <w:tcBorders>
              <w:top w:val="nil"/>
              <w:left w:val="nil"/>
              <w:bottom w:val="nil"/>
              <w:right w:val="nil"/>
            </w:tcBorders>
            <w:shd w:val="clear" w:color="auto" w:fill="auto"/>
            <w:noWrap/>
            <w:vAlign w:val="bottom"/>
            <w:hideMark/>
          </w:tcPr>
          <w:p w14:paraId="5B66980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451" w:type="dxa"/>
            <w:gridSpan w:val="2"/>
            <w:tcBorders>
              <w:top w:val="nil"/>
              <w:left w:val="nil"/>
              <w:bottom w:val="nil"/>
              <w:right w:val="nil"/>
            </w:tcBorders>
            <w:shd w:val="clear" w:color="auto" w:fill="auto"/>
            <w:noWrap/>
            <w:vAlign w:val="bottom"/>
            <w:hideMark/>
          </w:tcPr>
          <w:p w14:paraId="5B66980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34.85</w:t>
            </w:r>
          </w:p>
        </w:tc>
        <w:tc>
          <w:tcPr>
            <w:tcW w:w="1420" w:type="dxa"/>
            <w:gridSpan w:val="2"/>
            <w:tcBorders>
              <w:top w:val="nil"/>
              <w:left w:val="nil"/>
              <w:bottom w:val="nil"/>
              <w:right w:val="nil"/>
            </w:tcBorders>
            <w:shd w:val="clear" w:color="auto" w:fill="auto"/>
            <w:noWrap/>
            <w:vAlign w:val="bottom"/>
            <w:hideMark/>
          </w:tcPr>
          <w:p w14:paraId="5B66980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–116.80</w:t>
            </w:r>
          </w:p>
        </w:tc>
        <w:tc>
          <w:tcPr>
            <w:tcW w:w="1293" w:type="dxa"/>
            <w:tcBorders>
              <w:top w:val="nil"/>
              <w:left w:val="nil"/>
              <w:bottom w:val="nil"/>
              <w:right w:val="nil"/>
            </w:tcBorders>
            <w:shd w:val="clear" w:color="auto" w:fill="auto"/>
            <w:noWrap/>
            <w:vAlign w:val="bottom"/>
            <w:hideMark/>
          </w:tcPr>
          <w:p w14:paraId="5B66980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12"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0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723816</w:t>
            </w:r>
          </w:p>
        </w:tc>
        <w:tc>
          <w:tcPr>
            <w:tcW w:w="818" w:type="dxa"/>
            <w:gridSpan w:val="2"/>
            <w:tcBorders>
              <w:top w:val="nil"/>
              <w:left w:val="nil"/>
              <w:bottom w:val="nil"/>
              <w:right w:val="nil"/>
            </w:tcBorders>
            <w:shd w:val="clear" w:color="auto" w:fill="auto"/>
            <w:noWrap/>
            <w:vAlign w:val="bottom"/>
            <w:hideMark/>
          </w:tcPr>
          <w:p w14:paraId="5B66980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0.62</w:t>
            </w:r>
          </w:p>
        </w:tc>
        <w:tc>
          <w:tcPr>
            <w:tcW w:w="4955" w:type="dxa"/>
            <w:tcBorders>
              <w:top w:val="nil"/>
              <w:left w:val="nil"/>
              <w:bottom w:val="nil"/>
              <w:right w:val="nil"/>
            </w:tcBorders>
            <w:shd w:val="clear" w:color="auto" w:fill="auto"/>
            <w:noWrap/>
            <w:vAlign w:val="bottom"/>
            <w:hideMark/>
          </w:tcPr>
          <w:p w14:paraId="5B66980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Lancaster Gen Wm Fox Field </w:t>
            </w:r>
          </w:p>
        </w:tc>
        <w:tc>
          <w:tcPr>
            <w:tcW w:w="1451" w:type="dxa"/>
            <w:gridSpan w:val="2"/>
            <w:tcBorders>
              <w:top w:val="nil"/>
              <w:left w:val="nil"/>
              <w:bottom w:val="nil"/>
              <w:right w:val="nil"/>
            </w:tcBorders>
            <w:shd w:val="clear" w:color="auto" w:fill="auto"/>
            <w:noWrap/>
            <w:vAlign w:val="bottom"/>
            <w:hideMark/>
          </w:tcPr>
          <w:p w14:paraId="5B66980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34.73</w:t>
            </w:r>
          </w:p>
        </w:tc>
        <w:tc>
          <w:tcPr>
            <w:tcW w:w="1420" w:type="dxa"/>
            <w:gridSpan w:val="2"/>
            <w:tcBorders>
              <w:top w:val="nil"/>
              <w:left w:val="nil"/>
              <w:bottom w:val="nil"/>
              <w:right w:val="nil"/>
            </w:tcBorders>
            <w:shd w:val="clear" w:color="auto" w:fill="auto"/>
            <w:noWrap/>
            <w:vAlign w:val="bottom"/>
            <w:hideMark/>
          </w:tcPr>
          <w:p w14:paraId="5B66981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–118.22</w:t>
            </w:r>
          </w:p>
        </w:tc>
        <w:tc>
          <w:tcPr>
            <w:tcW w:w="1293" w:type="dxa"/>
            <w:tcBorders>
              <w:top w:val="nil"/>
              <w:left w:val="nil"/>
              <w:bottom w:val="nil"/>
              <w:right w:val="nil"/>
            </w:tcBorders>
            <w:shd w:val="clear" w:color="auto" w:fill="auto"/>
            <w:noWrap/>
            <w:vAlign w:val="bottom"/>
            <w:hideMark/>
          </w:tcPr>
          <w:p w14:paraId="5B66981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19"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1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723820</w:t>
            </w:r>
          </w:p>
        </w:tc>
        <w:tc>
          <w:tcPr>
            <w:tcW w:w="818" w:type="dxa"/>
            <w:gridSpan w:val="2"/>
            <w:tcBorders>
              <w:top w:val="nil"/>
              <w:left w:val="nil"/>
              <w:bottom w:val="nil"/>
              <w:right w:val="nil"/>
            </w:tcBorders>
            <w:shd w:val="clear" w:color="auto" w:fill="auto"/>
            <w:noWrap/>
            <w:vAlign w:val="bottom"/>
            <w:hideMark/>
          </w:tcPr>
          <w:p w14:paraId="5B66981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0.57</w:t>
            </w:r>
          </w:p>
        </w:tc>
        <w:tc>
          <w:tcPr>
            <w:tcW w:w="4955" w:type="dxa"/>
            <w:tcBorders>
              <w:top w:val="nil"/>
              <w:left w:val="nil"/>
              <w:bottom w:val="nil"/>
              <w:right w:val="nil"/>
            </w:tcBorders>
            <w:shd w:val="clear" w:color="auto" w:fill="auto"/>
            <w:noWrap/>
            <w:vAlign w:val="bottom"/>
            <w:hideMark/>
          </w:tcPr>
          <w:p w14:paraId="5B66981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Palmdale Airport </w:t>
            </w:r>
          </w:p>
        </w:tc>
        <w:tc>
          <w:tcPr>
            <w:tcW w:w="1451" w:type="dxa"/>
            <w:gridSpan w:val="2"/>
            <w:tcBorders>
              <w:top w:val="nil"/>
              <w:left w:val="nil"/>
              <w:bottom w:val="nil"/>
              <w:right w:val="nil"/>
            </w:tcBorders>
            <w:shd w:val="clear" w:color="auto" w:fill="auto"/>
            <w:noWrap/>
            <w:vAlign w:val="bottom"/>
            <w:hideMark/>
          </w:tcPr>
          <w:p w14:paraId="5B66981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34.63</w:t>
            </w:r>
          </w:p>
        </w:tc>
        <w:tc>
          <w:tcPr>
            <w:tcW w:w="1420" w:type="dxa"/>
            <w:gridSpan w:val="2"/>
            <w:tcBorders>
              <w:top w:val="nil"/>
              <w:left w:val="nil"/>
              <w:bottom w:val="nil"/>
              <w:right w:val="nil"/>
            </w:tcBorders>
            <w:shd w:val="clear" w:color="auto" w:fill="auto"/>
            <w:noWrap/>
            <w:vAlign w:val="bottom"/>
            <w:hideMark/>
          </w:tcPr>
          <w:p w14:paraId="5B66981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–118.08</w:t>
            </w:r>
          </w:p>
        </w:tc>
        <w:tc>
          <w:tcPr>
            <w:tcW w:w="1293" w:type="dxa"/>
            <w:tcBorders>
              <w:top w:val="nil"/>
              <w:left w:val="nil"/>
              <w:bottom w:val="nil"/>
              <w:right w:val="nil"/>
            </w:tcBorders>
            <w:shd w:val="clear" w:color="auto" w:fill="auto"/>
            <w:noWrap/>
            <w:vAlign w:val="bottom"/>
            <w:hideMark/>
          </w:tcPr>
          <w:p w14:paraId="5B66981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20"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1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723830</w:t>
            </w:r>
          </w:p>
        </w:tc>
        <w:tc>
          <w:tcPr>
            <w:tcW w:w="818" w:type="dxa"/>
            <w:gridSpan w:val="2"/>
            <w:tcBorders>
              <w:top w:val="nil"/>
              <w:left w:val="nil"/>
              <w:bottom w:val="nil"/>
              <w:right w:val="nil"/>
            </w:tcBorders>
            <w:shd w:val="clear" w:color="auto" w:fill="auto"/>
            <w:noWrap/>
            <w:vAlign w:val="bottom"/>
            <w:hideMark/>
          </w:tcPr>
          <w:p w14:paraId="5B66981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0.68</w:t>
            </w:r>
          </w:p>
        </w:tc>
        <w:tc>
          <w:tcPr>
            <w:tcW w:w="4955" w:type="dxa"/>
            <w:tcBorders>
              <w:top w:val="nil"/>
              <w:left w:val="nil"/>
              <w:bottom w:val="nil"/>
              <w:right w:val="nil"/>
            </w:tcBorders>
            <w:shd w:val="clear" w:color="auto" w:fill="auto"/>
            <w:noWrap/>
            <w:vAlign w:val="bottom"/>
            <w:hideMark/>
          </w:tcPr>
          <w:p w14:paraId="5B66981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Sandberg </w:t>
            </w:r>
          </w:p>
        </w:tc>
        <w:tc>
          <w:tcPr>
            <w:tcW w:w="1451" w:type="dxa"/>
            <w:gridSpan w:val="2"/>
            <w:tcBorders>
              <w:top w:val="nil"/>
              <w:left w:val="nil"/>
              <w:bottom w:val="nil"/>
              <w:right w:val="nil"/>
            </w:tcBorders>
            <w:shd w:val="clear" w:color="auto" w:fill="auto"/>
            <w:noWrap/>
            <w:vAlign w:val="bottom"/>
            <w:hideMark/>
          </w:tcPr>
          <w:p w14:paraId="5B66981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34.75</w:t>
            </w:r>
          </w:p>
        </w:tc>
        <w:tc>
          <w:tcPr>
            <w:tcW w:w="1420" w:type="dxa"/>
            <w:gridSpan w:val="2"/>
            <w:tcBorders>
              <w:top w:val="nil"/>
              <w:left w:val="nil"/>
              <w:bottom w:val="nil"/>
              <w:right w:val="nil"/>
            </w:tcBorders>
            <w:shd w:val="clear" w:color="auto" w:fill="auto"/>
            <w:noWrap/>
            <w:vAlign w:val="bottom"/>
            <w:hideMark/>
          </w:tcPr>
          <w:p w14:paraId="5B66981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–118.72</w:t>
            </w:r>
          </w:p>
        </w:tc>
        <w:tc>
          <w:tcPr>
            <w:tcW w:w="1293" w:type="dxa"/>
            <w:tcBorders>
              <w:top w:val="nil"/>
              <w:left w:val="nil"/>
              <w:bottom w:val="nil"/>
              <w:right w:val="nil"/>
            </w:tcBorders>
            <w:shd w:val="clear" w:color="auto" w:fill="auto"/>
            <w:noWrap/>
            <w:vAlign w:val="bottom"/>
            <w:hideMark/>
          </w:tcPr>
          <w:p w14:paraId="5B66981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27"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2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723840</w:t>
            </w:r>
          </w:p>
        </w:tc>
        <w:tc>
          <w:tcPr>
            <w:tcW w:w="818" w:type="dxa"/>
            <w:gridSpan w:val="2"/>
            <w:tcBorders>
              <w:top w:val="nil"/>
              <w:left w:val="nil"/>
              <w:bottom w:val="nil"/>
              <w:right w:val="nil"/>
            </w:tcBorders>
            <w:shd w:val="clear" w:color="auto" w:fill="auto"/>
            <w:noWrap/>
            <w:vAlign w:val="bottom"/>
            <w:hideMark/>
          </w:tcPr>
          <w:p w14:paraId="5B66982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5B66982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451" w:type="dxa"/>
            <w:gridSpan w:val="2"/>
            <w:tcBorders>
              <w:top w:val="nil"/>
              <w:left w:val="nil"/>
              <w:bottom w:val="nil"/>
              <w:right w:val="nil"/>
            </w:tcBorders>
            <w:shd w:val="clear" w:color="auto" w:fill="auto"/>
            <w:noWrap/>
            <w:vAlign w:val="bottom"/>
            <w:hideMark/>
          </w:tcPr>
          <w:p w14:paraId="5B66982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35.43</w:t>
            </w:r>
          </w:p>
        </w:tc>
        <w:tc>
          <w:tcPr>
            <w:tcW w:w="1420" w:type="dxa"/>
            <w:gridSpan w:val="2"/>
            <w:tcBorders>
              <w:top w:val="nil"/>
              <w:left w:val="nil"/>
              <w:bottom w:val="nil"/>
              <w:right w:val="nil"/>
            </w:tcBorders>
            <w:shd w:val="clear" w:color="auto" w:fill="auto"/>
            <w:noWrap/>
            <w:vAlign w:val="bottom"/>
            <w:hideMark/>
          </w:tcPr>
          <w:p w14:paraId="5B66982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–119.05</w:t>
            </w:r>
          </w:p>
        </w:tc>
        <w:tc>
          <w:tcPr>
            <w:tcW w:w="1293" w:type="dxa"/>
            <w:tcBorders>
              <w:top w:val="nil"/>
              <w:left w:val="nil"/>
              <w:bottom w:val="nil"/>
              <w:right w:val="nil"/>
            </w:tcBorders>
            <w:shd w:val="clear" w:color="auto" w:fill="auto"/>
            <w:noWrap/>
            <w:vAlign w:val="bottom"/>
            <w:hideMark/>
          </w:tcPr>
          <w:p w14:paraId="5B66982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2E"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2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723890</w:t>
            </w:r>
          </w:p>
        </w:tc>
        <w:tc>
          <w:tcPr>
            <w:tcW w:w="818" w:type="dxa"/>
            <w:gridSpan w:val="2"/>
            <w:tcBorders>
              <w:top w:val="nil"/>
              <w:left w:val="nil"/>
              <w:bottom w:val="nil"/>
              <w:right w:val="nil"/>
            </w:tcBorders>
            <w:shd w:val="clear" w:color="auto" w:fill="auto"/>
            <w:noWrap/>
            <w:vAlign w:val="bottom"/>
            <w:hideMark/>
          </w:tcPr>
          <w:p w14:paraId="5B66982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82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451" w:type="dxa"/>
            <w:gridSpan w:val="2"/>
            <w:tcBorders>
              <w:top w:val="nil"/>
              <w:left w:val="nil"/>
              <w:bottom w:val="nil"/>
              <w:right w:val="nil"/>
            </w:tcBorders>
            <w:shd w:val="clear" w:color="auto" w:fill="auto"/>
            <w:noWrap/>
            <w:vAlign w:val="bottom"/>
            <w:hideMark/>
          </w:tcPr>
          <w:p w14:paraId="5B66982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36.78</w:t>
            </w:r>
          </w:p>
        </w:tc>
        <w:tc>
          <w:tcPr>
            <w:tcW w:w="1420" w:type="dxa"/>
            <w:gridSpan w:val="2"/>
            <w:tcBorders>
              <w:top w:val="nil"/>
              <w:left w:val="nil"/>
              <w:bottom w:val="nil"/>
              <w:right w:val="nil"/>
            </w:tcBorders>
            <w:shd w:val="clear" w:color="auto" w:fill="auto"/>
            <w:noWrap/>
            <w:vAlign w:val="bottom"/>
            <w:hideMark/>
          </w:tcPr>
          <w:p w14:paraId="5B66982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–119.72</w:t>
            </w:r>
          </w:p>
        </w:tc>
        <w:tc>
          <w:tcPr>
            <w:tcW w:w="1293" w:type="dxa"/>
            <w:tcBorders>
              <w:top w:val="nil"/>
              <w:left w:val="nil"/>
              <w:bottom w:val="nil"/>
              <w:right w:val="nil"/>
            </w:tcBorders>
            <w:shd w:val="clear" w:color="auto" w:fill="auto"/>
            <w:noWrap/>
            <w:vAlign w:val="bottom"/>
            <w:hideMark/>
          </w:tcPr>
          <w:p w14:paraId="5B66982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35"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2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723895</w:t>
            </w:r>
          </w:p>
        </w:tc>
        <w:tc>
          <w:tcPr>
            <w:tcW w:w="818" w:type="dxa"/>
            <w:gridSpan w:val="2"/>
            <w:tcBorders>
              <w:top w:val="nil"/>
              <w:left w:val="nil"/>
              <w:bottom w:val="nil"/>
              <w:right w:val="nil"/>
            </w:tcBorders>
            <w:shd w:val="clear" w:color="auto" w:fill="auto"/>
            <w:noWrap/>
            <w:vAlign w:val="bottom"/>
            <w:hideMark/>
          </w:tcPr>
          <w:p w14:paraId="5B66983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5B66983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Porterville (AWOS) </w:t>
            </w:r>
          </w:p>
        </w:tc>
        <w:tc>
          <w:tcPr>
            <w:tcW w:w="1451" w:type="dxa"/>
            <w:gridSpan w:val="2"/>
            <w:tcBorders>
              <w:top w:val="nil"/>
              <w:left w:val="nil"/>
              <w:bottom w:val="nil"/>
              <w:right w:val="nil"/>
            </w:tcBorders>
            <w:shd w:val="clear" w:color="auto" w:fill="auto"/>
            <w:noWrap/>
            <w:vAlign w:val="bottom"/>
            <w:hideMark/>
          </w:tcPr>
          <w:p w14:paraId="5B66983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36.03</w:t>
            </w:r>
          </w:p>
        </w:tc>
        <w:tc>
          <w:tcPr>
            <w:tcW w:w="1420" w:type="dxa"/>
            <w:gridSpan w:val="2"/>
            <w:tcBorders>
              <w:top w:val="nil"/>
              <w:left w:val="nil"/>
              <w:bottom w:val="nil"/>
              <w:right w:val="nil"/>
            </w:tcBorders>
            <w:shd w:val="clear" w:color="auto" w:fill="auto"/>
            <w:noWrap/>
            <w:vAlign w:val="bottom"/>
            <w:hideMark/>
          </w:tcPr>
          <w:p w14:paraId="5B66983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–119.07</w:t>
            </w:r>
          </w:p>
        </w:tc>
        <w:tc>
          <w:tcPr>
            <w:tcW w:w="1293" w:type="dxa"/>
            <w:tcBorders>
              <w:top w:val="nil"/>
              <w:left w:val="nil"/>
              <w:bottom w:val="nil"/>
              <w:right w:val="nil"/>
            </w:tcBorders>
            <w:shd w:val="clear" w:color="auto" w:fill="auto"/>
            <w:noWrap/>
            <w:vAlign w:val="bottom"/>
            <w:hideMark/>
          </w:tcPr>
          <w:p w14:paraId="5B66983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3C"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3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723896</w:t>
            </w:r>
          </w:p>
        </w:tc>
        <w:tc>
          <w:tcPr>
            <w:tcW w:w="818" w:type="dxa"/>
            <w:gridSpan w:val="2"/>
            <w:tcBorders>
              <w:top w:val="nil"/>
              <w:left w:val="nil"/>
              <w:bottom w:val="nil"/>
              <w:right w:val="nil"/>
            </w:tcBorders>
            <w:shd w:val="clear" w:color="auto" w:fill="auto"/>
            <w:noWrap/>
            <w:vAlign w:val="bottom"/>
            <w:hideMark/>
          </w:tcPr>
          <w:p w14:paraId="5B66983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5B66983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Visalia Muni (AWOS) </w:t>
            </w:r>
          </w:p>
        </w:tc>
        <w:tc>
          <w:tcPr>
            <w:tcW w:w="1451" w:type="dxa"/>
            <w:gridSpan w:val="2"/>
            <w:tcBorders>
              <w:top w:val="nil"/>
              <w:left w:val="nil"/>
              <w:bottom w:val="nil"/>
              <w:right w:val="nil"/>
            </w:tcBorders>
            <w:shd w:val="clear" w:color="auto" w:fill="auto"/>
            <w:noWrap/>
            <w:vAlign w:val="bottom"/>
            <w:hideMark/>
          </w:tcPr>
          <w:p w14:paraId="5B66983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36.32</w:t>
            </w:r>
          </w:p>
        </w:tc>
        <w:tc>
          <w:tcPr>
            <w:tcW w:w="1420" w:type="dxa"/>
            <w:gridSpan w:val="2"/>
            <w:tcBorders>
              <w:top w:val="nil"/>
              <w:left w:val="nil"/>
              <w:bottom w:val="nil"/>
              <w:right w:val="nil"/>
            </w:tcBorders>
            <w:shd w:val="clear" w:color="auto" w:fill="auto"/>
            <w:noWrap/>
            <w:vAlign w:val="bottom"/>
            <w:hideMark/>
          </w:tcPr>
          <w:p w14:paraId="5B66983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–119.40</w:t>
            </w:r>
          </w:p>
        </w:tc>
        <w:tc>
          <w:tcPr>
            <w:tcW w:w="1293" w:type="dxa"/>
            <w:tcBorders>
              <w:top w:val="nil"/>
              <w:left w:val="nil"/>
              <w:bottom w:val="nil"/>
              <w:right w:val="nil"/>
            </w:tcBorders>
            <w:shd w:val="clear" w:color="auto" w:fill="auto"/>
            <w:noWrap/>
            <w:vAlign w:val="bottom"/>
            <w:hideMark/>
          </w:tcPr>
          <w:p w14:paraId="5B66983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43"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3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723910</w:t>
            </w:r>
          </w:p>
        </w:tc>
        <w:tc>
          <w:tcPr>
            <w:tcW w:w="818" w:type="dxa"/>
            <w:gridSpan w:val="2"/>
            <w:tcBorders>
              <w:top w:val="nil"/>
              <w:left w:val="nil"/>
              <w:bottom w:val="nil"/>
              <w:right w:val="nil"/>
            </w:tcBorders>
            <w:shd w:val="clear" w:color="auto" w:fill="auto"/>
            <w:noWrap/>
            <w:vAlign w:val="bottom"/>
            <w:hideMark/>
          </w:tcPr>
          <w:p w14:paraId="5B66983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83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Point Mugu Nf </w:t>
            </w:r>
          </w:p>
        </w:tc>
        <w:tc>
          <w:tcPr>
            <w:tcW w:w="1451" w:type="dxa"/>
            <w:gridSpan w:val="2"/>
            <w:tcBorders>
              <w:top w:val="nil"/>
              <w:left w:val="nil"/>
              <w:bottom w:val="nil"/>
              <w:right w:val="nil"/>
            </w:tcBorders>
            <w:shd w:val="clear" w:color="auto" w:fill="auto"/>
            <w:noWrap/>
            <w:vAlign w:val="bottom"/>
            <w:hideMark/>
          </w:tcPr>
          <w:p w14:paraId="5B66984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34.12</w:t>
            </w:r>
          </w:p>
        </w:tc>
        <w:tc>
          <w:tcPr>
            <w:tcW w:w="1420" w:type="dxa"/>
            <w:gridSpan w:val="2"/>
            <w:tcBorders>
              <w:top w:val="nil"/>
              <w:left w:val="nil"/>
              <w:bottom w:val="nil"/>
              <w:right w:val="nil"/>
            </w:tcBorders>
            <w:shd w:val="clear" w:color="auto" w:fill="auto"/>
            <w:noWrap/>
            <w:vAlign w:val="bottom"/>
            <w:hideMark/>
          </w:tcPr>
          <w:p w14:paraId="5B66984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–119.12</w:t>
            </w:r>
          </w:p>
        </w:tc>
        <w:tc>
          <w:tcPr>
            <w:tcW w:w="1293" w:type="dxa"/>
            <w:tcBorders>
              <w:top w:val="nil"/>
              <w:left w:val="nil"/>
              <w:bottom w:val="nil"/>
              <w:right w:val="nil"/>
            </w:tcBorders>
            <w:shd w:val="clear" w:color="auto" w:fill="auto"/>
            <w:noWrap/>
            <w:vAlign w:val="bottom"/>
            <w:hideMark/>
          </w:tcPr>
          <w:p w14:paraId="5B66984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4A"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4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723925</w:t>
            </w:r>
          </w:p>
        </w:tc>
        <w:tc>
          <w:tcPr>
            <w:tcW w:w="818" w:type="dxa"/>
            <w:gridSpan w:val="2"/>
            <w:tcBorders>
              <w:top w:val="nil"/>
              <w:left w:val="nil"/>
              <w:bottom w:val="nil"/>
              <w:right w:val="nil"/>
            </w:tcBorders>
            <w:shd w:val="clear" w:color="auto" w:fill="auto"/>
            <w:noWrap/>
            <w:vAlign w:val="bottom"/>
            <w:hideMark/>
          </w:tcPr>
          <w:p w14:paraId="5B66984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0.44</w:t>
            </w:r>
          </w:p>
        </w:tc>
        <w:tc>
          <w:tcPr>
            <w:tcW w:w="4955" w:type="dxa"/>
            <w:tcBorders>
              <w:top w:val="nil"/>
              <w:left w:val="nil"/>
              <w:bottom w:val="nil"/>
              <w:right w:val="nil"/>
            </w:tcBorders>
            <w:shd w:val="clear" w:color="auto" w:fill="auto"/>
            <w:noWrap/>
            <w:vAlign w:val="bottom"/>
            <w:hideMark/>
          </w:tcPr>
          <w:p w14:paraId="5B669846"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51" w:type="dxa"/>
            <w:gridSpan w:val="2"/>
            <w:tcBorders>
              <w:top w:val="nil"/>
              <w:left w:val="nil"/>
              <w:bottom w:val="nil"/>
              <w:right w:val="nil"/>
            </w:tcBorders>
            <w:shd w:val="clear" w:color="auto" w:fill="auto"/>
            <w:noWrap/>
            <w:vAlign w:val="bottom"/>
            <w:hideMark/>
          </w:tcPr>
          <w:p w14:paraId="5B66984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34.43</w:t>
            </w:r>
          </w:p>
        </w:tc>
        <w:tc>
          <w:tcPr>
            <w:tcW w:w="1420" w:type="dxa"/>
            <w:gridSpan w:val="2"/>
            <w:tcBorders>
              <w:top w:val="nil"/>
              <w:left w:val="nil"/>
              <w:bottom w:val="nil"/>
              <w:right w:val="nil"/>
            </w:tcBorders>
            <w:shd w:val="clear" w:color="auto" w:fill="auto"/>
            <w:noWrap/>
            <w:vAlign w:val="bottom"/>
            <w:hideMark/>
          </w:tcPr>
          <w:p w14:paraId="5B66984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–119.85</w:t>
            </w:r>
          </w:p>
        </w:tc>
        <w:tc>
          <w:tcPr>
            <w:tcW w:w="1293" w:type="dxa"/>
            <w:tcBorders>
              <w:top w:val="nil"/>
              <w:left w:val="nil"/>
              <w:bottom w:val="nil"/>
              <w:right w:val="nil"/>
            </w:tcBorders>
            <w:shd w:val="clear" w:color="auto" w:fill="auto"/>
            <w:noWrap/>
            <w:vAlign w:val="bottom"/>
            <w:hideMark/>
          </w:tcPr>
          <w:p w14:paraId="5B66984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51"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4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723926</w:t>
            </w:r>
          </w:p>
        </w:tc>
        <w:tc>
          <w:tcPr>
            <w:tcW w:w="818" w:type="dxa"/>
            <w:gridSpan w:val="2"/>
            <w:tcBorders>
              <w:top w:val="nil"/>
              <w:left w:val="nil"/>
              <w:bottom w:val="nil"/>
              <w:right w:val="nil"/>
            </w:tcBorders>
            <w:shd w:val="clear" w:color="auto" w:fill="auto"/>
            <w:noWrap/>
            <w:vAlign w:val="bottom"/>
            <w:hideMark/>
          </w:tcPr>
          <w:p w14:paraId="5B66984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5B66984D"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Camarillo (AWOS) </w:t>
            </w:r>
          </w:p>
        </w:tc>
        <w:tc>
          <w:tcPr>
            <w:tcW w:w="1451" w:type="dxa"/>
            <w:gridSpan w:val="2"/>
            <w:tcBorders>
              <w:top w:val="nil"/>
              <w:left w:val="nil"/>
              <w:bottom w:val="nil"/>
              <w:right w:val="nil"/>
            </w:tcBorders>
            <w:shd w:val="clear" w:color="auto" w:fill="auto"/>
            <w:noWrap/>
            <w:vAlign w:val="bottom"/>
            <w:hideMark/>
          </w:tcPr>
          <w:p w14:paraId="5B66984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34.22</w:t>
            </w:r>
          </w:p>
        </w:tc>
        <w:tc>
          <w:tcPr>
            <w:tcW w:w="1420" w:type="dxa"/>
            <w:gridSpan w:val="2"/>
            <w:tcBorders>
              <w:top w:val="nil"/>
              <w:left w:val="nil"/>
              <w:bottom w:val="nil"/>
              <w:right w:val="nil"/>
            </w:tcBorders>
            <w:shd w:val="clear" w:color="auto" w:fill="auto"/>
            <w:noWrap/>
            <w:vAlign w:val="bottom"/>
            <w:hideMark/>
          </w:tcPr>
          <w:p w14:paraId="5B66984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–119.08</w:t>
            </w:r>
          </w:p>
        </w:tc>
        <w:tc>
          <w:tcPr>
            <w:tcW w:w="1293" w:type="dxa"/>
            <w:tcBorders>
              <w:top w:val="nil"/>
              <w:left w:val="nil"/>
              <w:bottom w:val="nil"/>
              <w:right w:val="nil"/>
            </w:tcBorders>
            <w:shd w:val="clear" w:color="auto" w:fill="auto"/>
            <w:noWrap/>
            <w:vAlign w:val="bottom"/>
            <w:hideMark/>
          </w:tcPr>
          <w:p w14:paraId="5B66985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58"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5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723927</w:t>
            </w:r>
          </w:p>
        </w:tc>
        <w:tc>
          <w:tcPr>
            <w:tcW w:w="818" w:type="dxa"/>
            <w:gridSpan w:val="2"/>
            <w:tcBorders>
              <w:top w:val="nil"/>
              <w:left w:val="nil"/>
              <w:bottom w:val="nil"/>
              <w:right w:val="nil"/>
            </w:tcBorders>
            <w:shd w:val="clear" w:color="auto" w:fill="auto"/>
            <w:noWrap/>
            <w:vAlign w:val="bottom"/>
            <w:hideMark/>
          </w:tcPr>
          <w:p w14:paraId="5B66985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854"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Oxnard Airport </w:t>
            </w:r>
          </w:p>
        </w:tc>
        <w:tc>
          <w:tcPr>
            <w:tcW w:w="1451" w:type="dxa"/>
            <w:gridSpan w:val="2"/>
            <w:tcBorders>
              <w:top w:val="nil"/>
              <w:left w:val="nil"/>
              <w:bottom w:val="nil"/>
              <w:right w:val="nil"/>
            </w:tcBorders>
            <w:shd w:val="clear" w:color="auto" w:fill="auto"/>
            <w:noWrap/>
            <w:vAlign w:val="bottom"/>
            <w:hideMark/>
          </w:tcPr>
          <w:p w14:paraId="5B66985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34.2</w:t>
            </w:r>
          </w:p>
        </w:tc>
        <w:tc>
          <w:tcPr>
            <w:tcW w:w="1420" w:type="dxa"/>
            <w:gridSpan w:val="2"/>
            <w:tcBorders>
              <w:top w:val="nil"/>
              <w:left w:val="nil"/>
              <w:bottom w:val="nil"/>
              <w:right w:val="nil"/>
            </w:tcBorders>
            <w:shd w:val="clear" w:color="auto" w:fill="auto"/>
            <w:noWrap/>
            <w:vAlign w:val="bottom"/>
            <w:hideMark/>
          </w:tcPr>
          <w:p w14:paraId="5B66985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–119.20</w:t>
            </w:r>
          </w:p>
        </w:tc>
        <w:tc>
          <w:tcPr>
            <w:tcW w:w="1293" w:type="dxa"/>
            <w:tcBorders>
              <w:top w:val="nil"/>
              <w:left w:val="nil"/>
              <w:bottom w:val="nil"/>
              <w:right w:val="nil"/>
            </w:tcBorders>
            <w:shd w:val="clear" w:color="auto" w:fill="auto"/>
            <w:noWrap/>
            <w:vAlign w:val="bottom"/>
            <w:hideMark/>
          </w:tcPr>
          <w:p w14:paraId="5B66985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5F"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5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723940</w:t>
            </w:r>
          </w:p>
        </w:tc>
        <w:tc>
          <w:tcPr>
            <w:tcW w:w="818" w:type="dxa"/>
            <w:gridSpan w:val="2"/>
            <w:tcBorders>
              <w:top w:val="nil"/>
              <w:left w:val="nil"/>
              <w:bottom w:val="nil"/>
              <w:right w:val="nil"/>
            </w:tcBorders>
            <w:shd w:val="clear" w:color="auto" w:fill="auto"/>
            <w:noWrap/>
            <w:vAlign w:val="bottom"/>
            <w:hideMark/>
          </w:tcPr>
          <w:p w14:paraId="5B66985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0.52</w:t>
            </w:r>
          </w:p>
        </w:tc>
        <w:tc>
          <w:tcPr>
            <w:tcW w:w="4955" w:type="dxa"/>
            <w:tcBorders>
              <w:top w:val="nil"/>
              <w:left w:val="nil"/>
              <w:bottom w:val="nil"/>
              <w:right w:val="nil"/>
            </w:tcBorders>
            <w:shd w:val="clear" w:color="auto" w:fill="auto"/>
            <w:noWrap/>
            <w:vAlign w:val="bottom"/>
            <w:hideMark/>
          </w:tcPr>
          <w:p w14:paraId="5B66985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Maria Public Arpt </w:t>
            </w:r>
          </w:p>
        </w:tc>
        <w:tc>
          <w:tcPr>
            <w:tcW w:w="1451" w:type="dxa"/>
            <w:gridSpan w:val="2"/>
            <w:tcBorders>
              <w:top w:val="nil"/>
              <w:left w:val="nil"/>
              <w:bottom w:val="nil"/>
              <w:right w:val="nil"/>
            </w:tcBorders>
            <w:shd w:val="clear" w:color="auto" w:fill="auto"/>
            <w:noWrap/>
            <w:vAlign w:val="bottom"/>
            <w:hideMark/>
          </w:tcPr>
          <w:p w14:paraId="5B66985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34.92</w:t>
            </w:r>
          </w:p>
        </w:tc>
        <w:tc>
          <w:tcPr>
            <w:tcW w:w="1420" w:type="dxa"/>
            <w:gridSpan w:val="2"/>
            <w:tcBorders>
              <w:top w:val="nil"/>
              <w:left w:val="nil"/>
              <w:bottom w:val="nil"/>
              <w:right w:val="nil"/>
            </w:tcBorders>
            <w:shd w:val="clear" w:color="auto" w:fill="auto"/>
            <w:noWrap/>
            <w:vAlign w:val="bottom"/>
            <w:hideMark/>
          </w:tcPr>
          <w:p w14:paraId="5B66985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bottom"/>
            <w:hideMark/>
          </w:tcPr>
          <w:p w14:paraId="5B66985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66"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6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723965</w:t>
            </w:r>
          </w:p>
        </w:tc>
        <w:tc>
          <w:tcPr>
            <w:tcW w:w="818" w:type="dxa"/>
            <w:gridSpan w:val="2"/>
            <w:tcBorders>
              <w:top w:val="nil"/>
              <w:left w:val="nil"/>
              <w:bottom w:val="nil"/>
              <w:right w:val="nil"/>
            </w:tcBorders>
            <w:shd w:val="clear" w:color="auto" w:fill="auto"/>
            <w:noWrap/>
            <w:vAlign w:val="bottom"/>
            <w:hideMark/>
          </w:tcPr>
          <w:p w14:paraId="5B66986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5B669862"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Paso Robles Municipal Arpt </w:t>
            </w:r>
          </w:p>
        </w:tc>
        <w:tc>
          <w:tcPr>
            <w:tcW w:w="1451" w:type="dxa"/>
            <w:gridSpan w:val="2"/>
            <w:tcBorders>
              <w:top w:val="nil"/>
              <w:left w:val="nil"/>
              <w:bottom w:val="nil"/>
              <w:right w:val="nil"/>
            </w:tcBorders>
            <w:shd w:val="clear" w:color="auto" w:fill="auto"/>
            <w:noWrap/>
            <w:vAlign w:val="bottom"/>
            <w:hideMark/>
          </w:tcPr>
          <w:p w14:paraId="5B66986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35.67</w:t>
            </w:r>
          </w:p>
        </w:tc>
        <w:tc>
          <w:tcPr>
            <w:tcW w:w="1420" w:type="dxa"/>
            <w:gridSpan w:val="2"/>
            <w:tcBorders>
              <w:top w:val="nil"/>
              <w:left w:val="nil"/>
              <w:bottom w:val="nil"/>
              <w:right w:val="nil"/>
            </w:tcBorders>
            <w:shd w:val="clear" w:color="auto" w:fill="auto"/>
            <w:noWrap/>
            <w:vAlign w:val="bottom"/>
            <w:hideMark/>
          </w:tcPr>
          <w:p w14:paraId="5B66986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bottom"/>
            <w:hideMark/>
          </w:tcPr>
          <w:p w14:paraId="5B66986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6D"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6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724800</w:t>
            </w:r>
          </w:p>
        </w:tc>
        <w:tc>
          <w:tcPr>
            <w:tcW w:w="818" w:type="dxa"/>
            <w:gridSpan w:val="2"/>
            <w:tcBorders>
              <w:top w:val="nil"/>
              <w:left w:val="nil"/>
              <w:bottom w:val="nil"/>
              <w:right w:val="nil"/>
            </w:tcBorders>
            <w:shd w:val="clear" w:color="auto" w:fill="auto"/>
            <w:noWrap/>
            <w:vAlign w:val="bottom"/>
            <w:hideMark/>
          </w:tcPr>
          <w:p w14:paraId="5B66986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5B66986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Bishop Airport </w:t>
            </w:r>
          </w:p>
        </w:tc>
        <w:tc>
          <w:tcPr>
            <w:tcW w:w="1451" w:type="dxa"/>
            <w:gridSpan w:val="2"/>
            <w:tcBorders>
              <w:top w:val="nil"/>
              <w:left w:val="nil"/>
              <w:bottom w:val="nil"/>
              <w:right w:val="nil"/>
            </w:tcBorders>
            <w:shd w:val="clear" w:color="auto" w:fill="auto"/>
            <w:noWrap/>
            <w:vAlign w:val="bottom"/>
            <w:hideMark/>
          </w:tcPr>
          <w:p w14:paraId="5B66986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bottom"/>
            <w:hideMark/>
          </w:tcPr>
          <w:p w14:paraId="5B66986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bottom w:val="nil"/>
              <w:right w:val="nil"/>
            </w:tcBorders>
            <w:shd w:val="clear" w:color="auto" w:fill="auto"/>
            <w:noWrap/>
            <w:vAlign w:val="bottom"/>
            <w:hideMark/>
          </w:tcPr>
          <w:p w14:paraId="5B66986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74"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6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724815</w:t>
            </w:r>
          </w:p>
        </w:tc>
        <w:tc>
          <w:tcPr>
            <w:tcW w:w="818" w:type="dxa"/>
            <w:gridSpan w:val="2"/>
            <w:tcBorders>
              <w:top w:val="nil"/>
              <w:left w:val="nil"/>
              <w:bottom w:val="nil"/>
              <w:right w:val="nil"/>
            </w:tcBorders>
            <w:shd w:val="clear" w:color="auto" w:fill="auto"/>
            <w:noWrap/>
            <w:vAlign w:val="bottom"/>
            <w:hideMark/>
          </w:tcPr>
          <w:p w14:paraId="5B66986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0.46</w:t>
            </w:r>
          </w:p>
        </w:tc>
        <w:tc>
          <w:tcPr>
            <w:tcW w:w="4955" w:type="dxa"/>
            <w:tcBorders>
              <w:top w:val="nil"/>
              <w:left w:val="nil"/>
              <w:bottom w:val="nil"/>
              <w:right w:val="nil"/>
            </w:tcBorders>
            <w:shd w:val="clear" w:color="auto" w:fill="auto"/>
            <w:noWrap/>
            <w:vAlign w:val="bottom"/>
            <w:hideMark/>
          </w:tcPr>
          <w:p w14:paraId="5B66987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Merced/Macready Fld </w:t>
            </w:r>
          </w:p>
        </w:tc>
        <w:tc>
          <w:tcPr>
            <w:tcW w:w="1451" w:type="dxa"/>
            <w:gridSpan w:val="2"/>
            <w:tcBorders>
              <w:top w:val="nil"/>
              <w:left w:val="nil"/>
              <w:bottom w:val="nil"/>
              <w:right w:val="nil"/>
            </w:tcBorders>
            <w:shd w:val="clear" w:color="auto" w:fill="auto"/>
            <w:noWrap/>
            <w:vAlign w:val="bottom"/>
            <w:hideMark/>
          </w:tcPr>
          <w:p w14:paraId="5B66987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37.28</w:t>
            </w:r>
          </w:p>
        </w:tc>
        <w:tc>
          <w:tcPr>
            <w:tcW w:w="1420" w:type="dxa"/>
            <w:gridSpan w:val="2"/>
            <w:tcBorders>
              <w:top w:val="nil"/>
              <w:left w:val="nil"/>
              <w:bottom w:val="nil"/>
              <w:right w:val="nil"/>
            </w:tcBorders>
            <w:shd w:val="clear" w:color="auto" w:fill="auto"/>
            <w:noWrap/>
            <w:vAlign w:val="bottom"/>
            <w:hideMark/>
          </w:tcPr>
          <w:p w14:paraId="5B66987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–120.52</w:t>
            </w:r>
          </w:p>
        </w:tc>
        <w:tc>
          <w:tcPr>
            <w:tcW w:w="1293" w:type="dxa"/>
            <w:tcBorders>
              <w:top w:val="nil"/>
              <w:left w:val="nil"/>
              <w:bottom w:val="nil"/>
              <w:right w:val="nil"/>
            </w:tcBorders>
            <w:shd w:val="clear" w:color="auto" w:fill="auto"/>
            <w:noWrap/>
            <w:vAlign w:val="bottom"/>
            <w:hideMark/>
          </w:tcPr>
          <w:p w14:paraId="5B66987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7B"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7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724830</w:t>
            </w:r>
          </w:p>
        </w:tc>
        <w:tc>
          <w:tcPr>
            <w:tcW w:w="818" w:type="dxa"/>
            <w:gridSpan w:val="2"/>
            <w:tcBorders>
              <w:top w:val="nil"/>
              <w:left w:val="nil"/>
              <w:bottom w:val="nil"/>
              <w:right w:val="nil"/>
            </w:tcBorders>
            <w:shd w:val="clear" w:color="auto" w:fill="auto"/>
            <w:noWrap/>
            <w:vAlign w:val="bottom"/>
            <w:hideMark/>
          </w:tcPr>
          <w:p w14:paraId="5B66987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5B66987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Sacramento Executive Arpt </w:t>
            </w:r>
          </w:p>
        </w:tc>
        <w:tc>
          <w:tcPr>
            <w:tcW w:w="1451" w:type="dxa"/>
            <w:gridSpan w:val="2"/>
            <w:tcBorders>
              <w:top w:val="nil"/>
              <w:left w:val="nil"/>
              <w:bottom w:val="nil"/>
              <w:right w:val="nil"/>
            </w:tcBorders>
            <w:shd w:val="clear" w:color="auto" w:fill="auto"/>
            <w:noWrap/>
            <w:vAlign w:val="bottom"/>
            <w:hideMark/>
          </w:tcPr>
          <w:p w14:paraId="5B66987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38.5</w:t>
            </w:r>
          </w:p>
        </w:tc>
        <w:tc>
          <w:tcPr>
            <w:tcW w:w="1420" w:type="dxa"/>
            <w:gridSpan w:val="2"/>
            <w:tcBorders>
              <w:top w:val="nil"/>
              <w:left w:val="nil"/>
              <w:bottom w:val="nil"/>
              <w:right w:val="nil"/>
            </w:tcBorders>
            <w:shd w:val="clear" w:color="auto" w:fill="auto"/>
            <w:noWrap/>
            <w:vAlign w:val="bottom"/>
            <w:hideMark/>
          </w:tcPr>
          <w:p w14:paraId="5B66987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–121.50</w:t>
            </w:r>
          </w:p>
        </w:tc>
        <w:tc>
          <w:tcPr>
            <w:tcW w:w="1293" w:type="dxa"/>
            <w:tcBorders>
              <w:top w:val="nil"/>
              <w:left w:val="nil"/>
              <w:bottom w:val="nil"/>
              <w:right w:val="nil"/>
            </w:tcBorders>
            <w:shd w:val="clear" w:color="auto" w:fill="auto"/>
            <w:noWrap/>
            <w:vAlign w:val="bottom"/>
            <w:hideMark/>
          </w:tcPr>
          <w:p w14:paraId="5B66987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82"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7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724837</w:t>
            </w:r>
          </w:p>
        </w:tc>
        <w:tc>
          <w:tcPr>
            <w:tcW w:w="818" w:type="dxa"/>
            <w:gridSpan w:val="2"/>
            <w:tcBorders>
              <w:top w:val="nil"/>
              <w:left w:val="nil"/>
              <w:bottom w:val="nil"/>
              <w:right w:val="nil"/>
            </w:tcBorders>
            <w:shd w:val="clear" w:color="auto" w:fill="auto"/>
            <w:noWrap/>
            <w:vAlign w:val="bottom"/>
            <w:hideMark/>
          </w:tcPr>
          <w:p w14:paraId="5B66987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87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Beale AFB </w:t>
            </w:r>
          </w:p>
        </w:tc>
        <w:tc>
          <w:tcPr>
            <w:tcW w:w="1451" w:type="dxa"/>
            <w:gridSpan w:val="2"/>
            <w:tcBorders>
              <w:top w:val="nil"/>
              <w:left w:val="nil"/>
              <w:bottom w:val="nil"/>
              <w:right w:val="nil"/>
            </w:tcBorders>
            <w:shd w:val="clear" w:color="auto" w:fill="auto"/>
            <w:noWrap/>
            <w:vAlign w:val="bottom"/>
            <w:hideMark/>
          </w:tcPr>
          <w:p w14:paraId="5B66987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bottom"/>
            <w:hideMark/>
          </w:tcPr>
          <w:p w14:paraId="5B66988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–121.43</w:t>
            </w:r>
          </w:p>
        </w:tc>
        <w:tc>
          <w:tcPr>
            <w:tcW w:w="1293" w:type="dxa"/>
            <w:tcBorders>
              <w:top w:val="nil"/>
              <w:left w:val="nil"/>
              <w:bottom w:val="nil"/>
              <w:right w:val="nil"/>
            </w:tcBorders>
            <w:shd w:val="clear" w:color="auto" w:fill="auto"/>
            <w:noWrap/>
            <w:vAlign w:val="bottom"/>
            <w:hideMark/>
          </w:tcPr>
          <w:p w14:paraId="5B66988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89"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8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724838</w:t>
            </w:r>
          </w:p>
        </w:tc>
        <w:tc>
          <w:tcPr>
            <w:tcW w:w="818" w:type="dxa"/>
            <w:gridSpan w:val="2"/>
            <w:tcBorders>
              <w:top w:val="nil"/>
              <w:left w:val="nil"/>
              <w:bottom w:val="nil"/>
              <w:right w:val="nil"/>
            </w:tcBorders>
            <w:shd w:val="clear" w:color="auto" w:fill="auto"/>
            <w:noWrap/>
            <w:vAlign w:val="bottom"/>
            <w:hideMark/>
          </w:tcPr>
          <w:p w14:paraId="5B66988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5B66988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Yuba Co </w:t>
            </w:r>
          </w:p>
        </w:tc>
        <w:tc>
          <w:tcPr>
            <w:tcW w:w="1451" w:type="dxa"/>
            <w:gridSpan w:val="2"/>
            <w:tcBorders>
              <w:top w:val="nil"/>
              <w:left w:val="nil"/>
              <w:bottom w:val="nil"/>
              <w:right w:val="nil"/>
            </w:tcBorders>
            <w:shd w:val="clear" w:color="auto" w:fill="auto"/>
            <w:noWrap/>
            <w:vAlign w:val="bottom"/>
            <w:hideMark/>
          </w:tcPr>
          <w:p w14:paraId="5B66988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39.1</w:t>
            </w:r>
          </w:p>
        </w:tc>
        <w:tc>
          <w:tcPr>
            <w:tcW w:w="1420" w:type="dxa"/>
            <w:gridSpan w:val="2"/>
            <w:tcBorders>
              <w:top w:val="nil"/>
              <w:left w:val="nil"/>
              <w:bottom w:val="nil"/>
              <w:right w:val="nil"/>
            </w:tcBorders>
            <w:shd w:val="clear" w:color="auto" w:fill="auto"/>
            <w:noWrap/>
            <w:vAlign w:val="bottom"/>
            <w:hideMark/>
          </w:tcPr>
          <w:p w14:paraId="5B66988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–121.57</w:t>
            </w:r>
          </w:p>
        </w:tc>
        <w:tc>
          <w:tcPr>
            <w:tcW w:w="1293" w:type="dxa"/>
            <w:tcBorders>
              <w:top w:val="nil"/>
              <w:left w:val="nil"/>
              <w:bottom w:val="nil"/>
              <w:right w:val="nil"/>
            </w:tcBorders>
            <w:shd w:val="clear" w:color="auto" w:fill="auto"/>
            <w:noWrap/>
            <w:vAlign w:val="bottom"/>
            <w:hideMark/>
          </w:tcPr>
          <w:p w14:paraId="5B66988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90"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8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724839</w:t>
            </w:r>
          </w:p>
        </w:tc>
        <w:tc>
          <w:tcPr>
            <w:tcW w:w="818" w:type="dxa"/>
            <w:gridSpan w:val="2"/>
            <w:tcBorders>
              <w:top w:val="nil"/>
              <w:left w:val="nil"/>
              <w:bottom w:val="nil"/>
              <w:right w:val="nil"/>
            </w:tcBorders>
            <w:shd w:val="clear" w:color="auto" w:fill="auto"/>
            <w:noWrap/>
            <w:vAlign w:val="bottom"/>
            <w:hideMark/>
          </w:tcPr>
          <w:p w14:paraId="5B66988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5B66988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51" w:type="dxa"/>
            <w:gridSpan w:val="2"/>
            <w:tcBorders>
              <w:top w:val="nil"/>
              <w:left w:val="nil"/>
              <w:bottom w:val="nil"/>
              <w:right w:val="nil"/>
            </w:tcBorders>
            <w:shd w:val="clear" w:color="auto" w:fill="auto"/>
            <w:noWrap/>
            <w:vAlign w:val="bottom"/>
            <w:hideMark/>
          </w:tcPr>
          <w:p w14:paraId="5B66988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38.7</w:t>
            </w:r>
          </w:p>
        </w:tc>
        <w:tc>
          <w:tcPr>
            <w:tcW w:w="1420" w:type="dxa"/>
            <w:gridSpan w:val="2"/>
            <w:tcBorders>
              <w:top w:val="nil"/>
              <w:left w:val="nil"/>
              <w:bottom w:val="nil"/>
              <w:right w:val="nil"/>
            </w:tcBorders>
            <w:shd w:val="clear" w:color="auto" w:fill="auto"/>
            <w:noWrap/>
            <w:vAlign w:val="bottom"/>
            <w:hideMark/>
          </w:tcPr>
          <w:p w14:paraId="5B66988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–121.58</w:t>
            </w:r>
          </w:p>
        </w:tc>
        <w:tc>
          <w:tcPr>
            <w:tcW w:w="1293" w:type="dxa"/>
            <w:tcBorders>
              <w:top w:val="nil"/>
              <w:left w:val="nil"/>
              <w:bottom w:val="nil"/>
              <w:right w:val="nil"/>
            </w:tcBorders>
            <w:shd w:val="clear" w:color="auto" w:fill="auto"/>
            <w:noWrap/>
            <w:vAlign w:val="bottom"/>
            <w:hideMark/>
          </w:tcPr>
          <w:p w14:paraId="5B66988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97"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9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724915</w:t>
            </w:r>
          </w:p>
        </w:tc>
        <w:tc>
          <w:tcPr>
            <w:tcW w:w="818" w:type="dxa"/>
            <w:gridSpan w:val="2"/>
            <w:tcBorders>
              <w:top w:val="nil"/>
              <w:left w:val="nil"/>
              <w:bottom w:val="nil"/>
              <w:right w:val="nil"/>
            </w:tcBorders>
            <w:shd w:val="clear" w:color="auto" w:fill="auto"/>
            <w:noWrap/>
            <w:vAlign w:val="bottom"/>
            <w:hideMark/>
          </w:tcPr>
          <w:p w14:paraId="5B66989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0.49</w:t>
            </w:r>
          </w:p>
        </w:tc>
        <w:tc>
          <w:tcPr>
            <w:tcW w:w="4955" w:type="dxa"/>
            <w:tcBorders>
              <w:top w:val="nil"/>
              <w:left w:val="nil"/>
              <w:bottom w:val="nil"/>
              <w:right w:val="nil"/>
            </w:tcBorders>
            <w:shd w:val="clear" w:color="auto" w:fill="auto"/>
            <w:noWrap/>
            <w:vAlign w:val="bottom"/>
            <w:hideMark/>
          </w:tcPr>
          <w:p w14:paraId="5B66989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Monterey Naf </w:t>
            </w:r>
          </w:p>
        </w:tc>
        <w:tc>
          <w:tcPr>
            <w:tcW w:w="1451" w:type="dxa"/>
            <w:gridSpan w:val="2"/>
            <w:tcBorders>
              <w:top w:val="nil"/>
              <w:left w:val="nil"/>
              <w:bottom w:val="nil"/>
              <w:right w:val="nil"/>
            </w:tcBorders>
            <w:shd w:val="clear" w:color="auto" w:fill="auto"/>
            <w:noWrap/>
            <w:vAlign w:val="bottom"/>
            <w:hideMark/>
          </w:tcPr>
          <w:p w14:paraId="5B66989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36.6</w:t>
            </w:r>
          </w:p>
        </w:tc>
        <w:tc>
          <w:tcPr>
            <w:tcW w:w="1420" w:type="dxa"/>
            <w:gridSpan w:val="2"/>
            <w:tcBorders>
              <w:top w:val="nil"/>
              <w:left w:val="nil"/>
              <w:bottom w:val="nil"/>
              <w:right w:val="nil"/>
            </w:tcBorders>
            <w:shd w:val="clear" w:color="auto" w:fill="auto"/>
            <w:noWrap/>
            <w:vAlign w:val="bottom"/>
            <w:hideMark/>
          </w:tcPr>
          <w:p w14:paraId="5B66989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–121.87</w:t>
            </w:r>
          </w:p>
        </w:tc>
        <w:tc>
          <w:tcPr>
            <w:tcW w:w="1293" w:type="dxa"/>
            <w:tcBorders>
              <w:top w:val="nil"/>
              <w:left w:val="nil"/>
              <w:bottom w:val="nil"/>
              <w:right w:val="nil"/>
            </w:tcBorders>
            <w:shd w:val="clear" w:color="auto" w:fill="auto"/>
            <w:noWrap/>
            <w:vAlign w:val="bottom"/>
            <w:hideMark/>
          </w:tcPr>
          <w:p w14:paraId="5B66989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9E"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9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724917</w:t>
            </w:r>
          </w:p>
        </w:tc>
        <w:tc>
          <w:tcPr>
            <w:tcW w:w="818" w:type="dxa"/>
            <w:gridSpan w:val="2"/>
            <w:tcBorders>
              <w:top w:val="nil"/>
              <w:left w:val="nil"/>
              <w:bottom w:val="nil"/>
              <w:right w:val="nil"/>
            </w:tcBorders>
            <w:shd w:val="clear" w:color="auto" w:fill="auto"/>
            <w:noWrap/>
            <w:vAlign w:val="bottom"/>
            <w:hideMark/>
          </w:tcPr>
          <w:p w14:paraId="5B66989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0.54</w:t>
            </w:r>
          </w:p>
        </w:tc>
        <w:tc>
          <w:tcPr>
            <w:tcW w:w="4955" w:type="dxa"/>
            <w:tcBorders>
              <w:top w:val="nil"/>
              <w:left w:val="nil"/>
              <w:bottom w:val="nil"/>
              <w:right w:val="nil"/>
            </w:tcBorders>
            <w:shd w:val="clear" w:color="auto" w:fill="auto"/>
            <w:noWrap/>
            <w:vAlign w:val="bottom"/>
            <w:hideMark/>
          </w:tcPr>
          <w:p w14:paraId="5B66989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Salinas Municipal AP </w:t>
            </w:r>
          </w:p>
        </w:tc>
        <w:tc>
          <w:tcPr>
            <w:tcW w:w="1451" w:type="dxa"/>
            <w:gridSpan w:val="2"/>
            <w:tcBorders>
              <w:top w:val="nil"/>
              <w:left w:val="nil"/>
              <w:bottom w:val="nil"/>
              <w:right w:val="nil"/>
            </w:tcBorders>
            <w:shd w:val="clear" w:color="auto" w:fill="auto"/>
            <w:noWrap/>
            <w:vAlign w:val="bottom"/>
            <w:hideMark/>
          </w:tcPr>
          <w:p w14:paraId="5B66989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36.67</w:t>
            </w:r>
          </w:p>
        </w:tc>
        <w:tc>
          <w:tcPr>
            <w:tcW w:w="1420" w:type="dxa"/>
            <w:gridSpan w:val="2"/>
            <w:tcBorders>
              <w:top w:val="nil"/>
              <w:left w:val="nil"/>
              <w:bottom w:val="nil"/>
              <w:right w:val="nil"/>
            </w:tcBorders>
            <w:shd w:val="clear" w:color="auto" w:fill="auto"/>
            <w:noWrap/>
            <w:vAlign w:val="bottom"/>
            <w:hideMark/>
          </w:tcPr>
          <w:p w14:paraId="5B66989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–121.60</w:t>
            </w:r>
          </w:p>
        </w:tc>
        <w:tc>
          <w:tcPr>
            <w:tcW w:w="1293" w:type="dxa"/>
            <w:tcBorders>
              <w:top w:val="nil"/>
              <w:left w:val="nil"/>
              <w:bottom w:val="nil"/>
              <w:right w:val="nil"/>
            </w:tcBorders>
            <w:shd w:val="clear" w:color="auto" w:fill="auto"/>
            <w:noWrap/>
            <w:vAlign w:val="bottom"/>
            <w:hideMark/>
          </w:tcPr>
          <w:p w14:paraId="5B66989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A5"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9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724920</w:t>
            </w:r>
          </w:p>
        </w:tc>
        <w:tc>
          <w:tcPr>
            <w:tcW w:w="818" w:type="dxa"/>
            <w:gridSpan w:val="2"/>
            <w:tcBorders>
              <w:top w:val="nil"/>
              <w:left w:val="nil"/>
              <w:bottom w:val="nil"/>
              <w:right w:val="nil"/>
            </w:tcBorders>
            <w:shd w:val="clear" w:color="auto" w:fill="auto"/>
            <w:noWrap/>
            <w:vAlign w:val="bottom"/>
            <w:hideMark/>
          </w:tcPr>
          <w:p w14:paraId="5B6698A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5B6698A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Stockton Metropolitan Arpt </w:t>
            </w:r>
          </w:p>
        </w:tc>
        <w:tc>
          <w:tcPr>
            <w:tcW w:w="1451" w:type="dxa"/>
            <w:gridSpan w:val="2"/>
            <w:tcBorders>
              <w:top w:val="nil"/>
              <w:left w:val="nil"/>
              <w:bottom w:val="nil"/>
              <w:right w:val="nil"/>
            </w:tcBorders>
            <w:shd w:val="clear" w:color="auto" w:fill="auto"/>
            <w:noWrap/>
            <w:vAlign w:val="bottom"/>
            <w:hideMark/>
          </w:tcPr>
          <w:p w14:paraId="5B6698A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37.9</w:t>
            </w:r>
          </w:p>
        </w:tc>
        <w:tc>
          <w:tcPr>
            <w:tcW w:w="1420" w:type="dxa"/>
            <w:gridSpan w:val="2"/>
            <w:tcBorders>
              <w:top w:val="nil"/>
              <w:left w:val="nil"/>
              <w:bottom w:val="nil"/>
              <w:right w:val="nil"/>
            </w:tcBorders>
            <w:shd w:val="clear" w:color="auto" w:fill="auto"/>
            <w:noWrap/>
            <w:vAlign w:val="bottom"/>
            <w:hideMark/>
          </w:tcPr>
          <w:p w14:paraId="5B6698A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–121.23</w:t>
            </w:r>
          </w:p>
        </w:tc>
        <w:tc>
          <w:tcPr>
            <w:tcW w:w="1293" w:type="dxa"/>
            <w:tcBorders>
              <w:top w:val="nil"/>
              <w:left w:val="nil"/>
              <w:bottom w:val="nil"/>
              <w:right w:val="nil"/>
            </w:tcBorders>
            <w:shd w:val="clear" w:color="auto" w:fill="auto"/>
            <w:noWrap/>
            <w:vAlign w:val="bottom"/>
            <w:hideMark/>
          </w:tcPr>
          <w:p w14:paraId="5B6698A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AC"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A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724926</w:t>
            </w:r>
          </w:p>
        </w:tc>
        <w:tc>
          <w:tcPr>
            <w:tcW w:w="818" w:type="dxa"/>
            <w:gridSpan w:val="2"/>
            <w:tcBorders>
              <w:top w:val="nil"/>
              <w:left w:val="nil"/>
              <w:bottom w:val="nil"/>
              <w:right w:val="nil"/>
            </w:tcBorders>
            <w:shd w:val="clear" w:color="auto" w:fill="auto"/>
            <w:noWrap/>
            <w:vAlign w:val="bottom"/>
            <w:hideMark/>
          </w:tcPr>
          <w:p w14:paraId="5B6698A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5B6698A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Modesto City–County AP </w:t>
            </w:r>
          </w:p>
        </w:tc>
        <w:tc>
          <w:tcPr>
            <w:tcW w:w="1451" w:type="dxa"/>
            <w:gridSpan w:val="2"/>
            <w:tcBorders>
              <w:top w:val="nil"/>
              <w:left w:val="nil"/>
              <w:bottom w:val="nil"/>
              <w:right w:val="nil"/>
            </w:tcBorders>
            <w:shd w:val="clear" w:color="auto" w:fill="auto"/>
            <w:noWrap/>
            <w:vAlign w:val="bottom"/>
            <w:hideMark/>
          </w:tcPr>
          <w:p w14:paraId="5B6698A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37.63</w:t>
            </w:r>
          </w:p>
        </w:tc>
        <w:tc>
          <w:tcPr>
            <w:tcW w:w="1420" w:type="dxa"/>
            <w:gridSpan w:val="2"/>
            <w:tcBorders>
              <w:top w:val="nil"/>
              <w:left w:val="nil"/>
              <w:bottom w:val="nil"/>
              <w:right w:val="nil"/>
            </w:tcBorders>
            <w:shd w:val="clear" w:color="auto" w:fill="auto"/>
            <w:noWrap/>
            <w:vAlign w:val="bottom"/>
            <w:hideMark/>
          </w:tcPr>
          <w:p w14:paraId="5B6698A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–120.95</w:t>
            </w:r>
          </w:p>
        </w:tc>
        <w:tc>
          <w:tcPr>
            <w:tcW w:w="1293" w:type="dxa"/>
            <w:tcBorders>
              <w:top w:val="nil"/>
              <w:left w:val="nil"/>
              <w:bottom w:val="nil"/>
              <w:right w:val="nil"/>
            </w:tcBorders>
            <w:shd w:val="clear" w:color="auto" w:fill="auto"/>
            <w:noWrap/>
            <w:vAlign w:val="bottom"/>
            <w:hideMark/>
          </w:tcPr>
          <w:p w14:paraId="5B6698A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B3"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A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724927</w:t>
            </w:r>
          </w:p>
        </w:tc>
        <w:tc>
          <w:tcPr>
            <w:tcW w:w="818" w:type="dxa"/>
            <w:gridSpan w:val="2"/>
            <w:tcBorders>
              <w:top w:val="nil"/>
              <w:left w:val="nil"/>
              <w:bottom w:val="nil"/>
              <w:right w:val="nil"/>
            </w:tcBorders>
            <w:shd w:val="clear" w:color="auto" w:fill="auto"/>
            <w:noWrap/>
            <w:vAlign w:val="bottom"/>
            <w:hideMark/>
          </w:tcPr>
          <w:p w14:paraId="5B6698A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5B6698A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Livermore Municipal </w:t>
            </w:r>
          </w:p>
        </w:tc>
        <w:tc>
          <w:tcPr>
            <w:tcW w:w="1451" w:type="dxa"/>
            <w:gridSpan w:val="2"/>
            <w:tcBorders>
              <w:top w:val="nil"/>
              <w:left w:val="nil"/>
              <w:bottom w:val="nil"/>
              <w:right w:val="nil"/>
            </w:tcBorders>
            <w:shd w:val="clear" w:color="auto" w:fill="auto"/>
            <w:noWrap/>
            <w:vAlign w:val="bottom"/>
            <w:hideMark/>
          </w:tcPr>
          <w:p w14:paraId="5B6698B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37.7</w:t>
            </w:r>
          </w:p>
        </w:tc>
        <w:tc>
          <w:tcPr>
            <w:tcW w:w="1420" w:type="dxa"/>
            <w:gridSpan w:val="2"/>
            <w:tcBorders>
              <w:top w:val="nil"/>
              <w:left w:val="nil"/>
              <w:bottom w:val="nil"/>
              <w:right w:val="nil"/>
            </w:tcBorders>
            <w:shd w:val="clear" w:color="auto" w:fill="auto"/>
            <w:noWrap/>
            <w:vAlign w:val="bottom"/>
            <w:hideMark/>
          </w:tcPr>
          <w:p w14:paraId="5B6698B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–121.82</w:t>
            </w:r>
          </w:p>
        </w:tc>
        <w:tc>
          <w:tcPr>
            <w:tcW w:w="1293" w:type="dxa"/>
            <w:tcBorders>
              <w:top w:val="nil"/>
              <w:left w:val="nil"/>
              <w:bottom w:val="nil"/>
              <w:right w:val="nil"/>
            </w:tcBorders>
            <w:shd w:val="clear" w:color="auto" w:fill="auto"/>
            <w:noWrap/>
            <w:vAlign w:val="bottom"/>
            <w:hideMark/>
          </w:tcPr>
          <w:p w14:paraId="5B6698B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BA" w14:textId="77777777" w:rsidTr="00E168DF">
        <w:trPr>
          <w:trHeight w:val="240"/>
        </w:trPr>
        <w:tc>
          <w:tcPr>
            <w:tcW w:w="984" w:type="dxa"/>
            <w:gridSpan w:val="2"/>
            <w:tcBorders>
              <w:top w:val="nil"/>
              <w:left w:val="nil"/>
              <w:right w:val="nil"/>
            </w:tcBorders>
            <w:shd w:val="clear" w:color="auto" w:fill="auto"/>
            <w:noWrap/>
            <w:vAlign w:val="bottom"/>
            <w:hideMark/>
          </w:tcPr>
          <w:p w14:paraId="5B6698B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724930</w:t>
            </w:r>
          </w:p>
        </w:tc>
        <w:tc>
          <w:tcPr>
            <w:tcW w:w="818" w:type="dxa"/>
            <w:gridSpan w:val="2"/>
            <w:tcBorders>
              <w:top w:val="nil"/>
              <w:left w:val="nil"/>
              <w:right w:val="nil"/>
            </w:tcBorders>
            <w:shd w:val="clear" w:color="auto" w:fill="auto"/>
            <w:noWrap/>
            <w:vAlign w:val="bottom"/>
            <w:hideMark/>
          </w:tcPr>
          <w:p w14:paraId="5B6698B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0.54</w:t>
            </w:r>
          </w:p>
        </w:tc>
        <w:tc>
          <w:tcPr>
            <w:tcW w:w="4955" w:type="dxa"/>
            <w:tcBorders>
              <w:top w:val="nil"/>
              <w:left w:val="nil"/>
              <w:right w:val="nil"/>
            </w:tcBorders>
            <w:shd w:val="clear" w:color="auto" w:fill="auto"/>
            <w:noWrap/>
            <w:vAlign w:val="bottom"/>
            <w:hideMark/>
          </w:tcPr>
          <w:p w14:paraId="5B6698B6"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Oakland Metropolitan Arpt </w:t>
            </w:r>
          </w:p>
        </w:tc>
        <w:tc>
          <w:tcPr>
            <w:tcW w:w="1451" w:type="dxa"/>
            <w:gridSpan w:val="2"/>
            <w:tcBorders>
              <w:top w:val="nil"/>
              <w:left w:val="nil"/>
              <w:right w:val="nil"/>
            </w:tcBorders>
            <w:shd w:val="clear" w:color="auto" w:fill="auto"/>
            <w:noWrap/>
            <w:vAlign w:val="bottom"/>
            <w:hideMark/>
          </w:tcPr>
          <w:p w14:paraId="5B6698B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37.72</w:t>
            </w:r>
          </w:p>
        </w:tc>
        <w:tc>
          <w:tcPr>
            <w:tcW w:w="1420" w:type="dxa"/>
            <w:gridSpan w:val="2"/>
            <w:tcBorders>
              <w:top w:val="nil"/>
              <w:left w:val="nil"/>
              <w:right w:val="nil"/>
            </w:tcBorders>
            <w:shd w:val="clear" w:color="auto" w:fill="auto"/>
            <w:noWrap/>
            <w:vAlign w:val="bottom"/>
            <w:hideMark/>
          </w:tcPr>
          <w:p w14:paraId="5B6698B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–122.22</w:t>
            </w:r>
          </w:p>
        </w:tc>
        <w:tc>
          <w:tcPr>
            <w:tcW w:w="1293" w:type="dxa"/>
            <w:tcBorders>
              <w:top w:val="nil"/>
              <w:left w:val="nil"/>
              <w:right w:val="nil"/>
            </w:tcBorders>
            <w:shd w:val="clear" w:color="auto" w:fill="auto"/>
            <w:noWrap/>
            <w:vAlign w:val="bottom"/>
            <w:hideMark/>
          </w:tcPr>
          <w:p w14:paraId="5B6698B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C1"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B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724935</w:t>
            </w:r>
          </w:p>
        </w:tc>
        <w:tc>
          <w:tcPr>
            <w:tcW w:w="818" w:type="dxa"/>
            <w:gridSpan w:val="2"/>
            <w:tcBorders>
              <w:top w:val="nil"/>
              <w:left w:val="nil"/>
              <w:bottom w:val="nil"/>
              <w:right w:val="nil"/>
            </w:tcBorders>
            <w:shd w:val="clear" w:color="auto" w:fill="auto"/>
            <w:noWrap/>
            <w:vAlign w:val="bottom"/>
            <w:hideMark/>
          </w:tcPr>
          <w:p w14:paraId="5B6698B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5B6698BD"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Hayward Air Term </w:t>
            </w:r>
          </w:p>
        </w:tc>
        <w:tc>
          <w:tcPr>
            <w:tcW w:w="1451" w:type="dxa"/>
            <w:gridSpan w:val="2"/>
            <w:tcBorders>
              <w:top w:val="nil"/>
              <w:left w:val="nil"/>
              <w:bottom w:val="nil"/>
              <w:right w:val="nil"/>
            </w:tcBorders>
            <w:shd w:val="clear" w:color="auto" w:fill="auto"/>
            <w:noWrap/>
            <w:vAlign w:val="bottom"/>
            <w:hideMark/>
          </w:tcPr>
          <w:p w14:paraId="5B6698B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37.67</w:t>
            </w:r>
          </w:p>
        </w:tc>
        <w:tc>
          <w:tcPr>
            <w:tcW w:w="1420" w:type="dxa"/>
            <w:gridSpan w:val="2"/>
            <w:tcBorders>
              <w:top w:val="nil"/>
              <w:left w:val="nil"/>
              <w:bottom w:val="nil"/>
              <w:right w:val="nil"/>
            </w:tcBorders>
            <w:shd w:val="clear" w:color="auto" w:fill="auto"/>
            <w:noWrap/>
            <w:vAlign w:val="bottom"/>
            <w:hideMark/>
          </w:tcPr>
          <w:p w14:paraId="5B6698B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–122.12</w:t>
            </w:r>
          </w:p>
        </w:tc>
        <w:tc>
          <w:tcPr>
            <w:tcW w:w="1293" w:type="dxa"/>
            <w:tcBorders>
              <w:top w:val="nil"/>
              <w:left w:val="nil"/>
              <w:bottom w:val="nil"/>
              <w:right w:val="nil"/>
            </w:tcBorders>
            <w:shd w:val="clear" w:color="auto" w:fill="auto"/>
            <w:noWrap/>
            <w:vAlign w:val="bottom"/>
            <w:hideMark/>
          </w:tcPr>
          <w:p w14:paraId="5B6698C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C8" w14:textId="77777777" w:rsidTr="00E168DF">
        <w:trPr>
          <w:trHeight w:val="240"/>
        </w:trPr>
        <w:tc>
          <w:tcPr>
            <w:tcW w:w="984" w:type="dxa"/>
            <w:gridSpan w:val="2"/>
            <w:tcBorders>
              <w:left w:val="nil"/>
              <w:bottom w:val="nil"/>
              <w:right w:val="nil"/>
            </w:tcBorders>
            <w:shd w:val="clear" w:color="auto" w:fill="auto"/>
            <w:noWrap/>
            <w:vAlign w:val="bottom"/>
            <w:hideMark/>
          </w:tcPr>
          <w:p w14:paraId="5B6698C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724936</w:t>
            </w:r>
          </w:p>
        </w:tc>
        <w:tc>
          <w:tcPr>
            <w:tcW w:w="818" w:type="dxa"/>
            <w:gridSpan w:val="2"/>
            <w:tcBorders>
              <w:left w:val="nil"/>
              <w:bottom w:val="nil"/>
              <w:right w:val="nil"/>
            </w:tcBorders>
            <w:shd w:val="clear" w:color="auto" w:fill="auto"/>
            <w:noWrap/>
            <w:vAlign w:val="bottom"/>
            <w:hideMark/>
          </w:tcPr>
          <w:p w14:paraId="5B6698C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left w:val="nil"/>
              <w:bottom w:val="nil"/>
              <w:right w:val="nil"/>
            </w:tcBorders>
            <w:shd w:val="clear" w:color="auto" w:fill="auto"/>
            <w:noWrap/>
            <w:vAlign w:val="bottom"/>
            <w:hideMark/>
          </w:tcPr>
          <w:p w14:paraId="5B6698C4"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Concord–Buchanan Field </w:t>
            </w:r>
          </w:p>
        </w:tc>
        <w:tc>
          <w:tcPr>
            <w:tcW w:w="1451" w:type="dxa"/>
            <w:gridSpan w:val="2"/>
            <w:tcBorders>
              <w:left w:val="nil"/>
              <w:bottom w:val="nil"/>
              <w:right w:val="nil"/>
            </w:tcBorders>
            <w:shd w:val="clear" w:color="auto" w:fill="auto"/>
            <w:noWrap/>
            <w:vAlign w:val="bottom"/>
            <w:hideMark/>
          </w:tcPr>
          <w:p w14:paraId="5B6698C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w:t>
            </w:r>
          </w:p>
        </w:tc>
        <w:tc>
          <w:tcPr>
            <w:tcW w:w="1420" w:type="dxa"/>
            <w:gridSpan w:val="2"/>
            <w:tcBorders>
              <w:left w:val="nil"/>
              <w:bottom w:val="nil"/>
              <w:right w:val="nil"/>
            </w:tcBorders>
            <w:shd w:val="clear" w:color="auto" w:fill="auto"/>
            <w:noWrap/>
            <w:vAlign w:val="bottom"/>
            <w:hideMark/>
          </w:tcPr>
          <w:p w14:paraId="5B6698C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–122.05</w:t>
            </w:r>
          </w:p>
        </w:tc>
        <w:tc>
          <w:tcPr>
            <w:tcW w:w="1293" w:type="dxa"/>
            <w:tcBorders>
              <w:left w:val="nil"/>
              <w:bottom w:val="nil"/>
              <w:right w:val="nil"/>
            </w:tcBorders>
            <w:shd w:val="clear" w:color="auto" w:fill="auto"/>
            <w:noWrap/>
            <w:vAlign w:val="bottom"/>
            <w:hideMark/>
          </w:tcPr>
          <w:p w14:paraId="5B6698C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CF"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C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724940</w:t>
            </w:r>
          </w:p>
        </w:tc>
        <w:tc>
          <w:tcPr>
            <w:tcW w:w="818" w:type="dxa"/>
            <w:gridSpan w:val="2"/>
            <w:tcBorders>
              <w:top w:val="nil"/>
              <w:left w:val="nil"/>
              <w:bottom w:val="nil"/>
              <w:right w:val="nil"/>
            </w:tcBorders>
            <w:shd w:val="clear" w:color="auto" w:fill="auto"/>
            <w:noWrap/>
            <w:vAlign w:val="bottom"/>
            <w:hideMark/>
          </w:tcPr>
          <w:p w14:paraId="5B6698C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w:t>
            </w:r>
          </w:p>
        </w:tc>
        <w:tc>
          <w:tcPr>
            <w:tcW w:w="4955" w:type="dxa"/>
            <w:tcBorders>
              <w:top w:val="nil"/>
              <w:left w:val="nil"/>
              <w:bottom w:val="nil"/>
              <w:right w:val="nil"/>
            </w:tcBorders>
            <w:shd w:val="clear" w:color="auto" w:fill="auto"/>
            <w:noWrap/>
            <w:vAlign w:val="bottom"/>
            <w:hideMark/>
          </w:tcPr>
          <w:p w14:paraId="5B6698C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Francisco Intl AP </w:t>
            </w:r>
          </w:p>
        </w:tc>
        <w:tc>
          <w:tcPr>
            <w:tcW w:w="1451" w:type="dxa"/>
            <w:gridSpan w:val="2"/>
            <w:tcBorders>
              <w:top w:val="nil"/>
              <w:left w:val="nil"/>
              <w:bottom w:val="nil"/>
              <w:right w:val="nil"/>
            </w:tcBorders>
            <w:shd w:val="clear" w:color="auto" w:fill="auto"/>
            <w:noWrap/>
            <w:vAlign w:val="bottom"/>
            <w:hideMark/>
          </w:tcPr>
          <w:p w14:paraId="5B6698C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37.62</w:t>
            </w:r>
          </w:p>
        </w:tc>
        <w:tc>
          <w:tcPr>
            <w:tcW w:w="1420" w:type="dxa"/>
            <w:gridSpan w:val="2"/>
            <w:tcBorders>
              <w:top w:val="nil"/>
              <w:left w:val="nil"/>
              <w:bottom w:val="nil"/>
              <w:right w:val="nil"/>
            </w:tcBorders>
            <w:shd w:val="clear" w:color="auto" w:fill="auto"/>
            <w:noWrap/>
            <w:vAlign w:val="bottom"/>
            <w:hideMark/>
          </w:tcPr>
          <w:p w14:paraId="5B6698C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–122.40</w:t>
            </w:r>
          </w:p>
        </w:tc>
        <w:tc>
          <w:tcPr>
            <w:tcW w:w="1293" w:type="dxa"/>
            <w:tcBorders>
              <w:top w:val="nil"/>
              <w:left w:val="nil"/>
              <w:bottom w:val="nil"/>
              <w:right w:val="nil"/>
            </w:tcBorders>
            <w:shd w:val="clear" w:color="auto" w:fill="auto"/>
            <w:noWrap/>
            <w:vAlign w:val="bottom"/>
            <w:hideMark/>
          </w:tcPr>
          <w:p w14:paraId="5B6698C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D6"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D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724945</w:t>
            </w:r>
          </w:p>
        </w:tc>
        <w:tc>
          <w:tcPr>
            <w:tcW w:w="818" w:type="dxa"/>
            <w:gridSpan w:val="2"/>
            <w:tcBorders>
              <w:top w:val="nil"/>
              <w:left w:val="nil"/>
              <w:bottom w:val="nil"/>
              <w:right w:val="nil"/>
            </w:tcBorders>
            <w:shd w:val="clear" w:color="auto" w:fill="auto"/>
            <w:noWrap/>
            <w:vAlign w:val="bottom"/>
            <w:hideMark/>
          </w:tcPr>
          <w:p w14:paraId="5B6698D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0.48</w:t>
            </w:r>
          </w:p>
        </w:tc>
        <w:tc>
          <w:tcPr>
            <w:tcW w:w="4955" w:type="dxa"/>
            <w:tcBorders>
              <w:top w:val="nil"/>
              <w:left w:val="nil"/>
              <w:bottom w:val="nil"/>
              <w:right w:val="nil"/>
            </w:tcBorders>
            <w:shd w:val="clear" w:color="auto" w:fill="auto"/>
            <w:noWrap/>
            <w:vAlign w:val="bottom"/>
            <w:hideMark/>
          </w:tcPr>
          <w:p w14:paraId="5B6698D2"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Jose Intl AP </w:t>
            </w:r>
          </w:p>
        </w:tc>
        <w:tc>
          <w:tcPr>
            <w:tcW w:w="1451" w:type="dxa"/>
            <w:gridSpan w:val="2"/>
            <w:tcBorders>
              <w:top w:val="nil"/>
              <w:left w:val="nil"/>
              <w:bottom w:val="nil"/>
              <w:right w:val="nil"/>
            </w:tcBorders>
            <w:shd w:val="clear" w:color="auto" w:fill="auto"/>
            <w:noWrap/>
            <w:vAlign w:val="bottom"/>
            <w:hideMark/>
          </w:tcPr>
          <w:p w14:paraId="5B6698D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bottom"/>
            <w:hideMark/>
          </w:tcPr>
          <w:p w14:paraId="5B6698D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–121.93</w:t>
            </w:r>
          </w:p>
        </w:tc>
        <w:tc>
          <w:tcPr>
            <w:tcW w:w="1293" w:type="dxa"/>
            <w:tcBorders>
              <w:top w:val="nil"/>
              <w:left w:val="nil"/>
              <w:bottom w:val="nil"/>
              <w:right w:val="nil"/>
            </w:tcBorders>
            <w:shd w:val="clear" w:color="auto" w:fill="auto"/>
            <w:noWrap/>
            <w:vAlign w:val="bottom"/>
            <w:hideMark/>
          </w:tcPr>
          <w:p w14:paraId="5B6698D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DD"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D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724955</w:t>
            </w:r>
          </w:p>
        </w:tc>
        <w:tc>
          <w:tcPr>
            <w:tcW w:w="818" w:type="dxa"/>
            <w:gridSpan w:val="2"/>
            <w:tcBorders>
              <w:top w:val="nil"/>
              <w:left w:val="nil"/>
              <w:bottom w:val="nil"/>
              <w:right w:val="nil"/>
            </w:tcBorders>
            <w:shd w:val="clear" w:color="auto" w:fill="auto"/>
            <w:noWrap/>
            <w:vAlign w:val="bottom"/>
            <w:hideMark/>
          </w:tcPr>
          <w:p w14:paraId="5B6698D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5B6698D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Napa Co. Airport </w:t>
            </w:r>
          </w:p>
        </w:tc>
        <w:tc>
          <w:tcPr>
            <w:tcW w:w="1451" w:type="dxa"/>
            <w:gridSpan w:val="2"/>
            <w:tcBorders>
              <w:top w:val="nil"/>
              <w:left w:val="nil"/>
              <w:bottom w:val="nil"/>
              <w:right w:val="nil"/>
            </w:tcBorders>
            <w:shd w:val="clear" w:color="auto" w:fill="auto"/>
            <w:noWrap/>
            <w:vAlign w:val="bottom"/>
            <w:hideMark/>
          </w:tcPr>
          <w:p w14:paraId="5B6698D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38.22</w:t>
            </w:r>
          </w:p>
        </w:tc>
        <w:tc>
          <w:tcPr>
            <w:tcW w:w="1420" w:type="dxa"/>
            <w:gridSpan w:val="2"/>
            <w:tcBorders>
              <w:top w:val="nil"/>
              <w:left w:val="nil"/>
              <w:bottom w:val="nil"/>
              <w:right w:val="nil"/>
            </w:tcBorders>
            <w:shd w:val="clear" w:color="auto" w:fill="auto"/>
            <w:noWrap/>
            <w:vAlign w:val="bottom"/>
            <w:hideMark/>
          </w:tcPr>
          <w:p w14:paraId="5B6698D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–122.28</w:t>
            </w:r>
          </w:p>
        </w:tc>
        <w:tc>
          <w:tcPr>
            <w:tcW w:w="1293" w:type="dxa"/>
            <w:tcBorders>
              <w:top w:val="nil"/>
              <w:left w:val="nil"/>
              <w:bottom w:val="nil"/>
              <w:right w:val="nil"/>
            </w:tcBorders>
            <w:shd w:val="clear" w:color="auto" w:fill="auto"/>
            <w:noWrap/>
            <w:vAlign w:val="bottom"/>
            <w:hideMark/>
          </w:tcPr>
          <w:p w14:paraId="5B6698D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E4"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D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724957</w:t>
            </w:r>
          </w:p>
        </w:tc>
        <w:tc>
          <w:tcPr>
            <w:tcW w:w="818" w:type="dxa"/>
            <w:gridSpan w:val="2"/>
            <w:tcBorders>
              <w:top w:val="nil"/>
              <w:left w:val="nil"/>
              <w:bottom w:val="nil"/>
              <w:right w:val="nil"/>
            </w:tcBorders>
            <w:shd w:val="clear" w:color="auto" w:fill="auto"/>
            <w:noWrap/>
            <w:vAlign w:val="bottom"/>
            <w:hideMark/>
          </w:tcPr>
          <w:p w14:paraId="5B6698D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0.49</w:t>
            </w:r>
          </w:p>
        </w:tc>
        <w:tc>
          <w:tcPr>
            <w:tcW w:w="4955" w:type="dxa"/>
            <w:tcBorders>
              <w:top w:val="nil"/>
              <w:left w:val="nil"/>
              <w:bottom w:val="nil"/>
              <w:right w:val="nil"/>
            </w:tcBorders>
            <w:shd w:val="clear" w:color="auto" w:fill="auto"/>
            <w:noWrap/>
            <w:vAlign w:val="bottom"/>
            <w:hideMark/>
          </w:tcPr>
          <w:p w14:paraId="5B6698E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Rosa (AWOS) </w:t>
            </w:r>
          </w:p>
        </w:tc>
        <w:tc>
          <w:tcPr>
            <w:tcW w:w="1451" w:type="dxa"/>
            <w:gridSpan w:val="2"/>
            <w:tcBorders>
              <w:top w:val="nil"/>
              <w:left w:val="nil"/>
              <w:bottom w:val="nil"/>
              <w:right w:val="nil"/>
            </w:tcBorders>
            <w:shd w:val="clear" w:color="auto" w:fill="auto"/>
            <w:noWrap/>
            <w:vAlign w:val="bottom"/>
            <w:hideMark/>
          </w:tcPr>
          <w:p w14:paraId="5B6698E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38.52</w:t>
            </w:r>
          </w:p>
        </w:tc>
        <w:tc>
          <w:tcPr>
            <w:tcW w:w="1420" w:type="dxa"/>
            <w:gridSpan w:val="2"/>
            <w:tcBorders>
              <w:top w:val="nil"/>
              <w:left w:val="nil"/>
              <w:bottom w:val="nil"/>
              <w:right w:val="nil"/>
            </w:tcBorders>
            <w:shd w:val="clear" w:color="auto" w:fill="auto"/>
            <w:noWrap/>
            <w:vAlign w:val="bottom"/>
            <w:hideMark/>
          </w:tcPr>
          <w:p w14:paraId="5B6698E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–122.82</w:t>
            </w:r>
          </w:p>
        </w:tc>
        <w:tc>
          <w:tcPr>
            <w:tcW w:w="1293" w:type="dxa"/>
            <w:tcBorders>
              <w:top w:val="nil"/>
              <w:left w:val="nil"/>
              <w:bottom w:val="nil"/>
              <w:right w:val="nil"/>
            </w:tcBorders>
            <w:shd w:val="clear" w:color="auto" w:fill="auto"/>
            <w:noWrap/>
            <w:vAlign w:val="bottom"/>
            <w:hideMark/>
          </w:tcPr>
          <w:p w14:paraId="5B6698E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EB"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E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725845</w:t>
            </w:r>
          </w:p>
        </w:tc>
        <w:tc>
          <w:tcPr>
            <w:tcW w:w="818" w:type="dxa"/>
            <w:gridSpan w:val="2"/>
            <w:tcBorders>
              <w:top w:val="nil"/>
              <w:left w:val="nil"/>
              <w:bottom w:val="nil"/>
              <w:right w:val="nil"/>
            </w:tcBorders>
            <w:shd w:val="clear" w:color="auto" w:fill="auto"/>
            <w:noWrap/>
            <w:vAlign w:val="bottom"/>
            <w:hideMark/>
          </w:tcPr>
          <w:p w14:paraId="5B6698E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0.44</w:t>
            </w:r>
          </w:p>
        </w:tc>
        <w:tc>
          <w:tcPr>
            <w:tcW w:w="4955" w:type="dxa"/>
            <w:tcBorders>
              <w:top w:val="nil"/>
              <w:left w:val="nil"/>
              <w:bottom w:val="nil"/>
              <w:right w:val="nil"/>
            </w:tcBorders>
            <w:shd w:val="clear" w:color="auto" w:fill="auto"/>
            <w:noWrap/>
            <w:vAlign w:val="bottom"/>
            <w:hideMark/>
          </w:tcPr>
          <w:p w14:paraId="5B6698E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Blue Canyon AP </w:t>
            </w:r>
          </w:p>
        </w:tc>
        <w:tc>
          <w:tcPr>
            <w:tcW w:w="1451" w:type="dxa"/>
            <w:gridSpan w:val="2"/>
            <w:tcBorders>
              <w:top w:val="nil"/>
              <w:left w:val="nil"/>
              <w:bottom w:val="nil"/>
              <w:right w:val="nil"/>
            </w:tcBorders>
            <w:shd w:val="clear" w:color="auto" w:fill="auto"/>
            <w:noWrap/>
            <w:vAlign w:val="bottom"/>
            <w:hideMark/>
          </w:tcPr>
          <w:p w14:paraId="5B6698E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39.3</w:t>
            </w:r>
          </w:p>
        </w:tc>
        <w:tc>
          <w:tcPr>
            <w:tcW w:w="1420" w:type="dxa"/>
            <w:gridSpan w:val="2"/>
            <w:tcBorders>
              <w:top w:val="nil"/>
              <w:left w:val="nil"/>
              <w:bottom w:val="nil"/>
              <w:right w:val="nil"/>
            </w:tcBorders>
            <w:shd w:val="clear" w:color="auto" w:fill="auto"/>
            <w:noWrap/>
            <w:vAlign w:val="bottom"/>
            <w:hideMark/>
          </w:tcPr>
          <w:p w14:paraId="5B6698E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–120.72</w:t>
            </w:r>
          </w:p>
        </w:tc>
        <w:tc>
          <w:tcPr>
            <w:tcW w:w="1293" w:type="dxa"/>
            <w:tcBorders>
              <w:top w:val="nil"/>
              <w:left w:val="nil"/>
              <w:bottom w:val="nil"/>
              <w:right w:val="nil"/>
            </w:tcBorders>
            <w:shd w:val="clear" w:color="auto" w:fill="auto"/>
            <w:noWrap/>
            <w:vAlign w:val="bottom"/>
            <w:hideMark/>
          </w:tcPr>
          <w:p w14:paraId="5B6698E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F2"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E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725846</w:t>
            </w:r>
          </w:p>
        </w:tc>
        <w:tc>
          <w:tcPr>
            <w:tcW w:w="818" w:type="dxa"/>
            <w:gridSpan w:val="2"/>
            <w:tcBorders>
              <w:top w:val="nil"/>
              <w:left w:val="nil"/>
              <w:bottom w:val="nil"/>
              <w:right w:val="nil"/>
            </w:tcBorders>
            <w:shd w:val="clear" w:color="auto" w:fill="auto"/>
            <w:noWrap/>
            <w:vAlign w:val="bottom"/>
            <w:hideMark/>
          </w:tcPr>
          <w:p w14:paraId="5B6698E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0.66</w:t>
            </w:r>
          </w:p>
        </w:tc>
        <w:tc>
          <w:tcPr>
            <w:tcW w:w="4955" w:type="dxa"/>
            <w:tcBorders>
              <w:top w:val="nil"/>
              <w:left w:val="nil"/>
              <w:bottom w:val="nil"/>
              <w:right w:val="nil"/>
            </w:tcBorders>
            <w:shd w:val="clear" w:color="auto" w:fill="auto"/>
            <w:noWrap/>
            <w:vAlign w:val="bottom"/>
            <w:hideMark/>
          </w:tcPr>
          <w:p w14:paraId="5B6698E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Truckee–Tahoe </w:t>
            </w:r>
          </w:p>
        </w:tc>
        <w:tc>
          <w:tcPr>
            <w:tcW w:w="1451" w:type="dxa"/>
            <w:gridSpan w:val="2"/>
            <w:tcBorders>
              <w:top w:val="nil"/>
              <w:left w:val="nil"/>
              <w:bottom w:val="nil"/>
              <w:right w:val="nil"/>
            </w:tcBorders>
            <w:shd w:val="clear" w:color="auto" w:fill="auto"/>
            <w:noWrap/>
            <w:vAlign w:val="bottom"/>
            <w:hideMark/>
          </w:tcPr>
          <w:p w14:paraId="5B6698E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39.32</w:t>
            </w:r>
          </w:p>
        </w:tc>
        <w:tc>
          <w:tcPr>
            <w:tcW w:w="1420" w:type="dxa"/>
            <w:gridSpan w:val="2"/>
            <w:tcBorders>
              <w:top w:val="nil"/>
              <w:left w:val="nil"/>
              <w:bottom w:val="nil"/>
              <w:right w:val="nil"/>
            </w:tcBorders>
            <w:shd w:val="clear" w:color="auto" w:fill="auto"/>
            <w:noWrap/>
            <w:vAlign w:val="bottom"/>
            <w:hideMark/>
          </w:tcPr>
          <w:p w14:paraId="5B6698F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–120.13</w:t>
            </w:r>
          </w:p>
        </w:tc>
        <w:tc>
          <w:tcPr>
            <w:tcW w:w="1293" w:type="dxa"/>
            <w:tcBorders>
              <w:top w:val="nil"/>
              <w:left w:val="nil"/>
              <w:bottom w:val="nil"/>
              <w:right w:val="nil"/>
            </w:tcBorders>
            <w:shd w:val="clear" w:color="auto" w:fill="auto"/>
            <w:noWrap/>
            <w:vAlign w:val="bottom"/>
            <w:hideMark/>
          </w:tcPr>
          <w:p w14:paraId="5B6698F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F9"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F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725847</w:t>
            </w:r>
          </w:p>
        </w:tc>
        <w:tc>
          <w:tcPr>
            <w:tcW w:w="818" w:type="dxa"/>
            <w:gridSpan w:val="2"/>
            <w:tcBorders>
              <w:top w:val="nil"/>
              <w:left w:val="nil"/>
              <w:bottom w:val="nil"/>
              <w:right w:val="nil"/>
            </w:tcBorders>
            <w:shd w:val="clear" w:color="auto" w:fill="auto"/>
            <w:noWrap/>
            <w:vAlign w:val="bottom"/>
            <w:hideMark/>
          </w:tcPr>
          <w:p w14:paraId="5B6698F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0.64</w:t>
            </w:r>
          </w:p>
        </w:tc>
        <w:tc>
          <w:tcPr>
            <w:tcW w:w="4955" w:type="dxa"/>
            <w:tcBorders>
              <w:top w:val="nil"/>
              <w:left w:val="nil"/>
              <w:bottom w:val="nil"/>
              <w:right w:val="nil"/>
            </w:tcBorders>
            <w:shd w:val="clear" w:color="auto" w:fill="auto"/>
            <w:noWrap/>
            <w:vAlign w:val="bottom"/>
            <w:hideMark/>
          </w:tcPr>
          <w:p w14:paraId="5B6698F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South Lake Tahoe </w:t>
            </w:r>
          </w:p>
        </w:tc>
        <w:tc>
          <w:tcPr>
            <w:tcW w:w="1451" w:type="dxa"/>
            <w:gridSpan w:val="2"/>
            <w:tcBorders>
              <w:top w:val="nil"/>
              <w:left w:val="nil"/>
              <w:bottom w:val="nil"/>
              <w:right w:val="nil"/>
            </w:tcBorders>
            <w:shd w:val="clear" w:color="auto" w:fill="auto"/>
            <w:noWrap/>
            <w:vAlign w:val="bottom"/>
            <w:hideMark/>
          </w:tcPr>
          <w:p w14:paraId="5B6698F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38.9</w:t>
            </w:r>
          </w:p>
        </w:tc>
        <w:tc>
          <w:tcPr>
            <w:tcW w:w="1420" w:type="dxa"/>
            <w:gridSpan w:val="2"/>
            <w:tcBorders>
              <w:top w:val="nil"/>
              <w:left w:val="nil"/>
              <w:bottom w:val="nil"/>
              <w:right w:val="nil"/>
            </w:tcBorders>
            <w:shd w:val="clear" w:color="auto" w:fill="auto"/>
            <w:noWrap/>
            <w:vAlign w:val="bottom"/>
            <w:hideMark/>
          </w:tcPr>
          <w:p w14:paraId="5B6698F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–120.00</w:t>
            </w:r>
          </w:p>
        </w:tc>
        <w:tc>
          <w:tcPr>
            <w:tcW w:w="1293" w:type="dxa"/>
            <w:tcBorders>
              <w:top w:val="nil"/>
              <w:left w:val="nil"/>
              <w:bottom w:val="nil"/>
              <w:right w:val="nil"/>
            </w:tcBorders>
            <w:shd w:val="clear" w:color="auto" w:fill="auto"/>
            <w:noWrap/>
            <w:vAlign w:val="bottom"/>
            <w:hideMark/>
          </w:tcPr>
          <w:p w14:paraId="5B6698F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900"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F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725905</w:t>
            </w:r>
          </w:p>
        </w:tc>
        <w:tc>
          <w:tcPr>
            <w:tcW w:w="818" w:type="dxa"/>
            <w:gridSpan w:val="2"/>
            <w:tcBorders>
              <w:top w:val="nil"/>
              <w:left w:val="nil"/>
              <w:bottom w:val="nil"/>
              <w:right w:val="nil"/>
            </w:tcBorders>
            <w:shd w:val="clear" w:color="auto" w:fill="auto"/>
            <w:noWrap/>
            <w:vAlign w:val="bottom"/>
            <w:hideMark/>
          </w:tcPr>
          <w:p w14:paraId="5B6698F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5B6698F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Ukiah Municipal AP </w:t>
            </w:r>
          </w:p>
        </w:tc>
        <w:tc>
          <w:tcPr>
            <w:tcW w:w="1451" w:type="dxa"/>
            <w:gridSpan w:val="2"/>
            <w:tcBorders>
              <w:top w:val="nil"/>
              <w:left w:val="nil"/>
              <w:bottom w:val="nil"/>
              <w:right w:val="nil"/>
            </w:tcBorders>
            <w:shd w:val="clear" w:color="auto" w:fill="auto"/>
            <w:noWrap/>
            <w:vAlign w:val="bottom"/>
            <w:hideMark/>
          </w:tcPr>
          <w:p w14:paraId="5B6698F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bottom"/>
            <w:hideMark/>
          </w:tcPr>
          <w:p w14:paraId="5B6698F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–123.20</w:t>
            </w:r>
          </w:p>
        </w:tc>
        <w:tc>
          <w:tcPr>
            <w:tcW w:w="1293" w:type="dxa"/>
            <w:tcBorders>
              <w:top w:val="nil"/>
              <w:left w:val="nil"/>
              <w:bottom w:val="nil"/>
              <w:right w:val="nil"/>
            </w:tcBorders>
            <w:shd w:val="clear" w:color="auto" w:fill="auto"/>
            <w:noWrap/>
            <w:vAlign w:val="bottom"/>
            <w:hideMark/>
          </w:tcPr>
          <w:p w14:paraId="5B6698F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907"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90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725910</w:t>
            </w:r>
          </w:p>
        </w:tc>
        <w:tc>
          <w:tcPr>
            <w:tcW w:w="818" w:type="dxa"/>
            <w:gridSpan w:val="2"/>
            <w:tcBorders>
              <w:top w:val="nil"/>
              <w:left w:val="nil"/>
              <w:bottom w:val="nil"/>
              <w:right w:val="nil"/>
            </w:tcBorders>
            <w:shd w:val="clear" w:color="auto" w:fill="auto"/>
            <w:noWrap/>
            <w:vAlign w:val="bottom"/>
            <w:hideMark/>
          </w:tcPr>
          <w:p w14:paraId="5B66990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5B66990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Red Bluff Municipal Arpt 40.15 –122.25 California</w:t>
            </w:r>
          </w:p>
        </w:tc>
        <w:tc>
          <w:tcPr>
            <w:tcW w:w="1451" w:type="dxa"/>
            <w:gridSpan w:val="2"/>
            <w:tcBorders>
              <w:top w:val="nil"/>
              <w:left w:val="nil"/>
              <w:bottom w:val="nil"/>
              <w:right w:val="nil"/>
            </w:tcBorders>
            <w:shd w:val="clear" w:color="auto" w:fill="auto"/>
            <w:noWrap/>
            <w:vAlign w:val="bottom"/>
            <w:hideMark/>
          </w:tcPr>
          <w:p w14:paraId="5B66990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40.15</w:t>
            </w:r>
          </w:p>
        </w:tc>
        <w:tc>
          <w:tcPr>
            <w:tcW w:w="1420" w:type="dxa"/>
            <w:gridSpan w:val="2"/>
            <w:tcBorders>
              <w:top w:val="nil"/>
              <w:left w:val="nil"/>
              <w:bottom w:val="nil"/>
              <w:right w:val="nil"/>
            </w:tcBorders>
            <w:shd w:val="clear" w:color="auto" w:fill="auto"/>
            <w:noWrap/>
            <w:vAlign w:val="bottom"/>
            <w:hideMark/>
          </w:tcPr>
          <w:p w14:paraId="5B66990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–122.25</w:t>
            </w:r>
          </w:p>
        </w:tc>
        <w:tc>
          <w:tcPr>
            <w:tcW w:w="1293" w:type="dxa"/>
            <w:tcBorders>
              <w:top w:val="nil"/>
              <w:left w:val="nil"/>
              <w:bottom w:val="nil"/>
              <w:right w:val="nil"/>
            </w:tcBorders>
            <w:shd w:val="clear" w:color="auto" w:fill="auto"/>
            <w:noWrap/>
            <w:vAlign w:val="bottom"/>
            <w:hideMark/>
          </w:tcPr>
          <w:p w14:paraId="5B66990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0E"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908"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725920</w:t>
            </w:r>
          </w:p>
        </w:tc>
        <w:tc>
          <w:tcPr>
            <w:tcW w:w="818" w:type="dxa"/>
            <w:gridSpan w:val="2"/>
            <w:tcBorders>
              <w:top w:val="nil"/>
              <w:left w:val="nil"/>
              <w:bottom w:val="nil"/>
              <w:right w:val="nil"/>
            </w:tcBorders>
            <w:shd w:val="clear" w:color="auto" w:fill="auto"/>
            <w:noWrap/>
            <w:vAlign w:val="bottom"/>
            <w:hideMark/>
          </w:tcPr>
          <w:p w14:paraId="5B669909"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5B66990A"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Redding Municipal Arpt 40.52 –122.</w:t>
            </w:r>
          </w:p>
        </w:tc>
        <w:tc>
          <w:tcPr>
            <w:tcW w:w="1451" w:type="dxa"/>
            <w:gridSpan w:val="2"/>
            <w:tcBorders>
              <w:top w:val="nil"/>
              <w:left w:val="nil"/>
              <w:bottom w:val="nil"/>
              <w:right w:val="nil"/>
            </w:tcBorders>
            <w:shd w:val="clear" w:color="auto" w:fill="auto"/>
            <w:noWrap/>
            <w:vAlign w:val="bottom"/>
            <w:hideMark/>
          </w:tcPr>
          <w:p w14:paraId="5B66990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40.52</w:t>
            </w:r>
          </w:p>
        </w:tc>
        <w:tc>
          <w:tcPr>
            <w:tcW w:w="1420" w:type="dxa"/>
            <w:gridSpan w:val="2"/>
            <w:tcBorders>
              <w:top w:val="nil"/>
              <w:left w:val="nil"/>
              <w:bottom w:val="nil"/>
              <w:right w:val="nil"/>
            </w:tcBorders>
            <w:shd w:val="clear" w:color="auto" w:fill="auto"/>
            <w:noWrap/>
            <w:vAlign w:val="bottom"/>
            <w:hideMark/>
          </w:tcPr>
          <w:p w14:paraId="5B66990C"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–122.32</w:t>
            </w:r>
          </w:p>
        </w:tc>
        <w:tc>
          <w:tcPr>
            <w:tcW w:w="1293" w:type="dxa"/>
            <w:tcBorders>
              <w:top w:val="nil"/>
              <w:left w:val="nil"/>
              <w:bottom w:val="nil"/>
              <w:right w:val="nil"/>
            </w:tcBorders>
            <w:shd w:val="clear" w:color="auto" w:fill="auto"/>
            <w:noWrap/>
            <w:vAlign w:val="bottom"/>
            <w:hideMark/>
          </w:tcPr>
          <w:p w14:paraId="5B66990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10" w14:textId="77777777" w:rsidTr="00636F83">
        <w:trPr>
          <w:trHeight w:val="240"/>
        </w:trPr>
        <w:tc>
          <w:tcPr>
            <w:tcW w:w="10921" w:type="dxa"/>
            <w:gridSpan w:val="10"/>
            <w:tcBorders>
              <w:top w:val="nil"/>
              <w:left w:val="nil"/>
              <w:bottom w:val="nil"/>
              <w:right w:val="nil"/>
            </w:tcBorders>
            <w:shd w:val="clear" w:color="auto" w:fill="auto"/>
            <w:noWrap/>
            <w:vAlign w:val="bottom"/>
            <w:hideMark/>
          </w:tcPr>
          <w:p w14:paraId="5B66990F" w14:textId="55B702F8" w:rsidR="00E168DF" w:rsidRPr="002A4574" w:rsidRDefault="00E168DF" w:rsidP="00636F83">
            <w:pPr>
              <w:jc w:val="center"/>
              <w:rPr>
                <w:rFonts w:ascii="Calibri" w:hAnsi="Calibri"/>
                <w:color w:val="000000"/>
                <w:sz w:val="18"/>
                <w:szCs w:val="18"/>
              </w:rPr>
            </w:pPr>
            <w:r w:rsidRPr="002A4574">
              <w:rPr>
                <w:rFonts w:ascii="Calibri" w:hAnsi="Calibri"/>
                <w:color w:val="000000"/>
                <w:sz w:val="18"/>
                <w:szCs w:val="18"/>
              </w:rPr>
              <w:t>NORMATIVE APPENDIX X</w:t>
            </w:r>
            <w:r>
              <w:rPr>
                <w:rFonts w:ascii="Calibri" w:hAnsi="Calibri"/>
                <w:color w:val="000000"/>
                <w:sz w:val="18"/>
                <w:szCs w:val="18"/>
              </w:rPr>
              <w:t xml:space="preserve"> Cont</w:t>
            </w:r>
            <w:r w:rsidRPr="002A4574">
              <w:rPr>
                <w:rFonts w:ascii="Calibri" w:hAnsi="Calibri"/>
                <w:color w:val="000000"/>
                <w:sz w:val="18"/>
                <w:szCs w:val="18"/>
              </w:rPr>
              <w:t>:</w:t>
            </w:r>
          </w:p>
        </w:tc>
      </w:tr>
      <w:tr w:rsidR="00E168DF" w:rsidRPr="002A4574" w14:paraId="5B669912" w14:textId="77777777" w:rsidTr="00636F83">
        <w:trPr>
          <w:trHeight w:val="240"/>
        </w:trPr>
        <w:tc>
          <w:tcPr>
            <w:tcW w:w="10921" w:type="dxa"/>
            <w:gridSpan w:val="10"/>
            <w:tcBorders>
              <w:top w:val="nil"/>
              <w:left w:val="nil"/>
              <w:bottom w:val="nil"/>
              <w:right w:val="nil"/>
            </w:tcBorders>
            <w:shd w:val="clear" w:color="auto" w:fill="auto"/>
            <w:noWrap/>
            <w:vAlign w:val="bottom"/>
            <w:hideMark/>
          </w:tcPr>
          <w:p w14:paraId="5B669911" w14:textId="77777777" w:rsidR="00E168DF" w:rsidRPr="002A4574" w:rsidRDefault="00E168DF" w:rsidP="00636F83">
            <w:pPr>
              <w:jc w:val="center"/>
              <w:rPr>
                <w:rFonts w:ascii="Calibri" w:hAnsi="Calibri"/>
                <w:color w:val="000000"/>
                <w:sz w:val="18"/>
                <w:szCs w:val="18"/>
              </w:rPr>
            </w:pPr>
            <w:r w:rsidRPr="002A4574">
              <w:rPr>
                <w:rFonts w:ascii="Calibri" w:hAnsi="Calibri"/>
                <w:color w:val="000000"/>
                <w:sz w:val="18"/>
                <w:szCs w:val="18"/>
              </w:rPr>
              <w:lastRenderedPageBreak/>
              <w:t>INFILTRATION EFFECTIVENESS WEATHER AND SHIELDING FACTORS (WSF)</w:t>
            </w:r>
          </w:p>
        </w:tc>
      </w:tr>
      <w:tr w:rsidR="00E168DF" w:rsidRPr="002A4574" w14:paraId="5B669914" w14:textId="77777777" w:rsidTr="00E84254">
        <w:trPr>
          <w:trHeight w:val="240"/>
        </w:trPr>
        <w:tc>
          <w:tcPr>
            <w:tcW w:w="10921" w:type="dxa"/>
            <w:gridSpan w:val="10"/>
            <w:tcBorders>
              <w:top w:val="nil"/>
              <w:left w:val="nil"/>
              <w:right w:val="nil"/>
            </w:tcBorders>
            <w:shd w:val="clear" w:color="auto" w:fill="auto"/>
            <w:noWrap/>
            <w:vAlign w:val="bottom"/>
            <w:hideMark/>
          </w:tcPr>
          <w:p w14:paraId="5B669913" w14:textId="77777777" w:rsidR="00E168DF" w:rsidRPr="002A4574" w:rsidRDefault="00E168DF"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E168DF" w:rsidRPr="002A4574" w14:paraId="5B66991B" w14:textId="77777777" w:rsidTr="00E84254">
        <w:trPr>
          <w:trHeight w:val="240"/>
        </w:trPr>
        <w:tc>
          <w:tcPr>
            <w:tcW w:w="764" w:type="dxa"/>
            <w:tcBorders>
              <w:top w:val="nil"/>
              <w:left w:val="nil"/>
              <w:bottom w:val="single" w:sz="4" w:space="0" w:color="auto"/>
              <w:right w:val="nil"/>
            </w:tcBorders>
            <w:shd w:val="clear" w:color="auto" w:fill="auto"/>
            <w:noWrap/>
            <w:vAlign w:val="bottom"/>
            <w:hideMark/>
          </w:tcPr>
          <w:p w14:paraId="5B669915"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TMY3</w:t>
            </w:r>
          </w:p>
        </w:tc>
        <w:tc>
          <w:tcPr>
            <w:tcW w:w="747" w:type="dxa"/>
            <w:gridSpan w:val="2"/>
            <w:tcBorders>
              <w:top w:val="nil"/>
              <w:left w:val="nil"/>
              <w:bottom w:val="single" w:sz="4" w:space="0" w:color="auto"/>
              <w:right w:val="nil"/>
            </w:tcBorders>
            <w:shd w:val="clear" w:color="auto" w:fill="auto"/>
            <w:noWrap/>
            <w:vAlign w:val="bottom"/>
            <w:hideMark/>
          </w:tcPr>
          <w:p w14:paraId="5B669916"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wsf</w:t>
            </w:r>
          </w:p>
        </w:tc>
        <w:tc>
          <w:tcPr>
            <w:tcW w:w="5246" w:type="dxa"/>
            <w:gridSpan w:val="2"/>
            <w:tcBorders>
              <w:top w:val="nil"/>
              <w:left w:val="nil"/>
              <w:bottom w:val="single" w:sz="4" w:space="0" w:color="auto"/>
              <w:right w:val="nil"/>
            </w:tcBorders>
            <w:shd w:val="clear" w:color="auto" w:fill="auto"/>
            <w:noWrap/>
            <w:vAlign w:val="bottom"/>
            <w:hideMark/>
          </w:tcPr>
          <w:p w14:paraId="5B669917"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Weather Station</w:t>
            </w:r>
          </w:p>
        </w:tc>
        <w:tc>
          <w:tcPr>
            <w:tcW w:w="825" w:type="dxa"/>
            <w:tcBorders>
              <w:top w:val="nil"/>
              <w:left w:val="nil"/>
              <w:bottom w:val="single" w:sz="4" w:space="0" w:color="auto"/>
              <w:right w:val="nil"/>
            </w:tcBorders>
            <w:shd w:val="clear" w:color="auto" w:fill="auto"/>
            <w:noWrap/>
            <w:vAlign w:val="bottom"/>
            <w:hideMark/>
          </w:tcPr>
          <w:p w14:paraId="5B669918"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Latitude</w:t>
            </w:r>
          </w:p>
        </w:tc>
        <w:tc>
          <w:tcPr>
            <w:tcW w:w="1239" w:type="dxa"/>
            <w:gridSpan w:val="2"/>
            <w:tcBorders>
              <w:top w:val="nil"/>
              <w:left w:val="nil"/>
              <w:bottom w:val="single" w:sz="4" w:space="0" w:color="auto"/>
              <w:right w:val="nil"/>
            </w:tcBorders>
            <w:shd w:val="clear" w:color="auto" w:fill="auto"/>
            <w:noWrap/>
            <w:vAlign w:val="bottom"/>
            <w:hideMark/>
          </w:tcPr>
          <w:p w14:paraId="5B669919"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Longitude</w:t>
            </w:r>
          </w:p>
        </w:tc>
        <w:tc>
          <w:tcPr>
            <w:tcW w:w="2100" w:type="dxa"/>
            <w:gridSpan w:val="2"/>
            <w:tcBorders>
              <w:top w:val="nil"/>
              <w:left w:val="nil"/>
              <w:bottom w:val="single" w:sz="4" w:space="0" w:color="auto"/>
              <w:right w:val="nil"/>
            </w:tcBorders>
            <w:shd w:val="clear" w:color="auto" w:fill="auto"/>
            <w:noWrap/>
            <w:vAlign w:val="bottom"/>
            <w:hideMark/>
          </w:tcPr>
          <w:p w14:paraId="5B66991A"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State</w:t>
            </w:r>
          </w:p>
        </w:tc>
      </w:tr>
      <w:tr w:rsidR="00E168DF" w:rsidRPr="002A4574" w14:paraId="5B669922" w14:textId="77777777" w:rsidTr="00E84254">
        <w:trPr>
          <w:trHeight w:val="240"/>
        </w:trPr>
        <w:tc>
          <w:tcPr>
            <w:tcW w:w="764" w:type="dxa"/>
            <w:tcBorders>
              <w:top w:val="single" w:sz="4" w:space="0" w:color="auto"/>
              <w:left w:val="nil"/>
              <w:bottom w:val="nil"/>
              <w:right w:val="nil"/>
            </w:tcBorders>
            <w:shd w:val="clear" w:color="auto" w:fill="auto"/>
            <w:noWrap/>
            <w:vAlign w:val="bottom"/>
            <w:hideMark/>
          </w:tcPr>
          <w:p w14:paraId="5B66991C"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725945</w:t>
            </w:r>
          </w:p>
        </w:tc>
        <w:tc>
          <w:tcPr>
            <w:tcW w:w="747" w:type="dxa"/>
            <w:gridSpan w:val="2"/>
            <w:tcBorders>
              <w:top w:val="single" w:sz="4" w:space="0" w:color="auto"/>
              <w:left w:val="nil"/>
              <w:bottom w:val="nil"/>
              <w:right w:val="nil"/>
            </w:tcBorders>
            <w:shd w:val="clear" w:color="auto" w:fill="auto"/>
            <w:noWrap/>
            <w:vAlign w:val="bottom"/>
            <w:hideMark/>
          </w:tcPr>
          <w:p w14:paraId="5B66991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0.56</w:t>
            </w:r>
          </w:p>
        </w:tc>
        <w:tc>
          <w:tcPr>
            <w:tcW w:w="5246" w:type="dxa"/>
            <w:gridSpan w:val="2"/>
            <w:tcBorders>
              <w:top w:val="single" w:sz="4" w:space="0" w:color="auto"/>
              <w:left w:val="nil"/>
              <w:bottom w:val="nil"/>
              <w:right w:val="nil"/>
            </w:tcBorders>
            <w:shd w:val="clear" w:color="auto" w:fill="auto"/>
            <w:noWrap/>
            <w:vAlign w:val="bottom"/>
            <w:hideMark/>
          </w:tcPr>
          <w:p w14:paraId="5B66991E"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Arcata Airport 40.98 –124.10 California</w:t>
            </w:r>
          </w:p>
        </w:tc>
        <w:tc>
          <w:tcPr>
            <w:tcW w:w="825" w:type="dxa"/>
            <w:tcBorders>
              <w:top w:val="single" w:sz="4" w:space="0" w:color="auto"/>
              <w:left w:val="nil"/>
              <w:bottom w:val="nil"/>
              <w:right w:val="nil"/>
            </w:tcBorders>
            <w:shd w:val="clear" w:color="auto" w:fill="auto"/>
            <w:noWrap/>
            <w:vAlign w:val="bottom"/>
            <w:hideMark/>
          </w:tcPr>
          <w:p w14:paraId="5B66991F"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40.98</w:t>
            </w:r>
          </w:p>
        </w:tc>
        <w:tc>
          <w:tcPr>
            <w:tcW w:w="1239" w:type="dxa"/>
            <w:gridSpan w:val="2"/>
            <w:tcBorders>
              <w:top w:val="single" w:sz="4" w:space="0" w:color="auto"/>
              <w:left w:val="nil"/>
              <w:bottom w:val="nil"/>
              <w:right w:val="nil"/>
            </w:tcBorders>
            <w:shd w:val="clear" w:color="auto" w:fill="auto"/>
            <w:noWrap/>
            <w:vAlign w:val="bottom"/>
            <w:hideMark/>
          </w:tcPr>
          <w:p w14:paraId="5B669920"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–124.10</w:t>
            </w:r>
          </w:p>
        </w:tc>
        <w:tc>
          <w:tcPr>
            <w:tcW w:w="2100" w:type="dxa"/>
            <w:gridSpan w:val="2"/>
            <w:tcBorders>
              <w:top w:val="single" w:sz="4" w:space="0" w:color="auto"/>
              <w:left w:val="nil"/>
              <w:bottom w:val="nil"/>
              <w:right w:val="nil"/>
            </w:tcBorders>
            <w:shd w:val="clear" w:color="auto" w:fill="auto"/>
            <w:noWrap/>
            <w:vAlign w:val="bottom"/>
            <w:hideMark/>
          </w:tcPr>
          <w:p w14:paraId="5B669921"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29" w14:textId="77777777" w:rsidTr="00E168DF">
        <w:trPr>
          <w:trHeight w:val="240"/>
        </w:trPr>
        <w:tc>
          <w:tcPr>
            <w:tcW w:w="764" w:type="dxa"/>
            <w:tcBorders>
              <w:top w:val="nil"/>
              <w:left w:val="nil"/>
              <w:bottom w:val="nil"/>
              <w:right w:val="nil"/>
            </w:tcBorders>
            <w:shd w:val="clear" w:color="auto" w:fill="auto"/>
            <w:noWrap/>
            <w:vAlign w:val="bottom"/>
            <w:hideMark/>
          </w:tcPr>
          <w:p w14:paraId="5B669923"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725946</w:t>
            </w:r>
          </w:p>
        </w:tc>
        <w:tc>
          <w:tcPr>
            <w:tcW w:w="747" w:type="dxa"/>
            <w:gridSpan w:val="2"/>
            <w:tcBorders>
              <w:top w:val="nil"/>
              <w:left w:val="nil"/>
              <w:bottom w:val="nil"/>
              <w:right w:val="nil"/>
            </w:tcBorders>
            <w:shd w:val="clear" w:color="auto" w:fill="auto"/>
            <w:noWrap/>
            <w:vAlign w:val="bottom"/>
            <w:hideMark/>
          </w:tcPr>
          <w:p w14:paraId="5B669924"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0.6</w:t>
            </w:r>
          </w:p>
        </w:tc>
        <w:tc>
          <w:tcPr>
            <w:tcW w:w="5246" w:type="dxa"/>
            <w:gridSpan w:val="2"/>
            <w:tcBorders>
              <w:top w:val="nil"/>
              <w:left w:val="nil"/>
              <w:bottom w:val="nil"/>
              <w:right w:val="nil"/>
            </w:tcBorders>
            <w:shd w:val="clear" w:color="auto" w:fill="auto"/>
            <w:noWrap/>
            <w:vAlign w:val="bottom"/>
            <w:hideMark/>
          </w:tcPr>
          <w:p w14:paraId="5B669925"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Crescent City Faa Ai 41.78 –124.2</w:t>
            </w:r>
          </w:p>
        </w:tc>
        <w:tc>
          <w:tcPr>
            <w:tcW w:w="825" w:type="dxa"/>
            <w:tcBorders>
              <w:top w:val="nil"/>
              <w:left w:val="nil"/>
              <w:bottom w:val="nil"/>
              <w:right w:val="nil"/>
            </w:tcBorders>
            <w:shd w:val="clear" w:color="auto" w:fill="auto"/>
            <w:noWrap/>
            <w:vAlign w:val="bottom"/>
            <w:hideMark/>
          </w:tcPr>
          <w:p w14:paraId="5B669926"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41.78</w:t>
            </w:r>
          </w:p>
        </w:tc>
        <w:tc>
          <w:tcPr>
            <w:tcW w:w="1239" w:type="dxa"/>
            <w:gridSpan w:val="2"/>
            <w:tcBorders>
              <w:top w:val="nil"/>
              <w:left w:val="nil"/>
              <w:bottom w:val="nil"/>
              <w:right w:val="nil"/>
            </w:tcBorders>
            <w:shd w:val="clear" w:color="auto" w:fill="auto"/>
            <w:noWrap/>
            <w:vAlign w:val="bottom"/>
            <w:hideMark/>
          </w:tcPr>
          <w:p w14:paraId="5B669927"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–124.23</w:t>
            </w:r>
          </w:p>
        </w:tc>
        <w:tc>
          <w:tcPr>
            <w:tcW w:w="2100" w:type="dxa"/>
            <w:gridSpan w:val="2"/>
            <w:tcBorders>
              <w:top w:val="nil"/>
              <w:left w:val="nil"/>
              <w:bottom w:val="nil"/>
              <w:right w:val="nil"/>
            </w:tcBorders>
            <w:shd w:val="clear" w:color="auto" w:fill="auto"/>
            <w:noWrap/>
            <w:vAlign w:val="bottom"/>
            <w:hideMark/>
          </w:tcPr>
          <w:p w14:paraId="5B669928"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30" w14:textId="77777777" w:rsidTr="00E168DF">
        <w:trPr>
          <w:trHeight w:val="240"/>
        </w:trPr>
        <w:tc>
          <w:tcPr>
            <w:tcW w:w="764" w:type="dxa"/>
            <w:tcBorders>
              <w:top w:val="nil"/>
              <w:left w:val="nil"/>
              <w:bottom w:val="nil"/>
              <w:right w:val="nil"/>
            </w:tcBorders>
            <w:shd w:val="clear" w:color="auto" w:fill="auto"/>
            <w:noWrap/>
            <w:vAlign w:val="bottom"/>
            <w:hideMark/>
          </w:tcPr>
          <w:p w14:paraId="5B66992A"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725955</w:t>
            </w:r>
          </w:p>
        </w:tc>
        <w:tc>
          <w:tcPr>
            <w:tcW w:w="747" w:type="dxa"/>
            <w:gridSpan w:val="2"/>
            <w:tcBorders>
              <w:top w:val="nil"/>
              <w:left w:val="nil"/>
              <w:bottom w:val="nil"/>
              <w:right w:val="nil"/>
            </w:tcBorders>
            <w:shd w:val="clear" w:color="auto" w:fill="auto"/>
            <w:noWrap/>
            <w:vAlign w:val="bottom"/>
            <w:hideMark/>
          </w:tcPr>
          <w:p w14:paraId="5B66992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0.55</w:t>
            </w:r>
          </w:p>
        </w:tc>
        <w:tc>
          <w:tcPr>
            <w:tcW w:w="5246" w:type="dxa"/>
            <w:gridSpan w:val="2"/>
            <w:tcBorders>
              <w:top w:val="nil"/>
              <w:left w:val="nil"/>
              <w:bottom w:val="nil"/>
              <w:right w:val="nil"/>
            </w:tcBorders>
            <w:shd w:val="clear" w:color="auto" w:fill="auto"/>
            <w:noWrap/>
            <w:vAlign w:val="bottom"/>
            <w:hideMark/>
          </w:tcPr>
          <w:p w14:paraId="5B66992C"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Montague Siskiyou County AP 41.78 –122.47 California</w:t>
            </w:r>
          </w:p>
        </w:tc>
        <w:tc>
          <w:tcPr>
            <w:tcW w:w="825" w:type="dxa"/>
            <w:tcBorders>
              <w:top w:val="nil"/>
              <w:left w:val="nil"/>
              <w:bottom w:val="nil"/>
              <w:right w:val="nil"/>
            </w:tcBorders>
            <w:shd w:val="clear" w:color="auto" w:fill="auto"/>
            <w:noWrap/>
            <w:vAlign w:val="bottom"/>
            <w:hideMark/>
          </w:tcPr>
          <w:p w14:paraId="5B66992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41.78</w:t>
            </w:r>
          </w:p>
        </w:tc>
        <w:tc>
          <w:tcPr>
            <w:tcW w:w="1239" w:type="dxa"/>
            <w:gridSpan w:val="2"/>
            <w:tcBorders>
              <w:top w:val="nil"/>
              <w:left w:val="nil"/>
              <w:bottom w:val="nil"/>
              <w:right w:val="nil"/>
            </w:tcBorders>
            <w:shd w:val="clear" w:color="auto" w:fill="auto"/>
            <w:noWrap/>
            <w:vAlign w:val="bottom"/>
            <w:hideMark/>
          </w:tcPr>
          <w:p w14:paraId="5B66992E"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–122.47</w:t>
            </w:r>
          </w:p>
        </w:tc>
        <w:tc>
          <w:tcPr>
            <w:tcW w:w="2100" w:type="dxa"/>
            <w:gridSpan w:val="2"/>
            <w:tcBorders>
              <w:top w:val="nil"/>
              <w:left w:val="nil"/>
              <w:bottom w:val="nil"/>
              <w:right w:val="nil"/>
            </w:tcBorders>
            <w:shd w:val="clear" w:color="auto" w:fill="auto"/>
            <w:noWrap/>
            <w:vAlign w:val="bottom"/>
            <w:hideMark/>
          </w:tcPr>
          <w:p w14:paraId="5B66992F"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37" w14:textId="77777777" w:rsidTr="00E168DF">
        <w:trPr>
          <w:trHeight w:val="240"/>
        </w:trPr>
        <w:tc>
          <w:tcPr>
            <w:tcW w:w="764" w:type="dxa"/>
            <w:tcBorders>
              <w:top w:val="nil"/>
              <w:left w:val="nil"/>
              <w:bottom w:val="nil"/>
              <w:right w:val="nil"/>
            </w:tcBorders>
            <w:shd w:val="clear" w:color="auto" w:fill="auto"/>
            <w:noWrap/>
            <w:vAlign w:val="bottom"/>
            <w:hideMark/>
          </w:tcPr>
          <w:p w14:paraId="5B669931"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725958</w:t>
            </w:r>
          </w:p>
        </w:tc>
        <w:tc>
          <w:tcPr>
            <w:tcW w:w="747" w:type="dxa"/>
            <w:gridSpan w:val="2"/>
            <w:tcBorders>
              <w:top w:val="nil"/>
              <w:left w:val="nil"/>
              <w:bottom w:val="nil"/>
              <w:right w:val="nil"/>
            </w:tcBorders>
            <w:shd w:val="clear" w:color="auto" w:fill="auto"/>
            <w:noWrap/>
            <w:vAlign w:val="bottom"/>
            <w:hideMark/>
          </w:tcPr>
          <w:p w14:paraId="5B669932"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0.59</w:t>
            </w:r>
          </w:p>
        </w:tc>
        <w:tc>
          <w:tcPr>
            <w:tcW w:w="5246" w:type="dxa"/>
            <w:gridSpan w:val="2"/>
            <w:tcBorders>
              <w:top w:val="nil"/>
              <w:left w:val="nil"/>
              <w:bottom w:val="nil"/>
              <w:right w:val="nil"/>
            </w:tcBorders>
            <w:shd w:val="clear" w:color="auto" w:fill="auto"/>
            <w:noWrap/>
            <w:vAlign w:val="bottom"/>
            <w:hideMark/>
          </w:tcPr>
          <w:p w14:paraId="5B669933"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Alturas 41.50 –120.5</w:t>
            </w:r>
          </w:p>
        </w:tc>
        <w:tc>
          <w:tcPr>
            <w:tcW w:w="825" w:type="dxa"/>
            <w:tcBorders>
              <w:top w:val="nil"/>
              <w:left w:val="nil"/>
              <w:bottom w:val="nil"/>
              <w:right w:val="nil"/>
            </w:tcBorders>
            <w:shd w:val="clear" w:color="auto" w:fill="auto"/>
            <w:noWrap/>
            <w:vAlign w:val="bottom"/>
            <w:hideMark/>
          </w:tcPr>
          <w:p w14:paraId="5B669934"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41.5</w:t>
            </w:r>
          </w:p>
        </w:tc>
        <w:tc>
          <w:tcPr>
            <w:tcW w:w="1239" w:type="dxa"/>
            <w:gridSpan w:val="2"/>
            <w:tcBorders>
              <w:top w:val="nil"/>
              <w:left w:val="nil"/>
              <w:bottom w:val="nil"/>
              <w:right w:val="nil"/>
            </w:tcBorders>
            <w:shd w:val="clear" w:color="auto" w:fill="auto"/>
            <w:noWrap/>
            <w:vAlign w:val="bottom"/>
            <w:hideMark/>
          </w:tcPr>
          <w:p w14:paraId="5B669935"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–120.53</w:t>
            </w:r>
          </w:p>
        </w:tc>
        <w:tc>
          <w:tcPr>
            <w:tcW w:w="2100" w:type="dxa"/>
            <w:gridSpan w:val="2"/>
            <w:tcBorders>
              <w:top w:val="nil"/>
              <w:left w:val="nil"/>
              <w:bottom w:val="nil"/>
              <w:right w:val="nil"/>
            </w:tcBorders>
            <w:shd w:val="clear" w:color="auto" w:fill="auto"/>
            <w:noWrap/>
            <w:vAlign w:val="bottom"/>
            <w:hideMark/>
          </w:tcPr>
          <w:p w14:paraId="5B669936"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3E" w14:textId="77777777" w:rsidTr="00E168DF">
        <w:trPr>
          <w:trHeight w:val="240"/>
        </w:trPr>
        <w:tc>
          <w:tcPr>
            <w:tcW w:w="764" w:type="dxa"/>
            <w:tcBorders>
              <w:top w:val="nil"/>
              <w:left w:val="nil"/>
              <w:bottom w:val="nil"/>
              <w:right w:val="nil"/>
            </w:tcBorders>
            <w:shd w:val="clear" w:color="auto" w:fill="auto"/>
            <w:noWrap/>
            <w:vAlign w:val="bottom"/>
            <w:hideMark/>
          </w:tcPr>
          <w:p w14:paraId="5B669938"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745090</w:t>
            </w:r>
          </w:p>
        </w:tc>
        <w:tc>
          <w:tcPr>
            <w:tcW w:w="747" w:type="dxa"/>
            <w:gridSpan w:val="2"/>
            <w:tcBorders>
              <w:top w:val="nil"/>
              <w:left w:val="nil"/>
              <w:bottom w:val="nil"/>
              <w:right w:val="nil"/>
            </w:tcBorders>
            <w:shd w:val="clear" w:color="auto" w:fill="auto"/>
            <w:noWrap/>
            <w:vAlign w:val="bottom"/>
            <w:hideMark/>
          </w:tcPr>
          <w:p w14:paraId="5B669939"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0.45</w:t>
            </w:r>
          </w:p>
        </w:tc>
        <w:tc>
          <w:tcPr>
            <w:tcW w:w="5246" w:type="dxa"/>
            <w:gridSpan w:val="2"/>
            <w:tcBorders>
              <w:top w:val="nil"/>
              <w:left w:val="nil"/>
              <w:bottom w:val="nil"/>
              <w:right w:val="nil"/>
            </w:tcBorders>
            <w:shd w:val="clear" w:color="auto" w:fill="auto"/>
            <w:noWrap/>
            <w:vAlign w:val="bottom"/>
            <w:hideMark/>
          </w:tcPr>
          <w:p w14:paraId="5B66993A"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Mountain View Moffett Fld NAS </w:t>
            </w:r>
          </w:p>
        </w:tc>
        <w:tc>
          <w:tcPr>
            <w:tcW w:w="825" w:type="dxa"/>
            <w:tcBorders>
              <w:top w:val="nil"/>
              <w:left w:val="nil"/>
              <w:bottom w:val="nil"/>
              <w:right w:val="nil"/>
            </w:tcBorders>
            <w:shd w:val="clear" w:color="auto" w:fill="auto"/>
            <w:noWrap/>
            <w:vAlign w:val="bottom"/>
            <w:hideMark/>
          </w:tcPr>
          <w:p w14:paraId="5B66993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37.4</w:t>
            </w:r>
          </w:p>
        </w:tc>
        <w:tc>
          <w:tcPr>
            <w:tcW w:w="1239" w:type="dxa"/>
            <w:gridSpan w:val="2"/>
            <w:tcBorders>
              <w:top w:val="nil"/>
              <w:left w:val="nil"/>
              <w:bottom w:val="nil"/>
              <w:right w:val="nil"/>
            </w:tcBorders>
            <w:shd w:val="clear" w:color="auto" w:fill="auto"/>
            <w:noWrap/>
            <w:vAlign w:val="bottom"/>
            <w:hideMark/>
          </w:tcPr>
          <w:p w14:paraId="5B66993C"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–122.05</w:t>
            </w:r>
          </w:p>
        </w:tc>
        <w:tc>
          <w:tcPr>
            <w:tcW w:w="2100" w:type="dxa"/>
            <w:gridSpan w:val="2"/>
            <w:tcBorders>
              <w:top w:val="nil"/>
              <w:left w:val="nil"/>
              <w:bottom w:val="nil"/>
              <w:right w:val="nil"/>
            </w:tcBorders>
            <w:shd w:val="clear" w:color="auto" w:fill="auto"/>
            <w:noWrap/>
            <w:vAlign w:val="bottom"/>
            <w:hideMark/>
          </w:tcPr>
          <w:p w14:paraId="5B66993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45" w14:textId="77777777" w:rsidTr="00E168DF">
        <w:trPr>
          <w:trHeight w:val="240"/>
        </w:trPr>
        <w:tc>
          <w:tcPr>
            <w:tcW w:w="764" w:type="dxa"/>
            <w:tcBorders>
              <w:top w:val="nil"/>
              <w:left w:val="nil"/>
              <w:bottom w:val="nil"/>
              <w:right w:val="nil"/>
            </w:tcBorders>
            <w:shd w:val="clear" w:color="auto" w:fill="auto"/>
            <w:noWrap/>
            <w:vAlign w:val="bottom"/>
            <w:hideMark/>
          </w:tcPr>
          <w:p w14:paraId="5B66993F"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745160</w:t>
            </w:r>
          </w:p>
        </w:tc>
        <w:tc>
          <w:tcPr>
            <w:tcW w:w="747" w:type="dxa"/>
            <w:gridSpan w:val="2"/>
            <w:tcBorders>
              <w:top w:val="nil"/>
              <w:left w:val="nil"/>
              <w:bottom w:val="nil"/>
              <w:right w:val="nil"/>
            </w:tcBorders>
            <w:shd w:val="clear" w:color="auto" w:fill="auto"/>
            <w:noWrap/>
            <w:vAlign w:val="bottom"/>
            <w:hideMark/>
          </w:tcPr>
          <w:p w14:paraId="5B669940"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0.67</w:t>
            </w:r>
          </w:p>
        </w:tc>
        <w:tc>
          <w:tcPr>
            <w:tcW w:w="5246" w:type="dxa"/>
            <w:gridSpan w:val="2"/>
            <w:tcBorders>
              <w:top w:val="nil"/>
              <w:left w:val="nil"/>
              <w:bottom w:val="nil"/>
              <w:right w:val="nil"/>
            </w:tcBorders>
            <w:shd w:val="clear" w:color="auto" w:fill="auto"/>
            <w:noWrap/>
            <w:vAlign w:val="bottom"/>
            <w:hideMark/>
          </w:tcPr>
          <w:p w14:paraId="5B669941"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Travis Field AFB </w:t>
            </w:r>
          </w:p>
        </w:tc>
        <w:tc>
          <w:tcPr>
            <w:tcW w:w="825" w:type="dxa"/>
            <w:tcBorders>
              <w:top w:val="nil"/>
              <w:left w:val="nil"/>
              <w:bottom w:val="nil"/>
              <w:right w:val="nil"/>
            </w:tcBorders>
            <w:shd w:val="clear" w:color="auto" w:fill="auto"/>
            <w:noWrap/>
            <w:vAlign w:val="bottom"/>
            <w:hideMark/>
          </w:tcPr>
          <w:p w14:paraId="5B669942"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38.27</w:t>
            </w:r>
          </w:p>
        </w:tc>
        <w:tc>
          <w:tcPr>
            <w:tcW w:w="1239" w:type="dxa"/>
            <w:gridSpan w:val="2"/>
            <w:tcBorders>
              <w:top w:val="nil"/>
              <w:left w:val="nil"/>
              <w:bottom w:val="nil"/>
              <w:right w:val="nil"/>
            </w:tcBorders>
            <w:shd w:val="clear" w:color="auto" w:fill="auto"/>
            <w:noWrap/>
            <w:vAlign w:val="bottom"/>
            <w:hideMark/>
          </w:tcPr>
          <w:p w14:paraId="5B669943"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–121.93</w:t>
            </w:r>
          </w:p>
        </w:tc>
        <w:tc>
          <w:tcPr>
            <w:tcW w:w="2100" w:type="dxa"/>
            <w:gridSpan w:val="2"/>
            <w:tcBorders>
              <w:top w:val="nil"/>
              <w:left w:val="nil"/>
              <w:bottom w:val="nil"/>
              <w:right w:val="nil"/>
            </w:tcBorders>
            <w:shd w:val="clear" w:color="auto" w:fill="auto"/>
            <w:noWrap/>
            <w:vAlign w:val="bottom"/>
            <w:hideMark/>
          </w:tcPr>
          <w:p w14:paraId="5B669944"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4C" w14:textId="77777777" w:rsidTr="00E168DF">
        <w:trPr>
          <w:trHeight w:val="240"/>
        </w:trPr>
        <w:tc>
          <w:tcPr>
            <w:tcW w:w="764" w:type="dxa"/>
            <w:tcBorders>
              <w:top w:val="nil"/>
              <w:left w:val="nil"/>
              <w:bottom w:val="nil"/>
              <w:right w:val="nil"/>
            </w:tcBorders>
            <w:shd w:val="clear" w:color="auto" w:fill="auto"/>
            <w:noWrap/>
            <w:vAlign w:val="bottom"/>
            <w:hideMark/>
          </w:tcPr>
          <w:p w14:paraId="5B669946"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746120</w:t>
            </w:r>
          </w:p>
        </w:tc>
        <w:tc>
          <w:tcPr>
            <w:tcW w:w="747" w:type="dxa"/>
            <w:gridSpan w:val="2"/>
            <w:tcBorders>
              <w:top w:val="nil"/>
              <w:left w:val="nil"/>
              <w:bottom w:val="nil"/>
              <w:right w:val="nil"/>
            </w:tcBorders>
            <w:shd w:val="clear" w:color="auto" w:fill="auto"/>
            <w:noWrap/>
            <w:vAlign w:val="bottom"/>
            <w:hideMark/>
          </w:tcPr>
          <w:p w14:paraId="5B669947"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0.52</w:t>
            </w:r>
          </w:p>
        </w:tc>
        <w:tc>
          <w:tcPr>
            <w:tcW w:w="5246" w:type="dxa"/>
            <w:gridSpan w:val="2"/>
            <w:tcBorders>
              <w:top w:val="nil"/>
              <w:left w:val="nil"/>
              <w:bottom w:val="nil"/>
              <w:right w:val="nil"/>
            </w:tcBorders>
            <w:shd w:val="clear" w:color="auto" w:fill="auto"/>
            <w:noWrap/>
            <w:vAlign w:val="bottom"/>
            <w:hideMark/>
          </w:tcPr>
          <w:p w14:paraId="5B669948"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China Lake Naf </w:t>
            </w:r>
          </w:p>
        </w:tc>
        <w:tc>
          <w:tcPr>
            <w:tcW w:w="825" w:type="dxa"/>
            <w:tcBorders>
              <w:top w:val="nil"/>
              <w:left w:val="nil"/>
              <w:bottom w:val="nil"/>
              <w:right w:val="nil"/>
            </w:tcBorders>
            <w:shd w:val="clear" w:color="auto" w:fill="auto"/>
            <w:noWrap/>
            <w:vAlign w:val="bottom"/>
            <w:hideMark/>
          </w:tcPr>
          <w:p w14:paraId="5B669949"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35.68</w:t>
            </w:r>
          </w:p>
        </w:tc>
        <w:tc>
          <w:tcPr>
            <w:tcW w:w="1239" w:type="dxa"/>
            <w:gridSpan w:val="2"/>
            <w:tcBorders>
              <w:top w:val="nil"/>
              <w:left w:val="nil"/>
              <w:bottom w:val="nil"/>
              <w:right w:val="nil"/>
            </w:tcBorders>
            <w:shd w:val="clear" w:color="auto" w:fill="auto"/>
            <w:noWrap/>
            <w:vAlign w:val="bottom"/>
            <w:hideMark/>
          </w:tcPr>
          <w:p w14:paraId="5B66994A"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–117.68</w:t>
            </w:r>
          </w:p>
        </w:tc>
        <w:tc>
          <w:tcPr>
            <w:tcW w:w="2100" w:type="dxa"/>
            <w:gridSpan w:val="2"/>
            <w:tcBorders>
              <w:top w:val="nil"/>
              <w:left w:val="nil"/>
              <w:bottom w:val="nil"/>
              <w:right w:val="nil"/>
            </w:tcBorders>
            <w:shd w:val="clear" w:color="auto" w:fill="auto"/>
            <w:noWrap/>
            <w:vAlign w:val="bottom"/>
            <w:hideMark/>
          </w:tcPr>
          <w:p w14:paraId="5B66994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53" w14:textId="77777777" w:rsidTr="00E168DF">
        <w:trPr>
          <w:trHeight w:val="240"/>
        </w:trPr>
        <w:tc>
          <w:tcPr>
            <w:tcW w:w="764" w:type="dxa"/>
            <w:tcBorders>
              <w:top w:val="nil"/>
              <w:left w:val="nil"/>
              <w:bottom w:val="nil"/>
              <w:right w:val="nil"/>
            </w:tcBorders>
            <w:shd w:val="clear" w:color="auto" w:fill="auto"/>
            <w:noWrap/>
            <w:vAlign w:val="bottom"/>
            <w:hideMark/>
          </w:tcPr>
          <w:p w14:paraId="5B66994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747020</w:t>
            </w:r>
          </w:p>
        </w:tc>
        <w:tc>
          <w:tcPr>
            <w:tcW w:w="747" w:type="dxa"/>
            <w:gridSpan w:val="2"/>
            <w:tcBorders>
              <w:top w:val="nil"/>
              <w:left w:val="nil"/>
              <w:bottom w:val="nil"/>
              <w:right w:val="nil"/>
            </w:tcBorders>
            <w:shd w:val="clear" w:color="auto" w:fill="auto"/>
            <w:noWrap/>
            <w:vAlign w:val="bottom"/>
            <w:hideMark/>
          </w:tcPr>
          <w:p w14:paraId="5B66994E"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w:t>
            </w:r>
          </w:p>
        </w:tc>
        <w:tc>
          <w:tcPr>
            <w:tcW w:w="5246" w:type="dxa"/>
            <w:gridSpan w:val="2"/>
            <w:tcBorders>
              <w:top w:val="nil"/>
              <w:left w:val="nil"/>
              <w:bottom w:val="nil"/>
              <w:right w:val="nil"/>
            </w:tcBorders>
            <w:shd w:val="clear" w:color="auto" w:fill="auto"/>
            <w:noWrap/>
            <w:vAlign w:val="bottom"/>
            <w:hideMark/>
          </w:tcPr>
          <w:p w14:paraId="5B66994F"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Lemoore Reeves NAS </w:t>
            </w:r>
          </w:p>
        </w:tc>
        <w:tc>
          <w:tcPr>
            <w:tcW w:w="825" w:type="dxa"/>
            <w:tcBorders>
              <w:top w:val="nil"/>
              <w:left w:val="nil"/>
              <w:bottom w:val="nil"/>
              <w:right w:val="nil"/>
            </w:tcBorders>
            <w:shd w:val="clear" w:color="auto" w:fill="auto"/>
            <w:noWrap/>
            <w:vAlign w:val="bottom"/>
            <w:hideMark/>
          </w:tcPr>
          <w:p w14:paraId="5B669950"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36.33</w:t>
            </w:r>
          </w:p>
        </w:tc>
        <w:tc>
          <w:tcPr>
            <w:tcW w:w="1239" w:type="dxa"/>
            <w:gridSpan w:val="2"/>
            <w:tcBorders>
              <w:top w:val="nil"/>
              <w:left w:val="nil"/>
              <w:bottom w:val="nil"/>
              <w:right w:val="nil"/>
            </w:tcBorders>
            <w:shd w:val="clear" w:color="auto" w:fill="auto"/>
            <w:noWrap/>
            <w:vAlign w:val="bottom"/>
            <w:hideMark/>
          </w:tcPr>
          <w:p w14:paraId="5B669951"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–119.95</w:t>
            </w:r>
          </w:p>
        </w:tc>
        <w:tc>
          <w:tcPr>
            <w:tcW w:w="2100" w:type="dxa"/>
            <w:gridSpan w:val="2"/>
            <w:tcBorders>
              <w:top w:val="nil"/>
              <w:left w:val="nil"/>
              <w:bottom w:val="nil"/>
              <w:right w:val="nil"/>
            </w:tcBorders>
            <w:shd w:val="clear" w:color="auto" w:fill="auto"/>
            <w:noWrap/>
            <w:vAlign w:val="bottom"/>
            <w:hideMark/>
          </w:tcPr>
          <w:p w14:paraId="5B669952"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5A" w14:textId="77777777" w:rsidTr="00E168DF">
        <w:trPr>
          <w:trHeight w:val="240"/>
        </w:trPr>
        <w:tc>
          <w:tcPr>
            <w:tcW w:w="764" w:type="dxa"/>
            <w:tcBorders>
              <w:top w:val="nil"/>
              <w:left w:val="nil"/>
              <w:bottom w:val="nil"/>
              <w:right w:val="nil"/>
            </w:tcBorders>
            <w:shd w:val="clear" w:color="auto" w:fill="auto"/>
            <w:noWrap/>
            <w:vAlign w:val="bottom"/>
            <w:hideMark/>
          </w:tcPr>
          <w:p w14:paraId="5B669954"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747185</w:t>
            </w:r>
          </w:p>
        </w:tc>
        <w:tc>
          <w:tcPr>
            <w:tcW w:w="747" w:type="dxa"/>
            <w:gridSpan w:val="2"/>
            <w:tcBorders>
              <w:top w:val="nil"/>
              <w:left w:val="nil"/>
              <w:bottom w:val="nil"/>
              <w:right w:val="nil"/>
            </w:tcBorders>
            <w:shd w:val="clear" w:color="auto" w:fill="auto"/>
            <w:noWrap/>
            <w:vAlign w:val="bottom"/>
            <w:hideMark/>
          </w:tcPr>
          <w:p w14:paraId="5B669955"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0.46</w:t>
            </w:r>
          </w:p>
        </w:tc>
        <w:tc>
          <w:tcPr>
            <w:tcW w:w="5246" w:type="dxa"/>
            <w:gridSpan w:val="2"/>
            <w:tcBorders>
              <w:top w:val="nil"/>
              <w:left w:val="nil"/>
              <w:bottom w:val="nil"/>
              <w:right w:val="nil"/>
            </w:tcBorders>
            <w:shd w:val="clear" w:color="auto" w:fill="auto"/>
            <w:noWrap/>
            <w:vAlign w:val="bottom"/>
            <w:hideMark/>
          </w:tcPr>
          <w:p w14:paraId="5B669956"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Imperial </w:t>
            </w:r>
          </w:p>
        </w:tc>
        <w:tc>
          <w:tcPr>
            <w:tcW w:w="825" w:type="dxa"/>
            <w:tcBorders>
              <w:top w:val="nil"/>
              <w:left w:val="nil"/>
              <w:bottom w:val="nil"/>
              <w:right w:val="nil"/>
            </w:tcBorders>
            <w:shd w:val="clear" w:color="auto" w:fill="auto"/>
            <w:noWrap/>
            <w:vAlign w:val="bottom"/>
            <w:hideMark/>
          </w:tcPr>
          <w:p w14:paraId="5B669957"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32.83</w:t>
            </w:r>
          </w:p>
        </w:tc>
        <w:tc>
          <w:tcPr>
            <w:tcW w:w="1239" w:type="dxa"/>
            <w:gridSpan w:val="2"/>
            <w:tcBorders>
              <w:top w:val="nil"/>
              <w:left w:val="nil"/>
              <w:bottom w:val="nil"/>
              <w:right w:val="nil"/>
            </w:tcBorders>
            <w:shd w:val="clear" w:color="auto" w:fill="auto"/>
            <w:noWrap/>
            <w:vAlign w:val="bottom"/>
            <w:hideMark/>
          </w:tcPr>
          <w:p w14:paraId="5B669958"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–115.58</w:t>
            </w:r>
          </w:p>
        </w:tc>
        <w:tc>
          <w:tcPr>
            <w:tcW w:w="2100" w:type="dxa"/>
            <w:gridSpan w:val="2"/>
            <w:tcBorders>
              <w:top w:val="nil"/>
              <w:left w:val="nil"/>
              <w:bottom w:val="nil"/>
              <w:right w:val="nil"/>
            </w:tcBorders>
            <w:shd w:val="clear" w:color="auto" w:fill="auto"/>
            <w:noWrap/>
            <w:vAlign w:val="bottom"/>
            <w:hideMark/>
          </w:tcPr>
          <w:p w14:paraId="5B669959"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61" w14:textId="77777777" w:rsidTr="00E168DF">
        <w:trPr>
          <w:trHeight w:val="240"/>
        </w:trPr>
        <w:tc>
          <w:tcPr>
            <w:tcW w:w="764" w:type="dxa"/>
            <w:tcBorders>
              <w:top w:val="nil"/>
              <w:left w:val="nil"/>
              <w:bottom w:val="nil"/>
              <w:right w:val="nil"/>
            </w:tcBorders>
            <w:shd w:val="clear" w:color="auto" w:fill="auto"/>
            <w:noWrap/>
            <w:vAlign w:val="bottom"/>
            <w:hideMark/>
          </w:tcPr>
          <w:p w14:paraId="5B66995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747187</w:t>
            </w:r>
          </w:p>
        </w:tc>
        <w:tc>
          <w:tcPr>
            <w:tcW w:w="747" w:type="dxa"/>
            <w:gridSpan w:val="2"/>
            <w:tcBorders>
              <w:top w:val="nil"/>
              <w:left w:val="nil"/>
              <w:bottom w:val="nil"/>
              <w:right w:val="nil"/>
            </w:tcBorders>
            <w:shd w:val="clear" w:color="auto" w:fill="auto"/>
            <w:noWrap/>
            <w:vAlign w:val="bottom"/>
            <w:hideMark/>
          </w:tcPr>
          <w:p w14:paraId="5B66995C"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0.46</w:t>
            </w:r>
          </w:p>
        </w:tc>
        <w:tc>
          <w:tcPr>
            <w:tcW w:w="5246" w:type="dxa"/>
            <w:gridSpan w:val="2"/>
            <w:tcBorders>
              <w:top w:val="nil"/>
              <w:left w:val="nil"/>
              <w:bottom w:val="nil"/>
              <w:right w:val="nil"/>
            </w:tcBorders>
            <w:shd w:val="clear" w:color="auto" w:fill="auto"/>
            <w:noWrap/>
            <w:vAlign w:val="bottom"/>
            <w:hideMark/>
          </w:tcPr>
          <w:p w14:paraId="5B66995D"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825" w:type="dxa"/>
            <w:tcBorders>
              <w:top w:val="nil"/>
              <w:left w:val="nil"/>
              <w:bottom w:val="nil"/>
              <w:right w:val="nil"/>
            </w:tcBorders>
            <w:shd w:val="clear" w:color="auto" w:fill="auto"/>
            <w:noWrap/>
            <w:vAlign w:val="bottom"/>
            <w:hideMark/>
          </w:tcPr>
          <w:p w14:paraId="5B66995E"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33.63</w:t>
            </w:r>
          </w:p>
        </w:tc>
        <w:tc>
          <w:tcPr>
            <w:tcW w:w="1239" w:type="dxa"/>
            <w:gridSpan w:val="2"/>
            <w:tcBorders>
              <w:top w:val="nil"/>
              <w:left w:val="nil"/>
              <w:bottom w:val="nil"/>
              <w:right w:val="nil"/>
            </w:tcBorders>
            <w:shd w:val="clear" w:color="auto" w:fill="auto"/>
            <w:noWrap/>
            <w:vAlign w:val="bottom"/>
            <w:hideMark/>
          </w:tcPr>
          <w:p w14:paraId="5B66995F"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–116.17</w:t>
            </w:r>
          </w:p>
        </w:tc>
        <w:tc>
          <w:tcPr>
            <w:tcW w:w="2100" w:type="dxa"/>
            <w:gridSpan w:val="2"/>
            <w:tcBorders>
              <w:top w:val="nil"/>
              <w:left w:val="nil"/>
              <w:bottom w:val="nil"/>
              <w:right w:val="nil"/>
            </w:tcBorders>
            <w:shd w:val="clear" w:color="auto" w:fill="auto"/>
            <w:noWrap/>
            <w:vAlign w:val="bottom"/>
            <w:hideMark/>
          </w:tcPr>
          <w:p w14:paraId="5B669960"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68" w14:textId="77777777" w:rsidTr="00E168DF">
        <w:trPr>
          <w:trHeight w:val="240"/>
        </w:trPr>
        <w:tc>
          <w:tcPr>
            <w:tcW w:w="764" w:type="dxa"/>
            <w:tcBorders>
              <w:top w:val="nil"/>
              <w:left w:val="nil"/>
              <w:bottom w:val="nil"/>
              <w:right w:val="nil"/>
            </w:tcBorders>
            <w:shd w:val="clear" w:color="auto" w:fill="auto"/>
            <w:noWrap/>
            <w:vAlign w:val="bottom"/>
            <w:hideMark/>
          </w:tcPr>
          <w:p w14:paraId="5B669962"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747188</w:t>
            </w:r>
          </w:p>
        </w:tc>
        <w:tc>
          <w:tcPr>
            <w:tcW w:w="747" w:type="dxa"/>
            <w:gridSpan w:val="2"/>
            <w:tcBorders>
              <w:top w:val="nil"/>
              <w:left w:val="nil"/>
              <w:bottom w:val="nil"/>
              <w:right w:val="nil"/>
            </w:tcBorders>
            <w:shd w:val="clear" w:color="auto" w:fill="auto"/>
            <w:noWrap/>
            <w:vAlign w:val="bottom"/>
            <w:hideMark/>
          </w:tcPr>
          <w:p w14:paraId="5B669963"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0.48</w:t>
            </w:r>
          </w:p>
        </w:tc>
        <w:tc>
          <w:tcPr>
            <w:tcW w:w="5246" w:type="dxa"/>
            <w:gridSpan w:val="2"/>
            <w:tcBorders>
              <w:top w:val="nil"/>
              <w:left w:val="nil"/>
              <w:bottom w:val="nil"/>
              <w:right w:val="nil"/>
            </w:tcBorders>
            <w:shd w:val="clear" w:color="auto" w:fill="auto"/>
            <w:noWrap/>
            <w:vAlign w:val="bottom"/>
            <w:hideMark/>
          </w:tcPr>
          <w:p w14:paraId="5B669964"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Blythe Riverside Co Arpt </w:t>
            </w:r>
          </w:p>
        </w:tc>
        <w:tc>
          <w:tcPr>
            <w:tcW w:w="825" w:type="dxa"/>
            <w:tcBorders>
              <w:top w:val="nil"/>
              <w:left w:val="nil"/>
              <w:bottom w:val="nil"/>
              <w:right w:val="nil"/>
            </w:tcBorders>
            <w:shd w:val="clear" w:color="auto" w:fill="auto"/>
            <w:noWrap/>
            <w:vAlign w:val="bottom"/>
            <w:hideMark/>
          </w:tcPr>
          <w:p w14:paraId="5B669965"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33.62</w:t>
            </w:r>
          </w:p>
        </w:tc>
        <w:tc>
          <w:tcPr>
            <w:tcW w:w="1239" w:type="dxa"/>
            <w:gridSpan w:val="2"/>
            <w:tcBorders>
              <w:top w:val="nil"/>
              <w:left w:val="nil"/>
              <w:bottom w:val="nil"/>
              <w:right w:val="nil"/>
            </w:tcBorders>
            <w:shd w:val="clear" w:color="auto" w:fill="auto"/>
            <w:noWrap/>
            <w:vAlign w:val="bottom"/>
            <w:hideMark/>
          </w:tcPr>
          <w:p w14:paraId="5B669966"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–114.72</w:t>
            </w:r>
          </w:p>
        </w:tc>
        <w:tc>
          <w:tcPr>
            <w:tcW w:w="2100" w:type="dxa"/>
            <w:gridSpan w:val="2"/>
            <w:tcBorders>
              <w:top w:val="nil"/>
              <w:left w:val="nil"/>
              <w:bottom w:val="nil"/>
              <w:right w:val="nil"/>
            </w:tcBorders>
            <w:shd w:val="clear" w:color="auto" w:fill="auto"/>
            <w:noWrap/>
            <w:vAlign w:val="bottom"/>
            <w:hideMark/>
          </w:tcPr>
          <w:p w14:paraId="5B669967"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bl>
    <w:p w14:paraId="5B669969" w14:textId="77777777" w:rsidR="00636F83" w:rsidRPr="00A35980" w:rsidRDefault="00636F83" w:rsidP="00636F83">
      <w:pPr>
        <w:contextualSpacing/>
        <w:rPr>
          <w:rFonts w:asciiTheme="minorHAnsi" w:eastAsia="Cambria" w:hAnsiTheme="minorHAnsi"/>
          <w:sz w:val="18"/>
          <w:szCs w:val="18"/>
        </w:rPr>
      </w:pPr>
    </w:p>
    <w:p w14:paraId="5B66996A" w14:textId="1862097A" w:rsidR="00636F83" w:rsidRPr="00A35980"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4.5</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[1</w:t>
      </w:r>
      <w:r w:rsidR="001D331F">
        <w:rPr>
          <w:rFonts w:asciiTheme="minorHAnsi" w:hAnsiTheme="minorHAnsi"/>
          <w:sz w:val="18"/>
          <w:szCs w:val="18"/>
        </w:rPr>
        <w:t>,</w:t>
      </w:r>
      <w:r>
        <w:rPr>
          <w:rFonts w:asciiTheme="minorHAnsi" w:hAnsiTheme="minorHAnsi"/>
          <w:sz w:val="18"/>
          <w:szCs w:val="18"/>
        </w:rPr>
        <w:t>000 x (</w:t>
      </w:r>
      <w:r w:rsidRPr="00CB00C9">
        <w:rPr>
          <w:rFonts w:asciiTheme="minorHAnsi" w:hAnsiTheme="minorHAnsi"/>
          <w:sz w:val="18"/>
          <w:szCs w:val="18"/>
        </w:rPr>
        <w:t>Equivalent Leakage Area</w:t>
      </w:r>
      <w:r>
        <w:rPr>
          <w:rFonts w:asciiTheme="minorHAnsi" w:hAnsiTheme="minorHAnsi"/>
          <w:sz w:val="18"/>
          <w:szCs w:val="18"/>
        </w:rPr>
        <w:t xml:space="preserve"> (ELA) B06/</w:t>
      </w:r>
      <w:r w:rsidRPr="003A3A65">
        <w:rPr>
          <w:rFonts w:asciiTheme="minorHAnsi" w:hAnsiTheme="minorHAnsi"/>
          <w:sz w:val="18"/>
          <w:szCs w:val="18"/>
        </w:rPr>
        <w:t xml:space="preserve"> </w:t>
      </w:r>
      <w:r w:rsidRPr="0045459E">
        <w:rPr>
          <w:rFonts w:asciiTheme="minorHAnsi" w:hAnsiTheme="minorHAnsi"/>
          <w:sz w:val="18"/>
          <w:szCs w:val="18"/>
        </w:rPr>
        <w:t>conditioned floor area A</w:t>
      </w:r>
      <w:r>
        <w:rPr>
          <w:rFonts w:asciiTheme="minorHAnsi" w:hAnsiTheme="minorHAnsi"/>
          <w:sz w:val="18"/>
          <w:szCs w:val="18"/>
        </w:rPr>
        <w:t>04) x (Vertical Distance B07/8.2)^0.4]</w:t>
      </w:r>
      <w:r w:rsidRPr="00A35980">
        <w:rPr>
          <w:rFonts w:asciiTheme="minorHAnsi" w:hAnsiTheme="minorHAnsi"/>
          <w:sz w:val="18"/>
          <w:szCs w:val="18"/>
        </w:rPr>
        <w:t xml:space="preserve">= </w:t>
      </w:r>
      <w:r>
        <w:rPr>
          <w:rFonts w:asciiTheme="minorHAnsi" w:hAnsiTheme="minorHAnsi"/>
          <w:sz w:val="18"/>
          <w:szCs w:val="18"/>
        </w:rPr>
        <w:t>Normalized Leakage (NL)</w:t>
      </w:r>
    </w:p>
    <w:p w14:paraId="5B66996B" w14:textId="00C65119" w:rsidR="00636F83" w:rsidRPr="004C3F98"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4.6a</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(Normalized Leakage (NL) B09 x </w:t>
      </w:r>
      <w:r w:rsidRPr="0045459E">
        <w:rPr>
          <w:rFonts w:asciiTheme="minorHAnsi" w:hAnsiTheme="minorHAnsi"/>
          <w:sz w:val="18"/>
          <w:szCs w:val="18"/>
        </w:rPr>
        <w:t>conditioned floor area A</w:t>
      </w:r>
      <w:r>
        <w:rPr>
          <w:rFonts w:asciiTheme="minorHAnsi" w:hAnsiTheme="minorHAnsi"/>
          <w:sz w:val="18"/>
          <w:szCs w:val="18"/>
        </w:rPr>
        <w:t>04)/7.3</w:t>
      </w:r>
      <w:r w:rsidRPr="00A35980">
        <w:rPr>
          <w:rFonts w:asciiTheme="minorHAnsi" w:hAnsiTheme="minorHAnsi"/>
          <w:sz w:val="18"/>
          <w:szCs w:val="18"/>
        </w:rPr>
        <w:t xml:space="preserve">= </w:t>
      </w:r>
      <w:r>
        <w:rPr>
          <w:rFonts w:asciiTheme="minorHAnsi" w:hAnsiTheme="minorHAnsi"/>
          <w:sz w:val="18"/>
          <w:szCs w:val="18"/>
        </w:rPr>
        <w:t>Ventilation Provided by Infiltration in CFM</w:t>
      </w:r>
    </w:p>
    <w:p w14:paraId="5B66996C" w14:textId="688AA678" w:rsidR="00636F83" w:rsidRPr="004C3F98"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4.7</w:t>
      </w:r>
      <w:r w:rsidRPr="00A35980">
        <w:rPr>
          <w:rFonts w:asciiTheme="minorHAnsi" w:eastAsia="Cambria" w:hAnsiTheme="minorHAnsi"/>
          <w:sz w:val="18"/>
          <w:szCs w:val="18"/>
        </w:rPr>
        <w:t xml:space="preserve">. </w:t>
      </w:r>
      <w:r>
        <w:rPr>
          <w:rFonts w:asciiTheme="minorHAnsi" w:eastAsia="Cambria" w:hAnsiTheme="minorHAnsi"/>
          <w:sz w:val="18"/>
          <w:szCs w:val="18"/>
        </w:rPr>
        <w:t xml:space="preserve">It is the difference between the total required ventilation and the ventilation provided by infiltration.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r>
        <w:rPr>
          <w:rFonts w:asciiTheme="minorHAnsi" w:hAnsiTheme="minorHAnsi"/>
          <w:sz w:val="18"/>
          <w:szCs w:val="18"/>
        </w:rPr>
        <w:t xml:space="preserve"> B01 - Ventilation Provided by Infiltration B10 </w:t>
      </w:r>
      <w:r w:rsidRPr="00A35980">
        <w:rPr>
          <w:rFonts w:asciiTheme="minorHAnsi" w:hAnsiTheme="minorHAnsi"/>
          <w:sz w:val="18"/>
          <w:szCs w:val="18"/>
        </w:rPr>
        <w:t>=</w:t>
      </w:r>
      <w:r>
        <w:rPr>
          <w:rFonts w:asciiTheme="minorHAnsi" w:hAnsiTheme="minorHAnsi"/>
          <w:sz w:val="18"/>
          <w:szCs w:val="18"/>
        </w:rPr>
        <w:t xml:space="preserve"> Required </w:t>
      </w:r>
      <w:r w:rsidRPr="0045459E">
        <w:rPr>
          <w:rFonts w:asciiTheme="minorHAnsi" w:hAnsiTheme="minorHAnsi"/>
          <w:sz w:val="18"/>
          <w:szCs w:val="18"/>
        </w:rPr>
        <w:t>Continuous Whole-Building Ventilation Rate</w:t>
      </w:r>
      <w:r>
        <w:rPr>
          <w:rFonts w:asciiTheme="minorHAnsi" w:hAnsiTheme="minorHAnsi"/>
          <w:sz w:val="18"/>
          <w:szCs w:val="18"/>
        </w:rPr>
        <w:t xml:space="preserve"> of the fan in CFM</w:t>
      </w:r>
    </w:p>
    <w:p w14:paraId="5B66996D" w14:textId="599A6E78" w:rsidR="00636F83" w:rsidRPr="004C3F98" w:rsidRDefault="00636F83" w:rsidP="00636F83">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 xml:space="preserve">User entered value </w:t>
      </w:r>
      <w:r>
        <w:rPr>
          <w:rFonts w:asciiTheme="minorHAnsi" w:eastAsia="Cambria" w:hAnsiTheme="minorHAnsi"/>
          <w:sz w:val="18"/>
          <w:szCs w:val="18"/>
        </w:rPr>
        <w:t xml:space="preserve">equals the installed ventilation rate of the fan in </w:t>
      </w:r>
      <w:r>
        <w:rPr>
          <w:rFonts w:asciiTheme="minorHAnsi" w:hAnsiTheme="minorHAnsi"/>
          <w:sz w:val="18"/>
          <w:szCs w:val="18"/>
        </w:rPr>
        <w:t xml:space="preserve">CFM. This value will be field verified by enforcement personnel. </w:t>
      </w:r>
    </w:p>
    <w:p w14:paraId="5B66996E" w14:textId="77777777" w:rsidR="00023A98" w:rsidRPr="004C3F98" w:rsidRDefault="00023A98" w:rsidP="00D65FA1">
      <w:pPr>
        <w:numPr>
          <w:ilvl w:val="0"/>
          <w:numId w:val="9"/>
        </w:numPr>
        <w:contextualSpacing/>
        <w:rPr>
          <w:rFonts w:asciiTheme="minorHAnsi" w:eastAsia="Cambria" w:hAnsiTheme="minorHAnsi"/>
          <w:sz w:val="18"/>
          <w:szCs w:val="18"/>
        </w:rPr>
        <w:sectPr w:rsidR="00023A98" w:rsidRPr="004C3F98" w:rsidSect="00FB7C8C">
          <w:headerReference w:type="even" r:id="rId12"/>
          <w:headerReference w:type="default" r:id="rId13"/>
          <w:footerReference w:type="default" r:id="rId14"/>
          <w:headerReference w:type="first" r:id="rId15"/>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96325C" w14:paraId="5B669970" w14:textId="77777777" w:rsidTr="0096325C">
        <w:tc>
          <w:tcPr>
            <w:tcW w:w="11016" w:type="dxa"/>
          </w:tcPr>
          <w:p w14:paraId="5B66996F" w14:textId="77777777" w:rsidR="0096325C" w:rsidRDefault="0096325C" w:rsidP="00D65FA1">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5B669971"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192313" w:rsidRPr="0029047D" w14:paraId="5B669977" w14:textId="77777777" w:rsidTr="00192313">
        <w:tc>
          <w:tcPr>
            <w:tcW w:w="11016" w:type="dxa"/>
            <w:gridSpan w:val="3"/>
          </w:tcPr>
          <w:p w14:paraId="5B669976" w14:textId="77777777" w:rsidR="00192313" w:rsidRPr="0029047D" w:rsidRDefault="00192313" w:rsidP="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A. Dwelling Mechanical Ventilation - General Information</w:t>
            </w:r>
          </w:p>
        </w:tc>
      </w:tr>
      <w:tr w:rsidR="00192313" w:rsidRPr="00D2491C" w14:paraId="5B66997B" w14:textId="77777777" w:rsidTr="001D331F">
        <w:trPr>
          <w:trHeight w:val="158"/>
        </w:trPr>
        <w:tc>
          <w:tcPr>
            <w:tcW w:w="634" w:type="dxa"/>
            <w:vAlign w:val="center"/>
          </w:tcPr>
          <w:p w14:paraId="5B669978" w14:textId="77777777" w:rsidR="00192313" w:rsidRPr="00F5715E" w:rsidRDefault="00192313" w:rsidP="00192313">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5B669979" w14:textId="7C8143A9" w:rsidR="00192313" w:rsidRPr="00F5715E" w:rsidRDefault="00192313" w:rsidP="001D331F">
            <w:pPr>
              <w:rPr>
                <w:rFonts w:asciiTheme="minorHAnsi" w:hAnsiTheme="minorHAnsi"/>
                <w:sz w:val="18"/>
                <w:szCs w:val="18"/>
              </w:rPr>
            </w:pPr>
            <w:r>
              <w:rPr>
                <w:rFonts w:asciiTheme="minorHAnsi" w:hAnsiTheme="minorHAnsi"/>
                <w:sz w:val="18"/>
                <w:szCs w:val="18"/>
              </w:rPr>
              <w:t xml:space="preserve">Dwelling </w:t>
            </w:r>
            <w:r w:rsidR="001D331F">
              <w:rPr>
                <w:rFonts w:asciiTheme="minorHAnsi" w:hAnsiTheme="minorHAnsi"/>
                <w:sz w:val="18"/>
                <w:szCs w:val="18"/>
              </w:rPr>
              <w:t>U</w:t>
            </w:r>
            <w:r>
              <w:rPr>
                <w:rFonts w:asciiTheme="minorHAnsi" w:hAnsiTheme="minorHAnsi"/>
                <w:sz w:val="18"/>
                <w:szCs w:val="18"/>
              </w:rPr>
              <w:t xml:space="preserve">nit </w:t>
            </w:r>
            <w:r w:rsidR="001D331F">
              <w:rPr>
                <w:rFonts w:asciiTheme="minorHAnsi" w:hAnsiTheme="minorHAnsi"/>
                <w:sz w:val="18"/>
                <w:szCs w:val="18"/>
              </w:rPr>
              <w:t>N</w:t>
            </w:r>
            <w:r>
              <w:rPr>
                <w:rFonts w:asciiTheme="minorHAnsi" w:hAnsiTheme="minorHAnsi"/>
                <w:sz w:val="18"/>
                <w:szCs w:val="18"/>
              </w:rPr>
              <w:t>ame</w:t>
            </w:r>
          </w:p>
        </w:tc>
        <w:tc>
          <w:tcPr>
            <w:tcW w:w="5688" w:type="dxa"/>
          </w:tcPr>
          <w:p w14:paraId="5B66997A" w14:textId="77777777" w:rsidR="00192313" w:rsidRPr="00F5715E" w:rsidRDefault="00192313" w:rsidP="00164B1B">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192313" w:rsidRPr="00D2491C" w14:paraId="5B66997F" w14:textId="77777777" w:rsidTr="001D331F">
        <w:trPr>
          <w:trHeight w:val="158"/>
        </w:trPr>
        <w:tc>
          <w:tcPr>
            <w:tcW w:w="634" w:type="dxa"/>
            <w:vAlign w:val="center"/>
          </w:tcPr>
          <w:p w14:paraId="5B66997C"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5B66997D" w14:textId="635F232E" w:rsidR="00192313" w:rsidRPr="00F5715E" w:rsidRDefault="00192313" w:rsidP="00192313">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5B66997E" w14:textId="0156069D" w:rsidR="00192313" w:rsidRPr="00F5715E" w:rsidRDefault="00192313" w:rsidP="00192313">
            <w:pPr>
              <w:rPr>
                <w:rFonts w:asciiTheme="minorHAnsi" w:hAnsiTheme="minorHAnsi"/>
                <w:sz w:val="18"/>
                <w:szCs w:val="18"/>
              </w:rPr>
            </w:pPr>
            <w:del w:id="21" w:author="Shewmaker, Michael@Energy" w:date="2017-12-12T13:08:00Z">
              <w:r w:rsidRPr="00F5715E" w:rsidDel="00C56E30">
                <w:rPr>
                  <w:rFonts w:asciiTheme="minorHAnsi" w:hAnsiTheme="minorHAnsi"/>
                  <w:sz w:val="18"/>
                  <w:szCs w:val="18"/>
                </w:rPr>
                <w:delText>&lt;&lt;calculated field, referenced data from CF1R. (note: possible results are Single Family; Multifamily)&gt;&gt;</w:delText>
              </w:r>
            </w:del>
            <w:ins w:id="22" w:author="Shewmaker, Michael@Energy" w:date="2017-12-12T13:08:00Z">
              <w:r w:rsidR="00C56E30">
                <w:rPr>
                  <w:rFonts w:asciiTheme="minorHAnsi" w:hAnsiTheme="minorHAnsi"/>
                  <w:sz w:val="18"/>
                  <w:szCs w:val="18"/>
                </w:rPr>
                <w:t>&lt;&lt;reference value from CF1R, but allow user to override and select one from list: Single Family, Multifamily, Non-</w:t>
              </w:r>
            </w:ins>
            <w:ins w:id="23" w:author="Shewmaker, Michael@Energy" w:date="2017-12-12T13:09:00Z">
              <w:r w:rsidR="00C56E30">
                <w:rPr>
                  <w:rFonts w:asciiTheme="minorHAnsi" w:hAnsiTheme="minorHAnsi"/>
                  <w:sz w:val="18"/>
                  <w:szCs w:val="18"/>
                </w:rPr>
                <w:t>d</w:t>
              </w:r>
            </w:ins>
            <w:ins w:id="24" w:author="Shewmaker, Michael@Energy" w:date="2017-12-12T13:08:00Z">
              <w:r w:rsidR="00C56E30">
                <w:rPr>
                  <w:rFonts w:asciiTheme="minorHAnsi" w:hAnsiTheme="minorHAnsi"/>
                  <w:sz w:val="18"/>
                  <w:szCs w:val="18"/>
                </w:rPr>
                <w:t>welling Unit&gt;&gt;</w:t>
              </w:r>
            </w:ins>
          </w:p>
        </w:tc>
      </w:tr>
      <w:tr w:rsidR="00192313" w:rsidRPr="00D2491C" w14:paraId="5B669983" w14:textId="77777777" w:rsidTr="001D331F">
        <w:trPr>
          <w:trHeight w:val="158"/>
        </w:trPr>
        <w:tc>
          <w:tcPr>
            <w:tcW w:w="634" w:type="dxa"/>
            <w:vAlign w:val="center"/>
          </w:tcPr>
          <w:p w14:paraId="5B669980"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5B669981" w14:textId="53D579E5" w:rsidR="00192313" w:rsidRPr="00F5715E" w:rsidRDefault="00192313" w:rsidP="0029047D">
            <w:pPr>
              <w:rPr>
                <w:rFonts w:asciiTheme="minorHAnsi" w:hAnsiTheme="minorHAnsi"/>
                <w:sz w:val="18"/>
                <w:szCs w:val="18"/>
              </w:rPr>
            </w:pPr>
            <w:r w:rsidRPr="00F5715E">
              <w:rPr>
                <w:rFonts w:asciiTheme="minorHAnsi" w:hAnsiTheme="minorHAnsi"/>
                <w:sz w:val="18"/>
                <w:szCs w:val="18"/>
              </w:rPr>
              <w:t xml:space="preserve">Project </w:t>
            </w:r>
            <w:r w:rsidR="0029047D">
              <w:rPr>
                <w:rFonts w:asciiTheme="minorHAnsi" w:hAnsiTheme="minorHAnsi"/>
                <w:sz w:val="18"/>
                <w:szCs w:val="18"/>
              </w:rPr>
              <w:t>S</w:t>
            </w:r>
            <w:r w:rsidRPr="00F5715E">
              <w:rPr>
                <w:rFonts w:asciiTheme="minorHAnsi" w:hAnsiTheme="minorHAnsi"/>
                <w:sz w:val="18"/>
                <w:szCs w:val="18"/>
              </w:rPr>
              <w:t>cope</w:t>
            </w:r>
          </w:p>
        </w:tc>
        <w:tc>
          <w:tcPr>
            <w:tcW w:w="5688" w:type="dxa"/>
          </w:tcPr>
          <w:p w14:paraId="5B669982" w14:textId="77777777" w:rsidR="00192313" w:rsidRPr="00F5715E" w:rsidRDefault="00192313" w:rsidP="00192313">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192313" w:rsidRPr="00D2491C" w14:paraId="5B669988" w14:textId="77777777" w:rsidTr="001D331F">
        <w:trPr>
          <w:trHeight w:val="158"/>
        </w:trPr>
        <w:tc>
          <w:tcPr>
            <w:tcW w:w="634" w:type="dxa"/>
            <w:vAlign w:val="center"/>
          </w:tcPr>
          <w:p w14:paraId="5B669984"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5B669985" w14:textId="5373970E" w:rsidR="00192313" w:rsidRDefault="00FB5CF1" w:rsidP="00192313">
            <w:pPr>
              <w:rPr>
                <w:rFonts w:asciiTheme="minorHAnsi" w:hAnsiTheme="minorHAnsi"/>
                <w:sz w:val="18"/>
                <w:szCs w:val="18"/>
              </w:rPr>
            </w:pPr>
            <w:r>
              <w:rPr>
                <w:rFonts w:asciiTheme="minorHAnsi" w:hAnsiTheme="minorHAnsi"/>
                <w:sz w:val="18"/>
                <w:szCs w:val="18"/>
              </w:rPr>
              <w:t xml:space="preserve">Total </w:t>
            </w:r>
            <w:r w:rsidR="00192313" w:rsidRPr="00F5715E">
              <w:rPr>
                <w:rFonts w:asciiTheme="minorHAnsi" w:hAnsiTheme="minorHAnsi"/>
                <w:sz w:val="18"/>
                <w:szCs w:val="18"/>
              </w:rPr>
              <w:t xml:space="preserve">Conditioned </w:t>
            </w:r>
            <w:r>
              <w:rPr>
                <w:rFonts w:asciiTheme="minorHAnsi" w:hAnsiTheme="minorHAnsi"/>
                <w:sz w:val="18"/>
                <w:szCs w:val="18"/>
              </w:rPr>
              <w:t>F</w:t>
            </w:r>
            <w:r w:rsidR="00192313" w:rsidRPr="00F5715E">
              <w:rPr>
                <w:rFonts w:asciiTheme="minorHAnsi" w:hAnsiTheme="minorHAnsi"/>
                <w:sz w:val="18"/>
                <w:szCs w:val="18"/>
              </w:rPr>
              <w:t xml:space="preserve">loor </w:t>
            </w:r>
            <w:r>
              <w:rPr>
                <w:rFonts w:asciiTheme="minorHAnsi" w:hAnsiTheme="minorHAnsi"/>
                <w:sz w:val="18"/>
                <w:szCs w:val="18"/>
              </w:rPr>
              <w:t>A</w:t>
            </w:r>
            <w:r w:rsidR="00192313" w:rsidRPr="00F5715E">
              <w:rPr>
                <w:rFonts w:asciiTheme="minorHAnsi" w:hAnsiTheme="minorHAnsi"/>
                <w:sz w:val="18"/>
                <w:szCs w:val="18"/>
              </w:rPr>
              <w:t xml:space="preserve">rea of </w:t>
            </w:r>
            <w:r w:rsidR="001D331F">
              <w:rPr>
                <w:rFonts w:asciiTheme="minorHAnsi" w:hAnsiTheme="minorHAnsi"/>
                <w:sz w:val="18"/>
                <w:szCs w:val="18"/>
              </w:rPr>
              <w:t>D</w:t>
            </w:r>
            <w:r w:rsidR="00192313" w:rsidRPr="00F5715E">
              <w:rPr>
                <w:rFonts w:asciiTheme="minorHAnsi" w:hAnsiTheme="minorHAnsi"/>
                <w:sz w:val="18"/>
                <w:szCs w:val="18"/>
              </w:rPr>
              <w:t xml:space="preserve">welling </w:t>
            </w:r>
            <w:r w:rsidR="001D331F">
              <w:rPr>
                <w:rFonts w:asciiTheme="minorHAnsi" w:hAnsiTheme="minorHAnsi"/>
                <w:sz w:val="18"/>
                <w:szCs w:val="18"/>
              </w:rPr>
              <w:t>U</w:t>
            </w:r>
            <w:r w:rsidR="00192313" w:rsidRPr="00F5715E">
              <w:rPr>
                <w:rFonts w:asciiTheme="minorHAnsi" w:hAnsiTheme="minorHAnsi"/>
                <w:sz w:val="18"/>
                <w:szCs w:val="18"/>
              </w:rPr>
              <w:t>nit</w:t>
            </w:r>
          </w:p>
          <w:p w14:paraId="5B669986" w14:textId="77777777" w:rsidR="00192313" w:rsidRPr="00F5715E" w:rsidRDefault="00192313" w:rsidP="00192313">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5B669987" w14:textId="069B7FE8" w:rsidR="00192313" w:rsidRPr="00F5715E" w:rsidRDefault="00103283" w:rsidP="00192313">
            <w:pPr>
              <w:rPr>
                <w:rFonts w:asciiTheme="minorHAnsi" w:hAnsiTheme="minorHAnsi"/>
                <w:sz w:val="18"/>
                <w:szCs w:val="18"/>
              </w:rPr>
            </w:pPr>
            <w:r w:rsidRPr="00103283">
              <w:rPr>
                <w:rFonts w:asciiTheme="minorHAnsi" w:hAnsiTheme="minorHAnsi"/>
                <w:sz w:val="18"/>
                <w:szCs w:val="18"/>
              </w:rPr>
              <w:t>&lt;&lt;calculated field: default value reference from MCH-01;  or allow user to override default and input value xxxxx;  flag overridden values and report in project status notes field &gt;&gt;</w:t>
            </w:r>
          </w:p>
        </w:tc>
      </w:tr>
      <w:tr w:rsidR="00192313" w:rsidRPr="00D2491C" w14:paraId="5B66998D" w14:textId="77777777" w:rsidTr="001D331F">
        <w:trPr>
          <w:trHeight w:val="158"/>
        </w:trPr>
        <w:tc>
          <w:tcPr>
            <w:tcW w:w="634" w:type="dxa"/>
            <w:vAlign w:val="center"/>
          </w:tcPr>
          <w:p w14:paraId="5B669989"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5B66998A" w14:textId="327F1ED2" w:rsidR="00192313" w:rsidRDefault="00192313" w:rsidP="00192313">
            <w:pPr>
              <w:rPr>
                <w:rFonts w:asciiTheme="minorHAnsi" w:hAnsiTheme="minorHAnsi"/>
                <w:sz w:val="18"/>
                <w:szCs w:val="18"/>
              </w:rPr>
            </w:pPr>
            <w:r w:rsidRPr="00F5715E">
              <w:rPr>
                <w:rFonts w:asciiTheme="minorHAnsi" w:hAnsiTheme="minorHAnsi"/>
                <w:sz w:val="18"/>
                <w:szCs w:val="18"/>
              </w:rPr>
              <w:t xml:space="preserve">Number of </w:t>
            </w:r>
            <w:r w:rsidR="001D331F">
              <w:rPr>
                <w:rFonts w:asciiTheme="minorHAnsi" w:hAnsiTheme="minorHAnsi"/>
                <w:sz w:val="18"/>
                <w:szCs w:val="18"/>
              </w:rPr>
              <w:t>B</w:t>
            </w:r>
            <w:r w:rsidRPr="00F5715E">
              <w:rPr>
                <w:rFonts w:asciiTheme="minorHAnsi" w:hAnsiTheme="minorHAnsi"/>
                <w:sz w:val="18"/>
                <w:szCs w:val="18"/>
              </w:rPr>
              <w:t xml:space="preserve">edrooms in </w:t>
            </w:r>
            <w:r w:rsidR="001D331F">
              <w:rPr>
                <w:rFonts w:asciiTheme="minorHAnsi" w:hAnsiTheme="minorHAnsi"/>
                <w:sz w:val="18"/>
                <w:szCs w:val="18"/>
              </w:rPr>
              <w:t>D</w:t>
            </w:r>
            <w:r w:rsidRPr="00F5715E">
              <w:rPr>
                <w:rFonts w:asciiTheme="minorHAnsi" w:hAnsiTheme="minorHAnsi"/>
                <w:sz w:val="18"/>
                <w:szCs w:val="18"/>
              </w:rPr>
              <w:t xml:space="preserve">welling </w:t>
            </w:r>
            <w:r w:rsidR="001D331F">
              <w:rPr>
                <w:rFonts w:asciiTheme="minorHAnsi" w:hAnsiTheme="minorHAnsi"/>
                <w:sz w:val="18"/>
                <w:szCs w:val="18"/>
              </w:rPr>
              <w:t>U</w:t>
            </w:r>
            <w:r w:rsidRPr="00F5715E">
              <w:rPr>
                <w:rFonts w:asciiTheme="minorHAnsi" w:hAnsiTheme="minorHAnsi"/>
                <w:sz w:val="18"/>
                <w:szCs w:val="18"/>
              </w:rPr>
              <w:t>nit</w:t>
            </w:r>
          </w:p>
          <w:p w14:paraId="5B66998B" w14:textId="77777777" w:rsidR="00192313" w:rsidRPr="00F5715E" w:rsidRDefault="00484240" w:rsidP="00192313">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5B66998C" w14:textId="572387F7" w:rsidR="00192313" w:rsidRPr="00F5715E" w:rsidRDefault="00103283" w:rsidP="00192313">
            <w:pPr>
              <w:rPr>
                <w:rFonts w:asciiTheme="minorHAnsi" w:hAnsiTheme="minorHAnsi"/>
                <w:sz w:val="18"/>
                <w:szCs w:val="18"/>
              </w:rPr>
            </w:pPr>
            <w:r w:rsidRPr="00103283">
              <w:rPr>
                <w:rFonts w:asciiTheme="minorHAnsi" w:hAnsiTheme="minorHAnsi"/>
                <w:sz w:val="18"/>
                <w:szCs w:val="18"/>
              </w:rPr>
              <w:t>&lt;&lt;calculated field: default value reference from MCH-01&gt;&gt;</w:t>
            </w:r>
            <w:r w:rsidR="00C474C1">
              <w:rPr>
                <w:rFonts w:asciiTheme="minorHAnsi" w:hAnsiTheme="minorHAnsi"/>
                <w:sz w:val="18"/>
                <w:szCs w:val="18"/>
              </w:rPr>
              <w:t xml:space="preserve"> </w:t>
            </w:r>
          </w:p>
        </w:tc>
      </w:tr>
      <w:tr w:rsidR="00192313" w:rsidRPr="00D2491C" w14:paraId="5B669993" w14:textId="77777777" w:rsidTr="001D331F">
        <w:trPr>
          <w:trHeight w:val="158"/>
        </w:trPr>
        <w:tc>
          <w:tcPr>
            <w:tcW w:w="634" w:type="dxa"/>
            <w:vAlign w:val="center"/>
          </w:tcPr>
          <w:p w14:paraId="5B66998E"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5B66998F" w14:textId="7BAFDB1C" w:rsidR="00192313" w:rsidRPr="00F5715E" w:rsidRDefault="00192313" w:rsidP="00192313">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5B669990" w14:textId="77777777" w:rsidR="00192313" w:rsidRPr="00F5715E" w:rsidRDefault="00192313" w:rsidP="00192313">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5B669991" w14:textId="77777777" w:rsidR="00192313" w:rsidRPr="00F5715E" w:rsidRDefault="00192313" w:rsidP="00192313">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6C1993FF" w14:textId="77777777" w:rsidR="00055B4A" w:rsidRDefault="00192313" w:rsidP="00192313">
            <w:pPr>
              <w:rPr>
                <w:ins w:id="25" w:author="Shewmaker, Michael@Energy" w:date="2018-04-18T13:23:00Z"/>
                <w:rFonts w:asciiTheme="minorHAnsi" w:hAnsiTheme="minorHAnsi"/>
                <w:sz w:val="18"/>
                <w:szCs w:val="18"/>
                <w:u w:val="single"/>
              </w:rPr>
            </w:pPr>
            <w:r>
              <w:rPr>
                <w:rFonts w:asciiTheme="minorHAnsi" w:hAnsiTheme="minorHAnsi"/>
                <w:sz w:val="18"/>
                <w:szCs w:val="18"/>
              </w:rPr>
              <w:t>**</w:t>
            </w:r>
            <w:del w:id="26" w:author="Shewmaker, Michael@Energy" w:date="2018-04-18T13:23:00Z">
              <w:r w:rsidDel="00055B4A">
                <w:rPr>
                  <w:rFonts w:asciiTheme="minorHAnsi" w:hAnsiTheme="minorHAnsi"/>
                  <w:sz w:val="18"/>
                  <w:szCs w:val="18"/>
                </w:rPr>
                <w:delText xml:space="preserve">or </w:delText>
              </w:r>
            </w:del>
            <w:r>
              <w:rPr>
                <w:rFonts w:asciiTheme="minorHAnsi" w:hAnsiTheme="minorHAnsi"/>
                <w:sz w:val="18"/>
                <w:szCs w:val="18"/>
                <w:u w:val="single"/>
              </w:rPr>
              <w:t>Intermittent</w:t>
            </w:r>
            <w:ins w:id="27" w:author="Shewmaker, Michael@Energy" w:date="2018-04-18T13:23:00Z">
              <w:r w:rsidR="00055B4A">
                <w:rPr>
                  <w:rFonts w:asciiTheme="minorHAnsi" w:hAnsiTheme="minorHAnsi"/>
                  <w:sz w:val="18"/>
                  <w:szCs w:val="18"/>
                  <w:u w:val="single"/>
                </w:rPr>
                <w:t>; or</w:t>
              </w:r>
            </w:ins>
          </w:p>
          <w:p w14:paraId="5B669992" w14:textId="029B39A8" w:rsidR="00192313" w:rsidRPr="00F5715E" w:rsidRDefault="00055B4A" w:rsidP="00192313">
            <w:pPr>
              <w:rPr>
                <w:rFonts w:asciiTheme="minorHAnsi" w:hAnsiTheme="minorHAnsi"/>
                <w:sz w:val="18"/>
                <w:szCs w:val="18"/>
              </w:rPr>
            </w:pPr>
            <w:ins w:id="28" w:author="Shewmaker, Michael@Energy" w:date="2018-04-18T13:23:00Z">
              <w:r>
                <w:rPr>
                  <w:rFonts w:asciiTheme="minorHAnsi" w:hAnsiTheme="minorHAnsi"/>
                  <w:sz w:val="18"/>
                  <w:szCs w:val="18"/>
                  <w:u w:val="single"/>
                </w:rPr>
                <w:t>**N/A</w:t>
              </w:r>
            </w:ins>
            <w:r w:rsidR="00192313">
              <w:rPr>
                <w:rFonts w:asciiTheme="minorHAnsi" w:hAnsiTheme="minorHAnsi"/>
                <w:sz w:val="18"/>
                <w:szCs w:val="18"/>
                <w:u w:val="single"/>
              </w:rPr>
              <w:t>&gt;&gt;</w:t>
            </w:r>
          </w:p>
        </w:tc>
      </w:tr>
      <w:tr w:rsidR="00192313" w:rsidRPr="00D2491C" w14:paraId="5B669999" w14:textId="77777777" w:rsidTr="001D331F">
        <w:trPr>
          <w:trHeight w:val="158"/>
        </w:trPr>
        <w:tc>
          <w:tcPr>
            <w:tcW w:w="634" w:type="dxa"/>
            <w:vAlign w:val="center"/>
          </w:tcPr>
          <w:p w14:paraId="5B669994"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5B669995" w14:textId="51CE2FBC" w:rsidR="00192313" w:rsidRPr="00F5715E" w:rsidRDefault="00192313" w:rsidP="00192313">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5B669996" w14:textId="77777777" w:rsidR="00192313" w:rsidRPr="00F5715E" w:rsidRDefault="00192313" w:rsidP="00192313">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5B669997" w14:textId="77777777" w:rsidR="00192313" w:rsidRPr="00F5715E" w:rsidRDefault="00192313" w:rsidP="00192313">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w:t>
            </w:r>
            <w:del w:id="29" w:author="Shewmaker, Michael@Energy" w:date="2018-04-18T13:23:00Z">
              <w:r w:rsidDel="00055B4A">
                <w:rPr>
                  <w:rFonts w:asciiTheme="minorHAnsi" w:hAnsiTheme="minorHAnsi"/>
                  <w:sz w:val="18"/>
                  <w:szCs w:val="18"/>
                </w:rPr>
                <w:delText xml:space="preserve">or </w:delText>
              </w:r>
            </w:del>
          </w:p>
          <w:p w14:paraId="2B2806DD" w14:textId="77777777" w:rsidR="00055B4A" w:rsidRDefault="00192313" w:rsidP="00192313">
            <w:pPr>
              <w:rPr>
                <w:ins w:id="30" w:author="Shewmaker, Michael@Energy" w:date="2018-04-18T13:23:00Z"/>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ins w:id="31" w:author="Shewmaker, Michael@Energy" w:date="2018-04-18T13:23:00Z">
              <w:r w:rsidR="00055B4A">
                <w:rPr>
                  <w:rFonts w:asciiTheme="minorHAnsi" w:hAnsiTheme="minorHAnsi"/>
                  <w:sz w:val="18"/>
                  <w:szCs w:val="18"/>
                </w:rPr>
                <w:t>); or</w:t>
              </w:r>
            </w:ins>
          </w:p>
          <w:p w14:paraId="5B669998" w14:textId="595121AA" w:rsidR="00192313" w:rsidRPr="00F5715E" w:rsidRDefault="00055B4A" w:rsidP="00192313">
            <w:pPr>
              <w:rPr>
                <w:rFonts w:asciiTheme="minorHAnsi" w:hAnsiTheme="minorHAnsi"/>
                <w:sz w:val="18"/>
                <w:szCs w:val="18"/>
              </w:rPr>
            </w:pPr>
            <w:ins w:id="32" w:author="Shewmaker, Michael@Energy" w:date="2018-04-18T13:23:00Z">
              <w:r>
                <w:rPr>
                  <w:rFonts w:asciiTheme="minorHAnsi" w:hAnsiTheme="minorHAnsi"/>
                  <w:sz w:val="18"/>
                  <w:szCs w:val="18"/>
                </w:rPr>
                <w:t>**N/A</w:t>
              </w:r>
            </w:ins>
            <w:r w:rsidR="00192313">
              <w:rPr>
                <w:rFonts w:asciiTheme="minorHAnsi" w:hAnsiTheme="minorHAnsi"/>
                <w:sz w:val="18"/>
                <w:szCs w:val="18"/>
              </w:rPr>
              <w:t>.&gt;&gt;</w:t>
            </w:r>
          </w:p>
        </w:tc>
      </w:tr>
      <w:tr w:rsidR="00192313" w:rsidRPr="00D2491C" w14:paraId="5B6699A4" w14:textId="77777777" w:rsidTr="001D331F">
        <w:trPr>
          <w:trHeight w:val="158"/>
        </w:trPr>
        <w:tc>
          <w:tcPr>
            <w:tcW w:w="634" w:type="dxa"/>
            <w:vAlign w:val="center"/>
          </w:tcPr>
          <w:p w14:paraId="5B66999A"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5B66999B" w14:textId="564E7D30" w:rsidR="00192313" w:rsidRPr="00F5715E" w:rsidRDefault="00192313" w:rsidP="00192313">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5B66999C" w14:textId="5A888FF8" w:rsidR="00192313" w:rsidRPr="00F5715E" w:rsidRDefault="00192313" w:rsidP="00192313">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equals CF1R-PRF-01, reference data from CF1R (note default report from CF1R equivalent to exhaust)</w:t>
            </w:r>
            <w:ins w:id="33" w:author="Shewmaker, Michael@Energy" w:date="2018-04-24T11:36:00Z">
              <w:r w:rsidR="00D7523F">
                <w:rPr>
                  <w:rFonts w:asciiTheme="minorHAnsi" w:hAnsiTheme="minorHAnsi"/>
                  <w:sz w:val="18"/>
                  <w:szCs w:val="18"/>
                </w:rPr>
                <w:t xml:space="preserve"> and allow user to override and select *N/A</w:t>
              </w:r>
            </w:ins>
            <w:bookmarkStart w:id="34" w:name="_GoBack"/>
            <w:bookmarkEnd w:id="34"/>
            <w:r w:rsidRPr="00F5715E">
              <w:rPr>
                <w:rFonts w:asciiTheme="minorHAnsi" w:hAnsiTheme="minorHAnsi"/>
                <w:sz w:val="18"/>
                <w:szCs w:val="18"/>
              </w:rPr>
              <w:t xml:space="preserve">;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5B66999D" w14:textId="77777777" w:rsidR="00192313" w:rsidRPr="00F5715E" w:rsidRDefault="00192313" w:rsidP="00192313">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5B66999E" w14:textId="77777777" w:rsidR="00192313" w:rsidRPr="00F5715E" w:rsidRDefault="00192313" w:rsidP="00192313">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5B66999F" w14:textId="77777777" w:rsidR="00192313" w:rsidRPr="00F5715E" w:rsidRDefault="00192313" w:rsidP="00192313">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579AE186" w14:textId="77777777" w:rsidR="00055B4A" w:rsidRDefault="00192313" w:rsidP="00192313">
            <w:pPr>
              <w:rPr>
                <w:ins w:id="35" w:author="Shewmaker, Michael@Energy" w:date="2018-04-18T13:23:00Z"/>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w:t>
            </w:r>
            <w:ins w:id="36" w:author="Shewmaker, Michael@Energy" w:date="2018-04-18T13:23:00Z">
              <w:r w:rsidR="00055B4A">
                <w:rPr>
                  <w:rFonts w:asciiTheme="minorHAnsi" w:hAnsiTheme="minorHAnsi"/>
                  <w:sz w:val="18"/>
                  <w:szCs w:val="18"/>
                  <w:u w:val="single"/>
                </w:rPr>
                <w:t>; or</w:t>
              </w:r>
            </w:ins>
          </w:p>
          <w:p w14:paraId="5B6699A0" w14:textId="1696796D" w:rsidR="00192313" w:rsidRDefault="00055B4A" w:rsidP="00192313">
            <w:pPr>
              <w:rPr>
                <w:rFonts w:asciiTheme="minorHAnsi" w:hAnsiTheme="minorHAnsi"/>
                <w:sz w:val="18"/>
                <w:szCs w:val="18"/>
                <w:u w:val="single"/>
              </w:rPr>
            </w:pPr>
            <w:ins w:id="37" w:author="Shewmaker, Michael@Energy" w:date="2018-04-18T13:23:00Z">
              <w:r>
                <w:rPr>
                  <w:rFonts w:asciiTheme="minorHAnsi" w:hAnsiTheme="minorHAnsi"/>
                  <w:sz w:val="18"/>
                  <w:szCs w:val="18"/>
                  <w:u w:val="single"/>
                </w:rPr>
                <w:t>**N/A</w:t>
              </w:r>
            </w:ins>
            <w:r w:rsidR="00192313">
              <w:rPr>
                <w:rFonts w:asciiTheme="minorHAnsi" w:hAnsiTheme="minorHAnsi"/>
                <w:sz w:val="18"/>
                <w:szCs w:val="18"/>
                <w:u w:val="single"/>
              </w:rPr>
              <w:t>&gt;&gt;</w:t>
            </w:r>
          </w:p>
          <w:p w14:paraId="5B6699A1" w14:textId="77777777" w:rsidR="00192313" w:rsidRDefault="00192313" w:rsidP="00192313">
            <w:pPr>
              <w:rPr>
                <w:rFonts w:asciiTheme="minorHAnsi" w:hAnsiTheme="minorHAnsi"/>
                <w:sz w:val="18"/>
                <w:szCs w:val="18"/>
                <w:u w:val="single"/>
              </w:rPr>
            </w:pPr>
          </w:p>
          <w:p w14:paraId="5B6699A2" w14:textId="77777777" w:rsidR="00192313" w:rsidRPr="00F5715E" w:rsidRDefault="00192313" w:rsidP="00192313">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w:t>
            </w:r>
          </w:p>
          <w:p w14:paraId="5B6699A3" w14:textId="77777777" w:rsidR="00192313" w:rsidRPr="00F5715E" w:rsidRDefault="00127A5E" w:rsidP="00127A5E">
            <w:pPr>
              <w:rPr>
                <w:rFonts w:asciiTheme="minorHAnsi" w:hAnsiTheme="minorHAnsi"/>
                <w:sz w:val="18"/>
                <w:szCs w:val="18"/>
              </w:rPr>
            </w:pPr>
            <w:r w:rsidRPr="00127A5E">
              <w:rPr>
                <w:rFonts w:asciiTheme="minorHAnsi" w:hAnsiTheme="minorHAnsi"/>
                <w:sz w:val="18"/>
                <w:szCs w:val="18"/>
              </w:rPr>
              <w:t>“</w:t>
            </w:r>
            <w:r w:rsidR="00192313" w:rsidRPr="00127A5E">
              <w:rPr>
                <w:rFonts w:asciiTheme="minorHAnsi" w:hAnsiTheme="minorHAnsi"/>
                <w:sz w:val="18"/>
                <w:szCs w:val="18"/>
              </w:rPr>
              <w:t>Central Fan Integrated Ventilation System Not Allowed to Operate Continuously</w:t>
            </w:r>
            <w:r w:rsidR="00192313">
              <w:rPr>
                <w:rFonts w:asciiTheme="minorHAnsi" w:hAnsiTheme="minorHAnsi"/>
                <w:b/>
                <w:sz w:val="18"/>
                <w:szCs w:val="18"/>
              </w:rPr>
              <w:t xml:space="preserve"> - D</w:t>
            </w:r>
            <w:r>
              <w:rPr>
                <w:rFonts w:asciiTheme="minorHAnsi" w:hAnsiTheme="minorHAnsi"/>
                <w:b/>
                <w:sz w:val="18"/>
                <w:szCs w:val="18"/>
              </w:rPr>
              <w:t>o</w:t>
            </w:r>
            <w:r w:rsidR="00192313">
              <w:rPr>
                <w:rFonts w:asciiTheme="minorHAnsi" w:hAnsiTheme="minorHAnsi"/>
                <w:b/>
                <w:sz w:val="18"/>
                <w:szCs w:val="18"/>
              </w:rPr>
              <w:t xml:space="preserve"> N</w:t>
            </w:r>
            <w:r>
              <w:rPr>
                <w:rFonts w:asciiTheme="minorHAnsi" w:hAnsiTheme="minorHAnsi"/>
                <w:b/>
                <w:sz w:val="18"/>
                <w:szCs w:val="18"/>
              </w:rPr>
              <w:t>ot</w:t>
            </w:r>
            <w:r w:rsidR="00192313">
              <w:rPr>
                <w:rFonts w:asciiTheme="minorHAnsi" w:hAnsiTheme="minorHAnsi"/>
                <w:b/>
                <w:sz w:val="18"/>
                <w:szCs w:val="18"/>
              </w:rPr>
              <w:t xml:space="preserve"> P</w:t>
            </w:r>
            <w:r>
              <w:rPr>
                <w:rFonts w:asciiTheme="minorHAnsi" w:hAnsiTheme="minorHAnsi"/>
                <w:b/>
                <w:sz w:val="18"/>
                <w:szCs w:val="18"/>
              </w:rPr>
              <w:t>roceed”</w:t>
            </w:r>
            <w:r w:rsidR="00192313">
              <w:rPr>
                <w:rFonts w:asciiTheme="minorHAnsi" w:hAnsiTheme="minorHAnsi"/>
                <w:b/>
                <w:sz w:val="18"/>
                <w:szCs w:val="18"/>
              </w:rPr>
              <w:t>&gt;&gt;</w:t>
            </w:r>
          </w:p>
        </w:tc>
      </w:tr>
      <w:tr w:rsidR="00EB1DEC" w:rsidRPr="00D2491C" w14:paraId="00FFB382" w14:textId="77777777" w:rsidTr="001D331F">
        <w:trPr>
          <w:trHeight w:val="158"/>
          <w:ins w:id="38" w:author="Smith, Alexis@Energy" w:date="2017-12-04T15:19:00Z"/>
        </w:trPr>
        <w:tc>
          <w:tcPr>
            <w:tcW w:w="634" w:type="dxa"/>
            <w:vAlign w:val="center"/>
          </w:tcPr>
          <w:p w14:paraId="29B56F93" w14:textId="6C962E5B" w:rsidR="00EB1DEC" w:rsidRPr="00F5715E" w:rsidRDefault="00EB1DEC" w:rsidP="00192313">
            <w:pPr>
              <w:jc w:val="center"/>
              <w:rPr>
                <w:ins w:id="39" w:author="Smith, Alexis@Energy" w:date="2017-12-04T15:19:00Z"/>
                <w:rFonts w:asciiTheme="minorHAnsi" w:hAnsiTheme="minorHAnsi"/>
                <w:sz w:val="18"/>
                <w:szCs w:val="18"/>
              </w:rPr>
            </w:pPr>
            <w:ins w:id="40" w:author="Smith, Alexis@Energy" w:date="2017-12-04T15:19:00Z">
              <w:r>
                <w:rPr>
                  <w:rFonts w:asciiTheme="minorHAnsi" w:hAnsiTheme="minorHAnsi"/>
                  <w:sz w:val="18"/>
                  <w:szCs w:val="18"/>
                </w:rPr>
                <w:t>09</w:t>
              </w:r>
            </w:ins>
          </w:p>
        </w:tc>
        <w:tc>
          <w:tcPr>
            <w:tcW w:w="4694" w:type="dxa"/>
            <w:vAlign w:val="center"/>
          </w:tcPr>
          <w:p w14:paraId="30862D6D" w14:textId="5BC21D74" w:rsidR="00EB1DEC" w:rsidRDefault="00EB1DEC" w:rsidP="00192313">
            <w:pPr>
              <w:rPr>
                <w:ins w:id="41" w:author="Smith, Alexis@Energy" w:date="2017-12-04T15:19:00Z"/>
                <w:rFonts w:asciiTheme="minorHAnsi" w:hAnsiTheme="minorHAnsi"/>
                <w:sz w:val="18"/>
                <w:szCs w:val="18"/>
              </w:rPr>
            </w:pPr>
            <w:ins w:id="42" w:author="Smith, Alexis@Energy" w:date="2017-12-04T15:20:00Z">
              <w:r>
                <w:rPr>
                  <w:rFonts w:asciiTheme="minorHAnsi" w:hAnsiTheme="minorHAnsi"/>
                  <w:sz w:val="18"/>
                  <w:szCs w:val="18"/>
                </w:rPr>
                <w:t>IAQ Fan Location</w:t>
              </w:r>
            </w:ins>
          </w:p>
        </w:tc>
        <w:tc>
          <w:tcPr>
            <w:tcW w:w="5688" w:type="dxa"/>
          </w:tcPr>
          <w:p w14:paraId="26896BF7" w14:textId="587D58BD" w:rsidR="00EB1DEC" w:rsidRDefault="00EB1DEC" w:rsidP="00192313">
            <w:pPr>
              <w:rPr>
                <w:ins w:id="43" w:author="Smith, Alexis@Energy" w:date="2017-12-04T15:19:00Z"/>
                <w:rFonts w:asciiTheme="minorHAnsi" w:hAnsiTheme="minorHAnsi"/>
                <w:sz w:val="18"/>
                <w:szCs w:val="18"/>
              </w:rPr>
            </w:pPr>
            <w:ins w:id="44" w:author="Smith, Alexis@Energy" w:date="2017-12-04T15:19:00Z">
              <w:r w:rsidRPr="009E3031">
                <w:rPr>
                  <w:rFonts w:asciiTheme="minorHAnsi" w:hAnsiTheme="minorHAnsi"/>
                  <w:sz w:val="18"/>
                  <w:szCs w:val="18"/>
                </w:rPr>
                <w:t>&lt;&lt;user input, text&gt;&gt;</w:t>
              </w:r>
            </w:ins>
          </w:p>
        </w:tc>
      </w:tr>
      <w:tr w:rsidR="00192313" w:rsidRPr="00D2491C" w14:paraId="5B6699B6" w14:textId="77777777" w:rsidTr="001D331F">
        <w:trPr>
          <w:trHeight w:val="158"/>
        </w:trPr>
        <w:tc>
          <w:tcPr>
            <w:tcW w:w="634" w:type="dxa"/>
            <w:vAlign w:val="center"/>
          </w:tcPr>
          <w:p w14:paraId="5B6699A5" w14:textId="0F11F4A2" w:rsidR="00192313" w:rsidRPr="00F5715E" w:rsidRDefault="00192313" w:rsidP="00192313">
            <w:pPr>
              <w:jc w:val="center"/>
              <w:rPr>
                <w:rFonts w:asciiTheme="minorHAnsi" w:hAnsiTheme="minorHAnsi"/>
                <w:sz w:val="18"/>
                <w:szCs w:val="18"/>
              </w:rPr>
            </w:pPr>
            <w:del w:id="45" w:author="Smith, Alexis@Energy" w:date="2017-12-04T15:20:00Z">
              <w:r w:rsidRPr="00F5715E" w:rsidDel="00EB1DEC">
                <w:rPr>
                  <w:rFonts w:asciiTheme="minorHAnsi" w:hAnsiTheme="minorHAnsi"/>
                  <w:sz w:val="18"/>
                  <w:szCs w:val="18"/>
                </w:rPr>
                <w:delText>09</w:delText>
              </w:r>
            </w:del>
            <w:ins w:id="46" w:author="Smith, Alexis@Energy" w:date="2017-12-04T15:20:00Z">
              <w:r w:rsidR="00EB1DEC">
                <w:rPr>
                  <w:rFonts w:asciiTheme="minorHAnsi" w:hAnsiTheme="minorHAnsi"/>
                  <w:sz w:val="18"/>
                  <w:szCs w:val="18"/>
                </w:rPr>
                <w:t>10</w:t>
              </w:r>
            </w:ins>
          </w:p>
        </w:tc>
        <w:tc>
          <w:tcPr>
            <w:tcW w:w="4694" w:type="dxa"/>
            <w:vAlign w:val="center"/>
          </w:tcPr>
          <w:p w14:paraId="5B6699A6" w14:textId="77777777" w:rsidR="00192313" w:rsidRPr="00F5715E" w:rsidRDefault="00192313" w:rsidP="00192313">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5B6699A7" w14:textId="77777777" w:rsidR="00192313" w:rsidRPr="00F5715E" w:rsidRDefault="00192313" w:rsidP="00192313">
            <w:pPr>
              <w:rPr>
                <w:rFonts w:asciiTheme="minorHAnsi" w:hAnsiTheme="minorHAnsi"/>
                <w:sz w:val="18"/>
                <w:szCs w:val="18"/>
              </w:rPr>
            </w:pPr>
            <w:r>
              <w:rPr>
                <w:rFonts w:asciiTheme="minorHAnsi" w:hAnsiTheme="minorHAnsi"/>
                <w:sz w:val="18"/>
                <w:szCs w:val="18"/>
              </w:rPr>
              <w:t>(this row not visible to user)</w:t>
            </w:r>
          </w:p>
        </w:tc>
        <w:tc>
          <w:tcPr>
            <w:tcW w:w="5688" w:type="dxa"/>
          </w:tcPr>
          <w:p w14:paraId="5B6699A8" w14:textId="77777777" w:rsidR="00192313" w:rsidRDefault="00192313" w:rsidP="00192313">
            <w:pPr>
              <w:rPr>
                <w:rFonts w:asciiTheme="minorHAnsi" w:hAnsiTheme="minorHAnsi"/>
                <w:sz w:val="18"/>
                <w:szCs w:val="18"/>
              </w:rPr>
            </w:pPr>
            <w:r>
              <w:rPr>
                <w:rFonts w:asciiTheme="minorHAnsi" w:hAnsiTheme="minorHAnsi"/>
                <w:sz w:val="18"/>
                <w:szCs w:val="18"/>
              </w:rPr>
              <w:t>&lt;&lt;calculated field:</w:t>
            </w:r>
          </w:p>
          <w:p w14:paraId="5B6699A9" w14:textId="77777777" w:rsidR="00192313" w:rsidRDefault="00192313" w:rsidP="00192313">
            <w:pPr>
              <w:rPr>
                <w:rFonts w:asciiTheme="minorHAnsi" w:hAnsiTheme="minorHAnsi"/>
                <w:sz w:val="18"/>
                <w:szCs w:val="18"/>
              </w:rPr>
            </w:pPr>
          </w:p>
          <w:p w14:paraId="5B6699AA" w14:textId="77777777" w:rsidR="00192313" w:rsidRPr="00F5715E" w:rsidRDefault="00192313" w:rsidP="00192313">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5B6699AB" w14:textId="77777777" w:rsidR="00192313" w:rsidRPr="00F5715E" w:rsidRDefault="00192313" w:rsidP="00192313">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5B6699AC" w14:textId="77777777" w:rsidR="00192313" w:rsidRPr="00F5715E" w:rsidRDefault="00192313" w:rsidP="00192313">
            <w:pPr>
              <w:rPr>
                <w:rFonts w:asciiTheme="minorHAnsi" w:hAnsiTheme="minorHAnsi"/>
                <w:sz w:val="18"/>
                <w:szCs w:val="18"/>
                <w:u w:val="single"/>
              </w:rPr>
            </w:pPr>
          </w:p>
          <w:p w14:paraId="5B6699AD" w14:textId="77777777" w:rsidR="00192313" w:rsidRPr="00F5715E" w:rsidRDefault="00192313" w:rsidP="00192313">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5B6699AE" w14:textId="77777777" w:rsidR="00192313" w:rsidRPr="00F5715E" w:rsidRDefault="00192313" w:rsidP="00192313">
            <w:pPr>
              <w:rPr>
                <w:rFonts w:asciiTheme="minorHAnsi" w:hAnsiTheme="minorHAnsi"/>
                <w:b/>
                <w:sz w:val="18"/>
                <w:szCs w:val="18"/>
              </w:rPr>
            </w:pPr>
            <w:r>
              <w:rPr>
                <w:rFonts w:asciiTheme="minorHAnsi" w:hAnsiTheme="minorHAnsi"/>
                <w:b/>
                <w:sz w:val="18"/>
                <w:szCs w:val="18"/>
              </w:rPr>
              <w:t>**27b - Continuous Ventilation Airflow - Total Vent Rate Method;</w:t>
            </w:r>
          </w:p>
          <w:p w14:paraId="5B6699AF" w14:textId="77777777" w:rsidR="00192313" w:rsidRPr="00F5715E" w:rsidRDefault="00192313" w:rsidP="00192313">
            <w:pPr>
              <w:rPr>
                <w:rFonts w:asciiTheme="minorHAnsi" w:hAnsiTheme="minorHAnsi"/>
                <w:sz w:val="18"/>
                <w:szCs w:val="18"/>
              </w:rPr>
            </w:pPr>
          </w:p>
          <w:p w14:paraId="5B6699B0" w14:textId="77777777" w:rsidR="00192313" w:rsidRPr="00F5715E" w:rsidRDefault="00192313" w:rsidP="00192313">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5B6699B1" w14:textId="77777777" w:rsidR="00192313" w:rsidRPr="00F5715E" w:rsidRDefault="00192313" w:rsidP="00192313">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5B6699B2" w14:textId="77777777" w:rsidR="00192313" w:rsidRPr="00F5715E" w:rsidRDefault="00192313" w:rsidP="00192313">
            <w:pPr>
              <w:rPr>
                <w:rFonts w:asciiTheme="minorHAnsi" w:hAnsiTheme="minorHAnsi"/>
                <w:sz w:val="18"/>
                <w:szCs w:val="18"/>
              </w:rPr>
            </w:pPr>
          </w:p>
          <w:p w14:paraId="5B6699B3" w14:textId="77777777" w:rsidR="00192313" w:rsidRPr="00F5715E" w:rsidRDefault="00192313" w:rsidP="00192313">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529F6AC7" w14:textId="77777777" w:rsidR="00055B4A" w:rsidRDefault="00192313" w:rsidP="00192313">
            <w:pPr>
              <w:rPr>
                <w:ins w:id="47" w:author="Shewmaker, Michael@Energy" w:date="2018-04-18T13:24:00Z"/>
                <w:rFonts w:asciiTheme="minorHAnsi" w:hAnsiTheme="minorHAnsi"/>
                <w:b/>
                <w:sz w:val="18"/>
                <w:szCs w:val="18"/>
              </w:rPr>
            </w:pPr>
            <w:r>
              <w:rPr>
                <w:rFonts w:asciiTheme="minorHAnsi" w:hAnsiTheme="minorHAnsi"/>
                <w:b/>
                <w:sz w:val="18"/>
                <w:szCs w:val="18"/>
              </w:rPr>
              <w:t>**27d - Intermittent Ventilation Airflow - Total Vent Rate Method;</w:t>
            </w:r>
          </w:p>
          <w:p w14:paraId="3789EE1C" w14:textId="77777777" w:rsidR="00055B4A" w:rsidRDefault="00055B4A" w:rsidP="00192313">
            <w:pPr>
              <w:rPr>
                <w:ins w:id="48" w:author="Shewmaker, Michael@Energy" w:date="2018-04-18T13:24:00Z"/>
                <w:rFonts w:asciiTheme="minorHAnsi" w:hAnsiTheme="minorHAnsi"/>
                <w:b/>
                <w:sz w:val="18"/>
                <w:szCs w:val="18"/>
              </w:rPr>
            </w:pPr>
          </w:p>
          <w:p w14:paraId="03B546F0" w14:textId="77777777" w:rsidR="00055B4A" w:rsidRDefault="00055B4A" w:rsidP="00192313">
            <w:pPr>
              <w:rPr>
                <w:ins w:id="49" w:author="Shewmaker, Michael@Energy" w:date="2018-04-18T13:24:00Z"/>
                <w:rFonts w:asciiTheme="minorHAnsi" w:hAnsiTheme="minorHAnsi"/>
                <w:sz w:val="18"/>
                <w:szCs w:val="18"/>
              </w:rPr>
            </w:pPr>
            <w:ins w:id="50" w:author="Shewmaker, Michael@Energy" w:date="2018-04-18T13:24:00Z">
              <w:r>
                <w:rPr>
                  <w:rFonts w:asciiTheme="minorHAnsi" w:hAnsiTheme="minorHAnsi"/>
                  <w:sz w:val="18"/>
                  <w:szCs w:val="18"/>
                </w:rPr>
                <w:t>Elseif A06 = N/A and A07 = N/A, then display method:</w:t>
              </w:r>
            </w:ins>
          </w:p>
          <w:p w14:paraId="5B6699B4" w14:textId="14F043FE" w:rsidR="00192313" w:rsidDel="00055B4A" w:rsidRDefault="00055B4A" w:rsidP="00192313">
            <w:pPr>
              <w:rPr>
                <w:del w:id="51" w:author="Shewmaker, Michael@Energy" w:date="2018-04-18T13:24:00Z"/>
                <w:rFonts w:asciiTheme="minorHAnsi" w:hAnsiTheme="minorHAnsi"/>
                <w:b/>
                <w:sz w:val="18"/>
                <w:szCs w:val="18"/>
              </w:rPr>
            </w:pPr>
            <w:ins w:id="52" w:author="Shewmaker, Michael@Energy" w:date="2018-04-18T13:24:00Z">
              <w:r>
                <w:rPr>
                  <w:rFonts w:asciiTheme="minorHAnsi" w:hAnsiTheme="minorHAnsi"/>
                  <w:b/>
                  <w:sz w:val="18"/>
                  <w:szCs w:val="18"/>
                </w:rPr>
                <w:t>**27e – Mechanical Ventilation – Non-dwelling Unit</w:t>
              </w:r>
            </w:ins>
            <w:r w:rsidR="00192313">
              <w:rPr>
                <w:rFonts w:asciiTheme="minorHAnsi" w:hAnsiTheme="minorHAnsi"/>
                <w:b/>
                <w:sz w:val="18"/>
                <w:szCs w:val="18"/>
              </w:rPr>
              <w:t>&gt;&gt;</w:t>
            </w:r>
          </w:p>
          <w:p w14:paraId="5B6699B5" w14:textId="77777777" w:rsidR="00192313" w:rsidRPr="00F5715E" w:rsidRDefault="00192313" w:rsidP="00192313">
            <w:pPr>
              <w:rPr>
                <w:rFonts w:asciiTheme="minorHAnsi" w:hAnsiTheme="minorHAnsi"/>
                <w:b/>
                <w:sz w:val="18"/>
                <w:szCs w:val="18"/>
              </w:rPr>
            </w:pPr>
          </w:p>
        </w:tc>
      </w:tr>
      <w:tr w:rsidR="00C56E30" w:rsidRPr="00D2491C" w14:paraId="5D1CBE35" w14:textId="77777777" w:rsidTr="00C56E30">
        <w:trPr>
          <w:trHeight w:val="158"/>
          <w:ins w:id="53" w:author="Shewmaker, Michael@Energy" w:date="2017-12-12T13:07:00Z"/>
        </w:trPr>
        <w:tc>
          <w:tcPr>
            <w:tcW w:w="11016" w:type="dxa"/>
            <w:gridSpan w:val="3"/>
            <w:vAlign w:val="center"/>
          </w:tcPr>
          <w:p w14:paraId="35C8AE2A" w14:textId="77777777" w:rsidR="00C56E30" w:rsidRDefault="00C56E30" w:rsidP="00C56E30">
            <w:pPr>
              <w:rPr>
                <w:ins w:id="54" w:author="Shewmaker, Michael@Energy" w:date="2017-12-12T13:07:00Z"/>
                <w:rFonts w:asciiTheme="minorHAnsi" w:hAnsiTheme="minorHAnsi"/>
                <w:sz w:val="18"/>
                <w:szCs w:val="18"/>
              </w:rPr>
            </w:pPr>
            <w:ins w:id="55" w:author="Shewmaker, Michael@Energy" w:date="2017-12-12T13:07:00Z">
              <w:r>
                <w:rPr>
                  <w:rFonts w:asciiTheme="minorHAnsi" w:hAnsiTheme="minorHAnsi"/>
                  <w:sz w:val="18"/>
                  <w:szCs w:val="18"/>
                </w:rPr>
                <w:t xml:space="preserve">Note: </w:t>
              </w:r>
            </w:ins>
          </w:p>
          <w:p w14:paraId="5A1B1C62" w14:textId="6ECE624A" w:rsidR="00C56E30" w:rsidRDefault="00C56E30" w:rsidP="00C56E30">
            <w:pPr>
              <w:rPr>
                <w:ins w:id="56" w:author="Shewmaker, Michael@Energy" w:date="2017-12-12T13:07:00Z"/>
                <w:rFonts w:asciiTheme="minorHAnsi" w:hAnsiTheme="minorHAnsi"/>
                <w:sz w:val="18"/>
                <w:szCs w:val="18"/>
              </w:rPr>
            </w:pPr>
            <w:ins w:id="57" w:author="Shewmaker, Michael@Energy" w:date="2017-12-12T13:07:00Z">
              <w:r>
                <w:rPr>
                  <w:rFonts w:asciiTheme="minorHAnsi" w:hAnsiTheme="minorHAnsi"/>
                  <w:sz w:val="18"/>
                  <w:szCs w:val="18"/>
                </w:rPr>
                <w:lastRenderedPageBreak/>
                <w:t>Non-dwelling units do not meet the definition for a dwelling unit as defined in Section 100.1(b). Non-dwelling units are not designed to provide independent living facilities and do not provide permanent provisions for living, sleeping, eating, cooking and sanitation.</w:t>
              </w:r>
            </w:ins>
          </w:p>
        </w:tc>
      </w:tr>
    </w:tbl>
    <w:p w14:paraId="5B6699B8" w14:textId="77777777" w:rsidR="005A2B97" w:rsidRPr="0029047D" w:rsidRDefault="005A2B97" w:rsidP="00D65FA1">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3F49B9" w14:paraId="5B6699BA" w14:textId="77777777" w:rsidTr="003F49B9">
        <w:tc>
          <w:tcPr>
            <w:tcW w:w="11016" w:type="dxa"/>
          </w:tcPr>
          <w:p w14:paraId="5B6699B9" w14:textId="0E27BCAB" w:rsidR="003F49B9" w:rsidRDefault="0029047D" w:rsidP="003F49B9">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27b - Continuous Ventilation Airflow – Total Ventilation Rate Method</w:t>
            </w:r>
          </w:p>
        </w:tc>
      </w:tr>
    </w:tbl>
    <w:p w14:paraId="5B6699BC" w14:textId="77777777" w:rsidR="00D85C84" w:rsidRPr="0029047D" w:rsidRDefault="00D85C84" w:rsidP="00D65FA1">
      <w:pPr>
        <w:rPr>
          <w:rFonts w:asciiTheme="minorHAnsi" w:hAnsiTheme="minorHAnsi"/>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735"/>
        <w:gridCol w:w="5695"/>
      </w:tblGrid>
      <w:tr w:rsidR="00D85C84" w:rsidRPr="00CB00C9" w14:paraId="5B6699BE" w14:textId="77777777" w:rsidTr="00131E30">
        <w:tc>
          <w:tcPr>
            <w:tcW w:w="11016" w:type="dxa"/>
            <w:gridSpan w:val="3"/>
          </w:tcPr>
          <w:p w14:paraId="5F1B855B" w14:textId="77777777" w:rsidR="0029047D" w:rsidRPr="0029047D" w:rsidRDefault="00D85C84" w:rsidP="00444E93">
            <w:pPr>
              <w:keepNext/>
              <w:rPr>
                <w:rFonts w:asciiTheme="minorHAnsi" w:hAnsiTheme="minorHAnsi"/>
                <w:b/>
                <w:szCs w:val="18"/>
              </w:rPr>
            </w:pPr>
            <w:r w:rsidRPr="0029047D">
              <w:rPr>
                <w:rFonts w:asciiTheme="minorHAnsi" w:hAnsiTheme="minorHAnsi"/>
                <w:b/>
                <w:szCs w:val="18"/>
              </w:rPr>
              <w:t>B. Whole-Building Continuous Ventilation - Total Ventilation Rate Method</w:t>
            </w:r>
          </w:p>
          <w:p w14:paraId="5B6699BD" w14:textId="1B3F2379" w:rsidR="00D85C84" w:rsidRPr="00CB00C9" w:rsidRDefault="00D85C84" w:rsidP="00444E93">
            <w:pPr>
              <w:keepNext/>
              <w:rPr>
                <w:rFonts w:asciiTheme="minorHAnsi" w:hAnsiTheme="minorHAnsi"/>
                <w:sz w:val="18"/>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 xml:space="preserve">62.2 </w:t>
            </w:r>
            <w:r w:rsidRPr="00CB00C9">
              <w:rPr>
                <w:rFonts w:asciiTheme="minorHAnsi" w:hAnsiTheme="minorHAnsi"/>
                <w:sz w:val="18"/>
                <w:szCs w:val="18"/>
              </w:rPr>
              <w:t>equation 4.7.</w:t>
            </w:r>
          </w:p>
        </w:tc>
      </w:tr>
      <w:tr w:rsidR="00D85C84" w:rsidRPr="00CB00C9" w14:paraId="5B6699C2" w14:textId="77777777" w:rsidTr="001D331F">
        <w:tc>
          <w:tcPr>
            <w:tcW w:w="586" w:type="dxa"/>
            <w:vAlign w:val="center"/>
          </w:tcPr>
          <w:p w14:paraId="5B6699BF" w14:textId="77777777" w:rsidR="00D85C84" w:rsidRPr="00CB00C9" w:rsidRDefault="00D85C84" w:rsidP="00444E93">
            <w:pPr>
              <w:keepNext/>
              <w:jc w:val="center"/>
              <w:rPr>
                <w:rFonts w:asciiTheme="minorHAnsi" w:hAnsiTheme="minorHAnsi"/>
                <w:sz w:val="18"/>
                <w:szCs w:val="18"/>
              </w:rPr>
            </w:pPr>
            <w:r>
              <w:rPr>
                <w:rFonts w:asciiTheme="minorHAnsi" w:hAnsiTheme="minorHAnsi"/>
                <w:sz w:val="18"/>
                <w:szCs w:val="18"/>
              </w:rPr>
              <w:t>01</w:t>
            </w:r>
          </w:p>
        </w:tc>
        <w:tc>
          <w:tcPr>
            <w:tcW w:w="4735" w:type="dxa"/>
            <w:vAlign w:val="center"/>
          </w:tcPr>
          <w:p w14:paraId="5B6699C0" w14:textId="1C257BD9" w:rsidR="00D85C84" w:rsidRPr="00CB00C9" w:rsidRDefault="00D85C84" w:rsidP="00444E9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 fan + infiltration), (Q</w:t>
            </w:r>
            <w:r w:rsidRPr="001D331F">
              <w:rPr>
                <w:rFonts w:asciiTheme="minorHAnsi" w:hAnsiTheme="minorHAnsi"/>
                <w:sz w:val="18"/>
                <w:szCs w:val="18"/>
                <w:vertAlign w:val="subscript"/>
              </w:rPr>
              <w:t>tot</w:t>
            </w:r>
            <w:r w:rsidRPr="00CB00C9">
              <w:rPr>
                <w:rFonts w:asciiTheme="minorHAnsi" w:hAnsiTheme="minorHAnsi"/>
                <w:sz w:val="18"/>
                <w:szCs w:val="18"/>
              </w:rPr>
              <w:t>)</w:t>
            </w:r>
          </w:p>
        </w:tc>
        <w:tc>
          <w:tcPr>
            <w:tcW w:w="5695" w:type="dxa"/>
          </w:tcPr>
          <w:p w14:paraId="5B6699C1" w14:textId="77777777" w:rsidR="00D85C84" w:rsidRPr="007F6151" w:rsidRDefault="00BA4F86" w:rsidP="00192313">
            <w:pPr>
              <w:keepNext/>
              <w:rPr>
                <w:rFonts w:asciiTheme="minorHAnsi" w:hAnsiTheme="minorHAnsi"/>
                <w:sz w:val="18"/>
                <w:szCs w:val="18"/>
              </w:rPr>
            </w:pPr>
            <w:r>
              <w:rPr>
                <w:rFonts w:asciiTheme="minorHAnsi" w:hAnsiTheme="minorHAnsi"/>
                <w:sz w:val="18"/>
                <w:szCs w:val="18"/>
              </w:rPr>
              <w:t>&lt;</w:t>
            </w:r>
            <w:r w:rsidR="001E3C1B" w:rsidRPr="00CB00C9">
              <w:rPr>
                <w:rFonts w:asciiTheme="minorHAnsi" w:hAnsiTheme="minorHAnsi"/>
                <w:sz w:val="18"/>
                <w:szCs w:val="18"/>
              </w:rPr>
              <w:t xml:space="preserve">&lt;calculated </w:t>
            </w:r>
            <w:r w:rsidR="001E3C1B">
              <w:rPr>
                <w:rFonts w:asciiTheme="minorHAnsi" w:hAnsiTheme="minorHAnsi"/>
                <w:sz w:val="18"/>
                <w:szCs w:val="18"/>
              </w:rPr>
              <w:t>field, numer</w:t>
            </w:r>
            <w:r w:rsidR="001E3C1B" w:rsidRPr="00C3222B">
              <w:rPr>
                <w:rFonts w:asciiTheme="minorHAnsi" w:hAnsiTheme="minorHAnsi"/>
                <w:sz w:val="18"/>
                <w:szCs w:val="18"/>
              </w:rPr>
              <w:t xml:space="preserve">ic: (use equation 4.1a): </w:t>
            </w:r>
            <w:r w:rsidR="00213B87">
              <w:rPr>
                <w:rFonts w:asciiTheme="minorHAnsi" w:hAnsiTheme="minorHAnsi"/>
                <w:sz w:val="18"/>
                <w:szCs w:val="18"/>
              </w:rPr>
              <w:t>[(</w:t>
            </w:r>
            <w:r w:rsidR="00213B87" w:rsidRPr="00D2491C">
              <w:rPr>
                <w:rFonts w:asciiTheme="minorHAnsi" w:hAnsiTheme="minorHAnsi"/>
                <w:sz w:val="18"/>
                <w:szCs w:val="18"/>
              </w:rPr>
              <w:t>Z x row A0</w:t>
            </w:r>
            <w:r w:rsidR="00192313">
              <w:rPr>
                <w:rFonts w:asciiTheme="minorHAnsi" w:hAnsiTheme="minorHAnsi"/>
                <w:sz w:val="18"/>
                <w:szCs w:val="18"/>
              </w:rPr>
              <w:t>4</w:t>
            </w:r>
            <w:r w:rsidR="00213B87">
              <w:rPr>
                <w:rFonts w:asciiTheme="minorHAnsi" w:hAnsiTheme="minorHAnsi"/>
                <w:sz w:val="18"/>
                <w:szCs w:val="18"/>
              </w:rPr>
              <w:t>)</w:t>
            </w:r>
            <w:r w:rsidR="00213B87" w:rsidRPr="00D2491C">
              <w:rPr>
                <w:rFonts w:asciiTheme="minorHAnsi" w:hAnsiTheme="minorHAnsi"/>
                <w:sz w:val="18"/>
                <w:szCs w:val="18"/>
              </w:rPr>
              <w:t xml:space="preserve"> + 7.5(row A0</w:t>
            </w:r>
            <w:r w:rsidR="00192313">
              <w:rPr>
                <w:rFonts w:asciiTheme="minorHAnsi" w:hAnsiTheme="minorHAnsi"/>
                <w:sz w:val="18"/>
                <w:szCs w:val="18"/>
              </w:rPr>
              <w:t>5</w:t>
            </w:r>
            <w:r w:rsidR="00213B87" w:rsidRPr="00D2491C">
              <w:rPr>
                <w:rFonts w:asciiTheme="minorHAnsi" w:hAnsiTheme="minorHAnsi"/>
                <w:sz w:val="18"/>
                <w:szCs w:val="18"/>
              </w:rPr>
              <w:t xml:space="preserve"> + 1)</w:t>
            </w:r>
            <w:r w:rsidR="00213B87">
              <w:rPr>
                <w:rFonts w:asciiTheme="minorHAnsi" w:hAnsiTheme="minorHAnsi"/>
                <w:sz w:val="18"/>
                <w:szCs w:val="18"/>
              </w:rPr>
              <w:t>]</w:t>
            </w:r>
            <w:r w:rsidR="00213B87" w:rsidRPr="00D2491C">
              <w:rPr>
                <w:rFonts w:asciiTheme="minorHAnsi" w:hAnsiTheme="minorHAnsi"/>
                <w:sz w:val="18"/>
                <w:szCs w:val="18"/>
              </w:rPr>
              <w:t>, (cfm)</w:t>
            </w:r>
            <w:r w:rsidR="001E3C1B" w:rsidRPr="00C3222B">
              <w:rPr>
                <w:rFonts w:asciiTheme="minorHAnsi" w:hAnsiTheme="minorHAnsi"/>
                <w:sz w:val="18"/>
                <w:szCs w:val="18"/>
              </w:rPr>
              <w:t>.  For single family Z = 0.03, for multifamily Z =</w:t>
            </w:r>
            <w:r w:rsidR="001E3C1B" w:rsidRPr="00CB00C9">
              <w:rPr>
                <w:rFonts w:asciiTheme="minorHAnsi" w:hAnsiTheme="minorHAnsi"/>
                <w:sz w:val="18"/>
                <w:szCs w:val="18"/>
              </w:rPr>
              <w:t xml:space="preserve"> 0.0</w:t>
            </w:r>
            <w:r w:rsidR="001E3C1B">
              <w:rPr>
                <w:rFonts w:asciiTheme="minorHAnsi" w:hAnsiTheme="minorHAnsi"/>
                <w:sz w:val="18"/>
                <w:szCs w:val="18"/>
              </w:rPr>
              <w:t>5</w:t>
            </w:r>
            <w:r>
              <w:rPr>
                <w:rFonts w:asciiTheme="minorHAnsi" w:hAnsiTheme="minorHAnsi"/>
                <w:sz w:val="18"/>
                <w:szCs w:val="18"/>
              </w:rPr>
              <w:t>&gt;&gt;</w:t>
            </w:r>
          </w:p>
        </w:tc>
      </w:tr>
      <w:tr w:rsidR="0078705F" w:rsidRPr="00CB00C9" w14:paraId="5B6699C9" w14:textId="77777777" w:rsidTr="001D331F">
        <w:tc>
          <w:tcPr>
            <w:tcW w:w="586" w:type="dxa"/>
            <w:vAlign w:val="center"/>
          </w:tcPr>
          <w:p w14:paraId="5B6699C3" w14:textId="77777777" w:rsidR="0078705F" w:rsidRDefault="0078705F" w:rsidP="00444E93">
            <w:pPr>
              <w:keepNext/>
              <w:jc w:val="center"/>
              <w:rPr>
                <w:rFonts w:asciiTheme="minorHAnsi" w:hAnsiTheme="minorHAnsi"/>
                <w:sz w:val="18"/>
                <w:szCs w:val="18"/>
              </w:rPr>
            </w:pPr>
            <w:r>
              <w:rPr>
                <w:rFonts w:asciiTheme="minorHAnsi" w:hAnsiTheme="minorHAnsi"/>
                <w:sz w:val="18"/>
                <w:szCs w:val="18"/>
              </w:rPr>
              <w:t>02</w:t>
            </w:r>
          </w:p>
        </w:tc>
        <w:tc>
          <w:tcPr>
            <w:tcW w:w="4735" w:type="dxa"/>
            <w:vAlign w:val="center"/>
          </w:tcPr>
          <w:p w14:paraId="5B6699C4" w14:textId="6E0A2A24" w:rsidR="0078705F" w:rsidRPr="00CB00C9" w:rsidRDefault="0078705F" w:rsidP="0078705F">
            <w:pPr>
              <w:keepNext/>
              <w:rPr>
                <w:rFonts w:asciiTheme="minorHAnsi" w:hAnsiTheme="minorHAnsi"/>
                <w:sz w:val="18"/>
                <w:szCs w:val="18"/>
              </w:rPr>
            </w:pPr>
            <w:r>
              <w:rPr>
                <w:rFonts w:asciiTheme="minorHAnsi" w:hAnsiTheme="minorHAnsi"/>
                <w:sz w:val="18"/>
                <w:szCs w:val="18"/>
              </w:rPr>
              <w:t xml:space="preserve">CFM50 </w:t>
            </w:r>
            <w:r w:rsidR="001D331F">
              <w:rPr>
                <w:rFonts w:asciiTheme="minorHAnsi" w:hAnsiTheme="minorHAnsi"/>
                <w:sz w:val="18"/>
                <w:szCs w:val="18"/>
              </w:rPr>
              <w:t>–</w:t>
            </w:r>
            <w:r>
              <w:rPr>
                <w:rFonts w:asciiTheme="minorHAnsi" w:hAnsiTheme="minorHAnsi"/>
                <w:sz w:val="18"/>
                <w:szCs w:val="18"/>
              </w:rPr>
              <w:t xml:space="preserve"> Depressurization</w:t>
            </w:r>
          </w:p>
        </w:tc>
        <w:tc>
          <w:tcPr>
            <w:tcW w:w="5695" w:type="dxa"/>
          </w:tcPr>
          <w:p w14:paraId="5B6699C5" w14:textId="77777777" w:rsidR="00F635DD" w:rsidRPr="00467A82" w:rsidRDefault="00F635DD" w:rsidP="00F635DD">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if a 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xml:space="preserve"> form is found, then display:</w:t>
            </w:r>
          </w:p>
          <w:p w14:paraId="5B6699C6" w14:textId="77777777" w:rsidR="00F635DD" w:rsidRPr="00467A82" w:rsidRDefault="00F635DD" w:rsidP="00F635DD">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depressurization </w:t>
            </w:r>
            <w:r w:rsidRPr="00467A82">
              <w:rPr>
                <w:rFonts w:asciiTheme="minorHAnsi" w:hAnsiTheme="minorHAnsi"/>
                <w:sz w:val="18"/>
                <w:szCs w:val="18"/>
              </w:rPr>
              <w:t>value</w:t>
            </w:r>
          </w:p>
          <w:p w14:paraId="5B6699C7" w14:textId="77777777" w:rsidR="00F635DD" w:rsidRPr="00467A82" w:rsidRDefault="00F635DD" w:rsidP="00F635DD">
            <w:pPr>
              <w:keepNext/>
              <w:rPr>
                <w:rFonts w:ascii="Calibri" w:hAnsi="Calibri"/>
                <w:sz w:val="18"/>
                <w:szCs w:val="18"/>
              </w:rPr>
            </w:pPr>
            <w:r w:rsidRPr="00467A82">
              <w:rPr>
                <w:rFonts w:ascii="Calibri" w:hAnsi="Calibri"/>
                <w:sz w:val="18"/>
                <w:szCs w:val="18"/>
              </w:rPr>
              <w:t xml:space="preserve">elseif no registered no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is found, then display text:</w:t>
            </w:r>
          </w:p>
          <w:p w14:paraId="5B6699C8" w14:textId="77777777" w:rsidR="0078705F" w:rsidRPr="00601797" w:rsidRDefault="00164B1B" w:rsidP="00992AE0">
            <w:pPr>
              <w:keepNext/>
              <w:rPr>
                <w:rFonts w:asciiTheme="minorHAnsi" w:hAnsiTheme="minorHAnsi"/>
                <w:sz w:val="18"/>
                <w:szCs w:val="18"/>
              </w:rPr>
            </w:pPr>
            <w:r>
              <w:rPr>
                <w:rFonts w:ascii="Calibri" w:hAnsi="Calibri"/>
                <w:sz w:val="18"/>
                <w:szCs w:val="18"/>
              </w:rPr>
              <w:t>“</w:t>
            </w:r>
            <w:r w:rsidR="00F635DD" w:rsidRPr="00467A82">
              <w:rPr>
                <w:rFonts w:ascii="Calibri" w:hAnsi="Calibri"/>
                <w:sz w:val="18"/>
                <w:szCs w:val="18"/>
              </w:rPr>
              <w:t xml:space="preserve">Registered </w:t>
            </w:r>
            <w:r w:rsidR="00F635DD">
              <w:rPr>
                <w:rFonts w:asciiTheme="minorHAnsi" w:hAnsiTheme="minorHAnsi"/>
                <w:sz w:val="18"/>
                <w:szCs w:val="18"/>
              </w:rPr>
              <w:t>MCH</w:t>
            </w:r>
            <w:r w:rsidR="00F635DD" w:rsidRPr="00467A82">
              <w:rPr>
                <w:rFonts w:asciiTheme="minorHAnsi" w:hAnsiTheme="minorHAnsi"/>
                <w:sz w:val="18"/>
                <w:szCs w:val="18"/>
              </w:rPr>
              <w:t>-</w:t>
            </w:r>
            <w:r w:rsidR="00F635DD">
              <w:rPr>
                <w:rFonts w:asciiTheme="minorHAnsi" w:hAnsiTheme="minorHAnsi"/>
                <w:sz w:val="18"/>
                <w:szCs w:val="18"/>
              </w:rPr>
              <w:t>24</w:t>
            </w:r>
            <w:r w:rsidR="00F635DD" w:rsidRPr="00467A82">
              <w:rPr>
                <w:rFonts w:asciiTheme="minorHAnsi" w:hAnsiTheme="minorHAnsi"/>
                <w:sz w:val="18"/>
                <w:szCs w:val="18"/>
              </w:rPr>
              <w:t>a-</w:t>
            </w:r>
            <w:r w:rsidR="00F635DD">
              <w:rPr>
                <w:rFonts w:asciiTheme="minorHAnsi" w:hAnsiTheme="minorHAnsi"/>
                <w:sz w:val="18"/>
                <w:szCs w:val="18"/>
              </w:rPr>
              <w:t>e</w:t>
            </w:r>
            <w:r w:rsidR="00F635DD" w:rsidRPr="00467A82">
              <w:rPr>
                <w:rFonts w:ascii="Calibri" w:hAnsi="Calibri"/>
                <w:sz w:val="18"/>
                <w:szCs w:val="18"/>
              </w:rPr>
              <w:t xml:space="preserve"> required</w:t>
            </w:r>
            <w:r w:rsidR="00992AE0">
              <w:rPr>
                <w:rFonts w:ascii="Calibri" w:hAnsi="Calibri"/>
                <w:sz w:val="18"/>
                <w:szCs w:val="18"/>
              </w:rPr>
              <w:t xml:space="preserve"> – </w:t>
            </w:r>
            <w:r w:rsidR="00992AE0" w:rsidRPr="00CB63D5">
              <w:rPr>
                <w:rFonts w:ascii="Calibri" w:hAnsi="Calibri"/>
                <w:b/>
                <w:sz w:val="18"/>
                <w:szCs w:val="18"/>
              </w:rPr>
              <w:t>Do Not Proceed</w:t>
            </w:r>
            <w:r w:rsidR="00127A5E">
              <w:rPr>
                <w:rFonts w:asciiTheme="minorHAnsi" w:hAnsiTheme="minorHAnsi"/>
                <w:b/>
                <w:sz w:val="18"/>
                <w:szCs w:val="18"/>
              </w:rPr>
              <w:t>”</w:t>
            </w:r>
            <w:r w:rsidR="00F635DD" w:rsidRPr="00467A82">
              <w:rPr>
                <w:rFonts w:asciiTheme="minorHAnsi" w:hAnsiTheme="minorHAnsi"/>
                <w:sz w:val="18"/>
                <w:szCs w:val="18"/>
              </w:rPr>
              <w:t>&gt;&gt;</w:t>
            </w:r>
          </w:p>
        </w:tc>
      </w:tr>
      <w:tr w:rsidR="0078705F" w:rsidRPr="00CB00C9" w14:paraId="5B6699CD" w14:textId="77777777" w:rsidTr="001D331F">
        <w:tc>
          <w:tcPr>
            <w:tcW w:w="586" w:type="dxa"/>
            <w:vAlign w:val="center"/>
          </w:tcPr>
          <w:p w14:paraId="5B6699CA" w14:textId="77777777" w:rsidR="0078705F" w:rsidRDefault="0078705F" w:rsidP="00444E93">
            <w:pPr>
              <w:keepNext/>
              <w:jc w:val="center"/>
              <w:rPr>
                <w:rFonts w:asciiTheme="minorHAnsi" w:hAnsiTheme="minorHAnsi"/>
                <w:sz w:val="18"/>
                <w:szCs w:val="18"/>
              </w:rPr>
            </w:pPr>
            <w:r>
              <w:rPr>
                <w:rFonts w:asciiTheme="minorHAnsi" w:hAnsiTheme="minorHAnsi"/>
                <w:sz w:val="18"/>
                <w:szCs w:val="18"/>
              </w:rPr>
              <w:t>03</w:t>
            </w:r>
          </w:p>
        </w:tc>
        <w:tc>
          <w:tcPr>
            <w:tcW w:w="4735" w:type="dxa"/>
            <w:vAlign w:val="center"/>
          </w:tcPr>
          <w:p w14:paraId="5B6699CB" w14:textId="16FFA808" w:rsidR="0078705F" w:rsidRPr="00CB00C9" w:rsidRDefault="0078705F" w:rsidP="0026531F">
            <w:pPr>
              <w:keepNext/>
              <w:rPr>
                <w:rFonts w:asciiTheme="minorHAnsi" w:hAnsiTheme="minorHAnsi"/>
                <w:sz w:val="18"/>
                <w:szCs w:val="18"/>
              </w:rPr>
            </w:pPr>
            <w:r>
              <w:rPr>
                <w:rFonts w:asciiTheme="minorHAnsi" w:hAnsiTheme="minorHAnsi"/>
                <w:sz w:val="18"/>
                <w:szCs w:val="18"/>
              </w:rPr>
              <w:t>Equivalent Leakage Area Depressurization</w:t>
            </w:r>
          </w:p>
        </w:tc>
        <w:tc>
          <w:tcPr>
            <w:tcW w:w="5695" w:type="dxa"/>
          </w:tcPr>
          <w:p w14:paraId="5B6699CC" w14:textId="77777777" w:rsidR="0078705F" w:rsidRPr="00601797" w:rsidRDefault="0078705F" w:rsidP="00444E93">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Pr>
                <w:rFonts w:asciiTheme="minorHAnsi" w:hAnsiTheme="minorHAnsi"/>
                <w:sz w:val="18"/>
                <w:szCs w:val="18"/>
              </w:rPr>
              <w:t>2</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78705F" w:rsidRPr="00CB00C9" w14:paraId="5B6699D3" w14:textId="77777777" w:rsidTr="001D331F">
        <w:tc>
          <w:tcPr>
            <w:tcW w:w="586" w:type="dxa"/>
            <w:vAlign w:val="center"/>
          </w:tcPr>
          <w:p w14:paraId="5B6699CE" w14:textId="77777777" w:rsidR="0078705F" w:rsidRDefault="0078705F" w:rsidP="00444E93">
            <w:pPr>
              <w:keepNext/>
              <w:jc w:val="center"/>
              <w:rPr>
                <w:rFonts w:asciiTheme="minorHAnsi" w:hAnsiTheme="minorHAnsi"/>
                <w:sz w:val="18"/>
                <w:szCs w:val="18"/>
              </w:rPr>
            </w:pPr>
            <w:r>
              <w:rPr>
                <w:rFonts w:asciiTheme="minorHAnsi" w:hAnsiTheme="minorHAnsi"/>
                <w:sz w:val="18"/>
                <w:szCs w:val="18"/>
              </w:rPr>
              <w:t>04</w:t>
            </w:r>
          </w:p>
        </w:tc>
        <w:tc>
          <w:tcPr>
            <w:tcW w:w="4735" w:type="dxa"/>
            <w:vAlign w:val="center"/>
          </w:tcPr>
          <w:p w14:paraId="5B6699CF" w14:textId="1D609D78" w:rsidR="0078705F" w:rsidRDefault="0078705F" w:rsidP="0078705F">
            <w:pPr>
              <w:keepNext/>
              <w:rPr>
                <w:rFonts w:asciiTheme="minorHAnsi" w:hAnsiTheme="minorHAnsi"/>
                <w:sz w:val="18"/>
                <w:szCs w:val="18"/>
              </w:rPr>
            </w:pPr>
            <w:r>
              <w:rPr>
                <w:rFonts w:asciiTheme="minorHAnsi" w:hAnsiTheme="minorHAnsi"/>
                <w:sz w:val="18"/>
                <w:szCs w:val="18"/>
              </w:rPr>
              <w:t>CFM50 – Pressurization</w:t>
            </w:r>
          </w:p>
        </w:tc>
        <w:tc>
          <w:tcPr>
            <w:tcW w:w="5695" w:type="dxa"/>
          </w:tcPr>
          <w:p w14:paraId="5B6699D0" w14:textId="77777777" w:rsidR="00F635DD" w:rsidRPr="00467A82" w:rsidRDefault="00F635DD" w:rsidP="00F635DD">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w:t>
            </w:r>
            <w:r w:rsidR="00164B1B" w:rsidRPr="00F5715E">
              <w:rPr>
                <w:rFonts w:asciiTheme="minorHAnsi" w:hAnsiTheme="minorHAnsi"/>
                <w:sz w:val="18"/>
                <w:szCs w:val="18"/>
              </w:rPr>
              <w:t>calculated field, referenced data from</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display:</w:t>
            </w:r>
          </w:p>
          <w:p w14:paraId="5B6699D1" w14:textId="77777777" w:rsidR="00F635DD" w:rsidRPr="00467A82" w:rsidRDefault="00F635DD" w:rsidP="00F635DD">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pressurization </w:t>
            </w:r>
            <w:r w:rsidRPr="00467A82">
              <w:rPr>
                <w:rFonts w:asciiTheme="minorHAnsi" w:hAnsiTheme="minorHAnsi"/>
                <w:sz w:val="18"/>
                <w:szCs w:val="18"/>
              </w:rPr>
              <w:t>value</w:t>
            </w:r>
          </w:p>
          <w:p w14:paraId="5B6699D2" w14:textId="77777777" w:rsidR="0078705F" w:rsidRPr="00144CC2" w:rsidRDefault="00F635DD" w:rsidP="00F635DD">
            <w:pPr>
              <w:keepNext/>
              <w:rPr>
                <w:rFonts w:asciiTheme="minorHAnsi" w:hAnsiTheme="minorHAnsi"/>
                <w:sz w:val="18"/>
                <w:szCs w:val="18"/>
              </w:rPr>
            </w:pPr>
            <w:r w:rsidRPr="00467A82">
              <w:rPr>
                <w:rFonts w:asciiTheme="minorHAnsi" w:hAnsiTheme="minorHAnsi"/>
                <w:sz w:val="18"/>
                <w:szCs w:val="18"/>
              </w:rPr>
              <w:t>&gt;&gt;</w:t>
            </w:r>
          </w:p>
        </w:tc>
      </w:tr>
      <w:tr w:rsidR="0078705F" w:rsidRPr="00CB00C9" w14:paraId="5B6699D7" w14:textId="77777777" w:rsidTr="001D331F">
        <w:tc>
          <w:tcPr>
            <w:tcW w:w="586" w:type="dxa"/>
            <w:vAlign w:val="center"/>
          </w:tcPr>
          <w:p w14:paraId="5B6699D4" w14:textId="77777777" w:rsidR="0078705F" w:rsidRDefault="0078705F" w:rsidP="00444E93">
            <w:pPr>
              <w:keepNext/>
              <w:jc w:val="center"/>
              <w:rPr>
                <w:rFonts w:asciiTheme="minorHAnsi" w:hAnsiTheme="minorHAnsi"/>
                <w:sz w:val="18"/>
                <w:szCs w:val="18"/>
              </w:rPr>
            </w:pPr>
            <w:r>
              <w:rPr>
                <w:rFonts w:asciiTheme="minorHAnsi" w:hAnsiTheme="minorHAnsi"/>
                <w:sz w:val="18"/>
                <w:szCs w:val="18"/>
              </w:rPr>
              <w:t>05</w:t>
            </w:r>
          </w:p>
        </w:tc>
        <w:tc>
          <w:tcPr>
            <w:tcW w:w="4735" w:type="dxa"/>
            <w:vAlign w:val="center"/>
          </w:tcPr>
          <w:p w14:paraId="5B6699D5" w14:textId="1E85C5EF" w:rsidR="0078705F" w:rsidRPr="00CB00C9" w:rsidRDefault="0078705F" w:rsidP="0078705F">
            <w:pPr>
              <w:keepNext/>
              <w:rPr>
                <w:rFonts w:asciiTheme="minorHAnsi" w:hAnsiTheme="minorHAnsi"/>
                <w:sz w:val="18"/>
                <w:szCs w:val="18"/>
              </w:rPr>
            </w:pPr>
            <w:r>
              <w:rPr>
                <w:rFonts w:asciiTheme="minorHAnsi" w:hAnsiTheme="minorHAnsi"/>
                <w:sz w:val="18"/>
                <w:szCs w:val="18"/>
              </w:rPr>
              <w:t>Equivalent Leakage Area Pressurization</w:t>
            </w:r>
          </w:p>
        </w:tc>
        <w:tc>
          <w:tcPr>
            <w:tcW w:w="5695" w:type="dxa"/>
          </w:tcPr>
          <w:p w14:paraId="5B6699D6" w14:textId="77777777" w:rsidR="0078705F" w:rsidRPr="00601797" w:rsidRDefault="0078705F" w:rsidP="00094357">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sidR="00094357">
              <w:rPr>
                <w:rFonts w:asciiTheme="minorHAnsi" w:hAnsiTheme="minorHAnsi"/>
                <w:sz w:val="18"/>
                <w:szCs w:val="18"/>
              </w:rPr>
              <w:t>4</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1051B9" w:rsidRPr="00CB00C9" w14:paraId="5B6699DB" w14:textId="77777777" w:rsidTr="001D331F">
        <w:tc>
          <w:tcPr>
            <w:tcW w:w="586" w:type="dxa"/>
            <w:vAlign w:val="center"/>
          </w:tcPr>
          <w:p w14:paraId="5B6699D8" w14:textId="77777777" w:rsidR="001051B9" w:rsidRPr="00CB00C9" w:rsidRDefault="001051B9" w:rsidP="006F5261">
            <w:pPr>
              <w:keepNext/>
              <w:jc w:val="center"/>
              <w:rPr>
                <w:rFonts w:asciiTheme="minorHAnsi" w:hAnsiTheme="minorHAnsi"/>
                <w:sz w:val="18"/>
                <w:szCs w:val="18"/>
              </w:rPr>
            </w:pPr>
            <w:r>
              <w:rPr>
                <w:rFonts w:asciiTheme="minorHAnsi" w:hAnsiTheme="minorHAnsi"/>
                <w:sz w:val="18"/>
                <w:szCs w:val="18"/>
              </w:rPr>
              <w:t>0</w:t>
            </w:r>
            <w:r w:rsidR="006F5261">
              <w:rPr>
                <w:rFonts w:asciiTheme="minorHAnsi" w:hAnsiTheme="minorHAnsi"/>
                <w:sz w:val="18"/>
                <w:szCs w:val="18"/>
              </w:rPr>
              <w:t>6</w:t>
            </w:r>
          </w:p>
        </w:tc>
        <w:tc>
          <w:tcPr>
            <w:tcW w:w="4735" w:type="dxa"/>
            <w:vAlign w:val="center"/>
          </w:tcPr>
          <w:p w14:paraId="5B6699D9" w14:textId="0D07244A" w:rsidR="001051B9" w:rsidRPr="00CB00C9" w:rsidRDefault="001051B9" w:rsidP="00444E93">
            <w:pPr>
              <w:keepNext/>
              <w:rPr>
                <w:rFonts w:asciiTheme="minorHAnsi" w:hAnsiTheme="minorHAnsi"/>
                <w:sz w:val="18"/>
                <w:szCs w:val="18"/>
              </w:rPr>
            </w:pPr>
            <w:r w:rsidRPr="00CB00C9">
              <w:rPr>
                <w:rFonts w:asciiTheme="minorHAnsi" w:hAnsiTheme="minorHAnsi"/>
                <w:sz w:val="18"/>
                <w:szCs w:val="18"/>
              </w:rPr>
              <w:t>Equivalent Leakage Area used for ventilation</w:t>
            </w:r>
          </w:p>
        </w:tc>
        <w:tc>
          <w:tcPr>
            <w:tcW w:w="5695" w:type="dxa"/>
          </w:tcPr>
          <w:p w14:paraId="5B6699DA" w14:textId="77777777" w:rsidR="001051B9" w:rsidRPr="007F6151" w:rsidRDefault="001051B9" w:rsidP="0078705F">
            <w:pPr>
              <w:keepNext/>
              <w:rPr>
                <w:rFonts w:asciiTheme="minorHAnsi" w:hAnsiTheme="minorHAnsi"/>
                <w:sz w:val="18"/>
                <w:szCs w:val="18"/>
              </w:rPr>
            </w:pPr>
            <w:r w:rsidRPr="00601797">
              <w:rPr>
                <w:rFonts w:asciiTheme="minorHAnsi" w:hAnsiTheme="minorHAnsi"/>
                <w:sz w:val="18"/>
                <w:szCs w:val="18"/>
              </w:rPr>
              <w:t xml:space="preserve">&lt;&lt;calculated field, </w:t>
            </w:r>
            <w:r>
              <w:rPr>
                <w:rFonts w:asciiTheme="minorHAnsi" w:hAnsiTheme="minorHAnsi"/>
                <w:sz w:val="18"/>
                <w:szCs w:val="18"/>
              </w:rPr>
              <w:t>equals row (B0</w:t>
            </w:r>
            <w:r w:rsidR="0078705F">
              <w:rPr>
                <w:rFonts w:asciiTheme="minorHAnsi" w:hAnsiTheme="minorHAnsi"/>
                <w:sz w:val="18"/>
                <w:szCs w:val="18"/>
              </w:rPr>
              <w:t>3</w:t>
            </w:r>
            <w:r>
              <w:rPr>
                <w:rFonts w:asciiTheme="minorHAnsi" w:hAnsiTheme="minorHAnsi"/>
                <w:sz w:val="18"/>
                <w:szCs w:val="18"/>
              </w:rPr>
              <w:t xml:space="preserve"> </w:t>
            </w:r>
            <w:r w:rsidR="0078705F">
              <w:rPr>
                <w:rFonts w:asciiTheme="minorHAnsi" w:hAnsiTheme="minorHAnsi"/>
                <w:sz w:val="18"/>
                <w:szCs w:val="18"/>
              </w:rPr>
              <w:t>+ B05)/2</w:t>
            </w:r>
            <w:r w:rsidRPr="00601797">
              <w:rPr>
                <w:rFonts w:asciiTheme="minorHAnsi" w:hAnsiTheme="minorHAnsi"/>
                <w:sz w:val="18"/>
                <w:szCs w:val="18"/>
              </w:rPr>
              <w:t>&gt;&gt;</w:t>
            </w:r>
          </w:p>
        </w:tc>
      </w:tr>
      <w:tr w:rsidR="001051B9" w:rsidRPr="00CB00C9" w14:paraId="5B6699DF" w14:textId="77777777" w:rsidTr="001D331F">
        <w:tc>
          <w:tcPr>
            <w:tcW w:w="586" w:type="dxa"/>
            <w:vAlign w:val="center"/>
          </w:tcPr>
          <w:p w14:paraId="5B6699DC" w14:textId="77777777" w:rsidR="001051B9" w:rsidRPr="00CB00C9" w:rsidRDefault="001051B9" w:rsidP="006F5261">
            <w:pPr>
              <w:keepNext/>
              <w:jc w:val="center"/>
              <w:rPr>
                <w:rFonts w:asciiTheme="minorHAnsi" w:hAnsiTheme="minorHAnsi"/>
                <w:sz w:val="18"/>
                <w:szCs w:val="18"/>
              </w:rPr>
            </w:pPr>
            <w:r>
              <w:rPr>
                <w:rFonts w:asciiTheme="minorHAnsi" w:hAnsiTheme="minorHAnsi"/>
                <w:sz w:val="18"/>
                <w:szCs w:val="18"/>
              </w:rPr>
              <w:t>0</w:t>
            </w:r>
            <w:r w:rsidR="006F5261">
              <w:rPr>
                <w:rFonts w:asciiTheme="minorHAnsi" w:hAnsiTheme="minorHAnsi"/>
                <w:sz w:val="18"/>
                <w:szCs w:val="18"/>
              </w:rPr>
              <w:t>7</w:t>
            </w:r>
          </w:p>
        </w:tc>
        <w:tc>
          <w:tcPr>
            <w:tcW w:w="4735" w:type="dxa"/>
            <w:vAlign w:val="center"/>
          </w:tcPr>
          <w:p w14:paraId="5B6699DD" w14:textId="77777777" w:rsidR="001051B9" w:rsidRPr="00CB00C9" w:rsidRDefault="001051B9" w:rsidP="00444E93">
            <w:pPr>
              <w:keepNext/>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695" w:type="dxa"/>
          </w:tcPr>
          <w:p w14:paraId="5B6699DE" w14:textId="77777777" w:rsidR="001051B9" w:rsidRPr="007F6151" w:rsidRDefault="001051B9" w:rsidP="00444E93">
            <w:pPr>
              <w:keepNext/>
              <w:rPr>
                <w:rFonts w:asciiTheme="minorHAnsi" w:hAnsiTheme="minorHAnsi"/>
                <w:sz w:val="18"/>
                <w:szCs w:val="18"/>
              </w:rPr>
            </w:pPr>
            <w:r w:rsidRPr="007F6151">
              <w:rPr>
                <w:rFonts w:asciiTheme="minorHAnsi" w:hAnsiTheme="minorHAnsi"/>
                <w:sz w:val="18"/>
                <w:szCs w:val="18"/>
              </w:rPr>
              <w:t>&lt;&lt; user input, (ft)&gt;&gt;</w:t>
            </w:r>
          </w:p>
        </w:tc>
      </w:tr>
      <w:tr w:rsidR="001051B9" w:rsidRPr="00CB00C9" w14:paraId="5B6699E4" w14:textId="77777777" w:rsidTr="001D331F">
        <w:tc>
          <w:tcPr>
            <w:tcW w:w="586" w:type="dxa"/>
            <w:vAlign w:val="center"/>
          </w:tcPr>
          <w:p w14:paraId="5B6699E0" w14:textId="77777777" w:rsidR="001051B9" w:rsidRPr="00CB00C9" w:rsidRDefault="001051B9" w:rsidP="006F5261">
            <w:pPr>
              <w:keepNext/>
              <w:jc w:val="center"/>
              <w:rPr>
                <w:rFonts w:asciiTheme="minorHAnsi" w:hAnsiTheme="minorHAnsi"/>
                <w:sz w:val="18"/>
                <w:szCs w:val="18"/>
              </w:rPr>
            </w:pPr>
            <w:r>
              <w:rPr>
                <w:rFonts w:asciiTheme="minorHAnsi" w:hAnsiTheme="minorHAnsi"/>
                <w:sz w:val="18"/>
                <w:szCs w:val="18"/>
              </w:rPr>
              <w:t>0</w:t>
            </w:r>
            <w:r w:rsidR="006F5261">
              <w:rPr>
                <w:rFonts w:asciiTheme="minorHAnsi" w:hAnsiTheme="minorHAnsi"/>
                <w:sz w:val="18"/>
                <w:szCs w:val="18"/>
              </w:rPr>
              <w:t>8</w:t>
            </w:r>
          </w:p>
        </w:tc>
        <w:tc>
          <w:tcPr>
            <w:tcW w:w="4735" w:type="dxa"/>
            <w:vAlign w:val="center"/>
          </w:tcPr>
          <w:p w14:paraId="5B6699E1" w14:textId="77777777" w:rsidR="001051B9" w:rsidRPr="00CB00C9" w:rsidRDefault="001051B9" w:rsidP="00444E93">
            <w:pPr>
              <w:keepNext/>
              <w:rPr>
                <w:rFonts w:asciiTheme="minorHAnsi" w:hAnsiTheme="minorHAnsi"/>
                <w:sz w:val="18"/>
                <w:szCs w:val="18"/>
              </w:rPr>
            </w:pPr>
            <w:r w:rsidRPr="00CB00C9">
              <w:rPr>
                <w:rFonts w:asciiTheme="minorHAnsi" w:hAnsiTheme="minorHAnsi"/>
                <w:sz w:val="18"/>
                <w:szCs w:val="18"/>
              </w:rPr>
              <w:t xml:space="preserve">What is the weather and shielding factor (wsf)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 </w:t>
            </w:r>
            <w:r w:rsidRPr="00CB00C9">
              <w:rPr>
                <w:rFonts w:asciiTheme="minorHAnsi" w:hAnsiTheme="minorHAnsi"/>
                <w:sz w:val="18"/>
                <w:szCs w:val="18"/>
              </w:rPr>
              <w:t>?</w:t>
            </w:r>
          </w:p>
        </w:tc>
        <w:tc>
          <w:tcPr>
            <w:tcW w:w="5695" w:type="dxa"/>
          </w:tcPr>
          <w:p w14:paraId="5B6699E2" w14:textId="77777777" w:rsidR="00202E7F" w:rsidRDefault="001051B9" w:rsidP="00C62D48">
            <w:pPr>
              <w:keepNext/>
              <w:rPr>
                <w:rFonts w:asciiTheme="minorHAnsi" w:hAnsiTheme="minorHAnsi"/>
                <w:sz w:val="18"/>
                <w:szCs w:val="18"/>
              </w:rPr>
            </w:pPr>
            <w:r w:rsidRPr="007F6151">
              <w:rPr>
                <w:rFonts w:asciiTheme="minorHAnsi" w:hAnsiTheme="minorHAnsi"/>
                <w:sz w:val="18"/>
                <w:szCs w:val="18"/>
              </w:rPr>
              <w:t>&lt;&lt;user input, drop down selection</w:t>
            </w:r>
            <w:r w:rsidR="00786052">
              <w:rPr>
                <w:rFonts w:asciiTheme="minorHAnsi" w:hAnsiTheme="minorHAnsi"/>
                <w:sz w:val="18"/>
                <w:szCs w:val="18"/>
              </w:rPr>
              <w:t xml:space="preserve"> from </w:t>
            </w:r>
            <w:r w:rsidR="00C62D48">
              <w:rPr>
                <w:rFonts w:asciiTheme="minorHAnsi" w:hAnsiTheme="minorHAnsi"/>
                <w:sz w:val="18"/>
                <w:szCs w:val="18"/>
              </w:rPr>
              <w:t>California Energy Commission Adaptation of ANSI/ASHRAE Standard 62.2-2010</w:t>
            </w:r>
            <w:r w:rsidRPr="007F6151">
              <w:rPr>
                <w:rFonts w:asciiTheme="minorHAnsi" w:hAnsiTheme="minorHAnsi"/>
                <w:sz w:val="18"/>
                <w:szCs w:val="18"/>
              </w:rPr>
              <w:t>&gt;&gt;</w:t>
            </w:r>
          </w:p>
          <w:p w14:paraId="5B6699E3" w14:textId="77777777" w:rsidR="001051B9" w:rsidRPr="007F6151" w:rsidRDefault="00202E7F" w:rsidP="00202E7F">
            <w:pPr>
              <w:keepNext/>
              <w:rPr>
                <w:rFonts w:asciiTheme="minorHAnsi" w:hAnsiTheme="minorHAnsi"/>
                <w:sz w:val="18"/>
                <w:szCs w:val="18"/>
              </w:rPr>
            </w:pPr>
            <w:r>
              <w:rPr>
                <w:rFonts w:asciiTheme="minorHAnsi" w:hAnsiTheme="minorHAnsi"/>
                <w:sz w:val="18"/>
                <w:szCs w:val="18"/>
              </w:rPr>
              <w:t>Note: See reprint at end of document</w:t>
            </w:r>
          </w:p>
        </w:tc>
      </w:tr>
      <w:tr w:rsidR="001051B9" w:rsidRPr="00CB00C9" w14:paraId="5B6699E8" w14:textId="77777777" w:rsidTr="001D331F">
        <w:tc>
          <w:tcPr>
            <w:tcW w:w="586" w:type="dxa"/>
            <w:vAlign w:val="center"/>
          </w:tcPr>
          <w:p w14:paraId="5B6699E5" w14:textId="77777777" w:rsidR="001051B9" w:rsidRPr="00CB00C9" w:rsidRDefault="001051B9" w:rsidP="006F5261">
            <w:pPr>
              <w:keepNext/>
              <w:jc w:val="center"/>
              <w:rPr>
                <w:rFonts w:asciiTheme="minorHAnsi" w:hAnsiTheme="minorHAnsi"/>
                <w:sz w:val="18"/>
                <w:szCs w:val="18"/>
              </w:rPr>
            </w:pPr>
            <w:r>
              <w:rPr>
                <w:rFonts w:asciiTheme="minorHAnsi" w:hAnsiTheme="minorHAnsi"/>
                <w:sz w:val="18"/>
                <w:szCs w:val="18"/>
              </w:rPr>
              <w:t>0</w:t>
            </w:r>
            <w:r w:rsidR="006F5261">
              <w:rPr>
                <w:rFonts w:asciiTheme="minorHAnsi" w:hAnsiTheme="minorHAnsi"/>
                <w:sz w:val="18"/>
                <w:szCs w:val="18"/>
              </w:rPr>
              <w:t>9</w:t>
            </w:r>
          </w:p>
        </w:tc>
        <w:tc>
          <w:tcPr>
            <w:tcW w:w="4735" w:type="dxa"/>
            <w:vAlign w:val="center"/>
          </w:tcPr>
          <w:p w14:paraId="5B6699E6" w14:textId="6607E2C7" w:rsidR="001051B9" w:rsidRPr="00CB00C9" w:rsidRDefault="001051B9" w:rsidP="00444E93">
            <w:pPr>
              <w:keepNext/>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695" w:type="dxa"/>
          </w:tcPr>
          <w:p w14:paraId="5B6699E7" w14:textId="77777777" w:rsidR="001051B9" w:rsidRPr="007F6151" w:rsidRDefault="001051B9" w:rsidP="00BB7005">
            <w:pPr>
              <w:keepNext/>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 xml:space="preserve">4.5: </w:t>
            </w:r>
            <w:r>
              <w:rPr>
                <w:rFonts w:asciiTheme="minorHAnsi" w:hAnsiTheme="minorHAnsi"/>
                <w:sz w:val="18"/>
                <w:szCs w:val="18"/>
              </w:rPr>
              <w:t>1000 x (row B0</w:t>
            </w:r>
            <w:r w:rsidR="006F5261">
              <w:rPr>
                <w:rFonts w:asciiTheme="minorHAnsi" w:hAnsiTheme="minorHAnsi"/>
                <w:sz w:val="18"/>
                <w:szCs w:val="18"/>
              </w:rPr>
              <w:t>6</w:t>
            </w:r>
            <w:r>
              <w:rPr>
                <w:rFonts w:asciiTheme="minorHAnsi" w:hAnsiTheme="minorHAnsi"/>
                <w:sz w:val="18"/>
                <w:szCs w:val="18"/>
              </w:rPr>
              <w:t>/row A0</w:t>
            </w:r>
            <w:r w:rsidR="00BB7005">
              <w:rPr>
                <w:rFonts w:asciiTheme="minorHAnsi" w:hAnsiTheme="minorHAnsi"/>
                <w:sz w:val="18"/>
                <w:szCs w:val="18"/>
              </w:rPr>
              <w:t>4</w:t>
            </w:r>
            <w:r>
              <w:rPr>
                <w:rFonts w:asciiTheme="minorHAnsi" w:hAnsiTheme="minorHAnsi"/>
                <w:sz w:val="18"/>
                <w:szCs w:val="18"/>
              </w:rPr>
              <w:t>)</w:t>
            </w:r>
            <w:r w:rsidRPr="007F6151">
              <w:rPr>
                <w:rFonts w:asciiTheme="minorHAnsi" w:hAnsiTheme="minorHAnsi"/>
                <w:sz w:val="18"/>
                <w:szCs w:val="18"/>
              </w:rPr>
              <w:t xml:space="preserve"> x (row B</w:t>
            </w:r>
            <w:r>
              <w:rPr>
                <w:rFonts w:asciiTheme="minorHAnsi" w:hAnsiTheme="minorHAnsi"/>
                <w:sz w:val="18"/>
                <w:szCs w:val="18"/>
              </w:rPr>
              <w:t>0</w:t>
            </w:r>
            <w:r w:rsidR="006F5261">
              <w:rPr>
                <w:rFonts w:asciiTheme="minorHAnsi" w:hAnsiTheme="minorHAnsi"/>
                <w:sz w:val="18"/>
                <w:szCs w:val="18"/>
              </w:rPr>
              <w:t>7</w:t>
            </w:r>
            <w:r w:rsidRPr="007F6151">
              <w:rPr>
                <w:rFonts w:asciiTheme="minorHAnsi" w:hAnsiTheme="minorHAnsi"/>
                <w:sz w:val="18"/>
                <w:szCs w:val="18"/>
              </w:rPr>
              <w:t xml:space="preserve"> / 8.2)</w:t>
            </w:r>
            <w:r>
              <w:rPr>
                <w:rFonts w:asciiTheme="minorHAnsi" w:hAnsiTheme="minorHAnsi"/>
                <w:sz w:val="18"/>
                <w:szCs w:val="18"/>
              </w:rPr>
              <w:t>^</w:t>
            </w:r>
            <w:r w:rsidRPr="007F6151">
              <w:rPr>
                <w:rFonts w:asciiTheme="minorHAnsi" w:hAnsiTheme="minorHAnsi"/>
                <w:sz w:val="18"/>
                <w:szCs w:val="18"/>
              </w:rPr>
              <w:t>0.4&gt;&gt;</w:t>
            </w:r>
          </w:p>
        </w:tc>
      </w:tr>
      <w:tr w:rsidR="001051B9" w:rsidRPr="00CB00C9" w14:paraId="5B6699EC" w14:textId="77777777" w:rsidTr="001D331F">
        <w:tc>
          <w:tcPr>
            <w:tcW w:w="586" w:type="dxa"/>
            <w:vAlign w:val="center"/>
          </w:tcPr>
          <w:p w14:paraId="5B6699E9" w14:textId="77777777" w:rsidR="001051B9" w:rsidRPr="00CB00C9" w:rsidRDefault="006F5261" w:rsidP="006F5261">
            <w:pPr>
              <w:keepNext/>
              <w:jc w:val="center"/>
              <w:rPr>
                <w:rFonts w:asciiTheme="minorHAnsi" w:hAnsiTheme="minorHAnsi"/>
                <w:sz w:val="18"/>
                <w:szCs w:val="18"/>
              </w:rPr>
            </w:pPr>
            <w:r>
              <w:rPr>
                <w:rFonts w:asciiTheme="minorHAnsi" w:hAnsiTheme="minorHAnsi"/>
                <w:sz w:val="18"/>
                <w:szCs w:val="18"/>
              </w:rPr>
              <w:t>1</w:t>
            </w:r>
            <w:r w:rsidR="001051B9">
              <w:rPr>
                <w:rFonts w:asciiTheme="minorHAnsi" w:hAnsiTheme="minorHAnsi"/>
                <w:sz w:val="18"/>
                <w:szCs w:val="18"/>
              </w:rPr>
              <w:t>0</w:t>
            </w:r>
          </w:p>
        </w:tc>
        <w:tc>
          <w:tcPr>
            <w:tcW w:w="4735" w:type="dxa"/>
            <w:vAlign w:val="center"/>
          </w:tcPr>
          <w:p w14:paraId="5B6699EA" w14:textId="53754BED" w:rsidR="001051B9" w:rsidRPr="00CB00C9" w:rsidRDefault="001051B9" w:rsidP="00490895">
            <w:pPr>
              <w:keepNext/>
              <w:rPr>
                <w:rFonts w:asciiTheme="minorHAnsi" w:hAnsiTheme="minorHAnsi"/>
                <w:sz w:val="18"/>
                <w:szCs w:val="18"/>
              </w:rPr>
            </w:pPr>
            <w:r w:rsidRPr="00CB00C9">
              <w:rPr>
                <w:rFonts w:asciiTheme="minorHAnsi" w:hAnsiTheme="minorHAnsi"/>
                <w:sz w:val="18"/>
                <w:szCs w:val="18"/>
              </w:rPr>
              <w:t xml:space="preserve">Ventilation </w:t>
            </w:r>
            <w:r w:rsidR="00490895">
              <w:rPr>
                <w:rFonts w:asciiTheme="minorHAnsi" w:hAnsiTheme="minorHAnsi"/>
                <w:sz w:val="18"/>
                <w:szCs w:val="18"/>
              </w:rPr>
              <w:t>P</w:t>
            </w:r>
            <w:r w:rsidRPr="00CB00C9">
              <w:rPr>
                <w:rFonts w:asciiTheme="minorHAnsi" w:hAnsiTheme="minorHAnsi"/>
                <w:sz w:val="18"/>
                <w:szCs w:val="18"/>
              </w:rPr>
              <w:t xml:space="preserve">rovided by </w:t>
            </w:r>
            <w:r w:rsidR="00490895">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490895">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(Q</w:t>
            </w:r>
            <w:r w:rsidRPr="001D331F">
              <w:rPr>
                <w:rFonts w:asciiTheme="minorHAnsi" w:hAnsiTheme="minorHAnsi"/>
                <w:sz w:val="18"/>
                <w:szCs w:val="18"/>
                <w:vertAlign w:val="subscript"/>
              </w:rPr>
              <w:t>inf</w:t>
            </w:r>
            <w:r w:rsidRPr="00CB00C9">
              <w:rPr>
                <w:rFonts w:asciiTheme="minorHAnsi" w:hAnsiTheme="minorHAnsi"/>
                <w:sz w:val="18"/>
                <w:szCs w:val="18"/>
              </w:rPr>
              <w:t>)</w:t>
            </w:r>
          </w:p>
        </w:tc>
        <w:tc>
          <w:tcPr>
            <w:tcW w:w="5695" w:type="dxa"/>
          </w:tcPr>
          <w:p w14:paraId="5B6699EB" w14:textId="77777777" w:rsidR="001051B9" w:rsidRPr="007F6151" w:rsidRDefault="001051B9" w:rsidP="00BB7005">
            <w:pPr>
              <w:keepNext/>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4.</w:t>
            </w:r>
            <w:r>
              <w:rPr>
                <w:rFonts w:asciiTheme="minorHAnsi" w:hAnsiTheme="minorHAnsi"/>
                <w:sz w:val="18"/>
                <w:szCs w:val="18"/>
              </w:rPr>
              <w:t>6a</w:t>
            </w:r>
            <w:r w:rsidRPr="007F6151">
              <w:rPr>
                <w:rFonts w:asciiTheme="minorHAnsi" w:hAnsiTheme="minorHAnsi"/>
                <w:sz w:val="18"/>
                <w:szCs w:val="18"/>
              </w:rPr>
              <w:t>:</w:t>
            </w:r>
            <w:r>
              <w:rPr>
                <w:rFonts w:asciiTheme="minorHAnsi" w:hAnsiTheme="minorHAnsi"/>
                <w:sz w:val="18"/>
                <w:szCs w:val="18"/>
              </w:rPr>
              <w:t xml:space="preserve"> (row B0</w:t>
            </w:r>
            <w:r w:rsidR="006F5261">
              <w:rPr>
                <w:rFonts w:asciiTheme="minorHAnsi" w:hAnsiTheme="minorHAnsi"/>
                <w:sz w:val="18"/>
                <w:szCs w:val="18"/>
              </w:rPr>
              <w:t>9</w:t>
            </w:r>
            <w:r w:rsidRPr="007F6151">
              <w:rPr>
                <w:rFonts w:asciiTheme="minorHAnsi" w:hAnsiTheme="minorHAnsi"/>
                <w:sz w:val="18"/>
                <w:szCs w:val="18"/>
              </w:rPr>
              <w:t xml:space="preserve"> </w:t>
            </w:r>
            <w:r>
              <w:rPr>
                <w:rFonts w:asciiTheme="minorHAnsi" w:hAnsiTheme="minorHAnsi"/>
                <w:sz w:val="18"/>
                <w:szCs w:val="18"/>
              </w:rPr>
              <w:t>x row B0</w:t>
            </w:r>
            <w:r w:rsidR="006F5261">
              <w:rPr>
                <w:rFonts w:asciiTheme="minorHAnsi" w:hAnsiTheme="minorHAnsi"/>
                <w:sz w:val="18"/>
                <w:szCs w:val="18"/>
              </w:rPr>
              <w:t>8</w:t>
            </w:r>
            <w:r w:rsidRPr="007F6151">
              <w:rPr>
                <w:rFonts w:asciiTheme="minorHAnsi" w:hAnsiTheme="minorHAnsi"/>
                <w:sz w:val="18"/>
                <w:szCs w:val="18"/>
              </w:rPr>
              <w:t xml:space="preserve"> x </w:t>
            </w:r>
            <w:r>
              <w:rPr>
                <w:rFonts w:asciiTheme="minorHAnsi" w:hAnsiTheme="minorHAnsi"/>
                <w:sz w:val="18"/>
                <w:szCs w:val="18"/>
              </w:rPr>
              <w:t>A0</w:t>
            </w:r>
            <w:r w:rsidR="00BB7005">
              <w:rPr>
                <w:rFonts w:asciiTheme="minorHAnsi" w:hAnsiTheme="minorHAnsi"/>
                <w:sz w:val="18"/>
                <w:szCs w:val="18"/>
              </w:rPr>
              <w:t>4</w:t>
            </w:r>
            <w:r>
              <w:rPr>
                <w:rFonts w:asciiTheme="minorHAnsi" w:hAnsiTheme="minorHAnsi"/>
                <w:sz w:val="18"/>
                <w:szCs w:val="18"/>
              </w:rPr>
              <w:t>)/7.3, (CFM)</w:t>
            </w:r>
            <w:r w:rsidRPr="007F6151">
              <w:rPr>
                <w:rFonts w:asciiTheme="minorHAnsi" w:hAnsiTheme="minorHAnsi"/>
                <w:sz w:val="18"/>
                <w:szCs w:val="18"/>
              </w:rPr>
              <w:t>&gt;&gt;</w:t>
            </w:r>
          </w:p>
        </w:tc>
      </w:tr>
      <w:tr w:rsidR="001051B9" w:rsidRPr="00CB00C9" w14:paraId="5B6699F0" w14:textId="77777777" w:rsidTr="001D331F">
        <w:tc>
          <w:tcPr>
            <w:tcW w:w="586" w:type="dxa"/>
            <w:vAlign w:val="center"/>
          </w:tcPr>
          <w:p w14:paraId="5B6699ED" w14:textId="77777777" w:rsidR="001051B9" w:rsidRPr="00CB00C9" w:rsidRDefault="006F5261" w:rsidP="006F5261">
            <w:pPr>
              <w:keepNext/>
              <w:jc w:val="center"/>
              <w:rPr>
                <w:rFonts w:asciiTheme="minorHAnsi" w:hAnsiTheme="minorHAnsi"/>
                <w:sz w:val="18"/>
                <w:szCs w:val="18"/>
              </w:rPr>
            </w:pPr>
            <w:r>
              <w:rPr>
                <w:rFonts w:asciiTheme="minorHAnsi" w:hAnsiTheme="minorHAnsi"/>
                <w:sz w:val="18"/>
                <w:szCs w:val="18"/>
              </w:rPr>
              <w:t>11</w:t>
            </w:r>
          </w:p>
        </w:tc>
        <w:tc>
          <w:tcPr>
            <w:tcW w:w="4735" w:type="dxa"/>
            <w:vAlign w:val="center"/>
          </w:tcPr>
          <w:p w14:paraId="5B6699EE" w14:textId="5E0A76A8" w:rsidR="001051B9" w:rsidRPr="00CB00C9" w:rsidRDefault="001051B9" w:rsidP="00444E93">
            <w:pPr>
              <w:keepNext/>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(Q</w:t>
            </w:r>
            <w:r w:rsidRPr="00CB00C9">
              <w:rPr>
                <w:rFonts w:asciiTheme="minorHAnsi" w:hAnsiTheme="minorHAnsi"/>
                <w:sz w:val="18"/>
                <w:szCs w:val="18"/>
                <w:vertAlign w:val="subscript"/>
              </w:rPr>
              <w:t>fan</w:t>
            </w:r>
            <w:r w:rsidRPr="00CB00C9">
              <w:rPr>
                <w:rFonts w:asciiTheme="minorHAnsi" w:hAnsiTheme="minorHAnsi"/>
                <w:sz w:val="18"/>
                <w:szCs w:val="18"/>
              </w:rPr>
              <w:t>)</w:t>
            </w:r>
          </w:p>
        </w:tc>
        <w:tc>
          <w:tcPr>
            <w:tcW w:w="5695" w:type="dxa"/>
          </w:tcPr>
          <w:p w14:paraId="5B6699EF" w14:textId="77777777" w:rsidR="001051B9" w:rsidRPr="007F6151" w:rsidRDefault="001051B9" w:rsidP="006F5261">
            <w:pPr>
              <w:keepNext/>
              <w:rPr>
                <w:rFonts w:asciiTheme="minorHAnsi" w:hAnsiTheme="minorHAnsi"/>
                <w:sz w:val="18"/>
                <w:szCs w:val="18"/>
              </w:rPr>
            </w:pPr>
            <w:r w:rsidRPr="007F6151">
              <w:rPr>
                <w:rFonts w:asciiTheme="minorHAnsi" w:hAnsiTheme="minorHAnsi"/>
                <w:sz w:val="18"/>
                <w:szCs w:val="18"/>
              </w:rPr>
              <w:t>&lt;&lt;calculated using equation 4.7: row B</w:t>
            </w:r>
            <w:r w:rsidR="006F5261">
              <w:rPr>
                <w:rFonts w:asciiTheme="minorHAnsi" w:hAnsiTheme="minorHAnsi"/>
                <w:sz w:val="18"/>
                <w:szCs w:val="18"/>
              </w:rPr>
              <w:t>0</w:t>
            </w:r>
            <w:r w:rsidRPr="007F6151">
              <w:rPr>
                <w:rFonts w:asciiTheme="minorHAnsi" w:hAnsiTheme="minorHAnsi"/>
                <w:sz w:val="18"/>
                <w:szCs w:val="18"/>
              </w:rPr>
              <w:t>1 – row B</w:t>
            </w:r>
            <w:r w:rsidR="006F5261">
              <w:rPr>
                <w:rFonts w:asciiTheme="minorHAnsi" w:hAnsiTheme="minorHAnsi"/>
                <w:sz w:val="18"/>
                <w:szCs w:val="18"/>
              </w:rPr>
              <w:t>1</w:t>
            </w:r>
            <w:r>
              <w:rPr>
                <w:rFonts w:asciiTheme="minorHAnsi" w:hAnsiTheme="minorHAnsi"/>
                <w:sz w:val="18"/>
                <w:szCs w:val="18"/>
              </w:rPr>
              <w:t>0</w:t>
            </w:r>
            <w:r w:rsidRPr="007F6151">
              <w:rPr>
                <w:rFonts w:asciiTheme="minorHAnsi" w:hAnsiTheme="minorHAnsi"/>
                <w:sz w:val="18"/>
                <w:szCs w:val="18"/>
              </w:rPr>
              <w:t>, (</w:t>
            </w:r>
            <w:r>
              <w:rPr>
                <w:rFonts w:asciiTheme="minorHAnsi" w:hAnsiTheme="minorHAnsi"/>
                <w:sz w:val="18"/>
                <w:szCs w:val="18"/>
              </w:rPr>
              <w:t>CFM</w:t>
            </w:r>
            <w:r w:rsidRPr="007F6151">
              <w:rPr>
                <w:rFonts w:asciiTheme="minorHAnsi" w:hAnsiTheme="minorHAnsi"/>
                <w:sz w:val="18"/>
                <w:szCs w:val="18"/>
              </w:rPr>
              <w:t>)&gt;&gt;</w:t>
            </w:r>
          </w:p>
        </w:tc>
      </w:tr>
      <w:tr w:rsidR="001051B9" w:rsidRPr="00CB00C9" w14:paraId="5B6699F4" w14:textId="77777777" w:rsidTr="001D331F">
        <w:tc>
          <w:tcPr>
            <w:tcW w:w="586" w:type="dxa"/>
            <w:vAlign w:val="center"/>
          </w:tcPr>
          <w:p w14:paraId="5B6699F1" w14:textId="77777777" w:rsidR="001051B9" w:rsidRDefault="001051B9" w:rsidP="006F5261">
            <w:pPr>
              <w:keepNext/>
              <w:jc w:val="center"/>
              <w:rPr>
                <w:rFonts w:asciiTheme="minorHAnsi" w:hAnsiTheme="minorHAnsi"/>
                <w:sz w:val="18"/>
                <w:szCs w:val="18"/>
              </w:rPr>
            </w:pPr>
            <w:r>
              <w:rPr>
                <w:rFonts w:asciiTheme="minorHAnsi" w:hAnsiTheme="minorHAnsi"/>
                <w:sz w:val="18"/>
                <w:szCs w:val="18"/>
              </w:rPr>
              <w:t>1</w:t>
            </w:r>
            <w:r w:rsidR="006F5261">
              <w:rPr>
                <w:rFonts w:asciiTheme="minorHAnsi" w:hAnsiTheme="minorHAnsi"/>
                <w:sz w:val="18"/>
                <w:szCs w:val="18"/>
              </w:rPr>
              <w:t>2</w:t>
            </w:r>
          </w:p>
        </w:tc>
        <w:tc>
          <w:tcPr>
            <w:tcW w:w="4735" w:type="dxa"/>
            <w:vAlign w:val="center"/>
          </w:tcPr>
          <w:p w14:paraId="5B6699F2" w14:textId="5276EF5C" w:rsidR="001051B9" w:rsidRPr="00CB00C9" w:rsidRDefault="001051B9" w:rsidP="00444E93">
            <w:pPr>
              <w:keepNext/>
              <w:rPr>
                <w:rFonts w:asciiTheme="minorHAnsi" w:hAnsiTheme="minorHAnsi"/>
                <w:sz w:val="18"/>
                <w:szCs w:val="18"/>
              </w:rPr>
            </w:pPr>
            <w:r>
              <w:rPr>
                <w:rFonts w:asciiTheme="minorHAnsi" w:hAnsiTheme="minorHAnsi"/>
                <w:sz w:val="18"/>
                <w:szCs w:val="18"/>
              </w:rPr>
              <w:t xml:space="preserve">Installed </w:t>
            </w:r>
            <w:r w:rsidRPr="00CB00C9">
              <w:rPr>
                <w:rFonts w:asciiTheme="minorHAnsi" w:hAnsiTheme="minorHAnsi"/>
                <w:sz w:val="18"/>
                <w:szCs w:val="18"/>
              </w:rPr>
              <w:t>Continuous Whole-Building Ventilation Rate</w:t>
            </w:r>
          </w:p>
        </w:tc>
        <w:tc>
          <w:tcPr>
            <w:tcW w:w="5695" w:type="dxa"/>
          </w:tcPr>
          <w:p w14:paraId="5B6699F3" w14:textId="77777777" w:rsidR="001051B9" w:rsidRPr="007F6151" w:rsidRDefault="001051B9" w:rsidP="00444E93">
            <w:pPr>
              <w:keepNext/>
              <w:rPr>
                <w:rFonts w:asciiTheme="minorHAnsi" w:hAnsiTheme="minorHAnsi"/>
                <w:sz w:val="18"/>
                <w:szCs w:val="18"/>
              </w:rPr>
            </w:pPr>
            <w:r w:rsidRPr="00C77D58">
              <w:rPr>
                <w:rFonts w:asciiTheme="minorHAnsi" w:hAnsiTheme="minorHAnsi"/>
                <w:sz w:val="18"/>
                <w:szCs w:val="18"/>
              </w:rPr>
              <w:t xml:space="preserve">&lt;&lt;user entry, </w:t>
            </w:r>
            <w:r>
              <w:rPr>
                <w:rFonts w:asciiTheme="minorHAnsi" w:hAnsiTheme="minorHAnsi"/>
                <w:sz w:val="18"/>
                <w:szCs w:val="18"/>
              </w:rPr>
              <w:t>(CFM)</w:t>
            </w:r>
            <w:r w:rsidRPr="00C77D58">
              <w:rPr>
                <w:rFonts w:asciiTheme="minorHAnsi" w:hAnsiTheme="minorHAnsi"/>
                <w:sz w:val="18"/>
                <w:szCs w:val="18"/>
              </w:rPr>
              <w:t>&gt;&gt;</w:t>
            </w:r>
          </w:p>
        </w:tc>
      </w:tr>
    </w:tbl>
    <w:p w14:paraId="5B6699F5" w14:textId="77777777" w:rsidR="00D85C84" w:rsidRPr="0029047D" w:rsidRDefault="00D85C84"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5A2B97" w:rsidRPr="0029047D" w14:paraId="5B6699F7" w14:textId="77777777" w:rsidTr="00350756">
        <w:tc>
          <w:tcPr>
            <w:tcW w:w="11017" w:type="dxa"/>
            <w:gridSpan w:val="2"/>
          </w:tcPr>
          <w:p w14:paraId="5B6699F6" w14:textId="77777777" w:rsidR="005A2B97" w:rsidRPr="0029047D" w:rsidRDefault="005A2B97" w:rsidP="005A2B97">
            <w:pPr>
              <w:keepNext/>
              <w:rPr>
                <w:rFonts w:asciiTheme="minorHAnsi" w:hAnsiTheme="minorHAnsi"/>
                <w:szCs w:val="18"/>
              </w:rPr>
            </w:pPr>
            <w:r w:rsidRPr="0029047D">
              <w:rPr>
                <w:rFonts w:asciiTheme="minorHAnsi" w:hAnsiTheme="minorHAnsi"/>
                <w:b/>
                <w:szCs w:val="18"/>
              </w:rPr>
              <w:t>C. Compliance Statement</w:t>
            </w:r>
            <w:r w:rsidRPr="0029047D">
              <w:rPr>
                <w:rFonts w:asciiTheme="minorHAnsi" w:hAnsiTheme="minorHAnsi"/>
                <w:szCs w:val="18"/>
              </w:rPr>
              <w:t xml:space="preserve"> </w:t>
            </w:r>
          </w:p>
        </w:tc>
      </w:tr>
      <w:tr w:rsidR="00350756" w:rsidRPr="00467A82" w14:paraId="5B6699FA" w14:textId="77777777" w:rsidTr="00350756">
        <w:trPr>
          <w:trHeight w:val="158"/>
        </w:trPr>
        <w:tc>
          <w:tcPr>
            <w:tcW w:w="590" w:type="dxa"/>
            <w:vAlign w:val="center"/>
          </w:tcPr>
          <w:p w14:paraId="5B6699F8" w14:textId="77777777" w:rsidR="00350756" w:rsidRPr="00467A82" w:rsidRDefault="00350756" w:rsidP="00350756">
            <w:pPr>
              <w:keepNext/>
              <w:jc w:val="center"/>
              <w:rPr>
                <w:rFonts w:asciiTheme="minorHAnsi" w:hAnsiTheme="minorHAnsi"/>
                <w:sz w:val="18"/>
                <w:szCs w:val="18"/>
              </w:rPr>
            </w:pPr>
            <w:r>
              <w:rPr>
                <w:rFonts w:asciiTheme="minorHAnsi" w:hAnsiTheme="minorHAnsi"/>
                <w:sz w:val="18"/>
                <w:szCs w:val="18"/>
              </w:rPr>
              <w:t>01</w:t>
            </w:r>
          </w:p>
        </w:tc>
        <w:tc>
          <w:tcPr>
            <w:tcW w:w="10426" w:type="dxa"/>
            <w:vAlign w:val="center"/>
          </w:tcPr>
          <w:p w14:paraId="5B6699F9" w14:textId="0ABF3130" w:rsidR="00350756" w:rsidRPr="00467A82" w:rsidRDefault="00A31477" w:rsidP="007E1719">
            <w:pPr>
              <w:keepNext/>
              <w:rPr>
                <w:rFonts w:asciiTheme="minorHAnsi" w:hAnsiTheme="minorHAnsi"/>
                <w:sz w:val="18"/>
                <w:szCs w:val="18"/>
              </w:rPr>
            </w:pPr>
            <w:r>
              <w:rPr>
                <w:rFonts w:asciiTheme="minorHAnsi" w:hAnsiTheme="minorHAnsi"/>
                <w:sz w:val="18"/>
                <w:szCs w:val="18"/>
              </w:rPr>
              <w:t>&lt;&lt;If the Installed Continuous Whole-Building Ventilation Rate B12 is equal to or greater than the required Continuous Whole-Building Ventilation rate B11 then display text: "Building Passes Continuous Whole-Building Ventilation Rate</w:t>
            </w:r>
            <w:r w:rsidDel="001E1FD4">
              <w:rPr>
                <w:rFonts w:asciiTheme="minorHAnsi" w:hAnsiTheme="minorHAnsi"/>
                <w:sz w:val="18"/>
                <w:szCs w:val="18"/>
              </w:rPr>
              <w:t xml:space="preserve"> </w:t>
            </w:r>
            <w:r>
              <w:rPr>
                <w:rFonts w:asciiTheme="minorHAnsi" w:hAnsiTheme="minorHAnsi"/>
                <w:sz w:val="18"/>
                <w:szCs w:val="18"/>
              </w:rPr>
              <w:t>Test"; If the Installed Continuous Whole-Building Ventilation Rate B12 is less than the required Continuous Whole-Building Ventilation Rate B11 then display text: "Building Fails Continuous Whole-Building Ventilation Rate Test"&gt;&gt;</w:t>
            </w:r>
          </w:p>
        </w:tc>
      </w:tr>
    </w:tbl>
    <w:p w14:paraId="5B6699FB" w14:textId="77777777" w:rsidR="005A2B97" w:rsidRDefault="005A2B97" w:rsidP="00D65FA1">
      <w:pPr>
        <w:rPr>
          <w:rFonts w:asciiTheme="minorHAnsi" w:hAnsiTheme="minorHAnsi"/>
          <w:sz w:val="18"/>
          <w:szCs w:val="18"/>
        </w:rPr>
      </w:pPr>
    </w:p>
    <w:p w14:paraId="5B6699FC" w14:textId="77777777" w:rsidR="004B6E84" w:rsidRDefault="004B6E84">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4B6E84" w14:paraId="5B6699FE" w14:textId="77777777" w:rsidTr="004B6E84">
        <w:tc>
          <w:tcPr>
            <w:tcW w:w="11016" w:type="dxa"/>
            <w:gridSpan w:val="11"/>
            <w:tcBorders>
              <w:top w:val="single" w:sz="4" w:space="0" w:color="000000"/>
              <w:left w:val="single" w:sz="4" w:space="0" w:color="000000"/>
              <w:bottom w:val="single" w:sz="4" w:space="0" w:color="000000"/>
              <w:right w:val="single" w:sz="4" w:space="0" w:color="000000"/>
            </w:tcBorders>
            <w:hideMark/>
          </w:tcPr>
          <w:p w14:paraId="5B6699FD" w14:textId="429839DA" w:rsidR="004B6E84" w:rsidRDefault="004B6E84" w:rsidP="0029047D">
            <w:pPr>
              <w:keepNext/>
              <w:rPr>
                <w:rFonts w:asciiTheme="minorHAnsi" w:hAnsiTheme="minorHAnsi"/>
                <w:sz w:val="18"/>
                <w:szCs w:val="18"/>
              </w:rPr>
            </w:pPr>
            <w:r w:rsidRPr="0029047D">
              <w:rPr>
                <w:rFonts w:asciiTheme="minorHAnsi" w:hAnsiTheme="minorHAnsi"/>
                <w:b/>
                <w:szCs w:val="18"/>
              </w:rPr>
              <w:lastRenderedPageBreak/>
              <w:t xml:space="preserve">D. Local Mechanical Exhaust System – Fan </w:t>
            </w:r>
            <w:r w:rsidR="0029047D">
              <w:rPr>
                <w:rFonts w:asciiTheme="minorHAnsi" w:hAnsiTheme="minorHAnsi"/>
                <w:b/>
                <w:szCs w:val="18"/>
              </w:rPr>
              <w:t>S</w:t>
            </w:r>
            <w:r w:rsidRPr="0029047D">
              <w:rPr>
                <w:rFonts w:asciiTheme="minorHAnsi" w:hAnsiTheme="minorHAnsi"/>
                <w:b/>
                <w:szCs w:val="18"/>
              </w:rPr>
              <w:t xml:space="preserve">election and </w:t>
            </w:r>
            <w:r w:rsidR="0029047D">
              <w:rPr>
                <w:rFonts w:asciiTheme="minorHAnsi" w:hAnsiTheme="minorHAnsi"/>
                <w:b/>
                <w:szCs w:val="18"/>
              </w:rPr>
              <w:t>D</w:t>
            </w:r>
            <w:r w:rsidRPr="0029047D">
              <w:rPr>
                <w:rFonts w:asciiTheme="minorHAnsi" w:hAnsiTheme="minorHAnsi"/>
                <w:b/>
                <w:szCs w:val="18"/>
              </w:rPr>
              <w:t xml:space="preserve">uct </w:t>
            </w:r>
            <w:r w:rsidR="0029047D">
              <w:rPr>
                <w:rFonts w:asciiTheme="minorHAnsi" w:hAnsiTheme="minorHAnsi"/>
                <w:b/>
                <w:szCs w:val="18"/>
              </w:rPr>
              <w:t>D</w:t>
            </w:r>
            <w:r w:rsidRPr="0029047D">
              <w:rPr>
                <w:rFonts w:asciiTheme="minorHAnsi" w:hAnsiTheme="minorHAnsi"/>
                <w:b/>
                <w:szCs w:val="18"/>
              </w:rPr>
              <w:t xml:space="preserve">esign </w:t>
            </w:r>
            <w:r w:rsidR="0029047D">
              <w:rPr>
                <w:rFonts w:asciiTheme="minorHAnsi" w:hAnsiTheme="minorHAnsi"/>
                <w:b/>
                <w:szCs w:val="18"/>
              </w:rPr>
              <w:t>C</w:t>
            </w:r>
            <w:r w:rsidRPr="0029047D">
              <w:rPr>
                <w:rFonts w:asciiTheme="minorHAnsi" w:hAnsiTheme="minorHAnsi"/>
                <w:b/>
                <w:szCs w:val="18"/>
              </w:rPr>
              <w:t xml:space="preserve">riteria for </w:t>
            </w:r>
            <w:r w:rsidR="0029047D">
              <w:rPr>
                <w:rFonts w:asciiTheme="minorHAnsi" w:hAnsiTheme="minorHAnsi"/>
                <w:b/>
                <w:szCs w:val="18"/>
              </w:rPr>
              <w:t>C</w:t>
            </w:r>
            <w:r w:rsidRPr="0029047D">
              <w:rPr>
                <w:rFonts w:asciiTheme="minorHAnsi" w:hAnsiTheme="minorHAnsi"/>
                <w:b/>
                <w:szCs w:val="18"/>
              </w:rPr>
              <w:t>ompliance</w:t>
            </w:r>
          </w:p>
        </w:tc>
      </w:tr>
      <w:tr w:rsidR="004B6E84" w14:paraId="5B669A02" w14:textId="77777777" w:rsidTr="004B6E84">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9FF" w14:textId="77777777" w:rsidR="004B6E84" w:rsidRDefault="004B6E84">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5B669A00" w14:textId="55EE925F" w:rsidR="004B6E84" w:rsidRDefault="004B6E84" w:rsidP="004B6E84">
            <w:pPr>
              <w:pStyle w:val="ListParagraph"/>
              <w:keepNext/>
              <w:numPr>
                <w:ilvl w:val="0"/>
                <w:numId w:val="15"/>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3426B7">
              <w:rPr>
                <w:rFonts w:asciiTheme="minorHAnsi" w:hAnsiTheme="minorHAnsi"/>
                <w:i/>
                <w:sz w:val="18"/>
                <w:szCs w:val="18"/>
              </w:rPr>
              <w:t>;</w:t>
            </w:r>
            <w:r>
              <w:rPr>
                <w:rFonts w:asciiTheme="minorHAnsi" w:hAnsiTheme="minorHAnsi"/>
                <w:i/>
                <w:sz w:val="18"/>
                <w:szCs w:val="18"/>
              </w:rPr>
              <w:t xml:space="preserve"> OR</w:t>
            </w:r>
          </w:p>
          <w:p w14:paraId="5B669A01" w14:textId="77777777" w:rsidR="004B6E84" w:rsidRDefault="004B6E84" w:rsidP="004B6E84">
            <w:pPr>
              <w:pStyle w:val="ListParagraph"/>
              <w:keepNext/>
              <w:numPr>
                <w:ilvl w:val="0"/>
                <w:numId w:val="15"/>
              </w:numPr>
              <w:rPr>
                <w:rFonts w:asciiTheme="minorHAnsi" w:hAnsiTheme="minorHAnsi"/>
                <w:sz w:val="18"/>
                <w:szCs w:val="18"/>
              </w:rPr>
            </w:pPr>
            <w:r>
              <w:rPr>
                <w:rFonts w:asciiTheme="minorHAnsi" w:hAnsiTheme="minorHAnsi"/>
                <w:i/>
                <w:sz w:val="18"/>
                <w:szCs w:val="18"/>
              </w:rPr>
              <w:t>The airflow rating at a pressure of 0.25 in. w.c. of a certified fan is assumed because the local ventilation system duct sizing meets the prescriptive requirements of 62.2 Table 5.3, or manufacturer's design criteria.</w:t>
            </w:r>
          </w:p>
        </w:tc>
      </w:tr>
      <w:tr w:rsidR="004B6E84" w14:paraId="5B669A05" w14:textId="77777777" w:rsidTr="004B6E84">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A03" w14:textId="77777777" w:rsidR="004B6E84" w:rsidRDefault="004B6E84">
            <w:pPr>
              <w:keepNext/>
              <w:suppressAutoHyphens/>
              <w:rPr>
                <w:rFonts w:asciiTheme="minorHAnsi" w:hAnsiTheme="minorHAnsi"/>
                <w:b/>
                <w:sz w:val="18"/>
                <w:szCs w:val="18"/>
              </w:rPr>
            </w:pPr>
            <w:r>
              <w:rPr>
                <w:rFonts w:asciiTheme="minorHAnsi" w:hAnsiTheme="minorHAnsi"/>
                <w:b/>
                <w:sz w:val="18"/>
                <w:szCs w:val="18"/>
              </w:rPr>
              <w:t xml:space="preserve">Table 5.1 </w:t>
            </w:r>
          </w:p>
          <w:p w14:paraId="5B669A04" w14:textId="77777777" w:rsidR="004B6E84" w:rsidRDefault="004B6E84">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4B6E84" w14:paraId="5B669A09" w14:textId="77777777" w:rsidTr="004B6E84">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A06"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A07"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5B669A08"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Notes</w:t>
            </w:r>
          </w:p>
        </w:tc>
      </w:tr>
      <w:tr w:rsidR="004B6E84" w14:paraId="5B669A0D" w14:textId="77777777" w:rsidTr="004B6E84">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A0A"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A0B"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5B669A0C" w14:textId="77777777" w:rsidR="004B6E84" w:rsidRDefault="00D1405D">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4B6E84" w14:paraId="5B669A11" w14:textId="77777777" w:rsidTr="004B6E84">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A0E"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A0F"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5B669A10" w14:textId="77777777" w:rsidR="004B6E84" w:rsidRDefault="004B6E84">
            <w:pPr>
              <w:keepNext/>
              <w:suppressAutoHyphens/>
              <w:jc w:val="center"/>
              <w:rPr>
                <w:rFonts w:asciiTheme="minorHAnsi" w:hAnsiTheme="minorHAnsi"/>
                <w:sz w:val="18"/>
                <w:szCs w:val="18"/>
              </w:rPr>
            </w:pPr>
          </w:p>
        </w:tc>
      </w:tr>
      <w:tr w:rsidR="004B6E84" w14:paraId="5B669A14" w14:textId="77777777" w:rsidTr="004B6E84">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A12" w14:textId="77777777" w:rsidR="004B6E84" w:rsidRDefault="004B6E84">
            <w:pPr>
              <w:keepNext/>
              <w:suppressAutoHyphens/>
              <w:rPr>
                <w:rFonts w:asciiTheme="minorHAnsi" w:hAnsiTheme="minorHAnsi"/>
                <w:b/>
                <w:sz w:val="18"/>
                <w:szCs w:val="18"/>
              </w:rPr>
            </w:pPr>
            <w:r>
              <w:rPr>
                <w:rFonts w:asciiTheme="minorHAnsi" w:hAnsiTheme="minorHAnsi"/>
                <w:b/>
                <w:sz w:val="18"/>
                <w:szCs w:val="18"/>
              </w:rPr>
              <w:t xml:space="preserve">Table 5.2 </w:t>
            </w:r>
          </w:p>
          <w:p w14:paraId="5B669A13" w14:textId="77777777" w:rsidR="004B6E84" w:rsidRDefault="004B6E84">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4B6E84" w14:paraId="5B669A18" w14:textId="77777777" w:rsidTr="004B6E84">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A15"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A16"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5B669A17"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Notes</w:t>
            </w:r>
          </w:p>
        </w:tc>
      </w:tr>
      <w:tr w:rsidR="004B6E84" w14:paraId="5B669A1C" w14:textId="77777777" w:rsidTr="004B6E84">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A19"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A1A"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5B669A1B" w14:textId="77777777" w:rsidR="004B6E84" w:rsidRDefault="00D1405D">
            <w:pPr>
              <w:keepNext/>
              <w:suppressAutoHyphens/>
              <w:rPr>
                <w:rFonts w:asciiTheme="minorHAnsi" w:hAnsiTheme="minorHAnsi"/>
                <w:sz w:val="18"/>
                <w:szCs w:val="18"/>
              </w:rPr>
            </w:pPr>
            <w:r>
              <w:rPr>
                <w:rFonts w:asciiTheme="minorHAnsi" w:hAnsiTheme="minorHAnsi"/>
                <w:sz w:val="18"/>
                <w:szCs w:val="18"/>
              </w:rPr>
              <w:t>Based on kitchen volume.</w:t>
            </w:r>
          </w:p>
        </w:tc>
      </w:tr>
      <w:tr w:rsidR="004B6E84" w14:paraId="5B669A20" w14:textId="77777777" w:rsidTr="004B6E84">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A1D"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A1E"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5B669A1F" w14:textId="77777777" w:rsidR="004B6E84" w:rsidRDefault="004B6E84">
            <w:pPr>
              <w:keepNext/>
              <w:suppressAutoHyphens/>
              <w:jc w:val="center"/>
              <w:rPr>
                <w:rFonts w:asciiTheme="minorHAnsi" w:hAnsiTheme="minorHAnsi"/>
                <w:sz w:val="18"/>
                <w:szCs w:val="18"/>
              </w:rPr>
            </w:pPr>
          </w:p>
        </w:tc>
      </w:tr>
      <w:tr w:rsidR="004B6E84" w14:paraId="5B669A23" w14:textId="77777777" w:rsidTr="004B6E84">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5B669A21" w14:textId="77777777" w:rsidR="004B6E84" w:rsidRDefault="004B6E84">
            <w:pPr>
              <w:keepNext/>
              <w:rPr>
                <w:rFonts w:asciiTheme="minorHAnsi" w:hAnsiTheme="minorHAnsi"/>
                <w:b/>
                <w:sz w:val="18"/>
                <w:szCs w:val="18"/>
              </w:rPr>
            </w:pPr>
            <w:r>
              <w:rPr>
                <w:rFonts w:asciiTheme="minorHAnsi" w:hAnsiTheme="minorHAnsi"/>
                <w:b/>
                <w:sz w:val="18"/>
                <w:szCs w:val="18"/>
              </w:rPr>
              <w:t>Table 5.3</w:t>
            </w:r>
          </w:p>
          <w:p w14:paraId="5B669A22" w14:textId="77777777" w:rsidR="004B6E84" w:rsidRDefault="004B6E84">
            <w:pPr>
              <w:keepNext/>
              <w:rPr>
                <w:rFonts w:asciiTheme="minorHAnsi" w:hAnsiTheme="minorHAnsi"/>
                <w:sz w:val="18"/>
                <w:szCs w:val="18"/>
              </w:rPr>
            </w:pPr>
            <w:r>
              <w:rPr>
                <w:rFonts w:asciiTheme="minorHAnsi" w:hAnsiTheme="minorHAnsi"/>
                <w:b/>
                <w:sz w:val="18"/>
                <w:szCs w:val="18"/>
              </w:rPr>
              <w:t>Prescriptive Duct Sizing Requirements</w:t>
            </w:r>
          </w:p>
        </w:tc>
      </w:tr>
      <w:tr w:rsidR="004B6E84" w14:paraId="5B669A27" w14:textId="77777777" w:rsidTr="004B6E84">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A24" w14:textId="77777777" w:rsidR="004B6E84" w:rsidRDefault="00D1405D">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5B669A25" w14:textId="77777777" w:rsidR="004B6E84" w:rsidRDefault="004B6E84">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5B669A26" w14:textId="77777777" w:rsidR="004B6E84" w:rsidRDefault="004B6E84">
            <w:pPr>
              <w:keepNext/>
              <w:jc w:val="center"/>
              <w:rPr>
                <w:rFonts w:asciiTheme="minorHAnsi" w:hAnsiTheme="minorHAnsi"/>
                <w:sz w:val="18"/>
                <w:szCs w:val="18"/>
              </w:rPr>
            </w:pPr>
            <w:r>
              <w:rPr>
                <w:rFonts w:asciiTheme="minorHAnsi" w:hAnsiTheme="minorHAnsi"/>
                <w:sz w:val="18"/>
                <w:szCs w:val="18"/>
              </w:rPr>
              <w:t>Smooth Duct</w:t>
            </w:r>
          </w:p>
        </w:tc>
      </w:tr>
      <w:tr w:rsidR="004B6E84" w14:paraId="5B669A31" w14:textId="77777777" w:rsidTr="004B6E84">
        <w:trPr>
          <w:trHeight w:val="432"/>
        </w:trPr>
        <w:tc>
          <w:tcPr>
            <w:tcW w:w="1650" w:type="dxa"/>
            <w:tcBorders>
              <w:top w:val="single" w:sz="4" w:space="0" w:color="auto"/>
              <w:left w:val="single" w:sz="4" w:space="0" w:color="auto"/>
              <w:bottom w:val="single" w:sz="4" w:space="0" w:color="auto"/>
              <w:right w:val="single" w:sz="4" w:space="0" w:color="auto"/>
            </w:tcBorders>
            <w:hideMark/>
          </w:tcPr>
          <w:p w14:paraId="5B669A28" w14:textId="77777777" w:rsidR="004B6E84" w:rsidRDefault="004B6E84">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an Rating cfm @ 0.25 in. w.g.</w:t>
            </w:r>
          </w:p>
        </w:tc>
        <w:tc>
          <w:tcPr>
            <w:tcW w:w="1161" w:type="dxa"/>
            <w:gridSpan w:val="2"/>
            <w:tcBorders>
              <w:top w:val="single" w:sz="4" w:space="0" w:color="auto"/>
              <w:left w:val="single" w:sz="4" w:space="0" w:color="auto"/>
              <w:bottom w:val="single" w:sz="4" w:space="0" w:color="auto"/>
              <w:right w:val="single" w:sz="4" w:space="0" w:color="auto"/>
            </w:tcBorders>
            <w:hideMark/>
          </w:tcPr>
          <w:p w14:paraId="5B669A29"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5B669A2A"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5B669A2B"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5B669A2C"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5B669A2D"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5B669A2E"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5B669A2F"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5B669A30"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4B6E84" w14:paraId="5B669A34" w14:textId="77777777" w:rsidTr="004B6E84">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5B669A32" w14:textId="77777777" w:rsidR="004B6E84" w:rsidRDefault="004B6E84">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5B669A33" w14:textId="77777777" w:rsidR="004B6E84" w:rsidRDefault="004B6E84">
            <w:pPr>
              <w:keepNext/>
              <w:jc w:val="center"/>
              <w:rPr>
                <w:rFonts w:asciiTheme="minorHAnsi" w:hAnsiTheme="minorHAnsi"/>
                <w:sz w:val="18"/>
                <w:szCs w:val="18"/>
              </w:rPr>
            </w:pPr>
            <w:r>
              <w:rPr>
                <w:rFonts w:asciiTheme="minorHAnsi" w:hAnsiTheme="minorHAnsi"/>
                <w:sz w:val="18"/>
                <w:szCs w:val="18"/>
              </w:rPr>
              <w:t>Maximum Allowable Duct Length (ft)</w:t>
            </w:r>
          </w:p>
        </w:tc>
      </w:tr>
      <w:tr w:rsidR="004B6E84" w14:paraId="5B669A38" w14:textId="77777777" w:rsidTr="004B6E84">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A35" w14:textId="77777777" w:rsidR="004B6E84" w:rsidRDefault="004B6E84">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5B669A36" w14:textId="77777777" w:rsidR="004B6E84" w:rsidRDefault="004B6E84">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5B669A37" w14:textId="77777777" w:rsidR="004B6E84" w:rsidRDefault="004B6E84">
            <w:pPr>
              <w:keepNext/>
              <w:jc w:val="center"/>
              <w:rPr>
                <w:rFonts w:asciiTheme="minorHAnsi" w:hAnsiTheme="minorHAnsi"/>
                <w:sz w:val="18"/>
                <w:szCs w:val="18"/>
              </w:rPr>
            </w:pPr>
            <w:r>
              <w:rPr>
                <w:rFonts w:asciiTheme="minorHAnsi" w:hAnsiTheme="minorHAnsi"/>
                <w:sz w:val="18"/>
                <w:szCs w:val="18"/>
              </w:rPr>
              <w:t>Smooth Duct</w:t>
            </w:r>
          </w:p>
        </w:tc>
      </w:tr>
      <w:tr w:rsidR="004B6E84" w14:paraId="5B669A42" w14:textId="77777777" w:rsidTr="004B6E84">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A39" w14:textId="77777777" w:rsidR="004B6E84" w:rsidRDefault="004B6E84">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3A"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3B" w14:textId="77777777" w:rsidR="004B6E84" w:rsidRDefault="004B6E84">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3C"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3D"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3E" w14:textId="77777777" w:rsidR="004B6E84" w:rsidRDefault="004B6E84">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3F"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40"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41"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r>
      <w:tr w:rsidR="004B6E84" w14:paraId="5B669A4C" w14:textId="77777777" w:rsidTr="004B6E84">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A43" w14:textId="77777777" w:rsidR="004B6E84" w:rsidRDefault="004B6E84">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44" w14:textId="77777777" w:rsidR="004B6E84" w:rsidRDefault="004B6E84">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45" w14:textId="77777777" w:rsidR="004B6E84" w:rsidRDefault="004B6E84">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46"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47"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48" w14:textId="77777777" w:rsidR="004B6E84" w:rsidRDefault="004B6E84">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49" w14:textId="77777777" w:rsidR="004B6E84" w:rsidRDefault="004B6E84">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4A" w14:textId="77777777" w:rsidR="004B6E84" w:rsidRDefault="004B6E84">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4B"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r>
      <w:tr w:rsidR="004B6E84" w14:paraId="5B669A56" w14:textId="77777777" w:rsidTr="004B6E84">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A4D" w14:textId="77777777" w:rsidR="004B6E84" w:rsidRDefault="004B6E84">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4E"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4F" w14:textId="77777777" w:rsidR="004B6E84" w:rsidRDefault="004B6E84">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0" w14:textId="77777777" w:rsidR="004B6E84" w:rsidRDefault="004B6E84">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51" w14:textId="77777777" w:rsidR="004B6E84" w:rsidRDefault="004B6E84">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52"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3" w14:textId="77777777" w:rsidR="004B6E84" w:rsidRDefault="004B6E84">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4" w14:textId="77777777" w:rsidR="004B6E84" w:rsidRDefault="004B6E84">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55" w14:textId="77777777" w:rsidR="004B6E84" w:rsidRDefault="004B6E84">
            <w:pPr>
              <w:keepNext/>
              <w:jc w:val="center"/>
              <w:rPr>
                <w:rFonts w:asciiTheme="minorHAnsi" w:hAnsiTheme="minorHAnsi"/>
                <w:sz w:val="18"/>
                <w:szCs w:val="18"/>
              </w:rPr>
            </w:pPr>
            <w:r>
              <w:rPr>
                <w:rFonts w:asciiTheme="minorHAnsi" w:hAnsiTheme="minorHAnsi"/>
                <w:sz w:val="18"/>
                <w:szCs w:val="18"/>
              </w:rPr>
              <w:t>55</w:t>
            </w:r>
          </w:p>
        </w:tc>
      </w:tr>
      <w:tr w:rsidR="004B6E84" w14:paraId="5B669A60" w14:textId="77777777" w:rsidTr="004B6E84">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A57" w14:textId="77777777" w:rsidR="004B6E84" w:rsidRDefault="004B6E84">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58"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59"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A" w14:textId="77777777" w:rsidR="004B6E84" w:rsidRDefault="004B6E84">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5B" w14:textId="77777777" w:rsidR="004B6E84" w:rsidRDefault="004B6E84">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5C"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D"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E"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5F" w14:textId="77777777" w:rsidR="004B6E84" w:rsidRDefault="004B6E84">
            <w:pPr>
              <w:keepNext/>
              <w:jc w:val="center"/>
              <w:rPr>
                <w:rFonts w:asciiTheme="minorHAnsi" w:hAnsiTheme="minorHAnsi"/>
                <w:sz w:val="18"/>
                <w:szCs w:val="18"/>
              </w:rPr>
            </w:pPr>
            <w:r>
              <w:rPr>
                <w:rFonts w:asciiTheme="minorHAnsi" w:hAnsiTheme="minorHAnsi"/>
                <w:sz w:val="18"/>
                <w:szCs w:val="18"/>
              </w:rPr>
              <w:t>145</w:t>
            </w:r>
          </w:p>
        </w:tc>
      </w:tr>
      <w:tr w:rsidR="004B6E84" w14:paraId="5B669A6A" w14:textId="77777777" w:rsidTr="004B6E84">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A61" w14:textId="77777777" w:rsidR="004B6E84" w:rsidRDefault="004B6E84">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62"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63"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64"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65"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66"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67"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68"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69"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r>
      <w:tr w:rsidR="004B6E84" w14:paraId="5B669A6E" w14:textId="77777777" w:rsidTr="004B6E84">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5B669A6B" w14:textId="77777777" w:rsidR="004B6E84" w:rsidRDefault="004B6E84">
            <w:pPr>
              <w:keepNext/>
              <w:rPr>
                <w:rFonts w:asciiTheme="minorHAnsi" w:hAnsiTheme="minorHAnsi"/>
                <w:sz w:val="18"/>
                <w:szCs w:val="18"/>
              </w:rPr>
            </w:pPr>
            <w:r>
              <w:rPr>
                <w:rFonts w:asciiTheme="minorHAnsi" w:hAnsiTheme="minorHAnsi"/>
                <w:sz w:val="18"/>
                <w:szCs w:val="18"/>
              </w:rPr>
              <w:t>This table assumes no elbows.  Deduct 15 ft of allowable duct length for each turn, elbow, or fitting.  Interpolation and extrapolation in 62.2 Table 5.3 is not allowed.  For airflow values not listed, use the next higher value.  This table is not applicable for airflow &gt; 125 cfm.</w:t>
            </w:r>
          </w:p>
          <w:p w14:paraId="5B669A6C" w14:textId="77777777" w:rsidR="004B6E84" w:rsidRDefault="004B6E84">
            <w:pPr>
              <w:keepNext/>
              <w:rPr>
                <w:rFonts w:asciiTheme="minorHAnsi" w:hAnsiTheme="minorHAnsi"/>
                <w:sz w:val="18"/>
                <w:szCs w:val="18"/>
              </w:rPr>
            </w:pPr>
            <w:r>
              <w:rPr>
                <w:rFonts w:asciiTheme="minorHAnsi" w:hAnsiTheme="minorHAnsi"/>
                <w:sz w:val="18"/>
                <w:szCs w:val="18"/>
              </w:rPr>
              <w:t>NL = no limit on duct length of this size.</w:t>
            </w:r>
          </w:p>
          <w:p w14:paraId="5B669A6D" w14:textId="77777777" w:rsidR="004B6E84" w:rsidRDefault="004B6E84">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5B669A6F" w14:textId="77777777" w:rsidR="004B6E84" w:rsidRDefault="004B6E84" w:rsidP="004B6E84">
      <w:pPr>
        <w:rPr>
          <w:rFonts w:asciiTheme="minorHAnsi" w:hAnsiTheme="minorHAnsi"/>
          <w:sz w:val="18"/>
          <w:szCs w:val="18"/>
        </w:rPr>
      </w:pPr>
    </w:p>
    <w:p w14:paraId="5B669A70" w14:textId="77777777" w:rsidR="004B6E84" w:rsidRDefault="004B6E84" w:rsidP="004B6E84">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4B6E84" w14:paraId="5B669A72"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A71" w14:textId="77777777" w:rsidR="004B6E84" w:rsidRDefault="004B6E84">
            <w:pPr>
              <w:keepNext/>
              <w:rPr>
                <w:rFonts w:asciiTheme="minorHAnsi" w:hAnsiTheme="minorHAnsi"/>
                <w:b/>
                <w:bCs/>
                <w:sz w:val="18"/>
                <w:szCs w:val="18"/>
              </w:rPr>
            </w:pPr>
            <w:r w:rsidRPr="0029047D">
              <w:rPr>
                <w:rFonts w:asciiTheme="minorHAnsi" w:hAnsiTheme="minorHAnsi"/>
                <w:b/>
                <w:bCs/>
                <w:szCs w:val="18"/>
              </w:rPr>
              <w:lastRenderedPageBreak/>
              <w:t>E. Other Requirements</w:t>
            </w:r>
          </w:p>
        </w:tc>
      </w:tr>
      <w:tr w:rsidR="004B6E84" w14:paraId="5B669A74"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A73" w14:textId="77777777" w:rsidR="004B6E84" w:rsidRDefault="004B6E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4B6E84" w14:paraId="5B669A77"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75" w14:textId="77777777" w:rsidR="004B6E84" w:rsidRDefault="004B6E84">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76" w14:textId="77777777" w:rsidR="004B6E84" w:rsidRDefault="004B6E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Measures shall be taken to minimize air movement across envelope components to occupiable spaces from garages, unconditioned crawl spaces, and unconditioned attics. Supply and balanced ventilation systems shall be designed and constructed to provide ventilation air directly from the outdoors.</w:t>
            </w:r>
          </w:p>
        </w:tc>
      </w:tr>
      <w:tr w:rsidR="004B6E84" w14:paraId="5B669A7A"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78" w14:textId="77777777" w:rsidR="004B6E84" w:rsidRDefault="004B6E84">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79" w14:textId="77777777" w:rsidR="004B6E84" w:rsidRDefault="004B6E84">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4B6E84" w14:paraId="5B669A7D"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7B" w14:textId="77777777" w:rsidR="004B6E84" w:rsidRDefault="004B6E84">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7C" w14:textId="77777777" w:rsidR="004B6E84" w:rsidRDefault="004B6E84">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tc>
      </w:tr>
      <w:tr w:rsidR="004B6E84" w14:paraId="5B669A82"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7E" w14:textId="77777777" w:rsidR="004B6E84" w:rsidRDefault="004B6E84">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5B669A7F" w14:textId="38B05F9C" w:rsidR="004B6E84" w:rsidRDefault="004B6E84">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1D331F">
              <w:rPr>
                <w:rFonts w:asciiTheme="minorHAnsi" w:hAnsiTheme="minorHAnsi"/>
                <w:b/>
                <w:sz w:val="18"/>
                <w:szCs w:val="18"/>
              </w:rPr>
              <w:t>S</w:t>
            </w:r>
            <w:r>
              <w:rPr>
                <w:rFonts w:asciiTheme="minorHAnsi" w:hAnsiTheme="minorHAnsi"/>
                <w:b/>
                <w:sz w:val="18"/>
                <w:szCs w:val="18"/>
              </w:rPr>
              <w:t>olid-</w:t>
            </w:r>
            <w:r w:rsidR="001D331F">
              <w:rPr>
                <w:rFonts w:asciiTheme="minorHAnsi" w:hAnsiTheme="minorHAnsi"/>
                <w:b/>
                <w:sz w:val="18"/>
                <w:szCs w:val="18"/>
              </w:rPr>
              <w:t>F</w:t>
            </w:r>
            <w:r>
              <w:rPr>
                <w:rFonts w:asciiTheme="minorHAnsi" w:hAnsiTheme="minorHAnsi"/>
                <w:b/>
                <w:sz w:val="18"/>
                <w:szCs w:val="18"/>
              </w:rPr>
              <w:t xml:space="preserve">uel </w:t>
            </w:r>
            <w:r w:rsidR="001D331F">
              <w:rPr>
                <w:rFonts w:asciiTheme="minorHAnsi" w:hAnsiTheme="minorHAnsi"/>
                <w:b/>
                <w:sz w:val="18"/>
                <w:szCs w:val="18"/>
              </w:rPr>
              <w:t>B</w:t>
            </w:r>
            <w:r>
              <w:rPr>
                <w:rFonts w:asciiTheme="minorHAnsi" w:hAnsiTheme="minorHAnsi"/>
                <w:b/>
                <w:sz w:val="18"/>
                <w:szCs w:val="18"/>
              </w:rPr>
              <w:t xml:space="preserve">urning </w:t>
            </w:r>
            <w:r w:rsidR="001D331F">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5B669A80" w14:textId="77777777" w:rsidR="004B6E84" w:rsidRDefault="004B6E84">
            <w:pPr>
              <w:pStyle w:val="margin0020note"/>
              <w:keepNext/>
              <w:spacing w:before="0" w:beforeAutospacing="0" w:after="0" w:afterAutospacing="0"/>
              <w:rPr>
                <w:rStyle w:val="margin0020notechar"/>
                <w:rFonts w:asciiTheme="minorHAnsi" w:hAnsiTheme="minorHAnsi"/>
                <w:sz w:val="18"/>
                <w:szCs w:val="18"/>
              </w:rPr>
            </w:pPr>
          </w:p>
          <w:p w14:paraId="5B669A81" w14:textId="77777777" w:rsidR="004B6E84" w:rsidRDefault="004B6E84">
            <w:pPr>
              <w:pStyle w:val="margin0020note"/>
              <w:keepNext/>
              <w:spacing w:before="0" w:beforeAutospacing="0" w:after="0" w:afterAutospacing="0"/>
              <w:ind w:left="273"/>
            </w:pPr>
            <w:r>
              <w:rPr>
                <w:rStyle w:val="margin0020notechar"/>
                <w:rFonts w:asciiTheme="minorHAnsi" w:hAnsiTheme="minorHAnsi"/>
                <w:sz w:val="18"/>
                <w:szCs w:val="18"/>
              </w:rPr>
              <w:t>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Lps/100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of occupiable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4B6E84" w14:paraId="5B669A85"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3" w14:textId="77777777" w:rsidR="004B6E84" w:rsidRDefault="004B6E84">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84" w14:textId="77777777" w:rsidR="004B6E84" w:rsidRDefault="004B6E84">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4B6E84" w14:paraId="5B669A88"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6" w14:textId="77777777" w:rsidR="004B6E84" w:rsidRDefault="004B6E84">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87" w14:textId="77777777" w:rsidR="004B6E84" w:rsidRDefault="004B6E84">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4B6E84" w14:paraId="5B669A8B"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9" w14:textId="77777777" w:rsidR="004B6E84" w:rsidRDefault="004B6E84">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8A" w14:textId="77777777" w:rsidR="004B6E84" w:rsidRDefault="004B6E84">
            <w:pPr>
              <w:keepNext/>
              <w:ind w:left="273" w:hanging="273"/>
            </w:pPr>
            <w:r>
              <w:rPr>
                <w:rFonts w:asciiTheme="minorHAnsi" w:hAnsiTheme="minorHAnsi"/>
                <w:b/>
                <w:sz w:val="18"/>
                <w:szCs w:val="18"/>
              </w:rPr>
              <w:t>6.7 Minimum filtration.</w:t>
            </w:r>
            <w:r>
              <w:rPr>
                <w:rFonts w:asciiTheme="minorHAnsi" w:hAnsiTheme="minorHAnsi"/>
                <w:sz w:val="18"/>
                <w:szCs w:val="18"/>
              </w:rPr>
              <w:t xml:space="preserve"> </w:t>
            </w:r>
            <w:r>
              <w:rPr>
                <w:rStyle w:val="margin0020notechar"/>
                <w:rFonts w:asciiTheme="minorHAnsi" w:hAnsiTheme="minorHAnsi"/>
                <w:sz w:val="18"/>
                <w:szCs w:val="18"/>
              </w:rPr>
              <w:t>Mechanical systems that supply air to an occupiable space through ductwork exceeding 10 ft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4B6E84" w14:paraId="5B669A8E"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C" w14:textId="77777777" w:rsidR="004B6E84" w:rsidRDefault="004B6E84">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8D" w14:textId="77777777" w:rsidR="004B6E84" w:rsidRDefault="004B6E84">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4B6E84" w14:paraId="5B669A91"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F" w14:textId="77777777" w:rsidR="004B6E84" w:rsidRDefault="004B6E84">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90" w14:textId="77777777" w:rsidR="004B6E84" w:rsidRDefault="004B6E84">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4B6E84" w14:paraId="5B669A93" w14:textId="77777777" w:rsidTr="001D331F">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A92" w14:textId="77777777" w:rsidR="004B6E84" w:rsidRDefault="004B6E84">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5B669A94" w14:textId="77777777" w:rsidR="00AC0F91" w:rsidRDefault="00AC0F91">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0F7AAF" w:rsidRPr="006C4FD8" w14:paraId="5B669A96"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95" w14:textId="77777777" w:rsidR="000F7AAF" w:rsidRPr="006C4FD8" w:rsidRDefault="000F7AAF" w:rsidP="00D26DCF">
            <w:pPr>
              <w:keepNext/>
              <w:rPr>
                <w:rFonts w:asciiTheme="minorHAnsi" w:hAnsiTheme="minorHAnsi"/>
                <w:b/>
                <w:bCs/>
                <w:sz w:val="18"/>
                <w:szCs w:val="18"/>
              </w:rPr>
            </w:pPr>
            <w:r w:rsidRPr="0029047D">
              <w:rPr>
                <w:rFonts w:asciiTheme="minorHAnsi" w:hAnsiTheme="minorHAnsi"/>
                <w:b/>
                <w:bCs/>
                <w:szCs w:val="18"/>
              </w:rPr>
              <w:lastRenderedPageBreak/>
              <w:t>F. Air Moving Equipment</w:t>
            </w:r>
          </w:p>
        </w:tc>
      </w:tr>
      <w:tr w:rsidR="000F7AAF" w:rsidRPr="006C4FD8" w14:paraId="5B669A98"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97" w14:textId="77777777" w:rsidR="000F7AAF" w:rsidRPr="006C4FD8"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CB00C9">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w:t>
            </w:r>
            <w:r>
              <w:rPr>
                <w:rFonts w:asciiTheme="minorHAnsi" w:hAnsiTheme="minorHAnsi"/>
                <w:i/>
                <w:sz w:val="18"/>
                <w:szCs w:val="18"/>
              </w:rPr>
              <w:t>6</w:t>
            </w:r>
            <w:r w:rsidRPr="00CB00C9">
              <w:rPr>
                <w:rFonts w:asciiTheme="minorHAnsi" w:hAnsiTheme="minorHAnsi"/>
                <w:i/>
                <w:sz w:val="18"/>
                <w:szCs w:val="18"/>
              </w:rPr>
              <w:t>)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0F7AAF" w:rsidRPr="006C4FD8" w14:paraId="5B669A9B"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A99" w14:textId="77777777" w:rsidR="000F7AAF" w:rsidRPr="006C4FD8" w:rsidRDefault="000F7AAF" w:rsidP="00D26DCF">
            <w:pPr>
              <w:keepNext/>
              <w:jc w:val="center"/>
              <w:rPr>
                <w:rFonts w:asciiTheme="minorHAnsi" w:hAnsiTheme="minorHAnsi"/>
                <w:sz w:val="18"/>
                <w:szCs w:val="18"/>
              </w:rPr>
            </w:pPr>
            <w:r w:rsidRPr="006C4FD8">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5B669A9A" w14:textId="77777777" w:rsidR="000F7AAF" w:rsidRPr="00DA6319"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CB00C9">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0F7AAF" w:rsidRPr="006C4FD8" w14:paraId="5B669AA0"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A9C" w14:textId="77777777" w:rsidR="000F7AAF" w:rsidRPr="006C4FD8" w:rsidRDefault="000F7AAF" w:rsidP="00D26DCF">
            <w:pPr>
              <w:keepNext/>
              <w:jc w:val="center"/>
              <w:rPr>
                <w:rFonts w:asciiTheme="minorHAnsi" w:hAnsiTheme="minorHAnsi"/>
                <w:sz w:val="18"/>
                <w:szCs w:val="18"/>
              </w:rPr>
            </w:pPr>
            <w:r w:rsidRPr="006C4FD8">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5B669A9D" w14:textId="77777777" w:rsidR="000F7AAF" w:rsidRDefault="000F7AAF" w:rsidP="00D26DCF">
            <w:pPr>
              <w:keepNext/>
              <w:autoSpaceDE w:val="0"/>
              <w:autoSpaceDN w:val="0"/>
              <w:adjustRightInd w:val="0"/>
              <w:ind w:left="270" w:hanging="270"/>
              <w:jc w:val="both"/>
              <w:rPr>
                <w:rFonts w:asciiTheme="minorHAnsi" w:hAnsiTheme="minorHAnsi"/>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 xml:space="preserve">. </w:t>
            </w:r>
            <w:r w:rsidRPr="00CB00C9">
              <w:rPr>
                <w:rFonts w:asciiTheme="minorHAnsi" w:hAnsiTheme="minorHAnsi"/>
                <w:sz w:val="18"/>
                <w:szCs w:val="18"/>
              </w:rPr>
              <w:t>Ventilation fans shall be rated for sound at no less than the minimum airflow rate required by this standard, as noted below. These sound ratings shall be at a minimum of 0.1 in. w.c. (25 Pa) static pressure.</w:t>
            </w:r>
          </w:p>
          <w:p w14:paraId="5B669A9E" w14:textId="77777777" w:rsidR="000F7AAF" w:rsidRDefault="000F7AAF" w:rsidP="00D26DCF">
            <w:pPr>
              <w:keepNext/>
              <w:autoSpaceDE w:val="0"/>
              <w:autoSpaceDN w:val="0"/>
              <w:adjustRightInd w:val="0"/>
              <w:ind w:left="1080" w:hanging="360"/>
              <w:jc w:val="both"/>
              <w:rPr>
                <w:rFonts w:asciiTheme="minorHAnsi" w:hAnsiTheme="minorHAnsi"/>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Whole-Building or Continuous Ventilation Fans. </w:t>
            </w:r>
            <w:r w:rsidRPr="003C1C51">
              <w:rPr>
                <w:rFonts w:asciiTheme="minorHAnsi" w:hAnsiTheme="minorHAnsi"/>
                <w:sz w:val="18"/>
                <w:szCs w:val="18"/>
              </w:rPr>
              <w:t>These fans shall be rated for sound at a maximum of 1.0 sone.</w:t>
            </w:r>
            <w:r w:rsidRPr="00CB00C9">
              <w:rPr>
                <w:rFonts w:asciiTheme="minorHAnsi" w:hAnsiTheme="minorHAnsi"/>
                <w:sz w:val="18"/>
                <w:szCs w:val="18"/>
              </w:rPr>
              <w:t xml:space="preserve"> </w:t>
            </w:r>
          </w:p>
          <w:p w14:paraId="5B669A9F" w14:textId="77777777" w:rsidR="000F7AAF" w:rsidRDefault="000F7AAF" w:rsidP="00D26DCF">
            <w:pPr>
              <w:keepNext/>
              <w:autoSpaceDE w:val="0"/>
              <w:autoSpaceDN w:val="0"/>
              <w:adjustRightInd w:val="0"/>
              <w:ind w:left="1080" w:hanging="360"/>
              <w:jc w:val="both"/>
            </w:pPr>
            <w:r w:rsidRPr="00DA6319">
              <w:rPr>
                <w:rFonts w:asciiTheme="minorHAnsi" w:hAnsiTheme="minorHAnsi"/>
                <w:bCs/>
                <w:sz w:val="18"/>
                <w:szCs w:val="18"/>
              </w:rPr>
              <w:t>7.2.2</w:t>
            </w:r>
            <w:r w:rsidRPr="003C1C51">
              <w:rPr>
                <w:rFonts w:asciiTheme="minorHAnsi" w:hAnsiTheme="minorHAnsi"/>
                <w:b/>
                <w:bCs/>
                <w:sz w:val="18"/>
                <w:szCs w:val="18"/>
              </w:rPr>
              <w:t xml:space="preserve"> Intermittent Local Exhaust Fans. </w:t>
            </w:r>
            <w:r w:rsidRPr="003C1C51">
              <w:rPr>
                <w:rFonts w:asciiTheme="minorHAnsi" w:hAnsiTheme="minorHAnsi"/>
                <w:sz w:val="18"/>
                <w:szCs w:val="18"/>
              </w:rPr>
              <w:t>Fans used to comply with Section 5.2 shall be rated for sound at a maximum of 3 sone,</w:t>
            </w:r>
            <w:r>
              <w:rPr>
                <w:rFonts w:asciiTheme="minorHAnsi" w:hAnsiTheme="minorHAnsi"/>
                <w:sz w:val="18"/>
                <w:szCs w:val="18"/>
              </w:rPr>
              <w:t xml:space="preserve">              </w:t>
            </w:r>
            <w:r w:rsidRPr="003C1C51">
              <w:rPr>
                <w:rFonts w:asciiTheme="minorHAnsi" w:hAnsiTheme="minorHAnsi"/>
                <w:sz w:val="18"/>
                <w:szCs w:val="18"/>
              </w:rPr>
              <w:t xml:space="preserve"> </w:t>
            </w:r>
            <w:r>
              <w:rPr>
                <w:rFonts w:asciiTheme="minorHAnsi" w:hAnsiTheme="minorHAnsi"/>
                <w:sz w:val="18"/>
                <w:szCs w:val="18"/>
              </w:rPr>
              <w:t xml:space="preserve"> </w:t>
            </w:r>
            <w:r w:rsidRPr="003C1C51">
              <w:rPr>
                <w:rFonts w:asciiTheme="minorHAnsi" w:hAnsiTheme="minorHAnsi"/>
                <w:sz w:val="18"/>
                <w:szCs w:val="18"/>
              </w:rPr>
              <w:t>unless their maximum rated airflow exceeds 400 cfm (200 L/s).</w:t>
            </w:r>
            <w:r w:rsidRPr="00CB00C9">
              <w:rPr>
                <w:rFonts w:asciiTheme="minorHAnsi" w:hAnsiTheme="minorHAnsi"/>
                <w:sz w:val="18"/>
                <w:szCs w:val="18"/>
              </w:rPr>
              <w:t xml:space="preserve"> (Some exceptions may apply.)</w:t>
            </w:r>
          </w:p>
        </w:tc>
      </w:tr>
      <w:tr w:rsidR="000F7AAF" w:rsidRPr="006C4FD8" w14:paraId="5B669AA3"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AA1" w14:textId="77777777" w:rsidR="000F7AAF" w:rsidRPr="006C4FD8" w:rsidRDefault="000F7AAF" w:rsidP="00D26DCF">
            <w:pPr>
              <w:keepNext/>
              <w:jc w:val="center"/>
              <w:rPr>
                <w:rFonts w:asciiTheme="minorHAnsi" w:hAnsiTheme="minorHAnsi"/>
                <w:sz w:val="18"/>
                <w:szCs w:val="18"/>
              </w:rPr>
            </w:pPr>
            <w:r w:rsidRPr="006C4FD8">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5B669AA2" w14:textId="77777777" w:rsidR="000F7AAF" w:rsidRDefault="000F7AAF" w:rsidP="001D331F">
            <w:pPr>
              <w:keepNext/>
              <w:ind w:left="273" w:hanging="273"/>
            </w:pPr>
            <w:r w:rsidRPr="00C47060">
              <w:rPr>
                <w:rFonts w:asciiTheme="minorHAnsi" w:hAnsiTheme="minorHAnsi"/>
                <w:b/>
                <w:sz w:val="18"/>
                <w:szCs w:val="18"/>
              </w:rPr>
              <w:t xml:space="preserve">7.3  </w:t>
            </w:r>
            <w:r w:rsidRPr="00C47060">
              <w:rPr>
                <w:rFonts w:asciiTheme="minorHAnsi" w:hAnsiTheme="minorHAnsi"/>
                <w:b/>
                <w:bCs/>
                <w:sz w:val="18"/>
                <w:szCs w:val="18"/>
              </w:rPr>
              <w:t>Multibranch Exhaust Ducting.</w:t>
            </w:r>
            <w:r w:rsidRPr="00CB00C9">
              <w:rPr>
                <w:rFonts w:asciiTheme="minorHAnsi" w:hAnsiTheme="minorHAnsi"/>
                <w:b/>
                <w:bCs/>
                <w:sz w:val="18"/>
                <w:szCs w:val="18"/>
              </w:rPr>
              <w:t xml:space="preserve"> </w:t>
            </w:r>
            <w:r w:rsidRPr="00CB00C9">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0F7AAF" w:rsidRPr="006C4FD8" w14:paraId="5B669AA5" w14:textId="77777777" w:rsidTr="001D331F">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A4" w14:textId="77777777" w:rsidR="000F7AAF" w:rsidRPr="006C4FD8" w:rsidRDefault="0064067F" w:rsidP="00D26DCF">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5B669AA6" w14:textId="77777777" w:rsidR="000F7AAF" w:rsidRPr="0029047D" w:rsidRDefault="000F7AAF" w:rsidP="00D65FA1">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192313" w:rsidRPr="00D2491C" w14:paraId="5B669AA8"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9F343C" w14:textId="77777777" w:rsidR="0029047D" w:rsidRPr="0029047D" w:rsidRDefault="00192313" w:rsidP="00192313">
            <w:pPr>
              <w:keepNext/>
              <w:rPr>
                <w:rFonts w:asciiTheme="minorHAnsi" w:hAnsiTheme="minorHAnsi" w:cs="Arial"/>
                <w:b/>
                <w:szCs w:val="18"/>
              </w:rPr>
            </w:pPr>
            <w:r w:rsidRPr="0029047D">
              <w:rPr>
                <w:rFonts w:asciiTheme="minorHAnsi" w:hAnsiTheme="minorHAnsi" w:cs="Arial"/>
                <w:b/>
                <w:szCs w:val="18"/>
              </w:rPr>
              <w:t xml:space="preserve">G. Multifamily Buildings - Other Requirements </w:t>
            </w:r>
          </w:p>
          <w:p w14:paraId="5B669AA7" w14:textId="7EA39CD6" w:rsidR="00192313" w:rsidRPr="0029047D" w:rsidRDefault="00192313" w:rsidP="00192313">
            <w:pPr>
              <w:keepNext/>
              <w:rPr>
                <w:rFonts w:asciiTheme="minorHAnsi" w:hAnsiTheme="minorHAnsi"/>
                <w:bCs/>
                <w:sz w:val="18"/>
                <w:szCs w:val="18"/>
              </w:rPr>
            </w:pPr>
            <w:r w:rsidRPr="0029047D">
              <w:rPr>
                <w:rFonts w:asciiTheme="minorHAnsi" w:hAnsiTheme="minorHAnsi" w:cs="Arial"/>
                <w:sz w:val="18"/>
                <w:szCs w:val="18"/>
              </w:rPr>
              <w:t xml:space="preserve"> &lt;&lt;only print this section if multi-family is selected in row A.1&gt;&gt;</w:t>
            </w:r>
          </w:p>
        </w:tc>
      </w:tr>
      <w:tr w:rsidR="00192313" w:rsidRPr="00D2491C" w14:paraId="5B669AAA"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A9" w14:textId="77777777" w:rsidR="00192313" w:rsidRPr="00D2491C"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192313" w:rsidRPr="00D2491C" w14:paraId="5B669AB1"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AAB" w14:textId="77777777" w:rsidR="00192313" w:rsidRPr="00D2491C" w:rsidRDefault="00192313" w:rsidP="00192313">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5B669AAC" w14:textId="77777777" w:rsidR="00192313" w:rsidRDefault="00192313" w:rsidP="00192313">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5B669AAD" w14:textId="77777777" w:rsidR="00192313" w:rsidRPr="00D2491C" w:rsidRDefault="00192313" w:rsidP="00192313">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gasketed or made substantially airtight. </w:t>
            </w:r>
          </w:p>
          <w:p w14:paraId="5B669AAE" w14:textId="6150BC63" w:rsidR="00192313"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1D331F">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5B669AAF" w14:textId="77777777" w:rsidR="00192313" w:rsidRPr="00F3733C" w:rsidRDefault="00192313" w:rsidP="00192313">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5B669AB0" w14:textId="77777777" w:rsidR="00192313" w:rsidRPr="00D2491C" w:rsidRDefault="00192313" w:rsidP="00192313">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192313" w:rsidRPr="00D2491C" w14:paraId="5B669AB3" w14:textId="77777777" w:rsidTr="001D331F">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B2" w14:textId="77777777" w:rsidR="00192313" w:rsidRPr="00D2491C" w:rsidRDefault="00192313" w:rsidP="00192313">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5B669AB4" w14:textId="77777777" w:rsidR="00192313" w:rsidRDefault="00192313" w:rsidP="00D65FA1">
      <w:pPr>
        <w:rPr>
          <w:rFonts w:asciiTheme="minorHAnsi" w:hAnsiTheme="minorHAnsi"/>
          <w:sz w:val="18"/>
          <w:szCs w:val="18"/>
        </w:rPr>
      </w:pPr>
    </w:p>
    <w:p w14:paraId="5B669AB5" w14:textId="77777777" w:rsidR="00192313" w:rsidRDefault="00192313" w:rsidP="00D65FA1">
      <w:pPr>
        <w:rPr>
          <w:rFonts w:asciiTheme="minorHAnsi" w:hAnsiTheme="minorHAnsi"/>
          <w:sz w:val="18"/>
          <w:szCs w:val="18"/>
        </w:rPr>
      </w:pPr>
    </w:p>
    <w:p w14:paraId="5B669AB6" w14:textId="77777777" w:rsidR="000F7AAF" w:rsidRDefault="000F7AAF" w:rsidP="00D65FA1">
      <w:pPr>
        <w:rPr>
          <w:rFonts w:asciiTheme="minorHAnsi" w:hAnsiTheme="minorHAnsi"/>
          <w:sz w:val="18"/>
          <w:szCs w:val="18"/>
        </w:rPr>
      </w:pPr>
    </w:p>
    <w:p w14:paraId="5B669AB7" w14:textId="77777777" w:rsidR="000F7AAF" w:rsidRDefault="000F7AA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0F7AAF" w:rsidRPr="009E2C1C" w14:paraId="5B669AB9" w14:textId="77777777" w:rsidTr="0029047D">
        <w:trPr>
          <w:trHeight w:val="323"/>
        </w:trPr>
        <w:tc>
          <w:tcPr>
            <w:tcW w:w="10950" w:type="dxa"/>
            <w:gridSpan w:val="4"/>
            <w:vAlign w:val="center"/>
          </w:tcPr>
          <w:p w14:paraId="5B669AB8" w14:textId="77777777" w:rsidR="000F7AAF" w:rsidRPr="009351D2"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0F7AAF" w:rsidRPr="001B14D6" w14:paraId="5B669ABB" w14:textId="77777777" w:rsidTr="00D26DCF">
        <w:trPr>
          <w:trHeight w:val="206"/>
        </w:trPr>
        <w:tc>
          <w:tcPr>
            <w:tcW w:w="10950" w:type="dxa"/>
            <w:gridSpan w:val="4"/>
            <w:vAlign w:val="center"/>
          </w:tcPr>
          <w:p w14:paraId="5B669ABA" w14:textId="77777777" w:rsidR="000F7AAF" w:rsidRPr="00E136A4" w:rsidRDefault="000F7AAF" w:rsidP="0029047D">
            <w:pPr>
              <w:keepNext/>
              <w:numPr>
                <w:ilvl w:val="0"/>
                <w:numId w:val="13"/>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0F7AAF" w:rsidRPr="00B272DC" w14:paraId="5B669ABE" w14:textId="77777777" w:rsidTr="00D26DCF">
        <w:trPr>
          <w:trHeight w:val="360"/>
        </w:trPr>
        <w:tc>
          <w:tcPr>
            <w:tcW w:w="5577" w:type="dxa"/>
            <w:gridSpan w:val="2"/>
          </w:tcPr>
          <w:p w14:paraId="5B669ABC"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5B669ABD"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0F7AAF" w:rsidRPr="00B272DC" w14:paraId="5B669AC1" w14:textId="77777777" w:rsidTr="00D26DCF">
        <w:trPr>
          <w:trHeight w:val="360"/>
        </w:trPr>
        <w:tc>
          <w:tcPr>
            <w:tcW w:w="5577" w:type="dxa"/>
            <w:gridSpan w:val="2"/>
          </w:tcPr>
          <w:p w14:paraId="5B669ABF"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5B669AC0"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0F7AAF" w:rsidRPr="00B272DC" w14:paraId="5B669AC4" w14:textId="77777777" w:rsidTr="00D26DCF">
        <w:trPr>
          <w:trHeight w:val="360"/>
        </w:trPr>
        <w:tc>
          <w:tcPr>
            <w:tcW w:w="5577" w:type="dxa"/>
            <w:gridSpan w:val="2"/>
          </w:tcPr>
          <w:p w14:paraId="5B669AC2"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5B669AC3" w14:textId="64F03B02" w:rsidR="000F7AAF" w:rsidRPr="00B272DC" w:rsidRDefault="000F7AAF" w:rsidP="0029047D">
            <w:pPr>
              <w:keepNext/>
              <w:rPr>
                <w:rFonts w:asciiTheme="minorHAnsi" w:hAnsiTheme="minorHAnsi"/>
                <w:sz w:val="14"/>
                <w:szCs w:val="14"/>
              </w:rPr>
            </w:pPr>
            <w:r w:rsidRPr="00B272DC">
              <w:rPr>
                <w:rFonts w:asciiTheme="minorHAnsi" w:hAnsiTheme="minorHAnsi"/>
                <w:sz w:val="14"/>
                <w:szCs w:val="14"/>
              </w:rPr>
              <w:t>CEA/CEPE/HERS certification identification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0F7AAF" w:rsidRPr="00B272DC" w14:paraId="5B669AC7" w14:textId="77777777" w:rsidTr="00D26DCF">
        <w:trPr>
          <w:trHeight w:val="360"/>
        </w:trPr>
        <w:tc>
          <w:tcPr>
            <w:tcW w:w="5577" w:type="dxa"/>
            <w:gridSpan w:val="2"/>
          </w:tcPr>
          <w:p w14:paraId="5B669AC5"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5B669AC6"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Phone:</w:t>
            </w:r>
          </w:p>
        </w:tc>
      </w:tr>
      <w:tr w:rsidR="000F7AAF" w:rsidRPr="008E6C57" w14:paraId="5B669AC9" w14:textId="77777777" w:rsidTr="00D26DCF">
        <w:tblPrEx>
          <w:tblCellMar>
            <w:left w:w="115" w:type="dxa"/>
            <w:right w:w="115" w:type="dxa"/>
          </w:tblCellMar>
        </w:tblPrEx>
        <w:trPr>
          <w:trHeight w:val="296"/>
        </w:trPr>
        <w:tc>
          <w:tcPr>
            <w:tcW w:w="10950" w:type="dxa"/>
            <w:gridSpan w:val="4"/>
            <w:vAlign w:val="center"/>
          </w:tcPr>
          <w:p w14:paraId="5B669AC8" w14:textId="77777777" w:rsidR="000F7AAF"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0F7AAF" w:rsidRPr="008E6C57" w14:paraId="5B669AD1" w14:textId="77777777" w:rsidTr="00D26DCF">
        <w:tblPrEx>
          <w:tblCellMar>
            <w:left w:w="115" w:type="dxa"/>
            <w:right w:w="115" w:type="dxa"/>
          </w:tblCellMar>
        </w:tblPrEx>
        <w:trPr>
          <w:trHeight w:val="504"/>
        </w:trPr>
        <w:tc>
          <w:tcPr>
            <w:tcW w:w="10950" w:type="dxa"/>
            <w:gridSpan w:val="4"/>
          </w:tcPr>
          <w:p w14:paraId="1F0DE21A"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72A7B17F" w14:textId="77777777" w:rsidR="005D3BD0" w:rsidRPr="005D3BD0" w:rsidRDefault="005D3BD0" w:rsidP="005D3BD0">
            <w:pPr>
              <w:pStyle w:val="Heading3"/>
              <w:numPr>
                <w:ilvl w:val="0"/>
                <w:numId w:val="18"/>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26513BDE" w14:textId="77777777" w:rsidR="005D3BD0" w:rsidRPr="005D3BD0" w:rsidRDefault="005D3BD0" w:rsidP="005D3BD0">
            <w:pPr>
              <w:pStyle w:val="Heading3"/>
              <w:numPr>
                <w:ilvl w:val="0"/>
                <w:numId w:val="18"/>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15726853" w14:textId="77777777" w:rsidR="005D3BD0" w:rsidRPr="005D3BD0" w:rsidRDefault="005D3BD0" w:rsidP="005D3BD0">
            <w:pPr>
              <w:keepNext/>
              <w:numPr>
                <w:ilvl w:val="0"/>
                <w:numId w:val="18"/>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6119063A" w14:textId="77777777" w:rsidR="005D3BD0" w:rsidRPr="005D3BD0" w:rsidRDefault="005D3BD0" w:rsidP="005D3BD0">
            <w:pPr>
              <w:pStyle w:val="ListParagraph"/>
              <w:keepNext/>
              <w:numPr>
                <w:ilvl w:val="0"/>
                <w:numId w:val="18"/>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B669AD0" w14:textId="34BA427E" w:rsidR="000F7AAF" w:rsidRPr="00E74533" w:rsidRDefault="005D3BD0" w:rsidP="005D3BD0">
            <w:pPr>
              <w:pStyle w:val="ListParagraph"/>
              <w:keepNext/>
              <w:numPr>
                <w:ilvl w:val="0"/>
                <w:numId w:val="18"/>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F7AAF" w:rsidRPr="00B272DC" w14:paraId="5B669AD4" w14:textId="77777777" w:rsidTr="00D26DCF">
        <w:tblPrEx>
          <w:tblCellMar>
            <w:left w:w="108" w:type="dxa"/>
            <w:right w:w="108" w:type="dxa"/>
          </w:tblCellMar>
        </w:tblPrEx>
        <w:trPr>
          <w:trHeight w:val="360"/>
        </w:trPr>
        <w:tc>
          <w:tcPr>
            <w:tcW w:w="5307" w:type="dxa"/>
          </w:tcPr>
          <w:p w14:paraId="5B669AD2"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5B669AD3"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0F7AAF" w:rsidRPr="00B272DC" w14:paraId="5B669AD7"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AD5" w14:textId="6F149B42"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B669AD6"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0F7AAF" w:rsidRPr="00B272DC" w14:paraId="5B669ADA"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AD8"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B669AD9"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0F7AAF" w:rsidRPr="00B272DC" w14:paraId="5B669ADE"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ADB"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B669ADC" w14:textId="77018249"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B669ADD"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0F7AAF" w:rsidRPr="00B272DC" w14:paraId="5B669AE1"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ADF"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5B669AE0"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5B669AE2" w14:textId="77777777" w:rsidR="00202E7F" w:rsidRDefault="00202E7F" w:rsidP="00D65FA1">
      <w:pPr>
        <w:rPr>
          <w:rFonts w:asciiTheme="minorHAnsi" w:hAnsiTheme="minorHAnsi"/>
          <w:sz w:val="18"/>
          <w:szCs w:val="18"/>
        </w:rPr>
      </w:pPr>
    </w:p>
    <w:p w14:paraId="5B669AE3" w14:textId="77777777" w:rsidR="00202E7F" w:rsidRDefault="00202E7F">
      <w:pPr>
        <w:rPr>
          <w:rFonts w:asciiTheme="minorHAnsi" w:hAnsiTheme="minorHAnsi"/>
          <w:sz w:val="18"/>
          <w:szCs w:val="18"/>
        </w:rPr>
      </w:pPr>
    </w:p>
    <w:sectPr w:rsidR="00202E7F" w:rsidSect="00FB7C8C">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48A77B" w14:textId="77777777" w:rsidR="00055B4A" w:rsidRDefault="00055B4A">
      <w:r>
        <w:separator/>
      </w:r>
    </w:p>
  </w:endnote>
  <w:endnote w:type="continuationSeparator" w:id="0">
    <w:p w14:paraId="03700E43" w14:textId="77777777" w:rsidR="00055B4A" w:rsidRDefault="00055B4A">
      <w:r>
        <w:continuationSeparator/>
      </w:r>
    </w:p>
  </w:endnote>
  <w:endnote w:type="continuationNotice" w:id="1">
    <w:p w14:paraId="304F92CB" w14:textId="77777777" w:rsidR="00055B4A" w:rsidRDefault="00055B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AFB" w14:textId="77777777" w:rsidR="00055B4A" w:rsidRPr="009213E6" w:rsidRDefault="00055B4A" w:rsidP="009213E6">
    <w:pPr>
      <w:pStyle w:val="Footer"/>
      <w:rPr>
        <w:b/>
      </w:rPr>
    </w:pPr>
    <w:r w:rsidRPr="009213E6">
      <w:t xml:space="preserve">Registration Number:                                            Registration Date/Time:                                                    HERS Provider:                                   </w:t>
    </w:r>
  </w:p>
  <w:p w14:paraId="5B669AFC" w14:textId="73ED279B" w:rsidR="00055B4A" w:rsidRPr="009213E6" w:rsidRDefault="00055B4A" w:rsidP="009213E6">
    <w:pPr>
      <w:pStyle w:val="Footer"/>
    </w:pPr>
    <w:r w:rsidRPr="009213E6">
      <w:t>CA Building Energy Efficiency Standards - 201</w:t>
    </w:r>
    <w:r>
      <w:t>6</w:t>
    </w:r>
    <w:r w:rsidRPr="009213E6">
      <w:t xml:space="preserve"> Residential Compliance</w:t>
    </w:r>
    <w:r w:rsidRPr="009213E6">
      <w:tab/>
    </w:r>
    <w:del w:id="13" w:author="Shewmaker, Michael@Energy" w:date="2017-12-12T13:16:00Z">
      <w:r w:rsidDel="001F4A5C">
        <w:delText>October 2016</w:delText>
      </w:r>
    </w:del>
    <w:ins w:id="14" w:author="Shewmaker, Michael@Energy" w:date="2017-12-12T13:16:00Z">
      <w:r>
        <w:t>December 2017</w:t>
      </w:r>
    </w:ins>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B06" w14:textId="7D579BDA" w:rsidR="00055B4A" w:rsidRPr="009213E6" w:rsidRDefault="00055B4A" w:rsidP="009213E6">
    <w:pPr>
      <w:pStyle w:val="Footer"/>
    </w:pPr>
    <w:r w:rsidRPr="009213E6">
      <w:t>CA Building Energy Efficiency Standards - 201</w:t>
    </w:r>
    <w:r>
      <w:t>6</w:t>
    </w:r>
    <w:r w:rsidRPr="009213E6">
      <w:t xml:space="preserve"> Residential Compliance</w:t>
    </w:r>
    <w:r w:rsidRPr="009213E6">
      <w:tab/>
    </w:r>
    <w:del w:id="19" w:author="Shewmaker, Michael@Energy" w:date="2017-12-12T13:17:00Z">
      <w:r w:rsidDel="001F4A5C">
        <w:delText>October 2016</w:delText>
      </w:r>
    </w:del>
    <w:ins w:id="20" w:author="Shewmaker, Michael@Energy" w:date="2017-12-12T13:17:00Z">
      <w:r>
        <w:t>December 2017</w:t>
      </w:r>
    </w:ins>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B10" w14:textId="25673BF9" w:rsidR="00055B4A" w:rsidRPr="00A165EE" w:rsidRDefault="00055B4A" w:rsidP="009213E6">
    <w:pPr>
      <w:pStyle w:val="Footer"/>
      <w:rPr>
        <w:b/>
      </w:rPr>
    </w:pPr>
    <w:r w:rsidRPr="00A165EE">
      <w:t>CA Building Energy Efficiency Standards - 201</w:t>
    </w:r>
    <w:r>
      <w:t>6</w:t>
    </w:r>
    <w:r w:rsidRPr="00A165EE">
      <w:t xml:space="preserve"> Residential Compliance</w:t>
    </w:r>
    <w:r w:rsidRPr="00A165EE">
      <w:tab/>
    </w:r>
    <w:del w:id="58" w:author="Shewmaker, Michael@Energy" w:date="2017-12-12T13:17:00Z">
      <w:r w:rsidDel="001F4A5C">
        <w:delText>October 2016</w:delText>
      </w:r>
    </w:del>
    <w:ins w:id="59" w:author="Shewmaker, Michael@Energy" w:date="2017-12-12T13:17:00Z">
      <w:r>
        <w:t>December 2017</w:t>
      </w:r>
    </w:ins>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E53D57" w14:textId="77777777" w:rsidR="00055B4A" w:rsidRDefault="00055B4A">
      <w:r>
        <w:separator/>
      </w:r>
    </w:p>
  </w:footnote>
  <w:footnote w:type="continuationSeparator" w:id="0">
    <w:p w14:paraId="058E6D83" w14:textId="77777777" w:rsidR="00055B4A" w:rsidRDefault="00055B4A">
      <w:r>
        <w:continuationSeparator/>
      </w:r>
    </w:p>
  </w:footnote>
  <w:footnote w:type="continuationNotice" w:id="1">
    <w:p w14:paraId="17B33F9E" w14:textId="77777777" w:rsidR="00055B4A" w:rsidRDefault="00055B4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AE8" w14:textId="77777777" w:rsidR="00055B4A" w:rsidRDefault="00D7523F">
    <w:pPr>
      <w:pStyle w:val="Header"/>
    </w:pPr>
    <w:r>
      <w:rPr>
        <w:noProof/>
      </w:rPr>
      <w:pict w14:anchorId="5B669B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229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AE9" w14:textId="04952386" w:rsidR="00055B4A" w:rsidRPr="007770C5" w:rsidRDefault="00D7523F" w:rsidP="00352336">
    <w:pPr>
      <w:suppressAutoHyphens/>
      <w:ind w:left="-90"/>
      <w:rPr>
        <w:rFonts w:ascii="Arial" w:hAnsi="Arial" w:cs="Arial"/>
        <w:sz w:val="14"/>
        <w:szCs w:val="14"/>
      </w:rPr>
    </w:pPr>
    <w:r>
      <w:rPr>
        <w:rFonts w:ascii="Arial" w:hAnsi="Arial" w:cs="Arial"/>
        <w:noProof/>
        <w:sz w:val="14"/>
        <w:szCs w:val="14"/>
      </w:rPr>
      <w:pict w14:anchorId="5B669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5" o:spid="_x0000_s12291"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55B4A" w:rsidRPr="007770C5">
      <w:rPr>
        <w:rFonts w:ascii="Arial" w:hAnsi="Arial" w:cs="Arial"/>
        <w:sz w:val="14"/>
        <w:szCs w:val="14"/>
      </w:rPr>
      <w:t>STATE OF CALIFORNIA</w:t>
    </w:r>
  </w:p>
  <w:p w14:paraId="5B669AEA" w14:textId="04E01AA2" w:rsidR="00055B4A" w:rsidRPr="007770C5" w:rsidRDefault="00055B4A"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0" behindDoc="0" locked="0" layoutInCell="1" allowOverlap="1" wp14:anchorId="5B669B14" wp14:editId="529A8223">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INDOOR AIR QUALITY AND MECHANICAL VENTILATION</w:t>
    </w:r>
  </w:p>
  <w:p w14:paraId="5B669AEB" w14:textId="26695C58" w:rsidR="00055B4A" w:rsidRPr="007770C5" w:rsidRDefault="00055B4A" w:rsidP="00352336">
    <w:pPr>
      <w:suppressAutoHyphens/>
      <w:ind w:left="-90"/>
      <w:rPr>
        <w:rFonts w:ascii="Arial" w:hAnsi="Arial" w:cs="Arial"/>
        <w:sz w:val="14"/>
        <w:szCs w:val="14"/>
      </w:rPr>
    </w:pPr>
    <w:r>
      <w:rPr>
        <w:rFonts w:ascii="Arial" w:hAnsi="Arial" w:cs="Arial"/>
        <w:sz w:val="14"/>
        <w:szCs w:val="14"/>
      </w:rPr>
      <w:t>CEC-CF2R-MCH-27b-H</w:t>
    </w:r>
    <w:r w:rsidRPr="007770C5">
      <w:rPr>
        <w:rFonts w:ascii="Arial" w:hAnsi="Arial" w:cs="Arial"/>
        <w:sz w:val="14"/>
        <w:szCs w:val="14"/>
      </w:rPr>
      <w:t xml:space="preserve"> (Revised</w:t>
    </w:r>
    <w:r>
      <w:rPr>
        <w:rFonts w:ascii="Arial" w:hAnsi="Arial" w:cs="Arial"/>
        <w:sz w:val="14"/>
        <w:szCs w:val="14"/>
      </w:rPr>
      <w:t xml:space="preserve"> </w:t>
    </w:r>
    <w:del w:id="11" w:author="Shewmaker, Michael@Energy" w:date="2017-12-12T13:16:00Z">
      <w:r w:rsidDel="001F4A5C">
        <w:rPr>
          <w:rFonts w:ascii="Arial" w:hAnsi="Arial" w:cs="Arial"/>
          <w:sz w:val="14"/>
          <w:szCs w:val="14"/>
        </w:rPr>
        <w:delText>10/16</w:delText>
      </w:r>
    </w:del>
    <w:ins w:id="12" w:author="Shewmaker, Michael@Energy" w:date="2017-12-12T13:16:00Z">
      <w:r>
        <w:rPr>
          <w:rFonts w:ascii="Arial" w:hAnsi="Arial" w:cs="Arial"/>
          <w:sz w:val="14"/>
          <w:szCs w:val="14"/>
        </w:rPr>
        <w:t>12/17</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055B4A" w:rsidRPr="00F85124" w14:paraId="5B669AEE" w14:textId="77777777" w:rsidTr="0013183D">
      <w:trPr>
        <w:cantSplit/>
        <w:trHeight w:val="288"/>
      </w:trPr>
      <w:tc>
        <w:tcPr>
          <w:tcW w:w="3881" w:type="pct"/>
          <w:gridSpan w:val="2"/>
          <w:tcBorders>
            <w:bottom w:val="single" w:sz="4" w:space="0" w:color="auto"/>
            <w:right w:val="nil"/>
          </w:tcBorders>
          <w:vAlign w:val="center"/>
        </w:tcPr>
        <w:p w14:paraId="5B669AEC" w14:textId="77777777" w:rsidR="00055B4A" w:rsidRPr="00D65FA1" w:rsidRDefault="00055B4A" w:rsidP="0013183D">
          <w:pPr>
            <w:pStyle w:val="Style17"/>
            <w:rPr>
              <w:b/>
              <w:sz w:val="20"/>
            </w:rPr>
          </w:pPr>
          <w:r w:rsidRPr="00D65FA1">
            <w:rPr>
              <w:sz w:val="20"/>
            </w:rPr>
            <w:t>CERTIFICATE OF INSTALLATION</w:t>
          </w:r>
        </w:p>
      </w:tc>
      <w:tc>
        <w:tcPr>
          <w:tcW w:w="1119" w:type="pct"/>
          <w:tcBorders>
            <w:left w:val="nil"/>
            <w:bottom w:val="single" w:sz="4" w:space="0" w:color="auto"/>
          </w:tcBorders>
          <w:tcMar>
            <w:left w:w="115" w:type="dxa"/>
            <w:right w:w="115" w:type="dxa"/>
          </w:tcMar>
          <w:vAlign w:val="center"/>
        </w:tcPr>
        <w:p w14:paraId="5B669AED" w14:textId="77777777" w:rsidR="00055B4A" w:rsidRPr="00D65FA1" w:rsidRDefault="00055B4A" w:rsidP="007F6151">
          <w:pPr>
            <w:pStyle w:val="Style18"/>
            <w:rPr>
              <w:b/>
              <w:sz w:val="20"/>
            </w:rPr>
          </w:pPr>
          <w:r w:rsidRPr="00D65FA1">
            <w:rPr>
              <w:sz w:val="20"/>
            </w:rPr>
            <w:t>CF2R-MCH-27</w:t>
          </w:r>
          <w:r>
            <w:rPr>
              <w:sz w:val="20"/>
            </w:rPr>
            <w:t>-H</w:t>
          </w:r>
        </w:p>
      </w:tc>
    </w:tr>
    <w:tr w:rsidR="00055B4A" w:rsidRPr="00F85124" w14:paraId="5B669AF1" w14:textId="77777777" w:rsidTr="0013183D">
      <w:trPr>
        <w:cantSplit/>
        <w:trHeight w:val="288"/>
      </w:trPr>
      <w:tc>
        <w:tcPr>
          <w:tcW w:w="2285" w:type="pct"/>
          <w:tcBorders>
            <w:right w:val="nil"/>
          </w:tcBorders>
        </w:tcPr>
        <w:p w14:paraId="5B669AEF" w14:textId="77777777" w:rsidR="00055B4A" w:rsidRPr="00F85124" w:rsidRDefault="00055B4A" w:rsidP="0013183D">
          <w:pPr>
            <w:pStyle w:val="Style19"/>
            <w:rPr>
              <w:sz w:val="12"/>
              <w:szCs w:val="12"/>
            </w:rPr>
          </w:pPr>
          <w:r w:rsidRPr="00505A99">
            <w:t>Indoor Air Quality and Mechanical Ventilation</w:t>
          </w:r>
        </w:p>
      </w:tc>
      <w:tc>
        <w:tcPr>
          <w:tcW w:w="2715" w:type="pct"/>
          <w:gridSpan w:val="2"/>
          <w:tcBorders>
            <w:left w:val="nil"/>
          </w:tcBorders>
        </w:tcPr>
        <w:p w14:paraId="5B669AF0" w14:textId="52EC990C" w:rsidR="00055B4A" w:rsidRPr="00F85124" w:rsidRDefault="00055B4A"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D7523F" w:rsidRPr="00D7523F">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D7523F" w:rsidRPr="00D7523F">
              <w:rPr>
                <w:rFonts w:asciiTheme="minorHAnsi" w:hAnsiTheme="minorHAnsi"/>
                <w:bCs/>
                <w:noProof/>
              </w:rPr>
              <w:t>5</w:t>
            </w:r>
          </w:fldSimple>
          <w:r w:rsidRPr="00F85124">
            <w:rPr>
              <w:rFonts w:asciiTheme="minorHAnsi" w:hAnsiTheme="minorHAnsi"/>
              <w:bCs/>
            </w:rPr>
            <w:t>)</w:t>
          </w:r>
        </w:p>
      </w:tc>
    </w:tr>
    <w:tr w:rsidR="00055B4A" w:rsidRPr="00F85124" w14:paraId="5B669AF5" w14:textId="77777777" w:rsidTr="0013183D">
      <w:trPr>
        <w:cantSplit/>
        <w:trHeight w:val="288"/>
      </w:trPr>
      <w:tc>
        <w:tcPr>
          <w:tcW w:w="0" w:type="auto"/>
        </w:tcPr>
        <w:p w14:paraId="5B669AF2" w14:textId="77777777" w:rsidR="00055B4A" w:rsidRPr="00F85124" w:rsidRDefault="00055B4A" w:rsidP="0013183D">
          <w:pPr>
            <w:pStyle w:val="Style20"/>
          </w:pPr>
          <w:r w:rsidRPr="00F85124">
            <w:t>Project Name:</w:t>
          </w:r>
        </w:p>
      </w:tc>
      <w:tc>
        <w:tcPr>
          <w:tcW w:w="1596" w:type="pct"/>
        </w:tcPr>
        <w:p w14:paraId="5B669AF3" w14:textId="77777777" w:rsidR="00055B4A" w:rsidRPr="00F85124" w:rsidRDefault="00055B4A" w:rsidP="0013183D">
          <w:pPr>
            <w:pStyle w:val="Style20"/>
          </w:pPr>
          <w:r w:rsidRPr="00F85124">
            <w:t>Enforcement Agency:</w:t>
          </w:r>
        </w:p>
      </w:tc>
      <w:tc>
        <w:tcPr>
          <w:tcW w:w="1119" w:type="pct"/>
        </w:tcPr>
        <w:p w14:paraId="5B669AF4" w14:textId="77777777" w:rsidR="00055B4A" w:rsidRPr="00F85124" w:rsidRDefault="00055B4A" w:rsidP="0013183D">
          <w:pPr>
            <w:pStyle w:val="Style20"/>
          </w:pPr>
          <w:r w:rsidRPr="00F85124">
            <w:t>Permit Number:</w:t>
          </w:r>
        </w:p>
      </w:tc>
    </w:tr>
    <w:tr w:rsidR="00055B4A" w:rsidRPr="00F85124" w14:paraId="5B669AF9" w14:textId="77777777" w:rsidTr="0013183D">
      <w:trPr>
        <w:cantSplit/>
        <w:trHeight w:val="288"/>
      </w:trPr>
      <w:tc>
        <w:tcPr>
          <w:tcW w:w="0" w:type="auto"/>
        </w:tcPr>
        <w:p w14:paraId="5B669AF6" w14:textId="77777777" w:rsidR="00055B4A" w:rsidRPr="00F85124" w:rsidRDefault="00055B4A" w:rsidP="0013183D">
          <w:pPr>
            <w:pStyle w:val="Style20"/>
            <w:rPr>
              <w:vertAlign w:val="superscript"/>
            </w:rPr>
          </w:pPr>
          <w:r w:rsidRPr="00F85124">
            <w:t>Dwelling Address:</w:t>
          </w:r>
        </w:p>
      </w:tc>
      <w:tc>
        <w:tcPr>
          <w:tcW w:w="1596" w:type="pct"/>
        </w:tcPr>
        <w:p w14:paraId="5B669AF7" w14:textId="583EDBC6" w:rsidR="00055B4A" w:rsidRPr="00F85124" w:rsidRDefault="00055B4A" w:rsidP="0013183D">
          <w:pPr>
            <w:pStyle w:val="Style20"/>
            <w:rPr>
              <w:vertAlign w:val="superscript"/>
            </w:rPr>
          </w:pPr>
          <w:r w:rsidRPr="00F85124">
            <w:t>City</w:t>
          </w:r>
          <w:r>
            <w:t>:</w:t>
          </w:r>
        </w:p>
      </w:tc>
      <w:tc>
        <w:tcPr>
          <w:tcW w:w="1119" w:type="pct"/>
        </w:tcPr>
        <w:p w14:paraId="5B669AF8" w14:textId="7E820FAC" w:rsidR="00055B4A" w:rsidRPr="00F85124" w:rsidRDefault="00055B4A" w:rsidP="0013183D">
          <w:pPr>
            <w:pStyle w:val="Style20"/>
            <w:rPr>
              <w:vertAlign w:val="superscript"/>
            </w:rPr>
          </w:pPr>
          <w:r w:rsidRPr="00F85124">
            <w:t>Zip Code</w:t>
          </w:r>
          <w:r>
            <w:t>:</w:t>
          </w:r>
        </w:p>
      </w:tc>
    </w:tr>
  </w:tbl>
  <w:p w14:paraId="5B669AFA" w14:textId="77777777" w:rsidR="00055B4A" w:rsidRDefault="00055B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AFD" w14:textId="77777777" w:rsidR="00055B4A" w:rsidRDefault="00D7523F">
    <w:pPr>
      <w:pStyle w:val="Header"/>
    </w:pPr>
    <w:r>
      <w:rPr>
        <w:noProof/>
      </w:rPr>
      <w:pict w14:anchorId="5B669B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228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AFE" w14:textId="77777777" w:rsidR="00055B4A" w:rsidRDefault="00D7523F">
    <w:pPr>
      <w:pStyle w:val="Header"/>
    </w:pPr>
    <w:r>
      <w:rPr>
        <w:noProof/>
      </w:rPr>
      <w:pict w14:anchorId="5B669B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229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055B4A" w:rsidRPr="00F85124" w14:paraId="5B669B01" w14:textId="77777777" w:rsidTr="00023A98">
      <w:trPr>
        <w:cantSplit/>
        <w:trHeight w:val="288"/>
      </w:trPr>
      <w:tc>
        <w:tcPr>
          <w:tcW w:w="3881" w:type="pct"/>
          <w:gridSpan w:val="2"/>
          <w:tcBorders>
            <w:bottom w:val="single" w:sz="4" w:space="0" w:color="auto"/>
            <w:right w:val="nil"/>
          </w:tcBorders>
          <w:vAlign w:val="center"/>
        </w:tcPr>
        <w:p w14:paraId="5B669AFF" w14:textId="77777777" w:rsidR="00055B4A" w:rsidRPr="00927918" w:rsidRDefault="00D7523F" w:rsidP="00023A98">
          <w:pPr>
            <w:pStyle w:val="Style17"/>
            <w:rPr>
              <w:b/>
              <w:sz w:val="20"/>
            </w:rPr>
          </w:pPr>
          <w:r>
            <w:rPr>
              <w:noProof/>
              <w:sz w:val="20"/>
            </w:rPr>
            <w:pict w14:anchorId="5B669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229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55B4A" w:rsidRPr="00927918">
            <w:rPr>
              <w:sz w:val="20"/>
            </w:rPr>
            <w:t>CERTIFICATE OF INSTALLATION</w:t>
          </w:r>
          <w:r w:rsidR="00055B4A" w:rsidRPr="0053106D">
            <w:rPr>
              <w:sz w:val="20"/>
            </w:rPr>
            <w:t xml:space="preserve"> </w:t>
          </w:r>
          <w:r w:rsidR="00055B4A">
            <w:rPr>
              <w:sz w:val="20"/>
            </w:rPr>
            <w:t xml:space="preserve">- </w:t>
          </w:r>
          <w:r w:rsidR="00055B4A" w:rsidRPr="0053106D">
            <w:rPr>
              <w:sz w:val="20"/>
            </w:rPr>
            <w:t>USER INSTRUCTIONS</w:t>
          </w:r>
        </w:p>
      </w:tc>
      <w:tc>
        <w:tcPr>
          <w:tcW w:w="1119" w:type="pct"/>
          <w:tcBorders>
            <w:left w:val="nil"/>
            <w:bottom w:val="single" w:sz="4" w:space="0" w:color="auto"/>
          </w:tcBorders>
          <w:tcMar>
            <w:left w:w="115" w:type="dxa"/>
            <w:right w:w="115" w:type="dxa"/>
          </w:tcMar>
          <w:vAlign w:val="center"/>
        </w:tcPr>
        <w:p w14:paraId="5B669B00" w14:textId="77777777" w:rsidR="00055B4A" w:rsidRPr="00927918" w:rsidRDefault="00055B4A" w:rsidP="00D85A3A">
          <w:pPr>
            <w:pStyle w:val="Style18"/>
            <w:rPr>
              <w:b/>
              <w:sz w:val="20"/>
            </w:rPr>
          </w:pPr>
          <w:r w:rsidRPr="00927918">
            <w:rPr>
              <w:sz w:val="20"/>
            </w:rPr>
            <w:t>CF2R-MCH-27</w:t>
          </w:r>
          <w:r>
            <w:rPr>
              <w:sz w:val="20"/>
            </w:rPr>
            <w:t>-H</w:t>
          </w:r>
        </w:p>
      </w:tc>
    </w:tr>
    <w:tr w:rsidR="00055B4A" w:rsidRPr="00F85124" w14:paraId="5B669B04" w14:textId="77777777" w:rsidTr="00023A98">
      <w:trPr>
        <w:cantSplit/>
        <w:trHeight w:val="288"/>
      </w:trPr>
      <w:tc>
        <w:tcPr>
          <w:tcW w:w="2285" w:type="pct"/>
          <w:tcBorders>
            <w:right w:val="nil"/>
          </w:tcBorders>
        </w:tcPr>
        <w:p w14:paraId="5B669B02" w14:textId="77777777" w:rsidR="00055B4A" w:rsidRPr="00F85124" w:rsidRDefault="00055B4A" w:rsidP="00023A9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5B669B03" w14:textId="7D817639" w:rsidR="00055B4A" w:rsidRPr="00F85124" w:rsidRDefault="00055B4A"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D7523F" w:rsidRPr="00D7523F">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D7523F" w:rsidRPr="00D7523F">
              <w:rPr>
                <w:rFonts w:asciiTheme="minorHAnsi" w:hAnsiTheme="minorHAnsi"/>
                <w:bCs/>
                <w:noProof/>
              </w:rPr>
              <w:t>4</w:t>
            </w:r>
          </w:fldSimple>
          <w:r w:rsidRPr="00F85124">
            <w:rPr>
              <w:rFonts w:asciiTheme="minorHAnsi" w:hAnsiTheme="minorHAnsi"/>
              <w:bCs/>
            </w:rPr>
            <w:t>)</w:t>
          </w:r>
        </w:p>
      </w:tc>
    </w:tr>
  </w:tbl>
  <w:p w14:paraId="5B669B05" w14:textId="77777777" w:rsidR="00055B4A" w:rsidRDefault="00055B4A"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B07" w14:textId="77777777" w:rsidR="00055B4A" w:rsidRDefault="00D7523F">
    <w:pPr>
      <w:pStyle w:val="Header"/>
    </w:pPr>
    <w:r>
      <w:rPr>
        <w:noProof/>
      </w:rPr>
      <w:pict w14:anchorId="5B669B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229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B08" w14:textId="77777777" w:rsidR="00055B4A" w:rsidRDefault="00D7523F">
    <w:pPr>
      <w:pStyle w:val="Header"/>
    </w:pPr>
    <w:r>
      <w:rPr>
        <w:noProof/>
      </w:rPr>
      <w:pict w14:anchorId="5B669B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229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055B4A" w:rsidRPr="00F85124" w14:paraId="5B669B0B" w14:textId="77777777" w:rsidTr="00023A98">
      <w:trPr>
        <w:cantSplit/>
        <w:trHeight w:val="288"/>
      </w:trPr>
      <w:tc>
        <w:tcPr>
          <w:tcW w:w="3881" w:type="pct"/>
          <w:gridSpan w:val="2"/>
          <w:tcBorders>
            <w:bottom w:val="single" w:sz="4" w:space="0" w:color="auto"/>
            <w:right w:val="nil"/>
          </w:tcBorders>
          <w:vAlign w:val="center"/>
        </w:tcPr>
        <w:p w14:paraId="5B669B09" w14:textId="77777777" w:rsidR="00055B4A" w:rsidRPr="00D65FA1" w:rsidRDefault="00D7523F" w:rsidP="00023A98">
          <w:pPr>
            <w:pStyle w:val="Style17"/>
            <w:rPr>
              <w:b/>
              <w:sz w:val="20"/>
            </w:rPr>
          </w:pPr>
          <w:r>
            <w:rPr>
              <w:noProof/>
              <w:sz w:val="20"/>
            </w:rPr>
            <w:pict w14:anchorId="5B669B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229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55B4A" w:rsidRPr="00D65FA1">
            <w:rPr>
              <w:sz w:val="20"/>
            </w:rPr>
            <w:t>CERTIFICATE OF INSTALLATION</w:t>
          </w:r>
          <w:r w:rsidR="00055B4A">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B669B0A" w14:textId="77777777" w:rsidR="00055B4A" w:rsidRPr="00D65FA1" w:rsidRDefault="00055B4A" w:rsidP="00D85A3A">
          <w:pPr>
            <w:pStyle w:val="Style18"/>
            <w:rPr>
              <w:b/>
              <w:sz w:val="20"/>
            </w:rPr>
          </w:pPr>
          <w:r w:rsidRPr="00D65FA1">
            <w:rPr>
              <w:sz w:val="20"/>
            </w:rPr>
            <w:t>CF2R-MCH-27</w:t>
          </w:r>
          <w:r>
            <w:rPr>
              <w:sz w:val="20"/>
            </w:rPr>
            <w:t>-H</w:t>
          </w:r>
        </w:p>
      </w:tc>
    </w:tr>
    <w:tr w:rsidR="00055B4A" w:rsidRPr="00F85124" w14:paraId="5B669B0E" w14:textId="77777777" w:rsidTr="00023A98">
      <w:trPr>
        <w:cantSplit/>
        <w:trHeight w:val="288"/>
      </w:trPr>
      <w:tc>
        <w:tcPr>
          <w:tcW w:w="2285" w:type="pct"/>
          <w:tcBorders>
            <w:right w:val="nil"/>
          </w:tcBorders>
        </w:tcPr>
        <w:p w14:paraId="5B669B0C" w14:textId="77777777" w:rsidR="00055B4A" w:rsidRPr="00F85124" w:rsidRDefault="00055B4A" w:rsidP="00023A9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5B669B0D" w14:textId="3EFB76D9" w:rsidR="00055B4A" w:rsidRPr="00F85124" w:rsidRDefault="00055B4A"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D7523F" w:rsidRPr="00D7523F">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D7523F" w:rsidRPr="00D7523F">
              <w:rPr>
                <w:rFonts w:asciiTheme="minorHAnsi" w:hAnsiTheme="minorHAnsi"/>
                <w:bCs/>
                <w:noProof/>
              </w:rPr>
              <w:t>6</w:t>
            </w:r>
          </w:fldSimple>
          <w:r w:rsidRPr="00F85124">
            <w:rPr>
              <w:rFonts w:asciiTheme="minorHAnsi" w:hAnsiTheme="minorHAnsi"/>
              <w:bCs/>
            </w:rPr>
            <w:t>)</w:t>
          </w:r>
        </w:p>
      </w:tc>
    </w:tr>
  </w:tbl>
  <w:p w14:paraId="5B669B0F" w14:textId="77777777" w:rsidR="00055B4A" w:rsidRDefault="00055B4A"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9B11" w14:textId="77777777" w:rsidR="00055B4A" w:rsidRDefault="00D7523F">
    <w:pPr>
      <w:pStyle w:val="Header"/>
    </w:pPr>
    <w:r>
      <w:rPr>
        <w:noProof/>
      </w:rPr>
      <w:pict w14:anchorId="5B669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229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0"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1"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2"/>
  </w:num>
  <w:num w:numId="4">
    <w:abstractNumId w:val="1"/>
  </w:num>
  <w:num w:numId="5">
    <w:abstractNumId w:val="0"/>
  </w:num>
  <w:num w:numId="6">
    <w:abstractNumId w:val="6"/>
  </w:num>
  <w:num w:numId="7">
    <w:abstractNumId w:val="13"/>
  </w:num>
  <w:num w:numId="8">
    <w:abstractNumId w:val="14"/>
  </w:num>
  <w:num w:numId="9">
    <w:abstractNumId w:val="5"/>
  </w:num>
  <w:num w:numId="10">
    <w:abstractNumId w:val="9"/>
  </w:num>
  <w:num w:numId="11">
    <w:abstractNumId w:val="15"/>
  </w:num>
  <w:num w:numId="12">
    <w:abstractNumId w:val="10"/>
  </w:num>
  <w:num w:numId="13">
    <w:abstractNumId w:val="8"/>
  </w:num>
  <w:num w:numId="14">
    <w:abstractNumId w:val="11"/>
  </w:num>
  <w:num w:numId="1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6"/>
  </w:num>
  <w:num w:numId="18">
    <w:abstractNumId w:val="3"/>
  </w:num>
  <w:num w:numId="19">
    <w:abstractNumId w:val="4"/>
  </w:num>
  <w:num w:numId="20">
    <w:abstractNumId w:val="1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2298"/>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1052E"/>
    <w:rsid w:val="00010C95"/>
    <w:rsid w:val="00023A98"/>
    <w:rsid w:val="00026B59"/>
    <w:rsid w:val="00037F93"/>
    <w:rsid w:val="000452DE"/>
    <w:rsid w:val="00045AF9"/>
    <w:rsid w:val="00055B4A"/>
    <w:rsid w:val="00093A7F"/>
    <w:rsid w:val="00094357"/>
    <w:rsid w:val="000A01E6"/>
    <w:rsid w:val="000A6716"/>
    <w:rsid w:val="000B1B45"/>
    <w:rsid w:val="000C4D97"/>
    <w:rsid w:val="000C6B12"/>
    <w:rsid w:val="000D01A4"/>
    <w:rsid w:val="000D065E"/>
    <w:rsid w:val="000D4776"/>
    <w:rsid w:val="000E0347"/>
    <w:rsid w:val="000E2FAB"/>
    <w:rsid w:val="000F2727"/>
    <w:rsid w:val="000F7AAF"/>
    <w:rsid w:val="00103283"/>
    <w:rsid w:val="001051B9"/>
    <w:rsid w:val="00127A5E"/>
    <w:rsid w:val="0013183D"/>
    <w:rsid w:val="00131E30"/>
    <w:rsid w:val="001456B0"/>
    <w:rsid w:val="00164B1B"/>
    <w:rsid w:val="00170A93"/>
    <w:rsid w:val="00174B78"/>
    <w:rsid w:val="001837A7"/>
    <w:rsid w:val="001844F5"/>
    <w:rsid w:val="00192313"/>
    <w:rsid w:val="001A6444"/>
    <w:rsid w:val="001B335E"/>
    <w:rsid w:val="001B6972"/>
    <w:rsid w:val="001C0809"/>
    <w:rsid w:val="001C4226"/>
    <w:rsid w:val="001C624C"/>
    <w:rsid w:val="001D331F"/>
    <w:rsid w:val="001E3C1B"/>
    <w:rsid w:val="001F4A5C"/>
    <w:rsid w:val="002011BC"/>
    <w:rsid w:val="00202E7F"/>
    <w:rsid w:val="00204C45"/>
    <w:rsid w:val="0021359B"/>
    <w:rsid w:val="00213B87"/>
    <w:rsid w:val="002477FB"/>
    <w:rsid w:val="00260F33"/>
    <w:rsid w:val="0026531F"/>
    <w:rsid w:val="00276E1F"/>
    <w:rsid w:val="0029047D"/>
    <w:rsid w:val="002A3EBD"/>
    <w:rsid w:val="002A4574"/>
    <w:rsid w:val="002C03F1"/>
    <w:rsid w:val="0030200E"/>
    <w:rsid w:val="003363E8"/>
    <w:rsid w:val="003426B7"/>
    <w:rsid w:val="00350756"/>
    <w:rsid w:val="00352336"/>
    <w:rsid w:val="00354C00"/>
    <w:rsid w:val="00362ECD"/>
    <w:rsid w:val="00377144"/>
    <w:rsid w:val="0038173A"/>
    <w:rsid w:val="003A3A65"/>
    <w:rsid w:val="003A3D8D"/>
    <w:rsid w:val="003A6A70"/>
    <w:rsid w:val="003B6CB0"/>
    <w:rsid w:val="003E3948"/>
    <w:rsid w:val="003E7FF4"/>
    <w:rsid w:val="003F2391"/>
    <w:rsid w:val="003F49B9"/>
    <w:rsid w:val="004351D2"/>
    <w:rsid w:val="00444E93"/>
    <w:rsid w:val="0045236C"/>
    <w:rsid w:val="00467A82"/>
    <w:rsid w:val="00484240"/>
    <w:rsid w:val="00490895"/>
    <w:rsid w:val="004913AF"/>
    <w:rsid w:val="0049664A"/>
    <w:rsid w:val="004B12CA"/>
    <w:rsid w:val="004B6E84"/>
    <w:rsid w:val="004C3F98"/>
    <w:rsid w:val="004C4DA0"/>
    <w:rsid w:val="004C5AC8"/>
    <w:rsid w:val="004D1B4B"/>
    <w:rsid w:val="004E4F83"/>
    <w:rsid w:val="004E5751"/>
    <w:rsid w:val="00502D64"/>
    <w:rsid w:val="00505A99"/>
    <w:rsid w:val="005066B1"/>
    <w:rsid w:val="00511464"/>
    <w:rsid w:val="00517C75"/>
    <w:rsid w:val="00521E1D"/>
    <w:rsid w:val="0054256A"/>
    <w:rsid w:val="00573D96"/>
    <w:rsid w:val="00584D67"/>
    <w:rsid w:val="005A21B1"/>
    <w:rsid w:val="005A2B97"/>
    <w:rsid w:val="005D3BD0"/>
    <w:rsid w:val="005D51CC"/>
    <w:rsid w:val="0060199B"/>
    <w:rsid w:val="006368EF"/>
    <w:rsid w:val="00636F83"/>
    <w:rsid w:val="0064067F"/>
    <w:rsid w:val="00640CBD"/>
    <w:rsid w:val="00665B38"/>
    <w:rsid w:val="00681623"/>
    <w:rsid w:val="00697E52"/>
    <w:rsid w:val="006A4533"/>
    <w:rsid w:val="006A5191"/>
    <w:rsid w:val="006D6FE1"/>
    <w:rsid w:val="006E0082"/>
    <w:rsid w:val="006F20AA"/>
    <w:rsid w:val="006F5261"/>
    <w:rsid w:val="007043ED"/>
    <w:rsid w:val="00707DEC"/>
    <w:rsid w:val="0072157A"/>
    <w:rsid w:val="00731786"/>
    <w:rsid w:val="00771100"/>
    <w:rsid w:val="00777B2F"/>
    <w:rsid w:val="00786052"/>
    <w:rsid w:val="0078705F"/>
    <w:rsid w:val="0079128F"/>
    <w:rsid w:val="00795E0C"/>
    <w:rsid w:val="007C522D"/>
    <w:rsid w:val="007D4CA3"/>
    <w:rsid w:val="007E1719"/>
    <w:rsid w:val="007F6151"/>
    <w:rsid w:val="00800C91"/>
    <w:rsid w:val="00802060"/>
    <w:rsid w:val="008236A7"/>
    <w:rsid w:val="008472E3"/>
    <w:rsid w:val="0085658C"/>
    <w:rsid w:val="00873389"/>
    <w:rsid w:val="00883B90"/>
    <w:rsid w:val="008A0EE5"/>
    <w:rsid w:val="008A46CE"/>
    <w:rsid w:val="008A77FE"/>
    <w:rsid w:val="008C702A"/>
    <w:rsid w:val="008D7DBB"/>
    <w:rsid w:val="008E74BE"/>
    <w:rsid w:val="008F77B0"/>
    <w:rsid w:val="00912F68"/>
    <w:rsid w:val="009213E6"/>
    <w:rsid w:val="009335C5"/>
    <w:rsid w:val="00951BB7"/>
    <w:rsid w:val="009528FF"/>
    <w:rsid w:val="00954811"/>
    <w:rsid w:val="0096325C"/>
    <w:rsid w:val="00992AE0"/>
    <w:rsid w:val="009A4F12"/>
    <w:rsid w:val="009A708E"/>
    <w:rsid w:val="009B1087"/>
    <w:rsid w:val="009F2B4B"/>
    <w:rsid w:val="00A064F6"/>
    <w:rsid w:val="00A26E22"/>
    <w:rsid w:val="00A31477"/>
    <w:rsid w:val="00A35980"/>
    <w:rsid w:val="00A4665D"/>
    <w:rsid w:val="00A6101B"/>
    <w:rsid w:val="00A648E4"/>
    <w:rsid w:val="00A729CA"/>
    <w:rsid w:val="00AA5BE8"/>
    <w:rsid w:val="00AC0F91"/>
    <w:rsid w:val="00AC79A0"/>
    <w:rsid w:val="00AD1A32"/>
    <w:rsid w:val="00AE5DAC"/>
    <w:rsid w:val="00B3284C"/>
    <w:rsid w:val="00B41FFD"/>
    <w:rsid w:val="00B461A4"/>
    <w:rsid w:val="00B573A6"/>
    <w:rsid w:val="00B71555"/>
    <w:rsid w:val="00B9070D"/>
    <w:rsid w:val="00B97159"/>
    <w:rsid w:val="00BA4F7A"/>
    <w:rsid w:val="00BA4F86"/>
    <w:rsid w:val="00BB7005"/>
    <w:rsid w:val="00BE7F50"/>
    <w:rsid w:val="00BF340F"/>
    <w:rsid w:val="00C01E1A"/>
    <w:rsid w:val="00C053EF"/>
    <w:rsid w:val="00C1794E"/>
    <w:rsid w:val="00C23D5F"/>
    <w:rsid w:val="00C3222B"/>
    <w:rsid w:val="00C44D97"/>
    <w:rsid w:val="00C474C1"/>
    <w:rsid w:val="00C5055B"/>
    <w:rsid w:val="00C56E30"/>
    <w:rsid w:val="00C62D48"/>
    <w:rsid w:val="00C64DBF"/>
    <w:rsid w:val="00C91598"/>
    <w:rsid w:val="00C9288D"/>
    <w:rsid w:val="00CA4FE4"/>
    <w:rsid w:val="00CA740A"/>
    <w:rsid w:val="00CB00C9"/>
    <w:rsid w:val="00CB22EC"/>
    <w:rsid w:val="00CD6B8A"/>
    <w:rsid w:val="00CF0F79"/>
    <w:rsid w:val="00D1405D"/>
    <w:rsid w:val="00D2532B"/>
    <w:rsid w:val="00D26DCF"/>
    <w:rsid w:val="00D329E4"/>
    <w:rsid w:val="00D45E88"/>
    <w:rsid w:val="00D54DA1"/>
    <w:rsid w:val="00D6244D"/>
    <w:rsid w:val="00D642FF"/>
    <w:rsid w:val="00D65FA1"/>
    <w:rsid w:val="00D67E5B"/>
    <w:rsid w:val="00D71F67"/>
    <w:rsid w:val="00D7523F"/>
    <w:rsid w:val="00D85A3A"/>
    <w:rsid w:val="00D85C84"/>
    <w:rsid w:val="00DE4D94"/>
    <w:rsid w:val="00DE79CE"/>
    <w:rsid w:val="00DF4E35"/>
    <w:rsid w:val="00E04D85"/>
    <w:rsid w:val="00E168DF"/>
    <w:rsid w:val="00E37C19"/>
    <w:rsid w:val="00E658A8"/>
    <w:rsid w:val="00E74FA7"/>
    <w:rsid w:val="00E84254"/>
    <w:rsid w:val="00E94DBE"/>
    <w:rsid w:val="00EB1DEC"/>
    <w:rsid w:val="00EB40E3"/>
    <w:rsid w:val="00EC0A97"/>
    <w:rsid w:val="00EC36AD"/>
    <w:rsid w:val="00ED2264"/>
    <w:rsid w:val="00ED7383"/>
    <w:rsid w:val="00EE1876"/>
    <w:rsid w:val="00EE6757"/>
    <w:rsid w:val="00EF05FF"/>
    <w:rsid w:val="00EF64A5"/>
    <w:rsid w:val="00F1220E"/>
    <w:rsid w:val="00F464CD"/>
    <w:rsid w:val="00F557F6"/>
    <w:rsid w:val="00F635DD"/>
    <w:rsid w:val="00F86E28"/>
    <w:rsid w:val="00FA76EA"/>
    <w:rsid w:val="00FB5CF1"/>
    <w:rsid w:val="00FB7C8C"/>
    <w:rsid w:val="00FC5CD6"/>
    <w:rsid w:val="00FD0B67"/>
    <w:rsid w:val="00FD4D9A"/>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8"/>
    <o:shapelayout v:ext="edit">
      <o:idmap v:ext="edit" data="1"/>
    </o:shapelayout>
  </w:shapeDefaults>
  <w:decimalSymbol w:val="."/>
  <w:listSeparator w:val=","/>
  <w14:docId w14:val="5B6695D3"/>
  <w15:docId w15:val="{585D3ADC-6C1D-4FFD-86BE-ABC822A27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43860-88A4-41F7-BF72-275D227E6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6710</Words>
  <Characters>38252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19</cp:revision>
  <dcterms:created xsi:type="dcterms:W3CDTF">2015-06-09T19:46:00Z</dcterms:created>
  <dcterms:modified xsi:type="dcterms:W3CDTF">2018-04-24T18:36:00Z</dcterms:modified>
</cp:coreProperties>
</file>