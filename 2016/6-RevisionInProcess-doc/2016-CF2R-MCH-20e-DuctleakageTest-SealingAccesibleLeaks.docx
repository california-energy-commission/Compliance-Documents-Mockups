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0"/>
        <w:gridCol w:w="4929"/>
        <w:gridCol w:w="5401"/>
      </w:tblGrid>
      <w:tr w:rsidR="00644254" w:rsidRPr="003F2ABE" w14:paraId="2B99BEE7" w14:textId="77777777" w:rsidTr="00F3155B">
        <w:trPr>
          <w:trHeight w:val="206"/>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EE6" w14:textId="77777777" w:rsidR="00644254" w:rsidRPr="003F2ABE" w:rsidRDefault="00644254" w:rsidP="00644254">
            <w:pPr>
              <w:rPr>
                <w:rFonts w:asciiTheme="minorHAnsi" w:hAnsiTheme="minorHAnsi"/>
                <w:sz w:val="18"/>
                <w:szCs w:val="18"/>
              </w:rPr>
            </w:pPr>
            <w:r w:rsidRPr="00F3155B">
              <w:rPr>
                <w:rFonts w:asciiTheme="minorHAnsi" w:hAnsiTheme="minorHAnsi"/>
                <w:b/>
                <w:szCs w:val="18"/>
              </w:rPr>
              <w:t>A. System Information</w:t>
            </w:r>
          </w:p>
        </w:tc>
      </w:tr>
      <w:tr w:rsidR="00171E43" w:rsidRPr="003F2ABE" w14:paraId="2B99BEE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8"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1</w:t>
            </w:r>
          </w:p>
        </w:tc>
        <w:tc>
          <w:tcPr>
            <w:tcW w:w="2284" w:type="pct"/>
            <w:tcBorders>
              <w:top w:val="single" w:sz="4" w:space="0" w:color="auto"/>
              <w:left w:val="single" w:sz="4" w:space="0" w:color="auto"/>
              <w:bottom w:val="single" w:sz="4" w:space="0" w:color="auto"/>
              <w:right w:val="single" w:sz="4" w:space="0" w:color="auto"/>
            </w:tcBorders>
            <w:vAlign w:val="center"/>
          </w:tcPr>
          <w:p w14:paraId="2B99BEE9" w14:textId="25182E73"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tcPr>
          <w:p w14:paraId="2B99BEEA" w14:textId="77777777" w:rsidR="00171E43" w:rsidRPr="003F2ABE" w:rsidRDefault="00171E43" w:rsidP="00171E43">
            <w:pPr>
              <w:rPr>
                <w:rFonts w:asciiTheme="minorHAnsi" w:hAnsiTheme="minorHAnsi"/>
                <w:sz w:val="18"/>
                <w:szCs w:val="18"/>
              </w:rPr>
            </w:pPr>
          </w:p>
        </w:tc>
      </w:tr>
      <w:tr w:rsidR="00171E43" w:rsidRPr="003F2ABE" w14:paraId="2B99BEE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C"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2</w:t>
            </w:r>
          </w:p>
        </w:tc>
        <w:tc>
          <w:tcPr>
            <w:tcW w:w="2284" w:type="pct"/>
            <w:tcBorders>
              <w:top w:val="single" w:sz="4" w:space="0" w:color="auto"/>
              <w:left w:val="single" w:sz="4" w:space="0" w:color="auto"/>
              <w:bottom w:val="single" w:sz="4" w:space="0" w:color="auto"/>
              <w:right w:val="single" w:sz="4" w:space="0" w:color="auto"/>
            </w:tcBorders>
            <w:vAlign w:val="center"/>
          </w:tcPr>
          <w:p w14:paraId="2B99BEED" w14:textId="2BBAA554"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vAlign w:val="center"/>
          </w:tcPr>
          <w:p w14:paraId="2B99BEEE" w14:textId="77777777" w:rsidR="00171E43" w:rsidRPr="003F2ABE" w:rsidRDefault="00171E43" w:rsidP="00171E43">
            <w:pPr>
              <w:rPr>
                <w:rFonts w:asciiTheme="minorHAnsi" w:hAnsiTheme="minorHAnsi"/>
                <w:sz w:val="18"/>
                <w:szCs w:val="18"/>
              </w:rPr>
            </w:pPr>
          </w:p>
        </w:tc>
      </w:tr>
      <w:tr w:rsidR="00171E43" w:rsidRPr="003F2ABE" w14:paraId="2B99BEF3"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0"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3</w:t>
            </w:r>
          </w:p>
        </w:tc>
        <w:tc>
          <w:tcPr>
            <w:tcW w:w="2284" w:type="pct"/>
            <w:tcBorders>
              <w:top w:val="single" w:sz="4" w:space="0" w:color="auto"/>
              <w:left w:val="single" w:sz="4" w:space="0" w:color="auto"/>
              <w:bottom w:val="single" w:sz="4" w:space="0" w:color="auto"/>
              <w:right w:val="single" w:sz="4" w:space="0" w:color="auto"/>
            </w:tcBorders>
            <w:vAlign w:val="center"/>
          </w:tcPr>
          <w:p w14:paraId="2B99BEF1" w14:textId="32656028"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Building Type from </w:t>
            </w:r>
            <w:r w:rsidR="002776B2">
              <w:rPr>
                <w:rFonts w:asciiTheme="minorHAnsi" w:hAnsiTheme="minorHAnsi"/>
                <w:sz w:val="18"/>
                <w:szCs w:val="18"/>
              </w:rPr>
              <w:t>CF1R</w:t>
            </w:r>
          </w:p>
        </w:tc>
        <w:tc>
          <w:tcPr>
            <w:tcW w:w="2503" w:type="pct"/>
            <w:tcBorders>
              <w:top w:val="single" w:sz="4" w:space="0" w:color="auto"/>
              <w:left w:val="single" w:sz="4" w:space="0" w:color="auto"/>
              <w:bottom w:val="single" w:sz="4" w:space="0" w:color="auto"/>
              <w:right w:val="single" w:sz="4" w:space="0" w:color="auto"/>
            </w:tcBorders>
            <w:vAlign w:val="center"/>
          </w:tcPr>
          <w:p w14:paraId="2B99BEF2" w14:textId="77777777" w:rsidR="00171E43" w:rsidRPr="003F2ABE" w:rsidRDefault="00171E43" w:rsidP="00171E43">
            <w:pPr>
              <w:rPr>
                <w:rFonts w:asciiTheme="minorHAnsi" w:hAnsiTheme="minorHAnsi"/>
                <w:sz w:val="18"/>
                <w:szCs w:val="18"/>
              </w:rPr>
            </w:pPr>
          </w:p>
        </w:tc>
      </w:tr>
      <w:tr w:rsidR="00171E43" w:rsidRPr="003F2ABE" w14:paraId="2B99BEF7"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4"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tcPr>
          <w:p w14:paraId="2B99BEF5" w14:textId="77777777"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r w:rsidR="002776B2">
              <w:rPr>
                <w:rFonts w:asciiTheme="minorHAnsi" w:hAnsiTheme="minorHAnsi"/>
                <w:sz w:val="18"/>
                <w:szCs w:val="18"/>
              </w:rPr>
              <w:t>CF1R</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6" w14:textId="77777777" w:rsidR="00171E43" w:rsidRPr="003F2ABE" w:rsidRDefault="00171E43" w:rsidP="00171E43">
            <w:pPr>
              <w:rPr>
                <w:rFonts w:asciiTheme="minorHAnsi" w:hAnsiTheme="minorHAnsi"/>
                <w:sz w:val="18"/>
                <w:szCs w:val="18"/>
              </w:rPr>
            </w:pPr>
          </w:p>
        </w:tc>
      </w:tr>
      <w:tr w:rsidR="00171E43" w:rsidRPr="003F2ABE" w14:paraId="2B99BEF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8"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tcPr>
          <w:p w14:paraId="2B99BEF9" w14:textId="7626B3CC" w:rsidR="00171E43" w:rsidRPr="003F2ABE" w:rsidRDefault="00171E43" w:rsidP="00D1629A">
            <w:pPr>
              <w:rPr>
                <w:rFonts w:asciiTheme="minorHAnsi" w:hAnsiTheme="minorHAnsi"/>
                <w:sz w:val="18"/>
                <w:szCs w:val="18"/>
              </w:rPr>
            </w:pPr>
            <w:r w:rsidRPr="003F2ABE">
              <w:rPr>
                <w:rFonts w:asciiTheme="minorHAnsi" w:hAnsiTheme="minorHAnsi"/>
                <w:sz w:val="18"/>
                <w:szCs w:val="18"/>
              </w:rPr>
              <w:t>Verified Low Leakage Air-</w:t>
            </w:r>
            <w:r w:rsidR="00D1629A">
              <w:rPr>
                <w:rFonts w:asciiTheme="minorHAnsi" w:hAnsiTheme="minorHAnsi"/>
                <w:sz w:val="18"/>
                <w:szCs w:val="18"/>
              </w:rPr>
              <w:t>H</w:t>
            </w:r>
            <w:r w:rsidRPr="003F2ABE">
              <w:rPr>
                <w:rFonts w:asciiTheme="minorHAnsi" w:hAnsiTheme="minorHAnsi"/>
                <w:sz w:val="18"/>
                <w:szCs w:val="18"/>
              </w:rPr>
              <w:t xml:space="preserve">andling Unit Credit from </w:t>
            </w:r>
            <w:r w:rsidR="002776B2">
              <w:rPr>
                <w:rFonts w:asciiTheme="minorHAnsi" w:hAnsiTheme="minorHAnsi"/>
                <w:sz w:val="18"/>
                <w:szCs w:val="18"/>
              </w:rPr>
              <w:t>CF1R</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A" w14:textId="77777777" w:rsidR="00171E43" w:rsidRPr="003F2ABE" w:rsidRDefault="00171E43" w:rsidP="00171E43">
            <w:pPr>
              <w:rPr>
                <w:rFonts w:asciiTheme="minorHAnsi" w:hAnsiTheme="minorHAnsi"/>
                <w:sz w:val="18"/>
                <w:szCs w:val="18"/>
              </w:rPr>
            </w:pPr>
          </w:p>
        </w:tc>
      </w:tr>
      <w:tr w:rsidR="00171E43" w:rsidRPr="003F2ABE" w14:paraId="2B99BEF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C"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tcPr>
          <w:p w14:paraId="2B99BEFD" w14:textId="45CC8E13"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Duct System </w:t>
            </w:r>
            <w:r w:rsidR="007510B1" w:rsidRPr="003F2ABE">
              <w:rPr>
                <w:rFonts w:asciiTheme="minorHAnsi" w:hAnsiTheme="minorHAnsi"/>
                <w:sz w:val="18"/>
                <w:szCs w:val="18"/>
              </w:rPr>
              <w:t>Compliance Category</w:t>
            </w:r>
          </w:p>
        </w:tc>
        <w:tc>
          <w:tcPr>
            <w:tcW w:w="2503" w:type="pct"/>
            <w:tcBorders>
              <w:top w:val="single" w:sz="4" w:space="0" w:color="auto"/>
              <w:left w:val="single" w:sz="4" w:space="0" w:color="auto"/>
              <w:bottom w:val="single" w:sz="4" w:space="0" w:color="auto"/>
              <w:right w:val="single" w:sz="4" w:space="0" w:color="auto"/>
            </w:tcBorders>
            <w:vAlign w:val="center"/>
          </w:tcPr>
          <w:p w14:paraId="2B99BEFE" w14:textId="77777777" w:rsidR="00171E43" w:rsidRPr="003F2ABE" w:rsidRDefault="00171E43" w:rsidP="00171E43">
            <w:pPr>
              <w:rPr>
                <w:rFonts w:asciiTheme="minorHAnsi" w:hAnsiTheme="minorHAnsi"/>
                <w:sz w:val="18"/>
                <w:szCs w:val="18"/>
              </w:rPr>
            </w:pPr>
          </w:p>
        </w:tc>
      </w:tr>
    </w:tbl>
    <w:p w14:paraId="16636264" w14:textId="77777777" w:rsidR="00B32B87" w:rsidRPr="003F2ABE" w:rsidRDefault="00B32B87" w:rsidP="00171E4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90"/>
      </w:tblGrid>
      <w:tr w:rsidR="00500CF7" w:rsidRPr="003F2ABE" w14:paraId="2B99BF04" w14:textId="77777777" w:rsidTr="002F0C86">
        <w:trPr>
          <w:trHeight w:val="323"/>
        </w:trPr>
        <w:tc>
          <w:tcPr>
            <w:tcW w:w="5000" w:type="pct"/>
            <w:tcBorders>
              <w:top w:val="single" w:sz="4" w:space="0" w:color="auto"/>
              <w:left w:val="single" w:sz="4" w:space="0" w:color="auto"/>
              <w:bottom w:val="single" w:sz="4" w:space="0" w:color="auto"/>
              <w:right w:val="single" w:sz="4" w:space="0" w:color="auto"/>
            </w:tcBorders>
            <w:vAlign w:val="center"/>
          </w:tcPr>
          <w:p w14:paraId="2B99BF03" w14:textId="23973384" w:rsidR="00500CF7" w:rsidRPr="003F2ABE" w:rsidRDefault="00500CF7" w:rsidP="00500CF7">
            <w:pPr>
              <w:keepNext/>
              <w:rPr>
                <w:rFonts w:asciiTheme="minorHAnsi" w:hAnsiTheme="minorHAnsi"/>
                <w:b/>
                <w:sz w:val="18"/>
                <w:szCs w:val="18"/>
              </w:rPr>
            </w:pPr>
            <w:r w:rsidRPr="00500CF7">
              <w:rPr>
                <w:rFonts w:asciiTheme="minorHAnsi" w:hAnsiTheme="minorHAnsi"/>
                <w:b/>
              </w:rPr>
              <w:t>MCH-20e - Sealing All Accessible Leaks using Smoke Test</w:t>
            </w:r>
          </w:p>
        </w:tc>
      </w:tr>
    </w:tbl>
    <w:p w14:paraId="7DC25B42" w14:textId="77777777" w:rsidR="00B32B87" w:rsidRPr="00500CF7" w:rsidRDefault="00B32B87">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0"/>
        <w:gridCol w:w="4929"/>
        <w:gridCol w:w="5401"/>
      </w:tblGrid>
      <w:tr w:rsidR="00171E43" w:rsidRPr="003F2ABE" w14:paraId="2B99BF07" w14:textId="77777777" w:rsidTr="00F3155B">
        <w:trPr>
          <w:trHeight w:val="2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06" w14:textId="77777777" w:rsidR="00171E43" w:rsidRPr="003F2ABE" w:rsidRDefault="00171E43" w:rsidP="00500CF7">
            <w:pPr>
              <w:keepNext/>
              <w:rPr>
                <w:rFonts w:asciiTheme="minorHAnsi" w:hAnsiTheme="minorHAnsi"/>
                <w:b/>
                <w:sz w:val="18"/>
                <w:szCs w:val="18"/>
              </w:rPr>
            </w:pPr>
            <w:r w:rsidRPr="00F3155B">
              <w:rPr>
                <w:rFonts w:asciiTheme="minorHAnsi" w:hAnsiTheme="minorHAnsi"/>
                <w:b/>
                <w:szCs w:val="18"/>
              </w:rPr>
              <w:t>B. D</w:t>
            </w:r>
            <w:r w:rsidR="00091DB0" w:rsidRPr="00F3155B">
              <w:rPr>
                <w:rFonts w:asciiTheme="minorHAnsi" w:hAnsiTheme="minorHAnsi"/>
                <w:b/>
                <w:szCs w:val="18"/>
              </w:rPr>
              <w:t>uct Leakage Diagnostic Test</w:t>
            </w:r>
          </w:p>
        </w:tc>
      </w:tr>
      <w:tr w:rsidR="00171E43" w:rsidRPr="003F2ABE" w14:paraId="2B99BF0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8"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1</w:t>
            </w:r>
          </w:p>
        </w:tc>
        <w:tc>
          <w:tcPr>
            <w:tcW w:w="2284" w:type="pct"/>
            <w:tcBorders>
              <w:top w:val="single" w:sz="4" w:space="0" w:color="auto"/>
              <w:left w:val="single" w:sz="4" w:space="0" w:color="auto"/>
              <w:bottom w:val="single" w:sz="4" w:space="0" w:color="auto"/>
              <w:right w:val="single" w:sz="4" w:space="0" w:color="auto"/>
            </w:tcBorders>
            <w:vAlign w:val="center"/>
          </w:tcPr>
          <w:p w14:paraId="2B99BF09" w14:textId="79B63061"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Condenser Nominal Cooling Capacity (ton)</w:t>
            </w:r>
          </w:p>
        </w:tc>
        <w:tc>
          <w:tcPr>
            <w:tcW w:w="2503" w:type="pct"/>
            <w:tcBorders>
              <w:top w:val="single" w:sz="4" w:space="0" w:color="auto"/>
              <w:left w:val="single" w:sz="4" w:space="0" w:color="auto"/>
              <w:bottom w:val="single" w:sz="4" w:space="0" w:color="auto"/>
              <w:right w:val="single" w:sz="4" w:space="0" w:color="auto"/>
            </w:tcBorders>
            <w:vAlign w:val="center"/>
          </w:tcPr>
          <w:p w14:paraId="2B99BF0A" w14:textId="77777777" w:rsidR="00171E43" w:rsidRPr="003F2ABE" w:rsidRDefault="00171E43" w:rsidP="00171E43">
            <w:pPr>
              <w:keepNext/>
              <w:rPr>
                <w:rFonts w:asciiTheme="minorHAnsi" w:hAnsiTheme="minorHAnsi"/>
                <w:sz w:val="18"/>
                <w:szCs w:val="18"/>
              </w:rPr>
            </w:pPr>
          </w:p>
        </w:tc>
      </w:tr>
      <w:tr w:rsidR="00171E43" w:rsidRPr="003F2ABE" w14:paraId="2B99BF0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C"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2</w:t>
            </w:r>
          </w:p>
        </w:tc>
        <w:tc>
          <w:tcPr>
            <w:tcW w:w="2284" w:type="pct"/>
            <w:tcBorders>
              <w:top w:val="single" w:sz="4" w:space="0" w:color="auto"/>
              <w:left w:val="single" w:sz="4" w:space="0" w:color="auto"/>
              <w:bottom w:val="single" w:sz="4" w:space="0" w:color="auto"/>
              <w:right w:val="single" w:sz="4" w:space="0" w:color="auto"/>
            </w:tcBorders>
            <w:vAlign w:val="center"/>
          </w:tcPr>
          <w:p w14:paraId="2B99BF0D" w14:textId="5D6AE728"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Heating Capacity (kBtu/h)</w:t>
            </w:r>
          </w:p>
        </w:tc>
        <w:tc>
          <w:tcPr>
            <w:tcW w:w="2503" w:type="pct"/>
            <w:tcBorders>
              <w:top w:val="single" w:sz="4" w:space="0" w:color="auto"/>
              <w:left w:val="single" w:sz="4" w:space="0" w:color="auto"/>
              <w:bottom w:val="single" w:sz="4" w:space="0" w:color="auto"/>
              <w:right w:val="single" w:sz="4" w:space="0" w:color="auto"/>
            </w:tcBorders>
            <w:vAlign w:val="center"/>
          </w:tcPr>
          <w:p w14:paraId="2B99BF0E" w14:textId="77777777" w:rsidR="00171E43" w:rsidRPr="003F2ABE" w:rsidRDefault="00171E43" w:rsidP="00171E43">
            <w:pPr>
              <w:keepNext/>
              <w:rPr>
                <w:rFonts w:asciiTheme="minorHAnsi" w:hAnsiTheme="minorHAnsi"/>
                <w:sz w:val="18"/>
                <w:szCs w:val="18"/>
              </w:rPr>
            </w:pPr>
          </w:p>
        </w:tc>
      </w:tr>
      <w:tr w:rsidR="00171E43" w:rsidRPr="003F2ABE" w14:paraId="2B99BF13"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0"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3</w:t>
            </w:r>
          </w:p>
        </w:tc>
        <w:tc>
          <w:tcPr>
            <w:tcW w:w="2284" w:type="pct"/>
            <w:tcBorders>
              <w:top w:val="single" w:sz="4" w:space="0" w:color="auto"/>
              <w:left w:val="single" w:sz="4" w:space="0" w:color="auto"/>
              <w:bottom w:val="single" w:sz="4" w:space="0" w:color="auto"/>
              <w:right w:val="single" w:sz="4" w:space="0" w:color="auto"/>
            </w:tcBorders>
            <w:vAlign w:val="center"/>
          </w:tcPr>
          <w:p w14:paraId="2B99BF11" w14:textId="6932D55A"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 xml:space="preserve">Conditioned Floor Area </w:t>
            </w:r>
            <w:r w:rsidR="00E05304" w:rsidRPr="003F2ABE">
              <w:rPr>
                <w:rFonts w:asciiTheme="minorHAnsi" w:hAnsiTheme="minorHAnsi"/>
                <w:sz w:val="18"/>
                <w:szCs w:val="18"/>
              </w:rPr>
              <w:t>Served by this HVAC System</w:t>
            </w:r>
            <w:r w:rsidR="00A35FE4" w:rsidRPr="003F2ABE">
              <w:rPr>
                <w:rFonts w:asciiTheme="minorHAnsi" w:hAnsiTheme="minorHAnsi"/>
                <w:sz w:val="18"/>
                <w:szCs w:val="18"/>
              </w:rPr>
              <w:t xml:space="preserve"> </w:t>
            </w:r>
            <w:r w:rsidRPr="003F2ABE">
              <w:rPr>
                <w:rFonts w:asciiTheme="minorHAnsi" w:hAnsiTheme="minorHAnsi"/>
                <w:sz w:val="18"/>
                <w:szCs w:val="18"/>
              </w:rPr>
              <w:t>(ft</w:t>
            </w:r>
            <w:r w:rsidRPr="00F3155B">
              <w:rPr>
                <w:rFonts w:asciiTheme="minorHAnsi" w:hAnsiTheme="minorHAnsi"/>
                <w:sz w:val="18"/>
                <w:szCs w:val="18"/>
                <w:vertAlign w:val="superscript"/>
              </w:rPr>
              <w:t>2</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F12" w14:textId="77777777" w:rsidR="00171E43" w:rsidRPr="003F2ABE" w:rsidRDefault="00171E43" w:rsidP="00171E43">
            <w:pPr>
              <w:keepNext/>
              <w:rPr>
                <w:rFonts w:asciiTheme="minorHAnsi" w:hAnsiTheme="minorHAnsi"/>
                <w:sz w:val="18"/>
                <w:szCs w:val="18"/>
              </w:rPr>
            </w:pPr>
          </w:p>
        </w:tc>
      </w:tr>
      <w:tr w:rsidR="00171E43" w:rsidRPr="003F2ABE" w14:paraId="2B99BF17"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4"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tcPr>
          <w:p w14:paraId="2B99BF15" w14:textId="5E2FC625" w:rsidR="00171E43" w:rsidRPr="003F2ABE" w:rsidRDefault="009D008B" w:rsidP="00171E43">
            <w:pPr>
              <w:keepNext/>
              <w:rPr>
                <w:rFonts w:asciiTheme="minorHAnsi" w:hAnsiTheme="minorHAnsi"/>
                <w:sz w:val="18"/>
                <w:szCs w:val="18"/>
              </w:rPr>
            </w:pPr>
            <w:r w:rsidRPr="003F2ABE">
              <w:rPr>
                <w:rFonts w:asciiTheme="minorHAnsi" w:hAnsiTheme="minorHAnsi"/>
                <w:sz w:val="18"/>
                <w:szCs w:val="18"/>
              </w:rPr>
              <w:t>Duct Leakage Test Conditions</w:t>
            </w:r>
          </w:p>
        </w:tc>
        <w:tc>
          <w:tcPr>
            <w:tcW w:w="2503" w:type="pct"/>
            <w:tcBorders>
              <w:top w:val="single" w:sz="4" w:space="0" w:color="auto"/>
              <w:left w:val="single" w:sz="4" w:space="0" w:color="auto"/>
              <w:bottom w:val="single" w:sz="4" w:space="0" w:color="auto"/>
              <w:right w:val="single" w:sz="4" w:space="0" w:color="auto"/>
            </w:tcBorders>
            <w:vAlign w:val="center"/>
          </w:tcPr>
          <w:p w14:paraId="2B99BF16" w14:textId="77777777" w:rsidR="00171E43" w:rsidRPr="003F2ABE" w:rsidRDefault="00171E43" w:rsidP="00171E43">
            <w:pPr>
              <w:keepNext/>
              <w:rPr>
                <w:rFonts w:asciiTheme="minorHAnsi" w:hAnsiTheme="minorHAnsi"/>
                <w:sz w:val="18"/>
                <w:szCs w:val="18"/>
              </w:rPr>
            </w:pPr>
          </w:p>
        </w:tc>
      </w:tr>
      <w:tr w:rsidR="00171E43" w:rsidRPr="003F2ABE" w14:paraId="2B99BF1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8"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tcPr>
          <w:p w14:paraId="2B99BF19" w14:textId="53733735" w:rsidR="00171E43" w:rsidRPr="003F2ABE" w:rsidRDefault="00171E43" w:rsidP="00924AC5">
            <w:pPr>
              <w:keepNext/>
              <w:rPr>
                <w:rFonts w:asciiTheme="minorHAnsi" w:hAnsiTheme="minorHAnsi"/>
                <w:sz w:val="18"/>
                <w:szCs w:val="18"/>
              </w:rPr>
            </w:pPr>
            <w:r w:rsidRPr="003F2ABE">
              <w:rPr>
                <w:rFonts w:asciiTheme="minorHAnsi" w:hAnsiTheme="minorHAnsi"/>
                <w:sz w:val="18"/>
                <w:szCs w:val="18"/>
              </w:rPr>
              <w:t>Duct Leakage Test Method</w:t>
            </w:r>
          </w:p>
        </w:tc>
        <w:tc>
          <w:tcPr>
            <w:tcW w:w="2503" w:type="pct"/>
            <w:tcBorders>
              <w:top w:val="single" w:sz="4" w:space="0" w:color="auto"/>
              <w:left w:val="single" w:sz="4" w:space="0" w:color="auto"/>
              <w:bottom w:val="single" w:sz="4" w:space="0" w:color="auto"/>
              <w:right w:val="single" w:sz="4" w:space="0" w:color="auto"/>
            </w:tcBorders>
            <w:vAlign w:val="center"/>
          </w:tcPr>
          <w:p w14:paraId="2B99BF1A" w14:textId="77777777" w:rsidR="00171E43" w:rsidRPr="003F2ABE" w:rsidRDefault="00171E43" w:rsidP="00171E43">
            <w:pPr>
              <w:keepNext/>
              <w:rPr>
                <w:rFonts w:asciiTheme="minorHAnsi" w:hAnsiTheme="minorHAnsi"/>
                <w:sz w:val="18"/>
                <w:szCs w:val="18"/>
              </w:rPr>
            </w:pPr>
          </w:p>
        </w:tc>
      </w:tr>
      <w:tr w:rsidR="00171E43" w:rsidRPr="003F2ABE" w14:paraId="2B99BF1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C"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tcPr>
          <w:p w14:paraId="2B99BF1D" w14:textId="0619D0F6" w:rsidR="00171E43" w:rsidRPr="003F2ABE" w:rsidRDefault="00171E43" w:rsidP="00F3155B">
            <w:pPr>
              <w:keepNext/>
              <w:rPr>
                <w:rFonts w:asciiTheme="minorHAnsi" w:hAnsiTheme="minorHAnsi"/>
                <w:sz w:val="18"/>
                <w:szCs w:val="18"/>
              </w:rPr>
            </w:pPr>
            <w:r w:rsidRPr="003F2ABE">
              <w:rPr>
                <w:rFonts w:asciiTheme="minorHAnsi" w:hAnsiTheme="minorHAnsi"/>
                <w:sz w:val="18"/>
                <w:szCs w:val="18"/>
              </w:rPr>
              <w:t>Leakage</w:t>
            </w:r>
            <w:r w:rsidR="006157A9">
              <w:rPr>
                <w:rFonts w:asciiTheme="minorHAnsi" w:hAnsiTheme="minorHAnsi"/>
                <w:sz w:val="18"/>
                <w:szCs w:val="18"/>
              </w:rPr>
              <w:t xml:space="preserve"> </w:t>
            </w:r>
            <w:r w:rsidRPr="003F2ABE">
              <w:rPr>
                <w:rFonts w:asciiTheme="minorHAnsi" w:hAnsiTheme="minorHAnsi"/>
                <w:sz w:val="18"/>
                <w:szCs w:val="18"/>
              </w:rPr>
              <w:t>Factor</w:t>
            </w:r>
          </w:p>
        </w:tc>
        <w:tc>
          <w:tcPr>
            <w:tcW w:w="2503" w:type="pct"/>
            <w:tcBorders>
              <w:top w:val="single" w:sz="4" w:space="0" w:color="auto"/>
              <w:left w:val="single" w:sz="4" w:space="0" w:color="auto"/>
              <w:bottom w:val="single" w:sz="4" w:space="0" w:color="auto"/>
              <w:right w:val="single" w:sz="4" w:space="0" w:color="auto"/>
            </w:tcBorders>
            <w:vAlign w:val="center"/>
          </w:tcPr>
          <w:p w14:paraId="2B99BF1E" w14:textId="77777777" w:rsidR="00171E43" w:rsidRPr="003F2ABE" w:rsidRDefault="00171E43" w:rsidP="00171E43">
            <w:pPr>
              <w:keepNext/>
              <w:rPr>
                <w:rFonts w:asciiTheme="minorHAnsi" w:hAnsiTheme="minorHAnsi"/>
                <w:sz w:val="18"/>
                <w:szCs w:val="18"/>
              </w:rPr>
            </w:pPr>
          </w:p>
        </w:tc>
      </w:tr>
      <w:tr w:rsidR="00171E43" w:rsidRPr="003F2ABE" w14:paraId="2B99BF23"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20"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7</w:t>
            </w:r>
          </w:p>
        </w:tc>
        <w:tc>
          <w:tcPr>
            <w:tcW w:w="2284" w:type="pct"/>
            <w:tcBorders>
              <w:top w:val="single" w:sz="4" w:space="0" w:color="auto"/>
              <w:left w:val="single" w:sz="4" w:space="0" w:color="auto"/>
              <w:bottom w:val="single" w:sz="4" w:space="0" w:color="auto"/>
              <w:right w:val="single" w:sz="4" w:space="0" w:color="auto"/>
            </w:tcBorders>
            <w:vAlign w:val="center"/>
          </w:tcPr>
          <w:p w14:paraId="2B99BF21" w14:textId="298AF0D1" w:rsidR="00171E43" w:rsidRPr="003F2ABE" w:rsidRDefault="00171E43" w:rsidP="009D008B">
            <w:pPr>
              <w:keepNext/>
              <w:rPr>
                <w:rFonts w:asciiTheme="minorHAnsi" w:hAnsiTheme="minorHAnsi"/>
                <w:sz w:val="18"/>
                <w:szCs w:val="18"/>
              </w:rPr>
            </w:pPr>
            <w:r w:rsidRPr="003F2ABE">
              <w:rPr>
                <w:rFonts w:asciiTheme="minorHAnsi" w:hAnsiTheme="minorHAnsi"/>
                <w:sz w:val="18"/>
                <w:szCs w:val="18"/>
              </w:rPr>
              <w:t>Air-</w:t>
            </w:r>
            <w:r w:rsidR="009D008B" w:rsidRPr="003F2ABE">
              <w:rPr>
                <w:rFonts w:asciiTheme="minorHAnsi" w:hAnsiTheme="minorHAnsi"/>
                <w:sz w:val="18"/>
                <w:szCs w:val="18"/>
              </w:rPr>
              <w:t xml:space="preserve">Handling </w:t>
            </w:r>
            <w:r w:rsidRPr="003F2ABE">
              <w:rPr>
                <w:rFonts w:asciiTheme="minorHAnsi" w:hAnsiTheme="minorHAnsi"/>
                <w:sz w:val="18"/>
                <w:szCs w:val="18"/>
              </w:rPr>
              <w:t>Unit Airflow (AHU</w:t>
            </w:r>
            <w:r w:rsidR="006157A9">
              <w:rPr>
                <w:rFonts w:asciiTheme="minorHAnsi" w:hAnsiTheme="minorHAnsi"/>
                <w:sz w:val="18"/>
                <w:szCs w:val="18"/>
              </w:rPr>
              <w:t xml:space="preserve"> </w:t>
            </w:r>
            <w:r w:rsidRPr="003F2ABE">
              <w:rPr>
                <w:rFonts w:asciiTheme="minorHAnsi" w:hAnsiTheme="minorHAnsi"/>
                <w:sz w:val="18"/>
                <w:szCs w:val="18"/>
              </w:rPr>
              <w:t>Airflow) Determination Method</w:t>
            </w:r>
          </w:p>
        </w:tc>
        <w:tc>
          <w:tcPr>
            <w:tcW w:w="2503" w:type="pct"/>
            <w:tcBorders>
              <w:top w:val="single" w:sz="4" w:space="0" w:color="auto"/>
              <w:left w:val="single" w:sz="4" w:space="0" w:color="auto"/>
              <w:bottom w:val="single" w:sz="4" w:space="0" w:color="auto"/>
              <w:right w:val="single" w:sz="4" w:space="0" w:color="auto"/>
            </w:tcBorders>
            <w:vAlign w:val="center"/>
          </w:tcPr>
          <w:p w14:paraId="2B99BF22" w14:textId="77777777" w:rsidR="00171E43" w:rsidRPr="003F2ABE" w:rsidRDefault="00171E43" w:rsidP="00171E43">
            <w:pPr>
              <w:keepNext/>
              <w:rPr>
                <w:rFonts w:asciiTheme="minorHAnsi" w:hAnsiTheme="minorHAnsi"/>
                <w:sz w:val="18"/>
                <w:szCs w:val="18"/>
              </w:rPr>
            </w:pPr>
          </w:p>
        </w:tc>
      </w:tr>
      <w:tr w:rsidR="00171E43" w:rsidRPr="003F2ABE" w14:paraId="2B99BF27"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24"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8</w:t>
            </w:r>
          </w:p>
        </w:tc>
        <w:tc>
          <w:tcPr>
            <w:tcW w:w="2284" w:type="pct"/>
            <w:tcBorders>
              <w:top w:val="single" w:sz="4" w:space="0" w:color="auto"/>
              <w:left w:val="single" w:sz="4" w:space="0" w:color="auto"/>
              <w:bottom w:val="single" w:sz="4" w:space="0" w:color="auto"/>
              <w:right w:val="single" w:sz="4" w:space="0" w:color="auto"/>
            </w:tcBorders>
            <w:vAlign w:val="center"/>
          </w:tcPr>
          <w:p w14:paraId="2B99BF25" w14:textId="52455180"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Measured AHU</w:t>
            </w:r>
            <w:r w:rsidR="009D008B" w:rsidRPr="003F2ABE">
              <w:rPr>
                <w:rFonts w:asciiTheme="minorHAnsi" w:hAnsiTheme="minorHAnsi"/>
                <w:sz w:val="18"/>
                <w:szCs w:val="18"/>
              </w:rPr>
              <w:t xml:space="preserve"> </w:t>
            </w:r>
            <w:r w:rsidRPr="003F2ABE">
              <w:rPr>
                <w:rFonts w:asciiTheme="minorHAnsi" w:hAnsiTheme="minorHAnsi"/>
                <w:sz w:val="18"/>
                <w:szCs w:val="18"/>
              </w:rPr>
              <w:t>Airflow (cfm)</w:t>
            </w:r>
          </w:p>
        </w:tc>
        <w:tc>
          <w:tcPr>
            <w:tcW w:w="2503" w:type="pct"/>
            <w:tcBorders>
              <w:top w:val="single" w:sz="4" w:space="0" w:color="auto"/>
              <w:left w:val="single" w:sz="4" w:space="0" w:color="auto"/>
              <w:bottom w:val="single" w:sz="4" w:space="0" w:color="auto"/>
              <w:right w:val="single" w:sz="4" w:space="0" w:color="auto"/>
            </w:tcBorders>
            <w:vAlign w:val="center"/>
          </w:tcPr>
          <w:p w14:paraId="2B99BF26" w14:textId="77777777" w:rsidR="00171E43" w:rsidRPr="003F2ABE" w:rsidRDefault="00171E43" w:rsidP="00171E43">
            <w:pPr>
              <w:keepNext/>
              <w:rPr>
                <w:rFonts w:asciiTheme="minorHAnsi" w:hAnsiTheme="minorHAnsi"/>
                <w:sz w:val="18"/>
                <w:szCs w:val="18"/>
              </w:rPr>
            </w:pPr>
          </w:p>
        </w:tc>
      </w:tr>
      <w:tr w:rsidR="00171E43" w:rsidRPr="003F2ABE" w14:paraId="2B99BF2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28" w14:textId="77777777" w:rsidR="00171E43" w:rsidRPr="003F2ABE" w:rsidRDefault="007C17AE" w:rsidP="00171E43">
            <w:pPr>
              <w:keepNext/>
              <w:spacing w:line="240" w:lineRule="exact"/>
              <w:ind w:left="-14" w:firstLine="14"/>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9</w:t>
            </w:r>
          </w:p>
        </w:tc>
        <w:tc>
          <w:tcPr>
            <w:tcW w:w="2284" w:type="pct"/>
            <w:tcBorders>
              <w:top w:val="single" w:sz="4" w:space="0" w:color="auto"/>
              <w:left w:val="single" w:sz="4" w:space="0" w:color="auto"/>
              <w:bottom w:val="single" w:sz="4" w:space="0" w:color="auto"/>
              <w:right w:val="single" w:sz="4" w:space="0" w:color="auto"/>
            </w:tcBorders>
            <w:vAlign w:val="center"/>
          </w:tcPr>
          <w:p w14:paraId="2B99BF29" w14:textId="48547198"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Calculated Target Allowable Duct Leakage Rate (cfm)</w:t>
            </w:r>
          </w:p>
        </w:tc>
        <w:tc>
          <w:tcPr>
            <w:tcW w:w="2503" w:type="pct"/>
            <w:tcBorders>
              <w:top w:val="single" w:sz="4" w:space="0" w:color="auto"/>
              <w:left w:val="single" w:sz="4" w:space="0" w:color="auto"/>
              <w:bottom w:val="single" w:sz="4" w:space="0" w:color="auto"/>
              <w:right w:val="single" w:sz="4" w:space="0" w:color="auto"/>
            </w:tcBorders>
            <w:vAlign w:val="center"/>
          </w:tcPr>
          <w:p w14:paraId="2B99BF2A" w14:textId="77777777" w:rsidR="00171E43" w:rsidRPr="003F2ABE" w:rsidRDefault="00171E43" w:rsidP="00171E43">
            <w:pPr>
              <w:keepNext/>
              <w:rPr>
                <w:rFonts w:asciiTheme="minorHAnsi" w:hAnsiTheme="minorHAnsi"/>
                <w:sz w:val="18"/>
                <w:szCs w:val="18"/>
              </w:rPr>
            </w:pPr>
          </w:p>
        </w:tc>
      </w:tr>
      <w:tr w:rsidR="00171E43" w:rsidRPr="003F2ABE" w14:paraId="2B99BF2F" w14:textId="77777777" w:rsidTr="00F3155B">
        <w:trPr>
          <w:trHeight w:val="360"/>
        </w:trPr>
        <w:tc>
          <w:tcPr>
            <w:tcW w:w="213" w:type="pct"/>
            <w:tcBorders>
              <w:bottom w:val="single" w:sz="4" w:space="0" w:color="auto"/>
            </w:tcBorders>
            <w:vAlign w:val="center"/>
          </w:tcPr>
          <w:p w14:paraId="2B99BF2C" w14:textId="77777777" w:rsidR="00171E43" w:rsidRPr="003F2ABE" w:rsidRDefault="00171E43" w:rsidP="00171E43">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10</w:t>
            </w:r>
          </w:p>
        </w:tc>
        <w:tc>
          <w:tcPr>
            <w:tcW w:w="2284" w:type="pct"/>
            <w:tcBorders>
              <w:bottom w:val="single" w:sz="4" w:space="0" w:color="auto"/>
            </w:tcBorders>
            <w:shd w:val="clear" w:color="auto" w:fill="auto"/>
            <w:vAlign w:val="center"/>
          </w:tcPr>
          <w:p w14:paraId="2B99BF2D" w14:textId="6A96A2BE" w:rsidR="00171E43" w:rsidRPr="003F2ABE" w:rsidRDefault="00171E43" w:rsidP="00F3155B">
            <w:pPr>
              <w:keepNext/>
              <w:rPr>
                <w:rFonts w:asciiTheme="minorHAnsi" w:hAnsiTheme="minorHAnsi"/>
                <w:b/>
                <w:sz w:val="18"/>
                <w:szCs w:val="18"/>
              </w:rPr>
            </w:pPr>
            <w:r w:rsidRPr="003F2ABE">
              <w:rPr>
                <w:rFonts w:asciiTheme="minorHAnsi" w:hAnsiTheme="minorHAnsi"/>
                <w:sz w:val="18"/>
                <w:szCs w:val="18"/>
              </w:rPr>
              <w:t xml:space="preserve">Actual </w:t>
            </w:r>
            <w:r w:rsidR="006157A9">
              <w:rPr>
                <w:rFonts w:asciiTheme="minorHAnsi" w:hAnsiTheme="minorHAnsi"/>
                <w:sz w:val="18"/>
                <w:szCs w:val="18"/>
              </w:rPr>
              <w:t>D</w:t>
            </w:r>
            <w:r w:rsidRPr="003F2ABE">
              <w:rPr>
                <w:rFonts w:asciiTheme="minorHAnsi" w:hAnsiTheme="minorHAnsi"/>
                <w:sz w:val="18"/>
                <w:szCs w:val="18"/>
              </w:rPr>
              <w:t xml:space="preserve">uct </w:t>
            </w:r>
            <w:r w:rsidR="006157A9">
              <w:rPr>
                <w:rFonts w:asciiTheme="minorHAnsi" w:hAnsiTheme="minorHAnsi"/>
                <w:sz w:val="18"/>
                <w:szCs w:val="18"/>
              </w:rPr>
              <w:t>L</w:t>
            </w:r>
            <w:r w:rsidRPr="003F2ABE">
              <w:rPr>
                <w:rFonts w:asciiTheme="minorHAnsi" w:hAnsiTheme="minorHAnsi"/>
                <w:sz w:val="18"/>
                <w:szCs w:val="18"/>
              </w:rPr>
              <w:t xml:space="preserve">eakage </w:t>
            </w:r>
            <w:r w:rsidR="006157A9">
              <w:rPr>
                <w:rFonts w:asciiTheme="minorHAnsi" w:hAnsiTheme="minorHAnsi"/>
                <w:sz w:val="18"/>
                <w:szCs w:val="18"/>
              </w:rPr>
              <w:t>R</w:t>
            </w:r>
            <w:r w:rsidRPr="003F2ABE">
              <w:rPr>
                <w:rFonts w:asciiTheme="minorHAnsi" w:hAnsiTheme="minorHAnsi"/>
                <w:sz w:val="18"/>
                <w:szCs w:val="18"/>
              </w:rPr>
              <w:t xml:space="preserve">ate from </w:t>
            </w:r>
            <w:r w:rsidR="006157A9">
              <w:rPr>
                <w:rFonts w:asciiTheme="minorHAnsi" w:hAnsiTheme="minorHAnsi"/>
                <w:sz w:val="18"/>
                <w:szCs w:val="18"/>
              </w:rPr>
              <w:t>L</w:t>
            </w:r>
            <w:r w:rsidRPr="003F2ABE">
              <w:rPr>
                <w:rFonts w:asciiTheme="minorHAnsi" w:hAnsiTheme="minorHAnsi"/>
                <w:sz w:val="18"/>
                <w:szCs w:val="18"/>
              </w:rPr>
              <w:t xml:space="preserve">eakage </w:t>
            </w:r>
            <w:r w:rsidR="006157A9">
              <w:rPr>
                <w:rFonts w:asciiTheme="minorHAnsi" w:hAnsiTheme="minorHAnsi"/>
                <w:sz w:val="18"/>
                <w:szCs w:val="18"/>
              </w:rPr>
              <w:t>T</w:t>
            </w:r>
            <w:r w:rsidRPr="003F2ABE">
              <w:rPr>
                <w:rFonts w:asciiTheme="minorHAnsi" w:hAnsiTheme="minorHAnsi"/>
                <w:sz w:val="18"/>
                <w:szCs w:val="18"/>
              </w:rPr>
              <w:t xml:space="preserve">est </w:t>
            </w:r>
            <w:r w:rsidR="006157A9">
              <w:rPr>
                <w:rFonts w:asciiTheme="minorHAnsi" w:hAnsiTheme="minorHAnsi"/>
                <w:sz w:val="18"/>
                <w:szCs w:val="18"/>
              </w:rPr>
              <w:t>M</w:t>
            </w:r>
            <w:r w:rsidRPr="003F2ABE">
              <w:rPr>
                <w:rFonts w:asciiTheme="minorHAnsi" w:hAnsiTheme="minorHAnsi"/>
                <w:sz w:val="18"/>
                <w:szCs w:val="18"/>
              </w:rPr>
              <w:t>easurement (cfm)</w:t>
            </w:r>
          </w:p>
        </w:tc>
        <w:tc>
          <w:tcPr>
            <w:tcW w:w="2503" w:type="pct"/>
            <w:tcBorders>
              <w:bottom w:val="single" w:sz="4" w:space="0" w:color="auto"/>
            </w:tcBorders>
            <w:shd w:val="clear" w:color="auto" w:fill="auto"/>
          </w:tcPr>
          <w:p w14:paraId="2B99BF2E" w14:textId="77777777" w:rsidR="00171E43" w:rsidRPr="003F2ABE" w:rsidRDefault="00171E43" w:rsidP="00171E43">
            <w:pPr>
              <w:keepNext/>
              <w:rPr>
                <w:rFonts w:asciiTheme="minorHAnsi" w:hAnsiTheme="minorHAnsi"/>
                <w:sz w:val="18"/>
                <w:szCs w:val="18"/>
              </w:rPr>
            </w:pPr>
          </w:p>
        </w:tc>
      </w:tr>
      <w:tr w:rsidR="00D1629A" w:rsidRPr="003F2ABE" w14:paraId="2B99BF32" w14:textId="77777777" w:rsidTr="00D1629A">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30" w14:textId="77777777" w:rsidR="00D1629A" w:rsidRPr="003F2ABE" w:rsidRDefault="00D1629A" w:rsidP="00171E43">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11</w:t>
            </w:r>
          </w:p>
        </w:tc>
        <w:tc>
          <w:tcPr>
            <w:tcW w:w="2284" w:type="pct"/>
            <w:tcBorders>
              <w:top w:val="single" w:sz="4" w:space="0" w:color="auto"/>
              <w:left w:val="single" w:sz="4" w:space="0" w:color="auto"/>
              <w:bottom w:val="single" w:sz="4" w:space="0" w:color="auto"/>
              <w:right w:val="single" w:sz="4" w:space="0" w:color="auto"/>
            </w:tcBorders>
            <w:vAlign w:val="center"/>
          </w:tcPr>
          <w:p w14:paraId="42CB559A" w14:textId="77777777" w:rsidR="00D1629A" w:rsidRPr="003F2ABE" w:rsidRDefault="00D1629A" w:rsidP="00F3155B">
            <w:pPr>
              <w:keepNext/>
              <w:rPr>
                <w:rFonts w:asciiTheme="minorHAnsi" w:hAnsiTheme="minorHAnsi"/>
                <w:sz w:val="18"/>
                <w:szCs w:val="18"/>
              </w:rPr>
            </w:pPr>
            <w:r w:rsidRPr="003F2ABE">
              <w:rPr>
                <w:rFonts w:asciiTheme="minorHAnsi" w:hAnsiTheme="minorHAnsi"/>
                <w:sz w:val="18"/>
                <w:szCs w:val="18"/>
              </w:rPr>
              <w:t xml:space="preserve">Compliance </w:t>
            </w:r>
            <w:r>
              <w:rPr>
                <w:rFonts w:asciiTheme="minorHAnsi" w:hAnsiTheme="minorHAnsi"/>
                <w:sz w:val="18"/>
                <w:szCs w:val="18"/>
              </w:rPr>
              <w:t>S</w:t>
            </w:r>
            <w:r w:rsidRPr="003F2ABE">
              <w:rPr>
                <w:rFonts w:asciiTheme="minorHAnsi" w:hAnsiTheme="minorHAnsi"/>
                <w:sz w:val="18"/>
                <w:szCs w:val="18"/>
              </w:rPr>
              <w:t>tatement:</w:t>
            </w:r>
          </w:p>
        </w:tc>
        <w:tc>
          <w:tcPr>
            <w:tcW w:w="2503" w:type="pct"/>
            <w:tcBorders>
              <w:top w:val="single" w:sz="4" w:space="0" w:color="auto"/>
              <w:left w:val="single" w:sz="4" w:space="0" w:color="auto"/>
              <w:bottom w:val="single" w:sz="4" w:space="0" w:color="auto"/>
              <w:right w:val="single" w:sz="4" w:space="0" w:color="auto"/>
            </w:tcBorders>
            <w:vAlign w:val="center"/>
          </w:tcPr>
          <w:p w14:paraId="2B99BF31" w14:textId="4DAEB7BB" w:rsidR="00D1629A" w:rsidRPr="003F2ABE" w:rsidRDefault="00D1629A" w:rsidP="00F3155B">
            <w:pPr>
              <w:keepNext/>
              <w:rPr>
                <w:rFonts w:asciiTheme="minorHAnsi" w:hAnsiTheme="minorHAnsi"/>
                <w:sz w:val="18"/>
                <w:szCs w:val="18"/>
              </w:rPr>
            </w:pPr>
          </w:p>
        </w:tc>
      </w:tr>
    </w:tbl>
    <w:p w14:paraId="2B99BF33" w14:textId="77777777" w:rsidR="00171E43" w:rsidRPr="003F2ABE" w:rsidRDefault="00171E43" w:rsidP="00171E43">
      <w:pPr>
        <w:rPr>
          <w:rFonts w:asciiTheme="minorHAnsi" w:hAnsiTheme="minorHAnsi"/>
          <w:sz w:val="18"/>
          <w:szCs w:val="18"/>
        </w:rPr>
      </w:pPr>
    </w:p>
    <w:p w14:paraId="2B99BF34" w14:textId="77777777" w:rsidR="00171E43" w:rsidRPr="003F2ABE" w:rsidRDefault="00171E43" w:rsidP="00171E43">
      <w:pPr>
        <w:rPr>
          <w:rFonts w:asciiTheme="minorHAnsi" w:hAnsiTheme="minorHAnsi"/>
          <w:sz w:val="18"/>
          <w:szCs w:val="18"/>
        </w:rPr>
      </w:pPr>
      <w:r w:rsidRPr="003F2ABE">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0"/>
        <w:gridCol w:w="10330"/>
      </w:tblGrid>
      <w:tr w:rsidR="00171E43" w:rsidRPr="003F2ABE" w14:paraId="2B99BF36" w14:textId="77777777" w:rsidTr="00F3155B">
        <w:trPr>
          <w:trHeight w:val="206"/>
        </w:trPr>
        <w:tc>
          <w:tcPr>
            <w:tcW w:w="5000" w:type="pct"/>
            <w:gridSpan w:val="2"/>
            <w:vAlign w:val="center"/>
          </w:tcPr>
          <w:p w14:paraId="2B99BF35" w14:textId="5BCCA6D8" w:rsidR="00171E43" w:rsidRPr="003F2ABE" w:rsidRDefault="00171E43" w:rsidP="00F3155B">
            <w:pPr>
              <w:rPr>
                <w:rFonts w:asciiTheme="minorHAnsi" w:hAnsiTheme="minorHAnsi"/>
                <w:b/>
                <w:caps/>
                <w:sz w:val="18"/>
                <w:szCs w:val="18"/>
              </w:rPr>
            </w:pPr>
            <w:r w:rsidRPr="00F3155B">
              <w:rPr>
                <w:rFonts w:asciiTheme="minorHAnsi" w:hAnsiTheme="minorHAnsi"/>
                <w:b/>
                <w:caps/>
                <w:szCs w:val="18"/>
              </w:rPr>
              <w:lastRenderedPageBreak/>
              <w:t xml:space="preserve">C. </w:t>
            </w:r>
            <w:r w:rsidR="006157A9" w:rsidRPr="00F3155B">
              <w:rPr>
                <w:rFonts w:asciiTheme="minorHAnsi" w:hAnsiTheme="minorHAnsi"/>
                <w:b/>
                <w:szCs w:val="18"/>
              </w:rPr>
              <w:t>Additional Requirements for Compliance</w:t>
            </w:r>
          </w:p>
        </w:tc>
      </w:tr>
      <w:tr w:rsidR="00BD03A5" w:rsidRPr="003F2ABE" w14:paraId="2B99BF39" w14:textId="77777777" w:rsidTr="00A76CF1">
        <w:trPr>
          <w:trHeight w:val="411"/>
        </w:trPr>
        <w:tc>
          <w:tcPr>
            <w:tcW w:w="213" w:type="pct"/>
            <w:vAlign w:val="center"/>
          </w:tcPr>
          <w:p w14:paraId="2B99BF37"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7" w:type="pct"/>
            <w:vAlign w:val="center"/>
          </w:tcPr>
          <w:p w14:paraId="2B99BF38" w14:textId="032D5C32" w:rsidR="00BD03A5" w:rsidRPr="003F2ABE" w:rsidRDefault="00BD03A5" w:rsidP="00BD03A5">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BF3C" w14:textId="77777777" w:rsidTr="00A76CF1">
        <w:trPr>
          <w:trHeight w:val="411"/>
        </w:trPr>
        <w:tc>
          <w:tcPr>
            <w:tcW w:w="213" w:type="pct"/>
            <w:vAlign w:val="center"/>
          </w:tcPr>
          <w:p w14:paraId="2B99BF3A"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7" w:type="pct"/>
            <w:vAlign w:val="center"/>
          </w:tcPr>
          <w:p w14:paraId="2B99BF3B" w14:textId="0F19DF27" w:rsidR="00BD03A5" w:rsidRPr="003F2ABE" w:rsidRDefault="005F21D5" w:rsidP="00BD03A5">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r>
              <w:rPr>
                <w:rFonts w:asciiTheme="minorHAnsi" w:hAnsiTheme="minorHAnsi"/>
                <w:bCs/>
              </w:rPr>
              <w:t>.</w:t>
            </w:r>
          </w:p>
        </w:tc>
      </w:tr>
      <w:tr w:rsidR="00BD03A5" w:rsidRPr="003F2ABE" w14:paraId="2B99BF3F" w14:textId="77777777" w:rsidTr="00A76CF1">
        <w:trPr>
          <w:trHeight w:val="411"/>
        </w:trPr>
        <w:tc>
          <w:tcPr>
            <w:tcW w:w="213" w:type="pct"/>
            <w:vAlign w:val="center"/>
          </w:tcPr>
          <w:p w14:paraId="2B99BF3D" w14:textId="77777777" w:rsidR="00BD03A5" w:rsidRPr="003F2ABE" w:rsidRDefault="007C17AE" w:rsidP="007C17AE">
            <w:pPr>
              <w:jc w:val="center"/>
              <w:rPr>
                <w:rFonts w:asciiTheme="minorHAnsi" w:hAnsiTheme="minorHAnsi"/>
                <w:sz w:val="18"/>
                <w:szCs w:val="18"/>
              </w:rPr>
            </w:pPr>
            <w:r>
              <w:rPr>
                <w:rFonts w:asciiTheme="minorHAnsi" w:hAnsiTheme="minorHAnsi"/>
                <w:sz w:val="18"/>
                <w:szCs w:val="18"/>
              </w:rPr>
              <w:t>03</w:t>
            </w:r>
          </w:p>
        </w:tc>
        <w:tc>
          <w:tcPr>
            <w:tcW w:w="4787" w:type="pct"/>
            <w:vAlign w:val="center"/>
          </w:tcPr>
          <w:p w14:paraId="2B99BF3E" w14:textId="77777777" w:rsidR="00BD03A5" w:rsidRPr="003F2ABE" w:rsidRDefault="00BD03A5" w:rsidP="00BD03A5">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BF42" w14:textId="77777777" w:rsidTr="00A76CF1">
        <w:trPr>
          <w:trHeight w:val="411"/>
        </w:trPr>
        <w:tc>
          <w:tcPr>
            <w:tcW w:w="213" w:type="pct"/>
            <w:vAlign w:val="center"/>
          </w:tcPr>
          <w:p w14:paraId="2B99BF40"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04</w:t>
            </w:r>
          </w:p>
        </w:tc>
        <w:tc>
          <w:tcPr>
            <w:tcW w:w="4787" w:type="pct"/>
            <w:vAlign w:val="center"/>
          </w:tcPr>
          <w:p w14:paraId="2B99BF41" w14:textId="38B1137A" w:rsidR="00BD03A5" w:rsidRPr="003F2ABE" w:rsidRDefault="00BD03A5" w:rsidP="00BD03A5">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BF45" w14:textId="77777777" w:rsidTr="00A76CF1">
        <w:trPr>
          <w:trHeight w:val="411"/>
        </w:trPr>
        <w:tc>
          <w:tcPr>
            <w:tcW w:w="213" w:type="pct"/>
            <w:vAlign w:val="center"/>
          </w:tcPr>
          <w:p w14:paraId="2B99BF43"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05</w:t>
            </w:r>
          </w:p>
        </w:tc>
        <w:tc>
          <w:tcPr>
            <w:tcW w:w="4787" w:type="pct"/>
            <w:vAlign w:val="center"/>
          </w:tcPr>
          <w:p w14:paraId="2B99BF44"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BF48" w14:textId="77777777" w:rsidTr="00A76CF1">
        <w:trPr>
          <w:trHeight w:val="411"/>
        </w:trPr>
        <w:tc>
          <w:tcPr>
            <w:tcW w:w="213" w:type="pct"/>
            <w:vAlign w:val="center"/>
          </w:tcPr>
          <w:p w14:paraId="2B99BF46"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06</w:t>
            </w:r>
          </w:p>
        </w:tc>
        <w:tc>
          <w:tcPr>
            <w:tcW w:w="4787" w:type="pct"/>
            <w:vAlign w:val="center"/>
          </w:tcPr>
          <w:p w14:paraId="2B99BF47"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BF4B" w14:textId="77777777" w:rsidTr="00A76CF1">
        <w:trPr>
          <w:trHeight w:val="411"/>
        </w:trPr>
        <w:tc>
          <w:tcPr>
            <w:tcW w:w="213" w:type="pct"/>
            <w:vAlign w:val="center"/>
          </w:tcPr>
          <w:p w14:paraId="2B99BF49"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07</w:t>
            </w:r>
          </w:p>
        </w:tc>
        <w:tc>
          <w:tcPr>
            <w:tcW w:w="4787" w:type="pct"/>
            <w:vAlign w:val="center"/>
          </w:tcPr>
          <w:p w14:paraId="2B99BF4A" w14:textId="7C4507E2" w:rsidR="00BD03A5" w:rsidRPr="003F2ABE" w:rsidRDefault="00BD03A5" w:rsidP="00BD03A5">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7C17AE" w:rsidRPr="007C17AE" w14:paraId="2B99BF4D" w14:textId="77777777" w:rsidTr="007C17AE">
        <w:trPr>
          <w:trHeight w:val="254"/>
        </w:trPr>
        <w:tc>
          <w:tcPr>
            <w:tcW w:w="5000" w:type="pct"/>
            <w:gridSpan w:val="2"/>
            <w:vAlign w:val="center"/>
          </w:tcPr>
          <w:p w14:paraId="2B99BF4C" w14:textId="77777777" w:rsidR="007C17AE" w:rsidRPr="007C17AE" w:rsidRDefault="007C17AE" w:rsidP="00BD03A5">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BF4E" w14:textId="77777777" w:rsidR="00171E43" w:rsidRPr="003F2ABE" w:rsidRDefault="00171E43" w:rsidP="00171E43">
      <w:pPr>
        <w:rPr>
          <w:rFonts w:asciiTheme="minorHAnsi" w:hAnsiTheme="minorHAnsi"/>
          <w:sz w:val="18"/>
          <w:szCs w:val="18"/>
        </w:rPr>
      </w:pPr>
    </w:p>
    <w:p w14:paraId="2B99BF50" w14:textId="77777777" w:rsidR="003F2ABE" w:rsidRPr="003F2ABE" w:rsidRDefault="003F2ABE" w:rsidP="003F2ABE">
      <w:pPr>
        <w:ind w:hanging="677"/>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1B55BB" w:rsidRPr="009E2C1C" w14:paraId="2B99BF52" w14:textId="77777777" w:rsidTr="002F0C86">
        <w:trPr>
          <w:trHeight w:val="323"/>
        </w:trPr>
        <w:tc>
          <w:tcPr>
            <w:tcW w:w="10950" w:type="dxa"/>
            <w:gridSpan w:val="4"/>
            <w:vAlign w:val="center"/>
          </w:tcPr>
          <w:p w14:paraId="2B99BF51" w14:textId="77777777" w:rsidR="001B55BB" w:rsidRPr="009351D2" w:rsidRDefault="001B55BB" w:rsidP="00500CF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t>Documentation Author's Declaration Statement</w:t>
            </w:r>
          </w:p>
        </w:tc>
      </w:tr>
      <w:tr w:rsidR="001B55BB" w:rsidRPr="001B14D6" w14:paraId="2B99BF54" w14:textId="77777777" w:rsidTr="00500CF7">
        <w:trPr>
          <w:trHeight w:val="206"/>
        </w:trPr>
        <w:tc>
          <w:tcPr>
            <w:tcW w:w="10950" w:type="dxa"/>
            <w:gridSpan w:val="4"/>
            <w:vAlign w:val="center"/>
          </w:tcPr>
          <w:p w14:paraId="2B99BF53" w14:textId="77777777" w:rsidR="001B55BB" w:rsidRPr="00E136A4" w:rsidRDefault="001B55BB" w:rsidP="00F3155B">
            <w:pPr>
              <w:keepNext/>
              <w:numPr>
                <w:ilvl w:val="0"/>
                <w:numId w:val="38"/>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1B55BB" w:rsidRPr="00B272DC" w14:paraId="2B99BF57" w14:textId="77777777" w:rsidTr="00500CF7">
        <w:trPr>
          <w:trHeight w:val="360"/>
        </w:trPr>
        <w:tc>
          <w:tcPr>
            <w:tcW w:w="5577" w:type="dxa"/>
            <w:gridSpan w:val="2"/>
          </w:tcPr>
          <w:p w14:paraId="2B99BF55"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2B99BF56"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1B55BB" w:rsidRPr="00B272DC" w14:paraId="2B99BF5A" w14:textId="77777777" w:rsidTr="00500CF7">
        <w:trPr>
          <w:trHeight w:val="360"/>
        </w:trPr>
        <w:tc>
          <w:tcPr>
            <w:tcW w:w="5577" w:type="dxa"/>
            <w:gridSpan w:val="2"/>
          </w:tcPr>
          <w:p w14:paraId="2B99BF58"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2B99BF59"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1B55BB" w:rsidRPr="00B272DC" w14:paraId="2B99BF5D" w14:textId="77777777" w:rsidTr="00500CF7">
        <w:trPr>
          <w:trHeight w:val="360"/>
        </w:trPr>
        <w:tc>
          <w:tcPr>
            <w:tcW w:w="5577" w:type="dxa"/>
            <w:gridSpan w:val="2"/>
          </w:tcPr>
          <w:p w14:paraId="2B99BF5B"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2B99BF5C" w14:textId="23249320"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6157A9">
              <w:rPr>
                <w:rFonts w:asciiTheme="minorHAnsi" w:hAnsiTheme="minorHAnsi"/>
                <w:sz w:val="14"/>
                <w:szCs w:val="14"/>
              </w:rPr>
              <w:t>i</w:t>
            </w:r>
            <w:r w:rsidRPr="00B272DC">
              <w:rPr>
                <w:rFonts w:asciiTheme="minorHAnsi" w:hAnsiTheme="minorHAnsi"/>
                <w:sz w:val="14"/>
                <w:szCs w:val="14"/>
              </w:rPr>
              <w:t>f applicable):</w:t>
            </w:r>
          </w:p>
        </w:tc>
      </w:tr>
      <w:tr w:rsidR="001B55BB" w:rsidRPr="00B272DC" w14:paraId="2B99BF60" w14:textId="77777777" w:rsidTr="00500CF7">
        <w:trPr>
          <w:trHeight w:val="360"/>
        </w:trPr>
        <w:tc>
          <w:tcPr>
            <w:tcW w:w="5577" w:type="dxa"/>
            <w:gridSpan w:val="2"/>
          </w:tcPr>
          <w:p w14:paraId="2B99BF5E"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2B99BF5F"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Phone:</w:t>
            </w:r>
          </w:p>
        </w:tc>
      </w:tr>
      <w:tr w:rsidR="001B55BB" w:rsidRPr="008E6C57" w14:paraId="2B99BF62" w14:textId="77777777" w:rsidTr="00500CF7">
        <w:tblPrEx>
          <w:tblCellMar>
            <w:left w:w="115" w:type="dxa"/>
            <w:right w:w="115" w:type="dxa"/>
          </w:tblCellMar>
        </w:tblPrEx>
        <w:trPr>
          <w:trHeight w:val="296"/>
        </w:trPr>
        <w:tc>
          <w:tcPr>
            <w:tcW w:w="10950" w:type="dxa"/>
            <w:gridSpan w:val="4"/>
            <w:vAlign w:val="center"/>
          </w:tcPr>
          <w:p w14:paraId="2B99BF61" w14:textId="77777777" w:rsidR="001B55BB" w:rsidRDefault="001B55BB" w:rsidP="00500CF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1B55BB" w:rsidRPr="008E6C57" w14:paraId="2B99BF6A" w14:textId="77777777" w:rsidTr="00500CF7">
        <w:tblPrEx>
          <w:tblCellMar>
            <w:left w:w="115" w:type="dxa"/>
            <w:right w:w="115" w:type="dxa"/>
          </w:tblCellMar>
        </w:tblPrEx>
        <w:trPr>
          <w:trHeight w:val="504"/>
        </w:trPr>
        <w:tc>
          <w:tcPr>
            <w:tcW w:w="10950" w:type="dxa"/>
            <w:gridSpan w:val="4"/>
          </w:tcPr>
          <w:p w14:paraId="2B99BF63" w14:textId="77777777" w:rsidR="001B55BB" w:rsidRPr="00FE057A" w:rsidRDefault="001B55BB" w:rsidP="00F3155B">
            <w:pPr>
              <w:pStyle w:val="Heading3"/>
              <w:numPr>
                <w:ilvl w:val="0"/>
                <w:numId w:val="0"/>
              </w:numPr>
              <w:spacing w:before="0"/>
              <w:ind w:right="86"/>
              <w:rPr>
                <w:rFonts w:asciiTheme="minorHAnsi" w:hAnsiTheme="minorHAnsi"/>
                <w:sz w:val="18"/>
                <w:szCs w:val="18"/>
              </w:rPr>
            </w:pPr>
            <w:r w:rsidRPr="00FE057A">
              <w:rPr>
                <w:rFonts w:asciiTheme="minorHAnsi" w:hAnsiTheme="minorHAnsi"/>
                <w:sz w:val="18"/>
                <w:szCs w:val="18"/>
              </w:rPr>
              <w:t xml:space="preserve">I certify the following under penalty of perjury, under the laws of the State of California: </w:t>
            </w:r>
          </w:p>
          <w:p w14:paraId="7A1442C8" w14:textId="77777777" w:rsidR="00EC1510" w:rsidRPr="00FE057A" w:rsidRDefault="00EC1510" w:rsidP="00EC1510">
            <w:pPr>
              <w:pStyle w:val="Heading3"/>
              <w:numPr>
                <w:ilvl w:val="0"/>
                <w:numId w:val="44"/>
              </w:numPr>
              <w:spacing w:before="0"/>
              <w:ind w:right="90"/>
              <w:rPr>
                <w:rFonts w:asciiTheme="minorHAnsi" w:hAnsiTheme="minorHAnsi"/>
                <w:b/>
                <w:caps/>
                <w:sz w:val="18"/>
                <w:szCs w:val="18"/>
              </w:rPr>
            </w:pPr>
            <w:r w:rsidRPr="00FE057A">
              <w:rPr>
                <w:rFonts w:asciiTheme="minorHAnsi" w:hAnsiTheme="minorHAnsi"/>
                <w:sz w:val="18"/>
                <w:szCs w:val="18"/>
              </w:rPr>
              <w:t xml:space="preserve">The information provided on this Certificate of Installation is true and correct. </w:t>
            </w:r>
          </w:p>
          <w:p w14:paraId="7652DBDA" w14:textId="77777777" w:rsidR="00EC1510" w:rsidRPr="00FE057A" w:rsidRDefault="00EC1510" w:rsidP="00EC1510">
            <w:pPr>
              <w:pStyle w:val="Heading3"/>
              <w:numPr>
                <w:ilvl w:val="0"/>
                <w:numId w:val="44"/>
              </w:numPr>
              <w:spacing w:before="0"/>
              <w:ind w:right="90"/>
              <w:rPr>
                <w:rFonts w:asciiTheme="minorHAnsi" w:hAnsiTheme="minorHAnsi"/>
                <w:b/>
                <w:caps/>
                <w:sz w:val="18"/>
              </w:rPr>
            </w:pPr>
            <w:r w:rsidRPr="00FE057A">
              <w:rPr>
                <w:rFonts w:asciiTheme="minorHAnsi" w:hAnsiTheme="minorHAnsi"/>
                <w:snapToGrid w:val="0"/>
                <w:sz w:val="18"/>
                <w:szCs w:val="18"/>
              </w:rPr>
              <w:t xml:space="preserve">I am either: a) a responsible person eligible under Division 3 of the Business and Professions Code </w:t>
            </w:r>
            <w:r w:rsidRPr="00FE057A">
              <w:rPr>
                <w:rFonts w:asciiTheme="minorHAnsi" w:hAnsiTheme="minorHAnsi"/>
                <w:sz w:val="18"/>
                <w:szCs w:val="18"/>
              </w:rPr>
              <w:t xml:space="preserve">in the applicable classification to accept responsibility for the system design, construction, or installation </w:t>
            </w:r>
            <w:r w:rsidRPr="00FE057A">
              <w:rPr>
                <w:rFonts w:asciiTheme="minorHAnsi" w:hAnsiTheme="minorHAnsi"/>
                <w:snapToGrid w:val="0"/>
                <w:sz w:val="18"/>
                <w:szCs w:val="18"/>
              </w:rPr>
              <w:t xml:space="preserve">of features, materials, components, or manufactured devices </w:t>
            </w:r>
            <w:r w:rsidRPr="00FE057A">
              <w:rPr>
                <w:rFonts w:asciiTheme="minorHAnsi" w:hAnsiTheme="minorHAnsi"/>
                <w:sz w:val="18"/>
                <w:szCs w:val="18"/>
              </w:rPr>
              <w:t xml:space="preserve">for the scope of work identified on this Certificate of Installation </w:t>
            </w:r>
            <w:r w:rsidRPr="00FE057A">
              <w:rPr>
                <w:rFonts w:asciiTheme="minorHAnsi" w:hAnsiTheme="minorHAnsi"/>
                <w:snapToGrid w:val="0"/>
                <w:sz w:val="18"/>
                <w:szCs w:val="18"/>
              </w:rPr>
              <w:t>and attest to the declarations in this statement</w:t>
            </w:r>
            <w:r w:rsidRPr="00FE057A">
              <w:rPr>
                <w:rFonts w:asciiTheme="minorHAnsi" w:hAnsiTheme="minorHAnsi"/>
                <w:sz w:val="18"/>
                <w:szCs w:val="18"/>
              </w:rPr>
              <w:t>, or b) I am an authorized representative of the responsible person and attest to the declarations in this statement on the responsible person’s behalf</w:t>
            </w:r>
            <w:r w:rsidRPr="00FE057A">
              <w:rPr>
                <w:rFonts w:asciiTheme="minorHAnsi" w:eastAsia="Calibri" w:hAnsiTheme="minorHAnsi"/>
                <w:sz w:val="18"/>
                <w:szCs w:val="18"/>
              </w:rPr>
              <w:t>.</w:t>
            </w:r>
          </w:p>
          <w:p w14:paraId="63C93B4B" w14:textId="77777777" w:rsidR="00EC1510" w:rsidRPr="00FE057A" w:rsidRDefault="00EC1510" w:rsidP="00EC1510">
            <w:pPr>
              <w:keepNext/>
              <w:numPr>
                <w:ilvl w:val="0"/>
                <w:numId w:val="44"/>
              </w:numPr>
              <w:autoSpaceDE w:val="0"/>
              <w:autoSpaceDN w:val="0"/>
              <w:adjustRightInd w:val="0"/>
              <w:ind w:right="90"/>
              <w:rPr>
                <w:rFonts w:asciiTheme="minorHAnsi" w:hAnsiTheme="minorHAnsi"/>
                <w:sz w:val="18"/>
                <w:szCs w:val="18"/>
              </w:rPr>
            </w:pPr>
            <w:r w:rsidRPr="00FE057A">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FE057A">
              <w:rPr>
                <w:rFonts w:asciiTheme="minorHAnsi" w:eastAsia="Calibri" w:hAnsiTheme="minorHAnsi" w:cs="TimesNewRomanPSMT"/>
                <w:sz w:val="18"/>
                <w:szCs w:val="18"/>
              </w:rPr>
              <w:t>.</w:t>
            </w:r>
          </w:p>
          <w:p w14:paraId="39F4AB40" w14:textId="77777777" w:rsidR="00EC1510" w:rsidRPr="00FE057A" w:rsidRDefault="00EC1510" w:rsidP="00EC1510">
            <w:pPr>
              <w:pStyle w:val="ListParagraph"/>
              <w:keepNext/>
              <w:numPr>
                <w:ilvl w:val="0"/>
                <w:numId w:val="44"/>
              </w:numPr>
              <w:autoSpaceDE w:val="0"/>
              <w:autoSpaceDN w:val="0"/>
              <w:adjustRightInd w:val="0"/>
              <w:rPr>
                <w:rFonts w:asciiTheme="minorHAnsi" w:hAnsiTheme="minorHAnsi"/>
                <w:sz w:val="18"/>
              </w:rPr>
            </w:pPr>
            <w:r w:rsidRPr="00FE057A">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B99BF69" w14:textId="230C6D4E" w:rsidR="001B55BB" w:rsidRPr="00FE057A" w:rsidRDefault="00EC1510" w:rsidP="00FE057A">
            <w:pPr>
              <w:pStyle w:val="ListParagraph"/>
              <w:numPr>
                <w:ilvl w:val="0"/>
                <w:numId w:val="44"/>
              </w:numPr>
              <w:rPr>
                <w:b/>
              </w:rPr>
            </w:pPr>
            <w:r w:rsidRPr="00FE057A">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B55BB" w:rsidRPr="00B272DC" w14:paraId="2B99BF6D" w14:textId="77777777" w:rsidTr="00500CF7">
        <w:tblPrEx>
          <w:tblCellMar>
            <w:left w:w="108" w:type="dxa"/>
            <w:right w:w="108" w:type="dxa"/>
          </w:tblCellMar>
        </w:tblPrEx>
        <w:trPr>
          <w:trHeight w:val="360"/>
        </w:trPr>
        <w:tc>
          <w:tcPr>
            <w:tcW w:w="5307" w:type="dxa"/>
          </w:tcPr>
          <w:p w14:paraId="2B99BF6B" w14:textId="77777777" w:rsidR="001B55BB" w:rsidRPr="00B272DC" w:rsidRDefault="001B55BB" w:rsidP="00500CF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2B99BF6C" w14:textId="77777777" w:rsidR="001B55BB" w:rsidRPr="00B272DC" w:rsidRDefault="001B55BB" w:rsidP="00500CF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1B55BB" w:rsidRPr="00B272DC" w14:paraId="2B99BF70"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6E" w14:textId="09CB4ACB"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B99BF6F"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1B55BB" w:rsidRPr="00B272DC" w14:paraId="2B99BF73"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1"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B99BF72"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1B55BB" w:rsidRPr="00B272DC" w14:paraId="2B99BF77"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4"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B99BF75" w14:textId="12037A28"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6157A9">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B99BF76"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1B55BB" w:rsidRPr="00B272DC" w14:paraId="2B99BF7A"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8"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2B99BF79"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2B99BF7B" w14:textId="77777777" w:rsidR="003F2ABE" w:rsidRPr="003F2ABE" w:rsidRDefault="003F2ABE" w:rsidP="00171E43">
      <w:pPr>
        <w:rPr>
          <w:rFonts w:asciiTheme="minorHAnsi" w:hAnsiTheme="minorHAnsi"/>
          <w:sz w:val="18"/>
          <w:szCs w:val="18"/>
        </w:rPr>
      </w:pPr>
    </w:p>
    <w:p w14:paraId="2B99BF7C" w14:textId="77777777" w:rsidR="003F2ABE" w:rsidRPr="003F2ABE" w:rsidRDefault="003F2ABE" w:rsidP="00171E43">
      <w:pPr>
        <w:rPr>
          <w:rFonts w:asciiTheme="minorHAnsi" w:hAnsiTheme="minorHAnsi"/>
          <w:sz w:val="18"/>
          <w:szCs w:val="18"/>
        </w:rPr>
      </w:pPr>
    </w:p>
    <w:p w14:paraId="2B99BF7D" w14:textId="77777777" w:rsidR="005F4DEA" w:rsidRPr="003F2ABE" w:rsidRDefault="005F4DEA" w:rsidP="005F4DEA">
      <w:pPr>
        <w:rPr>
          <w:rFonts w:asciiTheme="minorHAnsi" w:hAnsiTheme="minorHAnsi"/>
          <w:sz w:val="18"/>
          <w:szCs w:val="18"/>
        </w:rPr>
        <w:sectPr w:rsidR="005F4DEA" w:rsidRPr="003F2ABE" w:rsidSect="003538F5">
          <w:headerReference w:type="even" r:id="rId9"/>
          <w:headerReference w:type="default" r:id="rId10"/>
          <w:footerReference w:type="default" r:id="rId11"/>
          <w:headerReference w:type="first" r:id="rId12"/>
          <w:pgSz w:w="12240" w:h="15840" w:code="1"/>
          <w:pgMar w:top="720" w:right="720" w:bottom="720" w:left="720" w:header="432" w:footer="432" w:gutter="0"/>
          <w:cols w:space="720"/>
          <w:docGrid w:linePitch="272"/>
        </w:sectPr>
      </w:pPr>
    </w:p>
    <w:p w14:paraId="2B99BF7F" w14:textId="6ABF9163" w:rsidR="00042078" w:rsidRPr="00F3155B" w:rsidRDefault="00042078" w:rsidP="00F3155B">
      <w:pPr>
        <w:jc w:val="center"/>
        <w:rPr>
          <w:rFonts w:asciiTheme="minorHAnsi" w:hAnsiTheme="minorHAnsi"/>
          <w:b/>
          <w:szCs w:val="18"/>
        </w:rPr>
      </w:pPr>
      <w:r w:rsidRPr="00F3155B">
        <w:rPr>
          <w:rFonts w:asciiTheme="minorHAnsi" w:hAnsiTheme="minorHAnsi"/>
          <w:b/>
          <w:szCs w:val="18"/>
        </w:rPr>
        <w:lastRenderedPageBreak/>
        <w:t>CF2R-MCH-20e</w:t>
      </w:r>
      <w:r w:rsidR="006157A9" w:rsidRPr="00F3155B">
        <w:rPr>
          <w:rFonts w:asciiTheme="minorHAnsi" w:hAnsiTheme="minorHAnsi"/>
          <w:b/>
          <w:szCs w:val="18"/>
        </w:rPr>
        <w:t>-H User Instructions</w:t>
      </w:r>
    </w:p>
    <w:p w14:paraId="2B99BF80" w14:textId="77777777" w:rsidR="00042078" w:rsidRDefault="00042078" w:rsidP="00042078">
      <w:pPr>
        <w:rPr>
          <w:rFonts w:asciiTheme="minorHAnsi" w:hAnsiTheme="minorHAnsi"/>
          <w:b/>
          <w:sz w:val="18"/>
          <w:szCs w:val="18"/>
        </w:rPr>
      </w:pPr>
    </w:p>
    <w:p w14:paraId="2B99BF81" w14:textId="77777777"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A. System Information</w:t>
      </w:r>
    </w:p>
    <w:p w14:paraId="2B99BF83" w14:textId="205FB132" w:rsidR="00042078" w:rsidRPr="005D33CC" w:rsidRDefault="00042078" w:rsidP="00042078">
      <w:pPr>
        <w:pStyle w:val="ListParagraph"/>
        <w:numPr>
          <w:ilvl w:val="0"/>
          <w:numId w:val="42"/>
        </w:numPr>
        <w:ind w:left="360" w:hanging="360"/>
        <w:rPr>
          <w:rFonts w:ascii="Calibri" w:hAnsi="Calibri"/>
          <w:szCs w:val="18"/>
        </w:rPr>
      </w:pPr>
      <w:r w:rsidRPr="005D33CC">
        <w:rPr>
          <w:rFonts w:asciiTheme="minorHAnsi" w:hAnsiTheme="minorHAnsi"/>
          <w:i/>
        </w:rPr>
        <w:t>HVAC System Identification or Name</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2B99BF84" w14:textId="13F0A2A7"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HVAC System Location or Area Served</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2B99BF85" w14:textId="3760F47D"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Building Type</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(CF1R), which must be completed prior to this document.</w:t>
      </w:r>
    </w:p>
    <w:p w14:paraId="2B99BF86" w14:textId="392E2E6C"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Ducts in Conditioned Space (VLLDCS)</w:t>
      </w:r>
      <w:r w:rsidRPr="005D33CC">
        <w:rPr>
          <w:rFonts w:asciiTheme="minorHAnsi" w:hAnsiTheme="minorHAnsi"/>
        </w:rPr>
        <w:t xml:space="preserve">: </w:t>
      </w:r>
      <w:r w:rsidRPr="005D33CC">
        <w:rPr>
          <w:rFonts w:ascii="Calibri" w:hAnsi="Calibri"/>
          <w:szCs w:val="18"/>
        </w:rPr>
        <w:t xml:space="preserve">This field is filled out automatically. It is referenced from the Certificate of Compliance (CF1R), which must be completed prior to this document. </w:t>
      </w:r>
    </w:p>
    <w:p w14:paraId="2B99BF87" w14:textId="277225A4"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Air-</w:t>
      </w:r>
      <w:r w:rsidR="00D1629A">
        <w:rPr>
          <w:rFonts w:asciiTheme="minorHAnsi" w:hAnsiTheme="minorHAnsi"/>
          <w:i/>
        </w:rPr>
        <w:t>H</w:t>
      </w:r>
      <w:r w:rsidRPr="005D33CC">
        <w:rPr>
          <w:rFonts w:asciiTheme="minorHAnsi" w:hAnsiTheme="minorHAnsi"/>
          <w:i/>
        </w:rPr>
        <w:t>andling Unit (VLLAHU) Credit</w:t>
      </w:r>
      <w:r w:rsidRPr="005D33CC">
        <w:rPr>
          <w:rFonts w:ascii="Calibri" w:hAnsi="Calibri"/>
          <w:szCs w:val="18"/>
        </w:rPr>
        <w:t xml:space="preserve"> This field is filled out automatically. It is referenced from the Certificate of Compliance (CF1R), which must be completed prior to this document.</w:t>
      </w:r>
    </w:p>
    <w:p w14:paraId="2B99BF88" w14:textId="77777777"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Duct System Compliance Category</w:t>
      </w:r>
      <w:r w:rsidRPr="005D33CC">
        <w:rPr>
          <w:rFonts w:asciiTheme="minorHAnsi" w:hAnsiTheme="minorHAnsi"/>
        </w:rPr>
        <w:t>: Choose from New, Replacement, Alteration, Replacement Using Smoke Test, Alteration Using Smoke Test.</w:t>
      </w:r>
    </w:p>
    <w:p w14:paraId="2B99BF89" w14:textId="5B724778"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New:</w:t>
      </w:r>
      <w:r w:rsidRPr="005D33CC">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2B99BF8A" w14:textId="360FC73A"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w:t>
      </w:r>
      <w:r w:rsidRPr="005D33CC">
        <w:rPr>
          <w:rFonts w:asciiTheme="minorHAnsi" w:hAnsiTheme="minorHAnsi"/>
        </w:rPr>
        <w:t xml:space="preserve"> For existing buildings where the equipment is not newly installed but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2B99BF8B" w14:textId="7FE802C2"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Alteration:</w:t>
      </w:r>
      <w:r w:rsidRPr="005D33CC">
        <w:rPr>
          <w:rFonts w:asciiTheme="minorHAnsi" w:hAnsiTheme="minorHAnsi"/>
        </w:rPr>
        <w:t xml:space="preserve"> For existing buildings where any of the following are newly installed or replaced as part of the project and the system does not meet one of the other compliance categories:</w:t>
      </w:r>
    </w:p>
    <w:p w14:paraId="2B99BF8C" w14:textId="77777777" w:rsidR="00042078" w:rsidRPr="005D33CC" w:rsidRDefault="00042078" w:rsidP="00AE23CB">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40 feet of space-conditioning system ducts are installed in unconditioned space or indirectly conditioned space.</w:t>
      </w:r>
    </w:p>
    <w:p w14:paraId="2B99BF8D"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conditioning or heat pump condenser</w:t>
      </w:r>
    </w:p>
    <w:p w14:paraId="2B99BF8E"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Heating or cooling coil</w:t>
      </w:r>
    </w:p>
    <w:p w14:paraId="2B99BF8F"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handler (e.g., furnace, fan coil, package unit)</w:t>
      </w:r>
    </w:p>
    <w:p w14:paraId="6923F01A" w14:textId="165AC248" w:rsidR="005804EF"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 using Smoke Test:</w:t>
      </w:r>
      <w:r w:rsidRPr="005D33CC">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2B99BF91" w14:textId="46AB2547" w:rsidR="00042078" w:rsidRDefault="00042078" w:rsidP="00AE23CB">
      <w:pPr>
        <w:numPr>
          <w:ilvl w:val="1"/>
          <w:numId w:val="13"/>
        </w:numPr>
        <w:tabs>
          <w:tab w:val="clear" w:pos="1440"/>
        </w:tabs>
        <w:spacing w:line="276" w:lineRule="auto"/>
        <w:ind w:left="720"/>
        <w:rPr>
          <w:rFonts w:asciiTheme="minorHAnsi" w:hAnsiTheme="minorHAnsi"/>
        </w:rPr>
      </w:pPr>
      <w:r w:rsidRPr="005804EF">
        <w:rPr>
          <w:rFonts w:asciiTheme="minorHAnsi" w:hAnsiTheme="minorHAnsi"/>
          <w:u w:val="single"/>
        </w:rPr>
        <w:t>Alteration using Smoke Test:</w:t>
      </w:r>
      <w:r w:rsidRPr="005804EF">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2B99BF92" w14:textId="77777777" w:rsidR="00042078" w:rsidRPr="003F2ABE" w:rsidRDefault="00042078" w:rsidP="00042078">
      <w:pPr>
        <w:rPr>
          <w:rFonts w:asciiTheme="minorHAnsi" w:hAnsiTheme="minorHAnsi"/>
          <w:sz w:val="18"/>
          <w:szCs w:val="18"/>
        </w:rPr>
      </w:pPr>
    </w:p>
    <w:p w14:paraId="2B99BF93" w14:textId="3770B152"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B. Duct Leakage Diagnostic Test - Sealing All Accessible Leaks using Smoke Test</w:t>
      </w:r>
    </w:p>
    <w:p w14:paraId="2B99BF94" w14:textId="77777777" w:rsidR="00042078" w:rsidRPr="001274DD" w:rsidRDefault="00042078" w:rsidP="00042078">
      <w:pPr>
        <w:pStyle w:val="ListParagraph"/>
        <w:numPr>
          <w:ilvl w:val="0"/>
          <w:numId w:val="34"/>
        </w:numPr>
        <w:spacing w:line="276" w:lineRule="auto"/>
        <w:rPr>
          <w:rFonts w:asciiTheme="minorHAnsi" w:hAnsiTheme="minorHAnsi"/>
        </w:rPr>
      </w:pPr>
      <w:r w:rsidRPr="00165842">
        <w:rPr>
          <w:rFonts w:asciiTheme="minorHAnsi" w:hAnsiTheme="minorHAnsi"/>
          <w:i/>
        </w:rPr>
        <w:t>Condenser Nominal Cooling Capacity (ton)</w:t>
      </w:r>
      <w:r w:rsidRPr="00165842">
        <w:rPr>
          <w:rFonts w:asciiTheme="minorHAnsi" w:hAnsiTheme="minorHAnsi"/>
        </w:rPr>
        <w:t>: Same data given on MCH-01.</w:t>
      </w:r>
    </w:p>
    <w:p w14:paraId="2B99BF95" w14:textId="57D69D1D" w:rsidR="00042078" w:rsidRPr="001274DD" w:rsidRDefault="00042078" w:rsidP="00042078">
      <w:pPr>
        <w:pStyle w:val="ListParagraph"/>
        <w:numPr>
          <w:ilvl w:val="0"/>
          <w:numId w:val="34"/>
        </w:numPr>
        <w:spacing w:line="276" w:lineRule="auto"/>
        <w:rPr>
          <w:rFonts w:asciiTheme="minorHAnsi" w:hAnsiTheme="minorHAnsi"/>
        </w:rPr>
      </w:pPr>
      <w:r w:rsidRPr="00165842">
        <w:rPr>
          <w:rFonts w:asciiTheme="minorHAnsi" w:hAnsiTheme="minorHAnsi"/>
          <w:i/>
        </w:rPr>
        <w:t>Heating Capacity (kBtu/h)</w:t>
      </w:r>
      <w:r w:rsidRPr="00165842">
        <w:rPr>
          <w:rFonts w:asciiTheme="minorHAnsi" w:hAnsiTheme="minorHAnsi"/>
        </w:rPr>
        <w:t>: Same data given on MCH-01</w:t>
      </w:r>
      <w:r w:rsidR="00204D45">
        <w:rPr>
          <w:rFonts w:asciiTheme="minorHAnsi" w:hAnsiTheme="minorHAnsi"/>
        </w:rPr>
        <w:t>.</w:t>
      </w:r>
      <w:r w:rsidRPr="00165842">
        <w:rPr>
          <w:rFonts w:asciiTheme="minorHAnsi" w:hAnsiTheme="minorHAnsi"/>
        </w:rPr>
        <w:t xml:space="preserve"> </w:t>
      </w:r>
    </w:p>
    <w:p w14:paraId="2B99BF96" w14:textId="32DBFF33" w:rsidR="00042078" w:rsidRPr="001274DD" w:rsidRDefault="00042078" w:rsidP="00042078">
      <w:pPr>
        <w:pStyle w:val="ListParagraph"/>
        <w:numPr>
          <w:ilvl w:val="0"/>
          <w:numId w:val="34"/>
        </w:numPr>
        <w:spacing w:line="276" w:lineRule="auto"/>
        <w:rPr>
          <w:rFonts w:asciiTheme="minorHAnsi" w:hAnsiTheme="minorHAnsi"/>
        </w:rPr>
      </w:pPr>
      <w:r w:rsidRPr="00165842">
        <w:rPr>
          <w:rFonts w:asciiTheme="minorHAnsi" w:hAnsiTheme="minorHAnsi"/>
          <w:i/>
        </w:rPr>
        <w:t>Conditioned Floor Area Served by this HVAC System</w:t>
      </w:r>
      <w:r w:rsidR="00D1629A">
        <w:rPr>
          <w:rFonts w:asciiTheme="minorHAnsi" w:hAnsiTheme="minorHAnsi"/>
          <w:i/>
        </w:rPr>
        <w:t xml:space="preserve"> </w:t>
      </w:r>
      <w:r w:rsidRPr="00165842">
        <w:rPr>
          <w:rFonts w:asciiTheme="minorHAnsi" w:hAnsiTheme="minorHAnsi"/>
          <w:i/>
        </w:rPr>
        <w:t>(ft</w:t>
      </w:r>
      <w:r w:rsidRPr="00165842">
        <w:rPr>
          <w:rFonts w:asciiTheme="minorHAnsi" w:hAnsiTheme="minorHAnsi"/>
          <w:i/>
          <w:vertAlign w:val="superscript"/>
        </w:rPr>
        <w:t>2</w:t>
      </w:r>
      <w:r w:rsidRPr="00165842">
        <w:rPr>
          <w:rFonts w:asciiTheme="minorHAnsi" w:hAnsiTheme="minorHAnsi"/>
          <w:i/>
        </w:rPr>
        <w:t>)</w:t>
      </w:r>
      <w:r w:rsidRPr="00165842">
        <w:rPr>
          <w:rFonts w:asciiTheme="minorHAnsi" w:hAnsiTheme="minorHAnsi"/>
        </w:rPr>
        <w:t>: User must input CFA for the space. Should be consistent with the CF1R input value.</w:t>
      </w:r>
    </w:p>
    <w:p w14:paraId="2B99BF97" w14:textId="77777777" w:rsidR="00042078" w:rsidRPr="00151323" w:rsidRDefault="00042078" w:rsidP="00042078">
      <w:pPr>
        <w:pStyle w:val="ListParagraph"/>
        <w:numPr>
          <w:ilvl w:val="0"/>
          <w:numId w:val="34"/>
        </w:numPr>
        <w:spacing w:line="276" w:lineRule="auto"/>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2B99BF98" w14:textId="18025C07"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9A540B">
        <w:rPr>
          <w:rFonts w:asciiTheme="minorHAnsi" w:hAnsiTheme="minorHAnsi"/>
        </w:rPr>
        <w:t>2016</w:t>
      </w:r>
      <w:r w:rsidRPr="001D2E44">
        <w:rPr>
          <w:rFonts w:asciiTheme="minorHAnsi" w:hAnsiTheme="minorHAnsi"/>
        </w:rPr>
        <w:t xml:space="preserve"> Reference Appendices).</w:t>
      </w:r>
      <w:r>
        <w:rPr>
          <w:rFonts w:asciiTheme="minorHAnsi" w:hAnsiTheme="minorHAnsi"/>
        </w:rPr>
        <w:t xml:space="preserve">  In this case the air</w:t>
      </w:r>
      <w:r w:rsidR="00D1629A">
        <w:rPr>
          <w:rFonts w:asciiTheme="minorHAnsi" w:hAnsiTheme="minorHAnsi"/>
        </w:rPr>
        <w:t>-</w:t>
      </w:r>
      <w:r>
        <w:rPr>
          <w:rFonts w:asciiTheme="minorHAnsi" w:hAnsiTheme="minorHAnsi"/>
        </w:rPr>
        <w:t>handling unit (AHU) is installed at the time of test.</w:t>
      </w:r>
    </w:p>
    <w:p w14:paraId="2B99BF99" w14:textId="2D91463F" w:rsidR="00042078" w:rsidRPr="00151323" w:rsidRDefault="00042078" w:rsidP="00042078">
      <w:pPr>
        <w:pStyle w:val="ListParagraph"/>
        <w:numPr>
          <w:ilvl w:val="1"/>
          <w:numId w:val="34"/>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r w:rsidR="009A540B">
        <w:rPr>
          <w:rFonts w:asciiTheme="minorHAnsi" w:hAnsiTheme="minorHAnsi"/>
        </w:rPr>
        <w:t>2016</w:t>
      </w:r>
      <w:r w:rsidRPr="001D2E44">
        <w:rPr>
          <w:rFonts w:asciiTheme="minorHAnsi" w:hAnsiTheme="minorHAnsi"/>
        </w:rPr>
        <w:t xml:space="preserve"> Reference Appendices).</w:t>
      </w:r>
    </w:p>
    <w:p w14:paraId="2B99BF9A" w14:textId="3940A03A"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i.e. all equipment, ducts, and registers are installed and the system is essentially in its final operating condition. </w:t>
      </w:r>
      <w:r w:rsidRPr="001D2E44">
        <w:rPr>
          <w:rFonts w:asciiTheme="minorHAnsi" w:hAnsiTheme="minorHAnsi"/>
        </w:rPr>
        <w:t xml:space="preserve">(rough-in no longer an option.  See Section RA3.1.4.3.1 of the </w:t>
      </w:r>
      <w:r w:rsidR="009A540B">
        <w:rPr>
          <w:rFonts w:asciiTheme="minorHAnsi" w:hAnsiTheme="minorHAnsi"/>
        </w:rPr>
        <w:t>2016</w:t>
      </w:r>
      <w:r w:rsidRPr="001D2E44">
        <w:rPr>
          <w:rFonts w:asciiTheme="minorHAnsi" w:hAnsiTheme="minorHAnsi"/>
        </w:rPr>
        <w:t xml:space="preserve"> Reference Appendices).</w:t>
      </w:r>
    </w:p>
    <w:p w14:paraId="2B99BF9B" w14:textId="77777777" w:rsidR="00042078" w:rsidRPr="00151323" w:rsidRDefault="00042078" w:rsidP="00042078">
      <w:pPr>
        <w:pStyle w:val="ListParagraph"/>
        <w:numPr>
          <w:ilvl w:val="0"/>
          <w:numId w:val="34"/>
        </w:numPr>
        <w:spacing w:line="276" w:lineRule="auto"/>
        <w:rPr>
          <w:rFonts w:asciiTheme="minorHAnsi" w:hAnsiTheme="minorHAnsi"/>
        </w:rPr>
      </w:pPr>
      <w:r w:rsidRPr="0011635C">
        <w:rPr>
          <w:rFonts w:asciiTheme="minorHAnsi" w:hAnsiTheme="minorHAnsi"/>
          <w:i/>
        </w:rPr>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2B99BF9C" w14:textId="77777777" w:rsidR="00042078" w:rsidRPr="00151323" w:rsidRDefault="00042078" w:rsidP="00042078">
      <w:pPr>
        <w:pStyle w:val="ListParagraph"/>
        <w:numPr>
          <w:ilvl w:val="0"/>
          <w:numId w:val="34"/>
        </w:numPr>
        <w:spacing w:line="276" w:lineRule="auto"/>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2B99BF9D" w14:textId="61AD2CF1" w:rsidR="00042078" w:rsidRPr="00151323" w:rsidRDefault="00042078" w:rsidP="00042078">
      <w:pPr>
        <w:pStyle w:val="ListParagraph"/>
        <w:numPr>
          <w:ilvl w:val="0"/>
          <w:numId w:val="34"/>
        </w:numPr>
        <w:spacing w:line="276" w:lineRule="auto"/>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204D45">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2B99BF9E" w14:textId="7F4F9387"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9A540B">
        <w:rPr>
          <w:rFonts w:asciiTheme="minorHAnsi" w:hAnsiTheme="minorHAnsi"/>
        </w:rPr>
        <w:t>2016</w:t>
      </w:r>
      <w:r w:rsidRPr="001D2E44">
        <w:rPr>
          <w:rFonts w:asciiTheme="minorHAnsi" w:hAnsiTheme="minorHAnsi"/>
        </w:rPr>
        <w:t xml:space="preserve"> Reference Appendices).</w:t>
      </w:r>
    </w:p>
    <w:p w14:paraId="2B99BF9F" w14:textId="2ADBA6AB"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w:t>
      </w:r>
      <w:r>
        <w:rPr>
          <w:rFonts w:asciiTheme="minorHAnsi" w:hAnsiTheme="minorHAnsi"/>
        </w:rPr>
        <w:t>air conditioning</w:t>
      </w:r>
      <w:r w:rsidRPr="001D2E44">
        <w:rPr>
          <w:rFonts w:asciiTheme="minorHAnsi" w:hAnsiTheme="minorHAnsi"/>
        </w:rPr>
        <w:t xml:space="preserve">, this selection must be made, and the nominal air handler airflow shall be 400 CFM per nominal ton of condensing unit cooling capacity as specified by the manufacturer </w:t>
      </w:r>
      <w:r>
        <w:rPr>
          <w:rFonts w:asciiTheme="minorHAnsi" w:hAnsiTheme="minorHAnsi"/>
        </w:rPr>
        <w:t xml:space="preserve">(Note: </w:t>
      </w:r>
      <w:r w:rsidRPr="001D2E44">
        <w:rPr>
          <w:rFonts w:asciiTheme="minorHAnsi" w:hAnsiTheme="minorHAnsi"/>
        </w:rPr>
        <w:t>the heating only value</w:t>
      </w:r>
      <w:r>
        <w:rPr>
          <w:rFonts w:asciiTheme="minorHAnsi" w:hAnsiTheme="minorHAnsi"/>
        </w:rPr>
        <w:t xml:space="preserve"> may be used, if higher, </w:t>
      </w:r>
      <w:r w:rsidRPr="001D2E44">
        <w:rPr>
          <w:rFonts w:asciiTheme="minorHAnsi" w:hAnsiTheme="minorHAnsi"/>
        </w:rPr>
        <w:t xml:space="preserve">See Section RA3.1.4.2.2 of the </w:t>
      </w:r>
      <w:r w:rsidR="009A540B">
        <w:rPr>
          <w:rFonts w:asciiTheme="minorHAnsi" w:hAnsiTheme="minorHAnsi"/>
        </w:rPr>
        <w:t>2016</w:t>
      </w:r>
      <w:r w:rsidRPr="001D2E44">
        <w:rPr>
          <w:rFonts w:asciiTheme="minorHAnsi" w:hAnsiTheme="minorHAnsi"/>
        </w:rPr>
        <w:t xml:space="preserve"> Reference Appendices).</w:t>
      </w:r>
    </w:p>
    <w:p w14:paraId="2B99BFA0" w14:textId="4795B4EE" w:rsidR="00042078" w:rsidRPr="00151323" w:rsidRDefault="00042078" w:rsidP="00042078">
      <w:pPr>
        <w:pStyle w:val="ListParagraph"/>
        <w:numPr>
          <w:ilvl w:val="1"/>
          <w:numId w:val="34"/>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the nominal air handler airflow shall be 21.7 CFM per kBtu/h of rated heating output capacity.</w:t>
      </w:r>
    </w:p>
    <w:p w14:paraId="2B99BFA1" w14:textId="554ADAE3"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Measured Airflow Method:</w:t>
      </w:r>
      <w:r w:rsidRPr="001D2E44">
        <w:rPr>
          <w:rFonts w:asciiTheme="minorHAnsi" w:hAnsiTheme="minorHAnsi"/>
        </w:rPr>
        <w:t xml:space="preserve"> The </w:t>
      </w:r>
      <w:r>
        <w:rPr>
          <w:rFonts w:asciiTheme="minorHAnsi" w:hAnsiTheme="minorHAnsi"/>
        </w:rPr>
        <w:t xml:space="preserve">measured </w:t>
      </w:r>
      <w:r w:rsidRPr="001D2E44">
        <w:rPr>
          <w:rFonts w:asciiTheme="minorHAnsi" w:hAnsiTheme="minorHAnsi"/>
        </w:rPr>
        <w:t xml:space="preserve">system airflow can be used as the air handler airflow for the purpose of establishing duct leakage percentage (See Section RA3.1.4.2.3 of the </w:t>
      </w:r>
      <w:r w:rsidR="009A540B">
        <w:rPr>
          <w:rFonts w:asciiTheme="minorHAnsi" w:hAnsiTheme="minorHAnsi"/>
        </w:rPr>
        <w:t>2016</w:t>
      </w:r>
      <w:r w:rsidRPr="001D2E44">
        <w:rPr>
          <w:rFonts w:asciiTheme="minorHAnsi" w:hAnsiTheme="minorHAnsi"/>
        </w:rPr>
        <w:t xml:space="preserve"> Reference Appendices).</w:t>
      </w:r>
    </w:p>
    <w:p w14:paraId="2B99BFA2" w14:textId="4BA20E37" w:rsidR="00042078" w:rsidRPr="00151323" w:rsidRDefault="00042078" w:rsidP="00042078">
      <w:pPr>
        <w:pStyle w:val="ListParagraph"/>
        <w:numPr>
          <w:ilvl w:val="0"/>
          <w:numId w:val="34"/>
        </w:numPr>
        <w:spacing w:line="276" w:lineRule="auto"/>
        <w:rPr>
          <w:rFonts w:asciiTheme="minorHAnsi" w:hAnsiTheme="minorHAnsi"/>
        </w:rPr>
      </w:pPr>
      <w:r w:rsidRPr="001D2E44">
        <w:rPr>
          <w:rFonts w:asciiTheme="minorHAnsi" w:hAnsiTheme="minorHAnsi"/>
          <w:i/>
        </w:rPr>
        <w:t>Measured AHU Airflow (CFM)</w:t>
      </w:r>
      <w:r w:rsidRPr="001D2E44">
        <w:rPr>
          <w:rFonts w:asciiTheme="minorHAnsi" w:hAnsiTheme="minorHAnsi"/>
        </w:rPr>
        <w:t xml:space="preserve">: If “Measured Airflow Method” is selected </w:t>
      </w:r>
      <w:r>
        <w:rPr>
          <w:rFonts w:asciiTheme="minorHAnsi" w:hAnsiTheme="minorHAnsi"/>
        </w:rPr>
        <w:t xml:space="preserve">as the </w:t>
      </w: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204D45">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must input measured airflow.</w:t>
      </w:r>
    </w:p>
    <w:p w14:paraId="2B99BFA3" w14:textId="77777777" w:rsidR="00042078" w:rsidRPr="00151323" w:rsidRDefault="00042078" w:rsidP="00042078">
      <w:pPr>
        <w:pStyle w:val="ListParagraph"/>
        <w:numPr>
          <w:ilvl w:val="0"/>
          <w:numId w:val="34"/>
        </w:numPr>
        <w:spacing w:line="276" w:lineRule="auto"/>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2B99BFA4" w14:textId="77777777" w:rsidR="00042078" w:rsidRPr="00DA210E" w:rsidRDefault="00042078" w:rsidP="00042078">
      <w:pPr>
        <w:pStyle w:val="ListParagraph"/>
        <w:numPr>
          <w:ilvl w:val="0"/>
          <w:numId w:val="34"/>
        </w:numPr>
        <w:spacing w:line="276" w:lineRule="auto"/>
        <w:rPr>
          <w:rFonts w:asciiTheme="minorHAnsi" w:hAnsiTheme="minorHAnsi"/>
          <w:sz w:val="18"/>
          <w:szCs w:val="18"/>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r w:rsidRPr="00DA210E">
        <w:rPr>
          <w:rFonts w:asciiTheme="minorHAnsi" w:hAnsiTheme="minorHAnsi"/>
          <w:i/>
          <w:sz w:val="18"/>
          <w:szCs w:val="18"/>
        </w:rPr>
        <w:t xml:space="preserve"> </w:t>
      </w:r>
    </w:p>
    <w:p w14:paraId="2B99BFA5" w14:textId="2252FEB1" w:rsidR="00042078" w:rsidRPr="00F3155B" w:rsidRDefault="00042078" w:rsidP="00042078">
      <w:pPr>
        <w:pStyle w:val="ListParagraph"/>
        <w:numPr>
          <w:ilvl w:val="0"/>
          <w:numId w:val="34"/>
        </w:numPr>
        <w:spacing w:line="276" w:lineRule="auto"/>
        <w:rPr>
          <w:rFonts w:asciiTheme="minorHAnsi" w:hAnsiTheme="minorHAnsi"/>
          <w:szCs w:val="18"/>
        </w:rPr>
      </w:pPr>
      <w:r w:rsidRPr="00F3155B">
        <w:rPr>
          <w:rFonts w:asciiTheme="minorHAnsi" w:hAnsiTheme="minorHAnsi"/>
          <w:i/>
          <w:szCs w:val="18"/>
        </w:rPr>
        <w:t>Compliance Statement</w:t>
      </w:r>
      <w:r w:rsidRPr="00F3155B">
        <w:rPr>
          <w:rFonts w:asciiTheme="minorHAnsi" w:hAnsiTheme="minorHAnsi"/>
          <w:szCs w:val="18"/>
        </w:rPr>
        <w:t>: If measured leakage (B10) is less than or equal to allowable duct leakage rate (B</w:t>
      </w:r>
      <w:r w:rsidR="00D1629A">
        <w:rPr>
          <w:rFonts w:asciiTheme="minorHAnsi" w:hAnsiTheme="minorHAnsi"/>
          <w:szCs w:val="18"/>
        </w:rPr>
        <w:t>0</w:t>
      </w:r>
      <w:r w:rsidRPr="00F3155B">
        <w:rPr>
          <w:rFonts w:asciiTheme="minorHAnsi" w:hAnsiTheme="minorHAnsi"/>
          <w:szCs w:val="18"/>
        </w:rPr>
        <w:t xml:space="preserve">9), “system passes - system complies with Allowable Duct Leakage Rate Criterion” will automatically populate.  </w:t>
      </w:r>
    </w:p>
    <w:p w14:paraId="2B99BFA6"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If measured leakage is greater than allowable duct leakage rate, then the following will automatically populate:</w:t>
      </w:r>
    </w:p>
    <w:p w14:paraId="2B99BFA7"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“System passes using smoke test of an altered HVAC system in an existing building</w:t>
      </w:r>
    </w:p>
    <w:p w14:paraId="2B99BFA8" w14:textId="77777777"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No visible smoke exits the accessible portions of the duct system.</w:t>
      </w:r>
    </w:p>
    <w:p w14:paraId="2B99BFA9" w14:textId="51721049"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Smoke is only emanating from air handler unit (AHU cabinet and non</w:t>
      </w:r>
      <w:r w:rsidR="00204D45" w:rsidRPr="00F3155B">
        <w:rPr>
          <w:rFonts w:asciiTheme="minorHAnsi" w:hAnsiTheme="minorHAnsi"/>
          <w:szCs w:val="18"/>
        </w:rPr>
        <w:t>-</w:t>
      </w:r>
      <w:r w:rsidRPr="00F3155B">
        <w:rPr>
          <w:rFonts w:asciiTheme="minorHAnsi" w:hAnsiTheme="minorHAnsi"/>
          <w:szCs w:val="18"/>
        </w:rPr>
        <w:t>accessible portions of the duct system.</w:t>
      </w:r>
    </w:p>
    <w:p w14:paraId="22BF0C49" w14:textId="77777777" w:rsidR="005804EF" w:rsidRDefault="005804EF" w:rsidP="00042078">
      <w:pPr>
        <w:spacing w:line="276" w:lineRule="auto"/>
        <w:ind w:left="360"/>
        <w:rPr>
          <w:rFonts w:asciiTheme="minorHAnsi" w:hAnsiTheme="minorHAnsi"/>
          <w:szCs w:val="18"/>
        </w:rPr>
      </w:pPr>
    </w:p>
    <w:p w14:paraId="2B99BFAA" w14:textId="33BC1ACB" w:rsidR="00042078" w:rsidRPr="00F3155B" w:rsidRDefault="00042078" w:rsidP="00042078">
      <w:pPr>
        <w:spacing w:line="276" w:lineRule="auto"/>
        <w:ind w:left="360"/>
        <w:rPr>
          <w:rFonts w:asciiTheme="minorHAnsi" w:hAnsiTheme="minorHAnsi"/>
          <w:szCs w:val="18"/>
        </w:rPr>
      </w:pPr>
      <w:r w:rsidRPr="00F3155B">
        <w:rPr>
          <w:rFonts w:asciiTheme="minorHAnsi" w:hAnsiTheme="minorHAnsi"/>
          <w:szCs w:val="18"/>
        </w:rPr>
        <w:t>Note: Accessible is defined as having access thereto, but which first may require removal or opening of access panels, doors, or moving similar obstructions. If access to the ducts requires an object to be demolished or deconstructed, then sealing of those ducts is not required.</w:t>
      </w:r>
    </w:p>
    <w:p w14:paraId="2B99BFAB" w14:textId="77777777" w:rsidR="00042078" w:rsidRDefault="00042078" w:rsidP="00A662D3">
      <w:pPr>
        <w:rPr>
          <w:rFonts w:asciiTheme="minorHAnsi" w:hAnsiTheme="minorHAnsi"/>
          <w:b/>
          <w:sz w:val="18"/>
          <w:szCs w:val="18"/>
        </w:rPr>
      </w:pPr>
    </w:p>
    <w:p w14:paraId="2B99BFD0" w14:textId="601CB6D7" w:rsidR="00042078" w:rsidRDefault="00042078">
      <w:pPr>
        <w:spacing w:line="276" w:lineRule="auto"/>
        <w:ind w:left="360"/>
        <w:rPr>
          <w:rFonts w:asciiTheme="minorHAnsi" w:hAnsiTheme="minorHAnsi"/>
          <w:sz w:val="18"/>
          <w:szCs w:val="18"/>
        </w:rPr>
      </w:pPr>
    </w:p>
    <w:p w14:paraId="2B99BFD1" w14:textId="77777777" w:rsidR="005F4DEA" w:rsidRPr="003F2ABE" w:rsidRDefault="005F4DEA">
      <w:pPr>
        <w:spacing w:line="276" w:lineRule="auto"/>
        <w:rPr>
          <w:rFonts w:asciiTheme="minorHAnsi" w:hAnsiTheme="minorHAnsi"/>
          <w:sz w:val="18"/>
          <w:szCs w:val="18"/>
        </w:rPr>
        <w:sectPr w:rsidR="005F4DEA" w:rsidRPr="003F2ABE" w:rsidSect="005F4DEA">
          <w:headerReference w:type="even" r:id="rId13"/>
          <w:headerReference w:type="default" r:id="rId14"/>
          <w:footerReference w:type="default" r:id="rId15"/>
          <w:headerReference w:type="first" r:id="rId16"/>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0"/>
        <w:gridCol w:w="4074"/>
        <w:gridCol w:w="6256"/>
      </w:tblGrid>
      <w:tr w:rsidR="00500CF7" w:rsidRPr="003F2ABE" w14:paraId="2B99BFD4" w14:textId="77777777" w:rsidTr="00F3155B">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D3" w14:textId="77777777" w:rsidR="00500CF7" w:rsidRPr="003F2ABE" w:rsidRDefault="00500CF7" w:rsidP="00791BBD">
            <w:pPr>
              <w:rPr>
                <w:rFonts w:asciiTheme="minorHAnsi" w:hAnsiTheme="minorHAnsi"/>
                <w:sz w:val="18"/>
                <w:szCs w:val="18"/>
              </w:rPr>
            </w:pPr>
            <w:r w:rsidRPr="00F3155B">
              <w:rPr>
                <w:rFonts w:asciiTheme="minorHAnsi" w:hAnsiTheme="minorHAnsi"/>
                <w:b/>
                <w:szCs w:val="18"/>
              </w:rPr>
              <w:t>A. System Information</w:t>
            </w:r>
          </w:p>
        </w:tc>
      </w:tr>
      <w:tr w:rsidR="00756AD5" w:rsidRPr="003F2ABE" w14:paraId="2B99BFD8"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D5" w14:textId="451E6463"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1</w:t>
            </w:r>
          </w:p>
        </w:tc>
        <w:tc>
          <w:tcPr>
            <w:tcW w:w="1888" w:type="pct"/>
            <w:tcBorders>
              <w:top w:val="single" w:sz="4" w:space="0" w:color="auto"/>
              <w:left w:val="single" w:sz="4" w:space="0" w:color="auto"/>
              <w:bottom w:val="single" w:sz="4" w:space="0" w:color="auto"/>
              <w:right w:val="single" w:sz="4" w:space="0" w:color="auto"/>
            </w:tcBorders>
            <w:vAlign w:val="center"/>
          </w:tcPr>
          <w:p w14:paraId="2B99BFD6" w14:textId="525CBFE7"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Identification or Name</w:t>
            </w:r>
          </w:p>
        </w:tc>
        <w:tc>
          <w:tcPr>
            <w:tcW w:w="2899" w:type="pct"/>
            <w:tcBorders>
              <w:top w:val="single" w:sz="4" w:space="0" w:color="auto"/>
              <w:left w:val="single" w:sz="4" w:space="0" w:color="auto"/>
              <w:bottom w:val="single" w:sz="4" w:space="0" w:color="auto"/>
              <w:right w:val="single" w:sz="4" w:space="0" w:color="auto"/>
            </w:tcBorders>
            <w:vAlign w:val="center"/>
          </w:tcPr>
          <w:p w14:paraId="2B99BFD7"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756AD5" w:rsidRPr="003F2ABE" w14:paraId="2B99BFDC"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D9" w14:textId="39FDFB90"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2</w:t>
            </w:r>
          </w:p>
        </w:tc>
        <w:tc>
          <w:tcPr>
            <w:tcW w:w="1888" w:type="pct"/>
            <w:tcBorders>
              <w:top w:val="single" w:sz="4" w:space="0" w:color="auto"/>
              <w:left w:val="single" w:sz="4" w:space="0" w:color="auto"/>
              <w:bottom w:val="single" w:sz="4" w:space="0" w:color="auto"/>
              <w:right w:val="single" w:sz="4" w:space="0" w:color="auto"/>
            </w:tcBorders>
            <w:vAlign w:val="center"/>
          </w:tcPr>
          <w:p w14:paraId="2B99BFDA" w14:textId="4B3AD8CF"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Location or Area Served</w:t>
            </w:r>
          </w:p>
        </w:tc>
        <w:tc>
          <w:tcPr>
            <w:tcW w:w="2899" w:type="pct"/>
            <w:tcBorders>
              <w:top w:val="single" w:sz="4" w:space="0" w:color="auto"/>
              <w:left w:val="single" w:sz="4" w:space="0" w:color="auto"/>
              <w:bottom w:val="single" w:sz="4" w:space="0" w:color="auto"/>
              <w:right w:val="single" w:sz="4" w:space="0" w:color="auto"/>
            </w:tcBorders>
            <w:vAlign w:val="center"/>
          </w:tcPr>
          <w:p w14:paraId="2B99BFDB"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756AD5" w:rsidRPr="003F2ABE" w14:paraId="2B99BFE0"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DD" w14:textId="5FA895BB"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3</w:t>
            </w:r>
          </w:p>
        </w:tc>
        <w:tc>
          <w:tcPr>
            <w:tcW w:w="1888" w:type="pct"/>
            <w:tcBorders>
              <w:top w:val="single" w:sz="4" w:space="0" w:color="auto"/>
              <w:left w:val="single" w:sz="4" w:space="0" w:color="auto"/>
              <w:bottom w:val="single" w:sz="4" w:space="0" w:color="auto"/>
              <w:right w:val="single" w:sz="4" w:space="0" w:color="auto"/>
            </w:tcBorders>
            <w:vAlign w:val="center"/>
          </w:tcPr>
          <w:p w14:paraId="2B99BFDE" w14:textId="2B9C5983"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Building Type from </w:t>
            </w:r>
            <w:r w:rsidR="002776B2">
              <w:rPr>
                <w:rFonts w:asciiTheme="minorHAnsi" w:hAnsiTheme="minorHAnsi"/>
                <w:sz w:val="18"/>
                <w:szCs w:val="18"/>
              </w:rPr>
              <w:t>CF1R</w:t>
            </w:r>
          </w:p>
        </w:tc>
        <w:tc>
          <w:tcPr>
            <w:tcW w:w="2899" w:type="pct"/>
            <w:tcBorders>
              <w:top w:val="single" w:sz="4" w:space="0" w:color="auto"/>
              <w:left w:val="single" w:sz="4" w:space="0" w:color="auto"/>
              <w:bottom w:val="single" w:sz="4" w:space="0" w:color="auto"/>
              <w:right w:val="single" w:sz="4" w:space="0" w:color="auto"/>
            </w:tcBorders>
            <w:vAlign w:val="center"/>
          </w:tcPr>
          <w:p w14:paraId="2B99BFDF" w14:textId="77777777" w:rsidR="00756AD5" w:rsidRPr="003F2ABE" w:rsidRDefault="00756AD5" w:rsidP="00F363EA">
            <w:pPr>
              <w:rPr>
                <w:rFonts w:asciiTheme="minorHAnsi" w:hAnsiTheme="minorHAnsi"/>
                <w:sz w:val="18"/>
                <w:szCs w:val="18"/>
              </w:rPr>
            </w:pPr>
            <w:r w:rsidRPr="003F2ABE">
              <w:rPr>
                <w:rFonts w:asciiTheme="minorHAnsi" w:hAnsiTheme="minorHAnsi"/>
                <w:sz w:val="18"/>
                <w:szCs w:val="18"/>
              </w:rPr>
              <w:t>&lt;&lt;</w:t>
            </w:r>
            <w:r w:rsidR="00B94A82" w:rsidRPr="00B94A82">
              <w:rPr>
                <w:rFonts w:asciiTheme="minorHAnsi" w:hAnsiTheme="minorHAnsi"/>
                <w:sz w:val="18"/>
                <w:szCs w:val="18"/>
              </w:rPr>
              <w:t>text</w:t>
            </w:r>
            <w:r w:rsidRPr="00F363EA">
              <w:rPr>
                <w:rFonts w:asciiTheme="minorHAnsi" w:hAnsiTheme="minorHAnsi"/>
                <w:sz w:val="18"/>
                <w:szCs w:val="18"/>
              </w:rPr>
              <w:t xml:space="preserve"> </w:t>
            </w:r>
            <w:r w:rsidRPr="003F2ABE">
              <w:rPr>
                <w:rFonts w:asciiTheme="minorHAnsi" w:hAnsiTheme="minorHAnsi"/>
                <w:sz w:val="18"/>
                <w:szCs w:val="18"/>
              </w:rPr>
              <w:t xml:space="preserve">(data from </w:t>
            </w:r>
            <w:r w:rsidR="002776B2">
              <w:rPr>
                <w:rFonts w:asciiTheme="minorHAnsi" w:hAnsiTheme="minorHAnsi"/>
                <w:sz w:val="18"/>
                <w:szCs w:val="18"/>
              </w:rPr>
              <w:t>CF1R</w:t>
            </w:r>
            <w:r w:rsidRPr="003F2ABE">
              <w:rPr>
                <w:rFonts w:asciiTheme="minorHAnsi" w:hAnsiTheme="minorHAnsi"/>
                <w:sz w:val="18"/>
                <w:szCs w:val="18"/>
              </w:rPr>
              <w:t>)</w:t>
            </w:r>
          </w:p>
        </w:tc>
      </w:tr>
      <w:tr w:rsidR="00756AD5" w:rsidRPr="003F2ABE" w14:paraId="2B99BFE4"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E1" w14:textId="61851FA4"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4</w:t>
            </w:r>
          </w:p>
        </w:tc>
        <w:tc>
          <w:tcPr>
            <w:tcW w:w="1888" w:type="pct"/>
            <w:tcBorders>
              <w:top w:val="single" w:sz="4" w:space="0" w:color="auto"/>
              <w:left w:val="single" w:sz="4" w:space="0" w:color="auto"/>
              <w:bottom w:val="single" w:sz="4" w:space="0" w:color="auto"/>
              <w:right w:val="single" w:sz="4" w:space="0" w:color="auto"/>
            </w:tcBorders>
            <w:vAlign w:val="center"/>
          </w:tcPr>
          <w:p w14:paraId="2B99BFE2"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r w:rsidR="002776B2">
              <w:rPr>
                <w:rFonts w:asciiTheme="minorHAnsi" w:hAnsiTheme="minorHAnsi"/>
                <w:sz w:val="18"/>
                <w:szCs w:val="18"/>
              </w:rPr>
              <w:t>CF1R</w:t>
            </w:r>
            <w:r w:rsidRPr="003F2ABE">
              <w:rPr>
                <w:rFonts w:asciiTheme="minorHAnsi" w:hAnsiTheme="minorHAnsi"/>
                <w:sz w:val="18"/>
                <w:szCs w:val="18"/>
              </w:rPr>
              <w:t>?</w:t>
            </w:r>
          </w:p>
        </w:tc>
        <w:tc>
          <w:tcPr>
            <w:tcW w:w="2899" w:type="pct"/>
            <w:tcBorders>
              <w:top w:val="single" w:sz="4" w:space="0" w:color="auto"/>
              <w:left w:val="single" w:sz="4" w:space="0" w:color="auto"/>
              <w:bottom w:val="single" w:sz="4" w:space="0" w:color="auto"/>
              <w:right w:val="single" w:sz="4" w:space="0" w:color="auto"/>
            </w:tcBorders>
            <w:vAlign w:val="center"/>
          </w:tcPr>
          <w:p w14:paraId="2B99BFE3"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&lt;&lt;calculated result:  (= true or false depending on </w:t>
            </w:r>
            <w:r w:rsidR="002776B2">
              <w:rPr>
                <w:rFonts w:asciiTheme="minorHAnsi" w:hAnsiTheme="minorHAnsi"/>
                <w:sz w:val="18"/>
                <w:szCs w:val="18"/>
              </w:rPr>
              <w:t>CF1R</w:t>
            </w:r>
            <w:r w:rsidRPr="003F2ABE">
              <w:rPr>
                <w:rFonts w:asciiTheme="minorHAnsi" w:hAnsiTheme="minorHAnsi"/>
                <w:sz w:val="18"/>
                <w:szCs w:val="18"/>
              </w:rPr>
              <w:t xml:space="preserve"> data:  if true =&gt;display message directing use of </w:t>
            </w:r>
            <w:r w:rsidRPr="003F2ABE">
              <w:rPr>
                <w:rFonts w:asciiTheme="minorHAnsi" w:hAnsiTheme="minorHAnsi"/>
                <w:sz w:val="18"/>
                <w:szCs w:val="18"/>
                <w:u w:val="single"/>
              </w:rPr>
              <w:t>VLLDCS</w:t>
            </w:r>
            <w:r w:rsidRPr="003F2ABE">
              <w:rPr>
                <w:rFonts w:asciiTheme="minorHAnsi" w:hAnsiTheme="minorHAnsi"/>
                <w:sz w:val="18"/>
                <w:szCs w:val="18"/>
              </w:rPr>
              <w:t xml:space="preserve"> method 20b)&gt;&gt;</w:t>
            </w:r>
          </w:p>
        </w:tc>
      </w:tr>
      <w:tr w:rsidR="00756AD5" w:rsidRPr="003F2ABE" w14:paraId="2B99BFE8"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E5" w14:textId="4B1BC852"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5</w:t>
            </w:r>
          </w:p>
        </w:tc>
        <w:tc>
          <w:tcPr>
            <w:tcW w:w="1888" w:type="pct"/>
            <w:tcBorders>
              <w:top w:val="single" w:sz="4" w:space="0" w:color="auto"/>
              <w:left w:val="single" w:sz="4" w:space="0" w:color="auto"/>
              <w:bottom w:val="single" w:sz="4" w:space="0" w:color="auto"/>
              <w:right w:val="single" w:sz="4" w:space="0" w:color="auto"/>
            </w:tcBorders>
            <w:vAlign w:val="center"/>
          </w:tcPr>
          <w:p w14:paraId="2B99BFE6"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Air-handling Unit Credit from </w:t>
            </w:r>
            <w:r w:rsidR="002776B2">
              <w:rPr>
                <w:rFonts w:asciiTheme="minorHAnsi" w:hAnsiTheme="minorHAnsi"/>
                <w:sz w:val="18"/>
                <w:szCs w:val="18"/>
              </w:rPr>
              <w:t>CF1R</w:t>
            </w:r>
            <w:r w:rsidRPr="003F2ABE">
              <w:rPr>
                <w:rFonts w:asciiTheme="minorHAnsi" w:hAnsiTheme="minorHAnsi"/>
                <w:sz w:val="18"/>
                <w:szCs w:val="18"/>
              </w:rPr>
              <w:t>?</w:t>
            </w:r>
          </w:p>
        </w:tc>
        <w:tc>
          <w:tcPr>
            <w:tcW w:w="2899" w:type="pct"/>
            <w:tcBorders>
              <w:top w:val="single" w:sz="4" w:space="0" w:color="auto"/>
              <w:left w:val="single" w:sz="4" w:space="0" w:color="auto"/>
              <w:bottom w:val="single" w:sz="4" w:space="0" w:color="auto"/>
              <w:right w:val="single" w:sz="4" w:space="0" w:color="auto"/>
            </w:tcBorders>
            <w:vAlign w:val="center"/>
          </w:tcPr>
          <w:p w14:paraId="2B99BFE7"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&lt;&lt;calculated result:  (= true or false depending on </w:t>
            </w:r>
            <w:r w:rsidR="002776B2">
              <w:rPr>
                <w:rFonts w:asciiTheme="minorHAnsi" w:hAnsiTheme="minorHAnsi"/>
                <w:sz w:val="18"/>
                <w:szCs w:val="18"/>
              </w:rPr>
              <w:t>CF1R</w:t>
            </w:r>
            <w:r w:rsidRPr="003F2ABE">
              <w:rPr>
                <w:rFonts w:asciiTheme="minorHAnsi" w:hAnsiTheme="minorHAnsi"/>
                <w:sz w:val="18"/>
                <w:szCs w:val="18"/>
              </w:rPr>
              <w:t xml:space="preserve"> data:  if true =&gt;display message directing use of </w:t>
            </w:r>
            <w:r w:rsidRPr="003F2ABE">
              <w:rPr>
                <w:rFonts w:asciiTheme="minorHAnsi" w:hAnsiTheme="minorHAnsi"/>
                <w:sz w:val="18"/>
                <w:szCs w:val="18"/>
                <w:u w:val="single"/>
              </w:rPr>
              <w:t>VLLAHU</w:t>
            </w:r>
            <w:r w:rsidRPr="003F2ABE">
              <w:rPr>
                <w:rFonts w:asciiTheme="minorHAnsi" w:hAnsiTheme="minorHAnsi"/>
                <w:sz w:val="18"/>
                <w:szCs w:val="18"/>
              </w:rPr>
              <w:t xml:space="preserve"> method 20c)&gt;&gt;</w:t>
            </w:r>
          </w:p>
        </w:tc>
      </w:tr>
      <w:tr w:rsidR="00756AD5" w:rsidRPr="003F2ABE" w14:paraId="2B99BFEC"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E9" w14:textId="03E0C14B"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6</w:t>
            </w:r>
          </w:p>
        </w:tc>
        <w:tc>
          <w:tcPr>
            <w:tcW w:w="1888" w:type="pct"/>
            <w:tcBorders>
              <w:top w:val="single" w:sz="4" w:space="0" w:color="auto"/>
              <w:left w:val="single" w:sz="4" w:space="0" w:color="auto"/>
              <w:bottom w:val="single" w:sz="4" w:space="0" w:color="auto"/>
              <w:right w:val="single" w:sz="4" w:space="0" w:color="auto"/>
            </w:tcBorders>
            <w:vAlign w:val="center"/>
          </w:tcPr>
          <w:p w14:paraId="2B99BFEA" w14:textId="2822C80A" w:rsidR="00756AD5" w:rsidRPr="003F2ABE" w:rsidRDefault="00756AD5" w:rsidP="003E3787">
            <w:pPr>
              <w:rPr>
                <w:rFonts w:asciiTheme="minorHAnsi" w:hAnsiTheme="minorHAnsi"/>
                <w:sz w:val="18"/>
                <w:szCs w:val="18"/>
              </w:rPr>
            </w:pPr>
            <w:r w:rsidRPr="003F2ABE">
              <w:rPr>
                <w:rFonts w:asciiTheme="minorHAnsi" w:hAnsiTheme="minorHAnsi"/>
                <w:sz w:val="18"/>
                <w:szCs w:val="18"/>
              </w:rPr>
              <w:t xml:space="preserve">Duct System </w:t>
            </w:r>
            <w:r w:rsidR="003E3787" w:rsidRPr="003F2ABE">
              <w:rPr>
                <w:rFonts w:asciiTheme="minorHAnsi" w:hAnsiTheme="minorHAnsi"/>
                <w:sz w:val="18"/>
                <w:szCs w:val="18"/>
              </w:rPr>
              <w:t>Compliance Category</w:t>
            </w:r>
          </w:p>
        </w:tc>
        <w:tc>
          <w:tcPr>
            <w:tcW w:w="2899" w:type="pct"/>
            <w:tcBorders>
              <w:top w:val="single" w:sz="4" w:space="0" w:color="auto"/>
              <w:left w:val="single" w:sz="4" w:space="0" w:color="auto"/>
              <w:bottom w:val="single" w:sz="4" w:space="0" w:color="auto"/>
              <w:right w:val="single" w:sz="4" w:space="0" w:color="auto"/>
            </w:tcBorders>
            <w:vAlign w:val="center"/>
          </w:tcPr>
          <w:p w14:paraId="2B99BFEB" w14:textId="77777777" w:rsidR="00756AD5" w:rsidRPr="003F2ABE" w:rsidRDefault="00756AD5" w:rsidP="00324B0C">
            <w:pPr>
              <w:rPr>
                <w:rFonts w:asciiTheme="minorHAnsi" w:hAnsiTheme="minorHAnsi"/>
                <w:sz w:val="18"/>
                <w:szCs w:val="18"/>
              </w:rPr>
            </w:pPr>
            <w:r w:rsidRPr="003F2ABE">
              <w:rPr>
                <w:rFonts w:asciiTheme="minorHAnsi" w:hAnsiTheme="minorHAnsi"/>
                <w:sz w:val="18"/>
                <w:szCs w:val="18"/>
              </w:rPr>
              <w:t xml:space="preserve">&lt;&lt;user pick one from list: </w:t>
            </w:r>
            <w:r w:rsidRPr="003F2ABE">
              <w:rPr>
                <w:rFonts w:asciiTheme="minorHAnsi" w:hAnsiTheme="minorHAnsi"/>
                <w:sz w:val="18"/>
                <w:szCs w:val="18"/>
                <w:u w:val="single"/>
              </w:rPr>
              <w:t>New</w:t>
            </w:r>
            <w:r w:rsidRPr="003F2ABE">
              <w:rPr>
                <w:rFonts w:asciiTheme="minorHAnsi" w:hAnsiTheme="minorHAnsi"/>
                <w:sz w:val="18"/>
                <w:szCs w:val="18"/>
              </w:rPr>
              <w:t xml:space="preserve">; or </w:t>
            </w:r>
            <w:r w:rsidRPr="003F2ABE">
              <w:rPr>
                <w:rFonts w:asciiTheme="minorHAnsi" w:hAnsiTheme="minorHAnsi"/>
                <w:sz w:val="18"/>
                <w:szCs w:val="18"/>
                <w:u w:val="single"/>
              </w:rPr>
              <w:t>Replacement</w:t>
            </w:r>
            <w:r w:rsidRPr="003F2ABE">
              <w:rPr>
                <w:rFonts w:asciiTheme="minorHAnsi" w:hAnsiTheme="minorHAnsi"/>
                <w:sz w:val="18"/>
                <w:szCs w:val="18"/>
              </w:rPr>
              <w:t xml:space="preserve">; or </w:t>
            </w:r>
            <w:r w:rsidRPr="003F2ABE">
              <w:rPr>
                <w:rFonts w:asciiTheme="minorHAnsi" w:hAnsiTheme="minorHAnsi"/>
                <w:sz w:val="18"/>
                <w:szCs w:val="18"/>
                <w:u w:val="single"/>
              </w:rPr>
              <w:t>Alteration</w:t>
            </w:r>
            <w:r w:rsidR="0063361B" w:rsidRPr="003F2ABE">
              <w:rPr>
                <w:rFonts w:asciiTheme="minorHAnsi" w:hAnsiTheme="minorHAnsi"/>
                <w:sz w:val="18"/>
                <w:szCs w:val="18"/>
                <w:u w:val="single"/>
              </w:rPr>
              <w:t>;</w:t>
            </w:r>
            <w:r w:rsidR="00B94A82" w:rsidRPr="00B94A82">
              <w:rPr>
                <w:rFonts w:asciiTheme="minorHAnsi" w:hAnsiTheme="minorHAnsi"/>
                <w:sz w:val="18"/>
                <w:szCs w:val="18"/>
              </w:rPr>
              <w:t xml:space="preserve"> or</w:t>
            </w:r>
            <w:r w:rsidR="0063361B" w:rsidRPr="003F2ABE">
              <w:rPr>
                <w:rFonts w:asciiTheme="minorHAnsi" w:hAnsiTheme="minorHAnsi"/>
                <w:sz w:val="18"/>
                <w:szCs w:val="18"/>
                <w:u w:val="single"/>
              </w:rPr>
              <w:t xml:space="preserve"> </w:t>
            </w:r>
            <w:r w:rsidR="003E3787" w:rsidRPr="003F2ABE">
              <w:rPr>
                <w:rFonts w:asciiTheme="minorHAnsi" w:hAnsiTheme="minorHAnsi"/>
                <w:sz w:val="18"/>
                <w:szCs w:val="18"/>
                <w:u w:val="single"/>
              </w:rPr>
              <w:t>Replacement using Smoke Test</w:t>
            </w:r>
            <w:r w:rsidR="00324B0C" w:rsidRPr="003F2ABE">
              <w:rPr>
                <w:rFonts w:asciiTheme="minorHAnsi" w:hAnsiTheme="minorHAnsi"/>
                <w:sz w:val="18"/>
                <w:szCs w:val="18"/>
                <w:u w:val="single"/>
              </w:rPr>
              <w:t>;</w:t>
            </w:r>
            <w:r w:rsidR="00B94A82" w:rsidRPr="00B94A82">
              <w:rPr>
                <w:rFonts w:asciiTheme="minorHAnsi" w:hAnsiTheme="minorHAnsi"/>
                <w:sz w:val="18"/>
                <w:szCs w:val="18"/>
              </w:rPr>
              <w:t xml:space="preserve"> or</w:t>
            </w:r>
            <w:r w:rsidR="00324B0C" w:rsidRPr="003F2ABE">
              <w:rPr>
                <w:rFonts w:asciiTheme="minorHAnsi" w:hAnsiTheme="minorHAnsi"/>
                <w:sz w:val="18"/>
                <w:szCs w:val="18"/>
                <w:u w:val="single"/>
              </w:rPr>
              <w:t xml:space="preserve"> Alteration using Smoke Test</w:t>
            </w:r>
            <w:r w:rsidRPr="003F2ABE">
              <w:rPr>
                <w:rFonts w:asciiTheme="minorHAnsi" w:hAnsiTheme="minorHAnsi"/>
                <w:sz w:val="18"/>
                <w:szCs w:val="18"/>
              </w:rPr>
              <w:t xml:space="preserve"> &gt;&gt;</w:t>
            </w:r>
          </w:p>
        </w:tc>
      </w:tr>
      <w:tr w:rsidR="007C17AE" w:rsidRPr="003F2ABE" w14:paraId="2B99BFFA"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ED" w14:textId="2BCCAD6D" w:rsidR="007C17AE" w:rsidRPr="003F2ABE" w:rsidRDefault="00204D45" w:rsidP="00F3155B">
            <w:pPr>
              <w:rPr>
                <w:rFonts w:asciiTheme="minorHAnsi" w:hAnsiTheme="minorHAnsi"/>
                <w:sz w:val="18"/>
                <w:szCs w:val="18"/>
              </w:rPr>
            </w:pPr>
            <w:r>
              <w:rPr>
                <w:rFonts w:asciiTheme="minorHAnsi" w:hAnsiTheme="minorHAnsi"/>
                <w:sz w:val="18"/>
                <w:szCs w:val="18"/>
              </w:rPr>
              <w:t>0</w:t>
            </w:r>
            <w:r w:rsidR="007C17AE" w:rsidRPr="003F2ABE">
              <w:rPr>
                <w:rFonts w:asciiTheme="minorHAnsi" w:hAnsiTheme="minorHAnsi"/>
                <w:sz w:val="18"/>
                <w:szCs w:val="18"/>
              </w:rPr>
              <w:t>7</w:t>
            </w:r>
          </w:p>
        </w:tc>
        <w:tc>
          <w:tcPr>
            <w:tcW w:w="1888" w:type="pct"/>
            <w:tcBorders>
              <w:top w:val="single" w:sz="4" w:space="0" w:color="auto"/>
              <w:left w:val="single" w:sz="4" w:space="0" w:color="auto"/>
              <w:bottom w:val="single" w:sz="4" w:space="0" w:color="auto"/>
              <w:right w:val="single" w:sz="4" w:space="0" w:color="auto"/>
            </w:tcBorders>
            <w:vAlign w:val="center"/>
          </w:tcPr>
          <w:p w14:paraId="2B99BFEE" w14:textId="77777777" w:rsidR="007C17AE" w:rsidRPr="003F2ABE" w:rsidRDefault="007C17AE" w:rsidP="00791BBD">
            <w:pPr>
              <w:rPr>
                <w:rFonts w:asciiTheme="minorHAnsi" w:hAnsiTheme="minorHAnsi"/>
                <w:sz w:val="18"/>
                <w:szCs w:val="18"/>
              </w:rPr>
            </w:pPr>
            <w:r w:rsidRPr="003F2ABE">
              <w:rPr>
                <w:rFonts w:asciiTheme="minorHAnsi" w:hAnsiTheme="minorHAnsi"/>
                <w:sz w:val="18"/>
                <w:szCs w:val="18"/>
              </w:rPr>
              <w:t>determine compliance method for this document;  display applicable tables below; (this row not visible to user)</w:t>
            </w:r>
          </w:p>
        </w:tc>
        <w:tc>
          <w:tcPr>
            <w:tcW w:w="2899" w:type="pct"/>
            <w:tcBorders>
              <w:top w:val="single" w:sz="4" w:space="0" w:color="auto"/>
              <w:left w:val="single" w:sz="4" w:space="0" w:color="auto"/>
              <w:bottom w:val="single" w:sz="4" w:space="0" w:color="auto"/>
              <w:right w:val="single" w:sz="4" w:space="0" w:color="auto"/>
            </w:tcBorders>
            <w:vAlign w:val="center"/>
          </w:tcPr>
          <w:p w14:paraId="2B99BFEF" w14:textId="77777777" w:rsidR="007C17AE" w:rsidRPr="003F2ABE" w:rsidRDefault="007C17AE" w:rsidP="00EE56E4">
            <w:pPr>
              <w:rPr>
                <w:rFonts w:asciiTheme="minorHAnsi" w:hAnsiTheme="minorHAnsi"/>
                <w:sz w:val="18"/>
                <w:szCs w:val="18"/>
              </w:rPr>
            </w:pPr>
            <w:r w:rsidRPr="003F2ABE">
              <w:rPr>
                <w:rFonts w:asciiTheme="minorHAnsi" w:hAnsiTheme="minorHAnsi"/>
                <w:sz w:val="18"/>
                <w:szCs w:val="18"/>
              </w:rPr>
              <w:t xml:space="preserve">&lt;&lt;Calculated Result:  </w:t>
            </w:r>
          </w:p>
          <w:p w14:paraId="2B99BFF0" w14:textId="77777777" w:rsidR="007C17AE" w:rsidRPr="003F2ABE" w:rsidRDefault="007C17AE" w:rsidP="00EE56E4">
            <w:pPr>
              <w:rPr>
                <w:rFonts w:asciiTheme="minorHAnsi" w:hAnsiTheme="minorHAnsi"/>
                <w:sz w:val="18"/>
                <w:szCs w:val="18"/>
                <w:u w:val="single"/>
              </w:rPr>
            </w:pPr>
            <w:r w:rsidRPr="003F2ABE">
              <w:rPr>
                <w:rFonts w:asciiTheme="minorHAnsi" w:hAnsiTheme="minorHAnsi"/>
                <w:sz w:val="18"/>
                <w:szCs w:val="18"/>
              </w:rPr>
              <w:t>if A6=</w:t>
            </w:r>
            <w:r w:rsidRPr="003F2ABE">
              <w:rPr>
                <w:rFonts w:asciiTheme="minorHAnsi" w:hAnsiTheme="minorHAnsi"/>
                <w:sz w:val="18"/>
                <w:szCs w:val="18"/>
                <w:u w:val="single"/>
              </w:rPr>
              <w:t xml:space="preserve"> Replacement using Smoke Test</w:t>
            </w:r>
            <w:r w:rsidRPr="003F2ABE">
              <w:rPr>
                <w:rFonts w:asciiTheme="minorHAnsi" w:hAnsiTheme="minorHAnsi"/>
                <w:sz w:val="18"/>
                <w:szCs w:val="18"/>
              </w:rPr>
              <w:t xml:space="preserve"> or </w:t>
            </w:r>
            <w:r w:rsidRPr="003F2ABE">
              <w:rPr>
                <w:rFonts w:asciiTheme="minorHAnsi" w:hAnsiTheme="minorHAnsi"/>
                <w:sz w:val="18"/>
                <w:szCs w:val="18"/>
                <w:u w:val="single"/>
              </w:rPr>
              <w:t>Alteration using Smoke Test</w:t>
            </w:r>
            <w:r w:rsidRPr="00B94A82">
              <w:rPr>
                <w:rFonts w:asciiTheme="minorHAnsi" w:hAnsiTheme="minorHAnsi"/>
                <w:sz w:val="18"/>
                <w:szCs w:val="18"/>
              </w:rPr>
              <w:t>;  then display method:</w:t>
            </w:r>
          </w:p>
          <w:p w14:paraId="2B99BFF1" w14:textId="77777777" w:rsidR="007C17AE" w:rsidRPr="003F2ABE" w:rsidRDefault="007C17AE" w:rsidP="00EE56E4">
            <w:pPr>
              <w:spacing w:before="120"/>
              <w:rPr>
                <w:rFonts w:asciiTheme="minorHAnsi" w:hAnsiTheme="minorHAnsi"/>
                <w:b/>
                <w:sz w:val="18"/>
                <w:szCs w:val="18"/>
              </w:rPr>
            </w:pPr>
            <w:r w:rsidRPr="003F2ABE">
              <w:rPr>
                <w:rFonts w:asciiTheme="minorHAnsi" w:hAnsiTheme="minorHAnsi"/>
                <w:b/>
                <w:sz w:val="18"/>
                <w:szCs w:val="18"/>
              </w:rPr>
              <w:t>20e. Altered or Replacement Duct System using Smoke Test</w:t>
            </w:r>
          </w:p>
          <w:p w14:paraId="2B99BFF2" w14:textId="77777777" w:rsidR="007C17AE" w:rsidRPr="003F2ABE" w:rsidRDefault="007C17AE" w:rsidP="00EE56E4">
            <w:pPr>
              <w:rPr>
                <w:rFonts w:asciiTheme="minorHAnsi" w:hAnsiTheme="minorHAnsi"/>
                <w:sz w:val="18"/>
                <w:szCs w:val="18"/>
              </w:rPr>
            </w:pPr>
            <w:r w:rsidRPr="00B94A82">
              <w:rPr>
                <w:rFonts w:asciiTheme="minorHAnsi" w:hAnsiTheme="minorHAnsi"/>
                <w:sz w:val="18"/>
                <w:szCs w:val="18"/>
              </w:rPr>
              <w:t xml:space="preserve">elseif </w:t>
            </w:r>
            <w:r w:rsidRPr="003F2ABE">
              <w:rPr>
                <w:rFonts w:asciiTheme="minorHAnsi" w:hAnsiTheme="minorHAnsi"/>
                <w:sz w:val="18"/>
                <w:szCs w:val="18"/>
              </w:rPr>
              <w:t>A</w:t>
            </w:r>
            <w:r w:rsidRPr="00B94A82">
              <w:rPr>
                <w:rFonts w:asciiTheme="minorHAnsi" w:hAnsiTheme="minorHAnsi"/>
                <w:sz w:val="18"/>
                <w:szCs w:val="18"/>
              </w:rPr>
              <w:t>6=</w:t>
            </w:r>
            <w:r w:rsidRPr="003F2ABE">
              <w:rPr>
                <w:rFonts w:asciiTheme="minorHAnsi" w:hAnsiTheme="minorHAnsi"/>
                <w:sz w:val="18"/>
                <w:szCs w:val="18"/>
                <w:u w:val="single"/>
              </w:rPr>
              <w:t xml:space="preserve">Replacement </w:t>
            </w:r>
            <w:r w:rsidRPr="003F2ABE">
              <w:rPr>
                <w:rFonts w:asciiTheme="minorHAnsi" w:hAnsiTheme="minorHAnsi"/>
                <w:sz w:val="18"/>
                <w:szCs w:val="18"/>
              </w:rPr>
              <w:t xml:space="preserve">or </w:t>
            </w:r>
            <w:r w:rsidRPr="003F2ABE">
              <w:rPr>
                <w:rFonts w:asciiTheme="minorHAnsi" w:hAnsiTheme="minorHAnsi"/>
                <w:sz w:val="18"/>
                <w:szCs w:val="18"/>
                <w:u w:val="single"/>
              </w:rPr>
              <w:t>Alteration</w:t>
            </w:r>
            <w:r w:rsidRPr="003F2ABE">
              <w:rPr>
                <w:rFonts w:asciiTheme="minorHAnsi" w:hAnsiTheme="minorHAnsi"/>
                <w:sz w:val="18"/>
                <w:szCs w:val="18"/>
              </w:rPr>
              <w:t>; then display method:</w:t>
            </w:r>
          </w:p>
          <w:p w14:paraId="2B99BFF3" w14:textId="77777777" w:rsidR="007C17AE" w:rsidRPr="003F2ABE" w:rsidRDefault="007C17AE" w:rsidP="00EE56E4">
            <w:pPr>
              <w:rPr>
                <w:rFonts w:asciiTheme="minorHAnsi" w:hAnsiTheme="minorHAnsi"/>
                <w:b/>
                <w:sz w:val="18"/>
                <w:szCs w:val="18"/>
              </w:rPr>
            </w:pPr>
            <w:r w:rsidRPr="003F2ABE">
              <w:rPr>
                <w:rFonts w:asciiTheme="minorHAnsi" w:hAnsiTheme="minorHAnsi"/>
                <w:b/>
                <w:sz w:val="18"/>
                <w:szCs w:val="18"/>
              </w:rPr>
              <w:t>20d. Altered or Replacement Duct System</w:t>
            </w:r>
          </w:p>
          <w:p w14:paraId="2B99BFF4" w14:textId="77777777" w:rsidR="007C17AE" w:rsidRPr="003F2ABE" w:rsidRDefault="007C17AE" w:rsidP="00EE56E4">
            <w:pPr>
              <w:rPr>
                <w:rFonts w:asciiTheme="minorHAnsi" w:hAnsiTheme="minorHAnsi"/>
                <w:sz w:val="18"/>
                <w:szCs w:val="18"/>
              </w:rPr>
            </w:pPr>
            <w:r w:rsidRPr="003F2ABE">
              <w:rPr>
                <w:rFonts w:asciiTheme="minorHAnsi" w:hAnsiTheme="minorHAnsi"/>
                <w:sz w:val="18"/>
                <w:szCs w:val="18"/>
              </w:rPr>
              <w:t>elseif A6=</w:t>
            </w:r>
            <w:r w:rsidRPr="003F2ABE">
              <w:rPr>
                <w:rFonts w:asciiTheme="minorHAnsi" w:hAnsiTheme="minorHAnsi"/>
                <w:sz w:val="18"/>
                <w:szCs w:val="18"/>
                <w:u w:val="single"/>
              </w:rPr>
              <w:t>New</w:t>
            </w:r>
            <w:r w:rsidRPr="003F2ABE">
              <w:rPr>
                <w:rFonts w:asciiTheme="minorHAnsi" w:hAnsiTheme="minorHAnsi"/>
                <w:sz w:val="18"/>
                <w:szCs w:val="18"/>
              </w:rPr>
              <w:t xml:space="preserve"> and 4=</w:t>
            </w:r>
            <w:r w:rsidRPr="003F2ABE">
              <w:rPr>
                <w:rFonts w:asciiTheme="minorHAnsi" w:hAnsiTheme="minorHAnsi"/>
                <w:sz w:val="18"/>
                <w:szCs w:val="18"/>
                <w:u w:val="single"/>
              </w:rPr>
              <w:t xml:space="preserve">VLLDCS </w:t>
            </w:r>
            <w:r w:rsidRPr="00B94A82">
              <w:rPr>
                <w:rFonts w:asciiTheme="minorHAnsi" w:hAnsiTheme="minorHAnsi"/>
                <w:sz w:val="18"/>
                <w:szCs w:val="18"/>
              </w:rPr>
              <w:t>(true)</w:t>
            </w:r>
            <w:r w:rsidRPr="003F2ABE">
              <w:rPr>
                <w:rFonts w:asciiTheme="minorHAnsi" w:hAnsiTheme="minorHAnsi"/>
                <w:sz w:val="18"/>
                <w:szCs w:val="18"/>
              </w:rPr>
              <w:t>; then display method:</w:t>
            </w:r>
          </w:p>
          <w:p w14:paraId="2B99BFF5" w14:textId="77777777" w:rsidR="007C17AE" w:rsidRPr="003F2ABE" w:rsidRDefault="007C17AE" w:rsidP="00EE56E4">
            <w:pPr>
              <w:rPr>
                <w:rFonts w:asciiTheme="minorHAnsi" w:hAnsiTheme="minorHAnsi"/>
                <w:b/>
                <w:sz w:val="18"/>
                <w:szCs w:val="18"/>
              </w:rPr>
            </w:pPr>
            <w:r w:rsidRPr="003F2ABE">
              <w:rPr>
                <w:rFonts w:asciiTheme="minorHAnsi" w:hAnsiTheme="minorHAnsi"/>
                <w:b/>
                <w:sz w:val="18"/>
                <w:szCs w:val="18"/>
              </w:rPr>
              <w:t>20b. Low Leakage Ducts in Conditioned Space</w:t>
            </w:r>
          </w:p>
          <w:p w14:paraId="2B99BFF6" w14:textId="77777777" w:rsidR="007C17AE" w:rsidRPr="003F2ABE" w:rsidRDefault="007C17AE" w:rsidP="00EE56E4">
            <w:pPr>
              <w:rPr>
                <w:rFonts w:asciiTheme="minorHAnsi" w:hAnsiTheme="minorHAnsi"/>
                <w:sz w:val="18"/>
                <w:szCs w:val="18"/>
              </w:rPr>
            </w:pPr>
            <w:r w:rsidRPr="003F2ABE">
              <w:rPr>
                <w:rFonts w:asciiTheme="minorHAnsi" w:hAnsiTheme="minorHAnsi"/>
                <w:sz w:val="18"/>
                <w:szCs w:val="18"/>
              </w:rPr>
              <w:t>elseif A6=</w:t>
            </w:r>
            <w:r w:rsidRPr="003F2ABE">
              <w:rPr>
                <w:rFonts w:asciiTheme="minorHAnsi" w:hAnsiTheme="minorHAnsi"/>
                <w:sz w:val="18"/>
                <w:szCs w:val="18"/>
                <w:u w:val="single"/>
              </w:rPr>
              <w:t>New</w:t>
            </w:r>
            <w:r w:rsidRPr="003F2ABE">
              <w:rPr>
                <w:rFonts w:asciiTheme="minorHAnsi" w:hAnsiTheme="minorHAnsi"/>
                <w:sz w:val="18"/>
                <w:szCs w:val="18"/>
              </w:rPr>
              <w:t xml:space="preserve"> and 5=</w:t>
            </w:r>
            <w:r w:rsidRPr="003F2ABE">
              <w:rPr>
                <w:rFonts w:asciiTheme="minorHAnsi" w:hAnsiTheme="minorHAnsi"/>
                <w:sz w:val="18"/>
                <w:szCs w:val="18"/>
                <w:u w:val="single"/>
              </w:rPr>
              <w:t xml:space="preserve">VLLAHU </w:t>
            </w:r>
            <w:r w:rsidRPr="00B94A82">
              <w:rPr>
                <w:rFonts w:asciiTheme="minorHAnsi" w:hAnsiTheme="minorHAnsi"/>
                <w:sz w:val="18"/>
                <w:szCs w:val="18"/>
              </w:rPr>
              <w:t>(true)</w:t>
            </w:r>
            <w:r w:rsidRPr="003F2ABE">
              <w:rPr>
                <w:rFonts w:asciiTheme="minorHAnsi" w:hAnsiTheme="minorHAnsi"/>
                <w:sz w:val="18"/>
                <w:szCs w:val="18"/>
              </w:rPr>
              <w:t>; then display method:</w:t>
            </w:r>
          </w:p>
          <w:p w14:paraId="2B99BFF7" w14:textId="77777777" w:rsidR="007C17AE" w:rsidRPr="003F2ABE" w:rsidRDefault="007C17AE" w:rsidP="00EE56E4">
            <w:pPr>
              <w:rPr>
                <w:rFonts w:asciiTheme="minorHAnsi" w:hAnsiTheme="minorHAnsi"/>
                <w:b/>
                <w:sz w:val="18"/>
                <w:szCs w:val="18"/>
              </w:rPr>
            </w:pPr>
            <w:r w:rsidRPr="003F2ABE">
              <w:rPr>
                <w:rFonts w:asciiTheme="minorHAnsi" w:hAnsiTheme="minorHAnsi"/>
                <w:b/>
                <w:sz w:val="18"/>
                <w:szCs w:val="18"/>
              </w:rPr>
              <w:t>20c. Low Leakage Air-Handling Unit</w:t>
            </w:r>
          </w:p>
          <w:p w14:paraId="2B99BFF8" w14:textId="77777777" w:rsidR="007C17AE" w:rsidRPr="003F2ABE" w:rsidRDefault="007C17AE" w:rsidP="00EE56E4">
            <w:pPr>
              <w:rPr>
                <w:rFonts w:asciiTheme="minorHAnsi" w:hAnsiTheme="minorHAnsi"/>
                <w:sz w:val="18"/>
                <w:szCs w:val="18"/>
              </w:rPr>
            </w:pPr>
            <w:r w:rsidRPr="003F2ABE">
              <w:rPr>
                <w:rFonts w:asciiTheme="minorHAnsi" w:hAnsiTheme="minorHAnsi"/>
                <w:sz w:val="18"/>
                <w:szCs w:val="18"/>
              </w:rPr>
              <w:t>elseif A6=</w:t>
            </w:r>
            <w:r w:rsidRPr="003F2ABE">
              <w:rPr>
                <w:rFonts w:asciiTheme="minorHAnsi" w:hAnsiTheme="minorHAnsi"/>
                <w:sz w:val="18"/>
                <w:szCs w:val="18"/>
                <w:u w:val="single"/>
              </w:rPr>
              <w:t xml:space="preserve">New </w:t>
            </w:r>
            <w:r w:rsidRPr="00B94A82">
              <w:rPr>
                <w:rFonts w:asciiTheme="minorHAnsi" w:hAnsiTheme="minorHAnsi"/>
                <w:sz w:val="18"/>
                <w:szCs w:val="18"/>
              </w:rPr>
              <w:t xml:space="preserve">then </w:t>
            </w:r>
            <w:r w:rsidRPr="003F2ABE">
              <w:rPr>
                <w:rFonts w:asciiTheme="minorHAnsi" w:hAnsiTheme="minorHAnsi"/>
                <w:sz w:val="18"/>
                <w:szCs w:val="18"/>
              </w:rPr>
              <w:t xml:space="preserve">display method: </w:t>
            </w:r>
          </w:p>
          <w:p w14:paraId="2B99BFF9" w14:textId="77777777" w:rsidR="007C17AE" w:rsidRPr="003F2ABE" w:rsidRDefault="007C17AE" w:rsidP="00EE56E4">
            <w:pPr>
              <w:rPr>
                <w:rFonts w:asciiTheme="minorHAnsi" w:hAnsiTheme="minorHAnsi"/>
                <w:sz w:val="18"/>
                <w:szCs w:val="18"/>
                <w:u w:val="single"/>
              </w:rPr>
            </w:pPr>
            <w:r w:rsidRPr="003F2ABE">
              <w:rPr>
                <w:rFonts w:asciiTheme="minorHAnsi" w:hAnsiTheme="minorHAnsi"/>
                <w:b/>
                <w:sz w:val="18"/>
                <w:szCs w:val="18"/>
              </w:rPr>
              <w:t>20a. Completely New Duct System</w:t>
            </w:r>
            <w:r w:rsidRPr="003F2ABE">
              <w:rPr>
                <w:rFonts w:asciiTheme="minorHAnsi" w:hAnsiTheme="minorHAnsi"/>
                <w:sz w:val="18"/>
                <w:szCs w:val="18"/>
              </w:rPr>
              <w:t>&gt;&gt;</w:t>
            </w:r>
          </w:p>
        </w:tc>
      </w:tr>
    </w:tbl>
    <w:p w14:paraId="2B99BFFB" w14:textId="77777777" w:rsidR="00500CF7" w:rsidRDefault="00500CF7"/>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500CF7" w:rsidRPr="003F2ABE" w14:paraId="2B99BFFF" w14:textId="77777777" w:rsidTr="00F3155B">
        <w:trPr>
          <w:trHeight w:val="242"/>
        </w:trPr>
        <w:tc>
          <w:tcPr>
            <w:tcW w:w="5000" w:type="pct"/>
            <w:tcBorders>
              <w:top w:val="single" w:sz="4" w:space="0" w:color="auto"/>
              <w:left w:val="single" w:sz="4" w:space="0" w:color="auto"/>
              <w:bottom w:val="single" w:sz="4" w:space="0" w:color="auto"/>
              <w:right w:val="single" w:sz="4" w:space="0" w:color="auto"/>
            </w:tcBorders>
            <w:vAlign w:val="center"/>
          </w:tcPr>
          <w:p w14:paraId="2B99BFFE" w14:textId="52979F55" w:rsidR="00500CF7" w:rsidRPr="003F2ABE" w:rsidRDefault="00500CF7" w:rsidP="00F3155B">
            <w:pPr>
              <w:rPr>
                <w:rFonts w:asciiTheme="minorHAnsi" w:hAnsiTheme="minorHAnsi"/>
                <w:sz w:val="18"/>
                <w:szCs w:val="18"/>
              </w:rPr>
            </w:pPr>
            <w:r w:rsidRPr="00500CF7">
              <w:rPr>
                <w:rFonts w:asciiTheme="minorHAnsi" w:hAnsiTheme="minorHAnsi"/>
                <w:b/>
              </w:rPr>
              <w:t>MCH-20e - Sealing All Accessible Leaks using Smoke Test</w:t>
            </w:r>
          </w:p>
        </w:tc>
      </w:tr>
    </w:tbl>
    <w:p w14:paraId="2B99C000" w14:textId="77777777" w:rsidR="00756AD5" w:rsidRPr="003F2ABE" w:rsidRDefault="00756AD5"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58"/>
        <w:gridCol w:w="4050"/>
        <w:gridCol w:w="6252"/>
      </w:tblGrid>
      <w:tr w:rsidR="00756AD5" w:rsidRPr="003F2ABE" w14:paraId="2B99C002" w14:textId="77777777" w:rsidTr="00F3155B">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C001" w14:textId="77777777" w:rsidR="00756AD5" w:rsidRPr="003F2ABE" w:rsidRDefault="00756AD5" w:rsidP="00D556DB">
            <w:pPr>
              <w:keepNext/>
              <w:rPr>
                <w:rFonts w:asciiTheme="minorHAnsi" w:hAnsiTheme="minorHAnsi"/>
                <w:b/>
                <w:sz w:val="18"/>
                <w:szCs w:val="18"/>
              </w:rPr>
            </w:pPr>
            <w:r w:rsidRPr="00F3155B">
              <w:rPr>
                <w:rFonts w:asciiTheme="minorHAnsi" w:hAnsiTheme="minorHAnsi"/>
                <w:b/>
                <w:szCs w:val="18"/>
              </w:rPr>
              <w:t>B. Duct Leakage Diagnostic Test</w:t>
            </w:r>
          </w:p>
        </w:tc>
      </w:tr>
      <w:tr w:rsidR="00F25B5E" w:rsidRPr="003F2ABE" w14:paraId="2B99C006"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3" w14:textId="77777777" w:rsidR="00F25B5E" w:rsidRPr="003F2ABE" w:rsidRDefault="00F25B5E" w:rsidP="00791BBD">
            <w:pPr>
              <w:keepNext/>
              <w:jc w:val="center"/>
              <w:rPr>
                <w:rFonts w:asciiTheme="minorHAnsi" w:hAnsiTheme="minorHAnsi"/>
                <w:sz w:val="18"/>
                <w:szCs w:val="18"/>
              </w:rPr>
            </w:pPr>
            <w:r>
              <w:rPr>
                <w:rFonts w:asciiTheme="minorHAnsi" w:hAnsiTheme="minorHAnsi"/>
                <w:sz w:val="18"/>
                <w:szCs w:val="18"/>
              </w:rPr>
              <w:t>0</w:t>
            </w:r>
            <w:r w:rsidRPr="003F2ABE">
              <w:rPr>
                <w:rFonts w:asciiTheme="minorHAnsi" w:hAnsiTheme="minorHAnsi"/>
                <w:sz w:val="18"/>
                <w:szCs w:val="18"/>
              </w:rPr>
              <w:t>1</w:t>
            </w:r>
          </w:p>
        </w:tc>
        <w:tc>
          <w:tcPr>
            <w:tcW w:w="1882" w:type="pct"/>
            <w:tcBorders>
              <w:top w:val="single" w:sz="4" w:space="0" w:color="auto"/>
              <w:left w:val="single" w:sz="4" w:space="0" w:color="auto"/>
              <w:bottom w:val="single" w:sz="4" w:space="0" w:color="auto"/>
              <w:right w:val="single" w:sz="4" w:space="0" w:color="auto"/>
            </w:tcBorders>
            <w:vAlign w:val="center"/>
          </w:tcPr>
          <w:p w14:paraId="2B99C004" w14:textId="2FEE3AA7" w:rsidR="00F25B5E" w:rsidRPr="003F2ABE" w:rsidRDefault="00F25B5E" w:rsidP="00791BBD">
            <w:pPr>
              <w:keepNext/>
              <w:rPr>
                <w:rFonts w:asciiTheme="minorHAnsi" w:hAnsiTheme="minorHAnsi"/>
                <w:sz w:val="18"/>
                <w:szCs w:val="18"/>
              </w:rPr>
            </w:pPr>
            <w:r w:rsidRPr="003F2ABE">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2B99C005" w14:textId="77777777" w:rsidR="00F25B5E" w:rsidRPr="003F2ABE" w:rsidRDefault="00F25B5E" w:rsidP="00500CF7">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user input is either numeric </w:t>
            </w:r>
            <w:r w:rsidRPr="00BA4E2A">
              <w:rPr>
                <w:rFonts w:asciiTheme="minorHAnsi" w:hAnsiTheme="minorHAnsi"/>
                <w:b/>
              </w:rPr>
              <w:t>x.x</w:t>
            </w:r>
            <w:r w:rsidRPr="000C7A1E">
              <w:rPr>
                <w:rFonts w:asciiTheme="minorHAnsi" w:hAnsiTheme="minorHAnsi"/>
              </w:rPr>
              <w:t>; or select value =N/A&gt;&gt;</w:t>
            </w:r>
          </w:p>
        </w:tc>
      </w:tr>
      <w:tr w:rsidR="00F25B5E" w:rsidRPr="003F2ABE" w14:paraId="2B99C00A"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7" w14:textId="77777777" w:rsidR="00F25B5E" w:rsidRPr="003F2ABE" w:rsidRDefault="00F25B5E" w:rsidP="00791BBD">
            <w:pPr>
              <w:keepNext/>
              <w:jc w:val="center"/>
              <w:rPr>
                <w:rFonts w:asciiTheme="minorHAnsi" w:hAnsiTheme="minorHAnsi"/>
                <w:sz w:val="18"/>
                <w:szCs w:val="18"/>
              </w:rPr>
            </w:pPr>
            <w:r>
              <w:rPr>
                <w:rFonts w:asciiTheme="minorHAnsi" w:hAnsiTheme="minorHAnsi"/>
                <w:sz w:val="18"/>
                <w:szCs w:val="18"/>
              </w:rPr>
              <w:t>0</w:t>
            </w:r>
            <w:r w:rsidRPr="003F2ABE">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2B99C008" w14:textId="614CD429" w:rsidR="00F25B5E" w:rsidRPr="003F2ABE" w:rsidRDefault="00F25B5E" w:rsidP="00791BBD">
            <w:pPr>
              <w:keepNext/>
              <w:rPr>
                <w:rFonts w:asciiTheme="minorHAnsi" w:hAnsiTheme="minorHAnsi"/>
                <w:sz w:val="18"/>
                <w:szCs w:val="18"/>
              </w:rPr>
            </w:pPr>
            <w:r w:rsidRPr="003F2ABE">
              <w:rPr>
                <w:rFonts w:asciiTheme="minorHAnsi" w:hAnsiTheme="minorHAnsi"/>
                <w:sz w:val="18"/>
                <w:szCs w:val="18"/>
              </w:rPr>
              <w:t>Heating Capacity (kBtu/h)</w:t>
            </w:r>
          </w:p>
        </w:tc>
        <w:tc>
          <w:tcPr>
            <w:tcW w:w="2905" w:type="pct"/>
            <w:tcBorders>
              <w:top w:val="single" w:sz="4" w:space="0" w:color="auto"/>
              <w:left w:val="single" w:sz="4" w:space="0" w:color="auto"/>
              <w:bottom w:val="single" w:sz="4" w:space="0" w:color="auto"/>
              <w:right w:val="single" w:sz="4" w:space="0" w:color="auto"/>
            </w:tcBorders>
            <w:vAlign w:val="center"/>
          </w:tcPr>
          <w:p w14:paraId="2B99C009" w14:textId="77777777" w:rsidR="00F25B5E" w:rsidRPr="003F2ABE" w:rsidRDefault="00F25B5E" w:rsidP="00500CF7">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Pr="000C7A1E">
              <w:rPr>
                <w:rFonts w:asciiTheme="minorHAnsi" w:hAnsiTheme="minorHAnsi"/>
              </w:rPr>
              <w:t xml:space="preserve">input is either numeric </w:t>
            </w:r>
            <w:r w:rsidRPr="00BA4E2A">
              <w:rPr>
                <w:rFonts w:asciiTheme="minorHAnsi" w:hAnsiTheme="minorHAnsi"/>
                <w:b/>
              </w:rPr>
              <w:t>xxx.x</w:t>
            </w:r>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756AD5" w:rsidRPr="003F2ABE" w14:paraId="2B99C00E"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B"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3</w:t>
            </w:r>
          </w:p>
        </w:tc>
        <w:tc>
          <w:tcPr>
            <w:tcW w:w="1882" w:type="pct"/>
            <w:tcBorders>
              <w:top w:val="single" w:sz="4" w:space="0" w:color="auto"/>
              <w:left w:val="single" w:sz="4" w:space="0" w:color="auto"/>
              <w:bottom w:val="single" w:sz="4" w:space="0" w:color="auto"/>
              <w:right w:val="single" w:sz="4" w:space="0" w:color="auto"/>
            </w:tcBorders>
            <w:vAlign w:val="center"/>
          </w:tcPr>
          <w:p w14:paraId="2B99C00C" w14:textId="5B740B46"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 xml:space="preserve">Conditioned Floor Area </w:t>
            </w:r>
            <w:r w:rsidR="00E05304" w:rsidRPr="003F2ABE">
              <w:rPr>
                <w:rFonts w:asciiTheme="minorHAnsi" w:hAnsiTheme="minorHAnsi"/>
                <w:sz w:val="18"/>
                <w:szCs w:val="18"/>
              </w:rPr>
              <w:t xml:space="preserve">Served by this HVAC System </w:t>
            </w:r>
            <w:r w:rsidRPr="003F2ABE">
              <w:rPr>
                <w:rFonts w:asciiTheme="minorHAnsi" w:hAnsiTheme="minorHAnsi"/>
                <w:sz w:val="18"/>
                <w:szCs w:val="18"/>
              </w:rPr>
              <w:t>(ft</w:t>
            </w:r>
            <w:r w:rsidRPr="00F3155B">
              <w:rPr>
                <w:rFonts w:asciiTheme="minorHAnsi" w:hAnsiTheme="minorHAnsi"/>
                <w:sz w:val="18"/>
                <w:szCs w:val="18"/>
                <w:vertAlign w:val="superscript"/>
              </w:rPr>
              <w:t>2</w:t>
            </w:r>
            <w:r w:rsidRPr="003F2ABE">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2B99C00D"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 xml:space="preserve">&lt;&lt;user input:  numeric xx,xxx (should be consistent with </w:t>
            </w:r>
            <w:r w:rsidR="002776B2">
              <w:rPr>
                <w:rFonts w:asciiTheme="minorHAnsi" w:hAnsiTheme="minorHAnsi"/>
                <w:sz w:val="18"/>
                <w:szCs w:val="18"/>
              </w:rPr>
              <w:t>CF1R</w:t>
            </w:r>
            <w:r w:rsidRPr="003F2ABE">
              <w:rPr>
                <w:rFonts w:asciiTheme="minorHAnsi" w:hAnsiTheme="minorHAnsi"/>
                <w:sz w:val="18"/>
                <w:szCs w:val="18"/>
              </w:rPr>
              <w:t xml:space="preserve"> zone CFA data; however null entry is allowed because zone cfa is only needed for the default airflow calc)</w:t>
            </w:r>
          </w:p>
        </w:tc>
      </w:tr>
      <w:tr w:rsidR="00756AD5" w:rsidRPr="003F2ABE" w14:paraId="2B99C012"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F"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2B99C010" w14:textId="0DE1693B" w:rsidR="00756AD5" w:rsidRPr="003F2ABE" w:rsidRDefault="003E3787" w:rsidP="00791BBD">
            <w:pPr>
              <w:keepNext/>
              <w:rPr>
                <w:rFonts w:asciiTheme="minorHAnsi" w:hAnsiTheme="minorHAnsi"/>
                <w:sz w:val="18"/>
                <w:szCs w:val="18"/>
              </w:rPr>
            </w:pPr>
            <w:r w:rsidRPr="003F2ABE">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2B99C011" w14:textId="77777777" w:rsidR="00756AD5" w:rsidRPr="003F2ABE" w:rsidRDefault="00756AD5" w:rsidP="000D3A95">
            <w:pPr>
              <w:keepNext/>
              <w:rPr>
                <w:rFonts w:asciiTheme="minorHAnsi" w:hAnsiTheme="minorHAnsi"/>
                <w:sz w:val="18"/>
                <w:szCs w:val="18"/>
              </w:rPr>
            </w:pPr>
            <w:r w:rsidRPr="003F2ABE">
              <w:rPr>
                <w:rFonts w:asciiTheme="minorHAnsi" w:hAnsiTheme="minorHAnsi"/>
                <w:sz w:val="18"/>
                <w:szCs w:val="18"/>
              </w:rPr>
              <w:t>&lt;&lt;</w:t>
            </w:r>
            <w:r w:rsidR="000D3A95" w:rsidRPr="003F2ABE">
              <w:rPr>
                <w:rFonts w:asciiTheme="minorHAnsi" w:hAnsiTheme="minorHAnsi"/>
                <w:sz w:val="18"/>
                <w:szCs w:val="18"/>
              </w:rPr>
              <w:t>Auto filled field:</w:t>
            </w:r>
            <w:r w:rsidRPr="003F2ABE">
              <w:rPr>
                <w:rFonts w:asciiTheme="minorHAnsi" w:hAnsiTheme="minorHAnsi"/>
                <w:sz w:val="18"/>
                <w:szCs w:val="18"/>
              </w:rPr>
              <w:t xml:space="preserve">  </w:t>
            </w:r>
            <w:r w:rsidRPr="003F2ABE">
              <w:rPr>
                <w:rFonts w:asciiTheme="minorHAnsi" w:hAnsiTheme="minorHAnsi"/>
                <w:sz w:val="18"/>
                <w:szCs w:val="18"/>
                <w:u w:val="single"/>
              </w:rPr>
              <w:t>TestFinal</w:t>
            </w:r>
            <w:r w:rsidR="000D3A95" w:rsidRPr="003F2ABE">
              <w:rPr>
                <w:rFonts w:asciiTheme="minorHAnsi" w:hAnsiTheme="minorHAnsi"/>
                <w:sz w:val="18"/>
                <w:szCs w:val="18"/>
              </w:rPr>
              <w:t xml:space="preserve"> (this is the only allowable test condition for </w:t>
            </w:r>
            <w:r w:rsidR="000D3A95"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756AD5" w:rsidRPr="003F2ABE" w14:paraId="2B99C016"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3"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2B99C014" w14:textId="1B8EA605"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2B99C015" w14:textId="77777777" w:rsidR="00756AD5" w:rsidRPr="003F2ABE" w:rsidRDefault="00756AD5" w:rsidP="00490621">
            <w:pPr>
              <w:keepNext/>
              <w:rPr>
                <w:rFonts w:asciiTheme="minorHAnsi" w:hAnsiTheme="minorHAnsi"/>
                <w:sz w:val="18"/>
                <w:szCs w:val="18"/>
              </w:rPr>
            </w:pPr>
            <w:r w:rsidRPr="003F2ABE">
              <w:rPr>
                <w:rFonts w:asciiTheme="minorHAnsi" w:hAnsiTheme="minorHAnsi"/>
                <w:sz w:val="18"/>
                <w:szCs w:val="18"/>
              </w:rPr>
              <w:t>&lt;&lt;</w:t>
            </w:r>
            <w:r w:rsidR="00D10F70" w:rsidRPr="003F2ABE">
              <w:rPr>
                <w:rFonts w:asciiTheme="minorHAnsi" w:hAnsiTheme="minorHAnsi"/>
                <w:sz w:val="18"/>
                <w:szCs w:val="18"/>
              </w:rPr>
              <w:t xml:space="preserve"> Auto filled field:  </w:t>
            </w:r>
            <w:r w:rsidR="00B94A82" w:rsidRPr="00B94A82">
              <w:rPr>
                <w:rFonts w:asciiTheme="minorHAnsi" w:hAnsiTheme="minorHAnsi"/>
                <w:sz w:val="18"/>
                <w:szCs w:val="18"/>
                <w:u w:val="single"/>
              </w:rPr>
              <w:t>TotalLeakage</w:t>
            </w:r>
            <w:r w:rsidR="00D10F70" w:rsidRPr="003F2ABE">
              <w:rPr>
                <w:rFonts w:asciiTheme="minorHAnsi" w:hAnsiTheme="minorHAnsi"/>
                <w:sz w:val="18"/>
                <w:szCs w:val="18"/>
              </w:rPr>
              <w:t xml:space="preserve"> (this is the only allowable test </w:t>
            </w:r>
            <w:r w:rsidR="00490621" w:rsidRPr="003F2ABE">
              <w:rPr>
                <w:rFonts w:asciiTheme="minorHAnsi" w:hAnsiTheme="minorHAnsi"/>
                <w:sz w:val="18"/>
                <w:szCs w:val="18"/>
              </w:rPr>
              <w:t>method</w:t>
            </w:r>
            <w:r w:rsidR="00D10F70" w:rsidRPr="003F2ABE">
              <w:rPr>
                <w:rFonts w:asciiTheme="minorHAnsi" w:hAnsiTheme="minorHAnsi"/>
                <w:sz w:val="18"/>
                <w:szCs w:val="18"/>
              </w:rPr>
              <w:t xml:space="preserve"> for </w:t>
            </w:r>
            <w:r w:rsidR="00D10F70"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756AD5" w:rsidRPr="003F2ABE" w14:paraId="2B99C01F"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7"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2B99C018" w14:textId="5960EC1E" w:rsidR="00756AD5" w:rsidRPr="003F2ABE" w:rsidRDefault="00756AD5" w:rsidP="00F3155B">
            <w:pPr>
              <w:keepNext/>
              <w:rPr>
                <w:rFonts w:asciiTheme="minorHAnsi" w:hAnsiTheme="minorHAnsi"/>
                <w:sz w:val="18"/>
                <w:szCs w:val="18"/>
              </w:rPr>
            </w:pPr>
            <w:r w:rsidRPr="003F2ABE">
              <w:rPr>
                <w:rFonts w:asciiTheme="minorHAnsi" w:hAnsiTheme="minorHAnsi"/>
                <w:sz w:val="18"/>
                <w:szCs w:val="18"/>
              </w:rPr>
              <w:t>Leakage</w:t>
            </w:r>
            <w:r w:rsidR="00204D45">
              <w:rPr>
                <w:rFonts w:asciiTheme="minorHAnsi" w:hAnsiTheme="minorHAnsi"/>
                <w:sz w:val="18"/>
                <w:szCs w:val="18"/>
              </w:rPr>
              <w:t xml:space="preserve"> </w:t>
            </w:r>
            <w:r w:rsidRPr="003F2ABE">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2B99C019"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&lt;&lt;calculated field:</w:t>
            </w:r>
          </w:p>
          <w:p w14:paraId="2B99C01A" w14:textId="4C5FD731" w:rsidR="00756AD5" w:rsidRPr="00A45D73" w:rsidRDefault="00756AD5" w:rsidP="00791BBD">
            <w:pPr>
              <w:keepNext/>
              <w:rPr>
                <w:rFonts w:asciiTheme="minorHAnsi" w:hAnsiTheme="minorHAnsi"/>
                <w:sz w:val="18"/>
                <w:szCs w:val="18"/>
              </w:rPr>
            </w:pPr>
            <w:r w:rsidRPr="003F2ABE">
              <w:rPr>
                <w:rFonts w:asciiTheme="minorHAnsi" w:hAnsiTheme="minorHAnsi"/>
                <w:sz w:val="18"/>
                <w:szCs w:val="18"/>
              </w:rPr>
              <w:t xml:space="preserve">if </w:t>
            </w:r>
            <w:r w:rsidR="00B94A82" w:rsidRPr="00B94A82">
              <w:rPr>
                <w:rFonts w:asciiTheme="minorHAnsi" w:hAnsiTheme="minorHAnsi"/>
                <w:sz w:val="18"/>
                <w:szCs w:val="18"/>
                <w:u w:val="single"/>
              </w:rPr>
              <w:t>TotalLeakage</w:t>
            </w:r>
            <w:r w:rsidRPr="003F2ABE">
              <w:rPr>
                <w:rFonts w:asciiTheme="minorHAnsi" w:hAnsiTheme="minorHAnsi"/>
                <w:sz w:val="18"/>
                <w:szCs w:val="18"/>
              </w:rPr>
              <w:t xml:space="preserve"> </w:t>
            </w:r>
            <w:r w:rsidRPr="00A45D73">
              <w:rPr>
                <w:rFonts w:asciiTheme="minorHAnsi" w:hAnsiTheme="minorHAnsi"/>
                <w:sz w:val="18"/>
                <w:szCs w:val="18"/>
              </w:rPr>
              <w:t xml:space="preserve">and </w:t>
            </w:r>
            <w:r w:rsidR="00B94A82" w:rsidRPr="00A45D73">
              <w:rPr>
                <w:sz w:val="18"/>
                <w:szCs w:val="18"/>
                <w:u w:val="single"/>
              </w:rPr>
              <w:t>SingleFamily</w:t>
            </w:r>
            <w:r w:rsidR="00A81860" w:rsidRPr="00A45D73">
              <w:rPr>
                <w:sz w:val="18"/>
                <w:szCs w:val="18"/>
              </w:rPr>
              <w:t xml:space="preserve"> and </w:t>
            </w:r>
            <w:r w:rsidR="00B94A82" w:rsidRPr="00A45D73">
              <w:rPr>
                <w:rFonts w:asciiTheme="minorHAnsi" w:hAnsiTheme="minorHAnsi"/>
                <w:sz w:val="18"/>
                <w:szCs w:val="18"/>
                <w:u w:val="single"/>
              </w:rPr>
              <w:t>TestFinal</w:t>
            </w:r>
            <w:r w:rsidR="00FD46AA" w:rsidRPr="00A45D73">
              <w:rPr>
                <w:rFonts w:asciiTheme="minorHAnsi" w:hAnsiTheme="minorHAnsi"/>
                <w:sz w:val="18"/>
                <w:szCs w:val="18"/>
              </w:rPr>
              <w:t xml:space="preserve"> and</w:t>
            </w:r>
            <w:r w:rsidRPr="00A45D73">
              <w:rPr>
                <w:rFonts w:asciiTheme="minorHAnsi" w:hAnsiTheme="minorHAnsi"/>
                <w:sz w:val="18"/>
                <w:szCs w:val="18"/>
              </w:rPr>
              <w:t xml:space="preserve"> </w:t>
            </w:r>
            <w:r w:rsidR="005E5982" w:rsidRPr="00A45D73">
              <w:rPr>
                <w:rFonts w:asciiTheme="minorHAnsi" w:hAnsiTheme="minorHAnsi"/>
                <w:sz w:val="18"/>
                <w:szCs w:val="18"/>
                <w:u w:val="single"/>
              </w:rPr>
              <w:t>Replacement using Smoke Test</w:t>
            </w:r>
            <w:r w:rsidR="005E5982" w:rsidRPr="00A45D73">
              <w:rPr>
                <w:rFonts w:asciiTheme="minorHAnsi" w:hAnsiTheme="minorHAnsi"/>
                <w:sz w:val="18"/>
                <w:szCs w:val="18"/>
              </w:rPr>
              <w:t xml:space="preserve"> </w:t>
            </w:r>
            <w:r w:rsidRPr="00A45D73">
              <w:rPr>
                <w:rFonts w:asciiTheme="minorHAnsi" w:hAnsiTheme="minorHAnsi"/>
                <w:sz w:val="18"/>
                <w:szCs w:val="18"/>
              </w:rPr>
              <w:t>then LeakageFactor=</w:t>
            </w:r>
            <w:r w:rsidRPr="00A45D73">
              <w:rPr>
                <w:rFonts w:asciiTheme="minorHAnsi" w:hAnsiTheme="minorHAnsi"/>
                <w:sz w:val="18"/>
                <w:szCs w:val="18"/>
                <w:u w:val="single"/>
              </w:rPr>
              <w:t>0.0</w:t>
            </w:r>
            <w:ins w:id="0" w:author="Smith, Alexis@Energy" w:date="2018-06-04T12:32:00Z">
              <w:r w:rsidR="00117053">
                <w:rPr>
                  <w:rFonts w:asciiTheme="minorHAnsi" w:hAnsiTheme="minorHAnsi"/>
                  <w:sz w:val="18"/>
                  <w:szCs w:val="18"/>
                  <w:u w:val="single"/>
                </w:rPr>
                <w:t>5</w:t>
              </w:r>
            </w:ins>
            <w:bookmarkStart w:id="1" w:name="_GoBack"/>
            <w:bookmarkEnd w:id="1"/>
            <w:del w:id="2" w:author="Smith, Alexis@Energy" w:date="2018-06-04T12:32:00Z">
              <w:r w:rsidRPr="00A45D73" w:rsidDel="00117053">
                <w:rPr>
                  <w:rFonts w:asciiTheme="minorHAnsi" w:hAnsiTheme="minorHAnsi"/>
                  <w:sz w:val="18"/>
                  <w:szCs w:val="18"/>
                  <w:u w:val="single"/>
                </w:rPr>
                <w:delText>6</w:delText>
              </w:r>
            </w:del>
            <w:r w:rsidRPr="00A45D73">
              <w:rPr>
                <w:rFonts w:asciiTheme="minorHAnsi" w:hAnsiTheme="minorHAnsi"/>
                <w:sz w:val="18"/>
                <w:szCs w:val="18"/>
              </w:rPr>
              <w:t xml:space="preserve">; </w:t>
            </w:r>
          </w:p>
          <w:p w14:paraId="2B99C01B" w14:textId="77777777" w:rsidR="00A81860" w:rsidRPr="003F2ABE" w:rsidRDefault="00065C32" w:rsidP="00791BBD">
            <w:pPr>
              <w:keepNext/>
              <w:rPr>
                <w:rFonts w:asciiTheme="minorHAnsi" w:hAnsiTheme="minorHAnsi"/>
                <w:sz w:val="18"/>
                <w:szCs w:val="18"/>
              </w:rPr>
            </w:pPr>
            <w:r w:rsidRPr="00A45D73">
              <w:rPr>
                <w:rFonts w:asciiTheme="minorHAnsi" w:hAnsiTheme="minorHAnsi"/>
                <w:sz w:val="18"/>
                <w:szCs w:val="18"/>
              </w:rPr>
              <w:t>else</w:t>
            </w:r>
            <w:r w:rsidR="00741C07">
              <w:rPr>
                <w:rFonts w:asciiTheme="minorHAnsi" w:hAnsiTheme="minorHAnsi"/>
                <w:sz w:val="18"/>
                <w:szCs w:val="18"/>
              </w:rPr>
              <w:t xml:space="preserve">if </w:t>
            </w:r>
            <w:r w:rsidR="00741C07">
              <w:rPr>
                <w:rFonts w:asciiTheme="minorHAnsi" w:hAnsiTheme="minorHAnsi"/>
                <w:sz w:val="18"/>
                <w:szCs w:val="18"/>
                <w:u w:val="single"/>
              </w:rPr>
              <w:t>TotalLeakage</w:t>
            </w:r>
            <w:r w:rsidR="00741C07">
              <w:rPr>
                <w:rFonts w:asciiTheme="minorHAnsi" w:hAnsiTheme="minorHAnsi"/>
                <w:sz w:val="18"/>
                <w:szCs w:val="18"/>
              </w:rPr>
              <w:t xml:space="preserve"> and </w:t>
            </w:r>
            <w:r w:rsidR="00B94A82" w:rsidRPr="00A45D73">
              <w:rPr>
                <w:sz w:val="18"/>
                <w:szCs w:val="18"/>
                <w:u w:val="single"/>
              </w:rPr>
              <w:t>MultiFamily</w:t>
            </w:r>
            <w:r w:rsidR="00A81860" w:rsidRPr="00A45D73">
              <w:rPr>
                <w:sz w:val="18"/>
                <w:szCs w:val="18"/>
              </w:rPr>
              <w:t xml:space="preserve"> and </w:t>
            </w:r>
            <w:r w:rsidR="00A81860" w:rsidRPr="00A45D73">
              <w:rPr>
                <w:rFonts w:asciiTheme="minorHAnsi" w:hAnsiTheme="minorHAnsi"/>
                <w:sz w:val="18"/>
                <w:szCs w:val="18"/>
                <w:u w:val="single"/>
              </w:rPr>
              <w:t>TestFinal</w:t>
            </w:r>
            <w:r w:rsidR="00A81860" w:rsidRPr="00A45D73">
              <w:rPr>
                <w:rFonts w:asciiTheme="minorHAnsi" w:hAnsiTheme="minorHAnsi"/>
                <w:sz w:val="18"/>
                <w:szCs w:val="18"/>
              </w:rPr>
              <w:t xml:space="preserve"> and </w:t>
            </w:r>
            <w:r w:rsidR="00A81860" w:rsidRPr="00A45D73">
              <w:rPr>
                <w:rFonts w:asciiTheme="minorHAnsi" w:hAnsiTheme="minorHAnsi"/>
                <w:sz w:val="18"/>
                <w:szCs w:val="18"/>
                <w:u w:val="single"/>
              </w:rPr>
              <w:t>Replacement using Smoke Test</w:t>
            </w:r>
            <w:r w:rsidR="00A81860" w:rsidRPr="00A45D73">
              <w:rPr>
                <w:rFonts w:asciiTheme="minorHAnsi" w:hAnsiTheme="minorHAnsi"/>
                <w:sz w:val="18"/>
                <w:szCs w:val="18"/>
              </w:rPr>
              <w:t xml:space="preserve"> then LeakageFactor=</w:t>
            </w:r>
            <w:r w:rsidR="00A81860" w:rsidRPr="00A45D73">
              <w:rPr>
                <w:rFonts w:asciiTheme="minorHAnsi" w:hAnsiTheme="minorHAnsi"/>
                <w:sz w:val="18"/>
                <w:szCs w:val="18"/>
                <w:u w:val="single"/>
              </w:rPr>
              <w:t>0.12</w:t>
            </w:r>
            <w:r w:rsidR="00A81860" w:rsidRPr="00A45D73">
              <w:rPr>
                <w:rFonts w:asciiTheme="minorHAnsi" w:hAnsiTheme="minorHAnsi"/>
                <w:sz w:val="18"/>
                <w:szCs w:val="18"/>
              </w:rPr>
              <w:t>;</w:t>
            </w:r>
            <w:r w:rsidR="00A81860" w:rsidRPr="003F2ABE">
              <w:rPr>
                <w:rFonts w:asciiTheme="minorHAnsi" w:hAnsiTheme="minorHAnsi"/>
                <w:sz w:val="18"/>
                <w:szCs w:val="18"/>
              </w:rPr>
              <w:t xml:space="preserve"> </w:t>
            </w:r>
          </w:p>
          <w:p w14:paraId="2B99C01C" w14:textId="77777777" w:rsidR="00FD46AA" w:rsidRPr="003F2ABE" w:rsidRDefault="00FD46AA" w:rsidP="00791BBD">
            <w:pPr>
              <w:keepNext/>
              <w:rPr>
                <w:rFonts w:asciiTheme="minorHAnsi" w:hAnsiTheme="minorHAnsi"/>
                <w:sz w:val="18"/>
                <w:szCs w:val="18"/>
              </w:rPr>
            </w:pPr>
            <w:r w:rsidRPr="003F2ABE">
              <w:rPr>
                <w:rFonts w:asciiTheme="minorHAnsi" w:hAnsiTheme="minorHAnsi"/>
                <w:sz w:val="18"/>
                <w:szCs w:val="18"/>
              </w:rPr>
              <w:t xml:space="preserve">elseif </w:t>
            </w:r>
            <w:r w:rsidR="00B94A82" w:rsidRPr="00B94A82">
              <w:rPr>
                <w:rFonts w:asciiTheme="minorHAnsi" w:hAnsiTheme="minorHAnsi"/>
                <w:sz w:val="18"/>
                <w:szCs w:val="18"/>
                <w:u w:val="single"/>
              </w:rPr>
              <w:t>TotalLeakage</w:t>
            </w:r>
            <w:r w:rsidRPr="003F2ABE">
              <w:rPr>
                <w:rFonts w:asciiTheme="minorHAnsi" w:hAnsiTheme="minorHAnsi"/>
                <w:sz w:val="18"/>
                <w:szCs w:val="18"/>
              </w:rPr>
              <w:t xml:space="preserve"> </w:t>
            </w:r>
            <w:r w:rsidR="00756AD5" w:rsidRPr="003F2ABE">
              <w:rPr>
                <w:rFonts w:asciiTheme="minorHAnsi" w:hAnsiTheme="minorHAnsi"/>
                <w:sz w:val="18"/>
                <w:szCs w:val="18"/>
              </w:rPr>
              <w:t xml:space="preserve">and </w:t>
            </w:r>
            <w:r w:rsidR="00B94A82" w:rsidRPr="00B94A82">
              <w:rPr>
                <w:rFonts w:asciiTheme="minorHAnsi" w:hAnsiTheme="minorHAnsi"/>
                <w:sz w:val="18"/>
                <w:szCs w:val="18"/>
                <w:u w:val="single"/>
              </w:rPr>
              <w:t>TestFinal</w:t>
            </w:r>
            <w:r w:rsidR="00756AD5" w:rsidRPr="003F2ABE">
              <w:rPr>
                <w:rFonts w:asciiTheme="minorHAnsi" w:hAnsiTheme="minorHAnsi"/>
                <w:sz w:val="18"/>
                <w:szCs w:val="18"/>
              </w:rPr>
              <w:t xml:space="preserve"> </w:t>
            </w:r>
            <w:r w:rsidRPr="003F2ABE">
              <w:rPr>
                <w:rFonts w:asciiTheme="minorHAnsi" w:hAnsiTheme="minorHAnsi"/>
                <w:sz w:val="18"/>
                <w:szCs w:val="18"/>
              </w:rPr>
              <w:t xml:space="preserve">and </w:t>
            </w:r>
            <w:r w:rsidR="005E5982" w:rsidRPr="003F2ABE">
              <w:rPr>
                <w:rFonts w:asciiTheme="minorHAnsi" w:hAnsiTheme="minorHAnsi"/>
                <w:sz w:val="18"/>
                <w:szCs w:val="18"/>
                <w:u w:val="single"/>
              </w:rPr>
              <w:t>Alteration using Smoke Test</w:t>
            </w:r>
            <w:r w:rsidRPr="003F2ABE">
              <w:rPr>
                <w:rFonts w:asciiTheme="minorHAnsi" w:hAnsiTheme="minorHAnsi"/>
                <w:sz w:val="18"/>
                <w:szCs w:val="18"/>
              </w:rPr>
              <w:t xml:space="preserve"> </w:t>
            </w:r>
            <w:r w:rsidR="00756AD5" w:rsidRPr="003F2ABE">
              <w:rPr>
                <w:rFonts w:asciiTheme="minorHAnsi" w:hAnsiTheme="minorHAnsi"/>
                <w:sz w:val="18"/>
                <w:szCs w:val="18"/>
              </w:rPr>
              <w:t xml:space="preserve">then </w:t>
            </w:r>
          </w:p>
          <w:p w14:paraId="2B99C01D"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LeakageFactor=</w:t>
            </w:r>
            <w:r w:rsidRPr="003F2ABE">
              <w:rPr>
                <w:rFonts w:asciiTheme="minorHAnsi" w:hAnsiTheme="minorHAnsi"/>
                <w:sz w:val="18"/>
                <w:szCs w:val="18"/>
                <w:u w:val="single"/>
              </w:rPr>
              <w:t>0.1</w:t>
            </w:r>
            <w:r w:rsidR="00FD46AA" w:rsidRPr="003F2ABE">
              <w:rPr>
                <w:rFonts w:asciiTheme="minorHAnsi" w:hAnsiTheme="minorHAnsi"/>
                <w:sz w:val="18"/>
                <w:szCs w:val="18"/>
                <w:u w:val="single"/>
              </w:rPr>
              <w:t>5</w:t>
            </w:r>
            <w:r w:rsidRPr="003F2ABE">
              <w:rPr>
                <w:rFonts w:asciiTheme="minorHAnsi" w:hAnsiTheme="minorHAnsi"/>
                <w:sz w:val="18"/>
                <w:szCs w:val="18"/>
              </w:rPr>
              <w:t xml:space="preserve">;  </w:t>
            </w:r>
          </w:p>
          <w:p w14:paraId="2B99C01E"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 xml:space="preserve">else </w:t>
            </w:r>
            <w:r w:rsidR="009E1E4C" w:rsidRPr="003F2ABE">
              <w:rPr>
                <w:rFonts w:asciiTheme="minorHAnsi" w:hAnsiTheme="minorHAnsi"/>
                <w:sz w:val="18"/>
                <w:szCs w:val="18"/>
              </w:rPr>
              <w:t xml:space="preserve">provide applicable </w:t>
            </w:r>
            <w:r w:rsidR="00B94A82" w:rsidRPr="00B94A82">
              <w:rPr>
                <w:rFonts w:asciiTheme="minorHAnsi" w:hAnsiTheme="minorHAnsi"/>
                <w:sz w:val="18"/>
                <w:szCs w:val="18"/>
              </w:rPr>
              <w:t>error message</w:t>
            </w:r>
            <w:r w:rsidRPr="003F2ABE">
              <w:rPr>
                <w:rFonts w:asciiTheme="minorHAnsi" w:hAnsiTheme="minorHAnsi"/>
                <w:sz w:val="18"/>
                <w:szCs w:val="18"/>
              </w:rPr>
              <w:t xml:space="preserve"> if invalid entries for arguments&gt;&gt;</w:t>
            </w:r>
          </w:p>
        </w:tc>
      </w:tr>
      <w:tr w:rsidR="00756AD5" w:rsidRPr="003F2ABE" w14:paraId="2B99C02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20"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2B99C021" w14:textId="4044163F" w:rsidR="00756AD5" w:rsidRPr="003F2ABE" w:rsidRDefault="00756AD5" w:rsidP="00B67E7C">
            <w:pPr>
              <w:keepNext/>
              <w:rPr>
                <w:rFonts w:asciiTheme="minorHAnsi" w:hAnsiTheme="minorHAnsi"/>
                <w:sz w:val="18"/>
                <w:szCs w:val="18"/>
              </w:rPr>
            </w:pPr>
            <w:r w:rsidRPr="003F2ABE">
              <w:rPr>
                <w:rFonts w:asciiTheme="minorHAnsi" w:hAnsiTheme="minorHAnsi"/>
                <w:sz w:val="18"/>
                <w:szCs w:val="18"/>
              </w:rPr>
              <w:t>Air-Handl</w:t>
            </w:r>
            <w:r w:rsidR="00B67E7C" w:rsidRPr="003F2ABE">
              <w:rPr>
                <w:rFonts w:asciiTheme="minorHAnsi" w:hAnsiTheme="minorHAnsi"/>
                <w:sz w:val="18"/>
                <w:szCs w:val="18"/>
              </w:rPr>
              <w:t>ing</w:t>
            </w:r>
            <w:r w:rsidRPr="003F2ABE">
              <w:rPr>
                <w:rFonts w:asciiTheme="minorHAnsi" w:hAnsiTheme="minorHAnsi"/>
                <w:sz w:val="18"/>
                <w:szCs w:val="18"/>
              </w:rPr>
              <w:t xml:space="preserve"> Unit Airflow (AHU</w:t>
            </w:r>
            <w:r w:rsidR="00204D45">
              <w:rPr>
                <w:rFonts w:asciiTheme="minorHAnsi" w:hAnsiTheme="minorHAnsi"/>
                <w:sz w:val="18"/>
                <w:szCs w:val="18"/>
              </w:rPr>
              <w:t xml:space="preserve"> </w:t>
            </w:r>
            <w:r w:rsidRPr="003F2ABE">
              <w:rPr>
                <w:rFonts w:asciiTheme="minorHAnsi" w:hAnsiTheme="minorHAnsi"/>
                <w:sz w:val="18"/>
                <w:szCs w:val="18"/>
              </w:rPr>
              <w:t>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2B99C022"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 xml:space="preserve">&lt;&lt;pick one from list:  </w:t>
            </w:r>
            <w:r w:rsidRPr="003F2ABE">
              <w:rPr>
                <w:rFonts w:asciiTheme="minorHAnsi" w:hAnsiTheme="minorHAnsi"/>
                <w:sz w:val="18"/>
                <w:szCs w:val="18"/>
                <w:u w:val="single"/>
              </w:rPr>
              <w:t>DefaultAirflowMethod</w:t>
            </w:r>
            <w:r w:rsidRPr="003F2ABE">
              <w:rPr>
                <w:rFonts w:asciiTheme="minorHAnsi" w:hAnsiTheme="minorHAnsi"/>
                <w:sz w:val="18"/>
                <w:szCs w:val="18"/>
              </w:rPr>
              <w:t xml:space="preserve">;  </w:t>
            </w:r>
            <w:r w:rsidRPr="003F2ABE">
              <w:rPr>
                <w:rFonts w:asciiTheme="minorHAnsi" w:hAnsiTheme="minorHAnsi"/>
                <w:sz w:val="18"/>
                <w:szCs w:val="18"/>
                <w:u w:val="single"/>
              </w:rPr>
              <w:t>CoolingSystemMethod</w:t>
            </w:r>
            <w:r w:rsidRPr="003F2ABE">
              <w:rPr>
                <w:rFonts w:asciiTheme="minorHAnsi" w:hAnsiTheme="minorHAnsi"/>
                <w:sz w:val="18"/>
                <w:szCs w:val="18"/>
              </w:rPr>
              <w:t xml:space="preserve">;  </w:t>
            </w:r>
            <w:r w:rsidRPr="003F2ABE">
              <w:rPr>
                <w:rFonts w:asciiTheme="minorHAnsi" w:hAnsiTheme="minorHAnsi"/>
                <w:sz w:val="18"/>
                <w:szCs w:val="18"/>
                <w:u w:val="single"/>
              </w:rPr>
              <w:t>HeatingSystemMethod</w:t>
            </w:r>
            <w:r w:rsidRPr="003F2ABE">
              <w:rPr>
                <w:rFonts w:asciiTheme="minorHAnsi" w:hAnsiTheme="minorHAnsi"/>
                <w:sz w:val="18"/>
                <w:szCs w:val="18"/>
              </w:rPr>
              <w:t xml:space="preserve">; </w:t>
            </w:r>
            <w:r w:rsidRPr="003F2ABE">
              <w:rPr>
                <w:rFonts w:asciiTheme="minorHAnsi" w:hAnsiTheme="minorHAnsi"/>
                <w:sz w:val="18"/>
                <w:szCs w:val="18"/>
                <w:u w:val="single"/>
              </w:rPr>
              <w:t>MeasuredAirflowMethod</w:t>
            </w:r>
            <w:r w:rsidRPr="003F2ABE">
              <w:rPr>
                <w:rFonts w:asciiTheme="minorHAnsi" w:hAnsiTheme="minorHAnsi"/>
                <w:sz w:val="18"/>
                <w:szCs w:val="18"/>
              </w:rPr>
              <w:t>&gt;&gt;</w:t>
            </w:r>
          </w:p>
        </w:tc>
      </w:tr>
      <w:tr w:rsidR="00756AD5" w:rsidRPr="003F2ABE" w14:paraId="2B99C027"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24"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2B99C025" w14:textId="0F165864"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Measured AHU</w:t>
            </w:r>
            <w:r w:rsidR="00204D45">
              <w:rPr>
                <w:rFonts w:asciiTheme="minorHAnsi" w:hAnsiTheme="minorHAnsi"/>
                <w:sz w:val="18"/>
                <w:szCs w:val="18"/>
              </w:rPr>
              <w:t xml:space="preserve"> </w:t>
            </w:r>
            <w:r w:rsidRPr="003F2ABE">
              <w:rPr>
                <w:rFonts w:asciiTheme="minorHAnsi" w:hAnsiTheme="minorHAnsi"/>
                <w:sz w:val="18"/>
                <w:szCs w:val="18"/>
              </w:rPr>
              <w:t>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2B99C026" w14:textId="081B6FFB" w:rsidR="00756AD5" w:rsidRPr="003F2ABE" w:rsidRDefault="00CC3F2C" w:rsidP="001B6CEB">
            <w:pPr>
              <w:keepNext/>
              <w:rPr>
                <w:rFonts w:asciiTheme="minorHAnsi" w:hAnsiTheme="minorHAnsi"/>
                <w:sz w:val="18"/>
                <w:szCs w:val="18"/>
              </w:rPr>
            </w:pPr>
            <w:r w:rsidRPr="00CC3F2C">
              <w:rPr>
                <w:rFonts w:asciiTheme="minorHAnsi" w:hAnsiTheme="minorHAnsi"/>
                <w:sz w:val="18"/>
                <w:szCs w:val="18"/>
              </w:rPr>
              <w:t>&lt;&lt;if B07 = MeasuredAirflowMethod, then user enter numeric x,xxx, else if Value in B07 ≠ MeasuredAirflowMethod, then value in B08=n/a&gt;&gt;</w:t>
            </w:r>
          </w:p>
        </w:tc>
      </w:tr>
      <w:tr w:rsidR="00756AD5" w:rsidRPr="003F2ABE" w14:paraId="2B99C03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28" w14:textId="77777777" w:rsidR="00756AD5" w:rsidRPr="003F2ABE" w:rsidRDefault="007C17AE" w:rsidP="00791BBD">
            <w:pPr>
              <w:keepNext/>
              <w:spacing w:line="240" w:lineRule="exact"/>
              <w:ind w:left="-14" w:firstLine="14"/>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2B99C029" w14:textId="67499E36"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2B99C02A"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&lt;&lt;calculated field: numeric xxx:</w:t>
            </w:r>
          </w:p>
          <w:p w14:paraId="2B99C02B" w14:textId="77777777" w:rsidR="00756AD5" w:rsidRPr="003F2ABE" w:rsidRDefault="00756AD5" w:rsidP="00791BBD">
            <w:pPr>
              <w:keepNext/>
              <w:rPr>
                <w:rFonts w:asciiTheme="minorHAnsi" w:hAnsiTheme="minorHAnsi"/>
                <w:sz w:val="18"/>
                <w:szCs w:val="18"/>
                <w:u w:val="single"/>
              </w:rPr>
            </w:pPr>
            <w:r w:rsidRPr="003F2ABE">
              <w:rPr>
                <w:rFonts w:asciiTheme="minorHAnsi" w:hAnsiTheme="minorHAnsi"/>
                <w:sz w:val="18"/>
                <w:szCs w:val="18"/>
              </w:rPr>
              <w:t xml:space="preserve">if </w:t>
            </w:r>
            <w:r w:rsidRPr="003F2ABE">
              <w:rPr>
                <w:rFonts w:asciiTheme="minorHAnsi" w:hAnsiTheme="minorHAnsi"/>
                <w:sz w:val="18"/>
                <w:szCs w:val="18"/>
                <w:u w:val="single"/>
              </w:rPr>
              <w:t xml:space="preserve">DefaultAirflowMethod then </w:t>
            </w:r>
          </w:p>
          <w:p w14:paraId="2B99C02C" w14:textId="77777777" w:rsidR="00756AD5" w:rsidRPr="003F2ABE" w:rsidRDefault="00756AD5" w:rsidP="00791BBD">
            <w:pPr>
              <w:keepNext/>
              <w:rPr>
                <w:rFonts w:asciiTheme="minorHAnsi" w:hAnsiTheme="minorHAnsi"/>
                <w:sz w:val="18"/>
                <w:szCs w:val="18"/>
                <w:u w:val="single"/>
              </w:rPr>
            </w:pPr>
            <w:r w:rsidRPr="003F2ABE">
              <w:rPr>
                <w:rFonts w:asciiTheme="minorHAnsi" w:hAnsiTheme="minorHAnsi"/>
                <w:sz w:val="18"/>
                <w:szCs w:val="18"/>
                <w:u w:val="single"/>
              </w:rPr>
              <w:t>AHUAirflow=ZonedCondFloorArea*0.5*</w:t>
            </w:r>
            <w:r w:rsidRPr="003F2ABE">
              <w:rPr>
                <w:rFonts w:asciiTheme="minorHAnsi" w:hAnsiTheme="minorHAnsi"/>
                <w:sz w:val="18"/>
                <w:szCs w:val="18"/>
              </w:rPr>
              <w:t xml:space="preserve"> LeakageFactor</w:t>
            </w:r>
            <w:r w:rsidRPr="003F2ABE">
              <w:rPr>
                <w:rFonts w:asciiTheme="minorHAnsi" w:hAnsiTheme="minorHAnsi"/>
                <w:sz w:val="18"/>
                <w:szCs w:val="18"/>
                <w:u w:val="single"/>
              </w:rPr>
              <w:t>;</w:t>
            </w:r>
          </w:p>
          <w:p w14:paraId="2B99C02D" w14:textId="77777777" w:rsidR="00756AD5" w:rsidRPr="003F2ABE" w:rsidRDefault="00756AD5" w:rsidP="00791BBD">
            <w:pPr>
              <w:keepNext/>
              <w:rPr>
                <w:rFonts w:asciiTheme="minorHAnsi" w:hAnsiTheme="minorHAnsi"/>
                <w:sz w:val="18"/>
                <w:szCs w:val="18"/>
                <w:u w:val="single"/>
              </w:rPr>
            </w:pPr>
            <w:r w:rsidRPr="003F2ABE">
              <w:rPr>
                <w:rFonts w:asciiTheme="minorHAnsi" w:hAnsiTheme="minorHAnsi"/>
                <w:sz w:val="18"/>
                <w:szCs w:val="18"/>
                <w:u w:val="single"/>
              </w:rPr>
              <w:t xml:space="preserve">elseif AHUAirflowMethod= CoolingSystemMethod then </w:t>
            </w:r>
          </w:p>
          <w:p w14:paraId="2B99C02E" w14:textId="77777777" w:rsidR="00756AD5" w:rsidRPr="003F2ABE" w:rsidRDefault="00756AD5" w:rsidP="00791BBD">
            <w:pPr>
              <w:keepNext/>
              <w:rPr>
                <w:rFonts w:asciiTheme="minorHAnsi" w:hAnsiTheme="minorHAnsi"/>
                <w:sz w:val="18"/>
                <w:szCs w:val="18"/>
                <w:u w:val="single"/>
              </w:rPr>
            </w:pPr>
            <w:r w:rsidRPr="003F2ABE">
              <w:rPr>
                <w:rFonts w:asciiTheme="minorHAnsi" w:hAnsiTheme="minorHAnsi"/>
                <w:sz w:val="18"/>
                <w:szCs w:val="18"/>
                <w:u w:val="single"/>
              </w:rPr>
              <w:t>AHUAirflow=CondenserNomCoolCapacityTon*400*</w:t>
            </w:r>
            <w:r w:rsidRPr="003F2ABE">
              <w:rPr>
                <w:rFonts w:asciiTheme="minorHAnsi" w:hAnsiTheme="minorHAnsi"/>
                <w:sz w:val="18"/>
                <w:szCs w:val="18"/>
              </w:rPr>
              <w:t xml:space="preserve"> LeakageFactor</w:t>
            </w:r>
            <w:r w:rsidRPr="003F2ABE">
              <w:rPr>
                <w:rFonts w:asciiTheme="minorHAnsi" w:hAnsiTheme="minorHAnsi"/>
                <w:sz w:val="18"/>
                <w:szCs w:val="18"/>
                <w:u w:val="single"/>
              </w:rPr>
              <w:t>;</w:t>
            </w:r>
          </w:p>
          <w:p w14:paraId="2B99C02F" w14:textId="77777777" w:rsidR="00756AD5" w:rsidRPr="003F2ABE" w:rsidRDefault="00756AD5" w:rsidP="00791BBD">
            <w:pPr>
              <w:keepNext/>
              <w:rPr>
                <w:rFonts w:asciiTheme="minorHAnsi" w:hAnsiTheme="minorHAnsi"/>
                <w:sz w:val="18"/>
                <w:szCs w:val="18"/>
                <w:u w:val="single"/>
              </w:rPr>
            </w:pPr>
            <w:r w:rsidRPr="003F2ABE">
              <w:rPr>
                <w:rFonts w:asciiTheme="minorHAnsi" w:hAnsiTheme="minorHAnsi"/>
                <w:sz w:val="18"/>
                <w:szCs w:val="18"/>
                <w:u w:val="single"/>
              </w:rPr>
              <w:t>elseif AHUAirflowMethod= HeatingSystemMethod</w:t>
            </w:r>
          </w:p>
          <w:p w14:paraId="2B99C030" w14:textId="77777777" w:rsidR="00756AD5" w:rsidRPr="003F2ABE" w:rsidRDefault="00756AD5" w:rsidP="00791BBD">
            <w:pPr>
              <w:keepNext/>
              <w:rPr>
                <w:rFonts w:asciiTheme="minorHAnsi" w:hAnsiTheme="minorHAnsi"/>
                <w:sz w:val="18"/>
                <w:szCs w:val="18"/>
                <w:u w:val="single"/>
              </w:rPr>
            </w:pPr>
            <w:r w:rsidRPr="003F2ABE">
              <w:rPr>
                <w:rFonts w:asciiTheme="minorHAnsi" w:hAnsiTheme="minorHAnsi"/>
                <w:sz w:val="18"/>
                <w:szCs w:val="18"/>
                <w:u w:val="single"/>
              </w:rPr>
              <w:t>then AHUAirflow=HeatingCapacityKbtuh*21.7*</w:t>
            </w:r>
            <w:r w:rsidRPr="003F2ABE">
              <w:rPr>
                <w:rFonts w:asciiTheme="minorHAnsi" w:hAnsiTheme="minorHAnsi"/>
                <w:sz w:val="18"/>
                <w:szCs w:val="18"/>
              </w:rPr>
              <w:t xml:space="preserve"> LeakageFactor</w:t>
            </w:r>
            <w:r w:rsidRPr="003F2ABE">
              <w:rPr>
                <w:rFonts w:asciiTheme="minorHAnsi" w:hAnsiTheme="minorHAnsi"/>
                <w:sz w:val="18"/>
                <w:szCs w:val="18"/>
                <w:u w:val="single"/>
              </w:rPr>
              <w:t>;</w:t>
            </w:r>
          </w:p>
          <w:p w14:paraId="2B99C031"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u w:val="single"/>
              </w:rPr>
              <w:t>elseif AHUAirflowMethod= MeasuredAirflowMethod</w:t>
            </w:r>
            <w:r w:rsidRPr="003F2ABE">
              <w:rPr>
                <w:rFonts w:asciiTheme="minorHAnsi" w:hAnsiTheme="minorHAnsi"/>
                <w:sz w:val="18"/>
                <w:szCs w:val="18"/>
              </w:rPr>
              <w:t xml:space="preserve"> then</w:t>
            </w:r>
          </w:p>
          <w:p w14:paraId="2B99C032"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u w:val="single"/>
              </w:rPr>
              <w:t>AHUAirflow=</w:t>
            </w:r>
            <w:r w:rsidRPr="003F2ABE">
              <w:rPr>
                <w:rFonts w:asciiTheme="minorHAnsi" w:hAnsiTheme="minorHAnsi"/>
                <w:sz w:val="18"/>
                <w:szCs w:val="18"/>
              </w:rPr>
              <w:t xml:space="preserve"> Measured AHUAirflow * LeakageFactor</w:t>
            </w:r>
            <w:r w:rsidRPr="003F2ABE">
              <w:rPr>
                <w:rFonts w:asciiTheme="minorHAnsi" w:hAnsiTheme="minorHAnsi"/>
                <w:sz w:val="18"/>
                <w:szCs w:val="18"/>
                <w:u w:val="single"/>
              </w:rPr>
              <w:t>&gt;&gt;</w:t>
            </w:r>
          </w:p>
        </w:tc>
      </w:tr>
      <w:tr w:rsidR="00756AD5" w:rsidRPr="003F2ABE" w14:paraId="2B99C037" w14:textId="77777777" w:rsidTr="00500CF7">
        <w:trPr>
          <w:trHeight w:val="432"/>
        </w:trPr>
        <w:tc>
          <w:tcPr>
            <w:tcW w:w="213" w:type="pct"/>
            <w:vAlign w:val="center"/>
          </w:tcPr>
          <w:p w14:paraId="2B99C034" w14:textId="77777777" w:rsidR="00756AD5" w:rsidRPr="003F2ABE" w:rsidRDefault="00756AD5" w:rsidP="00791BBD">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10</w:t>
            </w:r>
          </w:p>
        </w:tc>
        <w:tc>
          <w:tcPr>
            <w:tcW w:w="1882" w:type="pct"/>
            <w:shd w:val="clear" w:color="auto" w:fill="auto"/>
            <w:vAlign w:val="center"/>
          </w:tcPr>
          <w:p w14:paraId="2B99C035" w14:textId="0E476C11" w:rsidR="00756AD5" w:rsidRPr="003F2ABE" w:rsidRDefault="00756AD5" w:rsidP="00F3155B">
            <w:pPr>
              <w:keepNext/>
              <w:rPr>
                <w:rFonts w:asciiTheme="minorHAnsi" w:hAnsiTheme="minorHAnsi"/>
                <w:b/>
                <w:sz w:val="18"/>
                <w:szCs w:val="18"/>
              </w:rPr>
            </w:pPr>
            <w:r w:rsidRPr="003F2ABE">
              <w:rPr>
                <w:rFonts w:asciiTheme="minorHAnsi" w:hAnsiTheme="minorHAnsi"/>
                <w:sz w:val="18"/>
                <w:szCs w:val="18"/>
              </w:rPr>
              <w:t xml:space="preserve">Actual </w:t>
            </w:r>
            <w:r w:rsidR="00204D45">
              <w:rPr>
                <w:rFonts w:asciiTheme="minorHAnsi" w:hAnsiTheme="minorHAnsi"/>
                <w:sz w:val="18"/>
                <w:szCs w:val="18"/>
              </w:rPr>
              <w:t>D</w:t>
            </w:r>
            <w:r w:rsidRPr="003F2ABE">
              <w:rPr>
                <w:rFonts w:asciiTheme="minorHAnsi" w:hAnsiTheme="minorHAnsi"/>
                <w:sz w:val="18"/>
                <w:szCs w:val="18"/>
              </w:rPr>
              <w:t xml:space="preserve">uct </w:t>
            </w:r>
            <w:r w:rsidR="00204D45">
              <w:rPr>
                <w:rFonts w:asciiTheme="minorHAnsi" w:hAnsiTheme="minorHAnsi"/>
                <w:sz w:val="18"/>
                <w:szCs w:val="18"/>
              </w:rPr>
              <w:t>L</w:t>
            </w:r>
            <w:r w:rsidRPr="003F2ABE">
              <w:rPr>
                <w:rFonts w:asciiTheme="minorHAnsi" w:hAnsiTheme="minorHAnsi"/>
                <w:sz w:val="18"/>
                <w:szCs w:val="18"/>
              </w:rPr>
              <w:t xml:space="preserve">eakage </w:t>
            </w:r>
            <w:r w:rsidR="00204D45">
              <w:rPr>
                <w:rFonts w:asciiTheme="minorHAnsi" w:hAnsiTheme="minorHAnsi"/>
                <w:sz w:val="18"/>
                <w:szCs w:val="18"/>
              </w:rPr>
              <w:t>R</w:t>
            </w:r>
            <w:r w:rsidRPr="003F2ABE">
              <w:rPr>
                <w:rFonts w:asciiTheme="minorHAnsi" w:hAnsiTheme="minorHAnsi"/>
                <w:sz w:val="18"/>
                <w:szCs w:val="18"/>
              </w:rPr>
              <w:t xml:space="preserve">ate from </w:t>
            </w:r>
            <w:r w:rsidR="00204D45">
              <w:rPr>
                <w:rFonts w:asciiTheme="minorHAnsi" w:hAnsiTheme="minorHAnsi"/>
                <w:sz w:val="18"/>
                <w:szCs w:val="18"/>
              </w:rPr>
              <w:t>L</w:t>
            </w:r>
            <w:r w:rsidRPr="003F2ABE">
              <w:rPr>
                <w:rFonts w:asciiTheme="minorHAnsi" w:hAnsiTheme="minorHAnsi"/>
                <w:sz w:val="18"/>
                <w:szCs w:val="18"/>
              </w:rPr>
              <w:t xml:space="preserve">eakage </w:t>
            </w:r>
            <w:r w:rsidR="00204D45">
              <w:rPr>
                <w:rFonts w:asciiTheme="minorHAnsi" w:hAnsiTheme="minorHAnsi"/>
                <w:sz w:val="18"/>
                <w:szCs w:val="18"/>
              </w:rPr>
              <w:t>T</w:t>
            </w:r>
            <w:r w:rsidRPr="003F2ABE">
              <w:rPr>
                <w:rFonts w:asciiTheme="minorHAnsi" w:hAnsiTheme="minorHAnsi"/>
                <w:sz w:val="18"/>
                <w:szCs w:val="18"/>
              </w:rPr>
              <w:t xml:space="preserve">est </w:t>
            </w:r>
            <w:r w:rsidR="00204D45">
              <w:rPr>
                <w:rFonts w:asciiTheme="minorHAnsi" w:hAnsiTheme="minorHAnsi"/>
                <w:sz w:val="18"/>
                <w:szCs w:val="18"/>
              </w:rPr>
              <w:t>M</w:t>
            </w:r>
            <w:r w:rsidRPr="003F2ABE">
              <w:rPr>
                <w:rFonts w:asciiTheme="minorHAnsi" w:hAnsiTheme="minorHAnsi"/>
                <w:sz w:val="18"/>
                <w:szCs w:val="18"/>
              </w:rPr>
              <w:t>easurement (cfm)</w:t>
            </w:r>
          </w:p>
        </w:tc>
        <w:tc>
          <w:tcPr>
            <w:tcW w:w="2905" w:type="pct"/>
            <w:shd w:val="clear" w:color="auto" w:fill="auto"/>
          </w:tcPr>
          <w:p w14:paraId="2B99C036"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&lt;&lt;user input: numeric xxx.x&gt;&gt;</w:t>
            </w:r>
          </w:p>
        </w:tc>
      </w:tr>
      <w:tr w:rsidR="00500CF7" w:rsidRPr="003F2ABE" w14:paraId="2B99C03B" w14:textId="77777777" w:rsidTr="00500CF7">
        <w:trPr>
          <w:trHeight w:val="432"/>
        </w:trPr>
        <w:tc>
          <w:tcPr>
            <w:tcW w:w="213" w:type="pct"/>
            <w:vAlign w:val="center"/>
          </w:tcPr>
          <w:p w14:paraId="2B99C038" w14:textId="77777777" w:rsidR="00500CF7" w:rsidRPr="003F2ABE" w:rsidRDefault="00500CF7" w:rsidP="00791BBD">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11</w:t>
            </w:r>
          </w:p>
        </w:tc>
        <w:tc>
          <w:tcPr>
            <w:tcW w:w="1882" w:type="pct"/>
            <w:shd w:val="clear" w:color="auto" w:fill="auto"/>
            <w:vAlign w:val="center"/>
          </w:tcPr>
          <w:p w14:paraId="2B99C039" w14:textId="045E3240" w:rsidR="00500CF7" w:rsidRPr="003F2ABE" w:rsidRDefault="00500CF7" w:rsidP="00F3155B">
            <w:pPr>
              <w:keepNext/>
              <w:rPr>
                <w:rFonts w:asciiTheme="minorHAnsi" w:hAnsiTheme="minorHAnsi"/>
                <w:sz w:val="18"/>
                <w:szCs w:val="18"/>
              </w:rPr>
            </w:pPr>
            <w:r w:rsidRPr="003F2ABE">
              <w:rPr>
                <w:rFonts w:asciiTheme="minorHAnsi" w:hAnsiTheme="minorHAnsi"/>
                <w:sz w:val="18"/>
                <w:szCs w:val="18"/>
              </w:rPr>
              <w:t xml:space="preserve">Compliance </w:t>
            </w:r>
            <w:r w:rsidR="00204D45">
              <w:rPr>
                <w:rFonts w:asciiTheme="minorHAnsi" w:hAnsiTheme="minorHAnsi"/>
                <w:sz w:val="18"/>
                <w:szCs w:val="18"/>
              </w:rPr>
              <w:t>S</w:t>
            </w:r>
            <w:r w:rsidRPr="003F2ABE">
              <w:rPr>
                <w:rFonts w:asciiTheme="minorHAnsi" w:hAnsiTheme="minorHAnsi"/>
                <w:sz w:val="18"/>
                <w:szCs w:val="18"/>
              </w:rPr>
              <w:t>tatement:</w:t>
            </w:r>
          </w:p>
        </w:tc>
        <w:tc>
          <w:tcPr>
            <w:tcW w:w="2905" w:type="pct"/>
            <w:shd w:val="clear" w:color="auto" w:fill="auto"/>
          </w:tcPr>
          <w:p w14:paraId="30F601C8" w14:textId="77777777" w:rsidR="00204D45" w:rsidRPr="003F2ABE" w:rsidRDefault="00204D45" w:rsidP="00204D45">
            <w:pPr>
              <w:rPr>
                <w:rFonts w:asciiTheme="minorHAnsi" w:hAnsiTheme="minorHAnsi"/>
                <w:sz w:val="18"/>
                <w:szCs w:val="18"/>
              </w:rPr>
            </w:pPr>
            <w:r w:rsidRPr="003F2ABE">
              <w:rPr>
                <w:rFonts w:asciiTheme="minorHAnsi" w:hAnsiTheme="minorHAnsi"/>
                <w:sz w:val="18"/>
                <w:szCs w:val="18"/>
              </w:rPr>
              <w:t xml:space="preserve">&lt;&lt;if measured leakage is &lt;or= to target allowed, then display message:  </w:t>
            </w:r>
          </w:p>
          <w:p w14:paraId="68AF2514" w14:textId="77777777" w:rsidR="00204D45" w:rsidRPr="003F2ABE" w:rsidRDefault="00204D45" w:rsidP="00204D45">
            <w:pPr>
              <w:rPr>
                <w:rFonts w:asciiTheme="minorHAnsi" w:hAnsiTheme="minorHAnsi"/>
                <w:sz w:val="18"/>
                <w:szCs w:val="18"/>
              </w:rPr>
            </w:pPr>
            <w:r w:rsidRPr="003F2ABE">
              <w:rPr>
                <w:rFonts w:asciiTheme="minorHAnsi" w:hAnsiTheme="minorHAnsi"/>
                <w:sz w:val="18"/>
                <w:szCs w:val="18"/>
              </w:rPr>
              <w:t>"system passes - system complies with Allowable Duct Leakage Rate criterion";</w:t>
            </w:r>
          </w:p>
          <w:p w14:paraId="222E5EC9" w14:textId="77777777" w:rsidR="00204D45" w:rsidRPr="003F2ABE" w:rsidRDefault="00204D45" w:rsidP="00204D45">
            <w:pPr>
              <w:rPr>
                <w:rFonts w:asciiTheme="minorHAnsi" w:hAnsiTheme="minorHAnsi"/>
                <w:sz w:val="18"/>
                <w:szCs w:val="18"/>
              </w:rPr>
            </w:pPr>
            <w:r w:rsidRPr="003F2ABE">
              <w:rPr>
                <w:rFonts w:asciiTheme="minorHAnsi" w:hAnsiTheme="minorHAnsi"/>
                <w:sz w:val="18"/>
                <w:szCs w:val="18"/>
              </w:rPr>
              <w:t>else if measured leakage rate is greater than target allowable leakage rate then display message:</w:t>
            </w:r>
          </w:p>
          <w:p w14:paraId="67F71BC9" w14:textId="77777777" w:rsidR="00204D45" w:rsidRPr="003F2ABE" w:rsidRDefault="00204D45" w:rsidP="00204D45">
            <w:pPr>
              <w:rPr>
                <w:rFonts w:asciiTheme="minorHAnsi" w:hAnsiTheme="minorHAnsi"/>
                <w:sz w:val="18"/>
                <w:szCs w:val="18"/>
              </w:rPr>
            </w:pPr>
            <w:r w:rsidRPr="003F2ABE">
              <w:rPr>
                <w:rFonts w:asciiTheme="minorHAnsi" w:hAnsiTheme="minorHAnsi"/>
                <w:sz w:val="18"/>
                <w:szCs w:val="18"/>
              </w:rPr>
              <w:t>"System passes using smoke test of an altered HVAC system in an existing building</w:t>
            </w:r>
          </w:p>
          <w:p w14:paraId="0DF1D4E6" w14:textId="77777777" w:rsidR="00204D45" w:rsidRPr="003F2ABE" w:rsidRDefault="00204D45" w:rsidP="00204D45">
            <w:pPr>
              <w:numPr>
                <w:ilvl w:val="0"/>
                <w:numId w:val="32"/>
              </w:numPr>
              <w:rPr>
                <w:rFonts w:asciiTheme="minorHAnsi" w:hAnsiTheme="minorHAnsi"/>
                <w:sz w:val="18"/>
                <w:szCs w:val="18"/>
              </w:rPr>
            </w:pPr>
            <w:r w:rsidRPr="003F2ABE">
              <w:rPr>
                <w:rFonts w:asciiTheme="minorHAnsi" w:hAnsiTheme="minorHAnsi"/>
                <w:sz w:val="18"/>
                <w:szCs w:val="18"/>
              </w:rPr>
              <w:t>No visible smoke exits the accessible portions of the duct system.</w:t>
            </w:r>
          </w:p>
          <w:p w14:paraId="11813E18" w14:textId="77777777" w:rsidR="00204D45" w:rsidRPr="003F2ABE" w:rsidRDefault="00204D45" w:rsidP="00204D45">
            <w:pPr>
              <w:numPr>
                <w:ilvl w:val="0"/>
                <w:numId w:val="32"/>
              </w:numPr>
              <w:rPr>
                <w:rFonts w:asciiTheme="minorHAnsi" w:hAnsiTheme="minorHAnsi"/>
                <w:sz w:val="18"/>
                <w:szCs w:val="18"/>
              </w:rPr>
            </w:pPr>
            <w:r w:rsidRPr="003F2ABE">
              <w:rPr>
                <w:rFonts w:asciiTheme="minorHAnsi" w:hAnsiTheme="minorHAnsi"/>
                <w:sz w:val="18"/>
                <w:szCs w:val="18"/>
              </w:rPr>
              <w:t>Smoke is only emanating from air-handling unit (AHU) cabinet and non</w:t>
            </w:r>
            <w:r>
              <w:rPr>
                <w:rFonts w:asciiTheme="minorHAnsi" w:hAnsiTheme="minorHAnsi"/>
                <w:sz w:val="18"/>
                <w:szCs w:val="18"/>
              </w:rPr>
              <w:t>-</w:t>
            </w:r>
            <w:r w:rsidRPr="003F2ABE">
              <w:rPr>
                <w:rFonts w:asciiTheme="minorHAnsi" w:hAnsiTheme="minorHAnsi"/>
                <w:sz w:val="18"/>
                <w:szCs w:val="18"/>
              </w:rPr>
              <w:t>accessible portions of the duct system.</w:t>
            </w:r>
          </w:p>
          <w:p w14:paraId="2B99C03A" w14:textId="2637DD96" w:rsidR="00500CF7" w:rsidRPr="003F2ABE" w:rsidRDefault="00204D45" w:rsidP="00204D45">
            <w:pPr>
              <w:keepNext/>
              <w:rPr>
                <w:rFonts w:asciiTheme="minorHAnsi" w:hAnsiTheme="minorHAnsi"/>
                <w:sz w:val="18"/>
                <w:szCs w:val="18"/>
              </w:rPr>
            </w:pPr>
            <w:r w:rsidRPr="003F2ABE">
              <w:rPr>
                <w:rFonts w:asciiTheme="minorHAnsi" w:hAnsiTheme="minorHAnsi"/>
                <w:sz w:val="18"/>
                <w:szCs w:val="18"/>
              </w:rPr>
              <w:t>Note</w:t>
            </w:r>
            <w:r>
              <w:rPr>
                <w:rFonts w:asciiTheme="minorHAnsi" w:hAnsiTheme="minorHAnsi"/>
                <w:b/>
                <w:sz w:val="18"/>
                <w:szCs w:val="18"/>
              </w:rPr>
              <w:t>:</w:t>
            </w:r>
            <w:r w:rsidRPr="003F2ABE">
              <w:rPr>
                <w:rFonts w:asciiTheme="minorHAnsi" w:hAnsiTheme="minorHAnsi"/>
                <w:sz w:val="18"/>
                <w:szCs w:val="18"/>
              </w:rPr>
              <w:t xml:space="preserve"> Accessible is defined as having access thereto, but which first may require removal or opening of access panels, doors, or moving similar obstructions. If access to the ducts requires an object to be demolished or deconstructed then sealing of those ducts is not required."&gt;&gt;</w:t>
            </w:r>
          </w:p>
        </w:tc>
      </w:tr>
    </w:tbl>
    <w:p w14:paraId="2B99C044" w14:textId="77777777" w:rsidR="00756AD5" w:rsidRPr="003F2ABE" w:rsidRDefault="00756AD5" w:rsidP="00756AD5">
      <w:pPr>
        <w:rPr>
          <w:rFonts w:asciiTheme="minorHAnsi" w:hAnsiTheme="minorHAnsi"/>
          <w:sz w:val="18"/>
          <w:szCs w:val="18"/>
        </w:rPr>
      </w:pPr>
      <w:r w:rsidRPr="003F2ABE">
        <w:rPr>
          <w:rFonts w:asciiTheme="minorHAnsi" w:hAnsiTheme="minorHAnsi"/>
          <w:sz w:val="18"/>
          <w:szCs w:val="18"/>
        </w:rPr>
        <w:br w:type="page"/>
      </w: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1"/>
        <w:gridCol w:w="10299"/>
      </w:tblGrid>
      <w:tr w:rsidR="00BD03A5" w:rsidRPr="003F2ABE" w14:paraId="2B99C046" w14:textId="77777777" w:rsidTr="00166B28">
        <w:trPr>
          <w:trHeight w:val="233"/>
        </w:trPr>
        <w:tc>
          <w:tcPr>
            <w:tcW w:w="5000" w:type="pct"/>
            <w:gridSpan w:val="2"/>
            <w:vAlign w:val="center"/>
          </w:tcPr>
          <w:p w14:paraId="2B99C045" w14:textId="4D042DF9" w:rsidR="00BD03A5" w:rsidRPr="003F2ABE" w:rsidRDefault="00BD03A5" w:rsidP="00166B28">
            <w:pPr>
              <w:rPr>
                <w:rFonts w:asciiTheme="minorHAnsi" w:hAnsiTheme="minorHAnsi"/>
                <w:b/>
                <w:caps/>
                <w:sz w:val="18"/>
                <w:szCs w:val="18"/>
              </w:rPr>
            </w:pPr>
            <w:r w:rsidRPr="00166B28">
              <w:rPr>
                <w:rFonts w:asciiTheme="minorHAnsi" w:hAnsiTheme="minorHAnsi"/>
                <w:b/>
                <w:caps/>
                <w:szCs w:val="18"/>
              </w:rPr>
              <w:t xml:space="preserve">C. </w:t>
            </w:r>
            <w:r w:rsidR="00204D45" w:rsidRPr="00F3155B">
              <w:rPr>
                <w:rFonts w:asciiTheme="minorHAnsi" w:hAnsiTheme="minorHAnsi"/>
                <w:b/>
                <w:szCs w:val="18"/>
              </w:rPr>
              <w:t>Additional Requirements for Compliance</w:t>
            </w:r>
          </w:p>
        </w:tc>
      </w:tr>
      <w:tr w:rsidR="00BD03A5" w:rsidRPr="003F2ABE" w14:paraId="2B99C049" w14:textId="77777777" w:rsidTr="00644254">
        <w:trPr>
          <w:trHeight w:val="411"/>
        </w:trPr>
        <w:tc>
          <w:tcPr>
            <w:tcW w:w="214" w:type="pct"/>
            <w:vAlign w:val="center"/>
          </w:tcPr>
          <w:p w14:paraId="2B99C047"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6" w:type="pct"/>
            <w:vAlign w:val="center"/>
          </w:tcPr>
          <w:p w14:paraId="2B99C048" w14:textId="324131F5" w:rsidR="00BD03A5" w:rsidRPr="003F2ABE" w:rsidRDefault="00BD03A5" w:rsidP="00091DB0">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C04C" w14:textId="77777777" w:rsidTr="00644254">
        <w:trPr>
          <w:trHeight w:val="411"/>
        </w:trPr>
        <w:tc>
          <w:tcPr>
            <w:tcW w:w="214" w:type="pct"/>
            <w:vAlign w:val="center"/>
          </w:tcPr>
          <w:p w14:paraId="2B99C04A"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6" w:type="pct"/>
            <w:vAlign w:val="center"/>
          </w:tcPr>
          <w:p w14:paraId="2B99C04B" w14:textId="17816597" w:rsidR="00BD03A5" w:rsidRPr="003F2ABE" w:rsidRDefault="005F21D5" w:rsidP="00091DB0">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3F2ABE" w14:paraId="2B99C04F" w14:textId="77777777" w:rsidTr="00644254">
        <w:trPr>
          <w:trHeight w:val="411"/>
        </w:trPr>
        <w:tc>
          <w:tcPr>
            <w:tcW w:w="214" w:type="pct"/>
            <w:vAlign w:val="center"/>
          </w:tcPr>
          <w:p w14:paraId="2B99C04D"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3</w:t>
            </w:r>
          </w:p>
        </w:tc>
        <w:tc>
          <w:tcPr>
            <w:tcW w:w="4786" w:type="pct"/>
            <w:vAlign w:val="center"/>
          </w:tcPr>
          <w:p w14:paraId="2B99C04E" w14:textId="77777777" w:rsidR="00BD03A5" w:rsidRPr="003F2ABE" w:rsidRDefault="00BD03A5" w:rsidP="00091DB0">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C052" w14:textId="77777777" w:rsidTr="00644254">
        <w:trPr>
          <w:trHeight w:val="411"/>
        </w:trPr>
        <w:tc>
          <w:tcPr>
            <w:tcW w:w="214" w:type="pct"/>
            <w:vAlign w:val="center"/>
          </w:tcPr>
          <w:p w14:paraId="2B99C050"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4</w:t>
            </w:r>
          </w:p>
        </w:tc>
        <w:tc>
          <w:tcPr>
            <w:tcW w:w="4786" w:type="pct"/>
            <w:vAlign w:val="center"/>
          </w:tcPr>
          <w:p w14:paraId="2B99C051" w14:textId="66705CEE" w:rsidR="00BD03A5" w:rsidRPr="003F2ABE" w:rsidRDefault="00BD03A5" w:rsidP="00091DB0">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C055" w14:textId="77777777" w:rsidTr="00644254">
        <w:trPr>
          <w:trHeight w:val="411"/>
        </w:trPr>
        <w:tc>
          <w:tcPr>
            <w:tcW w:w="214" w:type="pct"/>
            <w:vAlign w:val="center"/>
          </w:tcPr>
          <w:p w14:paraId="2B99C053"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5</w:t>
            </w:r>
          </w:p>
        </w:tc>
        <w:tc>
          <w:tcPr>
            <w:tcW w:w="4786" w:type="pct"/>
            <w:vAlign w:val="center"/>
          </w:tcPr>
          <w:p w14:paraId="2B99C054"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C058" w14:textId="77777777" w:rsidTr="00644254">
        <w:trPr>
          <w:trHeight w:val="411"/>
        </w:trPr>
        <w:tc>
          <w:tcPr>
            <w:tcW w:w="214" w:type="pct"/>
            <w:vAlign w:val="center"/>
          </w:tcPr>
          <w:p w14:paraId="2B99C056"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6</w:t>
            </w:r>
          </w:p>
        </w:tc>
        <w:tc>
          <w:tcPr>
            <w:tcW w:w="4786" w:type="pct"/>
            <w:vAlign w:val="center"/>
          </w:tcPr>
          <w:p w14:paraId="2B99C057"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C05B" w14:textId="77777777" w:rsidTr="00644254">
        <w:trPr>
          <w:trHeight w:val="411"/>
        </w:trPr>
        <w:tc>
          <w:tcPr>
            <w:tcW w:w="214" w:type="pct"/>
            <w:vAlign w:val="center"/>
          </w:tcPr>
          <w:p w14:paraId="2B99C059"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7</w:t>
            </w:r>
          </w:p>
        </w:tc>
        <w:tc>
          <w:tcPr>
            <w:tcW w:w="4786" w:type="pct"/>
            <w:vAlign w:val="center"/>
          </w:tcPr>
          <w:p w14:paraId="2B99C05A" w14:textId="7FAA00B5" w:rsidR="00BD03A5" w:rsidRPr="003F2ABE" w:rsidRDefault="00BD03A5" w:rsidP="00091DB0">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644254" w:rsidRPr="007C17AE" w14:paraId="2B99C05D" w14:textId="77777777" w:rsidTr="00644254">
        <w:trPr>
          <w:trHeight w:val="254"/>
        </w:trPr>
        <w:tc>
          <w:tcPr>
            <w:tcW w:w="5000" w:type="pct"/>
            <w:gridSpan w:val="2"/>
            <w:vAlign w:val="center"/>
          </w:tcPr>
          <w:p w14:paraId="2B99C05C" w14:textId="77777777" w:rsidR="00644254" w:rsidRPr="007C17AE" w:rsidRDefault="00644254" w:rsidP="00500CF7">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C05E" w14:textId="77777777" w:rsidR="005F4DEA" w:rsidRPr="003F2ABE" w:rsidRDefault="005F4DEA" w:rsidP="00F3155B">
      <w:pPr>
        <w:rPr>
          <w:rFonts w:asciiTheme="minorHAnsi" w:hAnsiTheme="minorHAnsi"/>
          <w:sz w:val="18"/>
          <w:szCs w:val="18"/>
        </w:rPr>
      </w:pPr>
    </w:p>
    <w:sectPr w:rsidR="005F4DEA" w:rsidRPr="003F2ABE" w:rsidSect="003538F5">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BD5BF8" w14:textId="77777777" w:rsidR="00117053" w:rsidRDefault="00117053">
      <w:r>
        <w:separator/>
      </w:r>
    </w:p>
  </w:endnote>
  <w:endnote w:type="continuationSeparator" w:id="0">
    <w:p w14:paraId="3A5BBB80" w14:textId="77777777" w:rsidR="00117053" w:rsidRDefault="00117053">
      <w:r>
        <w:continuationSeparator/>
      </w:r>
    </w:p>
  </w:endnote>
  <w:endnote w:type="continuationNotice" w:id="1">
    <w:p w14:paraId="43DCBA7D" w14:textId="77777777" w:rsidR="00117053" w:rsidRDefault="001170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9C077" w14:textId="77777777" w:rsidR="00117053" w:rsidRPr="003F2ABE" w:rsidRDefault="00117053" w:rsidP="00F3155B">
    <w:pPr>
      <w:pStyle w:val="Footer"/>
    </w:pPr>
    <w:r w:rsidRPr="003F2ABE">
      <w:t xml:space="preserve">Registration Number:                                                           Registration Date/Time:                                           HERS Provider:                       </w:t>
    </w:r>
  </w:p>
  <w:p w14:paraId="2B99C078" w14:textId="7A96C28C" w:rsidR="00117053" w:rsidRPr="003F2ABE" w:rsidRDefault="00117053" w:rsidP="00F3155B">
    <w:pPr>
      <w:pStyle w:val="Footer"/>
    </w:pPr>
    <w:r w:rsidRPr="003F2ABE">
      <w:t>CA Building Energy Efficiency Standards - 201</w:t>
    </w:r>
    <w:r>
      <w:t>6</w:t>
    </w:r>
    <w:r w:rsidRPr="003F2ABE">
      <w:t xml:space="preserve"> Residential Compliance</w:t>
    </w:r>
    <w:r w:rsidRPr="003F2ABE">
      <w:tab/>
    </w:r>
    <w:r>
      <w:t>October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9C083" w14:textId="04B278AA" w:rsidR="00117053" w:rsidRPr="003F2ABE" w:rsidRDefault="00117053" w:rsidP="00F3155B">
    <w:pPr>
      <w:pStyle w:val="Footer"/>
    </w:pPr>
    <w:r w:rsidRPr="003F2ABE">
      <w:t>CA Building Energy Efficiency Standards - 201</w:t>
    </w:r>
    <w:r>
      <w:t>6</w:t>
    </w:r>
    <w:r w:rsidRPr="003F2ABE">
      <w:t xml:space="preserve"> Residential Compliance</w:t>
    </w:r>
    <w:r w:rsidRPr="003F2ABE">
      <w:tab/>
    </w:r>
    <w:r>
      <w:t>October 2016</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9C08D" w14:textId="4DCBB25A" w:rsidR="00117053" w:rsidRPr="00E05304" w:rsidRDefault="00117053" w:rsidP="00F3155B">
    <w:pPr>
      <w:pStyle w:val="Footer"/>
    </w:pPr>
    <w:r w:rsidRPr="00D161B1">
      <w:t>CA Building Energy Efficiency Standards - 201</w:t>
    </w:r>
    <w:r>
      <w:t>6</w:t>
    </w:r>
    <w:r w:rsidRPr="00D161B1">
      <w:t xml:space="preserve"> Residential Compliance</w:t>
    </w:r>
    <w:r w:rsidRPr="00D161B1">
      <w:tab/>
    </w:r>
    <w:r>
      <w:t>October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92D9C3" w14:textId="77777777" w:rsidR="00117053" w:rsidRDefault="00117053">
      <w:r>
        <w:separator/>
      </w:r>
    </w:p>
  </w:footnote>
  <w:footnote w:type="continuationSeparator" w:id="0">
    <w:p w14:paraId="18BF4E55" w14:textId="77777777" w:rsidR="00117053" w:rsidRDefault="00117053">
      <w:r>
        <w:continuationSeparator/>
      </w:r>
    </w:p>
  </w:footnote>
  <w:footnote w:type="continuationNotice" w:id="1">
    <w:p w14:paraId="1AC7746F" w14:textId="77777777" w:rsidR="00117053" w:rsidRDefault="0011705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9C063" w14:textId="77777777" w:rsidR="00117053" w:rsidRDefault="00117053">
    <w:pPr>
      <w:pStyle w:val="Header"/>
    </w:pPr>
    <w:r>
      <w:rPr>
        <w:noProof/>
      </w:rPr>
      <w:pict w14:anchorId="2B99C0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3" o:spid="_x0000_s206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9C064" w14:textId="149EE926" w:rsidR="00117053" w:rsidRPr="009E76D0" w:rsidRDefault="00117053" w:rsidP="009E76D0">
    <w:pPr>
      <w:ind w:left="-90"/>
      <w:rPr>
        <w:rFonts w:ascii="Arial" w:hAnsi="Arial" w:cs="Arial"/>
        <w:sz w:val="14"/>
        <w:szCs w:val="14"/>
      </w:rPr>
    </w:pPr>
    <w:r w:rsidRPr="00E6690F">
      <w:rPr>
        <w:rFonts w:ascii="Arial" w:hAnsi="Arial"/>
        <w:noProof/>
      </w:rPr>
      <w:drawing>
        <wp:anchor distT="0" distB="0" distL="114300" distR="114300" simplePos="0" relativeHeight="251658240" behindDoc="0" locked="0" layoutInCell="1" allowOverlap="1" wp14:anchorId="2B99C091" wp14:editId="12C8495B">
          <wp:simplePos x="0" y="0"/>
          <wp:positionH relativeFrom="margin">
            <wp:posOffset>6559550</wp:posOffset>
          </wp:positionH>
          <wp:positionV relativeFrom="margin">
            <wp:posOffset>-1268730</wp:posOffset>
          </wp:positionV>
          <wp:extent cx="362585" cy="3181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2585" cy="318135"/>
                  </a:xfrm>
                  <a:prstGeom prst="rect">
                    <a:avLst/>
                  </a:prstGeom>
                  <a:noFill/>
                </pic:spPr>
              </pic:pic>
            </a:graphicData>
          </a:graphic>
          <wp14:sizeRelV relativeFrom="margin">
            <wp14:pctHeight>0</wp14:pctHeight>
          </wp14:sizeRelV>
        </wp:anchor>
      </w:drawing>
    </w:r>
    <w:r>
      <w:rPr>
        <w:rFonts w:ascii="Arial" w:hAnsi="Arial" w:cs="Arial"/>
        <w:noProof/>
      </w:rPr>
      <w:pict w14:anchorId="2B99C0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4" o:spid="_x0000_s206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B94A82">
      <w:rPr>
        <w:rFonts w:ascii="Arial" w:hAnsi="Arial" w:cs="Arial"/>
        <w:sz w:val="14"/>
        <w:szCs w:val="14"/>
      </w:rPr>
      <w:t>STATE OF CALIFORNIA</w:t>
    </w:r>
  </w:p>
  <w:p w14:paraId="2B99C065" w14:textId="77777777" w:rsidR="00117053" w:rsidRPr="001B55BB" w:rsidRDefault="00117053" w:rsidP="009E76D0">
    <w:pPr>
      <w:ind w:left="-90"/>
      <w:rPr>
        <w:rFonts w:ascii="Arial" w:hAnsi="Arial" w:cs="Arial"/>
        <w:b/>
        <w:sz w:val="24"/>
        <w:szCs w:val="24"/>
      </w:rPr>
    </w:pPr>
    <w:r w:rsidRPr="00B94A82">
      <w:rPr>
        <w:rFonts w:ascii="Arial" w:hAnsi="Arial" w:cs="Arial"/>
        <w:b/>
        <w:sz w:val="24"/>
        <w:szCs w:val="24"/>
      </w:rPr>
      <w:t>DUCT LEAKAGE DIAGNOSTIC TEST</w:t>
    </w:r>
  </w:p>
  <w:p w14:paraId="2B99C066" w14:textId="2ECA0787" w:rsidR="00117053" w:rsidRPr="009E76D0" w:rsidRDefault="00117053" w:rsidP="009E76D0">
    <w:pPr>
      <w:ind w:left="-90"/>
      <w:rPr>
        <w:rFonts w:ascii="Arial" w:hAnsi="Arial" w:cs="Arial"/>
        <w:sz w:val="14"/>
        <w:szCs w:val="14"/>
      </w:rPr>
    </w:pPr>
    <w:r>
      <w:rPr>
        <w:rFonts w:ascii="Arial" w:hAnsi="Arial" w:cs="Arial"/>
        <w:sz w:val="14"/>
        <w:szCs w:val="14"/>
      </w:rPr>
      <w:t>CEC-CF2R-MCH-20-H (Revised 10/16</w:t>
    </w:r>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117053" w:rsidRPr="00E05304" w14:paraId="2B99C069" w14:textId="77777777" w:rsidTr="009E76D0">
      <w:trPr>
        <w:cantSplit/>
        <w:trHeight w:val="288"/>
      </w:trPr>
      <w:tc>
        <w:tcPr>
          <w:tcW w:w="4016" w:type="pct"/>
          <w:gridSpan w:val="3"/>
          <w:tcBorders>
            <w:bottom w:val="single" w:sz="4" w:space="0" w:color="auto"/>
            <w:right w:val="nil"/>
          </w:tcBorders>
          <w:vAlign w:val="center"/>
        </w:tcPr>
        <w:p w14:paraId="2B99C067" w14:textId="77777777" w:rsidR="00117053" w:rsidRPr="00E05304" w:rsidRDefault="00117053" w:rsidP="00091DB0">
          <w:pPr>
            <w:pStyle w:val="Heading1"/>
            <w:rPr>
              <w:rFonts w:asciiTheme="minorHAnsi" w:hAnsiTheme="minorHAnsi"/>
              <w:b w:val="0"/>
              <w:bCs/>
              <w:sz w:val="20"/>
            </w:rPr>
          </w:pPr>
          <w:r w:rsidRPr="00E05304">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2B99C068" w14:textId="77777777" w:rsidR="00117053" w:rsidRPr="00E05304" w:rsidRDefault="00117053" w:rsidP="00E05304">
          <w:pPr>
            <w:pStyle w:val="Heading1"/>
            <w:jc w:val="right"/>
            <w:rPr>
              <w:rFonts w:asciiTheme="minorHAnsi" w:hAnsiTheme="minorHAnsi"/>
              <w:b w:val="0"/>
              <w:bCs/>
              <w:sz w:val="20"/>
            </w:rPr>
          </w:pPr>
          <w:r w:rsidRPr="00E05304">
            <w:rPr>
              <w:rFonts w:asciiTheme="minorHAnsi" w:hAnsiTheme="minorHAnsi"/>
              <w:b w:val="0"/>
              <w:bCs/>
              <w:sz w:val="20"/>
            </w:rPr>
            <w:t>CF2R-MCH-20-H</w:t>
          </w:r>
        </w:p>
      </w:tc>
    </w:tr>
    <w:tr w:rsidR="00117053" w:rsidRPr="00E05304" w14:paraId="2B99C06C" w14:textId="77777777" w:rsidTr="00091DB0">
      <w:trPr>
        <w:cantSplit/>
        <w:trHeight w:val="288"/>
      </w:trPr>
      <w:tc>
        <w:tcPr>
          <w:tcW w:w="2500" w:type="pct"/>
          <w:gridSpan w:val="2"/>
          <w:tcBorders>
            <w:right w:val="nil"/>
          </w:tcBorders>
        </w:tcPr>
        <w:p w14:paraId="2B99C06A" w14:textId="77777777" w:rsidR="00117053" w:rsidRPr="00E05304" w:rsidRDefault="00117053"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2B99C06B" w14:textId="51D4A4F3" w:rsidR="00117053" w:rsidRPr="00E05304" w:rsidRDefault="00117053"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6B1EFF">
            <w:rPr>
              <w:rFonts w:asciiTheme="minorHAnsi" w:hAnsiTheme="minorHAnsi"/>
              <w:bCs/>
              <w:noProof/>
            </w:rPr>
            <w:t>2</w:t>
          </w:r>
          <w:r w:rsidRPr="00E05304">
            <w:rPr>
              <w:rFonts w:asciiTheme="minorHAnsi" w:hAnsiTheme="minorHAnsi"/>
              <w:bCs/>
            </w:rPr>
            <w:fldChar w:fldCharType="end"/>
          </w:r>
          <w:r w:rsidRPr="00E05304">
            <w:rPr>
              <w:rFonts w:asciiTheme="minorHAnsi" w:hAnsiTheme="minorHAnsi"/>
              <w:bCs/>
            </w:rPr>
            <w:t xml:space="preserve"> of </w:t>
          </w:r>
          <w:fldSimple w:instr=" SECTIONPAGES   \* MERGEFORMAT ">
            <w:r w:rsidR="006B1EFF" w:rsidRPr="006B1EFF">
              <w:rPr>
                <w:rFonts w:asciiTheme="minorHAnsi" w:hAnsiTheme="minorHAnsi"/>
                <w:bCs/>
                <w:noProof/>
              </w:rPr>
              <w:t>2</w:t>
            </w:r>
          </w:fldSimple>
          <w:r w:rsidRPr="00E05304">
            <w:rPr>
              <w:rFonts w:asciiTheme="minorHAnsi" w:hAnsiTheme="minorHAnsi"/>
              <w:bCs/>
            </w:rPr>
            <w:t>)</w:t>
          </w:r>
        </w:p>
      </w:tc>
    </w:tr>
    <w:tr w:rsidR="00117053" w:rsidRPr="00E05304" w14:paraId="2B99C070" w14:textId="77777777" w:rsidTr="009E76D0">
      <w:trPr>
        <w:cantSplit/>
        <w:trHeight w:val="288"/>
      </w:trPr>
      <w:tc>
        <w:tcPr>
          <w:tcW w:w="0" w:type="auto"/>
        </w:tcPr>
        <w:p w14:paraId="2B99C06D" w14:textId="77777777" w:rsidR="00117053" w:rsidRPr="00E05304" w:rsidRDefault="00117053"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2B99C06E" w14:textId="77777777" w:rsidR="00117053" w:rsidRPr="00E05304" w:rsidRDefault="00117053"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2B99C06F" w14:textId="77777777" w:rsidR="00117053" w:rsidRPr="00E05304" w:rsidRDefault="00117053" w:rsidP="00091DB0">
          <w:pPr>
            <w:rPr>
              <w:rFonts w:asciiTheme="minorHAnsi" w:hAnsiTheme="minorHAnsi"/>
              <w:sz w:val="12"/>
              <w:szCs w:val="12"/>
            </w:rPr>
          </w:pPr>
          <w:r w:rsidRPr="00E05304">
            <w:rPr>
              <w:rFonts w:asciiTheme="minorHAnsi" w:hAnsiTheme="minorHAnsi"/>
              <w:sz w:val="12"/>
              <w:szCs w:val="12"/>
            </w:rPr>
            <w:t>Permit Number:</w:t>
          </w:r>
        </w:p>
      </w:tc>
    </w:tr>
    <w:tr w:rsidR="00117053" w:rsidRPr="00E05304" w14:paraId="2B99C074" w14:textId="77777777" w:rsidTr="009E76D0">
      <w:trPr>
        <w:cantSplit/>
        <w:trHeight w:val="288"/>
      </w:trPr>
      <w:tc>
        <w:tcPr>
          <w:tcW w:w="0" w:type="auto"/>
        </w:tcPr>
        <w:p w14:paraId="2B99C071" w14:textId="77777777" w:rsidR="00117053" w:rsidRPr="00E05304" w:rsidRDefault="00117053"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2B99C072" w14:textId="4C13E9D9" w:rsidR="00117053" w:rsidRPr="00E05304" w:rsidRDefault="00117053"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2B99C073" w14:textId="13597A24" w:rsidR="00117053" w:rsidRPr="00E05304" w:rsidRDefault="00117053"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2B99C075" w14:textId="77777777" w:rsidR="00117053" w:rsidRPr="00F3155B" w:rsidRDefault="00117053" w:rsidP="005A2889">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9C079" w14:textId="77777777" w:rsidR="00117053" w:rsidRDefault="00117053">
    <w:pPr>
      <w:pStyle w:val="Header"/>
    </w:pPr>
    <w:r>
      <w:rPr>
        <w:noProof/>
      </w:rPr>
      <w:pict w14:anchorId="2B99C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2" o:spid="_x0000_s206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9C07B" w14:textId="77777777" w:rsidR="00117053" w:rsidRDefault="00117053">
    <w:pPr>
      <w:pStyle w:val="Header"/>
    </w:pPr>
    <w:r>
      <w:rPr>
        <w:noProof/>
      </w:rPr>
      <w:pict w14:anchorId="2B99C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6" o:spid="_x0000_s206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7871"/>
      <w:gridCol w:w="276"/>
      <w:gridCol w:w="2652"/>
    </w:tblGrid>
    <w:tr w:rsidR="00117053" w:rsidRPr="00E05304" w14:paraId="2B99C07E" w14:textId="77777777" w:rsidTr="00E05304">
      <w:trPr>
        <w:cantSplit/>
        <w:trHeight w:val="288"/>
      </w:trPr>
      <w:tc>
        <w:tcPr>
          <w:tcW w:w="3644" w:type="pct"/>
          <w:tcBorders>
            <w:bottom w:val="single" w:sz="4" w:space="0" w:color="auto"/>
          </w:tcBorders>
        </w:tcPr>
        <w:p w14:paraId="2B99C07C" w14:textId="7C4C5E33" w:rsidR="00117053" w:rsidRPr="00E05304" w:rsidRDefault="00117053" w:rsidP="005F4DEA">
          <w:pPr>
            <w:pStyle w:val="Heading1"/>
            <w:rPr>
              <w:rFonts w:asciiTheme="minorHAnsi" w:hAnsiTheme="minorHAnsi"/>
              <w:b w:val="0"/>
              <w:bCs/>
              <w:sz w:val="20"/>
            </w:rPr>
          </w:pPr>
          <w:r w:rsidRPr="00E05304">
            <w:rPr>
              <w:rFonts w:asciiTheme="minorHAnsi" w:hAnsiTheme="minorHAnsi"/>
              <w:b w:val="0"/>
              <w:bCs/>
              <w:sz w:val="20"/>
            </w:rPr>
            <w:t>CERTIFICATE OF INSTALLATION</w:t>
          </w:r>
          <w:r>
            <w:rPr>
              <w:rFonts w:asciiTheme="minorHAnsi" w:hAnsiTheme="minorHAnsi"/>
              <w:b w:val="0"/>
              <w:bCs/>
              <w:sz w:val="20"/>
            </w:rPr>
            <w:t xml:space="preserve">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2B99C07D" w14:textId="77777777" w:rsidR="00117053" w:rsidRPr="00E05304" w:rsidRDefault="00117053"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w:t>
          </w:r>
          <w:r w:rsidRPr="00E05304">
            <w:rPr>
              <w:rFonts w:asciiTheme="minorHAnsi" w:hAnsiTheme="minorHAnsi"/>
              <w:b w:val="0"/>
              <w:sz w:val="20"/>
            </w:rPr>
            <w:t>CH-20-H</w:t>
          </w:r>
        </w:p>
      </w:tc>
    </w:tr>
    <w:tr w:rsidR="00117053" w:rsidRPr="00E05304" w14:paraId="2B99C081" w14:textId="77777777" w:rsidTr="00C4629B">
      <w:trPr>
        <w:cantSplit/>
        <w:trHeight w:val="288"/>
      </w:trPr>
      <w:tc>
        <w:tcPr>
          <w:tcW w:w="3772" w:type="pct"/>
          <w:gridSpan w:val="2"/>
          <w:tcBorders>
            <w:top w:val="single" w:sz="4" w:space="0" w:color="auto"/>
            <w:bottom w:val="single" w:sz="4" w:space="0" w:color="auto"/>
          </w:tcBorders>
        </w:tcPr>
        <w:p w14:paraId="2B99C07F" w14:textId="77777777" w:rsidR="00117053" w:rsidRPr="00F85124" w:rsidRDefault="00117053"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2B99C080" w14:textId="098DFFAD" w:rsidR="00117053" w:rsidRPr="00E05304" w:rsidRDefault="00117053"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6B1EFF">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6B1EFF" w:rsidRPr="006B1EFF">
              <w:rPr>
                <w:rFonts w:asciiTheme="minorHAnsi" w:hAnsiTheme="minorHAnsi"/>
                <w:noProof/>
              </w:rPr>
              <w:t>2</w:t>
            </w:r>
          </w:fldSimple>
          <w:r>
            <w:rPr>
              <w:rFonts w:asciiTheme="minorHAnsi" w:hAnsiTheme="minorHAnsi"/>
              <w:noProof/>
            </w:rPr>
            <w:t>)</w:t>
          </w:r>
        </w:p>
      </w:tc>
    </w:tr>
  </w:tbl>
  <w:p w14:paraId="2B99C082" w14:textId="18C6CCD5" w:rsidR="00117053" w:rsidRPr="00166B28" w:rsidRDefault="006B1EFF" w:rsidP="005A2889">
    <w:pPr>
      <w:pStyle w:val="Header"/>
      <w:rPr>
        <w:szCs w:val="4"/>
      </w:rPr>
    </w:pPr>
    <w:r>
      <w:rPr>
        <w:rFonts w:asciiTheme="minorHAnsi" w:hAnsiTheme="minorHAnsi"/>
        <w:b/>
        <w:bCs/>
        <w:noProof/>
      </w:rPr>
      <w:pict w14:anchorId="2B99C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7" o:spid="_x0000_s207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9C084" w14:textId="77777777" w:rsidR="00117053" w:rsidRDefault="00117053">
    <w:pPr>
      <w:pStyle w:val="Header"/>
    </w:pPr>
    <w:r>
      <w:rPr>
        <w:noProof/>
      </w:rPr>
      <w:pict w14:anchorId="2B99C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5" o:spid="_x0000_s206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9C085" w14:textId="77777777" w:rsidR="00117053" w:rsidRDefault="00117053">
    <w:pPr>
      <w:pStyle w:val="Header"/>
    </w:pPr>
    <w:r>
      <w:rPr>
        <w:noProof/>
      </w:rPr>
      <w:pict w14:anchorId="2B99C0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9" o:spid="_x0000_s206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7871"/>
      <w:gridCol w:w="276"/>
      <w:gridCol w:w="2652"/>
    </w:tblGrid>
    <w:tr w:rsidR="00117053" w:rsidRPr="00E05304" w14:paraId="2B99C088" w14:textId="77777777" w:rsidTr="00E05304">
      <w:trPr>
        <w:cantSplit/>
        <w:trHeight w:val="288"/>
      </w:trPr>
      <w:tc>
        <w:tcPr>
          <w:tcW w:w="3644" w:type="pct"/>
        </w:tcPr>
        <w:p w14:paraId="2B99C086" w14:textId="0DD1A9F9" w:rsidR="00117053" w:rsidRPr="00E05304" w:rsidRDefault="00117053" w:rsidP="005F4DEA">
          <w:pPr>
            <w:pStyle w:val="Heading1"/>
            <w:rPr>
              <w:rFonts w:asciiTheme="minorHAnsi" w:hAnsiTheme="minorHAnsi"/>
              <w:b w:val="0"/>
              <w:bCs/>
              <w:sz w:val="20"/>
            </w:rPr>
          </w:pPr>
          <w:r w:rsidRPr="00E05304">
            <w:rPr>
              <w:rFonts w:asciiTheme="minorHAnsi" w:hAnsiTheme="minorHAnsi"/>
              <w:b w:val="0"/>
              <w:bCs/>
              <w:sz w:val="20"/>
            </w:rPr>
            <w:t>CERTIFICATE OF INSTALLATION</w:t>
          </w:r>
          <w:r>
            <w:rPr>
              <w:rFonts w:asciiTheme="minorHAnsi" w:hAnsiTheme="minorHAnsi"/>
              <w:b w:val="0"/>
              <w:bCs/>
              <w:sz w:val="20"/>
            </w:rPr>
            <w:t xml:space="preserve">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2B99C087" w14:textId="77777777" w:rsidR="00117053" w:rsidRPr="00E05304" w:rsidRDefault="00117053"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-MCH-20-H</w:t>
          </w:r>
        </w:p>
      </w:tc>
    </w:tr>
    <w:tr w:rsidR="00117053" w:rsidRPr="00E05304" w14:paraId="2B99C08B" w14:textId="77777777" w:rsidTr="00C4629B">
      <w:trPr>
        <w:cantSplit/>
        <w:trHeight w:val="288"/>
      </w:trPr>
      <w:tc>
        <w:tcPr>
          <w:tcW w:w="3772" w:type="pct"/>
          <w:gridSpan w:val="2"/>
        </w:tcPr>
        <w:p w14:paraId="2B99C089" w14:textId="77777777" w:rsidR="00117053" w:rsidRPr="00F85124" w:rsidRDefault="00117053"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2B99C08A" w14:textId="55A20FBF" w:rsidR="00117053" w:rsidRPr="00E05304" w:rsidRDefault="00117053"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6B1EFF">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6B1EFF" w:rsidRPr="006B1EFF">
              <w:rPr>
                <w:rFonts w:asciiTheme="minorHAnsi" w:hAnsiTheme="minorHAnsi"/>
                <w:bCs/>
                <w:noProof/>
              </w:rPr>
              <w:t>3</w:t>
            </w:r>
          </w:fldSimple>
          <w:r>
            <w:rPr>
              <w:rFonts w:asciiTheme="minorHAnsi" w:hAnsiTheme="minorHAnsi"/>
              <w:bCs/>
              <w:noProof/>
            </w:rPr>
            <w:t>)</w:t>
          </w:r>
        </w:p>
      </w:tc>
    </w:tr>
  </w:tbl>
  <w:p w14:paraId="2B99C08C" w14:textId="3F725C58" w:rsidR="00117053" w:rsidRPr="00166B28" w:rsidRDefault="006B1EFF" w:rsidP="005A2889">
    <w:pPr>
      <w:pStyle w:val="Header"/>
      <w:rPr>
        <w:szCs w:val="4"/>
      </w:rPr>
    </w:pPr>
    <w:r>
      <w:rPr>
        <w:rFonts w:asciiTheme="minorHAnsi" w:hAnsiTheme="minorHAnsi"/>
        <w:b/>
        <w:bCs/>
        <w:noProof/>
      </w:rPr>
      <w:pict w14:anchorId="2B99C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20" o:spid="_x0000_s2070"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9C08E" w14:textId="77777777" w:rsidR="00117053" w:rsidRDefault="00117053">
    <w:pPr>
      <w:pStyle w:val="Header"/>
    </w:pPr>
    <w:r>
      <w:rPr>
        <w:noProof/>
      </w:rPr>
      <w:pict w14:anchorId="2B99C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8" o:spid="_x0000_s206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3D72DE3"/>
    <w:multiLevelType w:val="hybridMultilevel"/>
    <w:tmpl w:val="3372E672"/>
    <w:lvl w:ilvl="0" w:tplc="227A0EB2">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3070E6"/>
    <w:multiLevelType w:val="hybridMultilevel"/>
    <w:tmpl w:val="D6B0BD6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656049C"/>
    <w:multiLevelType w:val="hybridMultilevel"/>
    <w:tmpl w:val="15827D40"/>
    <w:lvl w:ilvl="0" w:tplc="97CAC400">
      <w:start w:val="1"/>
      <w:numFmt w:val="decimal"/>
      <w:lvlText w:val="%1."/>
      <w:lvlJc w:val="left"/>
      <w:pPr>
        <w:ind w:left="360" w:hanging="360"/>
      </w:pPr>
      <w:rPr>
        <w:rFonts w:hint="default"/>
        <w:i w:val="0"/>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3090A"/>
    <w:multiLevelType w:val="hybridMultilevel"/>
    <w:tmpl w:val="4C305610"/>
    <w:lvl w:ilvl="0" w:tplc="30F0ADE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20D3200"/>
    <w:multiLevelType w:val="hybridMultilevel"/>
    <w:tmpl w:val="C74EA85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1"/>
  </w:num>
  <w:num w:numId="2">
    <w:abstractNumId w:val="4"/>
  </w:num>
  <w:num w:numId="3">
    <w:abstractNumId w:val="25"/>
  </w:num>
  <w:num w:numId="4">
    <w:abstractNumId w:val="1"/>
  </w:num>
  <w:num w:numId="5">
    <w:abstractNumId w:val="0"/>
  </w:num>
  <w:num w:numId="6">
    <w:abstractNumId w:val="15"/>
  </w:num>
  <w:num w:numId="7">
    <w:abstractNumId w:val="16"/>
  </w:num>
  <w:num w:numId="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2"/>
  </w:num>
  <w:num w:numId="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28"/>
  </w:num>
  <w:num w:numId="26">
    <w:abstractNumId w:val="23"/>
  </w:num>
  <w:num w:numId="27">
    <w:abstractNumId w:val="19"/>
  </w:num>
  <w:num w:numId="28">
    <w:abstractNumId w:val="13"/>
  </w:num>
  <w:num w:numId="29">
    <w:abstractNumId w:val="31"/>
  </w:num>
  <w:num w:numId="30">
    <w:abstractNumId w:val="3"/>
  </w:num>
  <w:num w:numId="31">
    <w:abstractNumId w:val="35"/>
  </w:num>
  <w:num w:numId="32">
    <w:abstractNumId w:val="7"/>
  </w:num>
  <w:num w:numId="33">
    <w:abstractNumId w:val="38"/>
  </w:num>
  <w:num w:numId="34">
    <w:abstractNumId w:val="21"/>
  </w:num>
  <w:num w:numId="35">
    <w:abstractNumId w:val="2"/>
  </w:num>
  <w:num w:numId="36">
    <w:abstractNumId w:val="29"/>
  </w:num>
  <w:num w:numId="37">
    <w:abstractNumId w:val="9"/>
  </w:num>
  <w:num w:numId="38">
    <w:abstractNumId w:val="26"/>
  </w:num>
  <w:num w:numId="39">
    <w:abstractNumId w:val="10"/>
  </w:num>
  <w:num w:numId="40">
    <w:abstractNumId w:val="33"/>
  </w:num>
  <w:num w:numId="41">
    <w:abstractNumId w:val="18"/>
  </w:num>
  <w:num w:numId="42">
    <w:abstractNumId w:val="12"/>
  </w:num>
  <w:num w:numId="43">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abstractNumId w:val="9"/>
    <w:lvlOverride w:ilvl="0">
      <w:startOverride w:val="1"/>
    </w:lvlOverride>
    <w:lvlOverride w:ilvl="1"/>
    <w:lvlOverride w:ilvl="2"/>
    <w:lvlOverride w:ilvl="3"/>
    <w:lvlOverride w:ilvl="4"/>
    <w:lvlOverride w:ilvl="5"/>
    <w:lvlOverride w:ilvl="6"/>
    <w:lvlOverride w:ilvl="7"/>
    <w:lvlOverride w:ilvl="8"/>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mith, Alexis@Energy">
    <w15:presenceInfo w15:providerId="AD" w15:userId="S-1-5-21-606747145-1060284298-682003330-86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7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B2F"/>
    <w:rsid w:val="000016CE"/>
    <w:rsid w:val="00003076"/>
    <w:rsid w:val="000036FF"/>
    <w:rsid w:val="00013279"/>
    <w:rsid w:val="000158E9"/>
    <w:rsid w:val="00017396"/>
    <w:rsid w:val="0002303F"/>
    <w:rsid w:val="00024926"/>
    <w:rsid w:val="000253D9"/>
    <w:rsid w:val="00026750"/>
    <w:rsid w:val="0003035B"/>
    <w:rsid w:val="00031173"/>
    <w:rsid w:val="00035A79"/>
    <w:rsid w:val="00037926"/>
    <w:rsid w:val="00042078"/>
    <w:rsid w:val="000470D7"/>
    <w:rsid w:val="000471F6"/>
    <w:rsid w:val="00051BBE"/>
    <w:rsid w:val="00051F14"/>
    <w:rsid w:val="00053880"/>
    <w:rsid w:val="00053A0E"/>
    <w:rsid w:val="0006016B"/>
    <w:rsid w:val="00060776"/>
    <w:rsid w:val="000631C6"/>
    <w:rsid w:val="000632A0"/>
    <w:rsid w:val="000644B7"/>
    <w:rsid w:val="00065C32"/>
    <w:rsid w:val="000720E6"/>
    <w:rsid w:val="00076F08"/>
    <w:rsid w:val="00080036"/>
    <w:rsid w:val="00080A37"/>
    <w:rsid w:val="00080EEE"/>
    <w:rsid w:val="000861F1"/>
    <w:rsid w:val="00086CB0"/>
    <w:rsid w:val="000877BE"/>
    <w:rsid w:val="0009169C"/>
    <w:rsid w:val="00091D81"/>
    <w:rsid w:val="00091DB0"/>
    <w:rsid w:val="00093448"/>
    <w:rsid w:val="00094EF2"/>
    <w:rsid w:val="000A01DA"/>
    <w:rsid w:val="000A0D18"/>
    <w:rsid w:val="000A105B"/>
    <w:rsid w:val="000A1F02"/>
    <w:rsid w:val="000A3365"/>
    <w:rsid w:val="000A35C7"/>
    <w:rsid w:val="000A4A99"/>
    <w:rsid w:val="000B22EC"/>
    <w:rsid w:val="000B4491"/>
    <w:rsid w:val="000B642A"/>
    <w:rsid w:val="000B7EF1"/>
    <w:rsid w:val="000B7F1D"/>
    <w:rsid w:val="000C1A4A"/>
    <w:rsid w:val="000C3538"/>
    <w:rsid w:val="000C4C97"/>
    <w:rsid w:val="000C6426"/>
    <w:rsid w:val="000C6B8F"/>
    <w:rsid w:val="000C7320"/>
    <w:rsid w:val="000D25DB"/>
    <w:rsid w:val="000D3A95"/>
    <w:rsid w:val="000D7671"/>
    <w:rsid w:val="000D7DA8"/>
    <w:rsid w:val="000E0BE1"/>
    <w:rsid w:val="000E17B1"/>
    <w:rsid w:val="000E53E9"/>
    <w:rsid w:val="000E5583"/>
    <w:rsid w:val="000E64AD"/>
    <w:rsid w:val="000E7ABD"/>
    <w:rsid w:val="000F070F"/>
    <w:rsid w:val="000F0BA7"/>
    <w:rsid w:val="000F67E7"/>
    <w:rsid w:val="000F754C"/>
    <w:rsid w:val="001016DC"/>
    <w:rsid w:val="001029F8"/>
    <w:rsid w:val="00105B4A"/>
    <w:rsid w:val="00106B6B"/>
    <w:rsid w:val="001131A2"/>
    <w:rsid w:val="001137E5"/>
    <w:rsid w:val="00117053"/>
    <w:rsid w:val="00117E61"/>
    <w:rsid w:val="00126F26"/>
    <w:rsid w:val="001305CE"/>
    <w:rsid w:val="001315EE"/>
    <w:rsid w:val="00135763"/>
    <w:rsid w:val="00135846"/>
    <w:rsid w:val="00137AA4"/>
    <w:rsid w:val="001408CF"/>
    <w:rsid w:val="00142FD3"/>
    <w:rsid w:val="001451B7"/>
    <w:rsid w:val="00145C51"/>
    <w:rsid w:val="00152134"/>
    <w:rsid w:val="001526C4"/>
    <w:rsid w:val="00154F2C"/>
    <w:rsid w:val="00155ACD"/>
    <w:rsid w:val="001577AB"/>
    <w:rsid w:val="00160B6E"/>
    <w:rsid w:val="001615D7"/>
    <w:rsid w:val="00161B74"/>
    <w:rsid w:val="00162081"/>
    <w:rsid w:val="00166B28"/>
    <w:rsid w:val="00171597"/>
    <w:rsid w:val="00171E43"/>
    <w:rsid w:val="001739FA"/>
    <w:rsid w:val="00174BD1"/>
    <w:rsid w:val="00175D42"/>
    <w:rsid w:val="00181190"/>
    <w:rsid w:val="00192BEB"/>
    <w:rsid w:val="0019624F"/>
    <w:rsid w:val="001A5583"/>
    <w:rsid w:val="001B3EDE"/>
    <w:rsid w:val="001B55BB"/>
    <w:rsid w:val="001B5BA4"/>
    <w:rsid w:val="001B6CEB"/>
    <w:rsid w:val="001C53E8"/>
    <w:rsid w:val="001C6E80"/>
    <w:rsid w:val="001D7314"/>
    <w:rsid w:val="001E1EA2"/>
    <w:rsid w:val="001E3C52"/>
    <w:rsid w:val="001F0E8D"/>
    <w:rsid w:val="001F1B39"/>
    <w:rsid w:val="001F20EE"/>
    <w:rsid w:val="00200E53"/>
    <w:rsid w:val="00202608"/>
    <w:rsid w:val="00204BDE"/>
    <w:rsid w:val="00204D45"/>
    <w:rsid w:val="00206039"/>
    <w:rsid w:val="00213E8E"/>
    <w:rsid w:val="00216C55"/>
    <w:rsid w:val="00222F6D"/>
    <w:rsid w:val="002241A5"/>
    <w:rsid w:val="0023161B"/>
    <w:rsid w:val="00232C4A"/>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7212"/>
    <w:rsid w:val="002776B2"/>
    <w:rsid w:val="00281F82"/>
    <w:rsid w:val="0028466E"/>
    <w:rsid w:val="00284AFC"/>
    <w:rsid w:val="00284C8F"/>
    <w:rsid w:val="00285A7C"/>
    <w:rsid w:val="00287573"/>
    <w:rsid w:val="00291F72"/>
    <w:rsid w:val="00295ED5"/>
    <w:rsid w:val="002A1004"/>
    <w:rsid w:val="002A18FC"/>
    <w:rsid w:val="002A199B"/>
    <w:rsid w:val="002A3F41"/>
    <w:rsid w:val="002A40ED"/>
    <w:rsid w:val="002A6A1F"/>
    <w:rsid w:val="002B168D"/>
    <w:rsid w:val="002B177A"/>
    <w:rsid w:val="002B2393"/>
    <w:rsid w:val="002B2763"/>
    <w:rsid w:val="002B4F6F"/>
    <w:rsid w:val="002B52AC"/>
    <w:rsid w:val="002B6475"/>
    <w:rsid w:val="002C131A"/>
    <w:rsid w:val="002C586B"/>
    <w:rsid w:val="002C6698"/>
    <w:rsid w:val="002D1475"/>
    <w:rsid w:val="002D381F"/>
    <w:rsid w:val="002D3BA6"/>
    <w:rsid w:val="002D680A"/>
    <w:rsid w:val="002D7DB8"/>
    <w:rsid w:val="002E3676"/>
    <w:rsid w:val="002E56AE"/>
    <w:rsid w:val="002E5EBF"/>
    <w:rsid w:val="002E7941"/>
    <w:rsid w:val="002F0C86"/>
    <w:rsid w:val="002F40A7"/>
    <w:rsid w:val="002F6775"/>
    <w:rsid w:val="003051D0"/>
    <w:rsid w:val="00306026"/>
    <w:rsid w:val="003120AC"/>
    <w:rsid w:val="00312B50"/>
    <w:rsid w:val="00314D52"/>
    <w:rsid w:val="00314EC3"/>
    <w:rsid w:val="0032018D"/>
    <w:rsid w:val="00320F01"/>
    <w:rsid w:val="003218BB"/>
    <w:rsid w:val="003247CA"/>
    <w:rsid w:val="00324B0C"/>
    <w:rsid w:val="00331E82"/>
    <w:rsid w:val="00337397"/>
    <w:rsid w:val="00340CE9"/>
    <w:rsid w:val="003477A1"/>
    <w:rsid w:val="003500C8"/>
    <w:rsid w:val="00350A8C"/>
    <w:rsid w:val="00351E70"/>
    <w:rsid w:val="00352291"/>
    <w:rsid w:val="003530F3"/>
    <w:rsid w:val="003538F5"/>
    <w:rsid w:val="00353946"/>
    <w:rsid w:val="00353C3B"/>
    <w:rsid w:val="0035603C"/>
    <w:rsid w:val="00357343"/>
    <w:rsid w:val="003663CE"/>
    <w:rsid w:val="00371157"/>
    <w:rsid w:val="00372700"/>
    <w:rsid w:val="00376EAA"/>
    <w:rsid w:val="003809C0"/>
    <w:rsid w:val="00382DF2"/>
    <w:rsid w:val="003850E9"/>
    <w:rsid w:val="00386209"/>
    <w:rsid w:val="0038684E"/>
    <w:rsid w:val="0039142A"/>
    <w:rsid w:val="00394C8C"/>
    <w:rsid w:val="00397D03"/>
    <w:rsid w:val="00397F00"/>
    <w:rsid w:val="003A0501"/>
    <w:rsid w:val="003A36EF"/>
    <w:rsid w:val="003B3641"/>
    <w:rsid w:val="003B5B3C"/>
    <w:rsid w:val="003C6131"/>
    <w:rsid w:val="003C7B7A"/>
    <w:rsid w:val="003D349A"/>
    <w:rsid w:val="003D4C05"/>
    <w:rsid w:val="003D5183"/>
    <w:rsid w:val="003D5350"/>
    <w:rsid w:val="003E1E09"/>
    <w:rsid w:val="003E1E46"/>
    <w:rsid w:val="003E22AB"/>
    <w:rsid w:val="003E3787"/>
    <w:rsid w:val="003F064C"/>
    <w:rsid w:val="003F1C6F"/>
    <w:rsid w:val="003F2ABE"/>
    <w:rsid w:val="003F49BD"/>
    <w:rsid w:val="003F5BCA"/>
    <w:rsid w:val="003F5C8B"/>
    <w:rsid w:val="003F6A76"/>
    <w:rsid w:val="00402651"/>
    <w:rsid w:val="00405690"/>
    <w:rsid w:val="00405CA8"/>
    <w:rsid w:val="00407A9D"/>
    <w:rsid w:val="0041327B"/>
    <w:rsid w:val="00415FD0"/>
    <w:rsid w:val="004168A3"/>
    <w:rsid w:val="00417D09"/>
    <w:rsid w:val="00421360"/>
    <w:rsid w:val="00422378"/>
    <w:rsid w:val="00430CEA"/>
    <w:rsid w:val="004318DA"/>
    <w:rsid w:val="00432098"/>
    <w:rsid w:val="0043390E"/>
    <w:rsid w:val="0043422C"/>
    <w:rsid w:val="00435279"/>
    <w:rsid w:val="00440841"/>
    <w:rsid w:val="00447B87"/>
    <w:rsid w:val="004507D3"/>
    <w:rsid w:val="004510F5"/>
    <w:rsid w:val="00453457"/>
    <w:rsid w:val="0045375A"/>
    <w:rsid w:val="00454C3D"/>
    <w:rsid w:val="00462516"/>
    <w:rsid w:val="00462AC1"/>
    <w:rsid w:val="004662FC"/>
    <w:rsid w:val="0046705B"/>
    <w:rsid w:val="00470951"/>
    <w:rsid w:val="004712B7"/>
    <w:rsid w:val="004737C4"/>
    <w:rsid w:val="00474509"/>
    <w:rsid w:val="00474A7A"/>
    <w:rsid w:val="00475987"/>
    <w:rsid w:val="00477D56"/>
    <w:rsid w:val="0048031E"/>
    <w:rsid w:val="004809EE"/>
    <w:rsid w:val="00485F66"/>
    <w:rsid w:val="00486F0B"/>
    <w:rsid w:val="00490621"/>
    <w:rsid w:val="004938C9"/>
    <w:rsid w:val="004944D6"/>
    <w:rsid w:val="004948E2"/>
    <w:rsid w:val="00494B7C"/>
    <w:rsid w:val="00495CA0"/>
    <w:rsid w:val="004964DB"/>
    <w:rsid w:val="004A1BEB"/>
    <w:rsid w:val="004A1F99"/>
    <w:rsid w:val="004A264A"/>
    <w:rsid w:val="004A5C7F"/>
    <w:rsid w:val="004A6E7F"/>
    <w:rsid w:val="004B1012"/>
    <w:rsid w:val="004B4582"/>
    <w:rsid w:val="004B7BD2"/>
    <w:rsid w:val="004C23D9"/>
    <w:rsid w:val="004C2C61"/>
    <w:rsid w:val="004C52C3"/>
    <w:rsid w:val="004D1CE3"/>
    <w:rsid w:val="004D287C"/>
    <w:rsid w:val="004D3A8D"/>
    <w:rsid w:val="004D790F"/>
    <w:rsid w:val="004E112A"/>
    <w:rsid w:val="004E230B"/>
    <w:rsid w:val="004F0A7F"/>
    <w:rsid w:val="004F28C2"/>
    <w:rsid w:val="004F40C1"/>
    <w:rsid w:val="004F4C76"/>
    <w:rsid w:val="004F697A"/>
    <w:rsid w:val="00500CF7"/>
    <w:rsid w:val="0050284B"/>
    <w:rsid w:val="00511413"/>
    <w:rsid w:val="00513D83"/>
    <w:rsid w:val="00514ADB"/>
    <w:rsid w:val="00520412"/>
    <w:rsid w:val="005222CB"/>
    <w:rsid w:val="0052557A"/>
    <w:rsid w:val="00526005"/>
    <w:rsid w:val="00527ACC"/>
    <w:rsid w:val="00530F4C"/>
    <w:rsid w:val="00531044"/>
    <w:rsid w:val="005340A2"/>
    <w:rsid w:val="00535BE3"/>
    <w:rsid w:val="00536AA4"/>
    <w:rsid w:val="00541293"/>
    <w:rsid w:val="005437EB"/>
    <w:rsid w:val="005477F1"/>
    <w:rsid w:val="00551599"/>
    <w:rsid w:val="00552A3E"/>
    <w:rsid w:val="0055322B"/>
    <w:rsid w:val="00555884"/>
    <w:rsid w:val="00560BFB"/>
    <w:rsid w:val="00562BA8"/>
    <w:rsid w:val="0056567E"/>
    <w:rsid w:val="005678C7"/>
    <w:rsid w:val="00572B72"/>
    <w:rsid w:val="00573417"/>
    <w:rsid w:val="00574E6A"/>
    <w:rsid w:val="00577316"/>
    <w:rsid w:val="005804EF"/>
    <w:rsid w:val="0058107F"/>
    <w:rsid w:val="005813CE"/>
    <w:rsid w:val="005821CB"/>
    <w:rsid w:val="00582AF2"/>
    <w:rsid w:val="00582D51"/>
    <w:rsid w:val="005877FC"/>
    <w:rsid w:val="0059070E"/>
    <w:rsid w:val="00594C36"/>
    <w:rsid w:val="005A2889"/>
    <w:rsid w:val="005A7737"/>
    <w:rsid w:val="005C4233"/>
    <w:rsid w:val="005C5038"/>
    <w:rsid w:val="005C73C7"/>
    <w:rsid w:val="005D2752"/>
    <w:rsid w:val="005D30D4"/>
    <w:rsid w:val="005D55BB"/>
    <w:rsid w:val="005E23CD"/>
    <w:rsid w:val="005E2724"/>
    <w:rsid w:val="005E3E55"/>
    <w:rsid w:val="005E550E"/>
    <w:rsid w:val="005E5982"/>
    <w:rsid w:val="005E644F"/>
    <w:rsid w:val="005E68FF"/>
    <w:rsid w:val="005F178B"/>
    <w:rsid w:val="005F21D5"/>
    <w:rsid w:val="005F4976"/>
    <w:rsid w:val="005F4CDC"/>
    <w:rsid w:val="005F4DEA"/>
    <w:rsid w:val="006016EB"/>
    <w:rsid w:val="006019F9"/>
    <w:rsid w:val="00601C19"/>
    <w:rsid w:val="00605944"/>
    <w:rsid w:val="00607852"/>
    <w:rsid w:val="0061108C"/>
    <w:rsid w:val="00611910"/>
    <w:rsid w:val="00613F4A"/>
    <w:rsid w:val="00614268"/>
    <w:rsid w:val="006146EC"/>
    <w:rsid w:val="006157A9"/>
    <w:rsid w:val="00616C4D"/>
    <w:rsid w:val="00617B42"/>
    <w:rsid w:val="006200D7"/>
    <w:rsid w:val="006227B1"/>
    <w:rsid w:val="00622990"/>
    <w:rsid w:val="00624650"/>
    <w:rsid w:val="00631115"/>
    <w:rsid w:val="006320E2"/>
    <w:rsid w:val="00632F51"/>
    <w:rsid w:val="00632F73"/>
    <w:rsid w:val="0063361B"/>
    <w:rsid w:val="00637DB0"/>
    <w:rsid w:val="006411CF"/>
    <w:rsid w:val="00641C71"/>
    <w:rsid w:val="0064240D"/>
    <w:rsid w:val="0064300C"/>
    <w:rsid w:val="006431D9"/>
    <w:rsid w:val="00644254"/>
    <w:rsid w:val="00654F37"/>
    <w:rsid w:val="00663AF7"/>
    <w:rsid w:val="006646F9"/>
    <w:rsid w:val="00667362"/>
    <w:rsid w:val="00674FED"/>
    <w:rsid w:val="0068226F"/>
    <w:rsid w:val="00682CBA"/>
    <w:rsid w:val="00682F5C"/>
    <w:rsid w:val="00683676"/>
    <w:rsid w:val="00685D72"/>
    <w:rsid w:val="00686B8B"/>
    <w:rsid w:val="00687796"/>
    <w:rsid w:val="00692EDF"/>
    <w:rsid w:val="006930E5"/>
    <w:rsid w:val="00696AEB"/>
    <w:rsid w:val="00697E29"/>
    <w:rsid w:val="006A156C"/>
    <w:rsid w:val="006A3F12"/>
    <w:rsid w:val="006A57F1"/>
    <w:rsid w:val="006A722E"/>
    <w:rsid w:val="006B1D80"/>
    <w:rsid w:val="006B1EFF"/>
    <w:rsid w:val="006B4081"/>
    <w:rsid w:val="006B5108"/>
    <w:rsid w:val="006B788C"/>
    <w:rsid w:val="006C0044"/>
    <w:rsid w:val="006C0E98"/>
    <w:rsid w:val="006C7335"/>
    <w:rsid w:val="006C7406"/>
    <w:rsid w:val="006D1C0A"/>
    <w:rsid w:val="006D21DC"/>
    <w:rsid w:val="006D4D01"/>
    <w:rsid w:val="006D5770"/>
    <w:rsid w:val="006D7492"/>
    <w:rsid w:val="006E1FC1"/>
    <w:rsid w:val="006E60E0"/>
    <w:rsid w:val="006F0652"/>
    <w:rsid w:val="006F2C70"/>
    <w:rsid w:val="006F4EBD"/>
    <w:rsid w:val="0070354F"/>
    <w:rsid w:val="007108CC"/>
    <w:rsid w:val="00711936"/>
    <w:rsid w:val="00714442"/>
    <w:rsid w:val="00714CBC"/>
    <w:rsid w:val="00714DAD"/>
    <w:rsid w:val="0071761E"/>
    <w:rsid w:val="007176C9"/>
    <w:rsid w:val="00717DEA"/>
    <w:rsid w:val="00720306"/>
    <w:rsid w:val="00723136"/>
    <w:rsid w:val="00733159"/>
    <w:rsid w:val="00734A66"/>
    <w:rsid w:val="007354B2"/>
    <w:rsid w:val="007376EC"/>
    <w:rsid w:val="00741C07"/>
    <w:rsid w:val="00743217"/>
    <w:rsid w:val="0074424A"/>
    <w:rsid w:val="007510B1"/>
    <w:rsid w:val="00751673"/>
    <w:rsid w:val="00753CFA"/>
    <w:rsid w:val="007551EC"/>
    <w:rsid w:val="00756AD5"/>
    <w:rsid w:val="007635A5"/>
    <w:rsid w:val="0076441C"/>
    <w:rsid w:val="00765542"/>
    <w:rsid w:val="00765F67"/>
    <w:rsid w:val="00771624"/>
    <w:rsid w:val="007755D6"/>
    <w:rsid w:val="007756F6"/>
    <w:rsid w:val="00776799"/>
    <w:rsid w:val="00777B2F"/>
    <w:rsid w:val="00781BF8"/>
    <w:rsid w:val="007821E9"/>
    <w:rsid w:val="00782ADC"/>
    <w:rsid w:val="00785B34"/>
    <w:rsid w:val="00791BBD"/>
    <w:rsid w:val="00792F95"/>
    <w:rsid w:val="00793E1C"/>
    <w:rsid w:val="00795882"/>
    <w:rsid w:val="00795EB8"/>
    <w:rsid w:val="00797224"/>
    <w:rsid w:val="00797290"/>
    <w:rsid w:val="00797860"/>
    <w:rsid w:val="007A0296"/>
    <w:rsid w:val="007A4603"/>
    <w:rsid w:val="007A534A"/>
    <w:rsid w:val="007B4BEA"/>
    <w:rsid w:val="007B645E"/>
    <w:rsid w:val="007C12FC"/>
    <w:rsid w:val="007C17AE"/>
    <w:rsid w:val="007C24A3"/>
    <w:rsid w:val="007C345F"/>
    <w:rsid w:val="007C4EB0"/>
    <w:rsid w:val="007C5729"/>
    <w:rsid w:val="007D060B"/>
    <w:rsid w:val="007D0D8F"/>
    <w:rsid w:val="007D19B2"/>
    <w:rsid w:val="007D2DD3"/>
    <w:rsid w:val="007D3659"/>
    <w:rsid w:val="007D726A"/>
    <w:rsid w:val="007E26E9"/>
    <w:rsid w:val="007E32B3"/>
    <w:rsid w:val="007F3E17"/>
    <w:rsid w:val="007F57DC"/>
    <w:rsid w:val="00802192"/>
    <w:rsid w:val="00804C36"/>
    <w:rsid w:val="00807045"/>
    <w:rsid w:val="00811DC5"/>
    <w:rsid w:val="00811DEE"/>
    <w:rsid w:val="00815AA1"/>
    <w:rsid w:val="00815F28"/>
    <w:rsid w:val="0081628C"/>
    <w:rsid w:val="00821F42"/>
    <w:rsid w:val="0082448D"/>
    <w:rsid w:val="00825B19"/>
    <w:rsid w:val="008353B6"/>
    <w:rsid w:val="00841186"/>
    <w:rsid w:val="008459F6"/>
    <w:rsid w:val="00847E91"/>
    <w:rsid w:val="00847EF3"/>
    <w:rsid w:val="0085268F"/>
    <w:rsid w:val="00853177"/>
    <w:rsid w:val="008540F3"/>
    <w:rsid w:val="00857939"/>
    <w:rsid w:val="00860E60"/>
    <w:rsid w:val="00861BF8"/>
    <w:rsid w:val="00865861"/>
    <w:rsid w:val="00865FD2"/>
    <w:rsid w:val="00866192"/>
    <w:rsid w:val="008665B5"/>
    <w:rsid w:val="00867FE9"/>
    <w:rsid w:val="008702E6"/>
    <w:rsid w:val="00873A16"/>
    <w:rsid w:val="008812D3"/>
    <w:rsid w:val="0088300D"/>
    <w:rsid w:val="00886660"/>
    <w:rsid w:val="00890DB2"/>
    <w:rsid w:val="00891B81"/>
    <w:rsid w:val="00892A5A"/>
    <w:rsid w:val="008947D9"/>
    <w:rsid w:val="00894E3E"/>
    <w:rsid w:val="008A5B91"/>
    <w:rsid w:val="008A7891"/>
    <w:rsid w:val="008A7F5C"/>
    <w:rsid w:val="008B05CC"/>
    <w:rsid w:val="008B188E"/>
    <w:rsid w:val="008B6F19"/>
    <w:rsid w:val="008C10F1"/>
    <w:rsid w:val="008C23D7"/>
    <w:rsid w:val="008C2655"/>
    <w:rsid w:val="008C463D"/>
    <w:rsid w:val="008D0B8D"/>
    <w:rsid w:val="008D3743"/>
    <w:rsid w:val="008D3813"/>
    <w:rsid w:val="008D5D06"/>
    <w:rsid w:val="008D7458"/>
    <w:rsid w:val="008E1ADC"/>
    <w:rsid w:val="008E3DF1"/>
    <w:rsid w:val="008E429B"/>
    <w:rsid w:val="008E4542"/>
    <w:rsid w:val="008F1900"/>
    <w:rsid w:val="00900C86"/>
    <w:rsid w:val="00910674"/>
    <w:rsid w:val="009119ED"/>
    <w:rsid w:val="00913530"/>
    <w:rsid w:val="00914626"/>
    <w:rsid w:val="00915BCF"/>
    <w:rsid w:val="0091628E"/>
    <w:rsid w:val="00924AC5"/>
    <w:rsid w:val="009379DB"/>
    <w:rsid w:val="00941530"/>
    <w:rsid w:val="00941E17"/>
    <w:rsid w:val="009437C6"/>
    <w:rsid w:val="00946688"/>
    <w:rsid w:val="00946BF6"/>
    <w:rsid w:val="00953067"/>
    <w:rsid w:val="00954970"/>
    <w:rsid w:val="00955A9A"/>
    <w:rsid w:val="00955BFC"/>
    <w:rsid w:val="009564C7"/>
    <w:rsid w:val="00957C9E"/>
    <w:rsid w:val="009616DA"/>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A059F"/>
    <w:rsid w:val="009A1F14"/>
    <w:rsid w:val="009A3318"/>
    <w:rsid w:val="009A540B"/>
    <w:rsid w:val="009A698F"/>
    <w:rsid w:val="009A6F10"/>
    <w:rsid w:val="009C0414"/>
    <w:rsid w:val="009C1F4E"/>
    <w:rsid w:val="009C4B49"/>
    <w:rsid w:val="009C4F9A"/>
    <w:rsid w:val="009C6B77"/>
    <w:rsid w:val="009D008B"/>
    <w:rsid w:val="009D0F10"/>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D19"/>
    <w:rsid w:val="00A12015"/>
    <w:rsid w:val="00A13142"/>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5365"/>
    <w:rsid w:val="00A55444"/>
    <w:rsid w:val="00A662D3"/>
    <w:rsid w:val="00A6741C"/>
    <w:rsid w:val="00A677BB"/>
    <w:rsid w:val="00A67FA8"/>
    <w:rsid w:val="00A702F0"/>
    <w:rsid w:val="00A70722"/>
    <w:rsid w:val="00A742B3"/>
    <w:rsid w:val="00A75B9B"/>
    <w:rsid w:val="00A76CF1"/>
    <w:rsid w:val="00A77BE6"/>
    <w:rsid w:val="00A81137"/>
    <w:rsid w:val="00A81860"/>
    <w:rsid w:val="00A87572"/>
    <w:rsid w:val="00A92B3A"/>
    <w:rsid w:val="00A97F7D"/>
    <w:rsid w:val="00AA01C1"/>
    <w:rsid w:val="00AA18EC"/>
    <w:rsid w:val="00AA2214"/>
    <w:rsid w:val="00AA4D83"/>
    <w:rsid w:val="00AA767E"/>
    <w:rsid w:val="00AB1578"/>
    <w:rsid w:val="00AB4166"/>
    <w:rsid w:val="00AC2C0E"/>
    <w:rsid w:val="00AC348D"/>
    <w:rsid w:val="00AC398B"/>
    <w:rsid w:val="00AC4755"/>
    <w:rsid w:val="00AC5DE9"/>
    <w:rsid w:val="00AC65B1"/>
    <w:rsid w:val="00AD4FAE"/>
    <w:rsid w:val="00AD5A7C"/>
    <w:rsid w:val="00AD67BC"/>
    <w:rsid w:val="00AE23CB"/>
    <w:rsid w:val="00AE39CC"/>
    <w:rsid w:val="00AE40BE"/>
    <w:rsid w:val="00AE4A9F"/>
    <w:rsid w:val="00AF4004"/>
    <w:rsid w:val="00B00190"/>
    <w:rsid w:val="00B00AF4"/>
    <w:rsid w:val="00B02E79"/>
    <w:rsid w:val="00B05E89"/>
    <w:rsid w:val="00B12493"/>
    <w:rsid w:val="00B139B2"/>
    <w:rsid w:val="00B151E6"/>
    <w:rsid w:val="00B17F24"/>
    <w:rsid w:val="00B22712"/>
    <w:rsid w:val="00B23304"/>
    <w:rsid w:val="00B273D8"/>
    <w:rsid w:val="00B27A2A"/>
    <w:rsid w:val="00B32B87"/>
    <w:rsid w:val="00B33471"/>
    <w:rsid w:val="00B34290"/>
    <w:rsid w:val="00B35C45"/>
    <w:rsid w:val="00B37FFC"/>
    <w:rsid w:val="00B401EA"/>
    <w:rsid w:val="00B4146E"/>
    <w:rsid w:val="00B4216F"/>
    <w:rsid w:val="00B429F3"/>
    <w:rsid w:val="00B446FE"/>
    <w:rsid w:val="00B44BA2"/>
    <w:rsid w:val="00B47B99"/>
    <w:rsid w:val="00B51352"/>
    <w:rsid w:val="00B52560"/>
    <w:rsid w:val="00B5373B"/>
    <w:rsid w:val="00B53EC6"/>
    <w:rsid w:val="00B5477B"/>
    <w:rsid w:val="00B55F60"/>
    <w:rsid w:val="00B607A4"/>
    <w:rsid w:val="00B6238C"/>
    <w:rsid w:val="00B63D46"/>
    <w:rsid w:val="00B6647D"/>
    <w:rsid w:val="00B67E7C"/>
    <w:rsid w:val="00B717BC"/>
    <w:rsid w:val="00B72184"/>
    <w:rsid w:val="00B76D09"/>
    <w:rsid w:val="00B778B9"/>
    <w:rsid w:val="00B82CAC"/>
    <w:rsid w:val="00B82F48"/>
    <w:rsid w:val="00B867D6"/>
    <w:rsid w:val="00B94A82"/>
    <w:rsid w:val="00B979C8"/>
    <w:rsid w:val="00B97A44"/>
    <w:rsid w:val="00BA2927"/>
    <w:rsid w:val="00BA3419"/>
    <w:rsid w:val="00BA57A0"/>
    <w:rsid w:val="00BA5BC6"/>
    <w:rsid w:val="00BA6FA0"/>
    <w:rsid w:val="00BA7E29"/>
    <w:rsid w:val="00BC1CA6"/>
    <w:rsid w:val="00BC6F83"/>
    <w:rsid w:val="00BC72C2"/>
    <w:rsid w:val="00BD0267"/>
    <w:rsid w:val="00BD03A5"/>
    <w:rsid w:val="00BD71C5"/>
    <w:rsid w:val="00BD7DA4"/>
    <w:rsid w:val="00BE28FF"/>
    <w:rsid w:val="00BE3CDC"/>
    <w:rsid w:val="00BE4B66"/>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497D"/>
    <w:rsid w:val="00C30FB6"/>
    <w:rsid w:val="00C30FDD"/>
    <w:rsid w:val="00C35471"/>
    <w:rsid w:val="00C354F4"/>
    <w:rsid w:val="00C367B7"/>
    <w:rsid w:val="00C36879"/>
    <w:rsid w:val="00C37687"/>
    <w:rsid w:val="00C4084C"/>
    <w:rsid w:val="00C4134E"/>
    <w:rsid w:val="00C41911"/>
    <w:rsid w:val="00C4629B"/>
    <w:rsid w:val="00C469C6"/>
    <w:rsid w:val="00C477A7"/>
    <w:rsid w:val="00C50E08"/>
    <w:rsid w:val="00C51617"/>
    <w:rsid w:val="00C51B90"/>
    <w:rsid w:val="00C552BB"/>
    <w:rsid w:val="00C5702B"/>
    <w:rsid w:val="00C60365"/>
    <w:rsid w:val="00C6068F"/>
    <w:rsid w:val="00C63421"/>
    <w:rsid w:val="00C63771"/>
    <w:rsid w:val="00C65399"/>
    <w:rsid w:val="00C65957"/>
    <w:rsid w:val="00C67305"/>
    <w:rsid w:val="00C679C4"/>
    <w:rsid w:val="00C71EA2"/>
    <w:rsid w:val="00C728B1"/>
    <w:rsid w:val="00C73E32"/>
    <w:rsid w:val="00C76C35"/>
    <w:rsid w:val="00C874DA"/>
    <w:rsid w:val="00C92460"/>
    <w:rsid w:val="00C94EEA"/>
    <w:rsid w:val="00CA129C"/>
    <w:rsid w:val="00CA1A3D"/>
    <w:rsid w:val="00CA1FA3"/>
    <w:rsid w:val="00CA2CCA"/>
    <w:rsid w:val="00CA6AB3"/>
    <w:rsid w:val="00CB3939"/>
    <w:rsid w:val="00CB3D99"/>
    <w:rsid w:val="00CB7159"/>
    <w:rsid w:val="00CC0F74"/>
    <w:rsid w:val="00CC1147"/>
    <w:rsid w:val="00CC211E"/>
    <w:rsid w:val="00CC2F36"/>
    <w:rsid w:val="00CC3614"/>
    <w:rsid w:val="00CC3F2C"/>
    <w:rsid w:val="00CC6E96"/>
    <w:rsid w:val="00CC7043"/>
    <w:rsid w:val="00CD1BF5"/>
    <w:rsid w:val="00CD394A"/>
    <w:rsid w:val="00CD3EBD"/>
    <w:rsid w:val="00CD7D13"/>
    <w:rsid w:val="00CE1BEA"/>
    <w:rsid w:val="00CE2183"/>
    <w:rsid w:val="00CE2409"/>
    <w:rsid w:val="00CE33A8"/>
    <w:rsid w:val="00CE4AF0"/>
    <w:rsid w:val="00CE4B0F"/>
    <w:rsid w:val="00CE6EA5"/>
    <w:rsid w:val="00CF6791"/>
    <w:rsid w:val="00CF7D27"/>
    <w:rsid w:val="00D01766"/>
    <w:rsid w:val="00D019A5"/>
    <w:rsid w:val="00D05A28"/>
    <w:rsid w:val="00D06E4B"/>
    <w:rsid w:val="00D10F70"/>
    <w:rsid w:val="00D11B1B"/>
    <w:rsid w:val="00D1289D"/>
    <w:rsid w:val="00D1629A"/>
    <w:rsid w:val="00D165AA"/>
    <w:rsid w:val="00D17E5B"/>
    <w:rsid w:val="00D20383"/>
    <w:rsid w:val="00D23FA6"/>
    <w:rsid w:val="00D2546A"/>
    <w:rsid w:val="00D2673F"/>
    <w:rsid w:val="00D316C0"/>
    <w:rsid w:val="00D32546"/>
    <w:rsid w:val="00D32BE4"/>
    <w:rsid w:val="00D35026"/>
    <w:rsid w:val="00D430F6"/>
    <w:rsid w:val="00D4579A"/>
    <w:rsid w:val="00D462C2"/>
    <w:rsid w:val="00D47F2D"/>
    <w:rsid w:val="00D508D8"/>
    <w:rsid w:val="00D50B07"/>
    <w:rsid w:val="00D53733"/>
    <w:rsid w:val="00D556DB"/>
    <w:rsid w:val="00D56CD8"/>
    <w:rsid w:val="00D57BC9"/>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559"/>
    <w:rsid w:val="00D87C33"/>
    <w:rsid w:val="00D916A4"/>
    <w:rsid w:val="00DA0842"/>
    <w:rsid w:val="00DA2233"/>
    <w:rsid w:val="00DA23E0"/>
    <w:rsid w:val="00DA3D14"/>
    <w:rsid w:val="00DA41D8"/>
    <w:rsid w:val="00DA5B8D"/>
    <w:rsid w:val="00DA7914"/>
    <w:rsid w:val="00DA7FE8"/>
    <w:rsid w:val="00DB17CA"/>
    <w:rsid w:val="00DB44FE"/>
    <w:rsid w:val="00DB49D1"/>
    <w:rsid w:val="00DB5125"/>
    <w:rsid w:val="00DB7CEE"/>
    <w:rsid w:val="00DC0505"/>
    <w:rsid w:val="00DC20F2"/>
    <w:rsid w:val="00DC242D"/>
    <w:rsid w:val="00DC41AF"/>
    <w:rsid w:val="00DC7484"/>
    <w:rsid w:val="00DD2B0C"/>
    <w:rsid w:val="00DD3DA3"/>
    <w:rsid w:val="00DE0768"/>
    <w:rsid w:val="00DE0AD3"/>
    <w:rsid w:val="00DE4647"/>
    <w:rsid w:val="00DF1740"/>
    <w:rsid w:val="00DF4ABC"/>
    <w:rsid w:val="00DF5E32"/>
    <w:rsid w:val="00DF6ADD"/>
    <w:rsid w:val="00DF7DD7"/>
    <w:rsid w:val="00E00E2C"/>
    <w:rsid w:val="00E00F00"/>
    <w:rsid w:val="00E01D85"/>
    <w:rsid w:val="00E05304"/>
    <w:rsid w:val="00E074BC"/>
    <w:rsid w:val="00E12FCC"/>
    <w:rsid w:val="00E1414A"/>
    <w:rsid w:val="00E160A8"/>
    <w:rsid w:val="00E224A4"/>
    <w:rsid w:val="00E23A7C"/>
    <w:rsid w:val="00E25F01"/>
    <w:rsid w:val="00E336A6"/>
    <w:rsid w:val="00E36AEC"/>
    <w:rsid w:val="00E40256"/>
    <w:rsid w:val="00E419F7"/>
    <w:rsid w:val="00E4634F"/>
    <w:rsid w:val="00E47FB6"/>
    <w:rsid w:val="00E5022D"/>
    <w:rsid w:val="00E510FF"/>
    <w:rsid w:val="00E52DB5"/>
    <w:rsid w:val="00E56B62"/>
    <w:rsid w:val="00E570A4"/>
    <w:rsid w:val="00E61ADA"/>
    <w:rsid w:val="00E61C82"/>
    <w:rsid w:val="00E62D7E"/>
    <w:rsid w:val="00E6690F"/>
    <w:rsid w:val="00E719F4"/>
    <w:rsid w:val="00E72366"/>
    <w:rsid w:val="00E756C6"/>
    <w:rsid w:val="00E76912"/>
    <w:rsid w:val="00E779B8"/>
    <w:rsid w:val="00E829EB"/>
    <w:rsid w:val="00E9540C"/>
    <w:rsid w:val="00E95A55"/>
    <w:rsid w:val="00E97AB0"/>
    <w:rsid w:val="00EB1719"/>
    <w:rsid w:val="00EB19D1"/>
    <w:rsid w:val="00EB29B4"/>
    <w:rsid w:val="00EB42BF"/>
    <w:rsid w:val="00EB6A58"/>
    <w:rsid w:val="00EC1510"/>
    <w:rsid w:val="00EC5C00"/>
    <w:rsid w:val="00ED0EBB"/>
    <w:rsid w:val="00ED1EBB"/>
    <w:rsid w:val="00EE17E9"/>
    <w:rsid w:val="00EE19D8"/>
    <w:rsid w:val="00EE2A79"/>
    <w:rsid w:val="00EE2E94"/>
    <w:rsid w:val="00EE35D0"/>
    <w:rsid w:val="00EE56E4"/>
    <w:rsid w:val="00EE7347"/>
    <w:rsid w:val="00EE77ED"/>
    <w:rsid w:val="00EF00B4"/>
    <w:rsid w:val="00EF1254"/>
    <w:rsid w:val="00F00493"/>
    <w:rsid w:val="00F00B7C"/>
    <w:rsid w:val="00F03C64"/>
    <w:rsid w:val="00F10B39"/>
    <w:rsid w:val="00F230AF"/>
    <w:rsid w:val="00F23B4A"/>
    <w:rsid w:val="00F24BDD"/>
    <w:rsid w:val="00F255D6"/>
    <w:rsid w:val="00F25B5E"/>
    <w:rsid w:val="00F25D56"/>
    <w:rsid w:val="00F3155B"/>
    <w:rsid w:val="00F34E4E"/>
    <w:rsid w:val="00F363EA"/>
    <w:rsid w:val="00F45CAA"/>
    <w:rsid w:val="00F512AC"/>
    <w:rsid w:val="00F53DEB"/>
    <w:rsid w:val="00F53F9A"/>
    <w:rsid w:val="00F5614E"/>
    <w:rsid w:val="00F5710F"/>
    <w:rsid w:val="00F57565"/>
    <w:rsid w:val="00F60828"/>
    <w:rsid w:val="00F6376C"/>
    <w:rsid w:val="00F725F3"/>
    <w:rsid w:val="00F72BD1"/>
    <w:rsid w:val="00F739C8"/>
    <w:rsid w:val="00F74D7B"/>
    <w:rsid w:val="00F74FE8"/>
    <w:rsid w:val="00F81046"/>
    <w:rsid w:val="00F821B1"/>
    <w:rsid w:val="00F846AD"/>
    <w:rsid w:val="00F95E5B"/>
    <w:rsid w:val="00F965EC"/>
    <w:rsid w:val="00F96B31"/>
    <w:rsid w:val="00FA112C"/>
    <w:rsid w:val="00FA1346"/>
    <w:rsid w:val="00FA2F41"/>
    <w:rsid w:val="00FB2FA7"/>
    <w:rsid w:val="00FB3189"/>
    <w:rsid w:val="00FB3217"/>
    <w:rsid w:val="00FC0300"/>
    <w:rsid w:val="00FC25BE"/>
    <w:rsid w:val="00FC2A0E"/>
    <w:rsid w:val="00FD1218"/>
    <w:rsid w:val="00FD3283"/>
    <w:rsid w:val="00FD3686"/>
    <w:rsid w:val="00FD380D"/>
    <w:rsid w:val="00FD3F8A"/>
    <w:rsid w:val="00FD46AA"/>
    <w:rsid w:val="00FE057A"/>
    <w:rsid w:val="00FE153B"/>
    <w:rsid w:val="00FE2244"/>
    <w:rsid w:val="00FE3982"/>
    <w:rsid w:val="00FE3E0D"/>
    <w:rsid w:val="00FE6062"/>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2"/>
    <o:shapelayout v:ext="edit">
      <o:idmap v:ext="edit" data="1"/>
    </o:shapelayout>
  </w:shapeDefaults>
  <w:decimalSymbol w:val="."/>
  <w:listSeparator w:val=","/>
  <w14:docId w14:val="2B99BEE6"/>
  <w15:docId w15:val="{17E57052-BFAF-49CB-B7DA-7D0B26A60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3155B"/>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3155B"/>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29990">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4B5600-9311-4A21-8FFD-648AB7447987}">
  <ds:schemaRefs>
    <ds:schemaRef ds:uri="http://schemas.openxmlformats.org/officeDocument/2006/bibliography"/>
  </ds:schemaRefs>
</ds:datastoreItem>
</file>

<file path=customXml/itemProps2.xml><?xml version="1.0" encoding="utf-8"?>
<ds:datastoreItem xmlns:ds="http://schemas.openxmlformats.org/officeDocument/2006/customXml" ds:itemID="{CE58577C-2ED6-4D7B-AB97-25140B5E1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2580</Words>
  <Characters>14710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Smith, Alexis@Energy</cp:lastModifiedBy>
  <cp:revision>2</cp:revision>
  <dcterms:created xsi:type="dcterms:W3CDTF">2018-06-04T20:01:00Z</dcterms:created>
  <dcterms:modified xsi:type="dcterms:W3CDTF">2018-06-04T20:01:00Z</dcterms:modified>
</cp:coreProperties>
</file>