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3104BC" w14:paraId="3189FFFB" w14:textId="77777777" w:rsidTr="003104BC">
        <w:tc>
          <w:tcPr>
            <w:tcW w:w="11016" w:type="dxa"/>
          </w:tcPr>
          <w:p w14:paraId="3189FFFA" w14:textId="77777777" w:rsidR="003104BC" w:rsidRDefault="003104BC" w:rsidP="003104B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316503">
              <w:rPr>
                <w:rFonts w:asciiTheme="minorHAnsi" w:hAnsiTheme="minorHAnsi" w:cs="font78"/>
                <w:sz w:val="18"/>
                <w:szCs w:val="18"/>
              </w:rPr>
              <w:t xml:space="preserve">Title 24, Part 6, Section 150.0(o) </w:t>
            </w:r>
            <w:r w:rsidRPr="00316503">
              <w:rPr>
                <w:rFonts w:asciiTheme="minorHAnsi" w:hAnsiTheme="minorHAnsi" w:cs="font78"/>
                <w:b/>
                <w:bCs/>
                <w:sz w:val="18"/>
                <w:szCs w:val="18"/>
              </w:rPr>
              <w:t xml:space="preserve">Ventilation for Indoor Air Quality. </w:t>
            </w:r>
            <w:r w:rsidRPr="00316503">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316503">
              <w:rPr>
                <w:rStyle w:val="Emphasis"/>
                <w:rFonts w:asciiTheme="minorHAnsi" w:hAnsiTheme="minorHAnsi"/>
                <w:b/>
                <w:sz w:val="18"/>
                <w:szCs w:val="18"/>
              </w:rPr>
              <w:t>Equation and table numbering on this form corresponds to the numbering for that information in the published ANSI/ASHRAE Standard 62.2-2010.</w:t>
            </w:r>
          </w:p>
        </w:tc>
      </w:tr>
    </w:tbl>
    <w:p w14:paraId="3189FFFC" w14:textId="77777777" w:rsidR="003104BC" w:rsidRPr="00BE7FE3" w:rsidRDefault="003104BC" w:rsidP="003104B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1E286D" w:rsidRPr="00D2491C" w14:paraId="3189FFFE" w14:textId="77777777" w:rsidTr="001E286D">
        <w:tc>
          <w:tcPr>
            <w:tcW w:w="11016" w:type="dxa"/>
            <w:gridSpan w:val="3"/>
          </w:tcPr>
          <w:p w14:paraId="3189FFFD" w14:textId="77777777" w:rsidR="001E286D" w:rsidRPr="00F5715E" w:rsidRDefault="001E286D" w:rsidP="001E286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F5715E">
              <w:rPr>
                <w:rFonts w:asciiTheme="minorHAnsi" w:hAnsiTheme="minorHAnsi"/>
                <w:b/>
                <w:sz w:val="18"/>
                <w:szCs w:val="18"/>
              </w:rPr>
              <w:t>A. Dwelling Mechanical Ventilation - General Information</w:t>
            </w:r>
          </w:p>
        </w:tc>
      </w:tr>
      <w:tr w:rsidR="001E286D" w:rsidRPr="00D2491C" w14:paraId="318A0002" w14:textId="77777777" w:rsidTr="00CC559D">
        <w:trPr>
          <w:trHeight w:val="158"/>
        </w:trPr>
        <w:tc>
          <w:tcPr>
            <w:tcW w:w="634" w:type="dxa"/>
            <w:vAlign w:val="center"/>
          </w:tcPr>
          <w:p w14:paraId="3189FFFF" w14:textId="77777777" w:rsidR="001E286D" w:rsidRPr="00F5715E" w:rsidRDefault="001E286D" w:rsidP="001E286D">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318A0000" w14:textId="69DDA1BE" w:rsidR="001E286D" w:rsidRPr="00F5715E" w:rsidRDefault="001E286D" w:rsidP="00840C5E">
            <w:pPr>
              <w:rPr>
                <w:rFonts w:asciiTheme="minorHAnsi" w:hAnsiTheme="minorHAnsi"/>
                <w:sz w:val="18"/>
                <w:szCs w:val="18"/>
              </w:rPr>
            </w:pPr>
            <w:r>
              <w:rPr>
                <w:rFonts w:asciiTheme="minorHAnsi" w:hAnsiTheme="minorHAnsi"/>
                <w:sz w:val="18"/>
                <w:szCs w:val="18"/>
              </w:rPr>
              <w:t xml:space="preserve">Dwelling </w:t>
            </w:r>
            <w:r w:rsidR="00840C5E">
              <w:rPr>
                <w:rFonts w:asciiTheme="minorHAnsi" w:hAnsiTheme="minorHAnsi"/>
                <w:sz w:val="18"/>
                <w:szCs w:val="18"/>
              </w:rPr>
              <w:t>U</w:t>
            </w:r>
            <w:r>
              <w:rPr>
                <w:rFonts w:asciiTheme="minorHAnsi" w:hAnsiTheme="minorHAnsi"/>
                <w:sz w:val="18"/>
                <w:szCs w:val="18"/>
              </w:rPr>
              <w:t xml:space="preserve">nit </w:t>
            </w:r>
            <w:r w:rsidR="00840C5E">
              <w:rPr>
                <w:rFonts w:asciiTheme="minorHAnsi" w:hAnsiTheme="minorHAnsi"/>
                <w:sz w:val="18"/>
                <w:szCs w:val="18"/>
              </w:rPr>
              <w:t>N</w:t>
            </w:r>
            <w:r>
              <w:rPr>
                <w:rFonts w:asciiTheme="minorHAnsi" w:hAnsiTheme="minorHAnsi"/>
                <w:sz w:val="18"/>
                <w:szCs w:val="18"/>
              </w:rPr>
              <w:t>ame</w:t>
            </w:r>
          </w:p>
        </w:tc>
        <w:tc>
          <w:tcPr>
            <w:tcW w:w="5688" w:type="dxa"/>
          </w:tcPr>
          <w:p w14:paraId="318A0001" w14:textId="77777777" w:rsidR="001E286D" w:rsidRPr="00F5715E" w:rsidRDefault="001E286D" w:rsidP="001E286D">
            <w:pPr>
              <w:rPr>
                <w:rFonts w:asciiTheme="minorHAnsi" w:hAnsiTheme="minorHAnsi"/>
                <w:sz w:val="18"/>
                <w:szCs w:val="18"/>
              </w:rPr>
            </w:pPr>
          </w:p>
        </w:tc>
      </w:tr>
      <w:tr w:rsidR="001E286D" w:rsidRPr="00D2491C" w14:paraId="318A0006" w14:textId="77777777" w:rsidTr="00CC559D">
        <w:trPr>
          <w:trHeight w:val="158"/>
        </w:trPr>
        <w:tc>
          <w:tcPr>
            <w:tcW w:w="634" w:type="dxa"/>
            <w:vAlign w:val="center"/>
          </w:tcPr>
          <w:p w14:paraId="318A0003"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318A0004" w14:textId="7692F181" w:rsidR="001E286D" w:rsidRPr="00F5715E" w:rsidRDefault="001E286D" w:rsidP="001E286D">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318A0005" w14:textId="77777777" w:rsidR="001E286D" w:rsidRPr="00F5715E" w:rsidRDefault="001E286D" w:rsidP="001E286D">
            <w:pPr>
              <w:rPr>
                <w:rFonts w:asciiTheme="minorHAnsi" w:hAnsiTheme="minorHAnsi"/>
                <w:sz w:val="18"/>
                <w:szCs w:val="18"/>
              </w:rPr>
            </w:pPr>
          </w:p>
        </w:tc>
      </w:tr>
      <w:tr w:rsidR="001E286D" w:rsidRPr="00D2491C" w14:paraId="318A000A" w14:textId="77777777" w:rsidTr="00CC559D">
        <w:trPr>
          <w:trHeight w:val="158"/>
        </w:trPr>
        <w:tc>
          <w:tcPr>
            <w:tcW w:w="634" w:type="dxa"/>
            <w:vAlign w:val="center"/>
          </w:tcPr>
          <w:p w14:paraId="318A0007"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318A0008" w14:textId="7E47C8E3" w:rsidR="001E286D" w:rsidRPr="00F5715E" w:rsidRDefault="001E286D" w:rsidP="00840C5E">
            <w:pPr>
              <w:rPr>
                <w:rFonts w:asciiTheme="minorHAnsi" w:hAnsiTheme="minorHAnsi"/>
                <w:sz w:val="18"/>
                <w:szCs w:val="18"/>
              </w:rPr>
            </w:pPr>
            <w:r w:rsidRPr="00F5715E">
              <w:rPr>
                <w:rFonts w:asciiTheme="minorHAnsi" w:hAnsiTheme="minorHAnsi"/>
                <w:sz w:val="18"/>
                <w:szCs w:val="18"/>
              </w:rPr>
              <w:t xml:space="preserve">Project </w:t>
            </w:r>
            <w:r w:rsidR="00840C5E">
              <w:rPr>
                <w:rFonts w:asciiTheme="minorHAnsi" w:hAnsiTheme="minorHAnsi"/>
                <w:sz w:val="18"/>
                <w:szCs w:val="18"/>
              </w:rPr>
              <w:t>S</w:t>
            </w:r>
            <w:r w:rsidRPr="00F5715E">
              <w:rPr>
                <w:rFonts w:asciiTheme="minorHAnsi" w:hAnsiTheme="minorHAnsi"/>
                <w:sz w:val="18"/>
                <w:szCs w:val="18"/>
              </w:rPr>
              <w:t>cope</w:t>
            </w:r>
          </w:p>
        </w:tc>
        <w:tc>
          <w:tcPr>
            <w:tcW w:w="5688" w:type="dxa"/>
          </w:tcPr>
          <w:p w14:paraId="318A0009" w14:textId="77777777" w:rsidR="001E286D" w:rsidRPr="00F5715E" w:rsidRDefault="001E286D" w:rsidP="001E286D">
            <w:pPr>
              <w:rPr>
                <w:rFonts w:asciiTheme="minorHAnsi" w:hAnsiTheme="minorHAnsi"/>
                <w:sz w:val="18"/>
                <w:szCs w:val="18"/>
              </w:rPr>
            </w:pPr>
          </w:p>
        </w:tc>
      </w:tr>
      <w:tr w:rsidR="001E286D" w:rsidRPr="00D2491C" w14:paraId="318A000F" w14:textId="77777777" w:rsidTr="00CC559D">
        <w:trPr>
          <w:trHeight w:val="158"/>
        </w:trPr>
        <w:tc>
          <w:tcPr>
            <w:tcW w:w="634" w:type="dxa"/>
            <w:vAlign w:val="center"/>
          </w:tcPr>
          <w:p w14:paraId="318A000B"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318A000C" w14:textId="6F49CCBE" w:rsidR="001E286D" w:rsidRDefault="009D74C0" w:rsidP="001E286D">
            <w:pPr>
              <w:rPr>
                <w:rFonts w:asciiTheme="minorHAnsi" w:hAnsiTheme="minorHAnsi"/>
                <w:sz w:val="18"/>
                <w:szCs w:val="18"/>
              </w:rPr>
            </w:pPr>
            <w:r>
              <w:rPr>
                <w:rFonts w:asciiTheme="minorHAnsi" w:hAnsiTheme="minorHAnsi"/>
                <w:sz w:val="18"/>
                <w:szCs w:val="18"/>
              </w:rPr>
              <w:t xml:space="preserve">Total </w:t>
            </w:r>
            <w:r w:rsidR="001E286D" w:rsidRPr="00F5715E">
              <w:rPr>
                <w:rFonts w:asciiTheme="minorHAnsi" w:hAnsiTheme="minorHAnsi"/>
                <w:sz w:val="18"/>
                <w:szCs w:val="18"/>
              </w:rPr>
              <w:t xml:space="preserve">Conditioned </w:t>
            </w:r>
            <w:r>
              <w:rPr>
                <w:rFonts w:asciiTheme="minorHAnsi" w:hAnsiTheme="minorHAnsi"/>
                <w:sz w:val="18"/>
                <w:szCs w:val="18"/>
              </w:rPr>
              <w:t>F</w:t>
            </w:r>
            <w:r w:rsidR="001E286D" w:rsidRPr="00F5715E">
              <w:rPr>
                <w:rFonts w:asciiTheme="minorHAnsi" w:hAnsiTheme="minorHAnsi"/>
                <w:sz w:val="18"/>
                <w:szCs w:val="18"/>
              </w:rPr>
              <w:t xml:space="preserve">loor </w:t>
            </w:r>
            <w:r>
              <w:rPr>
                <w:rFonts w:asciiTheme="minorHAnsi" w:hAnsiTheme="minorHAnsi"/>
                <w:sz w:val="18"/>
                <w:szCs w:val="18"/>
              </w:rPr>
              <w:t>A</w:t>
            </w:r>
            <w:r w:rsidR="001E286D" w:rsidRPr="00F5715E">
              <w:rPr>
                <w:rFonts w:asciiTheme="minorHAnsi" w:hAnsiTheme="minorHAnsi"/>
                <w:sz w:val="18"/>
                <w:szCs w:val="18"/>
              </w:rPr>
              <w:t xml:space="preserve">rea of </w:t>
            </w:r>
            <w:r w:rsidR="001F5D10">
              <w:rPr>
                <w:rFonts w:asciiTheme="minorHAnsi" w:hAnsiTheme="minorHAnsi"/>
                <w:sz w:val="18"/>
                <w:szCs w:val="18"/>
              </w:rPr>
              <w:t>D</w:t>
            </w:r>
            <w:r w:rsidR="001E286D" w:rsidRPr="00F5715E">
              <w:rPr>
                <w:rFonts w:asciiTheme="minorHAnsi" w:hAnsiTheme="minorHAnsi"/>
                <w:sz w:val="18"/>
                <w:szCs w:val="18"/>
              </w:rPr>
              <w:t xml:space="preserve">welling </w:t>
            </w:r>
            <w:r w:rsidR="001F5D10">
              <w:rPr>
                <w:rFonts w:asciiTheme="minorHAnsi" w:hAnsiTheme="minorHAnsi"/>
                <w:sz w:val="18"/>
                <w:szCs w:val="18"/>
              </w:rPr>
              <w:t>U</w:t>
            </w:r>
            <w:r w:rsidR="001E286D" w:rsidRPr="00F5715E">
              <w:rPr>
                <w:rFonts w:asciiTheme="minorHAnsi" w:hAnsiTheme="minorHAnsi"/>
                <w:sz w:val="18"/>
                <w:szCs w:val="18"/>
              </w:rPr>
              <w:t>nit</w:t>
            </w:r>
          </w:p>
          <w:p w14:paraId="318A000D" w14:textId="77777777" w:rsidR="001E286D" w:rsidRPr="00F5715E" w:rsidRDefault="001E286D" w:rsidP="001E286D">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318A000E" w14:textId="77777777" w:rsidR="001E286D" w:rsidRPr="00F5715E" w:rsidRDefault="001E286D" w:rsidP="001E286D">
            <w:pPr>
              <w:rPr>
                <w:rFonts w:asciiTheme="minorHAnsi" w:hAnsiTheme="minorHAnsi"/>
                <w:sz w:val="18"/>
                <w:szCs w:val="18"/>
              </w:rPr>
            </w:pPr>
          </w:p>
        </w:tc>
      </w:tr>
      <w:tr w:rsidR="001E286D" w:rsidRPr="00D2491C" w14:paraId="318A0014" w14:textId="77777777" w:rsidTr="00CC559D">
        <w:trPr>
          <w:trHeight w:val="158"/>
        </w:trPr>
        <w:tc>
          <w:tcPr>
            <w:tcW w:w="634" w:type="dxa"/>
            <w:vAlign w:val="center"/>
          </w:tcPr>
          <w:p w14:paraId="318A0010"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318A0011" w14:textId="51727DE7" w:rsidR="001E286D" w:rsidRDefault="001E286D" w:rsidP="001E286D">
            <w:pPr>
              <w:rPr>
                <w:rFonts w:asciiTheme="minorHAnsi" w:hAnsiTheme="minorHAnsi"/>
                <w:sz w:val="18"/>
                <w:szCs w:val="18"/>
              </w:rPr>
            </w:pPr>
            <w:r w:rsidRPr="00F5715E">
              <w:rPr>
                <w:rFonts w:asciiTheme="minorHAnsi" w:hAnsiTheme="minorHAnsi"/>
                <w:sz w:val="18"/>
                <w:szCs w:val="18"/>
              </w:rPr>
              <w:t xml:space="preserve">Number of </w:t>
            </w:r>
            <w:r w:rsidR="00840C5E">
              <w:rPr>
                <w:rFonts w:asciiTheme="minorHAnsi" w:hAnsiTheme="minorHAnsi"/>
                <w:sz w:val="18"/>
                <w:szCs w:val="18"/>
              </w:rPr>
              <w:t>B</w:t>
            </w:r>
            <w:r w:rsidRPr="00F5715E">
              <w:rPr>
                <w:rFonts w:asciiTheme="minorHAnsi" w:hAnsiTheme="minorHAnsi"/>
                <w:sz w:val="18"/>
                <w:szCs w:val="18"/>
              </w:rPr>
              <w:t xml:space="preserve">edrooms in </w:t>
            </w:r>
            <w:r w:rsidR="00840C5E">
              <w:rPr>
                <w:rFonts w:asciiTheme="minorHAnsi" w:hAnsiTheme="minorHAnsi"/>
                <w:sz w:val="18"/>
                <w:szCs w:val="18"/>
              </w:rPr>
              <w:t>D</w:t>
            </w:r>
            <w:r w:rsidRPr="00F5715E">
              <w:rPr>
                <w:rFonts w:asciiTheme="minorHAnsi" w:hAnsiTheme="minorHAnsi"/>
                <w:sz w:val="18"/>
                <w:szCs w:val="18"/>
              </w:rPr>
              <w:t xml:space="preserve">welling </w:t>
            </w:r>
            <w:r w:rsidR="00840C5E">
              <w:rPr>
                <w:rFonts w:asciiTheme="minorHAnsi" w:hAnsiTheme="minorHAnsi"/>
                <w:sz w:val="18"/>
                <w:szCs w:val="18"/>
              </w:rPr>
              <w:t>U</w:t>
            </w:r>
            <w:r w:rsidRPr="00F5715E">
              <w:rPr>
                <w:rFonts w:asciiTheme="minorHAnsi" w:hAnsiTheme="minorHAnsi"/>
                <w:sz w:val="18"/>
                <w:szCs w:val="18"/>
              </w:rPr>
              <w:t>nit</w:t>
            </w:r>
          </w:p>
          <w:p w14:paraId="318A0012" w14:textId="77777777" w:rsidR="001E286D" w:rsidRPr="00F5715E" w:rsidRDefault="00EB7B37" w:rsidP="001E286D">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318A0013" w14:textId="77777777" w:rsidR="001E286D" w:rsidRPr="00F5715E" w:rsidRDefault="001E286D" w:rsidP="001E286D">
            <w:pPr>
              <w:rPr>
                <w:rFonts w:asciiTheme="minorHAnsi" w:hAnsiTheme="minorHAnsi"/>
                <w:sz w:val="18"/>
                <w:szCs w:val="18"/>
              </w:rPr>
            </w:pPr>
          </w:p>
        </w:tc>
      </w:tr>
      <w:tr w:rsidR="001E286D" w:rsidRPr="00D2491C" w14:paraId="318A0018" w14:textId="77777777" w:rsidTr="00CC559D">
        <w:trPr>
          <w:trHeight w:val="158"/>
        </w:trPr>
        <w:tc>
          <w:tcPr>
            <w:tcW w:w="634" w:type="dxa"/>
            <w:vAlign w:val="center"/>
          </w:tcPr>
          <w:p w14:paraId="318A0015"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318A0016" w14:textId="3054F391" w:rsidR="001E286D" w:rsidRPr="00F5715E" w:rsidRDefault="001E286D" w:rsidP="001E286D">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318A0017" w14:textId="77777777" w:rsidR="001E286D" w:rsidRPr="00F5715E" w:rsidRDefault="001E286D" w:rsidP="001E286D">
            <w:pPr>
              <w:rPr>
                <w:rFonts w:asciiTheme="minorHAnsi" w:hAnsiTheme="minorHAnsi"/>
                <w:sz w:val="18"/>
                <w:szCs w:val="18"/>
              </w:rPr>
            </w:pPr>
          </w:p>
        </w:tc>
      </w:tr>
      <w:tr w:rsidR="001E286D" w:rsidRPr="00D2491C" w14:paraId="318A001C" w14:textId="77777777" w:rsidTr="00CC559D">
        <w:trPr>
          <w:trHeight w:val="158"/>
        </w:trPr>
        <w:tc>
          <w:tcPr>
            <w:tcW w:w="634" w:type="dxa"/>
            <w:vAlign w:val="center"/>
          </w:tcPr>
          <w:p w14:paraId="318A0019"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318A001A" w14:textId="7D40869C" w:rsidR="001E286D" w:rsidRPr="00F5715E" w:rsidRDefault="001E286D" w:rsidP="001E286D">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318A001B" w14:textId="77777777" w:rsidR="001E286D" w:rsidRPr="00F5715E" w:rsidRDefault="001E286D" w:rsidP="001E286D">
            <w:pPr>
              <w:rPr>
                <w:rFonts w:asciiTheme="minorHAnsi" w:hAnsiTheme="minorHAnsi"/>
                <w:sz w:val="18"/>
                <w:szCs w:val="18"/>
              </w:rPr>
            </w:pPr>
          </w:p>
        </w:tc>
      </w:tr>
      <w:tr w:rsidR="001E286D" w:rsidRPr="00D2491C" w14:paraId="318A0020" w14:textId="77777777" w:rsidTr="00CC559D">
        <w:trPr>
          <w:trHeight w:val="158"/>
        </w:trPr>
        <w:tc>
          <w:tcPr>
            <w:tcW w:w="634" w:type="dxa"/>
            <w:vAlign w:val="center"/>
          </w:tcPr>
          <w:p w14:paraId="318A001D"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318A001E" w14:textId="0C3011C1" w:rsidR="001E286D" w:rsidRPr="00F5715E" w:rsidRDefault="001E286D" w:rsidP="001E286D">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318A001F" w14:textId="77777777" w:rsidR="001E286D" w:rsidRPr="00F5715E" w:rsidRDefault="001E286D" w:rsidP="001E286D">
            <w:pPr>
              <w:rPr>
                <w:rFonts w:asciiTheme="minorHAnsi" w:hAnsiTheme="minorHAnsi"/>
                <w:sz w:val="18"/>
                <w:szCs w:val="18"/>
              </w:rPr>
            </w:pPr>
          </w:p>
        </w:tc>
      </w:tr>
      <w:tr w:rsidR="00743585" w:rsidRPr="00D2491C" w14:paraId="12F8EC95" w14:textId="77777777" w:rsidTr="00CC559D">
        <w:trPr>
          <w:trHeight w:val="158"/>
          <w:ins w:id="0" w:author="Smith, Alexis@Energy" w:date="2017-12-05T13:52:00Z"/>
        </w:trPr>
        <w:tc>
          <w:tcPr>
            <w:tcW w:w="634" w:type="dxa"/>
            <w:vAlign w:val="center"/>
          </w:tcPr>
          <w:p w14:paraId="5E1896C6" w14:textId="44C318C3" w:rsidR="00743585" w:rsidRPr="00F5715E" w:rsidRDefault="00743585" w:rsidP="001E286D">
            <w:pPr>
              <w:jc w:val="center"/>
              <w:rPr>
                <w:ins w:id="1" w:author="Smith, Alexis@Energy" w:date="2017-12-05T13:52:00Z"/>
                <w:rFonts w:asciiTheme="minorHAnsi" w:hAnsiTheme="minorHAnsi"/>
                <w:sz w:val="18"/>
                <w:szCs w:val="18"/>
              </w:rPr>
            </w:pPr>
            <w:ins w:id="2" w:author="Smith, Alexis@Energy" w:date="2017-12-05T13:52:00Z">
              <w:r>
                <w:rPr>
                  <w:rFonts w:asciiTheme="minorHAnsi" w:hAnsiTheme="minorHAnsi"/>
                  <w:sz w:val="18"/>
                  <w:szCs w:val="18"/>
                </w:rPr>
                <w:t>09</w:t>
              </w:r>
            </w:ins>
          </w:p>
        </w:tc>
        <w:tc>
          <w:tcPr>
            <w:tcW w:w="4694" w:type="dxa"/>
            <w:vAlign w:val="center"/>
          </w:tcPr>
          <w:p w14:paraId="705D0052" w14:textId="0B99CF54" w:rsidR="00743585" w:rsidRDefault="00743585" w:rsidP="001E286D">
            <w:pPr>
              <w:rPr>
                <w:ins w:id="3" w:author="Smith, Alexis@Energy" w:date="2017-12-05T13:52:00Z"/>
                <w:rFonts w:asciiTheme="minorHAnsi" w:hAnsiTheme="minorHAnsi"/>
                <w:sz w:val="18"/>
                <w:szCs w:val="18"/>
              </w:rPr>
            </w:pPr>
            <w:ins w:id="4" w:author="Smith, Alexis@Energy" w:date="2017-12-05T13:52:00Z">
              <w:r>
                <w:rPr>
                  <w:rFonts w:asciiTheme="minorHAnsi" w:hAnsiTheme="minorHAnsi"/>
                  <w:sz w:val="18"/>
                  <w:szCs w:val="18"/>
                </w:rPr>
                <w:t>IAQ Fan Location</w:t>
              </w:r>
            </w:ins>
          </w:p>
        </w:tc>
        <w:tc>
          <w:tcPr>
            <w:tcW w:w="5688" w:type="dxa"/>
          </w:tcPr>
          <w:p w14:paraId="3AE23430" w14:textId="77777777" w:rsidR="00743585" w:rsidRPr="00F5715E" w:rsidRDefault="00743585" w:rsidP="001E286D">
            <w:pPr>
              <w:rPr>
                <w:ins w:id="5" w:author="Smith, Alexis@Energy" w:date="2017-12-05T13:52:00Z"/>
                <w:rFonts w:asciiTheme="minorHAnsi" w:hAnsiTheme="minorHAnsi"/>
                <w:sz w:val="18"/>
                <w:szCs w:val="18"/>
              </w:rPr>
            </w:pPr>
          </w:p>
        </w:tc>
      </w:tr>
    </w:tbl>
    <w:p w14:paraId="318A0022" w14:textId="77777777" w:rsidR="001E286D" w:rsidRPr="00BE7FE3" w:rsidRDefault="001E286D" w:rsidP="001E286D">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1E286D" w:rsidRPr="00316503" w14:paraId="318A0024" w14:textId="77777777" w:rsidTr="001E286D">
        <w:tc>
          <w:tcPr>
            <w:tcW w:w="11016" w:type="dxa"/>
          </w:tcPr>
          <w:p w14:paraId="318A0023" w14:textId="50696DFA" w:rsidR="001E286D" w:rsidRPr="00316503" w:rsidRDefault="00840C5E" w:rsidP="001E286D">
            <w:pPr>
              <w:rPr>
                <w:rFonts w:asciiTheme="minorHAnsi" w:hAnsiTheme="minorHAnsi"/>
                <w:sz w:val="18"/>
                <w:szCs w:val="18"/>
              </w:rPr>
            </w:pPr>
            <w:r w:rsidRPr="00BE7FE3">
              <w:rPr>
                <w:rFonts w:asciiTheme="minorHAnsi" w:hAnsiTheme="minorHAnsi"/>
                <w:b/>
                <w:szCs w:val="18"/>
              </w:rPr>
              <w:t>MCH-</w:t>
            </w:r>
            <w:r w:rsidR="001E286D" w:rsidRPr="00BE7FE3">
              <w:rPr>
                <w:rFonts w:asciiTheme="minorHAnsi" w:hAnsiTheme="minorHAnsi"/>
                <w:b/>
                <w:szCs w:val="18"/>
              </w:rPr>
              <w:t>27c - Intermittent Ventilation Airflow - Fan Vent</w:t>
            </w:r>
            <w:r w:rsidR="00BA42BA">
              <w:rPr>
                <w:rFonts w:asciiTheme="minorHAnsi" w:hAnsiTheme="minorHAnsi"/>
                <w:b/>
                <w:szCs w:val="18"/>
              </w:rPr>
              <w:t>ilation</w:t>
            </w:r>
            <w:r w:rsidR="001E286D" w:rsidRPr="00BE7FE3">
              <w:rPr>
                <w:rFonts w:asciiTheme="minorHAnsi" w:hAnsiTheme="minorHAnsi"/>
                <w:b/>
                <w:szCs w:val="18"/>
              </w:rPr>
              <w:t xml:space="preserve"> Rate</w:t>
            </w:r>
            <w:r w:rsidR="001E286D" w:rsidRPr="00343A7B">
              <w:rPr>
                <w:rFonts w:asciiTheme="minorHAnsi" w:hAnsiTheme="minorHAnsi"/>
                <w:b/>
              </w:rPr>
              <w:t xml:space="preserve"> </w:t>
            </w:r>
            <w:r w:rsidR="001E286D" w:rsidRPr="00BE7FE3">
              <w:rPr>
                <w:rFonts w:asciiTheme="minorHAnsi" w:hAnsiTheme="minorHAnsi"/>
                <w:b/>
                <w:szCs w:val="18"/>
              </w:rPr>
              <w:t>Method</w:t>
            </w:r>
          </w:p>
        </w:tc>
      </w:tr>
    </w:tbl>
    <w:p w14:paraId="318A0026" w14:textId="77777777" w:rsidR="001E286D" w:rsidRPr="00BE7FE3" w:rsidRDefault="001E286D" w:rsidP="001E286D">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1E286D" w:rsidRPr="0055507E" w14:paraId="318A0028" w14:textId="77777777" w:rsidTr="001E286D">
        <w:tc>
          <w:tcPr>
            <w:tcW w:w="11016" w:type="dxa"/>
            <w:gridSpan w:val="3"/>
          </w:tcPr>
          <w:p w14:paraId="3D6203F2" w14:textId="77777777" w:rsidR="00745320" w:rsidRDefault="001E286D" w:rsidP="001E286D">
            <w:pPr>
              <w:rPr>
                <w:rFonts w:asciiTheme="minorHAnsi" w:hAnsiTheme="minorHAnsi"/>
                <w:b/>
                <w:sz w:val="18"/>
                <w:szCs w:val="18"/>
              </w:rPr>
            </w:pPr>
            <w:r w:rsidRPr="00BE7FE3">
              <w:rPr>
                <w:rFonts w:asciiTheme="minorHAnsi" w:hAnsiTheme="minorHAnsi"/>
                <w:b/>
                <w:szCs w:val="18"/>
              </w:rPr>
              <w:t>B. Whole-Building Continuous Ventilation - Fan Ventilation Rate Method</w:t>
            </w:r>
          </w:p>
          <w:p w14:paraId="318A0027" w14:textId="1ACE6E67" w:rsidR="001E286D" w:rsidRPr="0055507E" w:rsidRDefault="001E286D" w:rsidP="001E286D">
            <w:pPr>
              <w:rPr>
                <w:rFonts w:asciiTheme="minorHAnsi" w:hAnsiTheme="minorHAnsi"/>
                <w:sz w:val="18"/>
                <w:szCs w:val="18"/>
              </w:rPr>
            </w:pPr>
            <w:r w:rsidRPr="0055507E">
              <w:rPr>
                <w:rFonts w:asciiTheme="minorHAnsi" w:hAnsiTheme="minorHAnsi"/>
                <w:sz w:val="18"/>
                <w:szCs w:val="18"/>
              </w:rPr>
              <w:t xml:space="preserve">A mechanical supply system, exhaust system, or combination thereof shall provide whole-building ventilation with outdoor air each hour at no less than the rate in 62.2 equation 4.1a. </w:t>
            </w:r>
          </w:p>
        </w:tc>
      </w:tr>
      <w:tr w:rsidR="001E286D" w:rsidRPr="0055507E" w14:paraId="318A002C" w14:textId="77777777" w:rsidTr="00CC559D">
        <w:trPr>
          <w:trHeight w:val="158"/>
        </w:trPr>
        <w:tc>
          <w:tcPr>
            <w:tcW w:w="630" w:type="dxa"/>
            <w:vAlign w:val="center"/>
          </w:tcPr>
          <w:p w14:paraId="318A0029" w14:textId="77777777" w:rsidR="001E286D" w:rsidRPr="0055507E" w:rsidRDefault="001E286D" w:rsidP="001E286D">
            <w:pPr>
              <w:jc w:val="center"/>
              <w:rPr>
                <w:rFonts w:asciiTheme="minorHAnsi" w:hAnsiTheme="minorHAnsi"/>
                <w:sz w:val="18"/>
                <w:szCs w:val="18"/>
              </w:rPr>
            </w:pPr>
            <w:r w:rsidRPr="0055507E">
              <w:rPr>
                <w:rFonts w:asciiTheme="minorHAnsi" w:hAnsiTheme="minorHAnsi"/>
                <w:sz w:val="18"/>
                <w:szCs w:val="18"/>
              </w:rPr>
              <w:t>01</w:t>
            </w:r>
          </w:p>
        </w:tc>
        <w:tc>
          <w:tcPr>
            <w:tcW w:w="4698" w:type="dxa"/>
            <w:vAlign w:val="center"/>
          </w:tcPr>
          <w:p w14:paraId="318A002A" w14:textId="2B25D249" w:rsidR="001E286D" w:rsidRPr="0055507E" w:rsidRDefault="001E286D" w:rsidP="001E286D">
            <w:pPr>
              <w:rPr>
                <w:rFonts w:asciiTheme="minorHAnsi" w:hAnsiTheme="minorHAnsi"/>
                <w:sz w:val="18"/>
                <w:szCs w:val="18"/>
              </w:rPr>
            </w:pPr>
            <w:r w:rsidRPr="0055507E">
              <w:rPr>
                <w:rFonts w:asciiTheme="minorHAnsi" w:hAnsiTheme="minorHAnsi"/>
                <w:sz w:val="18"/>
                <w:szCs w:val="18"/>
              </w:rPr>
              <w:t>Required Continuous Whole-Building Ventilation Rate (Q</w:t>
            </w:r>
            <w:r w:rsidRPr="0055507E">
              <w:rPr>
                <w:rFonts w:asciiTheme="minorHAnsi" w:hAnsiTheme="minorHAnsi"/>
                <w:sz w:val="18"/>
                <w:szCs w:val="18"/>
                <w:vertAlign w:val="subscript"/>
              </w:rPr>
              <w:t>fan</w:t>
            </w:r>
            <w:r w:rsidRPr="0055507E">
              <w:rPr>
                <w:rFonts w:asciiTheme="minorHAnsi" w:hAnsiTheme="minorHAnsi"/>
                <w:sz w:val="18"/>
                <w:szCs w:val="18"/>
              </w:rPr>
              <w:t>)</w:t>
            </w:r>
          </w:p>
        </w:tc>
        <w:tc>
          <w:tcPr>
            <w:tcW w:w="5688" w:type="dxa"/>
          </w:tcPr>
          <w:p w14:paraId="318A002B" w14:textId="77777777" w:rsidR="001E286D" w:rsidRPr="0055507E" w:rsidRDefault="001E286D" w:rsidP="001E286D">
            <w:pPr>
              <w:rPr>
                <w:rFonts w:asciiTheme="minorHAnsi" w:hAnsiTheme="minorHAnsi"/>
                <w:sz w:val="18"/>
                <w:szCs w:val="18"/>
              </w:rPr>
            </w:pPr>
          </w:p>
        </w:tc>
      </w:tr>
    </w:tbl>
    <w:p w14:paraId="318A002D" w14:textId="77777777" w:rsidR="001E286D" w:rsidRPr="00BE7FE3" w:rsidRDefault="001E286D" w:rsidP="001E286D">
      <w:pPr>
        <w:rPr>
          <w:rFonts w:asciiTheme="minorHAnsi" w:hAnsiTheme="minorHAnsi"/>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738"/>
        <w:gridCol w:w="5687"/>
      </w:tblGrid>
      <w:tr w:rsidR="001E286D" w:rsidRPr="0055507E" w14:paraId="318A002F" w14:textId="77777777" w:rsidTr="001E286D">
        <w:tc>
          <w:tcPr>
            <w:tcW w:w="11015" w:type="dxa"/>
            <w:gridSpan w:val="3"/>
            <w:vAlign w:val="center"/>
          </w:tcPr>
          <w:p w14:paraId="13606BEF" w14:textId="7C6E185E" w:rsidR="00745320" w:rsidRPr="00BE7FE3" w:rsidRDefault="001E286D" w:rsidP="00D05A6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BE7FE3">
              <w:rPr>
                <w:rFonts w:asciiTheme="minorHAnsi" w:hAnsiTheme="minorHAnsi"/>
                <w:b/>
                <w:szCs w:val="18"/>
              </w:rPr>
              <w:t>C. Intermittent Ventilation</w:t>
            </w:r>
          </w:p>
          <w:p w14:paraId="318A002E" w14:textId="75195D01" w:rsidR="001E286D" w:rsidRPr="0055507E" w:rsidRDefault="001E286D" w:rsidP="00D05A6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The effective ventilation rate of an </w:t>
            </w:r>
            <w:r w:rsidRPr="0055507E">
              <w:rPr>
                <w:rFonts w:asciiTheme="minorHAnsi" w:hAnsiTheme="minorHAnsi"/>
                <w:b/>
                <w:sz w:val="18"/>
                <w:szCs w:val="18"/>
              </w:rPr>
              <w:t>intermittent</w:t>
            </w:r>
            <w:r w:rsidRPr="0055507E">
              <w:rPr>
                <w:rFonts w:asciiTheme="minorHAnsi" w:hAnsiTheme="minorHAnsi"/>
                <w:sz w:val="18"/>
                <w:szCs w:val="18"/>
              </w:rPr>
              <w:t xml:space="preserve"> system is the combination of its delivered capacity, its fractional on-time, cycle time, and the ventilation effectiveness from Table 4.2.</w:t>
            </w:r>
          </w:p>
        </w:tc>
      </w:tr>
      <w:tr w:rsidR="001E286D" w:rsidRPr="0055507E" w14:paraId="318A0033" w14:textId="77777777" w:rsidTr="00CC559D">
        <w:tc>
          <w:tcPr>
            <w:tcW w:w="590" w:type="dxa"/>
            <w:vAlign w:val="center"/>
          </w:tcPr>
          <w:p w14:paraId="318A0030"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01</w:t>
            </w:r>
          </w:p>
        </w:tc>
        <w:tc>
          <w:tcPr>
            <w:tcW w:w="4738" w:type="dxa"/>
          </w:tcPr>
          <w:p w14:paraId="318A0031"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In a single on off cycle, what is the ON time in hours?</w:t>
            </w:r>
          </w:p>
        </w:tc>
        <w:tc>
          <w:tcPr>
            <w:tcW w:w="5687" w:type="dxa"/>
          </w:tcPr>
          <w:p w14:paraId="318A0032"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37" w14:textId="77777777" w:rsidTr="00CC559D">
        <w:tc>
          <w:tcPr>
            <w:tcW w:w="590" w:type="dxa"/>
            <w:vAlign w:val="center"/>
          </w:tcPr>
          <w:p w14:paraId="318A0034"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02</w:t>
            </w:r>
          </w:p>
        </w:tc>
        <w:tc>
          <w:tcPr>
            <w:tcW w:w="4738" w:type="dxa"/>
          </w:tcPr>
          <w:p w14:paraId="318A0035"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 a single on off cycle, what is the OFF time in hours?  </w:t>
            </w:r>
          </w:p>
        </w:tc>
        <w:tc>
          <w:tcPr>
            <w:tcW w:w="5687" w:type="dxa"/>
          </w:tcPr>
          <w:p w14:paraId="318A0036"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3B" w14:textId="77777777" w:rsidTr="00CC559D">
        <w:tc>
          <w:tcPr>
            <w:tcW w:w="590" w:type="dxa"/>
            <w:vAlign w:val="center"/>
          </w:tcPr>
          <w:p w14:paraId="318A0038"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738" w:type="dxa"/>
          </w:tcPr>
          <w:p w14:paraId="318A0039" w14:textId="650104B2"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687" w:type="dxa"/>
          </w:tcPr>
          <w:p w14:paraId="318A003A"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3F" w14:textId="77777777" w:rsidTr="00CC559D">
        <w:tc>
          <w:tcPr>
            <w:tcW w:w="590" w:type="dxa"/>
            <w:vAlign w:val="center"/>
          </w:tcPr>
          <w:p w14:paraId="318A003C"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738" w:type="dxa"/>
          </w:tcPr>
          <w:p w14:paraId="318A003D" w14:textId="2F791CF6" w:rsidR="001E286D" w:rsidRPr="0055507E" w:rsidRDefault="001E286D"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745320">
              <w:rPr>
                <w:rFonts w:asciiTheme="minorHAnsi" w:hAnsiTheme="minorHAnsi"/>
                <w:sz w:val="18"/>
                <w:szCs w:val="18"/>
              </w:rPr>
              <w:t>F</w:t>
            </w:r>
            <w:r w:rsidRPr="0055507E">
              <w:rPr>
                <w:rFonts w:asciiTheme="minorHAnsi" w:hAnsiTheme="minorHAnsi"/>
                <w:sz w:val="18"/>
                <w:szCs w:val="18"/>
              </w:rPr>
              <w:t xml:space="preserve">ractional </w:t>
            </w:r>
            <w:r w:rsidR="00745320">
              <w:rPr>
                <w:rFonts w:asciiTheme="minorHAnsi" w:hAnsiTheme="minorHAnsi"/>
                <w:sz w:val="18"/>
                <w:szCs w:val="18"/>
              </w:rPr>
              <w:t>O</w:t>
            </w:r>
            <w:r w:rsidRPr="0055507E">
              <w:rPr>
                <w:rFonts w:asciiTheme="minorHAnsi" w:hAnsiTheme="minorHAnsi"/>
                <w:sz w:val="18"/>
                <w:szCs w:val="18"/>
              </w:rPr>
              <w:t xml:space="preserve">n </w:t>
            </w:r>
            <w:r w:rsidR="00745320">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687" w:type="dxa"/>
          </w:tcPr>
          <w:p w14:paraId="318A003E"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43" w14:textId="77777777" w:rsidTr="00CC559D">
        <w:tc>
          <w:tcPr>
            <w:tcW w:w="590" w:type="dxa"/>
            <w:vAlign w:val="center"/>
          </w:tcPr>
          <w:p w14:paraId="318A0040"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738" w:type="dxa"/>
          </w:tcPr>
          <w:p w14:paraId="318A0041" w14:textId="5458E0CF" w:rsidR="001E286D" w:rsidRPr="0055507E" w:rsidRDefault="001E286D"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745320">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687" w:type="dxa"/>
          </w:tcPr>
          <w:p w14:paraId="318A0042"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47" w14:textId="77777777" w:rsidTr="00CC559D">
        <w:tc>
          <w:tcPr>
            <w:tcW w:w="590" w:type="dxa"/>
            <w:vAlign w:val="center"/>
          </w:tcPr>
          <w:p w14:paraId="318A0044"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738" w:type="dxa"/>
          </w:tcPr>
          <w:p w14:paraId="318A0045" w14:textId="0DA10706"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687" w:type="dxa"/>
          </w:tcPr>
          <w:p w14:paraId="318A0046"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4B" w14:textId="77777777" w:rsidTr="00CC559D">
        <w:tc>
          <w:tcPr>
            <w:tcW w:w="590" w:type="dxa"/>
            <w:vAlign w:val="center"/>
          </w:tcPr>
          <w:p w14:paraId="318A0048"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738" w:type="dxa"/>
          </w:tcPr>
          <w:p w14:paraId="318A0049" w14:textId="75971DAF" w:rsidR="001E286D" w:rsidRPr="0055507E" w:rsidRDefault="001E286D"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745320">
              <w:rPr>
                <w:rFonts w:asciiTheme="minorHAnsi" w:hAnsiTheme="minorHAnsi"/>
                <w:sz w:val="18"/>
                <w:szCs w:val="18"/>
              </w:rPr>
              <w:t>E</w:t>
            </w:r>
            <w:r w:rsidRPr="0055507E">
              <w:rPr>
                <w:rFonts w:asciiTheme="minorHAnsi" w:hAnsiTheme="minorHAnsi"/>
                <w:sz w:val="18"/>
                <w:szCs w:val="18"/>
              </w:rPr>
              <w:t>ffectiveness (e, from Table 4.2)</w:t>
            </w:r>
          </w:p>
        </w:tc>
        <w:tc>
          <w:tcPr>
            <w:tcW w:w="5687" w:type="dxa"/>
          </w:tcPr>
          <w:p w14:paraId="318A004A"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4F" w14:textId="77777777" w:rsidTr="00CC559D">
        <w:tc>
          <w:tcPr>
            <w:tcW w:w="590" w:type="dxa"/>
            <w:vAlign w:val="center"/>
          </w:tcPr>
          <w:p w14:paraId="318A004C"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738" w:type="dxa"/>
          </w:tcPr>
          <w:p w14:paraId="318A004D" w14:textId="415ABEBB" w:rsidR="001E286D" w:rsidRPr="0055507E" w:rsidRDefault="001E286D"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745320">
              <w:rPr>
                <w:rFonts w:asciiTheme="minorHAnsi" w:hAnsiTheme="minorHAnsi"/>
                <w:sz w:val="18"/>
                <w:szCs w:val="18"/>
              </w:rPr>
              <w:t>V</w:t>
            </w:r>
            <w:r w:rsidRPr="0055507E">
              <w:rPr>
                <w:rFonts w:asciiTheme="minorHAnsi" w:hAnsiTheme="minorHAnsi"/>
                <w:sz w:val="18"/>
                <w:szCs w:val="18"/>
              </w:rPr>
              <w:t xml:space="preserve">entilation </w:t>
            </w:r>
            <w:r w:rsidR="00745320">
              <w:rPr>
                <w:rFonts w:asciiTheme="minorHAnsi" w:hAnsiTheme="minorHAnsi"/>
                <w:sz w:val="18"/>
                <w:szCs w:val="18"/>
              </w:rPr>
              <w:t>R</w:t>
            </w:r>
            <w:r w:rsidRPr="0055507E">
              <w:rPr>
                <w:rFonts w:asciiTheme="minorHAnsi" w:hAnsiTheme="minorHAnsi"/>
                <w:sz w:val="18"/>
                <w:szCs w:val="18"/>
              </w:rPr>
              <w:t>ate</w:t>
            </w:r>
          </w:p>
        </w:tc>
        <w:tc>
          <w:tcPr>
            <w:tcW w:w="5687" w:type="dxa"/>
          </w:tcPr>
          <w:p w14:paraId="318A004E"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53" w14:textId="77777777" w:rsidTr="00CC559D">
        <w:tc>
          <w:tcPr>
            <w:tcW w:w="590" w:type="dxa"/>
            <w:vAlign w:val="center"/>
          </w:tcPr>
          <w:p w14:paraId="318A0050"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738" w:type="dxa"/>
          </w:tcPr>
          <w:p w14:paraId="318A0051" w14:textId="5153E506" w:rsidR="001E286D" w:rsidRPr="0055507E" w:rsidRDefault="001E286D"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745320">
              <w:rPr>
                <w:rFonts w:asciiTheme="minorHAnsi" w:hAnsiTheme="minorHAnsi"/>
                <w:sz w:val="18"/>
                <w:szCs w:val="18"/>
              </w:rPr>
              <w:t>V</w:t>
            </w:r>
            <w:r w:rsidRPr="0055507E">
              <w:rPr>
                <w:rFonts w:asciiTheme="minorHAnsi" w:hAnsiTheme="minorHAnsi"/>
                <w:sz w:val="18"/>
                <w:szCs w:val="18"/>
              </w:rPr>
              <w:t>entilation Rate</w:t>
            </w:r>
          </w:p>
        </w:tc>
        <w:tc>
          <w:tcPr>
            <w:tcW w:w="5687" w:type="dxa"/>
          </w:tcPr>
          <w:p w14:paraId="318A0052"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58" w14:textId="77777777" w:rsidTr="00CC559D">
        <w:tc>
          <w:tcPr>
            <w:tcW w:w="590" w:type="dxa"/>
            <w:vAlign w:val="center"/>
          </w:tcPr>
          <w:p w14:paraId="318A0054"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738" w:type="dxa"/>
          </w:tcPr>
          <w:p w14:paraId="318A0056" w14:textId="1A85EFE6"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687" w:type="dxa"/>
          </w:tcPr>
          <w:p w14:paraId="318A0057"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5D" w14:textId="77777777" w:rsidTr="00CC559D">
        <w:tc>
          <w:tcPr>
            <w:tcW w:w="590" w:type="dxa"/>
            <w:vAlign w:val="center"/>
          </w:tcPr>
          <w:p w14:paraId="318A0059"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738" w:type="dxa"/>
          </w:tcPr>
          <w:p w14:paraId="318A005B" w14:textId="1F51006E"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687" w:type="dxa"/>
          </w:tcPr>
          <w:p w14:paraId="318A005C"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318A005E" w14:textId="77777777" w:rsidR="001E286D" w:rsidRPr="00BE7FE3" w:rsidRDefault="001E286D" w:rsidP="001E286D">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1E286D" w:rsidRPr="00BE7FE3" w14:paraId="318A0060" w14:textId="77777777" w:rsidTr="001E286D">
        <w:tc>
          <w:tcPr>
            <w:tcW w:w="11016" w:type="dxa"/>
            <w:gridSpan w:val="2"/>
          </w:tcPr>
          <w:p w14:paraId="318A005F" w14:textId="77777777" w:rsidR="001E286D" w:rsidRPr="00BE7FE3" w:rsidRDefault="001E286D" w:rsidP="001E286D">
            <w:pPr>
              <w:keepNext/>
              <w:rPr>
                <w:rFonts w:asciiTheme="minorHAnsi" w:hAnsiTheme="minorHAnsi"/>
                <w:szCs w:val="18"/>
              </w:rPr>
            </w:pPr>
            <w:r w:rsidRPr="00BE7FE3">
              <w:rPr>
                <w:rFonts w:asciiTheme="minorHAnsi" w:hAnsiTheme="minorHAnsi"/>
                <w:b/>
                <w:szCs w:val="18"/>
              </w:rPr>
              <w:t>D. Compliance Statement</w:t>
            </w:r>
            <w:r w:rsidRPr="00BE7FE3">
              <w:rPr>
                <w:rFonts w:asciiTheme="minorHAnsi" w:hAnsiTheme="minorHAnsi"/>
                <w:szCs w:val="18"/>
              </w:rPr>
              <w:t xml:space="preserve"> </w:t>
            </w:r>
          </w:p>
        </w:tc>
      </w:tr>
      <w:tr w:rsidR="001E286D" w:rsidRPr="0055507E" w14:paraId="318A0063" w14:textId="77777777" w:rsidTr="001E286D">
        <w:tc>
          <w:tcPr>
            <w:tcW w:w="590" w:type="dxa"/>
            <w:vAlign w:val="center"/>
          </w:tcPr>
          <w:p w14:paraId="318A0061" w14:textId="77777777" w:rsidR="001E286D" w:rsidRPr="0055507E" w:rsidRDefault="001E286D" w:rsidP="001E286D">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318A0062" w14:textId="77777777" w:rsidR="001E286D" w:rsidRPr="0055507E" w:rsidRDefault="001E286D" w:rsidP="001E286D">
            <w:pPr>
              <w:rPr>
                <w:rFonts w:asciiTheme="minorHAnsi" w:hAnsiTheme="minorHAnsi"/>
                <w:b/>
                <w:sz w:val="18"/>
                <w:szCs w:val="18"/>
              </w:rPr>
            </w:pPr>
            <w:r>
              <w:rPr>
                <w:rFonts w:asciiTheme="minorHAnsi" w:hAnsiTheme="minorHAnsi"/>
                <w:sz w:val="18"/>
                <w:szCs w:val="18"/>
              </w:rPr>
              <w:t xml:space="preserve"> </w:t>
            </w:r>
          </w:p>
        </w:tc>
      </w:tr>
    </w:tbl>
    <w:p w14:paraId="318A0138" w14:textId="77777777" w:rsidR="001E286D" w:rsidRPr="00BE7FE3" w:rsidRDefault="001E286D" w:rsidP="001E286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1E286D" w:rsidRPr="0084687D" w14:paraId="318A013B" w14:textId="77777777" w:rsidTr="001E286D">
        <w:trPr>
          <w:cantSplit/>
          <w:trHeight w:val="432"/>
        </w:trPr>
        <w:tc>
          <w:tcPr>
            <w:tcW w:w="5000" w:type="pct"/>
            <w:gridSpan w:val="2"/>
            <w:vAlign w:val="center"/>
          </w:tcPr>
          <w:p w14:paraId="318A0139" w14:textId="0A0A9495" w:rsidR="001E286D" w:rsidRPr="0084687D" w:rsidRDefault="00DF44D6" w:rsidP="00BE7FE3">
            <w:pPr>
              <w:keepNext/>
              <w:rPr>
                <w:rFonts w:ascii="Calibri" w:hAnsi="Calibri"/>
                <w:b/>
                <w:sz w:val="18"/>
                <w:szCs w:val="18"/>
              </w:rPr>
            </w:pPr>
            <w:r w:rsidRPr="00BE7FE3">
              <w:rPr>
                <w:rFonts w:ascii="Calibri" w:hAnsi="Calibri"/>
                <w:b/>
                <w:szCs w:val="18"/>
              </w:rPr>
              <w:t>E</w:t>
            </w:r>
            <w:r w:rsidR="001E286D" w:rsidRPr="00BE7FE3">
              <w:rPr>
                <w:rFonts w:ascii="Calibri" w:hAnsi="Calibri"/>
                <w:b/>
                <w:szCs w:val="18"/>
              </w:rPr>
              <w:t>. Determination of HERS Verification Compliance</w:t>
            </w:r>
          </w:p>
          <w:p w14:paraId="318A013A" w14:textId="77777777" w:rsidR="001E286D" w:rsidRPr="0084687D" w:rsidRDefault="001E286D" w:rsidP="00BE7FE3">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1E286D" w:rsidRPr="0084687D" w14:paraId="318A013E" w14:textId="77777777" w:rsidTr="001E286D">
        <w:trPr>
          <w:cantSplit/>
          <w:trHeight w:val="144"/>
        </w:trPr>
        <w:tc>
          <w:tcPr>
            <w:tcW w:w="253" w:type="pct"/>
            <w:vAlign w:val="center"/>
          </w:tcPr>
          <w:p w14:paraId="318A013C" w14:textId="77777777" w:rsidR="001E286D" w:rsidRPr="0084687D" w:rsidDel="00C76C40" w:rsidRDefault="001E286D" w:rsidP="001E286D">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18A013D" w14:textId="77777777" w:rsidR="001E286D" w:rsidRPr="0084687D" w:rsidRDefault="001E286D" w:rsidP="001E286D">
            <w:pPr>
              <w:keepNext/>
              <w:rPr>
                <w:rFonts w:ascii="Calibri" w:hAnsi="Calibri"/>
                <w:sz w:val="18"/>
                <w:szCs w:val="18"/>
              </w:rPr>
            </w:pPr>
          </w:p>
        </w:tc>
      </w:tr>
    </w:tbl>
    <w:p w14:paraId="318A0142" w14:textId="77777777" w:rsidR="00E66FF8" w:rsidRPr="00316503" w:rsidRDefault="00E66FF8" w:rsidP="00E66FF8">
      <w:pPr>
        <w:rPr>
          <w:rFonts w:asciiTheme="minorHAnsi" w:hAnsiTheme="minorHAnsi"/>
          <w:b/>
          <w:sz w:val="18"/>
          <w:szCs w:val="18"/>
        </w:rPr>
      </w:pPr>
    </w:p>
    <w:p w14:paraId="318A0143" w14:textId="77777777" w:rsidR="00497E37" w:rsidRDefault="00497E37">
      <w:pPr>
        <w:rPr>
          <w:rFonts w:asciiTheme="minorHAnsi" w:hAnsiTheme="minorHAnsi"/>
          <w:b/>
          <w:sz w:val="18"/>
          <w:szCs w:val="18"/>
        </w:rPr>
      </w:pPr>
      <w:r>
        <w:rPr>
          <w:rFonts w:asciiTheme="minorHAnsi" w:hAnsiTheme="minorHAnsi"/>
          <w:b/>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E16DC5" w:rsidRPr="00E16DC5" w14:paraId="318A0145" w14:textId="77777777" w:rsidTr="00E16DC5">
        <w:trPr>
          <w:trHeight w:val="288"/>
        </w:trPr>
        <w:tc>
          <w:tcPr>
            <w:tcW w:w="10950" w:type="dxa"/>
            <w:gridSpan w:val="4"/>
            <w:vAlign w:val="center"/>
          </w:tcPr>
          <w:p w14:paraId="318A0144"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E16DC5">
              <w:rPr>
                <w:rFonts w:asciiTheme="minorHAnsi" w:eastAsia="Calibri" w:hAnsiTheme="minorHAnsi" w:cs="Arial"/>
                <w:b/>
                <w:caps/>
                <w:sz w:val="18"/>
                <w:szCs w:val="18"/>
              </w:rPr>
              <w:lastRenderedPageBreak/>
              <w:t>Documentation Author's Declaration Statement</w:t>
            </w:r>
          </w:p>
        </w:tc>
      </w:tr>
      <w:tr w:rsidR="00E16DC5" w:rsidRPr="00E16DC5" w14:paraId="318A0147" w14:textId="77777777" w:rsidTr="00E16DC5">
        <w:trPr>
          <w:trHeight w:val="360"/>
        </w:trPr>
        <w:tc>
          <w:tcPr>
            <w:tcW w:w="10950" w:type="dxa"/>
            <w:gridSpan w:val="4"/>
            <w:vAlign w:val="center"/>
          </w:tcPr>
          <w:p w14:paraId="318A0146" w14:textId="77777777" w:rsidR="00E16DC5" w:rsidRPr="00E16DC5" w:rsidRDefault="00E16DC5" w:rsidP="00BE7FE3">
            <w:pPr>
              <w:numPr>
                <w:ilvl w:val="0"/>
                <w:numId w:val="7"/>
              </w:numPr>
              <w:ind w:left="271" w:hanging="288"/>
              <w:rPr>
                <w:rFonts w:asciiTheme="minorHAnsi" w:eastAsia="Calibri" w:hAnsiTheme="minorHAnsi"/>
                <w:sz w:val="18"/>
                <w:szCs w:val="18"/>
              </w:rPr>
            </w:pPr>
            <w:r w:rsidRPr="00E16DC5">
              <w:rPr>
                <w:rFonts w:asciiTheme="minorHAnsi" w:eastAsia="Calibri" w:hAnsiTheme="minorHAnsi"/>
                <w:sz w:val="18"/>
                <w:szCs w:val="18"/>
              </w:rPr>
              <w:t>I certify that this Certificate of Verification documentation is accurate and complete.</w:t>
            </w:r>
          </w:p>
        </w:tc>
      </w:tr>
      <w:tr w:rsidR="00E16DC5" w:rsidRPr="00E16DC5" w14:paraId="318A014A" w14:textId="77777777" w:rsidTr="00E16DC5">
        <w:trPr>
          <w:trHeight w:val="360"/>
        </w:trPr>
        <w:tc>
          <w:tcPr>
            <w:tcW w:w="5434" w:type="dxa"/>
          </w:tcPr>
          <w:p w14:paraId="318A0148"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Name:</w:t>
            </w:r>
          </w:p>
        </w:tc>
        <w:tc>
          <w:tcPr>
            <w:tcW w:w="5516" w:type="dxa"/>
            <w:gridSpan w:val="3"/>
          </w:tcPr>
          <w:p w14:paraId="318A0149"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Signature:</w:t>
            </w:r>
          </w:p>
        </w:tc>
      </w:tr>
      <w:tr w:rsidR="00E16DC5" w:rsidRPr="00E16DC5" w14:paraId="318A014D" w14:textId="77777777" w:rsidTr="00E16DC5">
        <w:trPr>
          <w:trHeight w:val="360"/>
        </w:trPr>
        <w:tc>
          <w:tcPr>
            <w:tcW w:w="5434" w:type="dxa"/>
          </w:tcPr>
          <w:p w14:paraId="318A014B"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Company:</w:t>
            </w:r>
          </w:p>
        </w:tc>
        <w:tc>
          <w:tcPr>
            <w:tcW w:w="5516" w:type="dxa"/>
            <w:gridSpan w:val="3"/>
          </w:tcPr>
          <w:p w14:paraId="318A014C"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Date Signed:</w:t>
            </w:r>
          </w:p>
        </w:tc>
      </w:tr>
      <w:tr w:rsidR="00E16DC5" w:rsidRPr="00E16DC5" w14:paraId="318A0150" w14:textId="77777777" w:rsidTr="00E16DC5">
        <w:trPr>
          <w:trHeight w:val="360"/>
        </w:trPr>
        <w:tc>
          <w:tcPr>
            <w:tcW w:w="5434" w:type="dxa"/>
          </w:tcPr>
          <w:p w14:paraId="318A014E"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Address:</w:t>
            </w:r>
          </w:p>
        </w:tc>
        <w:tc>
          <w:tcPr>
            <w:tcW w:w="5516" w:type="dxa"/>
            <w:gridSpan w:val="3"/>
          </w:tcPr>
          <w:p w14:paraId="318A014F"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CEA/HERS Certification Information (if applicable):</w:t>
            </w:r>
          </w:p>
        </w:tc>
      </w:tr>
      <w:tr w:rsidR="00E16DC5" w:rsidRPr="00E16DC5" w14:paraId="318A0153" w14:textId="77777777" w:rsidTr="00E16DC5">
        <w:trPr>
          <w:trHeight w:val="360"/>
        </w:trPr>
        <w:tc>
          <w:tcPr>
            <w:tcW w:w="5434" w:type="dxa"/>
          </w:tcPr>
          <w:p w14:paraId="318A0151"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City/State/Zip:</w:t>
            </w:r>
          </w:p>
        </w:tc>
        <w:tc>
          <w:tcPr>
            <w:tcW w:w="5516" w:type="dxa"/>
            <w:gridSpan w:val="3"/>
          </w:tcPr>
          <w:p w14:paraId="318A0152"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Phone:</w:t>
            </w:r>
          </w:p>
        </w:tc>
      </w:tr>
      <w:tr w:rsidR="00E16DC5" w:rsidRPr="00E16DC5" w14:paraId="318A0155" w14:textId="77777777" w:rsidTr="00E16DC5">
        <w:tblPrEx>
          <w:tblCellMar>
            <w:left w:w="115" w:type="dxa"/>
            <w:right w:w="115" w:type="dxa"/>
          </w:tblCellMar>
        </w:tblPrEx>
        <w:trPr>
          <w:trHeight w:val="296"/>
        </w:trPr>
        <w:tc>
          <w:tcPr>
            <w:tcW w:w="10950" w:type="dxa"/>
            <w:gridSpan w:val="4"/>
            <w:vAlign w:val="center"/>
          </w:tcPr>
          <w:p w14:paraId="318A0154"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E16DC5">
              <w:rPr>
                <w:rFonts w:asciiTheme="minorHAnsi" w:eastAsia="Calibri" w:hAnsiTheme="minorHAnsi" w:cs="Arial"/>
                <w:b/>
                <w:caps/>
                <w:sz w:val="18"/>
                <w:szCs w:val="18"/>
              </w:rPr>
              <w:t xml:space="preserve">Responsible Person's Declaration statement </w:t>
            </w:r>
          </w:p>
        </w:tc>
      </w:tr>
      <w:tr w:rsidR="00E16DC5" w:rsidRPr="00E16DC5" w14:paraId="318A015C" w14:textId="77777777" w:rsidTr="00E16DC5">
        <w:tblPrEx>
          <w:tblCellMar>
            <w:left w:w="115" w:type="dxa"/>
            <w:right w:w="115" w:type="dxa"/>
          </w:tblCellMar>
        </w:tblPrEx>
        <w:trPr>
          <w:trHeight w:val="504"/>
        </w:trPr>
        <w:tc>
          <w:tcPr>
            <w:tcW w:w="10950" w:type="dxa"/>
            <w:gridSpan w:val="4"/>
            <w:shd w:val="clear" w:color="auto" w:fill="auto"/>
          </w:tcPr>
          <w:p w14:paraId="318A0156" w14:textId="77777777" w:rsidR="00E16DC5" w:rsidRPr="00E16DC5" w:rsidRDefault="00E16DC5" w:rsidP="00BE7FE3">
            <w:pPr>
              <w:keepNext/>
              <w:widowControl w:val="0"/>
              <w:ind w:right="90"/>
              <w:rPr>
                <w:rFonts w:asciiTheme="minorHAnsi" w:hAnsiTheme="minorHAnsi"/>
                <w:snapToGrid w:val="0"/>
                <w:sz w:val="18"/>
                <w:szCs w:val="18"/>
              </w:rPr>
            </w:pPr>
            <w:r w:rsidRPr="00E16DC5">
              <w:rPr>
                <w:rFonts w:asciiTheme="minorHAnsi" w:hAnsiTheme="minorHAnsi"/>
                <w:snapToGrid w:val="0"/>
                <w:sz w:val="18"/>
                <w:szCs w:val="18"/>
              </w:rPr>
              <w:t xml:space="preserve">I certify the following under penalty of perjury, under the laws of the State of California: </w:t>
            </w:r>
          </w:p>
          <w:p w14:paraId="318A0157" w14:textId="77777777" w:rsidR="00E16DC5" w:rsidRPr="00E16DC5" w:rsidRDefault="00E16DC5" w:rsidP="00BE7FE3">
            <w:pPr>
              <w:keepNext/>
              <w:widowControl w:val="0"/>
              <w:numPr>
                <w:ilvl w:val="0"/>
                <w:numId w:val="17"/>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information provided on this Certificate of Verification is true and correct.</w:t>
            </w:r>
          </w:p>
          <w:p w14:paraId="318A0158" w14:textId="77777777" w:rsidR="00E16DC5" w:rsidRPr="00E16DC5" w:rsidRDefault="00E16DC5" w:rsidP="00BE7FE3">
            <w:pPr>
              <w:keepNext/>
              <w:widowControl w:val="0"/>
              <w:numPr>
                <w:ilvl w:val="0"/>
                <w:numId w:val="17"/>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I am the certified HERS Rater who performed the verification identified and reported on this Certificate of Verification (responsible rater).</w:t>
            </w:r>
          </w:p>
          <w:p w14:paraId="318A0159" w14:textId="77777777" w:rsidR="00E16DC5" w:rsidRPr="00E16DC5" w:rsidRDefault="00E16DC5" w:rsidP="00BE7FE3">
            <w:pPr>
              <w:keepNext/>
              <w:widowControl w:val="0"/>
              <w:numPr>
                <w:ilvl w:val="0"/>
                <w:numId w:val="17"/>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18A015A" w14:textId="77777777" w:rsidR="00E16DC5" w:rsidRPr="00E16DC5" w:rsidRDefault="00E16DC5" w:rsidP="00BE7FE3">
            <w:pPr>
              <w:keepNext/>
              <w:widowControl w:val="0"/>
              <w:numPr>
                <w:ilvl w:val="0"/>
                <w:numId w:val="17"/>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18A015B" w14:textId="77777777" w:rsidR="00E16DC5" w:rsidRPr="00E16DC5" w:rsidRDefault="00E16DC5" w:rsidP="00BE7FE3">
            <w:pPr>
              <w:keepNext/>
              <w:widowControl w:val="0"/>
              <w:numPr>
                <w:ilvl w:val="0"/>
                <w:numId w:val="17"/>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E16DC5" w:rsidRPr="00E16DC5" w14:paraId="318A015E" w14:textId="77777777" w:rsidTr="00E16DC5">
        <w:tblPrEx>
          <w:tblCellMar>
            <w:left w:w="115" w:type="dxa"/>
            <w:right w:w="115" w:type="dxa"/>
          </w:tblCellMar>
        </w:tblPrEx>
        <w:trPr>
          <w:trHeight w:val="278"/>
        </w:trPr>
        <w:tc>
          <w:tcPr>
            <w:tcW w:w="10950" w:type="dxa"/>
            <w:gridSpan w:val="4"/>
            <w:vAlign w:val="center"/>
          </w:tcPr>
          <w:p w14:paraId="318A015D"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E16DC5">
              <w:rPr>
                <w:rFonts w:asciiTheme="minorHAnsi" w:eastAsia="Calibri" w:hAnsiTheme="minorHAnsi" w:cs="Arial"/>
                <w:b/>
                <w:caps/>
                <w:sz w:val="18"/>
                <w:szCs w:val="18"/>
              </w:rPr>
              <w:t>BUILDER OR INSTALLER INFORMATION AS SHOWN ON THE CERTIFICATE OF INSTALLATION</w:t>
            </w:r>
          </w:p>
        </w:tc>
      </w:tr>
      <w:tr w:rsidR="00E16DC5" w:rsidRPr="00E16DC5" w14:paraId="318A0160" w14:textId="77777777" w:rsidTr="00E16DC5">
        <w:tblPrEx>
          <w:tblCellMar>
            <w:left w:w="115" w:type="dxa"/>
            <w:right w:w="115" w:type="dxa"/>
          </w:tblCellMar>
        </w:tblPrEx>
        <w:trPr>
          <w:trHeight w:hRule="exact" w:val="360"/>
        </w:trPr>
        <w:tc>
          <w:tcPr>
            <w:tcW w:w="10950" w:type="dxa"/>
            <w:gridSpan w:val="4"/>
            <w:vAlign w:val="center"/>
          </w:tcPr>
          <w:p w14:paraId="318A015F" w14:textId="77777777"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Company Name (Installing Subcontractor, General Contractor, or Builder/Owner):</w:t>
            </w:r>
          </w:p>
        </w:tc>
      </w:tr>
      <w:tr w:rsidR="00E16DC5" w:rsidRPr="00E16DC5" w14:paraId="318A0163" w14:textId="77777777" w:rsidTr="00E16DC5">
        <w:tblPrEx>
          <w:tblCellMar>
            <w:left w:w="115" w:type="dxa"/>
            <w:right w:w="115" w:type="dxa"/>
          </w:tblCellMar>
        </w:tblPrEx>
        <w:trPr>
          <w:trHeight w:hRule="exact" w:val="360"/>
        </w:trPr>
        <w:tc>
          <w:tcPr>
            <w:tcW w:w="5475" w:type="dxa"/>
            <w:gridSpan w:val="2"/>
          </w:tcPr>
          <w:p w14:paraId="318A0161" w14:textId="77777777" w:rsidR="00E16DC5" w:rsidRPr="00E16DC5" w:rsidRDefault="00E16DC5" w:rsidP="00E16DC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Responsible Builder or Installer Name:</w:t>
            </w:r>
          </w:p>
        </w:tc>
        <w:tc>
          <w:tcPr>
            <w:tcW w:w="5475" w:type="dxa"/>
            <w:gridSpan w:val="2"/>
          </w:tcPr>
          <w:p w14:paraId="318A0162" w14:textId="77777777" w:rsidR="00E16DC5" w:rsidRPr="00E16DC5" w:rsidRDefault="00E16DC5" w:rsidP="00E16DC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CSLB License:</w:t>
            </w:r>
          </w:p>
        </w:tc>
      </w:tr>
      <w:tr w:rsidR="00E16DC5" w:rsidRPr="00E16DC5" w14:paraId="318A0165" w14:textId="77777777" w:rsidTr="00E16DC5">
        <w:tblPrEx>
          <w:tblCellMar>
            <w:left w:w="108" w:type="dxa"/>
            <w:right w:w="108" w:type="dxa"/>
          </w:tblCellMar>
        </w:tblPrEx>
        <w:trPr>
          <w:trHeight w:hRule="exact" w:val="288"/>
        </w:trPr>
        <w:tc>
          <w:tcPr>
            <w:tcW w:w="10950" w:type="dxa"/>
            <w:gridSpan w:val="4"/>
            <w:vAlign w:val="center"/>
          </w:tcPr>
          <w:p w14:paraId="318A0164" w14:textId="77777777" w:rsidR="00E16DC5" w:rsidRPr="00E16DC5" w:rsidRDefault="00E16DC5" w:rsidP="00BE7FE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PROVIDER DATA REGISTRY INFORMATION</w:t>
            </w:r>
          </w:p>
        </w:tc>
      </w:tr>
      <w:tr w:rsidR="00E16DC5" w:rsidRPr="00E16DC5" w14:paraId="318A0168" w14:textId="77777777" w:rsidTr="00E16DC5">
        <w:tblPrEx>
          <w:tblCellMar>
            <w:left w:w="108" w:type="dxa"/>
            <w:right w:w="108" w:type="dxa"/>
          </w:tblCellMar>
        </w:tblPrEx>
        <w:trPr>
          <w:trHeight w:hRule="exact" w:val="360"/>
        </w:trPr>
        <w:tc>
          <w:tcPr>
            <w:tcW w:w="5482" w:type="dxa"/>
            <w:gridSpan w:val="3"/>
          </w:tcPr>
          <w:p w14:paraId="318A0166" w14:textId="77777777"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Sample Group Number (if applicable):</w:t>
            </w:r>
          </w:p>
        </w:tc>
        <w:tc>
          <w:tcPr>
            <w:tcW w:w="5468" w:type="dxa"/>
          </w:tcPr>
          <w:p w14:paraId="318A0167" w14:textId="054B5164"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Dwelling Test Status in Sample Group (if applicable)</w:t>
            </w:r>
            <w:r w:rsidR="00745320">
              <w:rPr>
                <w:rFonts w:asciiTheme="minorHAnsi" w:eastAsia="Calibri" w:hAnsiTheme="minorHAnsi"/>
                <w:sz w:val="14"/>
                <w:szCs w:val="14"/>
              </w:rPr>
              <w:t>:</w:t>
            </w:r>
          </w:p>
        </w:tc>
      </w:tr>
      <w:tr w:rsidR="00E16DC5" w:rsidRPr="00E16DC5" w14:paraId="318A016A" w14:textId="77777777" w:rsidTr="00E16DC5">
        <w:tblPrEx>
          <w:tblCellMar>
            <w:left w:w="108" w:type="dxa"/>
            <w:right w:w="108" w:type="dxa"/>
          </w:tblCellMar>
        </w:tblPrEx>
        <w:trPr>
          <w:trHeight w:val="288"/>
        </w:trPr>
        <w:tc>
          <w:tcPr>
            <w:tcW w:w="10950" w:type="dxa"/>
            <w:gridSpan w:val="4"/>
            <w:vAlign w:val="center"/>
          </w:tcPr>
          <w:p w14:paraId="318A0169" w14:textId="77777777" w:rsidR="00E16DC5" w:rsidRPr="00E16DC5" w:rsidRDefault="00E16DC5" w:rsidP="00BE7FE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RATER INFORMATION</w:t>
            </w:r>
          </w:p>
        </w:tc>
      </w:tr>
      <w:tr w:rsidR="00E16DC5" w:rsidRPr="00E16DC5" w14:paraId="318A016C" w14:textId="77777777" w:rsidTr="00E16DC5">
        <w:tblPrEx>
          <w:tblCellMar>
            <w:left w:w="108" w:type="dxa"/>
            <w:right w:w="108" w:type="dxa"/>
          </w:tblCellMar>
        </w:tblPrEx>
        <w:trPr>
          <w:trHeight w:hRule="exact" w:val="360"/>
        </w:trPr>
        <w:tc>
          <w:tcPr>
            <w:tcW w:w="10950" w:type="dxa"/>
            <w:gridSpan w:val="4"/>
          </w:tcPr>
          <w:p w14:paraId="318A016B" w14:textId="77777777" w:rsidR="00E16DC5" w:rsidRPr="00E16DC5" w:rsidRDefault="00E16DC5" w:rsidP="00E16DC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HERS Rater Company Name:</w:t>
            </w:r>
          </w:p>
        </w:tc>
      </w:tr>
      <w:tr w:rsidR="00E16DC5" w:rsidRPr="00E16DC5" w14:paraId="318A016F" w14:textId="77777777" w:rsidTr="00E16DC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18A016D"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18A016E"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Signature:</w:t>
            </w:r>
          </w:p>
        </w:tc>
      </w:tr>
      <w:tr w:rsidR="00E16DC5" w:rsidRPr="00E16DC5" w14:paraId="318A0172" w14:textId="77777777" w:rsidTr="00E16DC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18A0170" w14:textId="357E257F"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Certification Number w/ this HERS Provider</w:t>
            </w:r>
            <w:r w:rsidR="00745320">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18A0171"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Date Signed:</w:t>
            </w:r>
          </w:p>
        </w:tc>
      </w:tr>
    </w:tbl>
    <w:p w14:paraId="318A0173" w14:textId="77777777" w:rsidR="00B71555" w:rsidRPr="00316503" w:rsidRDefault="00B71555" w:rsidP="00B71555">
      <w:pPr>
        <w:contextualSpacing/>
        <w:rPr>
          <w:rFonts w:asciiTheme="minorHAnsi" w:hAnsiTheme="minorHAnsi"/>
          <w:sz w:val="18"/>
          <w:szCs w:val="18"/>
        </w:rPr>
      </w:pPr>
    </w:p>
    <w:p w14:paraId="318A0174" w14:textId="77777777" w:rsidR="00337746" w:rsidRPr="00316503" w:rsidRDefault="00337746" w:rsidP="00B71555">
      <w:pPr>
        <w:contextualSpacing/>
        <w:rPr>
          <w:rFonts w:asciiTheme="minorHAnsi" w:hAnsiTheme="minorHAnsi"/>
          <w:sz w:val="18"/>
          <w:szCs w:val="18"/>
        </w:rPr>
      </w:pPr>
    </w:p>
    <w:p w14:paraId="318A0175" w14:textId="77777777" w:rsidR="006D0E63" w:rsidRPr="00316503" w:rsidRDefault="006D0E63" w:rsidP="00B71555">
      <w:pPr>
        <w:rPr>
          <w:rFonts w:asciiTheme="minorHAnsi" w:hAnsiTheme="minorHAnsi"/>
          <w:sz w:val="18"/>
          <w:szCs w:val="18"/>
        </w:rPr>
        <w:sectPr w:rsidR="006D0E63" w:rsidRPr="00316503" w:rsidSect="00670C0A">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720" w:bottom="720" w:left="720" w:header="432" w:footer="432" w:gutter="0"/>
          <w:pgNumType w:start="1"/>
          <w:cols w:space="720"/>
          <w:docGrid w:linePitch="272"/>
        </w:sectPr>
      </w:pPr>
    </w:p>
    <w:p w14:paraId="318A0176" w14:textId="2248FA0B" w:rsidR="00D5396B" w:rsidRPr="00BE7FE3" w:rsidRDefault="00745320" w:rsidP="00BE7FE3">
      <w:pPr>
        <w:jc w:val="center"/>
        <w:rPr>
          <w:rFonts w:asciiTheme="minorHAnsi" w:hAnsiTheme="minorHAnsi"/>
          <w:b/>
          <w:szCs w:val="18"/>
        </w:rPr>
      </w:pPr>
      <w:r>
        <w:rPr>
          <w:rFonts w:asciiTheme="minorHAnsi" w:hAnsiTheme="minorHAnsi"/>
          <w:b/>
          <w:szCs w:val="18"/>
        </w:rPr>
        <w:lastRenderedPageBreak/>
        <w:t>CF3R-MCH-27c-H User Instructions</w:t>
      </w:r>
    </w:p>
    <w:p w14:paraId="318A0177" w14:textId="77777777" w:rsidR="00D5396B" w:rsidRPr="00316503" w:rsidRDefault="00D5396B" w:rsidP="00D5396B">
      <w:pPr>
        <w:rPr>
          <w:rFonts w:asciiTheme="minorHAnsi" w:hAnsiTheme="minorHAnsi"/>
          <w:sz w:val="18"/>
          <w:szCs w:val="18"/>
        </w:rPr>
      </w:pPr>
    </w:p>
    <w:p w14:paraId="318A0178" w14:textId="77777777" w:rsidR="00D5396B" w:rsidRPr="00D2491C" w:rsidRDefault="00D5396B" w:rsidP="00D5396B">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318A0179" w14:textId="46C1D342" w:rsidR="00D5396B" w:rsidRDefault="00D5396B" w:rsidP="00D5396B">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318A017A" w14:textId="77777777" w:rsidR="00D5396B" w:rsidRDefault="00D5396B" w:rsidP="00D5396B">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318A017B" w14:textId="70B53E10" w:rsidR="00D5396B" w:rsidRPr="00D2491C" w:rsidRDefault="00D5396B" w:rsidP="00D5396B">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2D25FD">
        <w:rPr>
          <w:rFonts w:asciiTheme="minorHAnsi" w:hAnsiTheme="minorHAnsi"/>
          <w:sz w:val="18"/>
          <w:szCs w:val="18"/>
        </w:rPr>
        <w:t xml:space="preserve"> </w:t>
      </w:r>
      <w:r>
        <w:rPr>
          <w:rFonts w:asciiTheme="minorHAnsi" w:hAnsiTheme="minorHAnsi"/>
          <w:sz w:val="18"/>
          <w:szCs w:val="18"/>
        </w:rPr>
        <w:t>Choices are “New Construction” and “Addition greater than 1</w:t>
      </w:r>
      <w:r w:rsidR="00CE79E9">
        <w:rPr>
          <w:rFonts w:asciiTheme="minorHAnsi" w:hAnsiTheme="minorHAnsi"/>
          <w:sz w:val="18"/>
          <w:szCs w:val="18"/>
        </w:rPr>
        <w:t>,</w:t>
      </w:r>
      <w:r>
        <w:rPr>
          <w:rFonts w:asciiTheme="minorHAnsi" w:hAnsiTheme="minorHAnsi"/>
          <w:sz w:val="18"/>
          <w:szCs w:val="18"/>
        </w:rPr>
        <w:t>000</w:t>
      </w:r>
      <w:r w:rsidR="00CE79E9">
        <w:rPr>
          <w:rFonts w:asciiTheme="minorHAnsi" w:hAnsiTheme="minorHAnsi"/>
          <w:sz w:val="18"/>
          <w:szCs w:val="18"/>
        </w:rPr>
        <w:t xml:space="preserve"> </w:t>
      </w:r>
      <w:r w:rsidR="00CC559D">
        <w:rPr>
          <w:rFonts w:asciiTheme="minorHAnsi" w:hAnsiTheme="minorHAnsi"/>
          <w:sz w:val="18"/>
          <w:szCs w:val="18"/>
        </w:rPr>
        <w:t>ft</w:t>
      </w:r>
      <w:r w:rsidR="00CC559D">
        <w:rPr>
          <w:rFonts w:asciiTheme="minorHAnsi" w:hAnsiTheme="minorHAnsi"/>
          <w:sz w:val="18"/>
          <w:szCs w:val="18"/>
          <w:vertAlign w:val="superscript"/>
        </w:rPr>
        <w:t>2</w:t>
      </w:r>
      <w:r>
        <w:rPr>
          <w:rFonts w:asciiTheme="minorHAnsi" w:hAnsiTheme="minorHAnsi"/>
          <w:sz w:val="18"/>
          <w:szCs w:val="18"/>
        </w:rPr>
        <w:t>”.</w:t>
      </w:r>
    </w:p>
    <w:p w14:paraId="318A017C" w14:textId="44900D39" w:rsidR="00D5396B" w:rsidRPr="00DE1FB9" w:rsidRDefault="00D5396B" w:rsidP="00D5396B">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CC559D">
        <w:rPr>
          <w:rFonts w:asciiTheme="minorHAnsi" w:hAnsiTheme="minorHAnsi"/>
          <w:sz w:val="18"/>
          <w:szCs w:val="18"/>
        </w:rPr>
        <w:t>ft</w:t>
      </w:r>
      <w:r w:rsidR="00CC559D">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CE79E9">
        <w:rPr>
          <w:rFonts w:asciiTheme="minorHAnsi" w:eastAsia="Cambria" w:hAnsiTheme="minorHAnsi"/>
          <w:sz w:val="18"/>
          <w:szCs w:val="18"/>
        </w:rPr>
        <w:t>,</w:t>
      </w:r>
      <w:r>
        <w:rPr>
          <w:rFonts w:asciiTheme="minorHAnsi" w:eastAsia="Cambria" w:hAnsiTheme="minorHAnsi"/>
          <w:sz w:val="18"/>
          <w:szCs w:val="18"/>
        </w:rPr>
        <w:t xml:space="preserve">000 </w:t>
      </w:r>
      <w:r w:rsidR="00CC559D">
        <w:rPr>
          <w:rFonts w:asciiTheme="minorHAnsi" w:hAnsiTheme="minorHAnsi"/>
          <w:sz w:val="18"/>
          <w:szCs w:val="18"/>
        </w:rPr>
        <w:t>ft</w:t>
      </w:r>
      <w:r w:rsidR="00CC559D">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318A017D" w14:textId="6558141A" w:rsidR="00D5396B" w:rsidRPr="00DE1FB9" w:rsidRDefault="00D5396B" w:rsidP="00D5396B">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For additions over 1</w:t>
      </w:r>
      <w:r w:rsidR="00745320">
        <w:rPr>
          <w:rFonts w:asciiTheme="minorHAnsi" w:eastAsia="Cambria" w:hAnsiTheme="minorHAnsi"/>
          <w:sz w:val="18"/>
          <w:szCs w:val="18"/>
        </w:rPr>
        <w:t>,</w:t>
      </w:r>
      <w:r>
        <w:rPr>
          <w:rFonts w:asciiTheme="minorHAnsi" w:eastAsia="Cambria" w:hAnsiTheme="minorHAnsi"/>
          <w:sz w:val="18"/>
          <w:szCs w:val="18"/>
        </w:rPr>
        <w:t xml:space="preserve">000 </w:t>
      </w:r>
      <w:r w:rsidR="00CC559D">
        <w:rPr>
          <w:rFonts w:asciiTheme="minorHAnsi" w:hAnsiTheme="minorHAnsi"/>
          <w:sz w:val="18"/>
          <w:szCs w:val="18"/>
        </w:rPr>
        <w:t>ft</w:t>
      </w:r>
      <w:r w:rsidR="00CC559D">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318A017E" w14:textId="77777777" w:rsidR="00D5396B" w:rsidRPr="00D2491C" w:rsidRDefault="00D5396B" w:rsidP="00D5396B">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318A017F" w14:textId="7F0825D3"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CC559D">
        <w:rPr>
          <w:rFonts w:asciiTheme="minorHAnsi" w:eastAsia="Cambria" w:hAnsiTheme="minorHAnsi"/>
          <w:sz w:val="18"/>
          <w:szCs w:val="18"/>
        </w:rPr>
        <w:t>)</w:t>
      </w:r>
    </w:p>
    <w:p w14:paraId="318A0180" w14:textId="77777777"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318A0181" w14:textId="77777777" w:rsidR="00D5396B" w:rsidRPr="00D2491C" w:rsidRDefault="00D5396B" w:rsidP="00D5396B">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318A0182" w14:textId="77777777"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318A0183" w14:textId="77777777"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318A0184" w14:textId="77777777" w:rsidR="00D5396B" w:rsidRPr="00D2491C" w:rsidRDefault="00D5396B" w:rsidP="00D5396B">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318A0185" w14:textId="77777777"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318A0186" w14:textId="77777777"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318A0187" w14:textId="77777777" w:rsidR="00D5396B"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318A0188" w14:textId="72CFB5DC" w:rsidR="00D5396B" w:rsidRDefault="00D5396B" w:rsidP="00D5396B">
      <w:pPr>
        <w:rPr>
          <w:ins w:id="6" w:author="Smith, Alexis@Energy" w:date="2017-12-05T13:52:00Z"/>
          <w:rFonts w:asciiTheme="minorHAnsi" w:eastAsia="Cambria" w:hAnsiTheme="minorHAnsi"/>
          <w:sz w:val="18"/>
          <w:szCs w:val="18"/>
        </w:rPr>
      </w:pPr>
      <w:r>
        <w:rPr>
          <w:rFonts w:asciiTheme="minorHAnsi" w:eastAsia="Cambria" w:hAnsiTheme="minorHAnsi"/>
          <w:sz w:val="18"/>
          <w:szCs w:val="18"/>
        </w:rPr>
        <w:t xml:space="preserve">Central Fan Integrated – CFI (central space condition system fan is used to pull air into the house) Note: these may not run continuously. If “Continuous” is chosen in A06 an error message will be shown.  </w:t>
      </w:r>
    </w:p>
    <w:p w14:paraId="30231F5B" w14:textId="77777777" w:rsidR="00743585" w:rsidRPr="00614F5C" w:rsidRDefault="00743585" w:rsidP="00743585">
      <w:pPr>
        <w:pStyle w:val="ListParagraph"/>
        <w:numPr>
          <w:ilvl w:val="0"/>
          <w:numId w:val="10"/>
        </w:numPr>
        <w:rPr>
          <w:ins w:id="7" w:author="Smith, Alexis@Energy" w:date="2017-12-05T13:53:00Z"/>
          <w:rFonts w:asciiTheme="minorHAnsi" w:eastAsia="Cambria" w:hAnsiTheme="minorHAnsi"/>
          <w:b/>
          <w:sz w:val="18"/>
          <w:szCs w:val="18"/>
        </w:rPr>
      </w:pPr>
      <w:ins w:id="8" w:author="Smith, Alexis@Energy" w:date="2017-12-05T13:53:00Z">
        <w:r w:rsidRPr="00D2491C">
          <w:rPr>
            <w:rFonts w:asciiTheme="minorHAnsi" w:hAnsiTheme="minorHAnsi"/>
            <w:sz w:val="18"/>
            <w:szCs w:val="18"/>
          </w:rPr>
          <w:t>This information is a</w:t>
        </w:r>
        <w:r>
          <w:rPr>
            <w:rFonts w:asciiTheme="minorHAnsi" w:hAnsiTheme="minorHAnsi"/>
            <w:sz w:val="18"/>
            <w:szCs w:val="18"/>
          </w:rPr>
          <w:t>utomatically pulled from the CF2</w:t>
        </w:r>
        <w:r w:rsidRPr="00D2491C">
          <w:rPr>
            <w:rFonts w:asciiTheme="minorHAnsi" w:hAnsiTheme="minorHAnsi"/>
            <w:sz w:val="18"/>
            <w:szCs w:val="18"/>
          </w:rPr>
          <w:t>R</w:t>
        </w:r>
        <w:r>
          <w:rPr>
            <w:rFonts w:asciiTheme="minorHAnsi" w:hAnsiTheme="minorHAnsi"/>
            <w:sz w:val="18"/>
            <w:szCs w:val="18"/>
          </w:rPr>
          <w:t>.</w:t>
        </w:r>
      </w:ins>
    </w:p>
    <w:p w14:paraId="318A0189" w14:textId="77777777" w:rsidR="00D5396B" w:rsidRDefault="00D5396B" w:rsidP="00D5396B">
      <w:pPr>
        <w:rPr>
          <w:rFonts w:asciiTheme="minorHAnsi" w:eastAsia="Cambria" w:hAnsiTheme="minorHAnsi"/>
          <w:b/>
          <w:sz w:val="18"/>
          <w:szCs w:val="18"/>
        </w:rPr>
      </w:pPr>
    </w:p>
    <w:p w14:paraId="318A018A" w14:textId="77777777" w:rsidR="00D5396B" w:rsidRPr="0055507E" w:rsidRDefault="00D5396B" w:rsidP="00D5396B">
      <w:pPr>
        <w:rPr>
          <w:rFonts w:asciiTheme="minorHAnsi" w:eastAsia="Cambria" w:hAnsiTheme="minorHAnsi"/>
          <w:b/>
          <w:sz w:val="18"/>
          <w:szCs w:val="18"/>
        </w:rPr>
      </w:pPr>
      <w:r w:rsidRPr="0055507E">
        <w:rPr>
          <w:rFonts w:asciiTheme="minorHAnsi" w:eastAsia="Cambria" w:hAnsiTheme="minorHAnsi"/>
          <w:b/>
          <w:sz w:val="18"/>
          <w:szCs w:val="18"/>
        </w:rPr>
        <w:t>Section B. Whole Building Continuous Ventilation – Fan Ventilation Rate Method</w:t>
      </w:r>
    </w:p>
    <w:p w14:paraId="318A018B" w14:textId="77777777" w:rsidR="00D5396B" w:rsidRPr="00D2491C" w:rsidRDefault="00D5396B" w:rsidP="00D5396B">
      <w:pPr>
        <w:numPr>
          <w:ilvl w:val="0"/>
          <w:numId w:val="11"/>
        </w:numPr>
        <w:contextualSpacing/>
        <w:rPr>
          <w:rFonts w:asciiTheme="minorHAnsi" w:eastAsia="Cambria" w:hAnsiTheme="minorHAnsi"/>
          <w:sz w:val="18"/>
          <w:szCs w:val="18"/>
        </w:rPr>
      </w:pPr>
      <w:r w:rsidRPr="00D2491C">
        <w:rPr>
          <w:rFonts w:asciiTheme="minorHAnsi" w:eastAsia="Cambria" w:hAnsiTheme="minorHAnsi"/>
          <w:sz w:val="18"/>
          <w:szCs w:val="18"/>
        </w:rPr>
        <w:t xml:space="preserve">This value is automatically calculated using equation 4.1a.  </w:t>
      </w:r>
      <w:r w:rsidRPr="00D2491C">
        <w:rPr>
          <w:rFonts w:asciiTheme="minorHAnsi" w:hAnsiTheme="minorHAnsi"/>
          <w:sz w:val="18"/>
          <w:szCs w:val="18"/>
        </w:rPr>
        <w:t>The equation used to calculate this value in the field equals:</w:t>
      </w:r>
    </w:p>
    <w:p w14:paraId="318A018C" w14:textId="77777777" w:rsidR="00D5396B" w:rsidRPr="00D2491C" w:rsidRDefault="00D5396B" w:rsidP="00D5396B">
      <w:pPr>
        <w:pStyle w:val="ListParagraph"/>
        <w:numPr>
          <w:ilvl w:val="0"/>
          <w:numId w:val="12"/>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Single Family then [(0.01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318A018D" w14:textId="77777777" w:rsidR="00D5396B" w:rsidRPr="00D2491C" w:rsidRDefault="00D5396B" w:rsidP="00D5396B">
      <w:pPr>
        <w:pStyle w:val="ListParagraph"/>
        <w:numPr>
          <w:ilvl w:val="0"/>
          <w:numId w:val="12"/>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Multifamily then [(0.03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318A018E" w14:textId="77777777" w:rsidR="00D5396B" w:rsidRDefault="00D5396B" w:rsidP="00D5396B">
      <w:pPr>
        <w:rPr>
          <w:rFonts w:asciiTheme="minorHAnsi" w:eastAsia="Cambria" w:hAnsiTheme="minorHAnsi"/>
          <w:b/>
          <w:sz w:val="18"/>
          <w:szCs w:val="18"/>
        </w:rPr>
      </w:pPr>
    </w:p>
    <w:p w14:paraId="318A018F" w14:textId="77777777" w:rsidR="00D5396B" w:rsidRPr="00316503" w:rsidRDefault="00D5396B" w:rsidP="00D5396B">
      <w:pPr>
        <w:rPr>
          <w:rFonts w:asciiTheme="minorHAnsi" w:eastAsia="Cambria" w:hAnsiTheme="minorHAnsi"/>
          <w:b/>
          <w:sz w:val="18"/>
          <w:szCs w:val="18"/>
        </w:rPr>
      </w:pPr>
      <w:r w:rsidRPr="00316503">
        <w:rPr>
          <w:rFonts w:asciiTheme="minorHAnsi" w:eastAsia="Cambria" w:hAnsiTheme="minorHAnsi"/>
          <w:b/>
          <w:sz w:val="18"/>
          <w:szCs w:val="18"/>
        </w:rPr>
        <w:t xml:space="preserve">Section </w:t>
      </w:r>
      <w:r>
        <w:rPr>
          <w:rFonts w:asciiTheme="minorHAnsi" w:eastAsia="Cambria" w:hAnsiTheme="minorHAnsi"/>
          <w:b/>
          <w:sz w:val="18"/>
          <w:szCs w:val="18"/>
        </w:rPr>
        <w:t>C</w:t>
      </w:r>
      <w:r w:rsidRPr="00316503">
        <w:rPr>
          <w:rFonts w:asciiTheme="minorHAnsi" w:eastAsia="Cambria" w:hAnsiTheme="minorHAnsi"/>
          <w:b/>
          <w:sz w:val="18"/>
          <w:szCs w:val="18"/>
        </w:rPr>
        <w:t>. Intermittent Ventilation</w:t>
      </w:r>
    </w:p>
    <w:p w14:paraId="318A0190" w14:textId="708AB16B"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ON</w:t>
      </w:r>
      <w:r w:rsidRPr="00316503">
        <w:rPr>
          <w:rFonts w:asciiTheme="minorHAnsi" w:eastAsia="Cambria" w:hAnsiTheme="minorHAnsi"/>
          <w:sz w:val="18"/>
          <w:szCs w:val="18"/>
        </w:rPr>
        <w:t xml:space="preserve"> time in hours. This value will be verified by a HERS rater.</w:t>
      </w:r>
    </w:p>
    <w:p w14:paraId="318A0191" w14:textId="39A3F86F"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OFF</w:t>
      </w:r>
      <w:r w:rsidRPr="00316503">
        <w:rPr>
          <w:rFonts w:asciiTheme="minorHAnsi" w:eastAsia="Cambria" w:hAnsiTheme="minorHAnsi"/>
          <w:sz w:val="18"/>
          <w:szCs w:val="18"/>
        </w:rPr>
        <w:t xml:space="preserve"> time in hours. This value will be verified by a HERS rater.</w:t>
      </w:r>
    </w:p>
    <w:p w14:paraId="318A0192" w14:textId="00F088F2"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This row performs an automatic check. The intermittent ventilation system must operate at least once every 24 hours. For this to occur, the on time plus the off time in a single on off cycle must be less than 24 hours. If this is true, “OK” will appear. If this is not true, an error will appear here and correct values will need to be entered into C</w:t>
      </w:r>
      <w:r>
        <w:rPr>
          <w:rFonts w:asciiTheme="minorHAnsi" w:eastAsia="Cambria" w:hAnsiTheme="minorHAnsi"/>
          <w:sz w:val="18"/>
          <w:szCs w:val="18"/>
        </w:rPr>
        <w:t>0</w:t>
      </w:r>
      <w:r w:rsidRPr="00316503">
        <w:rPr>
          <w:rFonts w:asciiTheme="minorHAnsi" w:eastAsia="Cambria" w:hAnsiTheme="minorHAnsi"/>
          <w:sz w:val="18"/>
          <w:szCs w:val="18"/>
        </w:rPr>
        <w:t>1 and C</w:t>
      </w:r>
      <w:r>
        <w:rPr>
          <w:rFonts w:asciiTheme="minorHAnsi" w:eastAsia="Cambria" w:hAnsiTheme="minorHAnsi"/>
          <w:sz w:val="18"/>
          <w:szCs w:val="18"/>
        </w:rPr>
        <w:t>0</w:t>
      </w:r>
      <w:r w:rsidRPr="00316503">
        <w:rPr>
          <w:rFonts w:asciiTheme="minorHAnsi" w:eastAsia="Cambria" w:hAnsiTheme="minorHAnsi"/>
          <w:sz w:val="18"/>
          <w:szCs w:val="18"/>
        </w:rPr>
        <w:t xml:space="preserve">2. </w:t>
      </w:r>
      <w:r w:rsidRPr="00316503">
        <w:rPr>
          <w:rFonts w:asciiTheme="minorHAnsi" w:hAnsiTheme="minorHAnsi"/>
          <w:sz w:val="18"/>
          <w:szCs w:val="18"/>
        </w:rPr>
        <w:t>The equation used to calculate this value in the field equals: Time on in hours C</w:t>
      </w:r>
      <w:r>
        <w:rPr>
          <w:rFonts w:asciiTheme="minorHAnsi" w:hAnsiTheme="minorHAnsi"/>
          <w:sz w:val="18"/>
          <w:szCs w:val="18"/>
        </w:rPr>
        <w:t>0</w:t>
      </w:r>
      <w:r w:rsidRPr="00316503">
        <w:rPr>
          <w:rFonts w:asciiTheme="minorHAnsi" w:hAnsiTheme="minorHAnsi"/>
          <w:sz w:val="18"/>
          <w:szCs w:val="18"/>
        </w:rPr>
        <w:t>1 + Time off in hours C</w:t>
      </w:r>
      <w:r>
        <w:rPr>
          <w:rFonts w:asciiTheme="minorHAnsi" w:hAnsiTheme="minorHAnsi"/>
          <w:sz w:val="18"/>
          <w:szCs w:val="18"/>
        </w:rPr>
        <w:t>0</w:t>
      </w:r>
      <w:r w:rsidRPr="00316503">
        <w:rPr>
          <w:rFonts w:asciiTheme="minorHAnsi" w:hAnsiTheme="minorHAnsi"/>
          <w:sz w:val="18"/>
          <w:szCs w:val="18"/>
        </w:rPr>
        <w:t>2.</w:t>
      </w:r>
    </w:p>
    <w:p w14:paraId="318A0193" w14:textId="2BE20678"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This value is automatically calculated. It is the daily fractional on time (</w:t>
      </w:r>
      <w:r w:rsidRPr="00316503">
        <w:rPr>
          <w:rFonts w:asciiTheme="minorHAnsi" w:eastAsia="Cambria" w:hAnsiTheme="minorHAnsi"/>
          <w:i/>
          <w:sz w:val="18"/>
          <w:szCs w:val="18"/>
        </w:rPr>
        <w:t>f</w:t>
      </w:r>
      <w:r w:rsidRPr="00316503">
        <w:rPr>
          <w:rFonts w:asciiTheme="minorHAnsi" w:eastAsia="Cambria" w:hAnsiTheme="minorHAnsi"/>
          <w:sz w:val="18"/>
          <w:szCs w:val="18"/>
        </w:rPr>
        <w:t xml:space="preserve">) used in 62.2 Table 4.2. A value of 0.60 means that in a 24 hour period the fan will run 60% of the time. </w:t>
      </w:r>
      <w:r w:rsidRPr="00316503">
        <w:rPr>
          <w:rFonts w:asciiTheme="minorHAnsi" w:hAnsiTheme="minorHAnsi"/>
          <w:sz w:val="18"/>
          <w:szCs w:val="18"/>
        </w:rPr>
        <w:t>The equation used to calculate this value in the field equals: On time in Hours C</w:t>
      </w:r>
      <w:r>
        <w:rPr>
          <w:rFonts w:asciiTheme="minorHAnsi" w:hAnsiTheme="minorHAnsi"/>
          <w:sz w:val="18"/>
          <w:szCs w:val="18"/>
        </w:rPr>
        <w:t>0</w:t>
      </w:r>
      <w:r w:rsidRPr="00316503">
        <w:rPr>
          <w:rFonts w:asciiTheme="minorHAnsi" w:hAnsiTheme="minorHAnsi"/>
          <w:sz w:val="18"/>
          <w:szCs w:val="18"/>
        </w:rPr>
        <w:t>1/(On time in Hours C</w:t>
      </w:r>
      <w:r>
        <w:rPr>
          <w:rFonts w:asciiTheme="minorHAnsi" w:hAnsiTheme="minorHAnsi"/>
          <w:sz w:val="18"/>
          <w:szCs w:val="18"/>
        </w:rPr>
        <w:t>0</w:t>
      </w:r>
      <w:r w:rsidRPr="00316503">
        <w:rPr>
          <w:rFonts w:asciiTheme="minorHAnsi" w:hAnsiTheme="minorHAnsi"/>
          <w:sz w:val="18"/>
          <w:szCs w:val="18"/>
        </w:rPr>
        <w:t>1 + Off time in Hours C</w:t>
      </w:r>
      <w:r>
        <w:rPr>
          <w:rFonts w:asciiTheme="minorHAnsi" w:hAnsiTheme="minorHAnsi"/>
          <w:sz w:val="18"/>
          <w:szCs w:val="18"/>
        </w:rPr>
        <w:t>0</w:t>
      </w:r>
      <w:r w:rsidRPr="00316503">
        <w:rPr>
          <w:rFonts w:asciiTheme="minorHAnsi" w:hAnsiTheme="minorHAnsi"/>
          <w:sz w:val="18"/>
          <w:szCs w:val="18"/>
        </w:rPr>
        <w:t>2)= Daily fractional on time</w:t>
      </w:r>
      <w:r>
        <w:rPr>
          <w:rFonts w:asciiTheme="minorHAnsi" w:hAnsiTheme="minorHAnsi"/>
          <w:sz w:val="18"/>
          <w:szCs w:val="18"/>
        </w:rPr>
        <w:t xml:space="preserve"> (decimal).</w:t>
      </w:r>
    </w:p>
    <w:p w14:paraId="318A0194" w14:textId="5B0DA214"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This row performs an automatic check. The ventilation system must operate at least 10% of the time. C</w:t>
      </w:r>
      <w:r>
        <w:rPr>
          <w:rFonts w:asciiTheme="minorHAnsi" w:eastAsia="Cambria" w:hAnsiTheme="minorHAnsi"/>
          <w:sz w:val="18"/>
          <w:szCs w:val="18"/>
        </w:rPr>
        <w:t>0</w:t>
      </w:r>
      <w:r w:rsidRPr="00316503">
        <w:rPr>
          <w:rFonts w:asciiTheme="minorHAnsi" w:eastAsia="Cambria" w:hAnsiTheme="minorHAnsi"/>
          <w:sz w:val="18"/>
          <w:szCs w:val="18"/>
        </w:rPr>
        <w:t xml:space="preserve">4 must be </w:t>
      </w:r>
      <w:r>
        <w:rPr>
          <w:rFonts w:asciiTheme="minorHAnsi" w:eastAsia="Cambria" w:hAnsiTheme="minorHAnsi"/>
          <w:sz w:val="18"/>
          <w:szCs w:val="18"/>
        </w:rPr>
        <w:t xml:space="preserve">greater than or equal to </w:t>
      </w:r>
      <w:r w:rsidRPr="00316503">
        <w:rPr>
          <w:rFonts w:asciiTheme="minorHAnsi" w:eastAsia="Cambria" w:hAnsiTheme="minorHAnsi"/>
          <w:sz w:val="18"/>
          <w:szCs w:val="18"/>
        </w:rPr>
        <w:t>0.10. If this is true, “OK” will appear. If this is not true, an error message will appear here and correct values will need to be entered into C</w:t>
      </w:r>
      <w:r>
        <w:rPr>
          <w:rFonts w:asciiTheme="minorHAnsi" w:eastAsia="Cambria" w:hAnsiTheme="minorHAnsi"/>
          <w:sz w:val="18"/>
          <w:szCs w:val="18"/>
        </w:rPr>
        <w:t>0</w:t>
      </w:r>
      <w:r w:rsidRPr="00316503">
        <w:rPr>
          <w:rFonts w:asciiTheme="minorHAnsi" w:eastAsia="Cambria" w:hAnsiTheme="minorHAnsi"/>
          <w:sz w:val="18"/>
          <w:szCs w:val="18"/>
        </w:rPr>
        <w:t>1 and C</w:t>
      </w:r>
      <w:r>
        <w:rPr>
          <w:rFonts w:asciiTheme="minorHAnsi" w:eastAsia="Cambria" w:hAnsiTheme="minorHAnsi"/>
          <w:sz w:val="18"/>
          <w:szCs w:val="18"/>
        </w:rPr>
        <w:t>0</w:t>
      </w:r>
      <w:r w:rsidRPr="00316503">
        <w:rPr>
          <w:rFonts w:asciiTheme="minorHAnsi" w:eastAsia="Cambria" w:hAnsiTheme="minorHAnsi"/>
          <w:sz w:val="18"/>
          <w:szCs w:val="18"/>
        </w:rPr>
        <w:t>2.</w:t>
      </w:r>
    </w:p>
    <w:p w14:paraId="31473F57" w14:textId="2AE7A1E7" w:rsidR="00B7206B" w:rsidRDefault="00D5396B" w:rsidP="00D5396B">
      <w:pPr>
        <w:numPr>
          <w:ilvl w:val="0"/>
          <w:numId w:val="14"/>
        </w:numPr>
        <w:contextualSpacing/>
        <w:rPr>
          <w:rFonts w:asciiTheme="minorHAnsi" w:hAnsiTheme="minorHAnsi"/>
          <w:sz w:val="18"/>
          <w:szCs w:val="18"/>
        </w:rPr>
      </w:pPr>
      <w:r w:rsidRPr="00316503">
        <w:rPr>
          <w:rFonts w:asciiTheme="minorHAnsi" w:eastAsia="Cambria" w:hAnsiTheme="minorHAnsi"/>
          <w:sz w:val="18"/>
          <w:szCs w:val="18"/>
        </w:rPr>
        <w:t xml:space="preserve">This value is automatically calculated.  It is the turnover (N) used in 62.2 Table 4.2. </w:t>
      </w:r>
      <w:r w:rsidRPr="00316503">
        <w:rPr>
          <w:rFonts w:asciiTheme="minorHAnsi" w:hAnsiTheme="minorHAnsi"/>
          <w:sz w:val="18"/>
          <w:szCs w:val="18"/>
        </w:rPr>
        <w:t>The equation used to calculate this value in the field equals: [12.8 x Continuous Whole-Building Ventilation Rate B</w:t>
      </w:r>
      <w:r>
        <w:rPr>
          <w:rFonts w:asciiTheme="minorHAnsi" w:hAnsiTheme="minorHAnsi"/>
          <w:sz w:val="18"/>
          <w:szCs w:val="18"/>
        </w:rPr>
        <w:t>0</w:t>
      </w:r>
      <w:r w:rsidRPr="00316503">
        <w:rPr>
          <w:rFonts w:asciiTheme="minorHAnsi" w:hAnsiTheme="minorHAnsi"/>
          <w:sz w:val="18"/>
          <w:szCs w:val="18"/>
        </w:rPr>
        <w:t>1 x (On time in Hours C</w:t>
      </w:r>
      <w:r>
        <w:rPr>
          <w:rFonts w:asciiTheme="minorHAnsi" w:hAnsiTheme="minorHAnsi"/>
          <w:sz w:val="18"/>
          <w:szCs w:val="18"/>
        </w:rPr>
        <w:t>0</w:t>
      </w:r>
      <w:r w:rsidRPr="00316503">
        <w:rPr>
          <w:rFonts w:asciiTheme="minorHAnsi" w:hAnsiTheme="minorHAnsi"/>
          <w:sz w:val="18"/>
          <w:szCs w:val="18"/>
        </w:rPr>
        <w:t>1 + Off time in Hours C</w:t>
      </w:r>
      <w:r>
        <w:rPr>
          <w:rFonts w:asciiTheme="minorHAnsi" w:hAnsiTheme="minorHAnsi"/>
          <w:sz w:val="18"/>
          <w:szCs w:val="18"/>
        </w:rPr>
        <w:t>0</w:t>
      </w:r>
      <w:r w:rsidRPr="00316503">
        <w:rPr>
          <w:rFonts w:asciiTheme="minorHAnsi" w:hAnsiTheme="minorHAnsi"/>
          <w:sz w:val="18"/>
          <w:szCs w:val="18"/>
        </w:rPr>
        <w:t>2)]/ Conditioned floor area of dwelling unit row A</w:t>
      </w:r>
      <w:r>
        <w:rPr>
          <w:rFonts w:asciiTheme="minorHAnsi" w:hAnsiTheme="minorHAnsi"/>
          <w:sz w:val="18"/>
          <w:szCs w:val="18"/>
        </w:rPr>
        <w:t>04</w:t>
      </w:r>
      <w:r w:rsidRPr="00316503">
        <w:rPr>
          <w:rFonts w:asciiTheme="minorHAnsi" w:hAnsiTheme="minorHAnsi"/>
          <w:sz w:val="18"/>
          <w:szCs w:val="18"/>
        </w:rPr>
        <w:t>= Turnover N</w:t>
      </w:r>
    </w:p>
    <w:p w14:paraId="318A0197" w14:textId="29DA8F50" w:rsidR="00D5396B" w:rsidRDefault="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 xml:space="preserve">User entered value </w:t>
      </w:r>
      <w:r>
        <w:rPr>
          <w:rFonts w:asciiTheme="minorHAnsi" w:eastAsia="Cambria" w:hAnsiTheme="minorHAnsi"/>
          <w:sz w:val="18"/>
          <w:szCs w:val="18"/>
        </w:rPr>
        <w:t xml:space="preserve">from </w:t>
      </w:r>
      <w:r w:rsidR="00CE79E9">
        <w:rPr>
          <w:rFonts w:asciiTheme="minorHAnsi" w:eastAsia="Cambria" w:hAnsiTheme="minorHAnsi"/>
          <w:sz w:val="18"/>
          <w:szCs w:val="18"/>
        </w:rPr>
        <w:t>T</w:t>
      </w:r>
      <w:r>
        <w:rPr>
          <w:rFonts w:asciiTheme="minorHAnsi" w:eastAsia="Cambria" w:hAnsiTheme="minorHAnsi"/>
          <w:sz w:val="18"/>
          <w:szCs w:val="18"/>
        </w:rPr>
        <w:t>able 4.2. U</w:t>
      </w:r>
      <w:r w:rsidRPr="0055507E">
        <w:rPr>
          <w:rFonts w:asciiTheme="minorHAnsi" w:eastAsia="Cambria" w:hAnsiTheme="minorHAnsi"/>
          <w:sz w:val="18"/>
          <w:szCs w:val="18"/>
        </w:rPr>
        <w:t xml:space="preserve">se </w:t>
      </w:r>
      <w:r w:rsidRPr="00316503">
        <w:rPr>
          <w:rFonts w:asciiTheme="minorHAnsi" w:eastAsia="Cambria" w:hAnsiTheme="minorHAnsi"/>
          <w:sz w:val="18"/>
          <w:szCs w:val="18"/>
        </w:rPr>
        <w:t>the daily fractional time (</w:t>
      </w:r>
      <w:r w:rsidRPr="00316503">
        <w:rPr>
          <w:rFonts w:asciiTheme="minorHAnsi" w:eastAsia="Cambria" w:hAnsiTheme="minorHAnsi"/>
          <w:i/>
          <w:sz w:val="18"/>
          <w:szCs w:val="18"/>
        </w:rPr>
        <w:t>f</w:t>
      </w:r>
      <w:r w:rsidRPr="00316503">
        <w:rPr>
          <w:rFonts w:asciiTheme="minorHAnsi" w:eastAsia="Cambria" w:hAnsiTheme="minorHAnsi"/>
          <w:sz w:val="18"/>
          <w:szCs w:val="18"/>
        </w:rPr>
        <w:t>) from C</w:t>
      </w:r>
      <w:r>
        <w:rPr>
          <w:rFonts w:asciiTheme="minorHAnsi" w:eastAsia="Cambria" w:hAnsiTheme="minorHAnsi"/>
          <w:sz w:val="18"/>
          <w:szCs w:val="18"/>
        </w:rPr>
        <w:t>0</w:t>
      </w:r>
      <w:r w:rsidRPr="00316503">
        <w:rPr>
          <w:rFonts w:asciiTheme="minorHAnsi" w:eastAsia="Cambria" w:hAnsiTheme="minorHAnsi"/>
          <w:sz w:val="18"/>
          <w:szCs w:val="18"/>
        </w:rPr>
        <w:t>4 and the turnover (N) from C</w:t>
      </w:r>
      <w:r>
        <w:rPr>
          <w:rFonts w:asciiTheme="minorHAnsi" w:eastAsia="Cambria" w:hAnsiTheme="minorHAnsi"/>
          <w:sz w:val="18"/>
          <w:szCs w:val="18"/>
        </w:rPr>
        <w:t>0</w:t>
      </w:r>
      <w:r w:rsidRPr="00316503">
        <w:rPr>
          <w:rFonts w:asciiTheme="minorHAnsi" w:eastAsia="Cambria" w:hAnsiTheme="minorHAnsi"/>
          <w:sz w:val="18"/>
          <w:szCs w:val="18"/>
        </w:rPr>
        <w:t xml:space="preserve">6 to determine the ventilation effectiveness value (e) from 62.2 </w:t>
      </w:r>
      <w:r w:rsidR="00CE79E9">
        <w:rPr>
          <w:rFonts w:asciiTheme="minorHAnsi" w:eastAsia="Cambria" w:hAnsiTheme="minorHAnsi"/>
          <w:sz w:val="18"/>
          <w:szCs w:val="18"/>
        </w:rPr>
        <w:t>T</w:t>
      </w:r>
      <w:r w:rsidRPr="00316503">
        <w:rPr>
          <w:rFonts w:asciiTheme="minorHAnsi" w:eastAsia="Cambria" w:hAnsiTheme="minorHAnsi"/>
          <w:sz w:val="18"/>
          <w:szCs w:val="18"/>
        </w:rPr>
        <w:t>able 4.2.</w:t>
      </w:r>
    </w:p>
    <w:p w14:paraId="318A0198" w14:textId="77777777" w:rsidR="00D5396B" w:rsidRDefault="00D5396B" w:rsidP="00D5396B">
      <w:pPr>
        <w:contextualSpacing/>
        <w:rPr>
          <w:rFonts w:asciiTheme="minorHAnsi" w:eastAsia="Cambria" w:hAnsiTheme="minorHAnsi"/>
          <w:sz w:val="18"/>
          <w:szCs w:val="18"/>
        </w:rPr>
      </w:pPr>
    </w:p>
    <w:tbl>
      <w:tblPr>
        <w:tblW w:w="10907" w:type="dxa"/>
        <w:tblInd w:w="98" w:type="dxa"/>
        <w:tblLook w:val="04A0" w:firstRow="1" w:lastRow="0" w:firstColumn="1" w:lastColumn="0" w:noHBand="0" w:noVBand="1"/>
      </w:tblPr>
      <w:tblGrid>
        <w:gridCol w:w="1397"/>
        <w:gridCol w:w="634"/>
        <w:gridCol w:w="634"/>
        <w:gridCol w:w="634"/>
        <w:gridCol w:w="634"/>
        <w:gridCol w:w="634"/>
        <w:gridCol w:w="634"/>
        <w:gridCol w:w="634"/>
        <w:gridCol w:w="634"/>
        <w:gridCol w:w="634"/>
        <w:gridCol w:w="634"/>
        <w:gridCol w:w="634"/>
        <w:gridCol w:w="634"/>
        <w:gridCol w:w="634"/>
        <w:gridCol w:w="634"/>
        <w:gridCol w:w="628"/>
        <w:gridCol w:w="6"/>
      </w:tblGrid>
      <w:tr w:rsidR="00D5396B" w:rsidRPr="00680C44" w14:paraId="318A019A" w14:textId="77777777" w:rsidTr="003D5D7B">
        <w:trPr>
          <w:gridAfter w:val="1"/>
          <w:wAfter w:w="6" w:type="dxa"/>
          <w:trHeight w:val="300"/>
        </w:trPr>
        <w:tc>
          <w:tcPr>
            <w:tcW w:w="10901" w:type="dxa"/>
            <w:gridSpan w:val="16"/>
            <w:tcBorders>
              <w:top w:val="nil"/>
              <w:left w:val="nil"/>
              <w:bottom w:val="nil"/>
              <w:right w:val="nil"/>
            </w:tcBorders>
            <w:shd w:val="clear" w:color="auto" w:fill="auto"/>
            <w:noWrap/>
            <w:vAlign w:val="bottom"/>
          </w:tcPr>
          <w:p w14:paraId="318A0199"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lastRenderedPageBreak/>
              <w:t>TABLE 4.2</w:t>
            </w:r>
          </w:p>
        </w:tc>
      </w:tr>
      <w:tr w:rsidR="00D5396B" w:rsidRPr="00680C44" w14:paraId="318A019C" w14:textId="77777777" w:rsidTr="003D5D7B">
        <w:trPr>
          <w:gridAfter w:val="1"/>
          <w:wAfter w:w="6" w:type="dxa"/>
          <w:trHeight w:val="300"/>
        </w:trPr>
        <w:tc>
          <w:tcPr>
            <w:tcW w:w="10901" w:type="dxa"/>
            <w:gridSpan w:val="16"/>
            <w:tcBorders>
              <w:top w:val="nil"/>
              <w:left w:val="nil"/>
              <w:bottom w:val="single" w:sz="12" w:space="0" w:color="auto"/>
              <w:right w:val="nil"/>
            </w:tcBorders>
            <w:shd w:val="clear" w:color="auto" w:fill="auto"/>
            <w:noWrap/>
            <w:vAlign w:val="bottom"/>
          </w:tcPr>
          <w:p w14:paraId="318A019B"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t>Mechanical Ventilation Effectiveness for Intermittent Fans</w:t>
            </w:r>
          </w:p>
        </w:tc>
      </w:tr>
      <w:tr w:rsidR="00D5396B" w:rsidRPr="00680C44" w14:paraId="318A019E" w14:textId="77777777" w:rsidTr="003D5D7B">
        <w:trPr>
          <w:gridAfter w:val="1"/>
          <w:wAfter w:w="6" w:type="dxa"/>
          <w:trHeight w:val="300"/>
        </w:trPr>
        <w:tc>
          <w:tcPr>
            <w:tcW w:w="10901" w:type="dxa"/>
            <w:gridSpan w:val="16"/>
            <w:tcBorders>
              <w:top w:val="nil"/>
              <w:left w:val="nil"/>
              <w:bottom w:val="nil"/>
              <w:right w:val="nil"/>
            </w:tcBorders>
            <w:shd w:val="clear" w:color="auto" w:fill="auto"/>
            <w:noWrap/>
            <w:vAlign w:val="bottom"/>
          </w:tcPr>
          <w:p w14:paraId="318A019D"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t>Turnover, N</w:t>
            </w:r>
          </w:p>
        </w:tc>
      </w:tr>
      <w:tr w:rsidR="00D5396B" w:rsidRPr="00680C44" w14:paraId="318A01AF" w14:textId="77777777" w:rsidTr="003D5D7B">
        <w:trPr>
          <w:trHeight w:val="300"/>
        </w:trPr>
        <w:tc>
          <w:tcPr>
            <w:tcW w:w="1397" w:type="dxa"/>
            <w:tcBorders>
              <w:top w:val="nil"/>
              <w:left w:val="nil"/>
              <w:bottom w:val="nil"/>
              <w:right w:val="nil"/>
            </w:tcBorders>
            <w:shd w:val="clear" w:color="auto" w:fill="auto"/>
            <w:noWrap/>
            <w:vAlign w:val="bottom"/>
          </w:tcPr>
          <w:p w14:paraId="318A019F"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t>Fractional</w:t>
            </w:r>
          </w:p>
        </w:tc>
        <w:tc>
          <w:tcPr>
            <w:tcW w:w="634" w:type="dxa"/>
            <w:tcBorders>
              <w:top w:val="nil"/>
              <w:left w:val="nil"/>
              <w:bottom w:val="nil"/>
              <w:right w:val="nil"/>
            </w:tcBorders>
            <w:shd w:val="clear" w:color="auto" w:fill="auto"/>
            <w:vAlign w:val="bottom"/>
          </w:tcPr>
          <w:p w14:paraId="318A01A0"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1"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2"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3"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4"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5"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6"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7"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8"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9"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A"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B"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C"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D"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1AE" w14:textId="77777777" w:rsidR="00D5396B" w:rsidRPr="00680C44" w:rsidRDefault="00D5396B" w:rsidP="00BE7FE3">
            <w:pPr>
              <w:keepNext/>
              <w:rPr>
                <w:rFonts w:asciiTheme="minorHAnsi" w:hAnsiTheme="minorHAnsi"/>
                <w:color w:val="000000"/>
                <w:sz w:val="18"/>
                <w:szCs w:val="18"/>
              </w:rPr>
            </w:pPr>
          </w:p>
        </w:tc>
      </w:tr>
      <w:tr w:rsidR="00D5396B" w:rsidRPr="00680C44" w14:paraId="318A01C0" w14:textId="77777777" w:rsidTr="003D5D7B">
        <w:trPr>
          <w:trHeight w:val="300"/>
        </w:trPr>
        <w:tc>
          <w:tcPr>
            <w:tcW w:w="1397" w:type="dxa"/>
            <w:tcBorders>
              <w:top w:val="nil"/>
              <w:left w:val="nil"/>
              <w:bottom w:val="nil"/>
              <w:right w:val="nil"/>
            </w:tcBorders>
            <w:shd w:val="clear" w:color="auto" w:fill="auto"/>
            <w:noWrap/>
            <w:vAlign w:val="bottom"/>
          </w:tcPr>
          <w:p w14:paraId="318A01B0"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t>On-Time,</w:t>
            </w:r>
          </w:p>
        </w:tc>
        <w:tc>
          <w:tcPr>
            <w:tcW w:w="634" w:type="dxa"/>
            <w:tcBorders>
              <w:top w:val="nil"/>
              <w:left w:val="nil"/>
              <w:bottom w:val="nil"/>
              <w:right w:val="nil"/>
            </w:tcBorders>
            <w:shd w:val="clear" w:color="auto" w:fill="auto"/>
            <w:vAlign w:val="bottom"/>
          </w:tcPr>
          <w:p w14:paraId="318A01B1"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2"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3"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4"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5"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6"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7"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8"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9"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A"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B"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C"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D"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E"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1BF" w14:textId="77777777" w:rsidR="00D5396B" w:rsidRPr="00680C44" w:rsidRDefault="00D5396B" w:rsidP="00BE7FE3">
            <w:pPr>
              <w:keepNext/>
              <w:rPr>
                <w:rFonts w:asciiTheme="minorHAnsi" w:hAnsiTheme="minorHAnsi"/>
                <w:color w:val="000000"/>
                <w:sz w:val="18"/>
                <w:szCs w:val="18"/>
              </w:rPr>
            </w:pPr>
          </w:p>
        </w:tc>
      </w:tr>
      <w:tr w:rsidR="00D5396B" w:rsidRPr="00680C44" w14:paraId="318A01D1" w14:textId="77777777" w:rsidTr="003D5D7B">
        <w:trPr>
          <w:trHeight w:val="300"/>
        </w:trPr>
        <w:tc>
          <w:tcPr>
            <w:tcW w:w="1397" w:type="dxa"/>
            <w:tcBorders>
              <w:top w:val="nil"/>
              <w:left w:val="nil"/>
              <w:bottom w:val="double" w:sz="6" w:space="0" w:color="auto"/>
              <w:right w:val="nil"/>
            </w:tcBorders>
            <w:shd w:val="clear" w:color="auto" w:fill="auto"/>
            <w:noWrap/>
            <w:vAlign w:val="bottom"/>
          </w:tcPr>
          <w:p w14:paraId="318A01C1"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t>f</w:t>
            </w:r>
          </w:p>
        </w:tc>
        <w:tc>
          <w:tcPr>
            <w:tcW w:w="634" w:type="dxa"/>
            <w:tcBorders>
              <w:top w:val="nil"/>
              <w:left w:val="nil"/>
              <w:bottom w:val="double" w:sz="6" w:space="0" w:color="auto"/>
              <w:right w:val="nil"/>
            </w:tcBorders>
            <w:shd w:val="clear" w:color="auto" w:fill="auto"/>
            <w:noWrap/>
            <w:vAlign w:val="bottom"/>
          </w:tcPr>
          <w:p w14:paraId="318A01C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w:t>
            </w:r>
          </w:p>
        </w:tc>
        <w:tc>
          <w:tcPr>
            <w:tcW w:w="634" w:type="dxa"/>
            <w:tcBorders>
              <w:top w:val="nil"/>
              <w:left w:val="nil"/>
              <w:bottom w:val="double" w:sz="6" w:space="0" w:color="auto"/>
              <w:right w:val="nil"/>
            </w:tcBorders>
            <w:shd w:val="clear" w:color="auto" w:fill="auto"/>
            <w:noWrap/>
            <w:vAlign w:val="bottom"/>
          </w:tcPr>
          <w:p w14:paraId="318A01C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w:t>
            </w:r>
          </w:p>
        </w:tc>
        <w:tc>
          <w:tcPr>
            <w:tcW w:w="634" w:type="dxa"/>
            <w:tcBorders>
              <w:top w:val="nil"/>
              <w:left w:val="nil"/>
              <w:bottom w:val="double" w:sz="6" w:space="0" w:color="auto"/>
              <w:right w:val="nil"/>
            </w:tcBorders>
            <w:shd w:val="clear" w:color="auto" w:fill="auto"/>
            <w:noWrap/>
            <w:vAlign w:val="bottom"/>
          </w:tcPr>
          <w:p w14:paraId="318A01C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1.5</w:t>
            </w:r>
          </w:p>
        </w:tc>
        <w:tc>
          <w:tcPr>
            <w:tcW w:w="634" w:type="dxa"/>
            <w:tcBorders>
              <w:top w:val="nil"/>
              <w:left w:val="nil"/>
              <w:bottom w:val="double" w:sz="6" w:space="0" w:color="auto"/>
              <w:right w:val="nil"/>
            </w:tcBorders>
            <w:shd w:val="clear" w:color="auto" w:fill="auto"/>
            <w:noWrap/>
            <w:vAlign w:val="bottom"/>
          </w:tcPr>
          <w:p w14:paraId="318A01C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2</w:t>
            </w:r>
          </w:p>
        </w:tc>
        <w:tc>
          <w:tcPr>
            <w:tcW w:w="634" w:type="dxa"/>
            <w:tcBorders>
              <w:top w:val="nil"/>
              <w:left w:val="nil"/>
              <w:bottom w:val="double" w:sz="6" w:space="0" w:color="auto"/>
              <w:right w:val="nil"/>
            </w:tcBorders>
            <w:shd w:val="clear" w:color="auto" w:fill="auto"/>
            <w:noWrap/>
            <w:vAlign w:val="bottom"/>
          </w:tcPr>
          <w:p w14:paraId="318A01C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2.5</w:t>
            </w:r>
          </w:p>
        </w:tc>
        <w:tc>
          <w:tcPr>
            <w:tcW w:w="634" w:type="dxa"/>
            <w:tcBorders>
              <w:top w:val="nil"/>
              <w:left w:val="nil"/>
              <w:bottom w:val="double" w:sz="6" w:space="0" w:color="auto"/>
              <w:right w:val="nil"/>
            </w:tcBorders>
            <w:shd w:val="clear" w:color="auto" w:fill="auto"/>
            <w:noWrap/>
            <w:vAlign w:val="bottom"/>
          </w:tcPr>
          <w:p w14:paraId="318A01C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3</w:t>
            </w:r>
          </w:p>
        </w:tc>
        <w:tc>
          <w:tcPr>
            <w:tcW w:w="634" w:type="dxa"/>
            <w:tcBorders>
              <w:top w:val="nil"/>
              <w:left w:val="nil"/>
              <w:bottom w:val="double" w:sz="6" w:space="0" w:color="auto"/>
              <w:right w:val="nil"/>
            </w:tcBorders>
            <w:shd w:val="clear" w:color="auto" w:fill="auto"/>
            <w:noWrap/>
            <w:vAlign w:val="bottom"/>
          </w:tcPr>
          <w:p w14:paraId="318A01C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3.5</w:t>
            </w:r>
          </w:p>
        </w:tc>
        <w:tc>
          <w:tcPr>
            <w:tcW w:w="634" w:type="dxa"/>
            <w:tcBorders>
              <w:top w:val="nil"/>
              <w:left w:val="nil"/>
              <w:bottom w:val="double" w:sz="6" w:space="0" w:color="auto"/>
              <w:right w:val="nil"/>
            </w:tcBorders>
            <w:shd w:val="clear" w:color="auto" w:fill="auto"/>
            <w:noWrap/>
            <w:vAlign w:val="bottom"/>
          </w:tcPr>
          <w:p w14:paraId="318A01C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4</w:t>
            </w:r>
          </w:p>
        </w:tc>
        <w:tc>
          <w:tcPr>
            <w:tcW w:w="634" w:type="dxa"/>
            <w:tcBorders>
              <w:top w:val="nil"/>
              <w:left w:val="nil"/>
              <w:bottom w:val="double" w:sz="6" w:space="0" w:color="auto"/>
              <w:right w:val="nil"/>
            </w:tcBorders>
            <w:shd w:val="clear" w:color="auto" w:fill="auto"/>
            <w:noWrap/>
            <w:vAlign w:val="bottom"/>
          </w:tcPr>
          <w:p w14:paraId="318A01C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5</w:t>
            </w:r>
          </w:p>
        </w:tc>
        <w:tc>
          <w:tcPr>
            <w:tcW w:w="634" w:type="dxa"/>
            <w:tcBorders>
              <w:top w:val="nil"/>
              <w:left w:val="nil"/>
              <w:bottom w:val="double" w:sz="6" w:space="0" w:color="auto"/>
              <w:right w:val="nil"/>
            </w:tcBorders>
            <w:shd w:val="clear" w:color="auto" w:fill="auto"/>
            <w:noWrap/>
            <w:vAlign w:val="bottom"/>
          </w:tcPr>
          <w:p w14:paraId="318A01C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6</w:t>
            </w:r>
          </w:p>
        </w:tc>
        <w:tc>
          <w:tcPr>
            <w:tcW w:w="634" w:type="dxa"/>
            <w:tcBorders>
              <w:top w:val="nil"/>
              <w:left w:val="nil"/>
              <w:bottom w:val="double" w:sz="6" w:space="0" w:color="auto"/>
              <w:right w:val="nil"/>
            </w:tcBorders>
            <w:shd w:val="clear" w:color="auto" w:fill="auto"/>
            <w:noWrap/>
            <w:vAlign w:val="bottom"/>
          </w:tcPr>
          <w:p w14:paraId="318A01C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8</w:t>
            </w:r>
          </w:p>
        </w:tc>
        <w:tc>
          <w:tcPr>
            <w:tcW w:w="634" w:type="dxa"/>
            <w:tcBorders>
              <w:top w:val="nil"/>
              <w:left w:val="nil"/>
              <w:bottom w:val="double" w:sz="6" w:space="0" w:color="auto"/>
              <w:right w:val="nil"/>
            </w:tcBorders>
            <w:shd w:val="clear" w:color="auto" w:fill="auto"/>
            <w:noWrap/>
            <w:vAlign w:val="bottom"/>
          </w:tcPr>
          <w:p w14:paraId="318A01C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12</w:t>
            </w:r>
          </w:p>
        </w:tc>
        <w:tc>
          <w:tcPr>
            <w:tcW w:w="634" w:type="dxa"/>
            <w:tcBorders>
              <w:top w:val="nil"/>
              <w:left w:val="nil"/>
              <w:bottom w:val="double" w:sz="6" w:space="0" w:color="auto"/>
              <w:right w:val="nil"/>
            </w:tcBorders>
            <w:shd w:val="clear" w:color="auto" w:fill="auto"/>
            <w:noWrap/>
            <w:vAlign w:val="bottom"/>
          </w:tcPr>
          <w:p w14:paraId="318A01C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20</w:t>
            </w:r>
          </w:p>
        </w:tc>
        <w:tc>
          <w:tcPr>
            <w:tcW w:w="634" w:type="dxa"/>
            <w:tcBorders>
              <w:top w:val="nil"/>
              <w:left w:val="nil"/>
              <w:bottom w:val="double" w:sz="6" w:space="0" w:color="auto"/>
              <w:right w:val="nil"/>
            </w:tcBorders>
            <w:shd w:val="clear" w:color="auto" w:fill="auto"/>
            <w:noWrap/>
            <w:vAlign w:val="bottom"/>
          </w:tcPr>
          <w:p w14:paraId="318A01C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40</w:t>
            </w:r>
          </w:p>
        </w:tc>
        <w:tc>
          <w:tcPr>
            <w:tcW w:w="634" w:type="dxa"/>
            <w:gridSpan w:val="2"/>
            <w:tcBorders>
              <w:top w:val="nil"/>
              <w:left w:val="nil"/>
              <w:bottom w:val="double" w:sz="6" w:space="0" w:color="auto"/>
              <w:right w:val="nil"/>
            </w:tcBorders>
            <w:shd w:val="clear" w:color="auto" w:fill="auto"/>
            <w:noWrap/>
            <w:vAlign w:val="bottom"/>
          </w:tcPr>
          <w:p w14:paraId="318A01D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r>
      <w:tr w:rsidR="00D5396B" w:rsidRPr="00680C44" w14:paraId="318A01E2" w14:textId="77777777" w:rsidTr="003D5D7B">
        <w:trPr>
          <w:trHeight w:val="300"/>
        </w:trPr>
        <w:tc>
          <w:tcPr>
            <w:tcW w:w="1397" w:type="dxa"/>
            <w:tcBorders>
              <w:top w:val="nil"/>
              <w:left w:val="nil"/>
              <w:bottom w:val="nil"/>
              <w:right w:val="nil"/>
            </w:tcBorders>
            <w:shd w:val="clear" w:color="auto" w:fill="auto"/>
            <w:noWrap/>
            <w:vAlign w:val="bottom"/>
          </w:tcPr>
          <w:p w14:paraId="318A01D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1D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1D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318A01D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tcPr>
          <w:p w14:paraId="318A01D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318A01D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tcPr>
          <w:p w14:paraId="318A01D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1D9"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A"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B"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C"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D"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E"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F"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E0"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1E1" w14:textId="77777777" w:rsidR="00D5396B" w:rsidRPr="00680C44" w:rsidRDefault="00D5396B" w:rsidP="00BE7FE3">
            <w:pPr>
              <w:keepNext/>
              <w:rPr>
                <w:rFonts w:asciiTheme="minorHAnsi" w:hAnsiTheme="minorHAnsi"/>
                <w:color w:val="000000"/>
                <w:sz w:val="18"/>
                <w:szCs w:val="18"/>
              </w:rPr>
            </w:pPr>
          </w:p>
        </w:tc>
      </w:tr>
      <w:tr w:rsidR="00D5396B" w:rsidRPr="00680C44" w14:paraId="318A01F3" w14:textId="77777777" w:rsidTr="003D5D7B">
        <w:trPr>
          <w:trHeight w:val="300"/>
        </w:trPr>
        <w:tc>
          <w:tcPr>
            <w:tcW w:w="1397" w:type="dxa"/>
            <w:tcBorders>
              <w:top w:val="nil"/>
              <w:left w:val="nil"/>
              <w:bottom w:val="nil"/>
              <w:right w:val="nil"/>
            </w:tcBorders>
            <w:shd w:val="clear" w:color="auto" w:fill="auto"/>
            <w:noWrap/>
            <w:vAlign w:val="bottom"/>
          </w:tcPr>
          <w:p w14:paraId="318A01E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0.05</w:t>
            </w:r>
          </w:p>
        </w:tc>
        <w:tc>
          <w:tcPr>
            <w:tcW w:w="634" w:type="dxa"/>
            <w:tcBorders>
              <w:top w:val="nil"/>
              <w:left w:val="nil"/>
              <w:bottom w:val="nil"/>
              <w:right w:val="nil"/>
            </w:tcBorders>
            <w:shd w:val="clear" w:color="auto" w:fill="auto"/>
            <w:noWrap/>
            <w:vAlign w:val="bottom"/>
          </w:tcPr>
          <w:p w14:paraId="318A01E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1E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1E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1E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tcPr>
          <w:p w14:paraId="318A01E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0.67</w:t>
            </w:r>
          </w:p>
        </w:tc>
        <w:tc>
          <w:tcPr>
            <w:tcW w:w="634" w:type="dxa"/>
            <w:tcBorders>
              <w:top w:val="nil"/>
              <w:left w:val="nil"/>
              <w:bottom w:val="nil"/>
              <w:right w:val="nil"/>
            </w:tcBorders>
            <w:shd w:val="clear" w:color="auto" w:fill="auto"/>
            <w:noWrap/>
            <w:vAlign w:val="bottom"/>
          </w:tcPr>
          <w:p w14:paraId="318A01E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0.41</w:t>
            </w:r>
          </w:p>
        </w:tc>
        <w:tc>
          <w:tcPr>
            <w:tcW w:w="634" w:type="dxa"/>
            <w:tcBorders>
              <w:top w:val="nil"/>
              <w:left w:val="nil"/>
              <w:bottom w:val="nil"/>
              <w:right w:val="nil"/>
            </w:tcBorders>
            <w:shd w:val="clear" w:color="auto" w:fill="auto"/>
            <w:noWrap/>
            <w:vAlign w:val="bottom"/>
          </w:tcPr>
          <w:p w14:paraId="318A01E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1EB"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EC"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ED"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EE"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EF"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F0"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F1"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1F2" w14:textId="77777777" w:rsidR="00D5396B" w:rsidRPr="00680C44" w:rsidRDefault="00D5396B" w:rsidP="00BE7FE3">
            <w:pPr>
              <w:keepNext/>
              <w:rPr>
                <w:rFonts w:asciiTheme="minorHAnsi" w:hAnsiTheme="minorHAnsi"/>
                <w:color w:val="000000"/>
                <w:sz w:val="18"/>
                <w:szCs w:val="18"/>
              </w:rPr>
            </w:pPr>
          </w:p>
        </w:tc>
      </w:tr>
      <w:tr w:rsidR="00D5396B" w:rsidRPr="00680C44" w14:paraId="318A0204" w14:textId="77777777" w:rsidTr="003D5D7B">
        <w:trPr>
          <w:trHeight w:val="300"/>
        </w:trPr>
        <w:tc>
          <w:tcPr>
            <w:tcW w:w="1397" w:type="dxa"/>
            <w:tcBorders>
              <w:top w:val="nil"/>
              <w:left w:val="nil"/>
              <w:bottom w:val="nil"/>
              <w:right w:val="nil"/>
            </w:tcBorders>
            <w:shd w:val="clear" w:color="auto" w:fill="auto"/>
            <w:noWrap/>
            <w:vAlign w:val="bottom"/>
          </w:tcPr>
          <w:p w14:paraId="318A01F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0.10</w:t>
            </w:r>
          </w:p>
        </w:tc>
        <w:tc>
          <w:tcPr>
            <w:tcW w:w="634" w:type="dxa"/>
            <w:tcBorders>
              <w:top w:val="nil"/>
              <w:left w:val="nil"/>
              <w:bottom w:val="nil"/>
              <w:right w:val="nil"/>
            </w:tcBorders>
            <w:shd w:val="clear" w:color="auto" w:fill="auto"/>
            <w:noWrap/>
            <w:vAlign w:val="bottom"/>
          </w:tcPr>
          <w:p w14:paraId="318A01F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1F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1F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tcPr>
          <w:p w14:paraId="318A01F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tcPr>
          <w:p w14:paraId="318A01F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0.72</w:t>
            </w:r>
          </w:p>
        </w:tc>
        <w:tc>
          <w:tcPr>
            <w:tcW w:w="634" w:type="dxa"/>
            <w:tcBorders>
              <w:top w:val="nil"/>
              <w:left w:val="nil"/>
              <w:bottom w:val="nil"/>
              <w:right w:val="nil"/>
            </w:tcBorders>
            <w:shd w:val="clear" w:color="auto" w:fill="auto"/>
            <w:noWrap/>
            <w:vAlign w:val="bottom"/>
          </w:tcPr>
          <w:p w14:paraId="318A01F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tcBorders>
              <w:top w:val="nil"/>
              <w:left w:val="nil"/>
              <w:bottom w:val="nil"/>
              <w:right w:val="nil"/>
            </w:tcBorders>
            <w:shd w:val="clear" w:color="auto" w:fill="auto"/>
            <w:noWrap/>
            <w:vAlign w:val="bottom"/>
          </w:tcPr>
          <w:p w14:paraId="318A01F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tcPr>
          <w:p w14:paraId="318A01F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1FD"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FE"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FF"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00"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01"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02"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03" w14:textId="77777777" w:rsidR="00D5396B" w:rsidRPr="00680C44" w:rsidRDefault="00D5396B" w:rsidP="00BE7FE3">
            <w:pPr>
              <w:keepNext/>
              <w:rPr>
                <w:rFonts w:asciiTheme="minorHAnsi" w:hAnsiTheme="minorHAnsi"/>
                <w:color w:val="000000"/>
                <w:sz w:val="18"/>
                <w:szCs w:val="18"/>
              </w:rPr>
            </w:pPr>
          </w:p>
        </w:tc>
      </w:tr>
      <w:tr w:rsidR="00D5396B" w:rsidRPr="00680C44" w14:paraId="318A0215" w14:textId="77777777" w:rsidTr="003D5D7B">
        <w:trPr>
          <w:trHeight w:val="300"/>
        </w:trPr>
        <w:tc>
          <w:tcPr>
            <w:tcW w:w="1397" w:type="dxa"/>
            <w:tcBorders>
              <w:top w:val="nil"/>
              <w:left w:val="nil"/>
              <w:bottom w:val="nil"/>
              <w:right w:val="nil"/>
            </w:tcBorders>
            <w:shd w:val="clear" w:color="auto" w:fill="auto"/>
            <w:noWrap/>
            <w:vAlign w:val="bottom"/>
          </w:tcPr>
          <w:p w14:paraId="318A020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0.15</w:t>
            </w:r>
          </w:p>
        </w:tc>
        <w:tc>
          <w:tcPr>
            <w:tcW w:w="634" w:type="dxa"/>
            <w:tcBorders>
              <w:top w:val="nil"/>
              <w:left w:val="nil"/>
              <w:bottom w:val="nil"/>
              <w:right w:val="nil"/>
            </w:tcBorders>
            <w:shd w:val="clear" w:color="auto" w:fill="auto"/>
            <w:noWrap/>
            <w:vAlign w:val="bottom"/>
          </w:tcPr>
          <w:p w14:paraId="318A020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0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0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318A020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318A020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318A020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tcPr>
          <w:p w14:paraId="318A020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0.44</w:t>
            </w:r>
          </w:p>
        </w:tc>
        <w:tc>
          <w:tcPr>
            <w:tcW w:w="634" w:type="dxa"/>
            <w:tcBorders>
              <w:top w:val="nil"/>
              <w:left w:val="nil"/>
              <w:bottom w:val="nil"/>
              <w:right w:val="nil"/>
            </w:tcBorders>
            <w:shd w:val="clear" w:color="auto" w:fill="auto"/>
            <w:noWrap/>
            <w:vAlign w:val="bottom"/>
          </w:tcPr>
          <w:p w14:paraId="318A020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0.18</w:t>
            </w:r>
          </w:p>
        </w:tc>
        <w:tc>
          <w:tcPr>
            <w:tcW w:w="634" w:type="dxa"/>
            <w:tcBorders>
              <w:top w:val="nil"/>
              <w:left w:val="nil"/>
              <w:bottom w:val="nil"/>
              <w:right w:val="nil"/>
            </w:tcBorders>
            <w:shd w:val="clear" w:color="auto" w:fill="auto"/>
            <w:noWrap/>
            <w:vAlign w:val="bottom"/>
          </w:tcPr>
          <w:p w14:paraId="318A020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0F"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10"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11"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12"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13"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14" w14:textId="77777777" w:rsidR="00D5396B" w:rsidRPr="00680C44" w:rsidRDefault="00D5396B" w:rsidP="00BE7FE3">
            <w:pPr>
              <w:keepNext/>
              <w:rPr>
                <w:rFonts w:asciiTheme="minorHAnsi" w:hAnsiTheme="minorHAnsi"/>
                <w:color w:val="000000"/>
                <w:sz w:val="18"/>
                <w:szCs w:val="18"/>
              </w:rPr>
            </w:pPr>
          </w:p>
        </w:tc>
      </w:tr>
      <w:tr w:rsidR="00D5396B" w:rsidRPr="00680C44" w14:paraId="318A0226" w14:textId="77777777" w:rsidTr="003D5D7B">
        <w:trPr>
          <w:trHeight w:val="300"/>
        </w:trPr>
        <w:tc>
          <w:tcPr>
            <w:tcW w:w="1397" w:type="dxa"/>
            <w:tcBorders>
              <w:top w:val="nil"/>
              <w:left w:val="nil"/>
              <w:bottom w:val="nil"/>
              <w:right w:val="nil"/>
            </w:tcBorders>
            <w:shd w:val="clear" w:color="auto" w:fill="auto"/>
            <w:noWrap/>
            <w:vAlign w:val="bottom"/>
          </w:tcPr>
          <w:p w14:paraId="318A021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0.20</w:t>
            </w:r>
          </w:p>
        </w:tc>
        <w:tc>
          <w:tcPr>
            <w:tcW w:w="634" w:type="dxa"/>
            <w:tcBorders>
              <w:top w:val="nil"/>
              <w:left w:val="nil"/>
              <w:bottom w:val="nil"/>
              <w:right w:val="nil"/>
            </w:tcBorders>
            <w:shd w:val="clear" w:color="auto" w:fill="auto"/>
            <w:noWrap/>
            <w:vAlign w:val="bottom"/>
          </w:tcPr>
          <w:p w14:paraId="318A021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1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1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318A021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318A021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tcPr>
          <w:p w14:paraId="318A021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318A021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0.56</w:t>
            </w:r>
          </w:p>
        </w:tc>
        <w:tc>
          <w:tcPr>
            <w:tcW w:w="634" w:type="dxa"/>
            <w:tcBorders>
              <w:top w:val="nil"/>
              <w:left w:val="nil"/>
              <w:bottom w:val="nil"/>
              <w:right w:val="nil"/>
            </w:tcBorders>
            <w:shd w:val="clear" w:color="auto" w:fill="auto"/>
            <w:noWrap/>
            <w:vAlign w:val="bottom"/>
          </w:tcPr>
          <w:p w14:paraId="318A021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tcPr>
          <w:p w14:paraId="318A021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0.03</w:t>
            </w:r>
          </w:p>
        </w:tc>
        <w:tc>
          <w:tcPr>
            <w:tcW w:w="634" w:type="dxa"/>
            <w:tcBorders>
              <w:top w:val="nil"/>
              <w:left w:val="nil"/>
              <w:bottom w:val="nil"/>
              <w:right w:val="nil"/>
            </w:tcBorders>
            <w:shd w:val="clear" w:color="auto" w:fill="auto"/>
            <w:noWrap/>
            <w:vAlign w:val="bottom"/>
          </w:tcPr>
          <w:p w14:paraId="318A022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21"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22"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23"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24"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25" w14:textId="77777777" w:rsidR="00D5396B" w:rsidRPr="00680C44" w:rsidRDefault="00D5396B" w:rsidP="00BE7FE3">
            <w:pPr>
              <w:keepNext/>
              <w:rPr>
                <w:rFonts w:asciiTheme="minorHAnsi" w:hAnsiTheme="minorHAnsi"/>
                <w:color w:val="000000"/>
                <w:sz w:val="18"/>
                <w:szCs w:val="18"/>
              </w:rPr>
            </w:pPr>
          </w:p>
        </w:tc>
      </w:tr>
      <w:tr w:rsidR="00D5396B" w:rsidRPr="00680C44" w14:paraId="318A0237" w14:textId="77777777" w:rsidTr="003D5D7B">
        <w:trPr>
          <w:trHeight w:val="300"/>
        </w:trPr>
        <w:tc>
          <w:tcPr>
            <w:tcW w:w="1397" w:type="dxa"/>
            <w:tcBorders>
              <w:top w:val="nil"/>
              <w:left w:val="nil"/>
              <w:bottom w:val="nil"/>
              <w:right w:val="nil"/>
            </w:tcBorders>
            <w:shd w:val="clear" w:color="auto" w:fill="auto"/>
            <w:noWrap/>
            <w:vAlign w:val="bottom"/>
          </w:tcPr>
          <w:p w14:paraId="318A022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0.25</w:t>
            </w:r>
          </w:p>
        </w:tc>
        <w:tc>
          <w:tcPr>
            <w:tcW w:w="634" w:type="dxa"/>
            <w:tcBorders>
              <w:top w:val="nil"/>
              <w:left w:val="nil"/>
              <w:bottom w:val="nil"/>
              <w:right w:val="nil"/>
            </w:tcBorders>
            <w:shd w:val="clear" w:color="auto" w:fill="auto"/>
            <w:noWrap/>
            <w:vAlign w:val="bottom"/>
          </w:tcPr>
          <w:p w14:paraId="318A022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2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2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318A022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tcPr>
          <w:p w14:paraId="318A022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tcPr>
          <w:p w14:paraId="318A022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tcPr>
          <w:p w14:paraId="318A022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0.64</w:t>
            </w:r>
          </w:p>
        </w:tc>
        <w:tc>
          <w:tcPr>
            <w:tcW w:w="634" w:type="dxa"/>
            <w:tcBorders>
              <w:top w:val="nil"/>
              <w:left w:val="nil"/>
              <w:bottom w:val="nil"/>
              <w:right w:val="nil"/>
            </w:tcBorders>
            <w:shd w:val="clear" w:color="auto" w:fill="auto"/>
            <w:noWrap/>
            <w:vAlign w:val="bottom"/>
          </w:tcPr>
          <w:p w14:paraId="318A022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0.53</w:t>
            </w:r>
          </w:p>
        </w:tc>
        <w:tc>
          <w:tcPr>
            <w:tcW w:w="634" w:type="dxa"/>
            <w:tcBorders>
              <w:top w:val="nil"/>
              <w:left w:val="nil"/>
              <w:bottom w:val="nil"/>
              <w:right w:val="nil"/>
            </w:tcBorders>
            <w:shd w:val="clear" w:color="auto" w:fill="auto"/>
            <w:noWrap/>
            <w:vAlign w:val="bottom"/>
          </w:tcPr>
          <w:p w14:paraId="318A023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0.26</w:t>
            </w:r>
          </w:p>
        </w:tc>
        <w:tc>
          <w:tcPr>
            <w:tcW w:w="634" w:type="dxa"/>
            <w:tcBorders>
              <w:top w:val="nil"/>
              <w:left w:val="nil"/>
              <w:bottom w:val="nil"/>
              <w:right w:val="nil"/>
            </w:tcBorders>
            <w:shd w:val="clear" w:color="auto" w:fill="auto"/>
            <w:noWrap/>
            <w:vAlign w:val="bottom"/>
          </w:tcPr>
          <w:p w14:paraId="318A023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tcPr>
          <w:p w14:paraId="318A023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33"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34"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35"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36" w14:textId="77777777" w:rsidR="00D5396B" w:rsidRPr="00680C44" w:rsidRDefault="00D5396B" w:rsidP="00BE7FE3">
            <w:pPr>
              <w:keepNext/>
              <w:rPr>
                <w:rFonts w:asciiTheme="minorHAnsi" w:hAnsiTheme="minorHAnsi"/>
                <w:color w:val="000000"/>
                <w:sz w:val="18"/>
                <w:szCs w:val="18"/>
              </w:rPr>
            </w:pPr>
          </w:p>
        </w:tc>
      </w:tr>
      <w:tr w:rsidR="00D5396B" w:rsidRPr="00680C44" w14:paraId="318A0248" w14:textId="77777777" w:rsidTr="003D5D7B">
        <w:trPr>
          <w:trHeight w:val="300"/>
        </w:trPr>
        <w:tc>
          <w:tcPr>
            <w:tcW w:w="1397" w:type="dxa"/>
            <w:tcBorders>
              <w:top w:val="nil"/>
              <w:left w:val="nil"/>
              <w:bottom w:val="nil"/>
              <w:right w:val="nil"/>
            </w:tcBorders>
            <w:shd w:val="clear" w:color="auto" w:fill="auto"/>
            <w:noWrap/>
            <w:vAlign w:val="bottom"/>
          </w:tcPr>
          <w:p w14:paraId="318A023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0.30</w:t>
            </w:r>
          </w:p>
        </w:tc>
        <w:tc>
          <w:tcPr>
            <w:tcW w:w="634" w:type="dxa"/>
            <w:tcBorders>
              <w:top w:val="nil"/>
              <w:left w:val="nil"/>
              <w:bottom w:val="nil"/>
              <w:right w:val="nil"/>
            </w:tcBorders>
            <w:shd w:val="clear" w:color="auto" w:fill="auto"/>
            <w:noWrap/>
            <w:vAlign w:val="bottom"/>
          </w:tcPr>
          <w:p w14:paraId="318A023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3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3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318A023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3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318A023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318A023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0.71</w:t>
            </w:r>
          </w:p>
        </w:tc>
        <w:tc>
          <w:tcPr>
            <w:tcW w:w="634" w:type="dxa"/>
            <w:tcBorders>
              <w:top w:val="nil"/>
              <w:left w:val="nil"/>
              <w:bottom w:val="nil"/>
              <w:right w:val="nil"/>
            </w:tcBorders>
            <w:shd w:val="clear" w:color="auto" w:fill="auto"/>
            <w:noWrap/>
            <w:vAlign w:val="bottom"/>
          </w:tcPr>
          <w:p w14:paraId="318A024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0.62</w:t>
            </w:r>
          </w:p>
        </w:tc>
        <w:tc>
          <w:tcPr>
            <w:tcW w:w="634" w:type="dxa"/>
            <w:tcBorders>
              <w:top w:val="nil"/>
              <w:left w:val="nil"/>
              <w:bottom w:val="nil"/>
              <w:right w:val="nil"/>
            </w:tcBorders>
            <w:shd w:val="clear" w:color="auto" w:fill="auto"/>
            <w:noWrap/>
            <w:vAlign w:val="bottom"/>
          </w:tcPr>
          <w:p w14:paraId="318A024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0.42</w:t>
            </w:r>
          </w:p>
        </w:tc>
        <w:tc>
          <w:tcPr>
            <w:tcW w:w="634" w:type="dxa"/>
            <w:tcBorders>
              <w:top w:val="nil"/>
              <w:left w:val="nil"/>
              <w:bottom w:val="nil"/>
              <w:right w:val="nil"/>
            </w:tcBorders>
            <w:shd w:val="clear" w:color="auto" w:fill="auto"/>
            <w:noWrap/>
            <w:vAlign w:val="bottom"/>
          </w:tcPr>
          <w:p w14:paraId="318A024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0.24</w:t>
            </w:r>
          </w:p>
        </w:tc>
        <w:tc>
          <w:tcPr>
            <w:tcW w:w="634" w:type="dxa"/>
            <w:tcBorders>
              <w:top w:val="nil"/>
              <w:left w:val="nil"/>
              <w:bottom w:val="nil"/>
              <w:right w:val="nil"/>
            </w:tcBorders>
            <w:shd w:val="clear" w:color="auto" w:fill="auto"/>
            <w:noWrap/>
            <w:vAlign w:val="bottom"/>
          </w:tcPr>
          <w:p w14:paraId="318A024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44"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45"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46"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47" w14:textId="77777777" w:rsidR="00D5396B" w:rsidRPr="00680C44" w:rsidRDefault="00D5396B" w:rsidP="00BE7FE3">
            <w:pPr>
              <w:keepNext/>
              <w:rPr>
                <w:rFonts w:asciiTheme="minorHAnsi" w:hAnsiTheme="minorHAnsi"/>
                <w:color w:val="000000"/>
                <w:sz w:val="18"/>
                <w:szCs w:val="18"/>
              </w:rPr>
            </w:pPr>
          </w:p>
        </w:tc>
      </w:tr>
      <w:tr w:rsidR="00D5396B" w:rsidRPr="00680C44" w14:paraId="318A0259" w14:textId="77777777" w:rsidTr="003D5D7B">
        <w:trPr>
          <w:trHeight w:val="300"/>
        </w:trPr>
        <w:tc>
          <w:tcPr>
            <w:tcW w:w="1397" w:type="dxa"/>
            <w:tcBorders>
              <w:top w:val="nil"/>
              <w:left w:val="nil"/>
              <w:bottom w:val="nil"/>
              <w:right w:val="nil"/>
            </w:tcBorders>
            <w:shd w:val="clear" w:color="auto" w:fill="auto"/>
            <w:noWrap/>
            <w:vAlign w:val="bottom"/>
          </w:tcPr>
          <w:p w14:paraId="318A024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0.35</w:t>
            </w:r>
          </w:p>
        </w:tc>
        <w:tc>
          <w:tcPr>
            <w:tcW w:w="634" w:type="dxa"/>
            <w:tcBorders>
              <w:top w:val="nil"/>
              <w:left w:val="nil"/>
              <w:bottom w:val="nil"/>
              <w:right w:val="nil"/>
            </w:tcBorders>
            <w:shd w:val="clear" w:color="auto" w:fill="auto"/>
            <w:noWrap/>
            <w:vAlign w:val="bottom"/>
          </w:tcPr>
          <w:p w14:paraId="318A024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4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4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318A024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318A024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318A024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tcPr>
          <w:p w14:paraId="318A025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318A025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318A025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0.54</w:t>
            </w:r>
          </w:p>
        </w:tc>
        <w:tc>
          <w:tcPr>
            <w:tcW w:w="634" w:type="dxa"/>
            <w:tcBorders>
              <w:top w:val="nil"/>
              <w:left w:val="nil"/>
              <w:bottom w:val="nil"/>
              <w:right w:val="nil"/>
            </w:tcBorders>
            <w:shd w:val="clear" w:color="auto" w:fill="auto"/>
            <w:noWrap/>
            <w:vAlign w:val="bottom"/>
          </w:tcPr>
          <w:p w14:paraId="318A025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0.39</w:t>
            </w:r>
          </w:p>
        </w:tc>
        <w:tc>
          <w:tcPr>
            <w:tcW w:w="634" w:type="dxa"/>
            <w:tcBorders>
              <w:top w:val="nil"/>
              <w:left w:val="nil"/>
              <w:bottom w:val="nil"/>
              <w:right w:val="nil"/>
            </w:tcBorders>
            <w:shd w:val="clear" w:color="auto" w:fill="auto"/>
            <w:noWrap/>
            <w:vAlign w:val="bottom"/>
          </w:tcPr>
          <w:p w14:paraId="318A025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0.14</w:t>
            </w:r>
          </w:p>
        </w:tc>
        <w:tc>
          <w:tcPr>
            <w:tcW w:w="634" w:type="dxa"/>
            <w:tcBorders>
              <w:top w:val="nil"/>
              <w:left w:val="nil"/>
              <w:bottom w:val="nil"/>
              <w:right w:val="nil"/>
            </w:tcBorders>
            <w:shd w:val="clear" w:color="auto" w:fill="auto"/>
            <w:noWrap/>
            <w:vAlign w:val="bottom"/>
          </w:tcPr>
          <w:p w14:paraId="318A025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56"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57"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58" w14:textId="77777777" w:rsidR="00D5396B" w:rsidRPr="00680C44" w:rsidRDefault="00D5396B" w:rsidP="00BE7FE3">
            <w:pPr>
              <w:keepNext/>
              <w:rPr>
                <w:rFonts w:asciiTheme="minorHAnsi" w:hAnsiTheme="minorHAnsi"/>
                <w:color w:val="000000"/>
                <w:sz w:val="18"/>
                <w:szCs w:val="18"/>
              </w:rPr>
            </w:pPr>
          </w:p>
        </w:tc>
      </w:tr>
      <w:tr w:rsidR="00D5396B" w:rsidRPr="00680C44" w14:paraId="318A026A" w14:textId="77777777" w:rsidTr="003D5D7B">
        <w:trPr>
          <w:trHeight w:val="300"/>
        </w:trPr>
        <w:tc>
          <w:tcPr>
            <w:tcW w:w="1397" w:type="dxa"/>
            <w:tcBorders>
              <w:top w:val="nil"/>
              <w:left w:val="nil"/>
              <w:bottom w:val="nil"/>
              <w:right w:val="nil"/>
            </w:tcBorders>
            <w:shd w:val="clear" w:color="auto" w:fill="auto"/>
            <w:noWrap/>
            <w:vAlign w:val="bottom"/>
          </w:tcPr>
          <w:p w14:paraId="318A025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tcPr>
          <w:p w14:paraId="318A025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5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5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5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318A025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tcPr>
          <w:p w14:paraId="318A026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318A026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tcPr>
          <w:p w14:paraId="318A026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0.75</w:t>
            </w:r>
          </w:p>
        </w:tc>
        <w:tc>
          <w:tcPr>
            <w:tcW w:w="634" w:type="dxa"/>
            <w:tcBorders>
              <w:top w:val="nil"/>
              <w:left w:val="nil"/>
              <w:bottom w:val="nil"/>
              <w:right w:val="nil"/>
            </w:tcBorders>
            <w:shd w:val="clear" w:color="auto" w:fill="auto"/>
            <w:noWrap/>
            <w:vAlign w:val="bottom"/>
          </w:tcPr>
          <w:p w14:paraId="318A026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tcPr>
          <w:p w14:paraId="318A026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0.52</w:t>
            </w:r>
          </w:p>
        </w:tc>
        <w:tc>
          <w:tcPr>
            <w:tcW w:w="634" w:type="dxa"/>
            <w:tcBorders>
              <w:top w:val="nil"/>
              <w:left w:val="nil"/>
              <w:bottom w:val="nil"/>
              <w:right w:val="nil"/>
            </w:tcBorders>
            <w:shd w:val="clear" w:color="auto" w:fill="auto"/>
            <w:noWrap/>
            <w:vAlign w:val="bottom"/>
          </w:tcPr>
          <w:p w14:paraId="318A026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0.32</w:t>
            </w:r>
          </w:p>
        </w:tc>
        <w:tc>
          <w:tcPr>
            <w:tcW w:w="634" w:type="dxa"/>
            <w:tcBorders>
              <w:top w:val="nil"/>
              <w:left w:val="nil"/>
              <w:bottom w:val="nil"/>
              <w:right w:val="nil"/>
            </w:tcBorders>
            <w:shd w:val="clear" w:color="auto" w:fill="auto"/>
            <w:noWrap/>
            <w:vAlign w:val="bottom"/>
          </w:tcPr>
          <w:p w14:paraId="318A026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tcPr>
          <w:p w14:paraId="318A026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68"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69" w14:textId="77777777" w:rsidR="00D5396B" w:rsidRPr="00680C44" w:rsidRDefault="00D5396B" w:rsidP="00BE7FE3">
            <w:pPr>
              <w:keepNext/>
              <w:rPr>
                <w:rFonts w:asciiTheme="minorHAnsi" w:hAnsiTheme="minorHAnsi"/>
                <w:color w:val="000000"/>
                <w:sz w:val="18"/>
                <w:szCs w:val="18"/>
              </w:rPr>
            </w:pPr>
          </w:p>
        </w:tc>
      </w:tr>
      <w:tr w:rsidR="00D5396B" w:rsidRPr="00680C44" w14:paraId="318A027B" w14:textId="77777777" w:rsidTr="003D5D7B">
        <w:trPr>
          <w:trHeight w:val="300"/>
        </w:trPr>
        <w:tc>
          <w:tcPr>
            <w:tcW w:w="1397" w:type="dxa"/>
            <w:tcBorders>
              <w:top w:val="nil"/>
              <w:left w:val="nil"/>
              <w:bottom w:val="nil"/>
              <w:right w:val="nil"/>
            </w:tcBorders>
            <w:shd w:val="clear" w:color="auto" w:fill="auto"/>
            <w:noWrap/>
            <w:vAlign w:val="bottom"/>
          </w:tcPr>
          <w:p w14:paraId="318A026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318A026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6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6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6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318A027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tcPr>
          <w:p w14:paraId="318A027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tcPr>
          <w:p w14:paraId="318A027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0.84</w:t>
            </w:r>
          </w:p>
        </w:tc>
        <w:tc>
          <w:tcPr>
            <w:tcW w:w="634" w:type="dxa"/>
            <w:tcBorders>
              <w:top w:val="nil"/>
              <w:left w:val="nil"/>
              <w:bottom w:val="nil"/>
              <w:right w:val="nil"/>
            </w:tcBorders>
            <w:shd w:val="clear" w:color="auto" w:fill="auto"/>
            <w:noWrap/>
            <w:vAlign w:val="bottom"/>
          </w:tcPr>
          <w:p w14:paraId="318A027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tcPr>
          <w:p w14:paraId="318A027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tcPr>
          <w:p w14:paraId="318A027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tcPr>
          <w:p w14:paraId="318A027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318A027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tcPr>
          <w:p w14:paraId="318A027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79"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7A" w14:textId="77777777" w:rsidR="00D5396B" w:rsidRPr="00680C44" w:rsidRDefault="00D5396B" w:rsidP="00BE7FE3">
            <w:pPr>
              <w:keepNext/>
              <w:rPr>
                <w:rFonts w:asciiTheme="minorHAnsi" w:hAnsiTheme="minorHAnsi"/>
                <w:color w:val="000000"/>
                <w:sz w:val="18"/>
                <w:szCs w:val="18"/>
              </w:rPr>
            </w:pPr>
          </w:p>
        </w:tc>
      </w:tr>
      <w:tr w:rsidR="00D5396B" w:rsidRPr="00680C44" w14:paraId="318A028C" w14:textId="77777777" w:rsidTr="003D5D7B">
        <w:trPr>
          <w:trHeight w:val="300"/>
        </w:trPr>
        <w:tc>
          <w:tcPr>
            <w:tcW w:w="1397" w:type="dxa"/>
            <w:tcBorders>
              <w:top w:val="nil"/>
              <w:left w:val="nil"/>
              <w:bottom w:val="nil"/>
              <w:right w:val="nil"/>
            </w:tcBorders>
            <w:shd w:val="clear" w:color="auto" w:fill="auto"/>
            <w:noWrap/>
            <w:vAlign w:val="bottom"/>
          </w:tcPr>
          <w:p w14:paraId="318A027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0.50</w:t>
            </w:r>
          </w:p>
        </w:tc>
        <w:tc>
          <w:tcPr>
            <w:tcW w:w="634" w:type="dxa"/>
            <w:tcBorders>
              <w:top w:val="nil"/>
              <w:left w:val="nil"/>
              <w:bottom w:val="nil"/>
              <w:right w:val="nil"/>
            </w:tcBorders>
            <w:shd w:val="clear" w:color="auto" w:fill="auto"/>
            <w:noWrap/>
            <w:vAlign w:val="bottom"/>
          </w:tcPr>
          <w:p w14:paraId="318A027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7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7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8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318A028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318A028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8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318A028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tcPr>
          <w:p w14:paraId="318A028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318A028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318A028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0.57</w:t>
            </w:r>
          </w:p>
        </w:tc>
        <w:tc>
          <w:tcPr>
            <w:tcW w:w="634" w:type="dxa"/>
            <w:tcBorders>
              <w:top w:val="nil"/>
              <w:left w:val="nil"/>
              <w:bottom w:val="nil"/>
              <w:right w:val="nil"/>
            </w:tcBorders>
            <w:shd w:val="clear" w:color="auto" w:fill="auto"/>
            <w:noWrap/>
            <w:vAlign w:val="bottom"/>
          </w:tcPr>
          <w:p w14:paraId="318A028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0.37</w:t>
            </w:r>
          </w:p>
        </w:tc>
        <w:tc>
          <w:tcPr>
            <w:tcW w:w="634" w:type="dxa"/>
            <w:tcBorders>
              <w:top w:val="nil"/>
              <w:left w:val="nil"/>
              <w:bottom w:val="nil"/>
              <w:right w:val="nil"/>
            </w:tcBorders>
            <w:shd w:val="clear" w:color="auto" w:fill="auto"/>
            <w:noWrap/>
            <w:vAlign w:val="bottom"/>
          </w:tcPr>
          <w:p w14:paraId="318A028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0.13</w:t>
            </w:r>
          </w:p>
        </w:tc>
        <w:tc>
          <w:tcPr>
            <w:tcW w:w="634" w:type="dxa"/>
            <w:tcBorders>
              <w:top w:val="nil"/>
              <w:left w:val="nil"/>
              <w:bottom w:val="nil"/>
              <w:right w:val="nil"/>
            </w:tcBorders>
            <w:shd w:val="clear" w:color="auto" w:fill="auto"/>
            <w:noWrap/>
            <w:vAlign w:val="bottom"/>
          </w:tcPr>
          <w:p w14:paraId="318A028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gridSpan w:val="2"/>
            <w:tcBorders>
              <w:top w:val="nil"/>
              <w:left w:val="nil"/>
              <w:bottom w:val="nil"/>
              <w:right w:val="nil"/>
            </w:tcBorders>
            <w:shd w:val="clear" w:color="auto" w:fill="auto"/>
            <w:noWrap/>
            <w:vAlign w:val="bottom"/>
          </w:tcPr>
          <w:p w14:paraId="318A028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r>
      <w:tr w:rsidR="00D5396B" w:rsidRPr="00680C44" w14:paraId="318A029D" w14:textId="77777777" w:rsidTr="003D5D7B">
        <w:trPr>
          <w:trHeight w:val="300"/>
        </w:trPr>
        <w:tc>
          <w:tcPr>
            <w:tcW w:w="1397" w:type="dxa"/>
            <w:tcBorders>
              <w:top w:val="nil"/>
              <w:left w:val="nil"/>
              <w:bottom w:val="nil"/>
              <w:right w:val="nil"/>
            </w:tcBorders>
            <w:shd w:val="clear" w:color="auto" w:fill="auto"/>
            <w:noWrap/>
            <w:vAlign w:val="bottom"/>
          </w:tcPr>
          <w:p w14:paraId="318A028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tcPr>
          <w:p w14:paraId="318A028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8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9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9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9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9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318A029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318A029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9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0.86</w:t>
            </w:r>
          </w:p>
        </w:tc>
        <w:tc>
          <w:tcPr>
            <w:tcW w:w="634" w:type="dxa"/>
            <w:tcBorders>
              <w:top w:val="nil"/>
              <w:left w:val="nil"/>
              <w:bottom w:val="nil"/>
              <w:right w:val="nil"/>
            </w:tcBorders>
            <w:shd w:val="clear" w:color="auto" w:fill="auto"/>
            <w:noWrap/>
            <w:vAlign w:val="bottom"/>
          </w:tcPr>
          <w:p w14:paraId="318A029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tcPr>
          <w:p w14:paraId="318A029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tcPr>
          <w:p w14:paraId="318A029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tcPr>
          <w:p w14:paraId="318A029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318A029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0.27</w:t>
            </w:r>
          </w:p>
        </w:tc>
        <w:tc>
          <w:tcPr>
            <w:tcW w:w="634" w:type="dxa"/>
            <w:gridSpan w:val="2"/>
            <w:tcBorders>
              <w:top w:val="nil"/>
              <w:left w:val="nil"/>
              <w:bottom w:val="nil"/>
              <w:right w:val="nil"/>
            </w:tcBorders>
            <w:shd w:val="clear" w:color="auto" w:fill="auto"/>
            <w:noWrap/>
            <w:vAlign w:val="bottom"/>
          </w:tcPr>
          <w:p w14:paraId="318A029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0.14</w:t>
            </w:r>
          </w:p>
        </w:tc>
      </w:tr>
      <w:tr w:rsidR="00D5396B" w:rsidRPr="00680C44" w14:paraId="318A02AE" w14:textId="77777777" w:rsidTr="003D5D7B">
        <w:trPr>
          <w:trHeight w:val="300"/>
        </w:trPr>
        <w:tc>
          <w:tcPr>
            <w:tcW w:w="1397" w:type="dxa"/>
            <w:tcBorders>
              <w:top w:val="nil"/>
              <w:left w:val="nil"/>
              <w:bottom w:val="nil"/>
              <w:right w:val="nil"/>
            </w:tcBorders>
            <w:shd w:val="clear" w:color="auto" w:fill="auto"/>
            <w:noWrap/>
            <w:vAlign w:val="bottom"/>
          </w:tcPr>
          <w:p w14:paraId="318A029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tcPr>
          <w:p w14:paraId="318A029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A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A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A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A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A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A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A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318A02A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318A02A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A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318A02A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318A02A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0.68</w:t>
            </w:r>
          </w:p>
        </w:tc>
        <w:tc>
          <w:tcPr>
            <w:tcW w:w="634" w:type="dxa"/>
            <w:tcBorders>
              <w:top w:val="nil"/>
              <w:left w:val="nil"/>
              <w:bottom w:val="nil"/>
              <w:right w:val="nil"/>
            </w:tcBorders>
            <w:shd w:val="clear" w:color="auto" w:fill="auto"/>
            <w:noWrap/>
            <w:vAlign w:val="bottom"/>
          </w:tcPr>
          <w:p w14:paraId="318A02A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gridSpan w:val="2"/>
            <w:tcBorders>
              <w:top w:val="nil"/>
              <w:left w:val="nil"/>
              <w:bottom w:val="nil"/>
              <w:right w:val="nil"/>
            </w:tcBorders>
            <w:shd w:val="clear" w:color="auto" w:fill="auto"/>
            <w:noWrap/>
            <w:vAlign w:val="bottom"/>
          </w:tcPr>
          <w:p w14:paraId="318A02A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0.46</w:t>
            </w:r>
          </w:p>
        </w:tc>
      </w:tr>
      <w:tr w:rsidR="00D5396B" w:rsidRPr="00680C44" w14:paraId="318A02BF" w14:textId="77777777" w:rsidTr="003D5D7B">
        <w:trPr>
          <w:trHeight w:val="300"/>
        </w:trPr>
        <w:tc>
          <w:tcPr>
            <w:tcW w:w="1397" w:type="dxa"/>
            <w:tcBorders>
              <w:top w:val="nil"/>
              <w:left w:val="nil"/>
              <w:bottom w:val="nil"/>
              <w:right w:val="nil"/>
            </w:tcBorders>
            <w:shd w:val="clear" w:color="auto" w:fill="auto"/>
            <w:noWrap/>
            <w:vAlign w:val="bottom"/>
          </w:tcPr>
          <w:p w14:paraId="318A02A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tcPr>
          <w:p w14:paraId="318A02B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B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B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B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B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B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B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B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B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B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B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318A02B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B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318A02B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0.77</w:t>
            </w:r>
          </w:p>
        </w:tc>
        <w:tc>
          <w:tcPr>
            <w:tcW w:w="634" w:type="dxa"/>
            <w:gridSpan w:val="2"/>
            <w:tcBorders>
              <w:top w:val="nil"/>
              <w:left w:val="nil"/>
              <w:bottom w:val="nil"/>
              <w:right w:val="nil"/>
            </w:tcBorders>
            <w:shd w:val="clear" w:color="auto" w:fill="auto"/>
            <w:noWrap/>
            <w:vAlign w:val="bottom"/>
          </w:tcPr>
          <w:p w14:paraId="318A02B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r>
      <w:tr w:rsidR="00D5396B" w:rsidRPr="00680C44" w14:paraId="318A02D0" w14:textId="77777777" w:rsidTr="003D5D7B">
        <w:trPr>
          <w:trHeight w:val="300"/>
        </w:trPr>
        <w:tc>
          <w:tcPr>
            <w:tcW w:w="1397" w:type="dxa"/>
            <w:tcBorders>
              <w:top w:val="nil"/>
              <w:left w:val="nil"/>
              <w:bottom w:val="nil"/>
              <w:right w:val="nil"/>
            </w:tcBorders>
            <w:shd w:val="clear" w:color="auto" w:fill="auto"/>
            <w:noWrap/>
            <w:vAlign w:val="bottom"/>
          </w:tcPr>
          <w:p w14:paraId="318A02C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C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C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C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C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C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C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C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gridSpan w:val="2"/>
            <w:tcBorders>
              <w:top w:val="nil"/>
              <w:left w:val="nil"/>
              <w:bottom w:val="nil"/>
              <w:right w:val="nil"/>
            </w:tcBorders>
            <w:shd w:val="clear" w:color="auto" w:fill="auto"/>
            <w:noWrap/>
            <w:vAlign w:val="bottom"/>
          </w:tcPr>
          <w:p w14:paraId="318A02C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r>
      <w:tr w:rsidR="00D5396B" w:rsidRPr="00680C44" w14:paraId="318A02E1" w14:textId="77777777" w:rsidTr="003D5D7B">
        <w:trPr>
          <w:trHeight w:val="300"/>
        </w:trPr>
        <w:tc>
          <w:tcPr>
            <w:tcW w:w="1397" w:type="dxa"/>
            <w:tcBorders>
              <w:top w:val="nil"/>
              <w:left w:val="nil"/>
              <w:bottom w:val="single" w:sz="12" w:space="0" w:color="auto"/>
              <w:right w:val="nil"/>
            </w:tcBorders>
            <w:shd w:val="clear" w:color="auto" w:fill="auto"/>
            <w:noWrap/>
            <w:vAlign w:val="bottom"/>
          </w:tcPr>
          <w:p w14:paraId="318A02D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gridSpan w:val="2"/>
            <w:tcBorders>
              <w:top w:val="nil"/>
              <w:left w:val="nil"/>
              <w:bottom w:val="single" w:sz="12" w:space="0" w:color="auto"/>
              <w:right w:val="nil"/>
            </w:tcBorders>
            <w:shd w:val="clear" w:color="auto" w:fill="auto"/>
            <w:noWrap/>
            <w:vAlign w:val="bottom"/>
          </w:tcPr>
          <w:p w14:paraId="318A02E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r>
    </w:tbl>
    <w:p w14:paraId="318A02E2" w14:textId="77777777" w:rsidR="00D5396B" w:rsidRPr="00316503" w:rsidRDefault="00D5396B" w:rsidP="00D5396B">
      <w:pPr>
        <w:ind w:left="360"/>
        <w:contextualSpacing/>
        <w:rPr>
          <w:rFonts w:asciiTheme="minorHAnsi" w:eastAsia="Cambria" w:hAnsiTheme="minorHAnsi"/>
          <w:sz w:val="18"/>
          <w:szCs w:val="18"/>
        </w:rPr>
      </w:pPr>
    </w:p>
    <w:p w14:paraId="318A02E3" w14:textId="2F251862"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 xml:space="preserve">This value is automatically calculated using 62.2 equation 4.8. It represents the required airflow in cfm that must be delivered during the ventilation system </w:t>
      </w:r>
      <w:r>
        <w:rPr>
          <w:rFonts w:asciiTheme="minorHAnsi" w:eastAsia="Cambria" w:hAnsiTheme="minorHAnsi"/>
          <w:sz w:val="18"/>
          <w:szCs w:val="18"/>
        </w:rPr>
        <w:t>ON</w:t>
      </w:r>
      <w:r w:rsidRPr="00316503">
        <w:rPr>
          <w:rFonts w:asciiTheme="minorHAnsi" w:eastAsia="Cambria" w:hAnsiTheme="minorHAnsi"/>
          <w:sz w:val="18"/>
          <w:szCs w:val="18"/>
        </w:rPr>
        <w:t xml:space="preserve"> times. This value will be verified by a HERS rater.</w:t>
      </w:r>
      <w:r w:rsidRPr="00316503">
        <w:rPr>
          <w:rFonts w:asciiTheme="minorHAnsi" w:hAnsiTheme="minorHAnsi"/>
          <w:sz w:val="18"/>
          <w:szCs w:val="18"/>
        </w:rPr>
        <w:t xml:space="preserve"> The equation used to calculate this value in the field equals: Continuous Whole-Building Ventilation Rate B</w:t>
      </w:r>
      <w:r>
        <w:rPr>
          <w:rFonts w:asciiTheme="minorHAnsi" w:hAnsiTheme="minorHAnsi"/>
          <w:sz w:val="18"/>
          <w:szCs w:val="18"/>
        </w:rPr>
        <w:t>0</w:t>
      </w:r>
      <w:r w:rsidRPr="00316503">
        <w:rPr>
          <w:rFonts w:asciiTheme="minorHAnsi" w:hAnsiTheme="minorHAnsi"/>
          <w:sz w:val="18"/>
          <w:szCs w:val="18"/>
        </w:rPr>
        <w:t>1/(Daily fractional on time C</w:t>
      </w:r>
      <w:r>
        <w:rPr>
          <w:rFonts w:asciiTheme="minorHAnsi" w:hAnsiTheme="minorHAnsi"/>
          <w:sz w:val="18"/>
          <w:szCs w:val="18"/>
        </w:rPr>
        <w:t>0</w:t>
      </w:r>
      <w:r w:rsidRPr="00316503">
        <w:rPr>
          <w:rFonts w:asciiTheme="minorHAnsi" w:hAnsiTheme="minorHAnsi"/>
          <w:sz w:val="18"/>
          <w:szCs w:val="18"/>
        </w:rPr>
        <w:t xml:space="preserve">4 x </w:t>
      </w:r>
      <w:r w:rsidRPr="00316503">
        <w:rPr>
          <w:rFonts w:asciiTheme="minorHAnsi" w:eastAsia="Cambria" w:hAnsiTheme="minorHAnsi"/>
          <w:sz w:val="18"/>
          <w:szCs w:val="18"/>
        </w:rPr>
        <w:t>ventilation effectiveness value C</w:t>
      </w:r>
      <w:r>
        <w:rPr>
          <w:rFonts w:asciiTheme="minorHAnsi" w:eastAsia="Cambria" w:hAnsiTheme="minorHAnsi"/>
          <w:sz w:val="18"/>
          <w:szCs w:val="18"/>
        </w:rPr>
        <w:t>0</w:t>
      </w:r>
      <w:r w:rsidRPr="00316503">
        <w:rPr>
          <w:rFonts w:asciiTheme="minorHAnsi" w:eastAsia="Cambria" w:hAnsiTheme="minorHAnsi"/>
          <w:sz w:val="18"/>
          <w:szCs w:val="18"/>
        </w:rPr>
        <w:t xml:space="preserve">7= required </w:t>
      </w:r>
      <w:r w:rsidRPr="00316503">
        <w:rPr>
          <w:rFonts w:asciiTheme="minorHAnsi" w:hAnsiTheme="minorHAnsi"/>
          <w:sz w:val="18"/>
          <w:szCs w:val="18"/>
        </w:rPr>
        <w:t>Intermittent ventilation rate</w:t>
      </w:r>
      <w:r>
        <w:rPr>
          <w:rFonts w:asciiTheme="minorHAnsi" w:hAnsiTheme="minorHAnsi"/>
          <w:sz w:val="18"/>
          <w:szCs w:val="18"/>
        </w:rPr>
        <w:t xml:space="preserve"> (CFM).</w:t>
      </w:r>
    </w:p>
    <w:p w14:paraId="318A02E4" w14:textId="77777777" w:rsidR="00D5396B" w:rsidRDefault="00D5396B" w:rsidP="00D5396B">
      <w:pPr>
        <w:numPr>
          <w:ilvl w:val="0"/>
          <w:numId w:val="14"/>
        </w:numPr>
        <w:contextualSpacing/>
        <w:rPr>
          <w:rFonts w:asciiTheme="minorHAnsi" w:hAnsiTheme="minorHAnsi"/>
          <w:sz w:val="18"/>
          <w:szCs w:val="18"/>
        </w:rPr>
      </w:pPr>
      <w:r w:rsidRPr="00316503">
        <w:rPr>
          <w:rFonts w:asciiTheme="minorHAnsi" w:eastAsia="Cambria" w:hAnsiTheme="minorHAnsi"/>
          <w:sz w:val="18"/>
          <w:szCs w:val="18"/>
        </w:rPr>
        <w:t xml:space="preserve">User entered value equals the installed intermittent ventilation rate in </w:t>
      </w:r>
      <w:r w:rsidRPr="00316503">
        <w:rPr>
          <w:rFonts w:asciiTheme="minorHAnsi" w:hAnsiTheme="minorHAnsi"/>
          <w:sz w:val="18"/>
          <w:szCs w:val="18"/>
        </w:rPr>
        <w:t>(CFM)</w:t>
      </w:r>
    </w:p>
    <w:p w14:paraId="318A02E5" w14:textId="3D2526B1" w:rsidR="00D5396B" w:rsidRPr="00D5396B" w:rsidRDefault="00D5396B" w:rsidP="00D5396B">
      <w:pPr>
        <w:numPr>
          <w:ilvl w:val="0"/>
          <w:numId w:val="14"/>
        </w:numPr>
        <w:contextualSpacing/>
        <w:rPr>
          <w:rFonts w:asciiTheme="minorHAnsi" w:hAnsiTheme="minorHAnsi"/>
          <w:sz w:val="18"/>
          <w:szCs w:val="18"/>
        </w:rPr>
      </w:pPr>
      <w:r w:rsidRPr="00D33A87">
        <w:rPr>
          <w:rFonts w:asciiTheme="minorHAnsi" w:hAnsiTheme="minorHAnsi"/>
          <w:sz w:val="18"/>
          <w:szCs w:val="18"/>
        </w:rPr>
        <w:t>This information is automatically pulled from the registered MCH-22 B07</w:t>
      </w:r>
      <w:r w:rsidR="00CC559D">
        <w:rPr>
          <w:rFonts w:asciiTheme="minorHAnsi" w:hAnsiTheme="minorHAnsi"/>
          <w:sz w:val="18"/>
          <w:szCs w:val="18"/>
        </w:rPr>
        <w:t>.</w:t>
      </w:r>
      <w:r w:rsidRPr="00D33A87">
        <w:rPr>
          <w:rFonts w:asciiTheme="minorHAnsi" w:hAnsiTheme="minorHAnsi"/>
          <w:sz w:val="18"/>
          <w:szCs w:val="18"/>
        </w:rPr>
        <w:t xml:space="preserve"> Note: </w:t>
      </w:r>
      <w:r w:rsidRPr="00D33A87">
        <w:rPr>
          <w:rFonts w:ascii="Calibri" w:hAnsi="Calibri"/>
          <w:sz w:val="18"/>
          <w:szCs w:val="18"/>
        </w:rPr>
        <w:t>this line only visible if CFI System selected in A0</w:t>
      </w:r>
      <w:r>
        <w:rPr>
          <w:rFonts w:ascii="Calibri" w:hAnsi="Calibri"/>
          <w:sz w:val="18"/>
          <w:szCs w:val="18"/>
        </w:rPr>
        <w:t>8.</w:t>
      </w:r>
    </w:p>
    <w:p w14:paraId="318A02E6" w14:textId="5F52AF21" w:rsidR="00D5396B" w:rsidRPr="00D33A87" w:rsidRDefault="00D5396B" w:rsidP="00D5396B">
      <w:pPr>
        <w:numPr>
          <w:ilvl w:val="0"/>
          <w:numId w:val="14"/>
        </w:numPr>
        <w:contextualSpacing/>
        <w:rPr>
          <w:rFonts w:asciiTheme="minorHAnsi" w:hAnsiTheme="minorHAnsi"/>
          <w:sz w:val="18"/>
          <w:szCs w:val="18"/>
        </w:rPr>
      </w:pPr>
      <w:r w:rsidRPr="003104BC">
        <w:rPr>
          <w:rFonts w:asciiTheme="minorHAnsi" w:hAnsiTheme="minorHAnsi"/>
          <w:sz w:val="18"/>
          <w:szCs w:val="18"/>
        </w:rPr>
        <w:t>This information is automatically calculated based on C10</w:t>
      </w:r>
      <w:r w:rsidR="00CC559D">
        <w:rPr>
          <w:rFonts w:asciiTheme="minorHAnsi" w:hAnsiTheme="minorHAnsi"/>
          <w:sz w:val="18"/>
          <w:szCs w:val="18"/>
        </w:rPr>
        <w:t>.</w:t>
      </w:r>
      <w:r w:rsidRPr="003104BC">
        <w:rPr>
          <w:rFonts w:asciiTheme="minorHAnsi" w:hAnsiTheme="minorHAnsi"/>
          <w:sz w:val="18"/>
          <w:szCs w:val="18"/>
        </w:rPr>
        <w:t xml:space="preserve"> Note: </w:t>
      </w:r>
      <w:r w:rsidRPr="003104BC">
        <w:rPr>
          <w:rFonts w:ascii="Calibri" w:hAnsi="Calibri"/>
          <w:sz w:val="18"/>
          <w:szCs w:val="18"/>
        </w:rPr>
        <w:t>this line only visible if CFI System selected in A0</w:t>
      </w:r>
      <w:r>
        <w:rPr>
          <w:rFonts w:ascii="Calibri" w:hAnsi="Calibri"/>
          <w:sz w:val="18"/>
          <w:szCs w:val="18"/>
        </w:rPr>
        <w:t>8.</w:t>
      </w:r>
    </w:p>
    <w:p w14:paraId="318A0450" w14:textId="11D62964" w:rsidR="00B91651" w:rsidRPr="003104BC" w:rsidRDefault="00B91651" w:rsidP="00C75CAC">
      <w:pPr>
        <w:ind w:left="360"/>
        <w:contextualSpacing/>
        <w:rPr>
          <w:rFonts w:asciiTheme="minorHAnsi" w:hAnsiTheme="minorHAnsi"/>
          <w:sz w:val="18"/>
          <w:szCs w:val="18"/>
        </w:rPr>
      </w:pPr>
    </w:p>
    <w:p w14:paraId="318A0451" w14:textId="77777777" w:rsidR="00B91651" w:rsidRPr="00316503" w:rsidRDefault="00B91651" w:rsidP="006D0E63">
      <w:pPr>
        <w:rPr>
          <w:rFonts w:asciiTheme="minorHAnsi" w:hAnsiTheme="minorHAnsi"/>
          <w:sz w:val="18"/>
          <w:szCs w:val="18"/>
        </w:rPr>
        <w:sectPr w:rsidR="00B91651" w:rsidRPr="00316503" w:rsidSect="00670C0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636369" w:rsidRPr="00316503" w14:paraId="318A0453" w14:textId="77777777" w:rsidTr="00636369">
        <w:tc>
          <w:tcPr>
            <w:tcW w:w="11016" w:type="dxa"/>
          </w:tcPr>
          <w:p w14:paraId="318A0452" w14:textId="77777777" w:rsidR="00636369" w:rsidRPr="00316503" w:rsidRDefault="00636369" w:rsidP="006D0E63">
            <w:pPr>
              <w:rPr>
                <w:rFonts w:asciiTheme="minorHAnsi" w:hAnsiTheme="minorHAnsi"/>
                <w:sz w:val="18"/>
                <w:szCs w:val="18"/>
              </w:rPr>
            </w:pPr>
            <w:r w:rsidRPr="00316503">
              <w:rPr>
                <w:rFonts w:asciiTheme="minorHAnsi" w:hAnsiTheme="minorHAnsi" w:cs="font78"/>
                <w:sz w:val="18"/>
                <w:szCs w:val="18"/>
              </w:rPr>
              <w:lastRenderedPageBreak/>
              <w:t xml:space="preserve">Title 24, Part 6, Section 150.0(o) </w:t>
            </w:r>
            <w:r w:rsidRPr="00316503">
              <w:rPr>
                <w:rFonts w:asciiTheme="minorHAnsi" w:hAnsiTheme="minorHAnsi" w:cs="font78"/>
                <w:b/>
                <w:bCs/>
                <w:sz w:val="18"/>
                <w:szCs w:val="18"/>
              </w:rPr>
              <w:t xml:space="preserve">Ventilation for Indoor Air Quality. </w:t>
            </w:r>
            <w:r w:rsidRPr="00316503">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316503">
              <w:rPr>
                <w:rStyle w:val="Emphasis"/>
                <w:rFonts w:asciiTheme="minorHAnsi" w:hAnsiTheme="minorHAnsi"/>
                <w:b/>
                <w:sz w:val="18"/>
                <w:szCs w:val="18"/>
              </w:rPr>
              <w:t>Equation and table numbering on this form corresponds to the numbering for that information in the published ANSI/ASHRAE Standard 62.2-2010.</w:t>
            </w:r>
          </w:p>
        </w:tc>
      </w:tr>
    </w:tbl>
    <w:p w14:paraId="318A0454" w14:textId="77777777" w:rsidR="00636369" w:rsidRPr="00BE7FE3" w:rsidRDefault="00636369" w:rsidP="006D0E6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1E286D" w:rsidRPr="00D2491C" w14:paraId="318A045A" w14:textId="77777777" w:rsidTr="001E286D">
        <w:tc>
          <w:tcPr>
            <w:tcW w:w="11016" w:type="dxa"/>
            <w:gridSpan w:val="3"/>
          </w:tcPr>
          <w:p w14:paraId="318A0459" w14:textId="77777777" w:rsidR="001E286D" w:rsidRPr="00F5715E" w:rsidRDefault="001E286D" w:rsidP="001E286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BE7FE3">
              <w:rPr>
                <w:rFonts w:asciiTheme="minorHAnsi" w:hAnsiTheme="minorHAnsi"/>
                <w:b/>
                <w:szCs w:val="18"/>
              </w:rPr>
              <w:t>A. Dwelling Mechanical Ventilation - General Information</w:t>
            </w:r>
          </w:p>
        </w:tc>
      </w:tr>
      <w:tr w:rsidR="001E286D" w:rsidRPr="00D2491C" w14:paraId="318A045E" w14:textId="77777777" w:rsidTr="001E286D">
        <w:trPr>
          <w:trHeight w:val="158"/>
        </w:trPr>
        <w:tc>
          <w:tcPr>
            <w:tcW w:w="634" w:type="dxa"/>
            <w:vAlign w:val="center"/>
          </w:tcPr>
          <w:p w14:paraId="318A045B" w14:textId="77777777" w:rsidR="001E286D" w:rsidRPr="00F5715E" w:rsidRDefault="001E286D" w:rsidP="001E286D">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318A045C" w14:textId="018A4672" w:rsidR="001E286D" w:rsidRPr="00F5715E" w:rsidRDefault="001E286D" w:rsidP="00745320">
            <w:pPr>
              <w:rPr>
                <w:rFonts w:asciiTheme="minorHAnsi" w:hAnsiTheme="minorHAnsi"/>
                <w:sz w:val="18"/>
                <w:szCs w:val="18"/>
              </w:rPr>
            </w:pPr>
            <w:r>
              <w:rPr>
                <w:rFonts w:asciiTheme="minorHAnsi" w:hAnsiTheme="minorHAnsi"/>
                <w:sz w:val="18"/>
                <w:szCs w:val="18"/>
              </w:rPr>
              <w:t xml:space="preserve">Dwelling </w:t>
            </w:r>
            <w:r w:rsidR="00745320">
              <w:rPr>
                <w:rFonts w:asciiTheme="minorHAnsi" w:hAnsiTheme="minorHAnsi"/>
                <w:sz w:val="18"/>
                <w:szCs w:val="18"/>
              </w:rPr>
              <w:t>U</w:t>
            </w:r>
            <w:r>
              <w:rPr>
                <w:rFonts w:asciiTheme="minorHAnsi" w:hAnsiTheme="minorHAnsi"/>
                <w:sz w:val="18"/>
                <w:szCs w:val="18"/>
              </w:rPr>
              <w:t xml:space="preserve">nit </w:t>
            </w:r>
            <w:r w:rsidR="00745320">
              <w:rPr>
                <w:rFonts w:asciiTheme="minorHAnsi" w:hAnsiTheme="minorHAnsi"/>
                <w:sz w:val="18"/>
                <w:szCs w:val="18"/>
              </w:rPr>
              <w:t>N</w:t>
            </w:r>
            <w:r>
              <w:rPr>
                <w:rFonts w:asciiTheme="minorHAnsi" w:hAnsiTheme="minorHAnsi"/>
                <w:sz w:val="18"/>
                <w:szCs w:val="18"/>
              </w:rPr>
              <w:t>ame</w:t>
            </w:r>
          </w:p>
        </w:tc>
        <w:tc>
          <w:tcPr>
            <w:tcW w:w="5774" w:type="dxa"/>
          </w:tcPr>
          <w:p w14:paraId="318A045D" w14:textId="77777777" w:rsidR="001E286D" w:rsidRPr="00F5715E" w:rsidRDefault="001E286D" w:rsidP="001E286D">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1E286D" w:rsidRPr="00D2491C" w14:paraId="318A0462" w14:textId="77777777" w:rsidTr="001E286D">
        <w:trPr>
          <w:trHeight w:val="158"/>
        </w:trPr>
        <w:tc>
          <w:tcPr>
            <w:tcW w:w="634" w:type="dxa"/>
            <w:vAlign w:val="center"/>
          </w:tcPr>
          <w:p w14:paraId="318A045F"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318A0460" w14:textId="30BD25A8" w:rsidR="001E286D" w:rsidRPr="00F5715E" w:rsidRDefault="001E286D" w:rsidP="001E286D">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318A0461" w14:textId="77777777" w:rsidR="001E286D" w:rsidRPr="00F5715E" w:rsidRDefault="001E286D" w:rsidP="001E286D">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1E286D" w:rsidRPr="00D2491C" w14:paraId="318A0466" w14:textId="77777777" w:rsidTr="001E286D">
        <w:trPr>
          <w:trHeight w:val="158"/>
        </w:trPr>
        <w:tc>
          <w:tcPr>
            <w:tcW w:w="634" w:type="dxa"/>
            <w:vAlign w:val="center"/>
          </w:tcPr>
          <w:p w14:paraId="318A0463"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318A0464" w14:textId="635A783F" w:rsidR="001E286D" w:rsidRPr="00F5715E" w:rsidRDefault="001E286D" w:rsidP="00745320">
            <w:pPr>
              <w:rPr>
                <w:rFonts w:asciiTheme="minorHAnsi" w:hAnsiTheme="minorHAnsi"/>
                <w:sz w:val="18"/>
                <w:szCs w:val="18"/>
              </w:rPr>
            </w:pPr>
            <w:r w:rsidRPr="00F5715E">
              <w:rPr>
                <w:rFonts w:asciiTheme="minorHAnsi" w:hAnsiTheme="minorHAnsi"/>
                <w:sz w:val="18"/>
                <w:szCs w:val="18"/>
              </w:rPr>
              <w:t xml:space="preserve">Project </w:t>
            </w:r>
            <w:r w:rsidR="00745320">
              <w:rPr>
                <w:rFonts w:asciiTheme="minorHAnsi" w:hAnsiTheme="minorHAnsi"/>
                <w:sz w:val="18"/>
                <w:szCs w:val="18"/>
              </w:rPr>
              <w:t>S</w:t>
            </w:r>
            <w:r w:rsidRPr="00F5715E">
              <w:rPr>
                <w:rFonts w:asciiTheme="minorHAnsi" w:hAnsiTheme="minorHAnsi"/>
                <w:sz w:val="18"/>
                <w:szCs w:val="18"/>
              </w:rPr>
              <w:t>cope</w:t>
            </w:r>
          </w:p>
        </w:tc>
        <w:tc>
          <w:tcPr>
            <w:tcW w:w="5774" w:type="dxa"/>
          </w:tcPr>
          <w:p w14:paraId="318A0465" w14:textId="77777777" w:rsidR="001E286D" w:rsidRPr="00F5715E" w:rsidRDefault="001E286D" w:rsidP="001E286D">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1E286D" w:rsidRPr="00D2491C" w14:paraId="318A046B" w14:textId="77777777" w:rsidTr="001E286D">
        <w:trPr>
          <w:trHeight w:val="158"/>
        </w:trPr>
        <w:tc>
          <w:tcPr>
            <w:tcW w:w="634" w:type="dxa"/>
            <w:vAlign w:val="center"/>
          </w:tcPr>
          <w:p w14:paraId="318A0467"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318A0468" w14:textId="1982B0A2" w:rsidR="001E286D" w:rsidRDefault="009D74C0" w:rsidP="001E286D">
            <w:pPr>
              <w:rPr>
                <w:rFonts w:asciiTheme="minorHAnsi" w:hAnsiTheme="minorHAnsi"/>
                <w:sz w:val="18"/>
                <w:szCs w:val="18"/>
              </w:rPr>
            </w:pPr>
            <w:r>
              <w:rPr>
                <w:rFonts w:asciiTheme="minorHAnsi" w:hAnsiTheme="minorHAnsi"/>
                <w:sz w:val="18"/>
                <w:szCs w:val="18"/>
              </w:rPr>
              <w:t xml:space="preserve">Total </w:t>
            </w:r>
            <w:r w:rsidR="001E286D" w:rsidRPr="00F5715E">
              <w:rPr>
                <w:rFonts w:asciiTheme="minorHAnsi" w:hAnsiTheme="minorHAnsi"/>
                <w:sz w:val="18"/>
                <w:szCs w:val="18"/>
              </w:rPr>
              <w:t xml:space="preserve">Conditioned </w:t>
            </w:r>
            <w:r>
              <w:rPr>
                <w:rFonts w:asciiTheme="minorHAnsi" w:hAnsiTheme="minorHAnsi"/>
                <w:sz w:val="18"/>
                <w:szCs w:val="18"/>
              </w:rPr>
              <w:t>F</w:t>
            </w:r>
            <w:r w:rsidR="001E286D" w:rsidRPr="00F5715E">
              <w:rPr>
                <w:rFonts w:asciiTheme="minorHAnsi" w:hAnsiTheme="minorHAnsi"/>
                <w:sz w:val="18"/>
                <w:szCs w:val="18"/>
              </w:rPr>
              <w:t xml:space="preserve">loor </w:t>
            </w:r>
            <w:r>
              <w:rPr>
                <w:rFonts w:asciiTheme="minorHAnsi" w:hAnsiTheme="minorHAnsi"/>
                <w:sz w:val="18"/>
                <w:szCs w:val="18"/>
              </w:rPr>
              <w:t>A</w:t>
            </w:r>
            <w:r w:rsidR="001E286D" w:rsidRPr="00F5715E">
              <w:rPr>
                <w:rFonts w:asciiTheme="minorHAnsi" w:hAnsiTheme="minorHAnsi"/>
                <w:sz w:val="18"/>
                <w:szCs w:val="18"/>
              </w:rPr>
              <w:t xml:space="preserve">rea of </w:t>
            </w:r>
            <w:r w:rsidR="00CC559D">
              <w:rPr>
                <w:rFonts w:asciiTheme="minorHAnsi" w:hAnsiTheme="minorHAnsi"/>
                <w:sz w:val="18"/>
                <w:szCs w:val="18"/>
              </w:rPr>
              <w:t>D</w:t>
            </w:r>
            <w:r w:rsidR="001E286D" w:rsidRPr="00F5715E">
              <w:rPr>
                <w:rFonts w:asciiTheme="minorHAnsi" w:hAnsiTheme="minorHAnsi"/>
                <w:sz w:val="18"/>
                <w:szCs w:val="18"/>
              </w:rPr>
              <w:t xml:space="preserve">welling </w:t>
            </w:r>
            <w:r w:rsidR="00CC559D">
              <w:rPr>
                <w:rFonts w:asciiTheme="minorHAnsi" w:hAnsiTheme="minorHAnsi"/>
                <w:sz w:val="18"/>
                <w:szCs w:val="18"/>
              </w:rPr>
              <w:t>U</w:t>
            </w:r>
            <w:r w:rsidR="001E286D" w:rsidRPr="00F5715E">
              <w:rPr>
                <w:rFonts w:asciiTheme="minorHAnsi" w:hAnsiTheme="minorHAnsi"/>
                <w:sz w:val="18"/>
                <w:szCs w:val="18"/>
              </w:rPr>
              <w:t>nit</w:t>
            </w:r>
          </w:p>
          <w:p w14:paraId="318A0469" w14:textId="77777777" w:rsidR="001E286D" w:rsidRPr="00F5715E" w:rsidRDefault="001E286D" w:rsidP="001E286D">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318A046A" w14:textId="19416B3A" w:rsidR="001E286D" w:rsidRPr="00F5715E" w:rsidRDefault="00931439" w:rsidP="001E286D">
            <w:pPr>
              <w:rPr>
                <w:rFonts w:asciiTheme="minorHAnsi" w:hAnsiTheme="minorHAnsi"/>
                <w:sz w:val="18"/>
                <w:szCs w:val="18"/>
              </w:rPr>
            </w:pPr>
            <w:r w:rsidRPr="00931439">
              <w:rPr>
                <w:rFonts w:asciiTheme="minorHAnsi" w:hAnsiTheme="minorHAnsi"/>
                <w:sz w:val="18"/>
                <w:szCs w:val="18"/>
              </w:rPr>
              <w:t>&lt;&lt;calculated field: default value reference from MCH-01;  or allow user to override default and input value xxxxx;  flag overridden values and report in project status notes field &gt;&gt;</w:t>
            </w:r>
          </w:p>
        </w:tc>
      </w:tr>
      <w:tr w:rsidR="001E286D" w:rsidRPr="00D2491C" w14:paraId="318A0470" w14:textId="77777777" w:rsidTr="001E286D">
        <w:trPr>
          <w:trHeight w:val="158"/>
        </w:trPr>
        <w:tc>
          <w:tcPr>
            <w:tcW w:w="634" w:type="dxa"/>
            <w:vAlign w:val="center"/>
          </w:tcPr>
          <w:p w14:paraId="318A046C"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318A046D" w14:textId="15D69B9B" w:rsidR="001E286D" w:rsidRDefault="001E286D" w:rsidP="001E286D">
            <w:pPr>
              <w:rPr>
                <w:rFonts w:asciiTheme="minorHAnsi" w:hAnsiTheme="minorHAnsi"/>
                <w:sz w:val="18"/>
                <w:szCs w:val="18"/>
              </w:rPr>
            </w:pPr>
            <w:r w:rsidRPr="00F5715E">
              <w:rPr>
                <w:rFonts w:asciiTheme="minorHAnsi" w:hAnsiTheme="minorHAnsi"/>
                <w:sz w:val="18"/>
                <w:szCs w:val="18"/>
              </w:rPr>
              <w:t xml:space="preserve">Number of </w:t>
            </w:r>
            <w:r w:rsidR="00745320">
              <w:rPr>
                <w:rFonts w:asciiTheme="minorHAnsi" w:hAnsiTheme="minorHAnsi"/>
                <w:sz w:val="18"/>
                <w:szCs w:val="18"/>
              </w:rPr>
              <w:t>B</w:t>
            </w:r>
            <w:r w:rsidRPr="00F5715E">
              <w:rPr>
                <w:rFonts w:asciiTheme="minorHAnsi" w:hAnsiTheme="minorHAnsi"/>
                <w:sz w:val="18"/>
                <w:szCs w:val="18"/>
              </w:rPr>
              <w:t xml:space="preserve">edrooms in </w:t>
            </w:r>
            <w:r w:rsidR="00745320">
              <w:rPr>
                <w:rFonts w:asciiTheme="minorHAnsi" w:hAnsiTheme="minorHAnsi"/>
                <w:sz w:val="18"/>
                <w:szCs w:val="18"/>
              </w:rPr>
              <w:t>D</w:t>
            </w:r>
            <w:r w:rsidRPr="00F5715E">
              <w:rPr>
                <w:rFonts w:asciiTheme="minorHAnsi" w:hAnsiTheme="minorHAnsi"/>
                <w:sz w:val="18"/>
                <w:szCs w:val="18"/>
              </w:rPr>
              <w:t xml:space="preserve">welling </w:t>
            </w:r>
            <w:r w:rsidR="00745320">
              <w:rPr>
                <w:rFonts w:asciiTheme="minorHAnsi" w:hAnsiTheme="minorHAnsi"/>
                <w:sz w:val="18"/>
                <w:szCs w:val="18"/>
              </w:rPr>
              <w:t>U</w:t>
            </w:r>
            <w:r w:rsidRPr="00F5715E">
              <w:rPr>
                <w:rFonts w:asciiTheme="minorHAnsi" w:hAnsiTheme="minorHAnsi"/>
                <w:sz w:val="18"/>
                <w:szCs w:val="18"/>
              </w:rPr>
              <w:t>nit</w:t>
            </w:r>
          </w:p>
          <w:p w14:paraId="318A046E" w14:textId="77777777" w:rsidR="001E286D" w:rsidRPr="00F5715E" w:rsidRDefault="00EB7B37" w:rsidP="001E286D">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318A046F" w14:textId="665F9C9D" w:rsidR="001E286D" w:rsidRPr="00F5715E" w:rsidRDefault="00931439" w:rsidP="001E286D">
            <w:pPr>
              <w:rPr>
                <w:rFonts w:asciiTheme="minorHAnsi" w:hAnsiTheme="minorHAnsi"/>
                <w:sz w:val="18"/>
                <w:szCs w:val="18"/>
              </w:rPr>
            </w:pPr>
            <w:r w:rsidRPr="00931439">
              <w:rPr>
                <w:rFonts w:asciiTheme="minorHAnsi" w:hAnsiTheme="minorHAnsi"/>
                <w:sz w:val="18"/>
                <w:szCs w:val="18"/>
              </w:rPr>
              <w:t>&lt;&lt;calculated field: default value reference from MCH-01;  or allow user to override default and input value xx;  flag overridden values and report in project status notes field &gt;&gt;</w:t>
            </w:r>
          </w:p>
        </w:tc>
      </w:tr>
      <w:tr w:rsidR="001E286D" w:rsidRPr="00D2491C" w14:paraId="318A0476" w14:textId="77777777" w:rsidTr="001E286D">
        <w:trPr>
          <w:trHeight w:val="158"/>
        </w:trPr>
        <w:tc>
          <w:tcPr>
            <w:tcW w:w="634" w:type="dxa"/>
            <w:vAlign w:val="center"/>
          </w:tcPr>
          <w:p w14:paraId="318A0471"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318A0472" w14:textId="651C4A1F" w:rsidR="001E286D" w:rsidRPr="00F5715E" w:rsidRDefault="001E286D" w:rsidP="001E286D">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318A0473" w14:textId="77777777" w:rsidR="001E286D" w:rsidRPr="00F5715E" w:rsidRDefault="001E286D" w:rsidP="001E286D">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318A0474" w14:textId="77777777" w:rsidR="001E286D" w:rsidRPr="00F5715E" w:rsidRDefault="001E286D" w:rsidP="001E286D">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318A0475" w14:textId="77777777" w:rsidR="001E286D" w:rsidRPr="00F5715E" w:rsidRDefault="001E286D" w:rsidP="001E286D">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1E286D" w:rsidRPr="00D2491C" w14:paraId="318A047C" w14:textId="77777777" w:rsidTr="001E286D">
        <w:trPr>
          <w:trHeight w:val="158"/>
        </w:trPr>
        <w:tc>
          <w:tcPr>
            <w:tcW w:w="634" w:type="dxa"/>
            <w:vAlign w:val="center"/>
          </w:tcPr>
          <w:p w14:paraId="318A0477"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318A0478" w14:textId="095465AD" w:rsidR="001E286D" w:rsidRPr="00F5715E" w:rsidRDefault="001E286D" w:rsidP="001E286D">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318A0479" w14:textId="77777777" w:rsidR="001E286D" w:rsidRPr="00F5715E" w:rsidRDefault="001E286D" w:rsidP="001E286D">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318A047A" w14:textId="77777777" w:rsidR="001E286D" w:rsidRPr="00F5715E" w:rsidRDefault="001E286D" w:rsidP="001E286D">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318A047B" w14:textId="77777777" w:rsidR="001E286D" w:rsidRPr="00F5715E" w:rsidRDefault="001E286D" w:rsidP="001E286D">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(4.1.2.&gt;&gt;</w:t>
            </w:r>
          </w:p>
        </w:tc>
      </w:tr>
      <w:tr w:rsidR="001E286D" w:rsidRPr="00D2491C" w14:paraId="318A0487" w14:textId="77777777" w:rsidTr="001E286D">
        <w:trPr>
          <w:trHeight w:val="158"/>
        </w:trPr>
        <w:tc>
          <w:tcPr>
            <w:tcW w:w="634" w:type="dxa"/>
            <w:vAlign w:val="center"/>
          </w:tcPr>
          <w:p w14:paraId="318A047D"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318A047E" w14:textId="05CD4C3B" w:rsidR="001E286D" w:rsidRPr="00F5715E" w:rsidRDefault="001E286D" w:rsidP="001E286D">
            <w:pPr>
              <w:rPr>
                <w:rFonts w:asciiTheme="minorHAnsi" w:hAnsiTheme="minorHAnsi"/>
                <w:sz w:val="18"/>
                <w:szCs w:val="18"/>
              </w:rPr>
            </w:pPr>
            <w:r>
              <w:rPr>
                <w:rFonts w:asciiTheme="minorHAnsi" w:hAnsiTheme="minorHAnsi"/>
                <w:sz w:val="18"/>
                <w:szCs w:val="18"/>
              </w:rPr>
              <w:t>Whole Bu</w:t>
            </w:r>
            <w:bookmarkStart w:id="9" w:name="_GoBack"/>
            <w:bookmarkEnd w:id="9"/>
            <w:r>
              <w:rPr>
                <w:rFonts w:asciiTheme="minorHAnsi" w:hAnsiTheme="minorHAnsi"/>
                <w:sz w:val="18"/>
                <w:szCs w:val="18"/>
              </w:rPr>
              <w:t>ilding Ventilation System Type</w:t>
            </w:r>
          </w:p>
        </w:tc>
        <w:tc>
          <w:tcPr>
            <w:tcW w:w="5774" w:type="dxa"/>
          </w:tcPr>
          <w:p w14:paraId="318A047F" w14:textId="77777777" w:rsidR="001E286D" w:rsidRPr="00F5715E" w:rsidRDefault="001E286D" w:rsidP="001E286D">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318A0480" w14:textId="77777777" w:rsidR="001E286D" w:rsidRPr="00F5715E" w:rsidRDefault="001E286D" w:rsidP="001E286D">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318A0481" w14:textId="77777777" w:rsidR="001E286D" w:rsidRPr="00F5715E" w:rsidRDefault="001E286D" w:rsidP="001E286D">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318A0482" w14:textId="77777777" w:rsidR="001E286D" w:rsidRPr="00F5715E" w:rsidRDefault="001E286D" w:rsidP="001E286D">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318A0483" w14:textId="77777777" w:rsidR="001E286D" w:rsidRDefault="001E286D" w:rsidP="001E286D">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318A0484" w14:textId="77777777" w:rsidR="001E286D" w:rsidRDefault="001E286D" w:rsidP="001E286D">
            <w:pPr>
              <w:rPr>
                <w:rFonts w:asciiTheme="minorHAnsi" w:hAnsiTheme="minorHAnsi"/>
                <w:sz w:val="18"/>
                <w:szCs w:val="18"/>
                <w:u w:val="single"/>
              </w:rPr>
            </w:pPr>
          </w:p>
          <w:p w14:paraId="318A0485" w14:textId="77777777" w:rsidR="001E286D" w:rsidRPr="00F5715E" w:rsidRDefault="001E286D" w:rsidP="001E286D">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318A0486" w14:textId="77777777" w:rsidR="001E286D" w:rsidRPr="00F5715E" w:rsidRDefault="001E286D" w:rsidP="001E286D">
            <w:pPr>
              <w:rPr>
                <w:rFonts w:asciiTheme="minorHAnsi" w:hAnsiTheme="minorHAnsi"/>
                <w:sz w:val="18"/>
                <w:szCs w:val="18"/>
              </w:rPr>
            </w:pPr>
            <w:r>
              <w:rPr>
                <w:rFonts w:asciiTheme="minorHAnsi" w:hAnsiTheme="minorHAnsi"/>
                <w:b/>
                <w:sz w:val="18"/>
                <w:szCs w:val="18"/>
              </w:rPr>
              <w:t>Central Fan Integrated Ventilation System Not Allowed to Operate Continuously - DO NOT PROCEED;&gt;&gt;</w:t>
            </w:r>
          </w:p>
        </w:tc>
      </w:tr>
      <w:tr w:rsidR="00743585" w:rsidRPr="00D2491C" w14:paraId="66D37750" w14:textId="77777777" w:rsidTr="001E286D">
        <w:trPr>
          <w:trHeight w:val="158"/>
          <w:ins w:id="10" w:author="Smith, Alexis@Energy" w:date="2017-12-05T13:53:00Z"/>
        </w:trPr>
        <w:tc>
          <w:tcPr>
            <w:tcW w:w="634" w:type="dxa"/>
            <w:vAlign w:val="center"/>
          </w:tcPr>
          <w:p w14:paraId="6CF6E7C4" w14:textId="2D62E319" w:rsidR="00743585" w:rsidRPr="00F5715E" w:rsidRDefault="00743585" w:rsidP="001E286D">
            <w:pPr>
              <w:jc w:val="center"/>
              <w:rPr>
                <w:ins w:id="11" w:author="Smith, Alexis@Energy" w:date="2017-12-05T13:53:00Z"/>
                <w:rFonts w:asciiTheme="minorHAnsi" w:hAnsiTheme="minorHAnsi"/>
                <w:sz w:val="18"/>
                <w:szCs w:val="18"/>
              </w:rPr>
            </w:pPr>
            <w:ins w:id="12" w:author="Smith, Alexis@Energy" w:date="2017-12-05T13:54:00Z">
              <w:r>
                <w:rPr>
                  <w:rFonts w:asciiTheme="minorHAnsi" w:hAnsiTheme="minorHAnsi"/>
                  <w:sz w:val="18"/>
                  <w:szCs w:val="18"/>
                </w:rPr>
                <w:t>09</w:t>
              </w:r>
            </w:ins>
          </w:p>
        </w:tc>
        <w:tc>
          <w:tcPr>
            <w:tcW w:w="4608" w:type="dxa"/>
            <w:vAlign w:val="center"/>
          </w:tcPr>
          <w:p w14:paraId="57262E75" w14:textId="45AEF206" w:rsidR="00743585" w:rsidRDefault="00743585" w:rsidP="001E286D">
            <w:pPr>
              <w:rPr>
                <w:ins w:id="13" w:author="Smith, Alexis@Energy" w:date="2017-12-05T13:53:00Z"/>
                <w:rFonts w:asciiTheme="minorHAnsi" w:hAnsiTheme="minorHAnsi"/>
                <w:sz w:val="18"/>
                <w:szCs w:val="18"/>
              </w:rPr>
            </w:pPr>
            <w:ins w:id="14" w:author="Smith, Alexis@Energy" w:date="2017-12-05T13:54:00Z">
              <w:r>
                <w:rPr>
                  <w:rFonts w:asciiTheme="minorHAnsi" w:hAnsiTheme="minorHAnsi"/>
                  <w:sz w:val="18"/>
                  <w:szCs w:val="18"/>
                </w:rPr>
                <w:t>IAQ Fan Location</w:t>
              </w:r>
            </w:ins>
          </w:p>
        </w:tc>
        <w:tc>
          <w:tcPr>
            <w:tcW w:w="5774" w:type="dxa"/>
          </w:tcPr>
          <w:p w14:paraId="6ED119B0" w14:textId="685E3ECB" w:rsidR="00743585" w:rsidRDefault="00743585" w:rsidP="001E286D">
            <w:pPr>
              <w:rPr>
                <w:ins w:id="15" w:author="Smith, Alexis@Energy" w:date="2017-12-05T13:53:00Z"/>
                <w:rFonts w:asciiTheme="minorHAnsi" w:hAnsiTheme="minorHAnsi"/>
                <w:sz w:val="18"/>
                <w:szCs w:val="18"/>
              </w:rPr>
            </w:pPr>
            <w:ins w:id="16" w:author="Smith, Alexis@Energy" w:date="2017-12-05T13:54:00Z">
              <w:r>
                <w:rPr>
                  <w:rFonts w:asciiTheme="minorHAnsi" w:hAnsiTheme="minorHAnsi"/>
                  <w:sz w:val="18"/>
                  <w:szCs w:val="18"/>
                </w:rPr>
                <w:t>&lt;&lt;Auto filled text: r</w:t>
              </w:r>
              <w:r w:rsidRPr="00F5715E">
                <w:rPr>
                  <w:rFonts w:asciiTheme="minorHAnsi" w:hAnsiTheme="minorHAnsi"/>
                  <w:sz w:val="18"/>
                  <w:szCs w:val="18"/>
                </w:rPr>
                <w:t>eferenced data from CF</w:t>
              </w:r>
              <w:r>
                <w:rPr>
                  <w:rFonts w:asciiTheme="minorHAnsi" w:hAnsiTheme="minorHAnsi"/>
                  <w:sz w:val="18"/>
                  <w:szCs w:val="18"/>
                </w:rPr>
                <w:t>2</w:t>
              </w:r>
              <w:r w:rsidRPr="00F5715E">
                <w:rPr>
                  <w:rFonts w:asciiTheme="minorHAnsi" w:hAnsiTheme="minorHAnsi"/>
                  <w:sz w:val="18"/>
                  <w:szCs w:val="18"/>
                </w:rPr>
                <w:t>R</w:t>
              </w:r>
              <w:r w:rsidRPr="001F75EC">
                <w:rPr>
                  <w:rFonts w:asciiTheme="minorHAnsi" w:hAnsiTheme="minorHAnsi"/>
                  <w:sz w:val="18"/>
                  <w:szCs w:val="18"/>
                </w:rPr>
                <w:t>&gt;&gt;</w:t>
              </w:r>
            </w:ins>
          </w:p>
        </w:tc>
      </w:tr>
      <w:tr w:rsidR="001E286D" w:rsidRPr="00D2491C" w14:paraId="318A0499" w14:textId="77777777" w:rsidTr="001E286D">
        <w:trPr>
          <w:trHeight w:val="158"/>
        </w:trPr>
        <w:tc>
          <w:tcPr>
            <w:tcW w:w="634" w:type="dxa"/>
            <w:vAlign w:val="center"/>
          </w:tcPr>
          <w:p w14:paraId="318A0488" w14:textId="05D3E773" w:rsidR="001E286D" w:rsidRPr="00F5715E" w:rsidRDefault="001E286D" w:rsidP="001E286D">
            <w:pPr>
              <w:jc w:val="center"/>
              <w:rPr>
                <w:rFonts w:asciiTheme="minorHAnsi" w:hAnsiTheme="minorHAnsi"/>
                <w:sz w:val="18"/>
                <w:szCs w:val="18"/>
              </w:rPr>
            </w:pPr>
            <w:del w:id="17" w:author="Smith, Alexis@Energy" w:date="2017-12-05T13:54:00Z">
              <w:r w:rsidRPr="00F5715E" w:rsidDel="00743585">
                <w:rPr>
                  <w:rFonts w:asciiTheme="minorHAnsi" w:hAnsiTheme="minorHAnsi"/>
                  <w:sz w:val="18"/>
                  <w:szCs w:val="18"/>
                </w:rPr>
                <w:delText>09</w:delText>
              </w:r>
            </w:del>
            <w:ins w:id="18" w:author="Smith, Alexis@Energy" w:date="2017-12-05T13:54:00Z">
              <w:r w:rsidR="00743585">
                <w:rPr>
                  <w:rFonts w:asciiTheme="minorHAnsi" w:hAnsiTheme="minorHAnsi"/>
                  <w:sz w:val="18"/>
                  <w:szCs w:val="18"/>
                </w:rPr>
                <w:t>10</w:t>
              </w:r>
            </w:ins>
          </w:p>
        </w:tc>
        <w:tc>
          <w:tcPr>
            <w:tcW w:w="4608" w:type="dxa"/>
            <w:vAlign w:val="center"/>
          </w:tcPr>
          <w:p w14:paraId="318A0489" w14:textId="77777777" w:rsidR="001E286D" w:rsidRPr="00F5715E" w:rsidRDefault="001E286D" w:rsidP="001E286D">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318A048A" w14:textId="77777777" w:rsidR="001E286D" w:rsidRPr="00F5715E" w:rsidRDefault="001E286D" w:rsidP="001E286D">
            <w:pPr>
              <w:rPr>
                <w:rFonts w:asciiTheme="minorHAnsi" w:hAnsiTheme="minorHAnsi"/>
                <w:sz w:val="18"/>
                <w:szCs w:val="18"/>
              </w:rPr>
            </w:pPr>
            <w:r>
              <w:rPr>
                <w:rFonts w:asciiTheme="minorHAnsi" w:hAnsiTheme="minorHAnsi"/>
                <w:sz w:val="18"/>
                <w:szCs w:val="18"/>
              </w:rPr>
              <w:t>(this row not visible to user)</w:t>
            </w:r>
          </w:p>
        </w:tc>
        <w:tc>
          <w:tcPr>
            <w:tcW w:w="5774" w:type="dxa"/>
          </w:tcPr>
          <w:p w14:paraId="318A048B" w14:textId="77777777" w:rsidR="001E286D" w:rsidRDefault="001E286D" w:rsidP="001E286D">
            <w:pPr>
              <w:rPr>
                <w:rFonts w:asciiTheme="minorHAnsi" w:hAnsiTheme="minorHAnsi"/>
                <w:sz w:val="18"/>
                <w:szCs w:val="18"/>
              </w:rPr>
            </w:pPr>
            <w:r>
              <w:rPr>
                <w:rFonts w:asciiTheme="minorHAnsi" w:hAnsiTheme="minorHAnsi"/>
                <w:sz w:val="18"/>
                <w:szCs w:val="18"/>
              </w:rPr>
              <w:t>&lt;&lt;calculated field:</w:t>
            </w:r>
          </w:p>
          <w:p w14:paraId="318A048C" w14:textId="77777777" w:rsidR="001E286D" w:rsidRDefault="001E286D" w:rsidP="001E286D">
            <w:pPr>
              <w:rPr>
                <w:rFonts w:asciiTheme="minorHAnsi" w:hAnsiTheme="minorHAnsi"/>
                <w:sz w:val="18"/>
                <w:szCs w:val="18"/>
              </w:rPr>
            </w:pPr>
          </w:p>
          <w:p w14:paraId="318A048D" w14:textId="77777777" w:rsidR="001E286D" w:rsidRPr="00F5715E" w:rsidRDefault="001E286D" w:rsidP="001E286D">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318A048E" w14:textId="77777777" w:rsidR="001E286D" w:rsidRPr="00F5715E" w:rsidRDefault="001E286D" w:rsidP="001E286D">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318A048F" w14:textId="77777777" w:rsidR="001E286D" w:rsidRPr="00F5715E" w:rsidRDefault="001E286D" w:rsidP="001E286D">
            <w:pPr>
              <w:rPr>
                <w:rFonts w:asciiTheme="minorHAnsi" w:hAnsiTheme="minorHAnsi"/>
                <w:sz w:val="18"/>
                <w:szCs w:val="18"/>
                <w:u w:val="single"/>
              </w:rPr>
            </w:pPr>
          </w:p>
          <w:p w14:paraId="318A0490" w14:textId="77777777" w:rsidR="001E286D" w:rsidRPr="00F5715E" w:rsidRDefault="001E286D" w:rsidP="001E286D">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318A0491" w14:textId="77777777" w:rsidR="001E286D" w:rsidRPr="00F5715E" w:rsidRDefault="001E286D" w:rsidP="001E286D">
            <w:pPr>
              <w:rPr>
                <w:rFonts w:asciiTheme="minorHAnsi" w:hAnsiTheme="minorHAnsi"/>
                <w:b/>
                <w:sz w:val="18"/>
                <w:szCs w:val="18"/>
              </w:rPr>
            </w:pPr>
            <w:r>
              <w:rPr>
                <w:rFonts w:asciiTheme="minorHAnsi" w:hAnsiTheme="minorHAnsi"/>
                <w:b/>
                <w:sz w:val="18"/>
                <w:szCs w:val="18"/>
              </w:rPr>
              <w:t>**27b - Continuous Ventilation Airflow - Total Vent Rate Method;</w:t>
            </w:r>
          </w:p>
          <w:p w14:paraId="318A0492" w14:textId="77777777" w:rsidR="001E286D" w:rsidRPr="00F5715E" w:rsidRDefault="001E286D" w:rsidP="001E286D">
            <w:pPr>
              <w:rPr>
                <w:rFonts w:asciiTheme="minorHAnsi" w:hAnsiTheme="minorHAnsi"/>
                <w:sz w:val="18"/>
                <w:szCs w:val="18"/>
              </w:rPr>
            </w:pPr>
          </w:p>
          <w:p w14:paraId="318A0493" w14:textId="77777777" w:rsidR="001E286D" w:rsidRPr="00F5715E" w:rsidRDefault="001E286D" w:rsidP="001E286D">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318A0494" w14:textId="77777777" w:rsidR="001E286D" w:rsidRPr="00F5715E" w:rsidRDefault="001E286D" w:rsidP="001E286D">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318A0495" w14:textId="77777777" w:rsidR="001E286D" w:rsidRPr="00F5715E" w:rsidRDefault="001E286D" w:rsidP="001E286D">
            <w:pPr>
              <w:rPr>
                <w:rFonts w:asciiTheme="minorHAnsi" w:hAnsiTheme="minorHAnsi"/>
                <w:sz w:val="18"/>
                <w:szCs w:val="18"/>
              </w:rPr>
            </w:pPr>
          </w:p>
          <w:p w14:paraId="318A0496" w14:textId="77777777" w:rsidR="001E286D" w:rsidRPr="00F5715E" w:rsidRDefault="001E286D" w:rsidP="001E286D">
            <w:pPr>
              <w:rPr>
                <w:rFonts w:asciiTheme="minorHAnsi" w:hAnsiTheme="minorHAnsi"/>
                <w:sz w:val="18"/>
                <w:szCs w:val="18"/>
              </w:rPr>
            </w:pPr>
            <w:r>
              <w:rPr>
                <w:rFonts w:asciiTheme="minorHAnsi" w:hAnsiTheme="minorHAnsi"/>
                <w:sz w:val="18"/>
                <w:szCs w:val="18"/>
              </w:rPr>
              <w:t>elsif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318A0497" w14:textId="77777777" w:rsidR="001E286D" w:rsidRDefault="001E286D" w:rsidP="001E286D">
            <w:pPr>
              <w:rPr>
                <w:rFonts w:asciiTheme="minorHAnsi" w:hAnsiTheme="minorHAnsi"/>
                <w:b/>
                <w:sz w:val="18"/>
                <w:szCs w:val="18"/>
              </w:rPr>
            </w:pPr>
            <w:r>
              <w:rPr>
                <w:rFonts w:asciiTheme="minorHAnsi" w:hAnsiTheme="minorHAnsi"/>
                <w:b/>
                <w:sz w:val="18"/>
                <w:szCs w:val="18"/>
              </w:rPr>
              <w:t>**27d - Intermittent Ventilation Airflow - Total Vent Rate Method;&gt;&gt;</w:t>
            </w:r>
          </w:p>
          <w:p w14:paraId="318A0498" w14:textId="77777777" w:rsidR="001E286D" w:rsidRPr="00F5715E" w:rsidRDefault="001E286D" w:rsidP="001E286D">
            <w:pPr>
              <w:rPr>
                <w:rFonts w:asciiTheme="minorHAnsi" w:hAnsiTheme="minorHAnsi"/>
                <w:b/>
                <w:sz w:val="18"/>
                <w:szCs w:val="18"/>
              </w:rPr>
            </w:pPr>
          </w:p>
        </w:tc>
      </w:tr>
    </w:tbl>
    <w:p w14:paraId="318A049B" w14:textId="77777777" w:rsidR="00636369" w:rsidRPr="00745320" w:rsidRDefault="00636369" w:rsidP="006D0E63">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AE6F84" w:rsidRPr="00316503" w14:paraId="318A049D" w14:textId="77777777" w:rsidTr="00AE6F84">
        <w:tc>
          <w:tcPr>
            <w:tcW w:w="11016" w:type="dxa"/>
          </w:tcPr>
          <w:p w14:paraId="318A049C" w14:textId="0BC9865B" w:rsidR="00AE6F84" w:rsidRPr="00316503" w:rsidRDefault="00AE6F84" w:rsidP="006D0E63">
            <w:pPr>
              <w:rPr>
                <w:rFonts w:asciiTheme="minorHAnsi" w:hAnsiTheme="minorHAnsi"/>
                <w:sz w:val="18"/>
                <w:szCs w:val="18"/>
              </w:rPr>
            </w:pPr>
            <w:r w:rsidRPr="00745320">
              <w:rPr>
                <w:rFonts w:asciiTheme="minorHAnsi" w:hAnsiTheme="minorHAnsi"/>
                <w:b/>
                <w:szCs w:val="18"/>
              </w:rPr>
              <w:t>27c - Intermittent Ventilation Airflow - Fan Vent</w:t>
            </w:r>
            <w:r w:rsidR="00BA42BA">
              <w:rPr>
                <w:rFonts w:asciiTheme="minorHAnsi" w:hAnsiTheme="minorHAnsi"/>
                <w:b/>
                <w:szCs w:val="18"/>
              </w:rPr>
              <w:t>ilation</w:t>
            </w:r>
            <w:r w:rsidRPr="00745320">
              <w:rPr>
                <w:rFonts w:asciiTheme="minorHAnsi" w:hAnsiTheme="minorHAnsi"/>
                <w:b/>
                <w:szCs w:val="18"/>
              </w:rPr>
              <w:t xml:space="preserve"> Rate</w:t>
            </w:r>
            <w:r w:rsidRPr="00BE7FE3">
              <w:rPr>
                <w:rFonts w:asciiTheme="minorHAnsi" w:hAnsiTheme="minorHAnsi"/>
                <w:b/>
                <w:szCs w:val="18"/>
              </w:rPr>
              <w:t xml:space="preserve"> </w:t>
            </w:r>
            <w:r w:rsidRPr="00745320">
              <w:rPr>
                <w:rFonts w:asciiTheme="minorHAnsi" w:hAnsiTheme="minorHAnsi"/>
                <w:b/>
                <w:szCs w:val="18"/>
              </w:rPr>
              <w:t>Method</w:t>
            </w:r>
          </w:p>
        </w:tc>
      </w:tr>
    </w:tbl>
    <w:p w14:paraId="318A049E" w14:textId="77777777" w:rsidR="00636369" w:rsidRPr="00BE7FE3" w:rsidRDefault="00636369" w:rsidP="006D0E63">
      <w:pPr>
        <w:rPr>
          <w:rFonts w:asciiTheme="minorHAnsi" w:hAnsiTheme="minorHAnsi"/>
          <w:szCs w:val="18"/>
        </w:rPr>
      </w:pPr>
    </w:p>
    <w:p w14:paraId="318A049F" w14:textId="77777777" w:rsidR="001E286D" w:rsidRDefault="001E286D">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08"/>
        <w:gridCol w:w="5778"/>
      </w:tblGrid>
      <w:tr w:rsidR="00AD56CE" w:rsidRPr="0055507E" w14:paraId="318A04A1" w14:textId="77777777" w:rsidTr="00AD56CE">
        <w:tc>
          <w:tcPr>
            <w:tcW w:w="11016" w:type="dxa"/>
            <w:gridSpan w:val="3"/>
          </w:tcPr>
          <w:p w14:paraId="457F8465" w14:textId="77777777" w:rsidR="00745320" w:rsidRPr="00BE7FE3" w:rsidRDefault="00AD56CE" w:rsidP="00AD56CE">
            <w:pPr>
              <w:rPr>
                <w:rFonts w:asciiTheme="minorHAnsi" w:hAnsiTheme="minorHAnsi"/>
                <w:b/>
                <w:szCs w:val="18"/>
              </w:rPr>
            </w:pPr>
            <w:r w:rsidRPr="00BE7FE3">
              <w:rPr>
                <w:rFonts w:asciiTheme="minorHAnsi" w:hAnsiTheme="minorHAnsi"/>
                <w:b/>
                <w:szCs w:val="18"/>
              </w:rPr>
              <w:lastRenderedPageBreak/>
              <w:t>B. Whole-Building Continuous Ventilation - Fan Ventilation Rate Method</w:t>
            </w:r>
          </w:p>
          <w:p w14:paraId="318A04A0" w14:textId="2A8FD2FB" w:rsidR="00AD56CE" w:rsidRPr="0055507E" w:rsidRDefault="00AD56CE" w:rsidP="00AD56CE">
            <w:pPr>
              <w:rPr>
                <w:rFonts w:asciiTheme="minorHAnsi" w:hAnsiTheme="minorHAnsi"/>
                <w:sz w:val="18"/>
                <w:szCs w:val="18"/>
              </w:rPr>
            </w:pPr>
            <w:r w:rsidRPr="0055507E">
              <w:rPr>
                <w:rFonts w:asciiTheme="minorHAnsi" w:hAnsiTheme="minorHAnsi"/>
                <w:sz w:val="18"/>
                <w:szCs w:val="18"/>
              </w:rPr>
              <w:t xml:space="preserve">A mechanical supply system, exhaust system, or combination thereof shall provide whole-building ventilation with outdoor air each hour at no less than the rate in 62.2 equation 4.1a. </w:t>
            </w:r>
          </w:p>
        </w:tc>
      </w:tr>
      <w:tr w:rsidR="00AD56CE" w:rsidRPr="0055507E" w14:paraId="318A04A5" w14:textId="77777777" w:rsidTr="00AD56CE">
        <w:trPr>
          <w:trHeight w:val="158"/>
        </w:trPr>
        <w:tc>
          <w:tcPr>
            <w:tcW w:w="630" w:type="dxa"/>
            <w:vAlign w:val="center"/>
          </w:tcPr>
          <w:p w14:paraId="318A04A2" w14:textId="77777777" w:rsidR="00AD56CE" w:rsidRPr="0055507E" w:rsidRDefault="00AD56CE" w:rsidP="00AD56CE">
            <w:pPr>
              <w:jc w:val="center"/>
              <w:rPr>
                <w:rFonts w:asciiTheme="minorHAnsi" w:hAnsiTheme="minorHAnsi"/>
                <w:sz w:val="18"/>
                <w:szCs w:val="18"/>
              </w:rPr>
            </w:pPr>
            <w:r w:rsidRPr="0055507E">
              <w:rPr>
                <w:rFonts w:asciiTheme="minorHAnsi" w:hAnsiTheme="minorHAnsi"/>
                <w:sz w:val="18"/>
                <w:szCs w:val="18"/>
              </w:rPr>
              <w:t>01</w:t>
            </w:r>
          </w:p>
        </w:tc>
        <w:tc>
          <w:tcPr>
            <w:tcW w:w="4608" w:type="dxa"/>
            <w:vAlign w:val="center"/>
          </w:tcPr>
          <w:p w14:paraId="318A04A3" w14:textId="2FF2379F" w:rsidR="00AD56CE" w:rsidRPr="0055507E" w:rsidRDefault="00AD56CE" w:rsidP="00AD56CE">
            <w:pPr>
              <w:rPr>
                <w:rFonts w:asciiTheme="minorHAnsi" w:hAnsiTheme="minorHAnsi"/>
                <w:sz w:val="18"/>
                <w:szCs w:val="18"/>
              </w:rPr>
            </w:pPr>
            <w:r w:rsidRPr="0055507E">
              <w:rPr>
                <w:rFonts w:asciiTheme="minorHAnsi" w:hAnsiTheme="minorHAnsi"/>
                <w:sz w:val="18"/>
                <w:szCs w:val="18"/>
              </w:rPr>
              <w:t>Required Continuous Whole-Building Ventilation Rate (Q</w:t>
            </w:r>
            <w:r w:rsidRPr="0055507E">
              <w:rPr>
                <w:rFonts w:asciiTheme="minorHAnsi" w:hAnsiTheme="minorHAnsi"/>
                <w:sz w:val="18"/>
                <w:szCs w:val="18"/>
                <w:vertAlign w:val="subscript"/>
              </w:rPr>
              <w:t>fan</w:t>
            </w:r>
            <w:r w:rsidRPr="0055507E">
              <w:rPr>
                <w:rFonts w:asciiTheme="minorHAnsi" w:hAnsiTheme="minorHAnsi"/>
                <w:sz w:val="18"/>
                <w:szCs w:val="18"/>
              </w:rPr>
              <w:t>)</w:t>
            </w:r>
          </w:p>
        </w:tc>
        <w:tc>
          <w:tcPr>
            <w:tcW w:w="5778" w:type="dxa"/>
          </w:tcPr>
          <w:p w14:paraId="318A04A4" w14:textId="77777777" w:rsidR="00AD56CE" w:rsidRPr="0055507E" w:rsidRDefault="00AD56CE" w:rsidP="001E286D">
            <w:pPr>
              <w:rPr>
                <w:rFonts w:asciiTheme="minorHAnsi" w:hAnsiTheme="minorHAnsi"/>
                <w:sz w:val="18"/>
                <w:szCs w:val="18"/>
              </w:rPr>
            </w:pPr>
            <w:r w:rsidRPr="0055507E">
              <w:rPr>
                <w:rFonts w:asciiTheme="minorHAnsi" w:hAnsiTheme="minorHAnsi"/>
                <w:sz w:val="18"/>
                <w:szCs w:val="18"/>
              </w:rPr>
              <w:t>&lt;calculated field, numeric: (use equation 4.1a):</w:t>
            </w:r>
            <w:r w:rsidR="001E286D" w:rsidRPr="00D2491C">
              <w:rPr>
                <w:rFonts w:asciiTheme="minorHAnsi" w:hAnsiTheme="minorHAnsi"/>
                <w:sz w:val="18"/>
                <w:szCs w:val="18"/>
              </w:rPr>
              <w:t xml:space="preserve"> </w:t>
            </w:r>
            <w:r w:rsidR="001E286D">
              <w:rPr>
                <w:rFonts w:asciiTheme="minorHAnsi" w:hAnsiTheme="minorHAnsi"/>
                <w:sz w:val="18"/>
                <w:szCs w:val="18"/>
              </w:rPr>
              <w:t>{(</w:t>
            </w:r>
            <w:r w:rsidR="001E286D" w:rsidRPr="00C3222B">
              <w:rPr>
                <w:rFonts w:asciiTheme="minorHAnsi" w:hAnsiTheme="minorHAnsi"/>
                <w:sz w:val="18"/>
                <w:szCs w:val="18"/>
              </w:rPr>
              <w:t>Z x row A0</w:t>
            </w:r>
            <w:r w:rsidR="001E286D">
              <w:rPr>
                <w:rFonts w:asciiTheme="minorHAnsi" w:hAnsiTheme="minorHAnsi"/>
                <w:sz w:val="18"/>
                <w:szCs w:val="18"/>
              </w:rPr>
              <w:t>4)</w:t>
            </w:r>
            <w:r w:rsidR="001E286D" w:rsidRPr="00C3222B">
              <w:rPr>
                <w:rFonts w:asciiTheme="minorHAnsi" w:hAnsiTheme="minorHAnsi"/>
                <w:sz w:val="18"/>
                <w:szCs w:val="18"/>
              </w:rPr>
              <w:t xml:space="preserve"> + </w:t>
            </w:r>
            <w:r w:rsidR="001E286D">
              <w:rPr>
                <w:rFonts w:asciiTheme="minorHAnsi" w:hAnsiTheme="minorHAnsi"/>
                <w:sz w:val="18"/>
                <w:szCs w:val="18"/>
              </w:rPr>
              <w:t>[</w:t>
            </w:r>
            <w:r w:rsidR="001E286D" w:rsidRPr="00C3222B">
              <w:rPr>
                <w:rFonts w:asciiTheme="minorHAnsi" w:hAnsiTheme="minorHAnsi"/>
                <w:sz w:val="18"/>
                <w:szCs w:val="18"/>
              </w:rPr>
              <w:t>7.5(row A0</w:t>
            </w:r>
            <w:r w:rsidR="001E286D">
              <w:rPr>
                <w:rFonts w:asciiTheme="minorHAnsi" w:hAnsiTheme="minorHAnsi"/>
                <w:sz w:val="18"/>
                <w:szCs w:val="18"/>
              </w:rPr>
              <w:t>5</w:t>
            </w:r>
            <w:r w:rsidR="001E286D" w:rsidRPr="00C3222B">
              <w:rPr>
                <w:rFonts w:asciiTheme="minorHAnsi" w:hAnsiTheme="minorHAnsi"/>
                <w:sz w:val="18"/>
                <w:szCs w:val="18"/>
              </w:rPr>
              <w:t xml:space="preserve"> + 1)</w:t>
            </w:r>
            <w:r w:rsidR="001E286D">
              <w:rPr>
                <w:rFonts w:asciiTheme="minorHAnsi" w:hAnsiTheme="minorHAnsi"/>
                <w:sz w:val="18"/>
                <w:szCs w:val="18"/>
              </w:rPr>
              <w:t>]}</w:t>
            </w:r>
            <w:r w:rsidR="001E286D" w:rsidRPr="00D2491C">
              <w:rPr>
                <w:rFonts w:asciiTheme="minorHAnsi" w:hAnsiTheme="minorHAnsi"/>
                <w:sz w:val="18"/>
                <w:szCs w:val="18"/>
              </w:rPr>
              <w:t>, (cfm).</w:t>
            </w:r>
            <w:r w:rsidRPr="0055507E">
              <w:rPr>
                <w:rFonts w:asciiTheme="minorHAnsi" w:hAnsiTheme="minorHAnsi"/>
                <w:sz w:val="18"/>
                <w:szCs w:val="18"/>
              </w:rPr>
              <w:t xml:space="preserve">  For single family Z = 0.01, for multifamily Z = 0.03</w:t>
            </w:r>
          </w:p>
        </w:tc>
      </w:tr>
    </w:tbl>
    <w:p w14:paraId="318A04A6" w14:textId="77777777" w:rsidR="00AD56CE" w:rsidRPr="0055507E" w:rsidRDefault="00AD56CE" w:rsidP="00AD56CE">
      <w:pPr>
        <w:rPr>
          <w:rFonts w:asciiTheme="minorHAnsi" w:hAnsiTheme="minorHAnsi"/>
          <w:sz w:val="18"/>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4"/>
      </w:tblGrid>
      <w:tr w:rsidR="00AD56CE" w:rsidRPr="0055507E" w14:paraId="318A04A8" w14:textId="77777777" w:rsidTr="00AD56CE">
        <w:tc>
          <w:tcPr>
            <w:tcW w:w="11015" w:type="dxa"/>
            <w:gridSpan w:val="3"/>
            <w:vAlign w:val="center"/>
          </w:tcPr>
          <w:p w14:paraId="2FE2A870" w14:textId="77777777" w:rsidR="00670C0A" w:rsidRPr="00670C0A" w:rsidRDefault="00AD56CE" w:rsidP="00D05A6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670C0A">
              <w:rPr>
                <w:rFonts w:asciiTheme="minorHAnsi" w:hAnsiTheme="minorHAnsi"/>
                <w:b/>
                <w:szCs w:val="18"/>
              </w:rPr>
              <w:t>C. Intermittent Ventilation</w:t>
            </w:r>
          </w:p>
          <w:p w14:paraId="318A04A7" w14:textId="45BEF26B" w:rsidR="00AD56CE" w:rsidRPr="0055507E" w:rsidRDefault="00AD56CE" w:rsidP="00D05A6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The effective ventilation rate of an </w:t>
            </w:r>
            <w:r w:rsidRPr="0055507E">
              <w:rPr>
                <w:rFonts w:asciiTheme="minorHAnsi" w:hAnsiTheme="minorHAnsi"/>
                <w:b/>
                <w:sz w:val="18"/>
                <w:szCs w:val="18"/>
              </w:rPr>
              <w:t>intermittent</w:t>
            </w:r>
            <w:r w:rsidRPr="0055507E">
              <w:rPr>
                <w:rFonts w:asciiTheme="minorHAnsi" w:hAnsiTheme="minorHAnsi"/>
                <w:sz w:val="18"/>
                <w:szCs w:val="18"/>
              </w:rPr>
              <w:t xml:space="preserve"> system is the combination of its delivered capacity, its fractional on-time, cycle time, and the ventilation effectiveness from Table 4.2.</w:t>
            </w:r>
          </w:p>
        </w:tc>
      </w:tr>
      <w:tr w:rsidR="00AD56CE" w:rsidRPr="0055507E" w14:paraId="318A04AC" w14:textId="77777777" w:rsidTr="00AD56CE">
        <w:tc>
          <w:tcPr>
            <w:tcW w:w="590" w:type="dxa"/>
            <w:vAlign w:val="center"/>
          </w:tcPr>
          <w:p w14:paraId="318A04A9"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01</w:t>
            </w:r>
          </w:p>
        </w:tc>
        <w:tc>
          <w:tcPr>
            <w:tcW w:w="4651" w:type="dxa"/>
          </w:tcPr>
          <w:p w14:paraId="318A04AA"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In a single on off cycle, what is the ON time in hours?</w:t>
            </w:r>
          </w:p>
        </w:tc>
        <w:tc>
          <w:tcPr>
            <w:tcW w:w="5774" w:type="dxa"/>
          </w:tcPr>
          <w:p w14:paraId="318A04AB"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(hours)&gt;&gt;</w:t>
            </w:r>
          </w:p>
        </w:tc>
      </w:tr>
      <w:tr w:rsidR="00AD56CE" w:rsidRPr="0055507E" w14:paraId="318A04B0" w14:textId="77777777" w:rsidTr="00AD56CE">
        <w:tc>
          <w:tcPr>
            <w:tcW w:w="590" w:type="dxa"/>
            <w:vAlign w:val="center"/>
          </w:tcPr>
          <w:p w14:paraId="318A04AD"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02</w:t>
            </w:r>
          </w:p>
        </w:tc>
        <w:tc>
          <w:tcPr>
            <w:tcW w:w="4651" w:type="dxa"/>
          </w:tcPr>
          <w:p w14:paraId="318A04AE"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 a single on off cycle, what is the OFF time in hours?  </w:t>
            </w:r>
          </w:p>
        </w:tc>
        <w:tc>
          <w:tcPr>
            <w:tcW w:w="5774" w:type="dxa"/>
          </w:tcPr>
          <w:p w14:paraId="318A04AF"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(hours)&gt;&gt;</w:t>
            </w:r>
          </w:p>
        </w:tc>
      </w:tr>
      <w:tr w:rsidR="00AD56CE" w:rsidRPr="0055507E" w14:paraId="318A04B4" w14:textId="77777777" w:rsidTr="00AD56CE">
        <w:tc>
          <w:tcPr>
            <w:tcW w:w="590" w:type="dxa"/>
            <w:vAlign w:val="center"/>
          </w:tcPr>
          <w:p w14:paraId="318A04B1"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651" w:type="dxa"/>
          </w:tcPr>
          <w:p w14:paraId="318A04B2" w14:textId="7A4C8D79"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774" w:type="dxa"/>
          </w:tcPr>
          <w:p w14:paraId="318A04B3"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01 + C02</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less than or </w:t>
            </w:r>
            <w:r w:rsidRPr="00FF45F6">
              <w:rPr>
                <w:rFonts w:ascii="Calibri" w:hAnsi="Calibri"/>
                <w:sz w:val="18"/>
                <w:szCs w:val="18"/>
              </w:rPr>
              <w:t>equal to</w:t>
            </w:r>
            <w:r>
              <w:rPr>
                <w:rFonts w:ascii="Calibri" w:hAnsi="Calibri"/>
                <w:sz w:val="18"/>
                <w:szCs w:val="18"/>
              </w:rPr>
              <w:t xml:space="preserve"> 24 Hours</w:t>
            </w:r>
            <w:r w:rsidRPr="00FF45F6">
              <w:rPr>
                <w:rFonts w:ascii="Calibri" w:hAnsi="Calibri"/>
                <w:sz w:val="18"/>
                <w:szCs w:val="18"/>
              </w:rPr>
              <w:t>, report “</w:t>
            </w:r>
            <w:r>
              <w:rPr>
                <w:rFonts w:ascii="Calibri" w:hAnsi="Calibri"/>
                <w:sz w:val="18"/>
                <w:szCs w:val="18"/>
              </w:rPr>
              <w:t xml:space="preserve">Fan Cycle Time Meets Requirement; </w:t>
            </w:r>
            <w:r w:rsidRPr="00FF45F6">
              <w:rPr>
                <w:rFonts w:ascii="Calibri" w:hAnsi="Calibri"/>
                <w:sz w:val="18"/>
                <w:szCs w:val="18"/>
              </w:rPr>
              <w:t>if</w:t>
            </w:r>
            <w:r>
              <w:rPr>
                <w:rFonts w:ascii="Calibri" w:hAnsi="Calibri"/>
                <w:sz w:val="18"/>
                <w:szCs w:val="18"/>
              </w:rPr>
              <w:t xml:space="preserve"> greater </w:t>
            </w:r>
            <w:r w:rsidRPr="00FF45F6">
              <w:rPr>
                <w:rFonts w:ascii="Calibri" w:hAnsi="Calibri"/>
                <w:sz w:val="18"/>
                <w:szCs w:val="18"/>
              </w:rPr>
              <w:t xml:space="preserve">than </w:t>
            </w:r>
            <w:r>
              <w:rPr>
                <w:rFonts w:ascii="Calibri" w:hAnsi="Calibri"/>
                <w:sz w:val="18"/>
                <w:szCs w:val="18"/>
              </w:rPr>
              <w:t xml:space="preserve">24 hours, </w:t>
            </w:r>
            <w:r w:rsidRPr="00FF45F6">
              <w:rPr>
                <w:rFonts w:ascii="Calibri" w:hAnsi="Calibri"/>
                <w:sz w:val="18"/>
                <w:szCs w:val="18"/>
              </w:rPr>
              <w:t>report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 xml:space="preserve">”&gt;&gt; </w:t>
            </w:r>
          </w:p>
        </w:tc>
      </w:tr>
      <w:tr w:rsidR="00AD56CE" w:rsidRPr="0055507E" w14:paraId="318A04B8" w14:textId="77777777" w:rsidTr="00AD56CE">
        <w:tc>
          <w:tcPr>
            <w:tcW w:w="590" w:type="dxa"/>
            <w:vAlign w:val="center"/>
          </w:tcPr>
          <w:p w14:paraId="318A04B5"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651" w:type="dxa"/>
          </w:tcPr>
          <w:p w14:paraId="318A04B6" w14:textId="4966DC38" w:rsidR="00AD56CE" w:rsidRPr="0055507E" w:rsidRDefault="00AD56CE"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745320">
              <w:rPr>
                <w:rFonts w:asciiTheme="minorHAnsi" w:hAnsiTheme="minorHAnsi"/>
                <w:sz w:val="18"/>
                <w:szCs w:val="18"/>
              </w:rPr>
              <w:t>F</w:t>
            </w:r>
            <w:r w:rsidRPr="0055507E">
              <w:rPr>
                <w:rFonts w:asciiTheme="minorHAnsi" w:hAnsiTheme="minorHAnsi"/>
                <w:sz w:val="18"/>
                <w:szCs w:val="18"/>
              </w:rPr>
              <w:t xml:space="preserve">ractional </w:t>
            </w:r>
            <w:r w:rsidR="00745320">
              <w:rPr>
                <w:rFonts w:asciiTheme="minorHAnsi" w:hAnsiTheme="minorHAnsi"/>
                <w:sz w:val="18"/>
                <w:szCs w:val="18"/>
              </w:rPr>
              <w:t>O</w:t>
            </w:r>
            <w:r w:rsidRPr="0055507E">
              <w:rPr>
                <w:rFonts w:asciiTheme="minorHAnsi" w:hAnsiTheme="minorHAnsi"/>
                <w:sz w:val="18"/>
                <w:szCs w:val="18"/>
              </w:rPr>
              <w:t xml:space="preserve">n </w:t>
            </w:r>
            <w:r w:rsidR="00745320">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774" w:type="dxa"/>
          </w:tcPr>
          <w:p w14:paraId="318A04B7"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row C01 / (row C01 + row C02)&gt;&gt;</w:t>
            </w:r>
          </w:p>
        </w:tc>
      </w:tr>
      <w:tr w:rsidR="00AD56CE" w:rsidRPr="0055507E" w14:paraId="318A04BC" w14:textId="77777777" w:rsidTr="00AD56CE">
        <w:tc>
          <w:tcPr>
            <w:tcW w:w="590" w:type="dxa"/>
            <w:vAlign w:val="center"/>
          </w:tcPr>
          <w:p w14:paraId="318A04B9"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651" w:type="dxa"/>
          </w:tcPr>
          <w:p w14:paraId="318A04BA" w14:textId="0A1B3906" w:rsidR="00AD56CE" w:rsidRPr="0055507E" w:rsidRDefault="00AD56CE"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745320">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774" w:type="dxa"/>
          </w:tcPr>
          <w:p w14:paraId="318A04BB"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04</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greater than or </w:t>
            </w:r>
            <w:r w:rsidRPr="00FF45F6">
              <w:rPr>
                <w:rFonts w:ascii="Calibri" w:hAnsi="Calibri"/>
                <w:sz w:val="18"/>
                <w:szCs w:val="18"/>
              </w:rPr>
              <w:t>equal to</w:t>
            </w:r>
            <w:r>
              <w:rPr>
                <w:rFonts w:ascii="Calibri" w:hAnsi="Calibri"/>
                <w:sz w:val="18"/>
                <w:szCs w:val="18"/>
              </w:rPr>
              <w:t xml:space="preserve"> 0.1</w:t>
            </w:r>
            <w:r w:rsidRPr="00FF45F6">
              <w:rPr>
                <w:rFonts w:ascii="Calibri" w:hAnsi="Calibri"/>
                <w:sz w:val="18"/>
                <w:szCs w:val="18"/>
              </w:rPr>
              <w:t>, 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w:t>
            </w:r>
            <w:r w:rsidRPr="00FF45F6">
              <w:rPr>
                <w:rFonts w:ascii="Calibri" w:hAnsi="Calibri"/>
                <w:sz w:val="18"/>
                <w:szCs w:val="18"/>
              </w:rPr>
              <w:t>if</w:t>
            </w:r>
            <w:r>
              <w:rPr>
                <w:rFonts w:ascii="Calibri" w:hAnsi="Calibri"/>
                <w:sz w:val="18"/>
                <w:szCs w:val="18"/>
              </w:rPr>
              <w:t xml:space="preserve"> less than 0.1, </w:t>
            </w:r>
            <w:r w:rsidRPr="00FF45F6">
              <w:rPr>
                <w:rFonts w:ascii="Calibri" w:hAnsi="Calibri"/>
                <w:sz w:val="18"/>
                <w:szCs w:val="18"/>
              </w:rPr>
              <w:t>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”&gt;&gt;</w:t>
            </w:r>
          </w:p>
        </w:tc>
      </w:tr>
      <w:tr w:rsidR="00AD56CE" w:rsidRPr="0055507E" w14:paraId="318A04C0" w14:textId="77777777" w:rsidTr="00AD56CE">
        <w:tc>
          <w:tcPr>
            <w:tcW w:w="590" w:type="dxa"/>
            <w:vAlign w:val="center"/>
          </w:tcPr>
          <w:p w14:paraId="318A04BD"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651" w:type="dxa"/>
          </w:tcPr>
          <w:p w14:paraId="318A04BE" w14:textId="22696D35"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774" w:type="dxa"/>
          </w:tcPr>
          <w:p w14:paraId="318A04BF" w14:textId="77777777" w:rsidR="00AD56CE" w:rsidRPr="0055507E" w:rsidRDefault="00AD56CE" w:rsidP="00D05A6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62.2 Equation 4.9(a): 12.8 x row B01 x (row C01 + row C02) / row A0</w:t>
            </w:r>
            <w:r w:rsidR="00D05A64">
              <w:rPr>
                <w:rFonts w:asciiTheme="minorHAnsi" w:hAnsiTheme="minorHAnsi"/>
                <w:sz w:val="18"/>
                <w:szCs w:val="18"/>
              </w:rPr>
              <w:t>4</w:t>
            </w:r>
            <w:r w:rsidRPr="0055507E">
              <w:rPr>
                <w:rFonts w:asciiTheme="minorHAnsi" w:hAnsiTheme="minorHAnsi"/>
                <w:sz w:val="18"/>
                <w:szCs w:val="18"/>
              </w:rPr>
              <w:t xml:space="preserve"> &gt;&gt;</w:t>
            </w:r>
          </w:p>
        </w:tc>
      </w:tr>
      <w:tr w:rsidR="00AD56CE" w:rsidRPr="0055507E" w14:paraId="318A04C5" w14:textId="77777777" w:rsidTr="00AD56CE">
        <w:tc>
          <w:tcPr>
            <w:tcW w:w="590" w:type="dxa"/>
            <w:vAlign w:val="center"/>
          </w:tcPr>
          <w:p w14:paraId="318A04C1"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651" w:type="dxa"/>
          </w:tcPr>
          <w:p w14:paraId="318A04C2" w14:textId="418F5ED9" w:rsidR="00AD56CE" w:rsidRPr="0055507E" w:rsidRDefault="00AD56CE"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745320">
              <w:rPr>
                <w:rFonts w:asciiTheme="minorHAnsi" w:hAnsiTheme="minorHAnsi"/>
                <w:sz w:val="18"/>
                <w:szCs w:val="18"/>
              </w:rPr>
              <w:t>E</w:t>
            </w:r>
            <w:r w:rsidRPr="0055507E">
              <w:rPr>
                <w:rFonts w:asciiTheme="minorHAnsi" w:hAnsiTheme="minorHAnsi"/>
                <w:sz w:val="18"/>
                <w:szCs w:val="18"/>
              </w:rPr>
              <w:t>ffectiveness (e, from Table 4.2)</w:t>
            </w:r>
          </w:p>
        </w:tc>
        <w:tc>
          <w:tcPr>
            <w:tcW w:w="5774" w:type="dxa"/>
          </w:tcPr>
          <w:p w14:paraId="318A04C3" w14:textId="41A073F7" w:rsidR="00AD56C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&lt;&lt;use values in row C04 and row C06 to </w:t>
            </w:r>
            <w:r>
              <w:rPr>
                <w:rFonts w:asciiTheme="minorHAnsi" w:hAnsiTheme="minorHAnsi"/>
                <w:sz w:val="18"/>
                <w:szCs w:val="18"/>
              </w:rPr>
              <w:t>lookup</w:t>
            </w:r>
            <w:r w:rsidRPr="0055507E">
              <w:rPr>
                <w:rFonts w:asciiTheme="minorHAnsi" w:hAnsiTheme="minorHAnsi"/>
                <w:sz w:val="18"/>
                <w:szCs w:val="18"/>
              </w:rPr>
              <w:t xml:space="preserve"> value from</w:t>
            </w:r>
            <w:r>
              <w:rPr>
                <w:rFonts w:asciiTheme="minorHAnsi" w:hAnsiTheme="minorHAnsi"/>
                <w:sz w:val="18"/>
                <w:szCs w:val="18"/>
              </w:rPr>
              <w:t xml:space="preserve"> California Energy Commission Adaptation of ANSI/ASHRAE Standard </w:t>
            </w:r>
            <w:r w:rsidRPr="0055507E">
              <w:rPr>
                <w:rFonts w:asciiTheme="minorHAnsi" w:hAnsiTheme="minorHAnsi"/>
                <w:sz w:val="18"/>
                <w:szCs w:val="18"/>
              </w:rPr>
              <w:t>62.2 Table 4.2, interpolate as needed</w:t>
            </w:r>
            <w:r w:rsidR="008C5F88">
              <w:rPr>
                <w:rFonts w:asciiTheme="minorHAnsi" w:hAnsiTheme="minorHAnsi"/>
                <w:sz w:val="18"/>
                <w:szCs w:val="18"/>
              </w:rPr>
              <w:t xml:space="preserve">; interpolated value must be greater than zero if not, report “Fan Cycle on/off time must be adjusted – </w:t>
            </w:r>
            <w:r w:rsidR="008C5F88">
              <w:rPr>
                <w:rFonts w:asciiTheme="minorHAnsi" w:hAnsiTheme="minorHAnsi"/>
                <w:b/>
                <w:sz w:val="18"/>
                <w:szCs w:val="18"/>
              </w:rPr>
              <w:t>Do Not Proceed</w:t>
            </w:r>
            <w:r w:rsidR="008C5F88">
              <w:rPr>
                <w:rFonts w:asciiTheme="minorHAnsi" w:hAnsiTheme="minorHAnsi"/>
                <w:sz w:val="18"/>
                <w:szCs w:val="18"/>
              </w:rPr>
              <w:t>”</w:t>
            </w:r>
            <w:r w:rsidRPr="0055507E">
              <w:rPr>
                <w:rFonts w:asciiTheme="minorHAnsi" w:hAnsiTheme="minorHAnsi"/>
                <w:sz w:val="18"/>
                <w:szCs w:val="18"/>
              </w:rPr>
              <w:t>&gt;&gt;</w:t>
            </w:r>
          </w:p>
          <w:p w14:paraId="318A04C4"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Note: See reprint at end of document</w:t>
            </w:r>
          </w:p>
        </w:tc>
      </w:tr>
      <w:tr w:rsidR="00AD56CE" w:rsidRPr="0055507E" w14:paraId="318A04C9" w14:textId="77777777" w:rsidTr="00AD56CE">
        <w:tc>
          <w:tcPr>
            <w:tcW w:w="590" w:type="dxa"/>
            <w:vAlign w:val="center"/>
          </w:tcPr>
          <w:p w14:paraId="318A04C6"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651" w:type="dxa"/>
          </w:tcPr>
          <w:p w14:paraId="318A04C7" w14:textId="34368772" w:rsidR="00AD56CE" w:rsidRPr="0055507E" w:rsidRDefault="00AD56CE"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745320">
              <w:rPr>
                <w:rFonts w:asciiTheme="minorHAnsi" w:hAnsiTheme="minorHAnsi"/>
                <w:sz w:val="18"/>
                <w:szCs w:val="18"/>
              </w:rPr>
              <w:t>V</w:t>
            </w:r>
            <w:r w:rsidRPr="0055507E">
              <w:rPr>
                <w:rFonts w:asciiTheme="minorHAnsi" w:hAnsiTheme="minorHAnsi"/>
                <w:sz w:val="18"/>
                <w:szCs w:val="18"/>
              </w:rPr>
              <w:t xml:space="preserve">entilation </w:t>
            </w:r>
            <w:r w:rsidR="00745320">
              <w:rPr>
                <w:rFonts w:asciiTheme="minorHAnsi" w:hAnsiTheme="minorHAnsi"/>
                <w:sz w:val="18"/>
                <w:szCs w:val="18"/>
              </w:rPr>
              <w:t>R</w:t>
            </w:r>
            <w:r w:rsidRPr="0055507E">
              <w:rPr>
                <w:rFonts w:asciiTheme="minorHAnsi" w:hAnsiTheme="minorHAnsi"/>
                <w:sz w:val="18"/>
                <w:szCs w:val="18"/>
              </w:rPr>
              <w:t>ate</w:t>
            </w:r>
          </w:p>
        </w:tc>
        <w:tc>
          <w:tcPr>
            <w:tcW w:w="5774" w:type="dxa"/>
          </w:tcPr>
          <w:p w14:paraId="318A04C8"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&lt;&lt;calculated value: equation 4.8: row B01 / (row C04 x row C07), (cfm)&gt;&gt; </w:t>
            </w:r>
          </w:p>
        </w:tc>
      </w:tr>
      <w:tr w:rsidR="00AD56CE" w:rsidRPr="0055507E" w14:paraId="318A04CD" w14:textId="77777777" w:rsidTr="00AD56CE">
        <w:tc>
          <w:tcPr>
            <w:tcW w:w="590" w:type="dxa"/>
            <w:vAlign w:val="center"/>
          </w:tcPr>
          <w:p w14:paraId="318A04CA"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651" w:type="dxa"/>
          </w:tcPr>
          <w:p w14:paraId="318A04CB" w14:textId="2AF6E75F" w:rsidR="00AD56CE" w:rsidRPr="0055507E" w:rsidRDefault="00AD56CE"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745320">
              <w:rPr>
                <w:rFonts w:asciiTheme="minorHAnsi" w:hAnsiTheme="minorHAnsi"/>
                <w:sz w:val="18"/>
                <w:szCs w:val="18"/>
              </w:rPr>
              <w:t>V</w:t>
            </w:r>
            <w:r w:rsidRPr="0055507E">
              <w:rPr>
                <w:rFonts w:asciiTheme="minorHAnsi" w:hAnsiTheme="minorHAnsi"/>
                <w:sz w:val="18"/>
                <w:szCs w:val="18"/>
              </w:rPr>
              <w:t>entilation Rate</w:t>
            </w:r>
          </w:p>
        </w:tc>
        <w:tc>
          <w:tcPr>
            <w:tcW w:w="5774" w:type="dxa"/>
          </w:tcPr>
          <w:p w14:paraId="318A04CC"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(CFM)&gt;&gt;</w:t>
            </w:r>
          </w:p>
        </w:tc>
      </w:tr>
      <w:tr w:rsidR="00AD56CE" w:rsidRPr="0055507E" w14:paraId="318A04D5" w14:textId="77777777" w:rsidTr="00AD56CE">
        <w:tc>
          <w:tcPr>
            <w:tcW w:w="590" w:type="dxa"/>
            <w:vAlign w:val="center"/>
          </w:tcPr>
          <w:p w14:paraId="318A04CE"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651" w:type="dxa"/>
          </w:tcPr>
          <w:p w14:paraId="318A04CF"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318A04D0" w14:textId="5D1701E0"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774" w:type="dxa"/>
          </w:tcPr>
          <w:p w14:paraId="318A04D1" w14:textId="77777777" w:rsidR="00AD56CE" w:rsidRPr="0055507E" w:rsidRDefault="00AD56CE" w:rsidP="00AD56CE">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a registered MCH-22 form is found, then display:</w:t>
            </w:r>
          </w:p>
          <w:p w14:paraId="318A04D2" w14:textId="77777777" w:rsidR="00AD56CE" w:rsidRPr="0055507E" w:rsidRDefault="00D05A64" w:rsidP="00AD56CE">
            <w:pPr>
              <w:keepNext/>
              <w:rPr>
                <w:rFonts w:ascii="Calibri" w:hAnsi="Calibri"/>
                <w:sz w:val="18"/>
                <w:szCs w:val="18"/>
              </w:rPr>
            </w:pPr>
            <w:r w:rsidRPr="00E03C9E">
              <w:rPr>
                <w:rFonts w:asciiTheme="minorHAnsi" w:hAnsiTheme="minorHAnsi" w:cs="Arial"/>
                <w:color w:val="002060"/>
                <w:sz w:val="18"/>
                <w:szCs w:val="18"/>
              </w:rPr>
              <w:t xml:space="preserve">Actual Fan Efficacy </w:t>
            </w:r>
            <w:r w:rsidR="00AD56CE" w:rsidRPr="0055507E">
              <w:rPr>
                <w:rFonts w:asciiTheme="minorHAnsi" w:hAnsiTheme="minorHAnsi"/>
                <w:sz w:val="18"/>
                <w:szCs w:val="18"/>
              </w:rPr>
              <w:t>Watts/CFM value</w:t>
            </w:r>
            <w:r>
              <w:rPr>
                <w:rFonts w:asciiTheme="minorHAnsi" w:hAnsiTheme="minorHAnsi"/>
                <w:sz w:val="18"/>
                <w:szCs w:val="18"/>
              </w:rPr>
              <w:t xml:space="preserve"> from the </w:t>
            </w:r>
            <w:r w:rsidR="00AD56CE" w:rsidRPr="0055507E">
              <w:rPr>
                <w:rFonts w:asciiTheme="minorHAnsi" w:hAnsiTheme="minorHAnsi"/>
                <w:sz w:val="18"/>
                <w:szCs w:val="18"/>
              </w:rPr>
              <w:t>MCH-22</w:t>
            </w:r>
          </w:p>
          <w:p w14:paraId="318A04D3" w14:textId="77777777" w:rsidR="00AD56CE" w:rsidRPr="0055507E" w:rsidRDefault="00AD56CE" w:rsidP="00AD56CE">
            <w:pPr>
              <w:keepNext/>
              <w:rPr>
                <w:rFonts w:ascii="Calibri" w:hAnsi="Calibri"/>
                <w:sz w:val="18"/>
                <w:szCs w:val="18"/>
              </w:rPr>
            </w:pPr>
            <w:r w:rsidRPr="0055507E">
              <w:rPr>
                <w:rFonts w:ascii="Calibri" w:hAnsi="Calibri"/>
                <w:sz w:val="18"/>
                <w:szCs w:val="18"/>
              </w:rPr>
              <w:t>elseif no registered no MCH-22 is found, then display text:</w:t>
            </w:r>
          </w:p>
          <w:p w14:paraId="318A04D4" w14:textId="77777777" w:rsidR="00AD56CE" w:rsidRPr="0055507E" w:rsidRDefault="00AD56CE" w:rsidP="00E3279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Registered MCH-22 required</w:t>
            </w:r>
            <w:r w:rsidR="00E3279C">
              <w:rPr>
                <w:rFonts w:ascii="Calibri" w:hAnsi="Calibri"/>
                <w:sz w:val="18"/>
                <w:szCs w:val="18"/>
              </w:rPr>
              <w:t xml:space="preserve"> – </w:t>
            </w:r>
            <w:r w:rsidR="00E3279C" w:rsidRPr="00E03C9E">
              <w:rPr>
                <w:rFonts w:ascii="Calibri" w:hAnsi="Calibri"/>
                <w:b/>
                <w:sz w:val="18"/>
                <w:szCs w:val="18"/>
              </w:rPr>
              <w:t>Do Not Proceed</w:t>
            </w:r>
            <w:r w:rsidR="00E3279C">
              <w:rPr>
                <w:rFonts w:ascii="Calibri" w:hAnsi="Calibri"/>
                <w:sz w:val="18"/>
                <w:szCs w:val="18"/>
              </w:rPr>
              <w:t>”</w:t>
            </w:r>
            <w:r w:rsidR="00E3279C" w:rsidRPr="0055507E" w:rsidDel="00E3279C">
              <w:rPr>
                <w:rFonts w:ascii="Calibri" w:hAnsi="Calibri"/>
                <w:sz w:val="18"/>
                <w:szCs w:val="18"/>
              </w:rPr>
              <w:t xml:space="preserve"> </w:t>
            </w:r>
            <w:r w:rsidRPr="0055507E">
              <w:rPr>
                <w:rFonts w:asciiTheme="minorHAnsi" w:hAnsiTheme="minorHAnsi"/>
                <w:sz w:val="18"/>
                <w:szCs w:val="18"/>
              </w:rPr>
              <w:t>&gt;&gt;</w:t>
            </w:r>
          </w:p>
        </w:tc>
      </w:tr>
      <w:tr w:rsidR="00AD56CE" w:rsidRPr="0055507E" w14:paraId="318A04DE" w14:textId="77777777" w:rsidTr="00AD56CE">
        <w:tc>
          <w:tcPr>
            <w:tcW w:w="590" w:type="dxa"/>
            <w:vAlign w:val="center"/>
          </w:tcPr>
          <w:p w14:paraId="318A04D6"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651" w:type="dxa"/>
          </w:tcPr>
          <w:p w14:paraId="318A04D7"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318A04D8" w14:textId="56AFCA76"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774" w:type="dxa"/>
          </w:tcPr>
          <w:p w14:paraId="318A04D9" w14:textId="77777777" w:rsidR="00286EC4" w:rsidRDefault="00AD56CE" w:rsidP="00286EC4">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w:t>
            </w:r>
          </w:p>
          <w:p w14:paraId="318A04DA" w14:textId="77777777" w:rsidR="00AD56CE" w:rsidRPr="0055507E" w:rsidRDefault="00AD56CE" w:rsidP="00AD56CE">
            <w:pPr>
              <w:keepNext/>
              <w:rPr>
                <w:rFonts w:asciiTheme="minorHAnsi" w:hAnsiTheme="minorHAnsi"/>
                <w:sz w:val="18"/>
                <w:szCs w:val="18"/>
              </w:rPr>
            </w:pPr>
            <w:r w:rsidRPr="0055507E">
              <w:rPr>
                <w:rFonts w:asciiTheme="minorHAnsi" w:hAnsiTheme="minorHAnsi"/>
                <w:sz w:val="18"/>
                <w:szCs w:val="18"/>
              </w:rPr>
              <w:t xml:space="preserve">if row </w:t>
            </w:r>
            <w:r w:rsidR="00E3279C">
              <w:rPr>
                <w:rFonts w:asciiTheme="minorHAnsi" w:hAnsiTheme="minorHAnsi"/>
                <w:sz w:val="18"/>
                <w:szCs w:val="18"/>
              </w:rPr>
              <w:t>C10</w:t>
            </w:r>
            <w:r w:rsidRPr="0055507E">
              <w:rPr>
                <w:rFonts w:asciiTheme="minorHAnsi" w:hAnsiTheme="minorHAnsi"/>
                <w:sz w:val="18"/>
                <w:szCs w:val="18"/>
              </w:rPr>
              <w:t xml:space="preserve"> less than or equal to 0.58</w:t>
            </w:r>
            <w:r w:rsidR="00E3279C">
              <w:rPr>
                <w:rFonts w:asciiTheme="minorHAnsi" w:hAnsiTheme="minorHAnsi"/>
                <w:sz w:val="18"/>
                <w:szCs w:val="18"/>
              </w:rPr>
              <w:t xml:space="preserve"> </w:t>
            </w:r>
            <w:r w:rsidRPr="0055507E">
              <w:rPr>
                <w:rFonts w:asciiTheme="minorHAnsi" w:hAnsiTheme="minorHAnsi"/>
                <w:sz w:val="18"/>
                <w:szCs w:val="18"/>
              </w:rPr>
              <w:t>watts</w:t>
            </w:r>
            <w:r w:rsidR="00E3279C">
              <w:rPr>
                <w:rFonts w:asciiTheme="minorHAnsi" w:hAnsiTheme="minorHAnsi"/>
                <w:sz w:val="18"/>
                <w:szCs w:val="18"/>
              </w:rPr>
              <w:t>/</w:t>
            </w:r>
            <w:r w:rsidRPr="0055507E">
              <w:rPr>
                <w:rFonts w:asciiTheme="minorHAnsi" w:hAnsiTheme="minorHAnsi"/>
                <w:sz w:val="18"/>
                <w:szCs w:val="18"/>
              </w:rPr>
              <w:t>CFM, then display text:</w:t>
            </w:r>
          </w:p>
          <w:p w14:paraId="318A04DB" w14:textId="77777777" w:rsidR="00AD56CE" w:rsidRPr="0055507E" w:rsidRDefault="00AD56CE" w:rsidP="00AD56CE">
            <w:pPr>
              <w:keepNext/>
              <w:rPr>
                <w:rFonts w:ascii="Calibri" w:hAnsi="Calibri"/>
                <w:sz w:val="18"/>
                <w:szCs w:val="18"/>
              </w:rPr>
            </w:pPr>
            <w:r w:rsidRPr="0055507E">
              <w:rPr>
                <w:rFonts w:asciiTheme="minorHAnsi" w:hAnsiTheme="minorHAnsi"/>
                <w:sz w:val="18"/>
                <w:szCs w:val="18"/>
              </w:rPr>
              <w:t>Pass</w:t>
            </w:r>
          </w:p>
          <w:p w14:paraId="318A04DC" w14:textId="77777777" w:rsidR="00AD56CE" w:rsidRPr="0055507E" w:rsidRDefault="00AD56CE" w:rsidP="00AD56CE">
            <w:pPr>
              <w:keepNext/>
              <w:rPr>
                <w:rFonts w:asciiTheme="minorHAnsi" w:hAnsiTheme="minorHAnsi"/>
                <w:sz w:val="18"/>
                <w:szCs w:val="18"/>
              </w:rPr>
            </w:pPr>
            <w:r w:rsidRPr="0055507E">
              <w:rPr>
                <w:rFonts w:ascii="Calibri" w:hAnsi="Calibri"/>
                <w:sz w:val="18"/>
                <w:szCs w:val="18"/>
              </w:rPr>
              <w:t>elseif</w:t>
            </w:r>
            <w:r w:rsidRPr="0055507E">
              <w:rPr>
                <w:rFonts w:asciiTheme="minorHAnsi" w:hAnsiTheme="minorHAnsi"/>
                <w:sz w:val="18"/>
                <w:szCs w:val="18"/>
              </w:rPr>
              <w:t xml:space="preserve"> row </w:t>
            </w:r>
            <w:r w:rsidR="00E3279C">
              <w:rPr>
                <w:rFonts w:asciiTheme="minorHAnsi" w:hAnsiTheme="minorHAnsi"/>
                <w:sz w:val="18"/>
                <w:szCs w:val="18"/>
              </w:rPr>
              <w:t>C10</w:t>
            </w:r>
            <w:r w:rsidRPr="0055507E">
              <w:rPr>
                <w:rFonts w:asciiTheme="minorHAnsi" w:hAnsiTheme="minorHAnsi"/>
                <w:sz w:val="18"/>
                <w:szCs w:val="18"/>
              </w:rPr>
              <w:t xml:space="preserve"> is greater than 0.58</w:t>
            </w:r>
            <w:r w:rsidR="00E3279C">
              <w:rPr>
                <w:rFonts w:asciiTheme="minorHAnsi" w:hAnsiTheme="minorHAnsi"/>
                <w:sz w:val="18"/>
                <w:szCs w:val="18"/>
              </w:rPr>
              <w:t xml:space="preserve"> </w:t>
            </w:r>
            <w:r w:rsidRPr="0055507E">
              <w:rPr>
                <w:rFonts w:asciiTheme="minorHAnsi" w:hAnsiTheme="minorHAnsi"/>
                <w:sz w:val="18"/>
                <w:szCs w:val="18"/>
              </w:rPr>
              <w:t>watts</w:t>
            </w:r>
            <w:r w:rsidR="00E3279C">
              <w:rPr>
                <w:rFonts w:asciiTheme="minorHAnsi" w:hAnsiTheme="minorHAnsi"/>
                <w:sz w:val="18"/>
                <w:szCs w:val="18"/>
              </w:rPr>
              <w:t>/</w:t>
            </w:r>
            <w:r w:rsidRPr="0055507E">
              <w:rPr>
                <w:rFonts w:asciiTheme="minorHAnsi" w:hAnsiTheme="minorHAnsi"/>
                <w:sz w:val="18"/>
                <w:szCs w:val="18"/>
              </w:rPr>
              <w:t>CFM, then display text:</w:t>
            </w:r>
          </w:p>
          <w:p w14:paraId="318A04DD"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Fail&gt;&gt;</w:t>
            </w:r>
          </w:p>
        </w:tc>
      </w:tr>
    </w:tbl>
    <w:p w14:paraId="318A04DF" w14:textId="77777777" w:rsidR="00AD56CE" w:rsidRPr="00BE7FE3" w:rsidRDefault="00AD56CE" w:rsidP="00AD56CE">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E3279C" w:rsidRPr="00BE7FE3" w14:paraId="318A04E1" w14:textId="77777777" w:rsidTr="003D5D7B">
        <w:tc>
          <w:tcPr>
            <w:tcW w:w="11016" w:type="dxa"/>
            <w:gridSpan w:val="2"/>
          </w:tcPr>
          <w:p w14:paraId="318A04E0" w14:textId="77777777" w:rsidR="00E3279C" w:rsidRPr="00BE7FE3" w:rsidRDefault="00E3279C" w:rsidP="003D5D7B">
            <w:pPr>
              <w:keepNext/>
              <w:rPr>
                <w:rFonts w:asciiTheme="minorHAnsi" w:hAnsiTheme="minorHAnsi"/>
                <w:szCs w:val="18"/>
              </w:rPr>
            </w:pPr>
            <w:r w:rsidRPr="00BE7FE3">
              <w:rPr>
                <w:rFonts w:asciiTheme="minorHAnsi" w:hAnsiTheme="minorHAnsi"/>
                <w:b/>
                <w:szCs w:val="18"/>
              </w:rPr>
              <w:t>D. Compliance Statement</w:t>
            </w:r>
            <w:r w:rsidRPr="00BE7FE3">
              <w:rPr>
                <w:rFonts w:asciiTheme="minorHAnsi" w:hAnsiTheme="minorHAnsi"/>
                <w:szCs w:val="18"/>
              </w:rPr>
              <w:t xml:space="preserve"> </w:t>
            </w:r>
          </w:p>
        </w:tc>
      </w:tr>
      <w:tr w:rsidR="00E3279C" w:rsidRPr="0055507E" w14:paraId="318A04EA" w14:textId="77777777" w:rsidTr="003D5D7B">
        <w:tc>
          <w:tcPr>
            <w:tcW w:w="590" w:type="dxa"/>
            <w:vAlign w:val="center"/>
          </w:tcPr>
          <w:p w14:paraId="318A04E2" w14:textId="77777777" w:rsidR="00E3279C" w:rsidRPr="0055507E" w:rsidRDefault="00E3279C" w:rsidP="003D5D7B">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318A04E3" w14:textId="77777777" w:rsidR="00E3279C" w:rsidRDefault="00E3279C" w:rsidP="003D5D7B">
            <w:pPr>
              <w:rPr>
                <w:rFonts w:asciiTheme="minorHAnsi" w:hAnsiTheme="minorHAnsi"/>
                <w:sz w:val="18"/>
                <w:szCs w:val="18"/>
              </w:rPr>
            </w:pPr>
            <w:r w:rsidRPr="0055507E">
              <w:rPr>
                <w:rFonts w:asciiTheme="minorHAnsi" w:hAnsiTheme="minorHAnsi"/>
                <w:sz w:val="18"/>
                <w:szCs w:val="18"/>
              </w:rPr>
              <w:t xml:space="preserve">&lt;&lt;If 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 </w:t>
            </w:r>
            <w:r w:rsidRPr="0055507E">
              <w:rPr>
                <w:rFonts w:asciiTheme="minorHAnsi" w:hAnsiTheme="minorHAnsi"/>
                <w:sz w:val="18"/>
                <w:szCs w:val="18"/>
              </w:rPr>
              <w:t>then display text: "Building Passes Intermittent Ventilation Rate test";</w:t>
            </w:r>
          </w:p>
          <w:p w14:paraId="318A04E4" w14:textId="77777777" w:rsidR="00E3279C" w:rsidRDefault="00E3279C" w:rsidP="003D5D7B">
            <w:pPr>
              <w:rPr>
                <w:rFonts w:asciiTheme="minorHAnsi" w:hAnsiTheme="minorHAnsi"/>
                <w:sz w:val="18"/>
                <w:szCs w:val="18"/>
              </w:rPr>
            </w:pPr>
          </w:p>
          <w:p w14:paraId="318A04E5" w14:textId="77777777" w:rsidR="00E3279C" w:rsidRDefault="00E3279C" w:rsidP="003D5D7B">
            <w:pPr>
              <w:rPr>
                <w:rFonts w:asciiTheme="minorHAnsi" w:hAnsiTheme="minorHAnsi"/>
                <w:sz w:val="18"/>
                <w:szCs w:val="18"/>
              </w:rPr>
            </w:pPr>
            <w:r>
              <w:rPr>
                <w:rFonts w:asciiTheme="minorHAnsi" w:hAnsiTheme="minorHAnsi"/>
                <w:sz w:val="18"/>
                <w:szCs w:val="18"/>
              </w:rPr>
              <w:t xml:space="preserve">elsif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 xml:space="preserve">then display text: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p>
          <w:p w14:paraId="318A04E6" w14:textId="77777777" w:rsidR="00E3279C" w:rsidRDefault="00E3279C" w:rsidP="003D5D7B">
            <w:pPr>
              <w:rPr>
                <w:rFonts w:asciiTheme="minorHAnsi" w:hAnsiTheme="minorHAnsi"/>
                <w:sz w:val="18"/>
                <w:szCs w:val="18"/>
              </w:rPr>
            </w:pPr>
          </w:p>
          <w:p w14:paraId="318A04E7" w14:textId="77777777" w:rsidR="00E3279C" w:rsidRDefault="00E3279C" w:rsidP="003D5D7B">
            <w:pPr>
              <w:rPr>
                <w:rFonts w:asciiTheme="minorHAnsi" w:hAnsiTheme="minorHAnsi"/>
                <w:sz w:val="18"/>
                <w:szCs w:val="18"/>
              </w:rPr>
            </w:pPr>
            <w:r>
              <w:rPr>
                <w:rFonts w:asciiTheme="minorHAnsi" w:hAnsiTheme="minorHAnsi"/>
                <w:sz w:val="18"/>
                <w:szCs w:val="18"/>
              </w:rPr>
              <w:t xml:space="preserve"> elsif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w:t>
            </w:r>
            <w:r>
              <w:rPr>
                <w:rFonts w:asciiTheme="minorHAnsi" w:hAnsiTheme="minorHAnsi"/>
                <w:sz w:val="18"/>
                <w:szCs w:val="18"/>
              </w:rPr>
              <w:t xml:space="preserve">, and if C11 is equal to Pass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"Building Passes Intermittent Ventilation Rate test";</w:t>
            </w:r>
          </w:p>
          <w:p w14:paraId="318A04E8" w14:textId="77777777" w:rsidR="00E3279C" w:rsidRDefault="00E3279C" w:rsidP="003D5D7B">
            <w:pPr>
              <w:rPr>
                <w:rFonts w:asciiTheme="minorHAnsi" w:hAnsiTheme="minorHAnsi"/>
                <w:sz w:val="18"/>
                <w:szCs w:val="18"/>
              </w:rPr>
            </w:pPr>
          </w:p>
          <w:p w14:paraId="318A04E9" w14:textId="77777777" w:rsidR="00E3279C" w:rsidRPr="0055507E" w:rsidRDefault="00E3279C" w:rsidP="003D5D7B">
            <w:pPr>
              <w:rPr>
                <w:rFonts w:asciiTheme="minorHAnsi" w:hAnsiTheme="minorHAnsi"/>
                <w:b/>
                <w:sz w:val="18"/>
                <w:szCs w:val="18"/>
              </w:rPr>
            </w:pPr>
            <w:r>
              <w:rPr>
                <w:rFonts w:asciiTheme="minorHAnsi" w:hAnsiTheme="minorHAnsi"/>
                <w:sz w:val="18"/>
                <w:szCs w:val="18"/>
              </w:rPr>
              <w:t xml:space="preserve">elsif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then display text</w:t>
            </w:r>
            <w:r>
              <w:rPr>
                <w:rFonts w:asciiTheme="minorHAnsi" w:hAnsiTheme="minorHAnsi"/>
                <w:sz w:val="18"/>
                <w:szCs w:val="18"/>
              </w:rPr>
              <w:t xml:space="preserve">, or C11 is equal to Fail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xml:space="preserve">: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r>
              <w:rPr>
                <w:rFonts w:asciiTheme="minorHAnsi" w:hAnsiTheme="minorHAnsi"/>
                <w:sz w:val="18"/>
                <w:szCs w:val="18"/>
              </w:rPr>
              <w:t xml:space="preserve"> </w:t>
            </w:r>
          </w:p>
        </w:tc>
      </w:tr>
    </w:tbl>
    <w:p w14:paraId="318A05CB" w14:textId="77777777" w:rsidR="00AD56CE" w:rsidRPr="00BE7FE3" w:rsidRDefault="00AD56CE" w:rsidP="00AD56C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D56CE" w:rsidRPr="0084687D" w14:paraId="318A05CE" w14:textId="77777777" w:rsidTr="00AD56CE">
        <w:trPr>
          <w:cantSplit/>
          <w:trHeight w:val="432"/>
        </w:trPr>
        <w:tc>
          <w:tcPr>
            <w:tcW w:w="5000" w:type="pct"/>
            <w:gridSpan w:val="2"/>
            <w:vAlign w:val="center"/>
          </w:tcPr>
          <w:p w14:paraId="318A05CC" w14:textId="01A547E9" w:rsidR="00AD56CE" w:rsidRPr="00BE7FE3" w:rsidRDefault="00DF44D6" w:rsidP="00BE7FE3">
            <w:pPr>
              <w:keepNext/>
              <w:rPr>
                <w:rFonts w:ascii="Calibri" w:hAnsi="Calibri"/>
                <w:b/>
                <w:szCs w:val="18"/>
              </w:rPr>
            </w:pPr>
            <w:r w:rsidRPr="00BE7FE3">
              <w:rPr>
                <w:rFonts w:ascii="Calibri" w:hAnsi="Calibri"/>
                <w:b/>
                <w:szCs w:val="18"/>
              </w:rPr>
              <w:lastRenderedPageBreak/>
              <w:t>E</w:t>
            </w:r>
            <w:r w:rsidR="00AD56CE" w:rsidRPr="00BE7FE3">
              <w:rPr>
                <w:rFonts w:ascii="Calibri" w:hAnsi="Calibri"/>
                <w:b/>
                <w:szCs w:val="18"/>
              </w:rPr>
              <w:t>. Determination of HERS Verification Compliance</w:t>
            </w:r>
          </w:p>
          <w:p w14:paraId="318A05CD" w14:textId="77777777" w:rsidR="00AD56CE" w:rsidRPr="0084687D" w:rsidRDefault="00AD56CE" w:rsidP="00BE7FE3">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AD56CE" w:rsidRPr="0084687D" w14:paraId="318A05D1" w14:textId="77777777" w:rsidTr="00AD56CE">
        <w:trPr>
          <w:cantSplit/>
          <w:trHeight w:val="144"/>
        </w:trPr>
        <w:tc>
          <w:tcPr>
            <w:tcW w:w="253" w:type="pct"/>
            <w:vAlign w:val="center"/>
          </w:tcPr>
          <w:p w14:paraId="318A05CF" w14:textId="77777777" w:rsidR="00AD56CE" w:rsidRPr="0084687D" w:rsidDel="00C76C40" w:rsidRDefault="00AD56CE" w:rsidP="00AD56CE">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18A05D0" w14:textId="626E054B" w:rsidR="00AD56CE" w:rsidRPr="0084687D" w:rsidRDefault="00AD56CE" w:rsidP="00DF44D6">
            <w:pPr>
              <w:keepNext/>
              <w:rPr>
                <w:rFonts w:ascii="Calibri" w:hAnsi="Calibri"/>
                <w:sz w:val="18"/>
                <w:szCs w:val="18"/>
              </w:rPr>
            </w:pPr>
            <w:r w:rsidRPr="0084687D">
              <w:rPr>
                <w:rFonts w:ascii="Calibri" w:hAnsi="Calibri"/>
                <w:sz w:val="18"/>
                <w:szCs w:val="18"/>
              </w:rPr>
              <w:t xml:space="preserve">&lt;&lt;if </w:t>
            </w:r>
            <w:r w:rsidR="00326C7F">
              <w:rPr>
                <w:rFonts w:ascii="Calibri" w:hAnsi="Calibri"/>
                <w:sz w:val="18"/>
                <w:szCs w:val="18"/>
              </w:rPr>
              <w:t>D01</w:t>
            </w:r>
            <w:r w:rsidRPr="0084687D">
              <w:rPr>
                <w:rFonts w:ascii="Calibri" w:hAnsi="Calibri"/>
                <w:sz w:val="18"/>
                <w:szCs w:val="18"/>
              </w:rPr>
              <w:t xml:space="preserve"> = </w:t>
            </w:r>
            <w:r w:rsidRPr="00D2491C">
              <w:rPr>
                <w:rFonts w:asciiTheme="minorHAnsi" w:hAnsiTheme="minorHAnsi"/>
                <w:sz w:val="18"/>
                <w:szCs w:val="18"/>
              </w:rPr>
              <w:t xml:space="preserve">Building Passes </w:t>
            </w:r>
            <w:r w:rsidR="00326C7F" w:rsidRPr="0055507E">
              <w:rPr>
                <w:rFonts w:asciiTheme="minorHAnsi" w:hAnsiTheme="minorHAnsi"/>
                <w:sz w:val="18"/>
                <w:szCs w:val="18"/>
              </w:rPr>
              <w:t>Intermittent Ventilation Rate test</w:t>
            </w:r>
            <w:r w:rsidRPr="0084687D">
              <w:rPr>
                <w:rFonts w:ascii="Calibri" w:hAnsi="Calibri"/>
                <w:sz w:val="18"/>
                <w:szCs w:val="18"/>
              </w:rPr>
              <w:t xml:space="preserve"> then display: Complies: All specified verification protocol requirements on this document are met; else display: Does not comply: One or more specified verification protocol requirements on this document are not met&gt;&gt;</w:t>
            </w:r>
          </w:p>
        </w:tc>
      </w:tr>
    </w:tbl>
    <w:p w14:paraId="2CF8DB8F" w14:textId="77777777" w:rsidR="00B7206B" w:rsidRDefault="00B7206B">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E16DC5" w:rsidRPr="00E16DC5" w14:paraId="318A05D4" w14:textId="77777777" w:rsidTr="00E16DC5">
        <w:trPr>
          <w:trHeight w:val="288"/>
        </w:trPr>
        <w:tc>
          <w:tcPr>
            <w:tcW w:w="10950" w:type="dxa"/>
            <w:gridSpan w:val="4"/>
            <w:vAlign w:val="center"/>
          </w:tcPr>
          <w:p w14:paraId="318A05D3"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E16DC5">
              <w:rPr>
                <w:rFonts w:asciiTheme="minorHAnsi" w:eastAsia="Calibri" w:hAnsiTheme="minorHAnsi" w:cs="Arial"/>
                <w:b/>
                <w:caps/>
                <w:sz w:val="18"/>
                <w:szCs w:val="18"/>
              </w:rPr>
              <w:lastRenderedPageBreak/>
              <w:t>Documentation Author's Declaration Statement</w:t>
            </w:r>
          </w:p>
        </w:tc>
      </w:tr>
      <w:tr w:rsidR="00E16DC5" w:rsidRPr="00E16DC5" w14:paraId="318A05D6" w14:textId="77777777" w:rsidTr="00E16DC5">
        <w:trPr>
          <w:trHeight w:val="360"/>
        </w:trPr>
        <w:tc>
          <w:tcPr>
            <w:tcW w:w="10950" w:type="dxa"/>
            <w:gridSpan w:val="4"/>
            <w:vAlign w:val="center"/>
          </w:tcPr>
          <w:p w14:paraId="318A05D5" w14:textId="77777777" w:rsidR="00E16DC5" w:rsidRPr="00E16DC5" w:rsidRDefault="00E16DC5" w:rsidP="00BE7FE3">
            <w:pPr>
              <w:numPr>
                <w:ilvl w:val="0"/>
                <w:numId w:val="19"/>
              </w:numPr>
              <w:ind w:left="271" w:hanging="288"/>
              <w:rPr>
                <w:rFonts w:asciiTheme="minorHAnsi" w:eastAsia="Calibri" w:hAnsiTheme="minorHAnsi"/>
                <w:sz w:val="18"/>
                <w:szCs w:val="18"/>
              </w:rPr>
            </w:pPr>
            <w:r w:rsidRPr="00E16DC5">
              <w:rPr>
                <w:rFonts w:asciiTheme="minorHAnsi" w:eastAsia="Calibri" w:hAnsiTheme="minorHAnsi"/>
                <w:sz w:val="18"/>
                <w:szCs w:val="18"/>
              </w:rPr>
              <w:t>I certify that this Certificate of Verification documentation is accurate and complete.</w:t>
            </w:r>
          </w:p>
        </w:tc>
      </w:tr>
      <w:tr w:rsidR="00E16DC5" w:rsidRPr="00E16DC5" w14:paraId="318A05D9" w14:textId="77777777" w:rsidTr="00E16DC5">
        <w:trPr>
          <w:trHeight w:val="360"/>
        </w:trPr>
        <w:tc>
          <w:tcPr>
            <w:tcW w:w="5434" w:type="dxa"/>
          </w:tcPr>
          <w:p w14:paraId="318A05D7"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Name:</w:t>
            </w:r>
          </w:p>
        </w:tc>
        <w:tc>
          <w:tcPr>
            <w:tcW w:w="5516" w:type="dxa"/>
            <w:gridSpan w:val="3"/>
          </w:tcPr>
          <w:p w14:paraId="318A05D8"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Signature:</w:t>
            </w:r>
          </w:p>
        </w:tc>
      </w:tr>
      <w:tr w:rsidR="00E16DC5" w:rsidRPr="00E16DC5" w14:paraId="318A05DC" w14:textId="77777777" w:rsidTr="00E16DC5">
        <w:trPr>
          <w:trHeight w:val="360"/>
        </w:trPr>
        <w:tc>
          <w:tcPr>
            <w:tcW w:w="5434" w:type="dxa"/>
          </w:tcPr>
          <w:p w14:paraId="318A05DA"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Company:</w:t>
            </w:r>
          </w:p>
        </w:tc>
        <w:tc>
          <w:tcPr>
            <w:tcW w:w="5516" w:type="dxa"/>
            <w:gridSpan w:val="3"/>
          </w:tcPr>
          <w:p w14:paraId="318A05DB"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Date Signed:</w:t>
            </w:r>
          </w:p>
        </w:tc>
      </w:tr>
      <w:tr w:rsidR="00E16DC5" w:rsidRPr="00E16DC5" w14:paraId="318A05DF" w14:textId="77777777" w:rsidTr="00E16DC5">
        <w:trPr>
          <w:trHeight w:val="360"/>
        </w:trPr>
        <w:tc>
          <w:tcPr>
            <w:tcW w:w="5434" w:type="dxa"/>
          </w:tcPr>
          <w:p w14:paraId="318A05DD"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Address:</w:t>
            </w:r>
          </w:p>
        </w:tc>
        <w:tc>
          <w:tcPr>
            <w:tcW w:w="5516" w:type="dxa"/>
            <w:gridSpan w:val="3"/>
          </w:tcPr>
          <w:p w14:paraId="318A05DE"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CEA/HERS Certification Information (if applicable):</w:t>
            </w:r>
          </w:p>
        </w:tc>
      </w:tr>
      <w:tr w:rsidR="00E16DC5" w:rsidRPr="00E16DC5" w14:paraId="318A05E2" w14:textId="77777777" w:rsidTr="00E16DC5">
        <w:trPr>
          <w:trHeight w:val="360"/>
        </w:trPr>
        <w:tc>
          <w:tcPr>
            <w:tcW w:w="5434" w:type="dxa"/>
          </w:tcPr>
          <w:p w14:paraId="318A05E0"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City/State/Zip:</w:t>
            </w:r>
          </w:p>
        </w:tc>
        <w:tc>
          <w:tcPr>
            <w:tcW w:w="5516" w:type="dxa"/>
            <w:gridSpan w:val="3"/>
          </w:tcPr>
          <w:p w14:paraId="318A05E1"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Phone:</w:t>
            </w:r>
          </w:p>
        </w:tc>
      </w:tr>
      <w:tr w:rsidR="00E16DC5" w:rsidRPr="00E16DC5" w14:paraId="318A05E4" w14:textId="77777777" w:rsidTr="00E16DC5">
        <w:tblPrEx>
          <w:tblCellMar>
            <w:left w:w="115" w:type="dxa"/>
            <w:right w:w="115" w:type="dxa"/>
          </w:tblCellMar>
        </w:tblPrEx>
        <w:trPr>
          <w:trHeight w:val="296"/>
        </w:trPr>
        <w:tc>
          <w:tcPr>
            <w:tcW w:w="10950" w:type="dxa"/>
            <w:gridSpan w:val="4"/>
            <w:vAlign w:val="center"/>
          </w:tcPr>
          <w:p w14:paraId="318A05E3"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E16DC5">
              <w:rPr>
                <w:rFonts w:asciiTheme="minorHAnsi" w:eastAsia="Calibri" w:hAnsiTheme="minorHAnsi" w:cs="Arial"/>
                <w:b/>
                <w:caps/>
                <w:sz w:val="18"/>
                <w:szCs w:val="18"/>
              </w:rPr>
              <w:t xml:space="preserve">Responsible Person's Declaration statement </w:t>
            </w:r>
          </w:p>
        </w:tc>
      </w:tr>
      <w:tr w:rsidR="00E16DC5" w:rsidRPr="00E16DC5" w14:paraId="318A05EB" w14:textId="77777777" w:rsidTr="00E16DC5">
        <w:tblPrEx>
          <w:tblCellMar>
            <w:left w:w="115" w:type="dxa"/>
            <w:right w:w="115" w:type="dxa"/>
          </w:tblCellMar>
        </w:tblPrEx>
        <w:trPr>
          <w:trHeight w:val="504"/>
        </w:trPr>
        <w:tc>
          <w:tcPr>
            <w:tcW w:w="10950" w:type="dxa"/>
            <w:gridSpan w:val="4"/>
            <w:shd w:val="clear" w:color="auto" w:fill="auto"/>
          </w:tcPr>
          <w:p w14:paraId="318A05E5" w14:textId="77777777" w:rsidR="00E16DC5" w:rsidRPr="00E16DC5" w:rsidRDefault="00E16DC5" w:rsidP="00BE7FE3">
            <w:pPr>
              <w:keepNext/>
              <w:widowControl w:val="0"/>
              <w:ind w:right="90"/>
              <w:rPr>
                <w:rFonts w:asciiTheme="minorHAnsi" w:hAnsiTheme="minorHAnsi"/>
                <w:snapToGrid w:val="0"/>
                <w:sz w:val="18"/>
                <w:szCs w:val="18"/>
              </w:rPr>
            </w:pPr>
            <w:r w:rsidRPr="00E16DC5">
              <w:rPr>
                <w:rFonts w:asciiTheme="minorHAnsi" w:hAnsiTheme="minorHAnsi"/>
                <w:snapToGrid w:val="0"/>
                <w:sz w:val="18"/>
                <w:szCs w:val="18"/>
              </w:rPr>
              <w:t xml:space="preserve">I certify the following under penalty of perjury, under the laws of the State of California: </w:t>
            </w:r>
          </w:p>
          <w:p w14:paraId="318A05E6" w14:textId="77777777" w:rsidR="00E16DC5" w:rsidRPr="00E16DC5" w:rsidRDefault="00E16DC5" w:rsidP="00BE7FE3">
            <w:pPr>
              <w:keepNext/>
              <w:widowControl w:val="0"/>
              <w:numPr>
                <w:ilvl w:val="0"/>
                <w:numId w:val="18"/>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information provided on this Certificate of Verification is true and correct.</w:t>
            </w:r>
          </w:p>
          <w:p w14:paraId="318A05E7" w14:textId="77777777" w:rsidR="00E16DC5" w:rsidRPr="00E16DC5" w:rsidRDefault="00E16DC5" w:rsidP="00BE7FE3">
            <w:pPr>
              <w:keepNext/>
              <w:widowControl w:val="0"/>
              <w:numPr>
                <w:ilvl w:val="0"/>
                <w:numId w:val="18"/>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I am the certified HERS Rater who performed the verification identified and reported on this Certificate of Verification (responsible rater).</w:t>
            </w:r>
          </w:p>
          <w:p w14:paraId="318A05E8" w14:textId="77777777" w:rsidR="00E16DC5" w:rsidRPr="00E16DC5" w:rsidRDefault="00E16DC5" w:rsidP="00BE7FE3">
            <w:pPr>
              <w:keepNext/>
              <w:widowControl w:val="0"/>
              <w:numPr>
                <w:ilvl w:val="0"/>
                <w:numId w:val="18"/>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18A05E9" w14:textId="77777777" w:rsidR="00E16DC5" w:rsidRPr="00E16DC5" w:rsidRDefault="00E16DC5" w:rsidP="00BE7FE3">
            <w:pPr>
              <w:keepNext/>
              <w:widowControl w:val="0"/>
              <w:numPr>
                <w:ilvl w:val="0"/>
                <w:numId w:val="18"/>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18A05EA" w14:textId="77777777" w:rsidR="00E16DC5" w:rsidRPr="00E16DC5" w:rsidRDefault="00E16DC5" w:rsidP="00BE7FE3">
            <w:pPr>
              <w:keepNext/>
              <w:widowControl w:val="0"/>
              <w:numPr>
                <w:ilvl w:val="0"/>
                <w:numId w:val="18"/>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E16DC5" w:rsidRPr="00E16DC5" w14:paraId="318A05ED" w14:textId="77777777" w:rsidTr="00E16DC5">
        <w:tblPrEx>
          <w:tblCellMar>
            <w:left w:w="115" w:type="dxa"/>
            <w:right w:w="115" w:type="dxa"/>
          </w:tblCellMar>
        </w:tblPrEx>
        <w:trPr>
          <w:trHeight w:val="278"/>
        </w:trPr>
        <w:tc>
          <w:tcPr>
            <w:tcW w:w="10950" w:type="dxa"/>
            <w:gridSpan w:val="4"/>
            <w:vAlign w:val="center"/>
          </w:tcPr>
          <w:p w14:paraId="318A05EC"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E16DC5">
              <w:rPr>
                <w:rFonts w:asciiTheme="minorHAnsi" w:eastAsia="Calibri" w:hAnsiTheme="minorHAnsi" w:cs="Arial"/>
                <w:b/>
                <w:caps/>
                <w:sz w:val="18"/>
                <w:szCs w:val="18"/>
              </w:rPr>
              <w:t>BUILDER OR INSTALLER INFORMATION AS SHOWN ON THE CERTIFICATE OF INSTALLATION</w:t>
            </w:r>
          </w:p>
        </w:tc>
      </w:tr>
      <w:tr w:rsidR="00E16DC5" w:rsidRPr="00E16DC5" w14:paraId="318A05EF" w14:textId="77777777" w:rsidTr="00E16DC5">
        <w:tblPrEx>
          <w:tblCellMar>
            <w:left w:w="115" w:type="dxa"/>
            <w:right w:w="115" w:type="dxa"/>
          </w:tblCellMar>
        </w:tblPrEx>
        <w:trPr>
          <w:trHeight w:hRule="exact" w:val="360"/>
        </w:trPr>
        <w:tc>
          <w:tcPr>
            <w:tcW w:w="10950" w:type="dxa"/>
            <w:gridSpan w:val="4"/>
            <w:vAlign w:val="center"/>
          </w:tcPr>
          <w:p w14:paraId="318A05EE" w14:textId="77777777"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Company Name (Installing Subcontractor, General Contractor, or Builder/Owner):</w:t>
            </w:r>
          </w:p>
        </w:tc>
      </w:tr>
      <w:tr w:rsidR="00E16DC5" w:rsidRPr="00E16DC5" w14:paraId="318A05F2" w14:textId="77777777" w:rsidTr="00E16DC5">
        <w:tblPrEx>
          <w:tblCellMar>
            <w:left w:w="115" w:type="dxa"/>
            <w:right w:w="115" w:type="dxa"/>
          </w:tblCellMar>
        </w:tblPrEx>
        <w:trPr>
          <w:trHeight w:hRule="exact" w:val="360"/>
        </w:trPr>
        <w:tc>
          <w:tcPr>
            <w:tcW w:w="5475" w:type="dxa"/>
            <w:gridSpan w:val="2"/>
          </w:tcPr>
          <w:p w14:paraId="318A05F0" w14:textId="77777777" w:rsidR="00E16DC5" w:rsidRPr="00E16DC5" w:rsidRDefault="00E16DC5" w:rsidP="00E16DC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Responsible Builder or Installer Name:</w:t>
            </w:r>
          </w:p>
        </w:tc>
        <w:tc>
          <w:tcPr>
            <w:tcW w:w="5475" w:type="dxa"/>
            <w:gridSpan w:val="2"/>
          </w:tcPr>
          <w:p w14:paraId="318A05F1" w14:textId="77777777" w:rsidR="00E16DC5" w:rsidRPr="00E16DC5" w:rsidRDefault="00E16DC5" w:rsidP="00E16DC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CSLB License:</w:t>
            </w:r>
          </w:p>
        </w:tc>
      </w:tr>
      <w:tr w:rsidR="00E16DC5" w:rsidRPr="00E16DC5" w14:paraId="318A05F4" w14:textId="77777777" w:rsidTr="00E16DC5">
        <w:tblPrEx>
          <w:tblCellMar>
            <w:left w:w="108" w:type="dxa"/>
            <w:right w:w="108" w:type="dxa"/>
          </w:tblCellMar>
        </w:tblPrEx>
        <w:trPr>
          <w:trHeight w:hRule="exact" w:val="288"/>
        </w:trPr>
        <w:tc>
          <w:tcPr>
            <w:tcW w:w="10950" w:type="dxa"/>
            <w:gridSpan w:val="4"/>
            <w:vAlign w:val="center"/>
          </w:tcPr>
          <w:p w14:paraId="318A05F3" w14:textId="77777777" w:rsidR="00E16DC5" w:rsidRPr="00E16DC5" w:rsidRDefault="00E16DC5" w:rsidP="00BE7FE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PROVIDER DATA REGISTRY INFORMATION</w:t>
            </w:r>
          </w:p>
        </w:tc>
      </w:tr>
      <w:tr w:rsidR="00E16DC5" w:rsidRPr="00E16DC5" w14:paraId="318A05F7" w14:textId="77777777" w:rsidTr="00E16DC5">
        <w:tblPrEx>
          <w:tblCellMar>
            <w:left w:w="108" w:type="dxa"/>
            <w:right w:w="108" w:type="dxa"/>
          </w:tblCellMar>
        </w:tblPrEx>
        <w:trPr>
          <w:trHeight w:hRule="exact" w:val="360"/>
        </w:trPr>
        <w:tc>
          <w:tcPr>
            <w:tcW w:w="5482" w:type="dxa"/>
            <w:gridSpan w:val="3"/>
          </w:tcPr>
          <w:p w14:paraId="318A05F5" w14:textId="77777777"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Sample Group Number (if applicable):</w:t>
            </w:r>
          </w:p>
        </w:tc>
        <w:tc>
          <w:tcPr>
            <w:tcW w:w="5468" w:type="dxa"/>
          </w:tcPr>
          <w:p w14:paraId="318A05F6" w14:textId="3FA8966B"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Dwelling Test Status in Sample Group (if applicable)</w:t>
            </w:r>
            <w:r w:rsidR="00745320">
              <w:rPr>
                <w:rFonts w:asciiTheme="minorHAnsi" w:eastAsia="Calibri" w:hAnsiTheme="minorHAnsi"/>
                <w:sz w:val="14"/>
                <w:szCs w:val="14"/>
              </w:rPr>
              <w:t>:</w:t>
            </w:r>
          </w:p>
        </w:tc>
      </w:tr>
      <w:tr w:rsidR="00E16DC5" w:rsidRPr="00E16DC5" w14:paraId="318A05F9" w14:textId="77777777" w:rsidTr="00E16DC5">
        <w:tblPrEx>
          <w:tblCellMar>
            <w:left w:w="108" w:type="dxa"/>
            <w:right w:w="108" w:type="dxa"/>
          </w:tblCellMar>
        </w:tblPrEx>
        <w:trPr>
          <w:trHeight w:val="288"/>
        </w:trPr>
        <w:tc>
          <w:tcPr>
            <w:tcW w:w="10950" w:type="dxa"/>
            <w:gridSpan w:val="4"/>
            <w:vAlign w:val="center"/>
          </w:tcPr>
          <w:p w14:paraId="318A05F8" w14:textId="77777777" w:rsidR="00E16DC5" w:rsidRPr="00E16DC5" w:rsidRDefault="00E16DC5" w:rsidP="00BE7FE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RATER INFORMATION</w:t>
            </w:r>
          </w:p>
        </w:tc>
      </w:tr>
      <w:tr w:rsidR="00E16DC5" w:rsidRPr="00E16DC5" w14:paraId="318A05FB" w14:textId="77777777" w:rsidTr="00E16DC5">
        <w:tblPrEx>
          <w:tblCellMar>
            <w:left w:w="108" w:type="dxa"/>
            <w:right w:w="108" w:type="dxa"/>
          </w:tblCellMar>
        </w:tblPrEx>
        <w:trPr>
          <w:trHeight w:hRule="exact" w:val="360"/>
        </w:trPr>
        <w:tc>
          <w:tcPr>
            <w:tcW w:w="10950" w:type="dxa"/>
            <w:gridSpan w:val="4"/>
          </w:tcPr>
          <w:p w14:paraId="318A05FA" w14:textId="77777777" w:rsidR="00E16DC5" w:rsidRPr="00E16DC5" w:rsidRDefault="00E16DC5" w:rsidP="00E16DC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HERS Rater Company Name:</w:t>
            </w:r>
          </w:p>
        </w:tc>
      </w:tr>
      <w:tr w:rsidR="00E16DC5" w:rsidRPr="00E16DC5" w14:paraId="318A05FE" w14:textId="77777777" w:rsidTr="00E16DC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18A05FC"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18A05FD"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Signature:</w:t>
            </w:r>
          </w:p>
        </w:tc>
      </w:tr>
      <w:tr w:rsidR="00E16DC5" w:rsidRPr="00E16DC5" w14:paraId="318A0601" w14:textId="77777777" w:rsidTr="00E16DC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18A05FF" w14:textId="419F4F54"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Certification Number w/ this HERS Provider</w:t>
            </w:r>
            <w:r w:rsidR="00745320">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18A0600"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Date Signed:</w:t>
            </w:r>
          </w:p>
        </w:tc>
      </w:tr>
    </w:tbl>
    <w:p w14:paraId="318A0602" w14:textId="77777777" w:rsidR="00AD56CE" w:rsidRDefault="00AD56CE" w:rsidP="006D0E63">
      <w:pPr>
        <w:rPr>
          <w:rFonts w:asciiTheme="minorHAnsi" w:hAnsiTheme="minorHAnsi"/>
          <w:sz w:val="18"/>
          <w:szCs w:val="18"/>
        </w:rPr>
      </w:pPr>
    </w:p>
    <w:p w14:paraId="318A074D" w14:textId="62B1A01C" w:rsidR="00E16DC5" w:rsidRPr="00316503" w:rsidRDefault="00E16DC5" w:rsidP="006D0E63">
      <w:pPr>
        <w:rPr>
          <w:rFonts w:asciiTheme="minorHAnsi" w:hAnsiTheme="minorHAnsi"/>
          <w:sz w:val="18"/>
          <w:szCs w:val="18"/>
        </w:rPr>
      </w:pPr>
    </w:p>
    <w:sectPr w:rsidR="00E16DC5" w:rsidRPr="00316503" w:rsidSect="00670C0A">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A5DAAA" w14:textId="77777777" w:rsidR="009B3278" w:rsidRDefault="009B3278">
      <w:r>
        <w:separator/>
      </w:r>
    </w:p>
  </w:endnote>
  <w:endnote w:type="continuationSeparator" w:id="0">
    <w:p w14:paraId="5FFC36AC" w14:textId="77777777" w:rsidR="009B3278" w:rsidRDefault="009B3278">
      <w:r>
        <w:continuationSeparator/>
      </w:r>
    </w:p>
  </w:endnote>
  <w:endnote w:type="continuationNotice" w:id="1">
    <w:p w14:paraId="1229E0C5" w14:textId="77777777" w:rsidR="009B3278" w:rsidRDefault="009B32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54F433" w14:textId="77777777" w:rsidR="009B3278" w:rsidRDefault="009B327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65" w14:textId="77777777" w:rsidR="009B3278" w:rsidRPr="00337746" w:rsidRDefault="009B3278" w:rsidP="00337746">
    <w:pPr>
      <w:pStyle w:val="Footer"/>
    </w:pPr>
    <w:r w:rsidRPr="00337746">
      <w:t xml:space="preserve">Registration Number:                                            Registration Date/Time:                                                        HERS Provider:                               </w:t>
    </w:r>
  </w:p>
  <w:p w14:paraId="318A0766" w14:textId="7986330D" w:rsidR="009B3278" w:rsidRPr="00337746" w:rsidRDefault="009B3278" w:rsidP="00337746">
    <w:pPr>
      <w:pStyle w:val="Footer"/>
    </w:pPr>
    <w:r w:rsidRPr="00337746">
      <w:t>CA Building Energy Efficiency Standards - 201</w:t>
    </w:r>
    <w:r>
      <w:t>6</w:t>
    </w:r>
    <w:r w:rsidRPr="00337746">
      <w:t xml:space="preserve"> Residential Compliance</w:t>
    </w:r>
    <w:r w:rsidRPr="00337746">
      <w:tab/>
    </w:r>
    <w:r>
      <w:t>September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04D0C4" w14:textId="77777777" w:rsidR="009B3278" w:rsidRDefault="009B327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70" w14:textId="2C61731C" w:rsidR="009B3278" w:rsidRPr="00337746" w:rsidRDefault="009B3278" w:rsidP="00337746">
    <w:pPr>
      <w:pStyle w:val="Footer"/>
    </w:pPr>
    <w:r w:rsidRPr="00337746">
      <w:t>CA Building Energy Efficiency Standards - 201</w:t>
    </w:r>
    <w:r>
      <w:t>6</w:t>
    </w:r>
    <w:r w:rsidRPr="00337746">
      <w:t xml:space="preserve"> Residential Compliance</w:t>
    </w:r>
    <w:r w:rsidRPr="00337746">
      <w:tab/>
    </w:r>
    <w:r>
      <w:t>September 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7A" w14:textId="3189B68A" w:rsidR="009B3278" w:rsidRPr="006D0E63" w:rsidRDefault="009B3278" w:rsidP="00337746">
    <w:pPr>
      <w:pStyle w:val="Footer"/>
    </w:pPr>
    <w:r w:rsidRPr="006D0E63">
      <w:t>CA Building Energy Efficiency Standards - 201</w:t>
    </w:r>
    <w:r>
      <w:t>6</w:t>
    </w:r>
    <w:r w:rsidRPr="006D0E63">
      <w:t xml:space="preserve"> Residential Compliance</w:t>
    </w:r>
    <w:r w:rsidRPr="006D0E63">
      <w:tab/>
    </w:r>
    <w:r>
      <w:t>September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A0D13F" w14:textId="77777777" w:rsidR="009B3278" w:rsidRDefault="009B3278">
      <w:r>
        <w:separator/>
      </w:r>
    </w:p>
  </w:footnote>
  <w:footnote w:type="continuationSeparator" w:id="0">
    <w:p w14:paraId="6D3B64CC" w14:textId="77777777" w:rsidR="009B3278" w:rsidRDefault="009B3278">
      <w:r>
        <w:continuationSeparator/>
      </w:r>
    </w:p>
  </w:footnote>
  <w:footnote w:type="continuationNotice" w:id="1">
    <w:p w14:paraId="25993014" w14:textId="77777777" w:rsidR="009B3278" w:rsidRDefault="009B327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52" w14:textId="77777777" w:rsidR="009B3278" w:rsidRDefault="009B3278">
    <w:pPr>
      <w:pStyle w:val="Header"/>
    </w:pPr>
    <w:r>
      <w:rPr>
        <w:noProof/>
      </w:rPr>
      <w:pict w14:anchorId="318A0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7" o:spid="_x0000_s819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53" w14:textId="46E25C69" w:rsidR="009B3278" w:rsidRPr="007770C5" w:rsidRDefault="009B3278" w:rsidP="005C2466">
    <w:pPr>
      <w:suppressAutoHyphens/>
      <w:ind w:left="-90"/>
      <w:rPr>
        <w:rFonts w:ascii="Arial" w:hAnsi="Arial" w:cs="Arial"/>
        <w:sz w:val="14"/>
        <w:szCs w:val="14"/>
      </w:rPr>
    </w:pPr>
    <w:r w:rsidRPr="00BE7FE3">
      <w:rPr>
        <w:rFonts w:ascii="Arial" w:hAnsi="Arial" w:cs="Arial"/>
        <w:noProof/>
        <w:sz w:val="14"/>
        <w:szCs w:val="14"/>
      </w:rPr>
      <w:drawing>
        <wp:anchor distT="0" distB="0" distL="114300" distR="114300" simplePos="0" relativeHeight="251658240" behindDoc="0" locked="0" layoutInCell="1" allowOverlap="1" wp14:anchorId="318A077E" wp14:editId="77CDFCCA">
          <wp:simplePos x="0" y="0"/>
          <wp:positionH relativeFrom="margin">
            <wp:posOffset>6625590</wp:posOffset>
          </wp:positionH>
          <wp:positionV relativeFrom="margin">
            <wp:posOffset>-1214120</wp:posOffset>
          </wp:positionV>
          <wp:extent cx="308610" cy="270510"/>
          <wp:effectExtent l="0" t="0" r="0" b="0"/>
          <wp:wrapSquare wrapText="bothSides"/>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noProof/>
        <w:sz w:val="14"/>
        <w:szCs w:val="14"/>
      </w:rPr>
      <w:pict w14:anchorId="318A0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8" o:spid="_x0000_s8195"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318A0754" w14:textId="77777777" w:rsidR="009B3278" w:rsidRPr="007770C5" w:rsidRDefault="009B3278" w:rsidP="005C2466">
    <w:pPr>
      <w:suppressAutoHyphens/>
      <w:ind w:left="-90"/>
      <w:rPr>
        <w:rFonts w:ascii="Arial" w:hAnsi="Arial" w:cs="Arial"/>
        <w:b/>
        <w:sz w:val="24"/>
        <w:szCs w:val="24"/>
      </w:rPr>
    </w:pPr>
    <w:r>
      <w:rPr>
        <w:rFonts w:ascii="Arial" w:hAnsi="Arial" w:cs="Arial"/>
        <w:b/>
        <w:sz w:val="24"/>
        <w:szCs w:val="24"/>
      </w:rPr>
      <w:t>INDOOR AIR QUALITY AND MECHANICAL VENTILATION</w:t>
    </w:r>
  </w:p>
  <w:p w14:paraId="318A0755" w14:textId="6370CD70" w:rsidR="009B3278" w:rsidRPr="007770C5" w:rsidRDefault="009B3278" w:rsidP="005C2466">
    <w:pPr>
      <w:suppressAutoHyphens/>
      <w:ind w:left="-90"/>
      <w:rPr>
        <w:rFonts w:ascii="Arial" w:hAnsi="Arial" w:cs="Arial"/>
        <w:sz w:val="14"/>
        <w:szCs w:val="14"/>
      </w:rPr>
    </w:pPr>
    <w:r>
      <w:rPr>
        <w:rFonts w:ascii="Arial" w:hAnsi="Arial" w:cs="Arial"/>
        <w:sz w:val="14"/>
        <w:szCs w:val="14"/>
      </w:rPr>
      <w:t>CEC-CF3R-MCH-27-H</w:t>
    </w:r>
    <w:r w:rsidRPr="007770C5">
      <w:rPr>
        <w:rFonts w:ascii="Arial" w:hAnsi="Arial" w:cs="Arial"/>
        <w:sz w:val="14"/>
        <w:szCs w:val="14"/>
      </w:rPr>
      <w:t xml:space="preserve"> (Revised </w:t>
    </w:r>
    <w:r>
      <w:rPr>
        <w:rFonts w:ascii="Arial" w:hAnsi="Arial" w:cs="Arial"/>
        <w:sz w:val="14"/>
        <w:szCs w:val="14"/>
      </w:rPr>
      <w:t>09/16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B3278" w:rsidRPr="00F85124" w14:paraId="318A0758" w14:textId="77777777" w:rsidTr="005C2466">
      <w:trPr>
        <w:cantSplit/>
        <w:trHeight w:val="288"/>
      </w:trPr>
      <w:tc>
        <w:tcPr>
          <w:tcW w:w="3881" w:type="pct"/>
          <w:gridSpan w:val="2"/>
          <w:tcBorders>
            <w:bottom w:val="single" w:sz="4" w:space="0" w:color="auto"/>
            <w:right w:val="nil"/>
          </w:tcBorders>
          <w:vAlign w:val="center"/>
        </w:tcPr>
        <w:p w14:paraId="318A0756" w14:textId="77777777" w:rsidR="009B3278" w:rsidRPr="006D0E63" w:rsidRDefault="009B3278" w:rsidP="00CD30DB">
          <w:pPr>
            <w:pStyle w:val="Style17"/>
            <w:rPr>
              <w:b/>
              <w:sz w:val="20"/>
            </w:rPr>
          </w:pPr>
          <w:r w:rsidRPr="006D0E63">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318A0757" w14:textId="77777777" w:rsidR="009B3278" w:rsidRPr="006D0E63" w:rsidRDefault="009B3278" w:rsidP="00303368">
          <w:pPr>
            <w:pStyle w:val="Style18"/>
            <w:rPr>
              <w:b/>
              <w:sz w:val="20"/>
            </w:rPr>
          </w:pPr>
          <w:r w:rsidRPr="006D0E63">
            <w:rPr>
              <w:sz w:val="20"/>
            </w:rPr>
            <w:t>CF</w:t>
          </w:r>
          <w:r>
            <w:rPr>
              <w:sz w:val="20"/>
            </w:rPr>
            <w:t>3</w:t>
          </w:r>
          <w:r w:rsidRPr="006D0E63">
            <w:rPr>
              <w:sz w:val="20"/>
            </w:rPr>
            <w:t>R-MCH-27</w:t>
          </w:r>
          <w:r>
            <w:rPr>
              <w:sz w:val="20"/>
            </w:rPr>
            <w:t>c-H</w:t>
          </w:r>
        </w:p>
      </w:tc>
    </w:tr>
    <w:tr w:rsidR="009B3278" w:rsidRPr="00F85124" w14:paraId="318A075B" w14:textId="77777777" w:rsidTr="00CD30DB">
      <w:trPr>
        <w:cantSplit/>
        <w:trHeight w:val="288"/>
      </w:trPr>
      <w:tc>
        <w:tcPr>
          <w:tcW w:w="2285" w:type="pct"/>
          <w:tcBorders>
            <w:right w:val="nil"/>
          </w:tcBorders>
        </w:tcPr>
        <w:p w14:paraId="318A0759" w14:textId="77777777" w:rsidR="009B3278" w:rsidRPr="00F85124" w:rsidRDefault="009B3278" w:rsidP="00CD30DB">
          <w:pPr>
            <w:pStyle w:val="Style19"/>
            <w:rPr>
              <w:sz w:val="12"/>
              <w:szCs w:val="12"/>
            </w:rPr>
          </w:pPr>
          <w:r w:rsidRPr="00505A99">
            <w:t>Indoor Air Quality and Mechanical Ventilation</w:t>
          </w:r>
        </w:p>
      </w:tc>
      <w:tc>
        <w:tcPr>
          <w:tcW w:w="2715" w:type="pct"/>
          <w:gridSpan w:val="2"/>
          <w:tcBorders>
            <w:left w:val="nil"/>
          </w:tcBorders>
        </w:tcPr>
        <w:p w14:paraId="318A075A" w14:textId="77777777" w:rsidR="009B3278" w:rsidRPr="001C34F2" w:rsidRDefault="009B3278" w:rsidP="00C77916">
          <w:pPr>
            <w:tabs>
              <w:tab w:val="right" w:pos="10543"/>
            </w:tabs>
            <w:jc w:val="right"/>
            <w:rPr>
              <w:rFonts w:asciiTheme="minorHAnsi" w:hAnsiTheme="minorHAnsi"/>
              <w:sz w:val="12"/>
              <w:szCs w:val="12"/>
            </w:rPr>
          </w:pPr>
          <w:r w:rsidRPr="001C34F2">
            <w:rPr>
              <w:rFonts w:asciiTheme="minorHAnsi" w:hAnsiTheme="minorHAnsi"/>
              <w:bCs/>
            </w:rPr>
            <w:t>(</w:t>
          </w:r>
          <w:r w:rsidRPr="00F85124">
            <w:rPr>
              <w:rFonts w:asciiTheme="minorHAnsi" w:hAnsiTheme="minorHAnsi"/>
              <w:bCs/>
            </w:rPr>
            <w:t xml:space="preserve">Page </w:t>
          </w:r>
          <w:r>
            <w:fldChar w:fldCharType="begin"/>
          </w:r>
          <w:r>
            <w:instrText xml:space="preserve"> PAGE   \* MERGEFORMAT </w:instrText>
          </w:r>
          <w:r>
            <w:fldChar w:fldCharType="separate"/>
          </w:r>
          <w:r w:rsidR="00375E03" w:rsidRPr="00375E03">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375E03" w:rsidRPr="00375E03">
              <w:rPr>
                <w:rFonts w:asciiTheme="minorHAnsi" w:hAnsiTheme="minorHAnsi"/>
                <w:bCs/>
                <w:noProof/>
              </w:rPr>
              <w:t>2</w:t>
            </w:r>
          </w:fldSimple>
          <w:r w:rsidRPr="001C34F2">
            <w:rPr>
              <w:rFonts w:asciiTheme="minorHAnsi" w:hAnsiTheme="minorHAnsi"/>
              <w:bCs/>
            </w:rPr>
            <w:t>)</w:t>
          </w:r>
        </w:p>
      </w:tc>
    </w:tr>
    <w:tr w:rsidR="009B3278" w:rsidRPr="00F85124" w14:paraId="318A075F" w14:textId="77777777" w:rsidTr="005C2466">
      <w:trPr>
        <w:cantSplit/>
        <w:trHeight w:val="288"/>
      </w:trPr>
      <w:tc>
        <w:tcPr>
          <w:tcW w:w="0" w:type="auto"/>
        </w:tcPr>
        <w:p w14:paraId="318A075C" w14:textId="77777777" w:rsidR="009B3278" w:rsidRPr="00F85124" w:rsidRDefault="009B3278" w:rsidP="00CD30DB">
          <w:pPr>
            <w:pStyle w:val="Style20"/>
          </w:pPr>
          <w:r w:rsidRPr="00F85124">
            <w:t>Project Name:</w:t>
          </w:r>
        </w:p>
      </w:tc>
      <w:tc>
        <w:tcPr>
          <w:tcW w:w="1596" w:type="pct"/>
        </w:tcPr>
        <w:p w14:paraId="318A075D" w14:textId="77777777" w:rsidR="009B3278" w:rsidRPr="00F85124" w:rsidRDefault="009B3278" w:rsidP="00CD30DB">
          <w:pPr>
            <w:pStyle w:val="Style20"/>
          </w:pPr>
          <w:r w:rsidRPr="00F85124">
            <w:t>Enforcement Agency:</w:t>
          </w:r>
        </w:p>
      </w:tc>
      <w:tc>
        <w:tcPr>
          <w:tcW w:w="1119" w:type="pct"/>
        </w:tcPr>
        <w:p w14:paraId="318A075E" w14:textId="77777777" w:rsidR="009B3278" w:rsidRPr="00F85124" w:rsidRDefault="009B3278" w:rsidP="00CD30DB">
          <w:pPr>
            <w:pStyle w:val="Style20"/>
          </w:pPr>
          <w:r w:rsidRPr="00F85124">
            <w:t>Permit Number:</w:t>
          </w:r>
        </w:p>
      </w:tc>
    </w:tr>
    <w:tr w:rsidR="009B3278" w:rsidRPr="00F85124" w14:paraId="318A0763" w14:textId="77777777" w:rsidTr="005C2466">
      <w:trPr>
        <w:cantSplit/>
        <w:trHeight w:val="288"/>
      </w:trPr>
      <w:tc>
        <w:tcPr>
          <w:tcW w:w="0" w:type="auto"/>
        </w:tcPr>
        <w:p w14:paraId="318A0760" w14:textId="77777777" w:rsidR="009B3278" w:rsidRPr="00F85124" w:rsidRDefault="009B3278" w:rsidP="00CD30DB">
          <w:pPr>
            <w:pStyle w:val="Style20"/>
            <w:rPr>
              <w:vertAlign w:val="superscript"/>
            </w:rPr>
          </w:pPr>
          <w:r w:rsidRPr="00F85124">
            <w:t>Dwelling Address:</w:t>
          </w:r>
        </w:p>
      </w:tc>
      <w:tc>
        <w:tcPr>
          <w:tcW w:w="1596" w:type="pct"/>
        </w:tcPr>
        <w:p w14:paraId="318A0761" w14:textId="471F3C50" w:rsidR="009B3278" w:rsidRPr="00F85124" w:rsidRDefault="009B3278" w:rsidP="00CD30DB">
          <w:pPr>
            <w:pStyle w:val="Style20"/>
            <w:rPr>
              <w:vertAlign w:val="superscript"/>
            </w:rPr>
          </w:pPr>
          <w:r w:rsidRPr="00F85124">
            <w:t>City</w:t>
          </w:r>
          <w:r>
            <w:t>:</w:t>
          </w:r>
        </w:p>
      </w:tc>
      <w:tc>
        <w:tcPr>
          <w:tcW w:w="1119" w:type="pct"/>
        </w:tcPr>
        <w:p w14:paraId="318A0762" w14:textId="14599DBC" w:rsidR="009B3278" w:rsidRPr="00F85124" w:rsidRDefault="009B3278" w:rsidP="00CD30DB">
          <w:pPr>
            <w:pStyle w:val="Style20"/>
            <w:rPr>
              <w:vertAlign w:val="superscript"/>
            </w:rPr>
          </w:pPr>
          <w:r w:rsidRPr="00F85124">
            <w:t>Zip Code</w:t>
          </w:r>
          <w:r>
            <w:t>:</w:t>
          </w:r>
        </w:p>
      </w:tc>
    </w:tr>
  </w:tbl>
  <w:p w14:paraId="318A0764" w14:textId="77777777" w:rsidR="009B3278" w:rsidRDefault="009B327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67" w14:textId="77777777" w:rsidR="009B3278" w:rsidRDefault="009B3278">
    <w:pPr>
      <w:pStyle w:val="Header"/>
    </w:pPr>
    <w:r>
      <w:rPr>
        <w:noProof/>
      </w:rPr>
      <w:pict w14:anchorId="318A0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6" o:spid="_x0000_s819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68" w14:textId="77777777" w:rsidR="009B3278" w:rsidRDefault="009B3278">
    <w:pPr>
      <w:pStyle w:val="Header"/>
    </w:pPr>
    <w:r>
      <w:rPr>
        <w:noProof/>
      </w:rPr>
      <w:pict w14:anchorId="318A07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0" o:spid="_x0000_s8197"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B3278" w:rsidRPr="00F85124" w14:paraId="318A076B" w14:textId="77777777" w:rsidTr="00CA4EEF">
      <w:trPr>
        <w:cantSplit/>
        <w:trHeight w:val="288"/>
      </w:trPr>
      <w:tc>
        <w:tcPr>
          <w:tcW w:w="3881" w:type="pct"/>
          <w:gridSpan w:val="2"/>
          <w:tcBorders>
            <w:bottom w:val="single" w:sz="4" w:space="0" w:color="auto"/>
            <w:right w:val="nil"/>
          </w:tcBorders>
          <w:vAlign w:val="center"/>
        </w:tcPr>
        <w:p w14:paraId="318A0769" w14:textId="77777777" w:rsidR="009B3278" w:rsidRPr="00927918" w:rsidRDefault="009B3278" w:rsidP="00CA4EEF">
          <w:pPr>
            <w:pStyle w:val="Style17"/>
            <w:rPr>
              <w:b/>
              <w:sz w:val="20"/>
            </w:rPr>
          </w:pPr>
          <w:r>
            <w:rPr>
              <w:noProof/>
              <w:sz w:val="20"/>
            </w:rPr>
            <w:pict w14:anchorId="318A07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1" o:spid="_x0000_s819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318A076A" w14:textId="77777777" w:rsidR="009B3278" w:rsidRPr="00927918" w:rsidRDefault="009B3278" w:rsidP="00303368">
          <w:pPr>
            <w:pStyle w:val="Style18"/>
            <w:rPr>
              <w:b/>
              <w:sz w:val="20"/>
            </w:rPr>
          </w:pPr>
          <w:r w:rsidRPr="00927918">
            <w:rPr>
              <w:sz w:val="20"/>
            </w:rPr>
            <w:t>CF</w:t>
          </w:r>
          <w:r>
            <w:rPr>
              <w:sz w:val="20"/>
            </w:rPr>
            <w:t>3</w:t>
          </w:r>
          <w:r w:rsidRPr="00927918">
            <w:rPr>
              <w:sz w:val="20"/>
            </w:rPr>
            <w:t>R-MCH-27</w:t>
          </w:r>
          <w:r>
            <w:rPr>
              <w:sz w:val="20"/>
            </w:rPr>
            <w:t>c-H</w:t>
          </w:r>
        </w:p>
      </w:tc>
    </w:tr>
    <w:tr w:rsidR="009B3278" w:rsidRPr="00F85124" w14:paraId="318A076E" w14:textId="77777777" w:rsidTr="00CA4EEF">
      <w:trPr>
        <w:cantSplit/>
        <w:trHeight w:val="288"/>
      </w:trPr>
      <w:tc>
        <w:tcPr>
          <w:tcW w:w="2285" w:type="pct"/>
          <w:tcBorders>
            <w:right w:val="nil"/>
          </w:tcBorders>
        </w:tcPr>
        <w:p w14:paraId="318A076C" w14:textId="77777777" w:rsidR="009B3278" w:rsidRPr="00F85124" w:rsidRDefault="009B3278" w:rsidP="00CA4EEF">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318A076D" w14:textId="77777777" w:rsidR="009B3278" w:rsidRPr="00F85124" w:rsidRDefault="009B3278" w:rsidP="00CA4EEF">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375E03" w:rsidRPr="00375E03">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Pr="009B3278">
              <w:rPr>
                <w:rFonts w:asciiTheme="minorHAnsi" w:hAnsiTheme="minorHAnsi"/>
                <w:bCs/>
                <w:noProof/>
              </w:rPr>
              <w:t>2</w:t>
            </w:r>
          </w:fldSimple>
          <w:r w:rsidRPr="00F85124">
            <w:rPr>
              <w:rFonts w:asciiTheme="minorHAnsi" w:hAnsiTheme="minorHAnsi"/>
              <w:bCs/>
            </w:rPr>
            <w:t>)</w:t>
          </w:r>
        </w:p>
      </w:tc>
    </w:tr>
  </w:tbl>
  <w:p w14:paraId="318A076F" w14:textId="77777777" w:rsidR="009B3278" w:rsidRDefault="009B3278" w:rsidP="006D0E6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71" w14:textId="77777777" w:rsidR="009B3278" w:rsidRDefault="009B3278">
    <w:pPr>
      <w:pStyle w:val="Header"/>
    </w:pPr>
    <w:r>
      <w:rPr>
        <w:noProof/>
      </w:rPr>
      <w:pict w14:anchorId="318A07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9" o:spid="_x0000_s819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72" w14:textId="77777777" w:rsidR="009B3278" w:rsidRDefault="009B3278">
    <w:pPr>
      <w:pStyle w:val="Header"/>
    </w:pPr>
    <w:r>
      <w:rPr>
        <w:noProof/>
      </w:rPr>
      <w:pict w14:anchorId="318A07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3" o:spid="_x0000_s8200"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B3278" w:rsidRPr="00F85124" w14:paraId="318A0775" w14:textId="77777777" w:rsidTr="00A13D52">
      <w:trPr>
        <w:cantSplit/>
        <w:trHeight w:val="288"/>
      </w:trPr>
      <w:tc>
        <w:tcPr>
          <w:tcW w:w="3881" w:type="pct"/>
          <w:gridSpan w:val="2"/>
          <w:tcBorders>
            <w:bottom w:val="single" w:sz="4" w:space="0" w:color="auto"/>
            <w:right w:val="nil"/>
          </w:tcBorders>
          <w:vAlign w:val="center"/>
        </w:tcPr>
        <w:p w14:paraId="318A0773" w14:textId="77777777" w:rsidR="009B3278" w:rsidRPr="006D0E63" w:rsidRDefault="009B3278" w:rsidP="00CA4EEF">
          <w:pPr>
            <w:pStyle w:val="Style17"/>
            <w:rPr>
              <w:b/>
              <w:sz w:val="20"/>
            </w:rPr>
          </w:pPr>
          <w:r>
            <w:rPr>
              <w:noProof/>
              <w:sz w:val="20"/>
            </w:rPr>
            <w:pict w14:anchorId="318A07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4" o:spid="_x0000_s8201"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6D0E63">
            <w:rPr>
              <w:sz w:val="20"/>
            </w:rPr>
            <w:t xml:space="preserve">CERTIFICATE OF </w:t>
          </w:r>
          <w:r>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318A0774" w14:textId="77777777" w:rsidR="009B3278" w:rsidRPr="006D0E63" w:rsidRDefault="009B3278" w:rsidP="00303368">
          <w:pPr>
            <w:pStyle w:val="Style18"/>
            <w:rPr>
              <w:b/>
              <w:sz w:val="20"/>
            </w:rPr>
          </w:pPr>
          <w:r w:rsidRPr="006D0E63">
            <w:rPr>
              <w:sz w:val="20"/>
            </w:rPr>
            <w:t>CF</w:t>
          </w:r>
          <w:r>
            <w:rPr>
              <w:sz w:val="20"/>
            </w:rPr>
            <w:t>3</w:t>
          </w:r>
          <w:r w:rsidRPr="006D0E63">
            <w:rPr>
              <w:sz w:val="20"/>
            </w:rPr>
            <w:t>R-MCH-27</w:t>
          </w:r>
          <w:r>
            <w:rPr>
              <w:sz w:val="20"/>
            </w:rPr>
            <w:t>c-H</w:t>
          </w:r>
        </w:p>
      </w:tc>
    </w:tr>
    <w:tr w:rsidR="009B3278" w:rsidRPr="00F85124" w14:paraId="318A0778" w14:textId="77777777">
      <w:trPr>
        <w:cantSplit/>
        <w:trHeight w:val="288"/>
      </w:trPr>
      <w:tc>
        <w:tcPr>
          <w:tcW w:w="2285" w:type="pct"/>
          <w:tcBorders>
            <w:right w:val="nil"/>
          </w:tcBorders>
        </w:tcPr>
        <w:p w14:paraId="318A0776" w14:textId="77777777" w:rsidR="009B3278" w:rsidRPr="00F85124" w:rsidRDefault="009B3278" w:rsidP="00CA4EEF">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318A0777" w14:textId="77777777" w:rsidR="009B3278" w:rsidRPr="001C34F2" w:rsidRDefault="009B3278" w:rsidP="00C77916">
          <w:pPr>
            <w:tabs>
              <w:tab w:val="right" w:pos="10543"/>
            </w:tabs>
            <w:jc w:val="right"/>
            <w:rPr>
              <w:rFonts w:asciiTheme="minorHAnsi" w:hAnsiTheme="minorHAnsi"/>
              <w:sz w:val="12"/>
              <w:szCs w:val="12"/>
            </w:rPr>
          </w:pPr>
          <w:r w:rsidRPr="001C34F2">
            <w:rPr>
              <w:rFonts w:asciiTheme="minorHAnsi" w:hAnsiTheme="minorHAnsi"/>
              <w:bCs/>
            </w:rPr>
            <w:t>(</w:t>
          </w:r>
          <w:r w:rsidRPr="00F85124">
            <w:rPr>
              <w:rFonts w:asciiTheme="minorHAnsi" w:hAnsiTheme="minorHAnsi"/>
              <w:bCs/>
            </w:rPr>
            <w:t xml:space="preserve">Page </w:t>
          </w:r>
          <w:r>
            <w:fldChar w:fldCharType="begin"/>
          </w:r>
          <w:r>
            <w:instrText xml:space="preserve"> PAGE   \* MERGEFORMAT </w:instrText>
          </w:r>
          <w:r>
            <w:fldChar w:fldCharType="separate"/>
          </w:r>
          <w:r w:rsidR="00375E03" w:rsidRPr="00375E03">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Pr="009B3278">
              <w:rPr>
                <w:rFonts w:asciiTheme="minorHAnsi" w:hAnsiTheme="minorHAnsi"/>
                <w:bCs/>
                <w:noProof/>
              </w:rPr>
              <w:t>4</w:t>
            </w:r>
          </w:fldSimple>
          <w:r w:rsidRPr="001C34F2">
            <w:rPr>
              <w:rFonts w:asciiTheme="minorHAnsi" w:hAnsiTheme="minorHAnsi"/>
              <w:bCs/>
            </w:rPr>
            <w:t>)</w:t>
          </w:r>
        </w:p>
      </w:tc>
    </w:tr>
  </w:tbl>
  <w:p w14:paraId="318A0779" w14:textId="77777777" w:rsidR="009B3278" w:rsidRDefault="009B327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7B" w14:textId="77777777" w:rsidR="009B3278" w:rsidRDefault="009B3278">
    <w:pPr>
      <w:pStyle w:val="Header"/>
    </w:pPr>
    <w:r>
      <w:rPr>
        <w:noProof/>
      </w:rPr>
      <w:pict w14:anchorId="318A07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2" o:spid="_x0000_s8199"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0E2B4CBA"/>
    <w:multiLevelType w:val="hybridMultilevel"/>
    <w:tmpl w:val="FDAA1D6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5236DB8"/>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nsid w:val="2F5752FE"/>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1">
    <w:nsid w:val="3C357416"/>
    <w:multiLevelType w:val="hybridMultilevel"/>
    <w:tmpl w:val="7AAA433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3">
    <w:nsid w:val="4F16386B"/>
    <w:multiLevelType w:val="hybridMultilevel"/>
    <w:tmpl w:val="71BCA3A4"/>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nsid w:val="51B3090A"/>
    <w:multiLevelType w:val="hybridMultilevel"/>
    <w:tmpl w:val="5BCADED4"/>
    <w:lvl w:ilvl="0" w:tplc="0FF8F1C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ED32231"/>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nsid w:val="629371CD"/>
    <w:multiLevelType w:val="hybridMultilevel"/>
    <w:tmpl w:val="59E41C7E"/>
    <w:lvl w:ilvl="0" w:tplc="93084072">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5945BA"/>
    <w:multiLevelType w:val="hybridMultilevel"/>
    <w:tmpl w:val="9AC4DEE4"/>
    <w:lvl w:ilvl="0" w:tplc="5A609F8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2"/>
  </w:num>
  <w:num w:numId="3">
    <w:abstractNumId w:val="14"/>
  </w:num>
  <w:num w:numId="4">
    <w:abstractNumId w:val="1"/>
  </w:num>
  <w:num w:numId="5">
    <w:abstractNumId w:val="0"/>
  </w:num>
  <w:num w:numId="6">
    <w:abstractNumId w:val="5"/>
  </w:num>
  <w:num w:numId="7">
    <w:abstractNumId w:val="15"/>
  </w:num>
  <w:num w:numId="8">
    <w:abstractNumId w:val="11"/>
  </w:num>
  <w:num w:numId="9">
    <w:abstractNumId w:val="12"/>
  </w:num>
  <w:num w:numId="10">
    <w:abstractNumId w:val="17"/>
  </w:num>
  <w:num w:numId="11">
    <w:abstractNumId w:val="4"/>
  </w:num>
  <w:num w:numId="12">
    <w:abstractNumId w:val="10"/>
  </w:num>
  <w:num w:numId="13">
    <w:abstractNumId w:val="19"/>
  </w:num>
  <w:num w:numId="14">
    <w:abstractNumId w:val="3"/>
  </w:num>
  <w:num w:numId="15">
    <w:abstractNumId w:val="9"/>
  </w:num>
  <w:num w:numId="16">
    <w:abstractNumId w:val="6"/>
  </w:num>
  <w:num w:numId="17">
    <w:abstractNumId w:val="8"/>
  </w:num>
  <w:num w:numId="18">
    <w:abstractNumId w:val="16"/>
  </w:num>
  <w:num w:numId="19">
    <w:abstractNumId w:val="18"/>
  </w:num>
  <w:num w:numId="20">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removeDateAndTime/>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8202"/>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26B59"/>
    <w:rsid w:val="000272BC"/>
    <w:rsid w:val="000343BC"/>
    <w:rsid w:val="00045AF9"/>
    <w:rsid w:val="00066017"/>
    <w:rsid w:val="0007666C"/>
    <w:rsid w:val="000930B3"/>
    <w:rsid w:val="000B1B45"/>
    <w:rsid w:val="000C6B12"/>
    <w:rsid w:val="000D01A4"/>
    <w:rsid w:val="000E7A90"/>
    <w:rsid w:val="001206F0"/>
    <w:rsid w:val="001520BF"/>
    <w:rsid w:val="00187CA3"/>
    <w:rsid w:val="001A0A75"/>
    <w:rsid w:val="001A32D6"/>
    <w:rsid w:val="001B486B"/>
    <w:rsid w:val="001C34F2"/>
    <w:rsid w:val="001C566E"/>
    <w:rsid w:val="001D5A45"/>
    <w:rsid w:val="001E286D"/>
    <w:rsid w:val="001F5D10"/>
    <w:rsid w:val="00217A13"/>
    <w:rsid w:val="002207B3"/>
    <w:rsid w:val="00254115"/>
    <w:rsid w:val="00284D7C"/>
    <w:rsid w:val="00286EC4"/>
    <w:rsid w:val="002B0063"/>
    <w:rsid w:val="002C5223"/>
    <w:rsid w:val="002D141B"/>
    <w:rsid w:val="0030200E"/>
    <w:rsid w:val="00303368"/>
    <w:rsid w:val="003104BC"/>
    <w:rsid w:val="00316503"/>
    <w:rsid w:val="00326C7F"/>
    <w:rsid w:val="00337746"/>
    <w:rsid w:val="00343A7B"/>
    <w:rsid w:val="003504F8"/>
    <w:rsid w:val="00353B88"/>
    <w:rsid w:val="00355D80"/>
    <w:rsid w:val="00375E03"/>
    <w:rsid w:val="00393200"/>
    <w:rsid w:val="00397372"/>
    <w:rsid w:val="003A3D8D"/>
    <w:rsid w:val="003D0EE1"/>
    <w:rsid w:val="003D5D7B"/>
    <w:rsid w:val="003D6390"/>
    <w:rsid w:val="003E16A5"/>
    <w:rsid w:val="003E61A8"/>
    <w:rsid w:val="00444E69"/>
    <w:rsid w:val="00456D45"/>
    <w:rsid w:val="00477C37"/>
    <w:rsid w:val="00477F1B"/>
    <w:rsid w:val="00497E37"/>
    <w:rsid w:val="004D0DA8"/>
    <w:rsid w:val="004E7BE5"/>
    <w:rsid w:val="004F2202"/>
    <w:rsid w:val="004F31F5"/>
    <w:rsid w:val="00505A99"/>
    <w:rsid w:val="0051085D"/>
    <w:rsid w:val="00521E1D"/>
    <w:rsid w:val="00545DFB"/>
    <w:rsid w:val="00563C9A"/>
    <w:rsid w:val="0058079C"/>
    <w:rsid w:val="00591961"/>
    <w:rsid w:val="005C2466"/>
    <w:rsid w:val="005F50AB"/>
    <w:rsid w:val="00636369"/>
    <w:rsid w:val="00670C0A"/>
    <w:rsid w:val="0067553E"/>
    <w:rsid w:val="006964E2"/>
    <w:rsid w:val="006C27A3"/>
    <w:rsid w:val="006D0E63"/>
    <w:rsid w:val="006E3E0B"/>
    <w:rsid w:val="0073202B"/>
    <w:rsid w:val="00732E2F"/>
    <w:rsid w:val="00733479"/>
    <w:rsid w:val="00743585"/>
    <w:rsid w:val="00745320"/>
    <w:rsid w:val="00754D2F"/>
    <w:rsid w:val="0076461D"/>
    <w:rsid w:val="00770A2A"/>
    <w:rsid w:val="00777B2F"/>
    <w:rsid w:val="00804BDE"/>
    <w:rsid w:val="00811F3B"/>
    <w:rsid w:val="00816381"/>
    <w:rsid w:val="00816A3A"/>
    <w:rsid w:val="00822389"/>
    <w:rsid w:val="00825903"/>
    <w:rsid w:val="00840C5E"/>
    <w:rsid w:val="0084265D"/>
    <w:rsid w:val="00854E93"/>
    <w:rsid w:val="0085506D"/>
    <w:rsid w:val="008A2F9B"/>
    <w:rsid w:val="008C5F88"/>
    <w:rsid w:val="008D07AA"/>
    <w:rsid w:val="008D492B"/>
    <w:rsid w:val="008D7DBB"/>
    <w:rsid w:val="008E326D"/>
    <w:rsid w:val="009272E7"/>
    <w:rsid w:val="00931439"/>
    <w:rsid w:val="00984D87"/>
    <w:rsid w:val="0099542E"/>
    <w:rsid w:val="009B3278"/>
    <w:rsid w:val="009D74C0"/>
    <w:rsid w:val="00A13D52"/>
    <w:rsid w:val="00A26E22"/>
    <w:rsid w:val="00A27BBB"/>
    <w:rsid w:val="00A337AB"/>
    <w:rsid w:val="00A50CAB"/>
    <w:rsid w:val="00A53CDC"/>
    <w:rsid w:val="00A77BF6"/>
    <w:rsid w:val="00AB1D6A"/>
    <w:rsid w:val="00AC5684"/>
    <w:rsid w:val="00AD56CE"/>
    <w:rsid w:val="00AE6F84"/>
    <w:rsid w:val="00AE7CE0"/>
    <w:rsid w:val="00AF22D8"/>
    <w:rsid w:val="00B07A97"/>
    <w:rsid w:val="00B34C1A"/>
    <w:rsid w:val="00B3781D"/>
    <w:rsid w:val="00B4254F"/>
    <w:rsid w:val="00B71555"/>
    <w:rsid w:val="00B7206B"/>
    <w:rsid w:val="00B91651"/>
    <w:rsid w:val="00BA42BA"/>
    <w:rsid w:val="00BB2DB7"/>
    <w:rsid w:val="00BC72BF"/>
    <w:rsid w:val="00BE7FE3"/>
    <w:rsid w:val="00C041FB"/>
    <w:rsid w:val="00C13C13"/>
    <w:rsid w:val="00C30438"/>
    <w:rsid w:val="00C42FD9"/>
    <w:rsid w:val="00C66CC0"/>
    <w:rsid w:val="00C75CAC"/>
    <w:rsid w:val="00C762AF"/>
    <w:rsid w:val="00C77916"/>
    <w:rsid w:val="00C83725"/>
    <w:rsid w:val="00CA4EEF"/>
    <w:rsid w:val="00CB00C9"/>
    <w:rsid w:val="00CB27A1"/>
    <w:rsid w:val="00CC559D"/>
    <w:rsid w:val="00CC7DA0"/>
    <w:rsid w:val="00CD0756"/>
    <w:rsid w:val="00CD19B5"/>
    <w:rsid w:val="00CD22C8"/>
    <w:rsid w:val="00CD30DB"/>
    <w:rsid w:val="00CE5F54"/>
    <w:rsid w:val="00CE79E9"/>
    <w:rsid w:val="00D05A64"/>
    <w:rsid w:val="00D139DD"/>
    <w:rsid w:val="00D27B8C"/>
    <w:rsid w:val="00D33A87"/>
    <w:rsid w:val="00D5396B"/>
    <w:rsid w:val="00D92C1A"/>
    <w:rsid w:val="00DD4831"/>
    <w:rsid w:val="00DF44D6"/>
    <w:rsid w:val="00E16DC5"/>
    <w:rsid w:val="00E232DB"/>
    <w:rsid w:val="00E2619A"/>
    <w:rsid w:val="00E3279C"/>
    <w:rsid w:val="00E447CF"/>
    <w:rsid w:val="00E60F60"/>
    <w:rsid w:val="00E637B4"/>
    <w:rsid w:val="00E66FF8"/>
    <w:rsid w:val="00E7276E"/>
    <w:rsid w:val="00E95F4A"/>
    <w:rsid w:val="00EA7AB0"/>
    <w:rsid w:val="00EB40E3"/>
    <w:rsid w:val="00EB7B37"/>
    <w:rsid w:val="00EE6C76"/>
    <w:rsid w:val="00F4210B"/>
    <w:rsid w:val="00F621C9"/>
    <w:rsid w:val="00F62920"/>
    <w:rsid w:val="00F65A40"/>
    <w:rsid w:val="00F963D7"/>
    <w:rsid w:val="00FD18A6"/>
    <w:rsid w:val="00FD211F"/>
    <w:rsid w:val="00FE2A35"/>
    <w:rsid w:val="00FF4AAF"/>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02"/>
    <o:shapelayout v:ext="edit">
      <o:idmap v:ext="edit" data="1"/>
    </o:shapelayout>
  </w:shapeDefaults>
  <w:decimalSymbol w:val="."/>
  <w:listSeparator w:val=","/>
  <w14:docId w14:val="3189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tabs>
        <w:tab w:val="clear" w:pos="720"/>
        <w:tab w:val="num" w:pos="360"/>
      </w:tabs>
      <w:spacing w:before="120"/>
      <w:ind w:left="0" w:firstLine="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3774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33774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337746"/>
    <w:pPr>
      <w:ind w:left="720"/>
      <w:contextualSpacing/>
    </w:pPr>
  </w:style>
  <w:style w:type="character" w:customStyle="1" w:styleId="margin0020notechar">
    <w:name w:val="margin_0020note__char"/>
    <w:basedOn w:val="DefaultParagraphFont"/>
    <w:rsid w:val="006C27A3"/>
  </w:style>
  <w:style w:type="paragraph" w:customStyle="1" w:styleId="margin0020note">
    <w:name w:val="margin_0020note"/>
    <w:basedOn w:val="Normal"/>
    <w:rsid w:val="006C27A3"/>
    <w:pPr>
      <w:spacing w:before="100" w:beforeAutospacing="1" w:after="100" w:afterAutospacing="1"/>
    </w:pPr>
    <w:rPr>
      <w:sz w:val="24"/>
      <w:szCs w:val="24"/>
    </w:rPr>
  </w:style>
  <w:style w:type="paragraph" w:styleId="Revision">
    <w:name w:val="Revision"/>
    <w:hidden/>
    <w:rsid w:val="007453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tabs>
        <w:tab w:val="clear" w:pos="720"/>
        <w:tab w:val="num" w:pos="360"/>
      </w:tabs>
      <w:spacing w:before="120"/>
      <w:ind w:left="0" w:firstLine="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3774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33774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337746"/>
    <w:pPr>
      <w:ind w:left="720"/>
      <w:contextualSpacing/>
    </w:pPr>
  </w:style>
  <w:style w:type="character" w:customStyle="1" w:styleId="margin0020notechar">
    <w:name w:val="margin_0020note__char"/>
    <w:basedOn w:val="DefaultParagraphFont"/>
    <w:rsid w:val="006C27A3"/>
  </w:style>
  <w:style w:type="paragraph" w:customStyle="1" w:styleId="margin0020note">
    <w:name w:val="margin_0020note"/>
    <w:basedOn w:val="Normal"/>
    <w:rsid w:val="006C27A3"/>
    <w:pPr>
      <w:spacing w:before="100" w:beforeAutospacing="1" w:after="100" w:afterAutospacing="1"/>
    </w:pPr>
    <w:rPr>
      <w:sz w:val="24"/>
      <w:szCs w:val="24"/>
    </w:rPr>
  </w:style>
  <w:style w:type="paragraph" w:styleId="Revision">
    <w:name w:val="Revision"/>
    <w:hidden/>
    <w:rsid w:val="00745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0ACF6-021A-43B7-97BC-6D93DC04EB41}">
  <ds:schemaRefs>
    <ds:schemaRef ds:uri="http://schemas.openxmlformats.org/officeDocument/2006/bibliography"/>
  </ds:schemaRefs>
</ds:datastoreItem>
</file>

<file path=customXml/itemProps2.xml><?xml version="1.0" encoding="utf-8"?>
<ds:datastoreItem xmlns:ds="http://schemas.openxmlformats.org/officeDocument/2006/customXml" ds:itemID="{7583C87E-F252-4523-BFD1-DA82D4000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3184</Words>
  <Characters>18152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Smith, Alexis@Energy</cp:lastModifiedBy>
  <cp:revision>16</cp:revision>
  <dcterms:created xsi:type="dcterms:W3CDTF">2015-06-09T20:05:00Z</dcterms:created>
  <dcterms:modified xsi:type="dcterms:W3CDTF">2017-12-05T22:03:00Z</dcterms:modified>
</cp:coreProperties>
</file>