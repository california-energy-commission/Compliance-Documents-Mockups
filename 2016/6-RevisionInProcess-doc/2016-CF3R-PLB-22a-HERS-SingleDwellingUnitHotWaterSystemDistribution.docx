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B94496" w:rsidRPr="00C711C6" w14:paraId="644F038D" w14:textId="77777777" w:rsidTr="00803692">
        <w:trPr>
          <w:trHeight w:val="144"/>
        </w:trPr>
        <w:tc>
          <w:tcPr>
            <w:tcW w:w="8118" w:type="dxa"/>
            <w:gridSpan w:val="3"/>
            <w:tcBorders>
              <w:top w:val="single" w:sz="4" w:space="0" w:color="auto"/>
              <w:bottom w:val="single" w:sz="4" w:space="0" w:color="auto"/>
            </w:tcBorders>
            <w:vAlign w:val="center"/>
          </w:tcPr>
          <w:p w14:paraId="644F038C"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B94496" w:rsidRPr="00C711C6" w14:paraId="644F0391" w14:textId="77777777" w:rsidTr="00803692">
        <w:trPr>
          <w:trHeight w:val="144"/>
        </w:trPr>
        <w:tc>
          <w:tcPr>
            <w:tcW w:w="918" w:type="dxa"/>
            <w:tcBorders>
              <w:top w:val="single" w:sz="4" w:space="0" w:color="auto"/>
              <w:bottom w:val="single" w:sz="4" w:space="0" w:color="auto"/>
              <w:right w:val="single" w:sz="4" w:space="0" w:color="auto"/>
            </w:tcBorders>
            <w:vAlign w:val="center"/>
          </w:tcPr>
          <w:p w14:paraId="644F038E"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tcBorders>
              <w:top w:val="single" w:sz="4" w:space="0" w:color="auto"/>
              <w:left w:val="single" w:sz="4" w:space="0" w:color="auto"/>
              <w:bottom w:val="single" w:sz="4" w:space="0" w:color="auto"/>
              <w:right w:val="single" w:sz="4" w:space="0" w:color="auto"/>
            </w:tcBorders>
            <w:vAlign w:val="center"/>
          </w:tcPr>
          <w:p w14:paraId="644F038F" w14:textId="299293B3" w:rsidR="00B94496" w:rsidRPr="00C711C6"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tcBorders>
              <w:top w:val="single" w:sz="4" w:space="0" w:color="auto"/>
              <w:left w:val="single" w:sz="4" w:space="0" w:color="auto"/>
              <w:bottom w:val="single" w:sz="4" w:space="0" w:color="auto"/>
            </w:tcBorders>
            <w:vAlign w:val="center"/>
          </w:tcPr>
          <w:p w14:paraId="644F0390"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392" w14:textId="77777777" w:rsidR="002E573E" w:rsidRPr="00C17AE5" w:rsidRDefault="002E573E" w:rsidP="002E573E">
      <w:pPr>
        <w:spacing w:after="0"/>
        <w:rPr>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1980"/>
        <w:gridCol w:w="2070"/>
      </w:tblGrid>
      <w:tr w:rsidR="00B94496" w:rsidRPr="0082211E" w14:paraId="644F0395" w14:textId="77777777" w:rsidTr="00894A83">
        <w:trPr>
          <w:cantSplit/>
          <w:trHeight w:val="402"/>
        </w:trPr>
        <w:tc>
          <w:tcPr>
            <w:tcW w:w="14598" w:type="dxa"/>
            <w:gridSpan w:val="14"/>
          </w:tcPr>
          <w:p w14:paraId="644F0393"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Pr="001B0A17">
              <w:rPr>
                <w:rFonts w:asciiTheme="minorHAnsi" w:hAnsiTheme="minorHAnsi" w:cs="Arial"/>
                <w:b/>
                <w:sz w:val="20"/>
                <w:szCs w:val="20"/>
              </w:rPr>
              <w:t xml:space="preserve">. Design </w:t>
            </w:r>
            <w:r>
              <w:rPr>
                <w:rFonts w:asciiTheme="minorHAnsi" w:hAnsiTheme="minorHAnsi" w:cs="Arial"/>
                <w:b/>
                <w:sz w:val="20"/>
                <w:szCs w:val="20"/>
              </w:rPr>
              <w:t xml:space="preserve">HERS Verified Dwelling Unit </w:t>
            </w:r>
            <w:r w:rsidRPr="001B0A17">
              <w:rPr>
                <w:rFonts w:asciiTheme="minorHAnsi" w:hAnsiTheme="minorHAnsi" w:cs="Arial"/>
                <w:b/>
                <w:sz w:val="20"/>
                <w:szCs w:val="20"/>
              </w:rPr>
              <w:t xml:space="preserve">Water Heating Systems Information </w:t>
            </w:r>
          </w:p>
          <w:p w14:paraId="644F0394" w14:textId="77777777" w:rsidR="00B94496" w:rsidRPr="0082211E" w:rsidRDefault="00B94496" w:rsidP="00070A2F">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tc>
      </w:tr>
      <w:tr w:rsidR="00B94496" w:rsidRPr="0082211E" w14:paraId="644F03A4" w14:textId="77777777" w:rsidTr="00803692">
        <w:trPr>
          <w:cantSplit/>
          <w:trHeight w:val="144"/>
        </w:trPr>
        <w:tc>
          <w:tcPr>
            <w:tcW w:w="1457" w:type="dxa"/>
            <w:vAlign w:val="bottom"/>
          </w:tcPr>
          <w:p w14:paraId="644F039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644F039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644F039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644F039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644F039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644F039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644F039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644F039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644F039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644F039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644F03A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644F03A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vAlign w:val="bottom"/>
          </w:tcPr>
          <w:p w14:paraId="644F03A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vAlign w:val="bottom"/>
          </w:tcPr>
          <w:p w14:paraId="644F03A3" w14:textId="77777777" w:rsidR="00B9449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3B8" w14:textId="77777777" w:rsidTr="00803692">
        <w:trPr>
          <w:cantSplit/>
          <w:trHeight w:val="144"/>
        </w:trPr>
        <w:tc>
          <w:tcPr>
            <w:tcW w:w="1457" w:type="dxa"/>
            <w:vAlign w:val="bottom"/>
          </w:tcPr>
          <w:p w14:paraId="644F03A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3A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3A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3A8" w14:textId="43E74E9D" w:rsidR="00B94496" w:rsidRPr="0082211E" w:rsidRDefault="00B94496" w:rsidP="0080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03692">
              <w:rPr>
                <w:rFonts w:eastAsia="Times New Roman"/>
                <w:sz w:val="16"/>
                <w:szCs w:val="18"/>
              </w:rPr>
              <w:t>S</w:t>
            </w:r>
            <w:r w:rsidRPr="0082211E">
              <w:rPr>
                <w:rFonts w:eastAsia="Times New Roman"/>
                <w:sz w:val="16"/>
                <w:szCs w:val="18"/>
              </w:rPr>
              <w:t>ystem</w:t>
            </w:r>
          </w:p>
        </w:tc>
        <w:tc>
          <w:tcPr>
            <w:tcW w:w="792" w:type="dxa"/>
            <w:vAlign w:val="bottom"/>
          </w:tcPr>
          <w:p w14:paraId="644F03A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3A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3A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3A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3A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3A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3A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3B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6820FF6B" w14:textId="77777777" w:rsidR="00803692"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3B1" w14:textId="54F3A1BB"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3B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3B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644F03B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3B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644F03B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3B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3C7" w14:textId="77777777" w:rsidTr="00803692">
        <w:trPr>
          <w:cantSplit/>
          <w:trHeight w:val="246"/>
        </w:trPr>
        <w:tc>
          <w:tcPr>
            <w:tcW w:w="1457" w:type="dxa"/>
          </w:tcPr>
          <w:p w14:paraId="644F03B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644F03B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644F03B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644F03B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B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B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644F03B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644F03C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644F03C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644F03C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644F03C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644F03C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Pr>
          <w:p w14:paraId="644F03C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Pr>
          <w:p w14:paraId="644F03C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3D6" w14:textId="77777777" w:rsidTr="00803692">
        <w:trPr>
          <w:cantSplit/>
          <w:trHeight w:val="255"/>
        </w:trPr>
        <w:tc>
          <w:tcPr>
            <w:tcW w:w="1457" w:type="dxa"/>
            <w:vAlign w:val="center"/>
          </w:tcPr>
          <w:p w14:paraId="644F03C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3C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3C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3C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C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C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3C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3C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3D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3D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3D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3D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3D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3D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3D7" w14:textId="77777777" w:rsidR="002E573E" w:rsidRPr="00C17AE5" w:rsidRDefault="002E573E" w:rsidP="002E573E">
      <w:pPr>
        <w:spacing w:after="0"/>
        <w:rPr>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48"/>
        <w:gridCol w:w="809"/>
        <w:gridCol w:w="1080"/>
        <w:gridCol w:w="901"/>
        <w:gridCol w:w="540"/>
        <w:gridCol w:w="251"/>
        <w:gridCol w:w="792"/>
        <w:gridCol w:w="792"/>
        <w:gridCol w:w="685"/>
        <w:gridCol w:w="720"/>
        <w:gridCol w:w="900"/>
        <w:gridCol w:w="863"/>
        <w:gridCol w:w="792"/>
        <w:gridCol w:w="775"/>
        <w:gridCol w:w="1980"/>
        <w:gridCol w:w="2070"/>
      </w:tblGrid>
      <w:tr w:rsidR="00B94496" w:rsidRPr="0082211E" w14:paraId="644F03D9" w14:textId="77777777" w:rsidTr="00894A83">
        <w:trPr>
          <w:cantSplit/>
          <w:trHeight w:val="144"/>
        </w:trPr>
        <w:tc>
          <w:tcPr>
            <w:tcW w:w="14598" w:type="dxa"/>
            <w:gridSpan w:val="16"/>
            <w:tcBorders>
              <w:top w:val="single" w:sz="4" w:space="0" w:color="auto"/>
              <w:left w:val="single" w:sz="4" w:space="0" w:color="auto"/>
              <w:bottom w:val="single" w:sz="4" w:space="0" w:color="auto"/>
              <w:right w:val="single" w:sz="4" w:space="0" w:color="auto"/>
            </w:tcBorders>
          </w:tcPr>
          <w:p w14:paraId="644F03D8"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Pr="001B0A17">
              <w:rPr>
                <w:rFonts w:asciiTheme="minorHAnsi" w:hAnsiTheme="minorHAnsi" w:cs="Arial"/>
                <w:b/>
                <w:sz w:val="20"/>
                <w:szCs w:val="20"/>
              </w:rPr>
              <w:t xml:space="preserve">. Installed </w:t>
            </w:r>
            <w:r>
              <w:rPr>
                <w:rFonts w:asciiTheme="minorHAnsi" w:hAnsiTheme="minorHAnsi" w:cs="Arial"/>
                <w:b/>
                <w:sz w:val="20"/>
                <w:szCs w:val="20"/>
              </w:rPr>
              <w:t>HERS Verified Dwelling Unit</w:t>
            </w:r>
            <w:r w:rsidRPr="001B0A17">
              <w:rPr>
                <w:rFonts w:asciiTheme="minorHAnsi" w:hAnsiTheme="minorHAnsi" w:cs="Arial"/>
                <w:b/>
                <w:sz w:val="20"/>
                <w:szCs w:val="20"/>
              </w:rPr>
              <w:t xml:space="preserve"> Water Heating Systems Information </w:t>
            </w:r>
          </w:p>
        </w:tc>
      </w:tr>
      <w:tr w:rsidR="00B94496" w:rsidRPr="0082211E" w14:paraId="644F03E8"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644F03D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4" w:space="0" w:color="auto"/>
              <w:left w:val="single" w:sz="4" w:space="0" w:color="auto"/>
              <w:bottom w:val="single" w:sz="4" w:space="0" w:color="auto"/>
              <w:right w:val="single" w:sz="4" w:space="0" w:color="auto"/>
            </w:tcBorders>
            <w:vAlign w:val="bottom"/>
          </w:tcPr>
          <w:p w14:paraId="644F03D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4" w:space="0" w:color="auto"/>
              <w:left w:val="single" w:sz="4" w:space="0" w:color="auto"/>
              <w:bottom w:val="single" w:sz="4" w:space="0" w:color="auto"/>
              <w:right w:val="single" w:sz="4" w:space="0" w:color="auto"/>
            </w:tcBorders>
            <w:vAlign w:val="bottom"/>
          </w:tcPr>
          <w:p w14:paraId="644F03D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gridSpan w:val="2"/>
            <w:tcBorders>
              <w:top w:val="single" w:sz="4" w:space="0" w:color="auto"/>
              <w:left w:val="single" w:sz="4" w:space="0" w:color="auto"/>
              <w:bottom w:val="single" w:sz="4" w:space="0" w:color="auto"/>
              <w:right w:val="single" w:sz="4" w:space="0" w:color="auto"/>
            </w:tcBorders>
            <w:vAlign w:val="bottom"/>
          </w:tcPr>
          <w:p w14:paraId="644F03D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4" w:space="0" w:color="auto"/>
              <w:left w:val="single" w:sz="4" w:space="0" w:color="auto"/>
              <w:bottom w:val="single" w:sz="4" w:space="0" w:color="auto"/>
              <w:right w:val="single" w:sz="4" w:space="0" w:color="auto"/>
            </w:tcBorders>
            <w:vAlign w:val="bottom"/>
          </w:tcPr>
          <w:p w14:paraId="644F03D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4" w:space="0" w:color="auto"/>
              <w:left w:val="single" w:sz="4" w:space="0" w:color="auto"/>
              <w:bottom w:val="single" w:sz="4" w:space="0" w:color="auto"/>
              <w:right w:val="single" w:sz="4" w:space="0" w:color="auto"/>
            </w:tcBorders>
            <w:vAlign w:val="bottom"/>
          </w:tcPr>
          <w:p w14:paraId="644F03D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4" w:space="0" w:color="auto"/>
              <w:left w:val="single" w:sz="4" w:space="0" w:color="auto"/>
              <w:bottom w:val="single" w:sz="4" w:space="0" w:color="auto"/>
              <w:right w:val="single" w:sz="4" w:space="0" w:color="auto"/>
            </w:tcBorders>
            <w:vAlign w:val="bottom"/>
          </w:tcPr>
          <w:p w14:paraId="644F03E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4" w:space="0" w:color="auto"/>
              <w:left w:val="single" w:sz="4" w:space="0" w:color="auto"/>
              <w:bottom w:val="single" w:sz="4" w:space="0" w:color="auto"/>
              <w:right w:val="single" w:sz="4" w:space="0" w:color="auto"/>
            </w:tcBorders>
            <w:vAlign w:val="bottom"/>
          </w:tcPr>
          <w:p w14:paraId="644F03E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4" w:space="0" w:color="auto"/>
              <w:left w:val="single" w:sz="4" w:space="0" w:color="auto"/>
              <w:bottom w:val="single" w:sz="4" w:space="0" w:color="auto"/>
              <w:right w:val="single" w:sz="4" w:space="0" w:color="auto"/>
            </w:tcBorders>
            <w:vAlign w:val="bottom"/>
          </w:tcPr>
          <w:p w14:paraId="644F03E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4" w:space="0" w:color="auto"/>
              <w:left w:val="single" w:sz="4" w:space="0" w:color="auto"/>
              <w:bottom w:val="single" w:sz="4" w:space="0" w:color="auto"/>
              <w:right w:val="single" w:sz="4" w:space="0" w:color="auto"/>
            </w:tcBorders>
            <w:vAlign w:val="bottom"/>
          </w:tcPr>
          <w:p w14:paraId="644F03E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4" w:space="0" w:color="auto"/>
              <w:left w:val="single" w:sz="4" w:space="0" w:color="auto"/>
              <w:bottom w:val="single" w:sz="4" w:space="0" w:color="auto"/>
              <w:right w:val="single" w:sz="4" w:space="0" w:color="auto"/>
            </w:tcBorders>
            <w:vAlign w:val="bottom"/>
          </w:tcPr>
          <w:p w14:paraId="644F03E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4" w:space="0" w:color="auto"/>
              <w:left w:val="single" w:sz="4" w:space="0" w:color="auto"/>
              <w:bottom w:val="single" w:sz="4" w:space="0" w:color="auto"/>
              <w:right w:val="single" w:sz="4" w:space="0" w:color="auto"/>
            </w:tcBorders>
            <w:vAlign w:val="bottom"/>
          </w:tcPr>
          <w:p w14:paraId="644F03E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4" w:space="0" w:color="auto"/>
              <w:left w:val="single" w:sz="4" w:space="0" w:color="auto"/>
              <w:bottom w:val="single" w:sz="4" w:space="0" w:color="auto"/>
              <w:right w:val="single" w:sz="4" w:space="0" w:color="auto"/>
            </w:tcBorders>
            <w:vAlign w:val="bottom"/>
          </w:tcPr>
          <w:p w14:paraId="644F03E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4" w:space="0" w:color="auto"/>
              <w:left w:val="single" w:sz="4" w:space="0" w:color="auto"/>
              <w:bottom w:val="single" w:sz="4" w:space="0" w:color="auto"/>
              <w:right w:val="single" w:sz="4" w:space="0" w:color="auto"/>
            </w:tcBorders>
            <w:vAlign w:val="bottom"/>
          </w:tcPr>
          <w:p w14:paraId="644F03E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3FC"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bottom"/>
          </w:tcPr>
          <w:p w14:paraId="644F03E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tcBorders>
              <w:top w:val="single" w:sz="4" w:space="0" w:color="auto"/>
              <w:left w:val="single" w:sz="4" w:space="0" w:color="auto"/>
              <w:bottom w:val="single" w:sz="4" w:space="0" w:color="auto"/>
              <w:right w:val="single" w:sz="4" w:space="0" w:color="auto"/>
            </w:tcBorders>
            <w:vAlign w:val="bottom"/>
          </w:tcPr>
          <w:p w14:paraId="644F03E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tcBorders>
              <w:top w:val="single" w:sz="4" w:space="0" w:color="auto"/>
              <w:left w:val="single" w:sz="4" w:space="0" w:color="auto"/>
              <w:bottom w:val="single" w:sz="4" w:space="0" w:color="auto"/>
              <w:right w:val="single" w:sz="4" w:space="0" w:color="auto"/>
            </w:tcBorders>
            <w:vAlign w:val="bottom"/>
          </w:tcPr>
          <w:p w14:paraId="644F03E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gridSpan w:val="2"/>
            <w:tcBorders>
              <w:top w:val="single" w:sz="4" w:space="0" w:color="auto"/>
              <w:left w:val="single" w:sz="4" w:space="0" w:color="auto"/>
              <w:bottom w:val="single" w:sz="4" w:space="0" w:color="auto"/>
              <w:right w:val="single" w:sz="4" w:space="0" w:color="auto"/>
            </w:tcBorders>
            <w:vAlign w:val="bottom"/>
          </w:tcPr>
          <w:p w14:paraId="644F03EC" w14:textId="1BBFC902" w:rsidR="00B94496" w:rsidRPr="0082211E" w:rsidRDefault="00B94496" w:rsidP="00803692">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803692">
              <w:rPr>
                <w:rFonts w:eastAsia="Times New Roman"/>
                <w:sz w:val="16"/>
                <w:szCs w:val="18"/>
              </w:rPr>
              <w:t>S</w:t>
            </w:r>
            <w:r w:rsidRPr="0082211E">
              <w:rPr>
                <w:rFonts w:eastAsia="Times New Roman"/>
                <w:sz w:val="16"/>
                <w:szCs w:val="18"/>
              </w:rPr>
              <w:t>ystem</w:t>
            </w:r>
          </w:p>
        </w:tc>
        <w:tc>
          <w:tcPr>
            <w:tcW w:w="792" w:type="dxa"/>
            <w:tcBorders>
              <w:top w:val="single" w:sz="4" w:space="0" w:color="auto"/>
              <w:left w:val="single" w:sz="4" w:space="0" w:color="auto"/>
              <w:bottom w:val="single" w:sz="4" w:space="0" w:color="auto"/>
              <w:right w:val="single" w:sz="4" w:space="0" w:color="auto"/>
            </w:tcBorders>
            <w:vAlign w:val="bottom"/>
          </w:tcPr>
          <w:p w14:paraId="644F03E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3E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3E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tcBorders>
              <w:top w:val="single" w:sz="4" w:space="0" w:color="auto"/>
              <w:left w:val="single" w:sz="4" w:space="0" w:color="auto"/>
              <w:bottom w:val="single" w:sz="4" w:space="0" w:color="auto"/>
              <w:right w:val="single" w:sz="4" w:space="0" w:color="auto"/>
            </w:tcBorders>
            <w:vAlign w:val="bottom"/>
          </w:tcPr>
          <w:p w14:paraId="644F03F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tcBorders>
              <w:top w:val="single" w:sz="4" w:space="0" w:color="auto"/>
              <w:left w:val="single" w:sz="4" w:space="0" w:color="auto"/>
              <w:bottom w:val="single" w:sz="4" w:space="0" w:color="auto"/>
              <w:right w:val="single" w:sz="4" w:space="0" w:color="auto"/>
            </w:tcBorders>
            <w:vAlign w:val="bottom"/>
          </w:tcPr>
          <w:p w14:paraId="644F03F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tcBorders>
              <w:top w:val="single" w:sz="4" w:space="0" w:color="auto"/>
              <w:left w:val="single" w:sz="4" w:space="0" w:color="auto"/>
              <w:bottom w:val="single" w:sz="4" w:space="0" w:color="auto"/>
              <w:right w:val="single" w:sz="4" w:space="0" w:color="auto"/>
            </w:tcBorders>
            <w:vAlign w:val="bottom"/>
          </w:tcPr>
          <w:p w14:paraId="644F03F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tcBorders>
              <w:top w:val="single" w:sz="4" w:space="0" w:color="auto"/>
              <w:left w:val="single" w:sz="4" w:space="0" w:color="auto"/>
              <w:bottom w:val="single" w:sz="4" w:space="0" w:color="auto"/>
              <w:right w:val="single" w:sz="4" w:space="0" w:color="auto"/>
            </w:tcBorders>
            <w:vAlign w:val="bottom"/>
          </w:tcPr>
          <w:p w14:paraId="644F03F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tcBorders>
              <w:top w:val="single" w:sz="4" w:space="0" w:color="auto"/>
              <w:left w:val="single" w:sz="4" w:space="0" w:color="auto"/>
              <w:bottom w:val="single" w:sz="4" w:space="0" w:color="auto"/>
              <w:right w:val="single" w:sz="4" w:space="0" w:color="auto"/>
            </w:tcBorders>
            <w:vAlign w:val="bottom"/>
          </w:tcPr>
          <w:p w14:paraId="644F03F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tcBorders>
              <w:top w:val="single" w:sz="4" w:space="0" w:color="auto"/>
              <w:left w:val="single" w:sz="4" w:space="0" w:color="auto"/>
              <w:bottom w:val="single" w:sz="4" w:space="0" w:color="auto"/>
              <w:right w:val="single" w:sz="4" w:space="0" w:color="auto"/>
            </w:tcBorders>
            <w:vAlign w:val="bottom"/>
          </w:tcPr>
          <w:p w14:paraId="4DE433FD" w14:textId="77777777" w:rsidR="00803692"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3F5" w14:textId="46AB564A"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tcBorders>
              <w:top w:val="single" w:sz="4" w:space="0" w:color="auto"/>
              <w:left w:val="single" w:sz="4" w:space="0" w:color="auto"/>
              <w:bottom w:val="single" w:sz="4" w:space="0" w:color="auto"/>
              <w:right w:val="single" w:sz="4" w:space="0" w:color="auto"/>
            </w:tcBorders>
            <w:vAlign w:val="bottom"/>
          </w:tcPr>
          <w:p w14:paraId="644F03F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3F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tcBorders>
              <w:top w:val="single" w:sz="4" w:space="0" w:color="auto"/>
              <w:left w:val="single" w:sz="4" w:space="0" w:color="auto"/>
              <w:bottom w:val="single" w:sz="4" w:space="0" w:color="auto"/>
              <w:right w:val="single" w:sz="4" w:space="0" w:color="auto"/>
            </w:tcBorders>
            <w:vAlign w:val="bottom"/>
          </w:tcPr>
          <w:p w14:paraId="644F03F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3F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tcBorders>
              <w:top w:val="single" w:sz="4" w:space="0" w:color="auto"/>
              <w:left w:val="single" w:sz="4" w:space="0" w:color="auto"/>
              <w:bottom w:val="single" w:sz="4" w:space="0" w:color="auto"/>
              <w:right w:val="single" w:sz="4" w:space="0" w:color="auto"/>
            </w:tcBorders>
            <w:vAlign w:val="bottom"/>
          </w:tcPr>
          <w:p w14:paraId="644F03F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3F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40B"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tcPr>
          <w:p w14:paraId="644F03F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tcPr>
          <w:p w14:paraId="644F03F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tcPr>
          <w:p w14:paraId="644F03F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gridSpan w:val="2"/>
            <w:tcBorders>
              <w:top w:val="single" w:sz="4" w:space="0" w:color="auto"/>
              <w:left w:val="single" w:sz="4" w:space="0" w:color="auto"/>
              <w:bottom w:val="single" w:sz="4" w:space="0" w:color="auto"/>
              <w:right w:val="single" w:sz="4" w:space="0" w:color="auto"/>
            </w:tcBorders>
          </w:tcPr>
          <w:p w14:paraId="644F040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Borders>
              <w:top w:val="single" w:sz="4" w:space="0" w:color="auto"/>
              <w:left w:val="single" w:sz="4" w:space="0" w:color="auto"/>
              <w:bottom w:val="single" w:sz="4" w:space="0" w:color="auto"/>
              <w:right w:val="single" w:sz="4" w:space="0" w:color="auto"/>
            </w:tcBorders>
          </w:tcPr>
          <w:p w14:paraId="644F040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Borders>
              <w:top w:val="single" w:sz="4" w:space="0" w:color="auto"/>
              <w:left w:val="single" w:sz="4" w:space="0" w:color="auto"/>
              <w:bottom w:val="single" w:sz="4" w:space="0" w:color="auto"/>
              <w:right w:val="single" w:sz="4" w:space="0" w:color="auto"/>
            </w:tcBorders>
          </w:tcPr>
          <w:p w14:paraId="644F040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Borders>
              <w:top w:val="single" w:sz="4" w:space="0" w:color="auto"/>
              <w:left w:val="single" w:sz="4" w:space="0" w:color="auto"/>
              <w:bottom w:val="single" w:sz="4" w:space="0" w:color="auto"/>
              <w:right w:val="single" w:sz="4" w:space="0" w:color="auto"/>
            </w:tcBorders>
          </w:tcPr>
          <w:p w14:paraId="644F040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Borders>
              <w:top w:val="single" w:sz="4" w:space="0" w:color="auto"/>
              <w:left w:val="single" w:sz="4" w:space="0" w:color="auto"/>
              <w:bottom w:val="single" w:sz="4" w:space="0" w:color="auto"/>
              <w:right w:val="single" w:sz="4" w:space="0" w:color="auto"/>
            </w:tcBorders>
          </w:tcPr>
          <w:p w14:paraId="644F040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Borders>
              <w:top w:val="single" w:sz="4" w:space="0" w:color="auto"/>
              <w:left w:val="single" w:sz="4" w:space="0" w:color="auto"/>
              <w:bottom w:val="single" w:sz="4" w:space="0" w:color="auto"/>
              <w:right w:val="single" w:sz="4" w:space="0" w:color="auto"/>
            </w:tcBorders>
          </w:tcPr>
          <w:p w14:paraId="644F040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tcPr>
          <w:p w14:paraId="644F040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tcPr>
          <w:p w14:paraId="644F040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2070" w:type="dxa"/>
            <w:tcBorders>
              <w:top w:val="single" w:sz="4" w:space="0" w:color="auto"/>
              <w:left w:val="single" w:sz="4" w:space="0" w:color="auto"/>
              <w:bottom w:val="single" w:sz="4" w:space="0" w:color="auto"/>
              <w:right w:val="single" w:sz="4" w:space="0" w:color="auto"/>
            </w:tcBorders>
          </w:tcPr>
          <w:p w14:paraId="644F040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41A" w14:textId="77777777" w:rsidTr="00894A83">
        <w:trPr>
          <w:cantSplit/>
          <w:trHeight w:val="144"/>
        </w:trPr>
        <w:tc>
          <w:tcPr>
            <w:tcW w:w="1457" w:type="dxa"/>
            <w:gridSpan w:val="2"/>
            <w:tcBorders>
              <w:top w:val="single" w:sz="4" w:space="0" w:color="auto"/>
              <w:left w:val="single" w:sz="4" w:space="0" w:color="auto"/>
              <w:bottom w:val="single" w:sz="4" w:space="0" w:color="auto"/>
              <w:right w:val="single" w:sz="4" w:space="0" w:color="auto"/>
            </w:tcBorders>
            <w:vAlign w:val="center"/>
          </w:tcPr>
          <w:p w14:paraId="644F040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tcBorders>
              <w:top w:val="single" w:sz="4" w:space="0" w:color="auto"/>
              <w:left w:val="single" w:sz="4" w:space="0" w:color="auto"/>
              <w:bottom w:val="single" w:sz="4" w:space="0" w:color="auto"/>
              <w:right w:val="single" w:sz="4" w:space="0" w:color="auto"/>
            </w:tcBorders>
            <w:vAlign w:val="center"/>
          </w:tcPr>
          <w:p w14:paraId="644F040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tcBorders>
              <w:top w:val="single" w:sz="4" w:space="0" w:color="auto"/>
              <w:left w:val="single" w:sz="4" w:space="0" w:color="auto"/>
              <w:bottom w:val="single" w:sz="4" w:space="0" w:color="auto"/>
              <w:right w:val="single" w:sz="4" w:space="0" w:color="auto"/>
            </w:tcBorders>
            <w:vAlign w:val="center"/>
          </w:tcPr>
          <w:p w14:paraId="644F040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gridSpan w:val="2"/>
            <w:tcBorders>
              <w:top w:val="single" w:sz="4" w:space="0" w:color="auto"/>
              <w:left w:val="single" w:sz="4" w:space="0" w:color="auto"/>
              <w:bottom w:val="single" w:sz="4" w:space="0" w:color="auto"/>
              <w:right w:val="single" w:sz="4" w:space="0" w:color="auto"/>
            </w:tcBorders>
            <w:vAlign w:val="center"/>
          </w:tcPr>
          <w:p w14:paraId="644F040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tcBorders>
              <w:top w:val="single" w:sz="4" w:space="0" w:color="auto"/>
              <w:left w:val="single" w:sz="4" w:space="0" w:color="auto"/>
              <w:bottom w:val="single" w:sz="4" w:space="0" w:color="auto"/>
              <w:right w:val="single" w:sz="4" w:space="0" w:color="auto"/>
            </w:tcBorders>
            <w:vAlign w:val="center"/>
          </w:tcPr>
          <w:p w14:paraId="644F041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tcBorders>
              <w:top w:val="single" w:sz="4" w:space="0" w:color="auto"/>
              <w:left w:val="single" w:sz="4" w:space="0" w:color="auto"/>
              <w:bottom w:val="single" w:sz="4" w:space="0" w:color="auto"/>
              <w:right w:val="single" w:sz="4" w:space="0" w:color="auto"/>
            </w:tcBorders>
            <w:vAlign w:val="center"/>
          </w:tcPr>
          <w:p w14:paraId="644F041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tcBorders>
              <w:top w:val="single" w:sz="4" w:space="0" w:color="auto"/>
              <w:left w:val="single" w:sz="4" w:space="0" w:color="auto"/>
              <w:bottom w:val="single" w:sz="4" w:space="0" w:color="auto"/>
              <w:right w:val="single" w:sz="4" w:space="0" w:color="auto"/>
            </w:tcBorders>
            <w:vAlign w:val="center"/>
          </w:tcPr>
          <w:p w14:paraId="644F041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tcBorders>
              <w:top w:val="single" w:sz="4" w:space="0" w:color="auto"/>
              <w:left w:val="single" w:sz="4" w:space="0" w:color="auto"/>
              <w:bottom w:val="single" w:sz="4" w:space="0" w:color="auto"/>
              <w:right w:val="single" w:sz="4" w:space="0" w:color="auto"/>
            </w:tcBorders>
            <w:vAlign w:val="center"/>
          </w:tcPr>
          <w:p w14:paraId="644F041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tcBorders>
              <w:top w:val="single" w:sz="4" w:space="0" w:color="auto"/>
              <w:left w:val="single" w:sz="4" w:space="0" w:color="auto"/>
              <w:bottom w:val="single" w:sz="4" w:space="0" w:color="auto"/>
              <w:right w:val="single" w:sz="4" w:space="0" w:color="auto"/>
            </w:tcBorders>
            <w:vAlign w:val="center"/>
          </w:tcPr>
          <w:p w14:paraId="644F041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tcBorders>
              <w:top w:val="single" w:sz="4" w:space="0" w:color="auto"/>
              <w:left w:val="single" w:sz="4" w:space="0" w:color="auto"/>
              <w:bottom w:val="single" w:sz="4" w:space="0" w:color="auto"/>
              <w:right w:val="single" w:sz="4" w:space="0" w:color="auto"/>
            </w:tcBorders>
            <w:vAlign w:val="center"/>
          </w:tcPr>
          <w:p w14:paraId="644F041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tcBorders>
              <w:top w:val="single" w:sz="4" w:space="0" w:color="auto"/>
              <w:left w:val="single" w:sz="4" w:space="0" w:color="auto"/>
              <w:bottom w:val="single" w:sz="4" w:space="0" w:color="auto"/>
              <w:right w:val="single" w:sz="4" w:space="0" w:color="auto"/>
            </w:tcBorders>
            <w:vAlign w:val="center"/>
          </w:tcPr>
          <w:p w14:paraId="644F041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tcBorders>
              <w:top w:val="single" w:sz="4" w:space="0" w:color="auto"/>
              <w:left w:val="single" w:sz="4" w:space="0" w:color="auto"/>
              <w:bottom w:val="single" w:sz="4" w:space="0" w:color="auto"/>
              <w:right w:val="single" w:sz="4" w:space="0" w:color="auto"/>
            </w:tcBorders>
            <w:vAlign w:val="center"/>
          </w:tcPr>
          <w:p w14:paraId="644F041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763584" w:rsidRPr="0082211E" w14:paraId="644F041E" w14:textId="77777777" w:rsidTr="00FE3EBF">
        <w:trPr>
          <w:cantSplit/>
          <w:trHeight w:val="144"/>
        </w:trPr>
        <w:tc>
          <w:tcPr>
            <w:tcW w:w="648" w:type="dxa"/>
            <w:tcBorders>
              <w:top w:val="single" w:sz="4" w:space="0" w:color="auto"/>
              <w:left w:val="single" w:sz="4" w:space="0" w:color="auto"/>
              <w:bottom w:val="single" w:sz="4" w:space="0" w:color="auto"/>
              <w:right w:val="single" w:sz="4" w:space="0" w:color="auto"/>
            </w:tcBorders>
            <w:vAlign w:val="center"/>
          </w:tcPr>
          <w:p w14:paraId="644F041B" w14:textId="77777777" w:rsidR="00763584" w:rsidRPr="0082211E" w:rsidRDefault="00763584"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3330" w:type="dxa"/>
            <w:gridSpan w:val="4"/>
            <w:tcBorders>
              <w:top w:val="single" w:sz="4" w:space="0" w:color="auto"/>
              <w:left w:val="single" w:sz="4" w:space="0" w:color="auto"/>
              <w:bottom w:val="single" w:sz="4" w:space="0" w:color="auto"/>
              <w:right w:val="single" w:sz="4" w:space="0" w:color="auto"/>
            </w:tcBorders>
            <w:vAlign w:val="center"/>
          </w:tcPr>
          <w:p w14:paraId="644F041C"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10620" w:type="dxa"/>
            <w:gridSpan w:val="11"/>
            <w:tcBorders>
              <w:top w:val="single" w:sz="4" w:space="0" w:color="auto"/>
              <w:left w:val="single" w:sz="4" w:space="0" w:color="auto"/>
              <w:bottom w:val="single" w:sz="4" w:space="0" w:color="auto"/>
              <w:right w:val="single" w:sz="4" w:space="0" w:color="auto"/>
            </w:tcBorders>
            <w:vAlign w:val="center"/>
          </w:tcPr>
          <w:p w14:paraId="644F041D" w14:textId="77777777" w:rsidR="00763584" w:rsidRPr="0082211E" w:rsidRDefault="00763584"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41F" w14:textId="77777777" w:rsidR="00114A5A" w:rsidRDefault="00114A5A" w:rsidP="00DC522B">
      <w:pPr>
        <w:spacing w:after="0" w:line="240" w:lineRule="auto"/>
        <w:rPr>
          <w:rFonts w:asciiTheme="minorHAnsi" w:hAnsiTheme="minorHAnsi" w:cs="Arial"/>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2430"/>
        <w:gridCol w:w="3780"/>
      </w:tblGrid>
      <w:tr w:rsidR="00CB1333" w:rsidRPr="00C711C6" w14:paraId="644F0421" w14:textId="77777777" w:rsidTr="00894A83">
        <w:trPr>
          <w:trHeight w:val="144"/>
        </w:trPr>
        <w:tc>
          <w:tcPr>
            <w:tcW w:w="7758" w:type="dxa"/>
            <w:gridSpan w:val="3"/>
            <w:vAlign w:val="center"/>
          </w:tcPr>
          <w:p w14:paraId="644F0420" w14:textId="77777777" w:rsidR="00CB1333" w:rsidRPr="00C711C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00CB1333" w:rsidRPr="00335E47">
              <w:rPr>
                <w:rFonts w:asciiTheme="minorHAnsi" w:hAnsiTheme="minorHAnsi" w:cs="Arial"/>
                <w:b/>
                <w:sz w:val="20"/>
                <w:szCs w:val="20"/>
              </w:rPr>
              <w:t xml:space="preserve">. </w:t>
            </w:r>
            <w:r w:rsidR="00CB1333">
              <w:rPr>
                <w:rFonts w:asciiTheme="minorHAnsi" w:hAnsiTheme="minorHAnsi" w:cs="Arial"/>
                <w:b/>
                <w:sz w:val="20"/>
                <w:szCs w:val="20"/>
              </w:rPr>
              <w:t>Installed Water Heater Manufacturer Information</w:t>
            </w:r>
          </w:p>
        </w:tc>
      </w:tr>
      <w:tr w:rsidR="00CB1333" w:rsidRPr="00C711C6" w14:paraId="644F0425" w14:textId="77777777" w:rsidTr="00894A83">
        <w:trPr>
          <w:trHeight w:val="144"/>
        </w:trPr>
        <w:tc>
          <w:tcPr>
            <w:tcW w:w="1548" w:type="dxa"/>
            <w:vAlign w:val="center"/>
          </w:tcPr>
          <w:p w14:paraId="644F0422"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430" w:type="dxa"/>
            <w:vAlign w:val="center"/>
          </w:tcPr>
          <w:p w14:paraId="644F0423"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780" w:type="dxa"/>
            <w:vAlign w:val="center"/>
          </w:tcPr>
          <w:p w14:paraId="644F0424" w14:textId="77777777" w:rsidR="00CB1333" w:rsidRPr="00C711C6" w:rsidRDefault="00CB1333"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CB1333" w:rsidRPr="00C711C6" w14:paraId="644F0429" w14:textId="77777777" w:rsidTr="00894A83">
        <w:trPr>
          <w:trHeight w:val="144"/>
        </w:trPr>
        <w:tc>
          <w:tcPr>
            <w:tcW w:w="1548" w:type="dxa"/>
            <w:vAlign w:val="bottom"/>
          </w:tcPr>
          <w:p w14:paraId="644F0426"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2430" w:type="dxa"/>
            <w:vAlign w:val="bottom"/>
          </w:tcPr>
          <w:p w14:paraId="644F0427"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780" w:type="dxa"/>
            <w:vAlign w:val="bottom"/>
          </w:tcPr>
          <w:p w14:paraId="644F0428"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CB1333" w:rsidRPr="00C711C6" w14:paraId="644F042D" w14:textId="77777777" w:rsidTr="00894A83">
        <w:trPr>
          <w:trHeight w:val="144"/>
        </w:trPr>
        <w:tc>
          <w:tcPr>
            <w:tcW w:w="1548" w:type="dxa"/>
            <w:vAlign w:val="bottom"/>
          </w:tcPr>
          <w:p w14:paraId="644F042A"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vAlign w:val="bottom"/>
          </w:tcPr>
          <w:p w14:paraId="644F042B"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shd w:val="clear" w:color="auto" w:fill="FFFFFF" w:themeFill="background1"/>
          </w:tcPr>
          <w:p w14:paraId="644F042C"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CB1333" w:rsidRPr="00C711C6" w14:paraId="644F0431" w14:textId="77777777" w:rsidTr="00894A83">
        <w:trPr>
          <w:trHeight w:val="144"/>
        </w:trPr>
        <w:tc>
          <w:tcPr>
            <w:tcW w:w="1548" w:type="dxa"/>
            <w:vAlign w:val="bottom"/>
          </w:tcPr>
          <w:p w14:paraId="644F042E"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430" w:type="dxa"/>
            <w:vAlign w:val="bottom"/>
          </w:tcPr>
          <w:p w14:paraId="644F042F"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Pr>
          <w:p w14:paraId="644F0430" w14:textId="77777777" w:rsidR="00CB1333" w:rsidRPr="00C711C6" w:rsidRDefault="00CB1333" w:rsidP="00CB1333">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432" w14:textId="77777777" w:rsidR="00114A5A" w:rsidRDefault="00114A5A" w:rsidP="00DC522B">
      <w:pPr>
        <w:spacing w:after="0" w:line="240" w:lineRule="auto"/>
        <w:rPr>
          <w:rFonts w:asciiTheme="minorHAnsi" w:hAnsiTheme="minorHAnsi" w:cs="Arial"/>
          <w:sz w:val="20"/>
          <w:szCs w:val="20"/>
        </w:rPr>
      </w:pPr>
    </w:p>
    <w:p w14:paraId="644F0433" w14:textId="77777777" w:rsidR="00114A5A" w:rsidRPr="00894A83" w:rsidRDefault="00114A5A"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260947" w14:paraId="644F0436" w14:textId="77777777" w:rsidTr="00CB1333">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644F0434" w14:textId="02BA0459" w:rsidR="00CB1333" w:rsidRDefault="00B94496" w:rsidP="00CB1333">
            <w:pPr>
              <w:keepNext/>
              <w:spacing w:after="60" w:line="240" w:lineRule="auto"/>
              <w:rPr>
                <w:rFonts w:asciiTheme="minorHAnsi" w:hAnsiTheme="minorHAnsi" w:cs="Arial"/>
                <w:b/>
                <w:sz w:val="20"/>
                <w:szCs w:val="20"/>
              </w:rPr>
            </w:pPr>
            <w:bookmarkStart w:id="0" w:name="_Toc323755513"/>
            <w:r>
              <w:rPr>
                <w:rFonts w:asciiTheme="minorHAnsi" w:hAnsiTheme="minorHAnsi" w:cs="Arial"/>
                <w:b/>
                <w:sz w:val="20"/>
                <w:szCs w:val="20"/>
              </w:rPr>
              <w:lastRenderedPageBreak/>
              <w:t>E</w:t>
            </w:r>
            <w:r w:rsidR="00CB1333">
              <w:rPr>
                <w:rFonts w:asciiTheme="minorHAnsi" w:hAnsiTheme="minorHAnsi" w:cs="Arial"/>
                <w:b/>
                <w:sz w:val="20"/>
                <w:szCs w:val="20"/>
              </w:rPr>
              <w:t xml:space="preserve">. </w:t>
            </w:r>
            <w:r w:rsidR="00BF71D0" w:rsidRPr="00CC4B51">
              <w:rPr>
                <w:rFonts w:asciiTheme="minorHAnsi" w:hAnsiTheme="minorHAnsi" w:cs="Arial"/>
                <w:b/>
                <w:sz w:val="20"/>
                <w:szCs w:val="20"/>
              </w:rPr>
              <w:t>Mandatory Measures for All Domestic Hot Water Distribution Systems</w:t>
            </w:r>
          </w:p>
          <w:p w14:paraId="644F043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CB1333" w:rsidRPr="00C93879" w14:paraId="644F0443" w14:textId="77777777" w:rsidTr="00070A2F">
        <w:trPr>
          <w:trHeight w:val="144"/>
        </w:trPr>
        <w:tc>
          <w:tcPr>
            <w:tcW w:w="720" w:type="dxa"/>
            <w:vAlign w:val="center"/>
          </w:tcPr>
          <w:p w14:paraId="644F0437" w14:textId="77777777" w:rsidR="00CB1333" w:rsidRDefault="00A03A3E" w:rsidP="00CB1333">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96" w:type="dxa"/>
            <w:gridSpan w:val="2"/>
            <w:vAlign w:val="center"/>
          </w:tcPr>
          <w:p w14:paraId="644F0438" w14:textId="35457E68" w:rsidR="00CB1333" w:rsidRDefault="00CB1333" w:rsidP="00CB1333">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A50F0A">
              <w:rPr>
                <w:rFonts w:asciiTheme="minorHAnsi" w:hAnsiTheme="minorHAnsi" w:cs="TimesNewRomanPS-BoldMT"/>
                <w:bCs/>
                <w:sz w:val="20"/>
                <w:szCs w:val="20"/>
              </w:rPr>
              <w:t>below</w:t>
            </w:r>
            <w:r>
              <w:rPr>
                <w:rFonts w:asciiTheme="minorHAnsi" w:hAnsiTheme="minorHAnsi" w:cs="TimesNewRomanPS-BoldMT"/>
                <w:bCs/>
                <w:sz w:val="20"/>
                <w:szCs w:val="20"/>
              </w:rPr>
              <w:t>: (RA4.4.1)</w:t>
            </w:r>
          </w:p>
          <w:p w14:paraId="644F0439"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644F043A"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644F043B" w14:textId="77777777" w:rsidR="00CB1333" w:rsidRPr="00253A36"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644F043C"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644F043D"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644F043E" w14:textId="77777777" w:rsidR="00CB1333" w:rsidRPr="006F2D6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644F043F" w14:textId="77777777" w:rsidR="00CB1333" w:rsidRDefault="00CB1333" w:rsidP="00CB1333">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644F0440"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44F0441" w14:textId="77777777" w:rsidR="00CB133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44F0442" w14:textId="77777777" w:rsidR="00CB1333" w:rsidRPr="006F2D63" w:rsidRDefault="00CB1333" w:rsidP="00070A2F">
            <w:pPr>
              <w:pStyle w:val="ListParagraph"/>
              <w:keepNext/>
              <w:numPr>
                <w:ilvl w:val="0"/>
                <w:numId w:val="37"/>
              </w:numPr>
              <w:autoSpaceDE w:val="0"/>
              <w:autoSpaceDN w:val="0"/>
              <w:adjustRightInd w:val="0"/>
              <w:spacing w:after="0" w:line="240" w:lineRule="auto"/>
              <w:ind w:left="634" w:hanging="317"/>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CB1333" w:rsidRPr="00D24BC5" w14:paraId="644F0446" w14:textId="77777777" w:rsidTr="00070A2F">
        <w:trPr>
          <w:trHeight w:val="144"/>
          <w:tblHeader/>
        </w:trPr>
        <w:tc>
          <w:tcPr>
            <w:tcW w:w="720" w:type="dxa"/>
            <w:vAlign w:val="center"/>
          </w:tcPr>
          <w:p w14:paraId="644F0444"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896" w:type="dxa"/>
            <w:gridSpan w:val="2"/>
            <w:vAlign w:val="center"/>
          </w:tcPr>
          <w:p w14:paraId="644F044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CB1333" w:rsidRPr="00D24BC5" w14:paraId="644F0449" w14:textId="77777777" w:rsidTr="00070A2F">
        <w:trPr>
          <w:trHeight w:val="144"/>
          <w:tblHeader/>
        </w:trPr>
        <w:tc>
          <w:tcPr>
            <w:tcW w:w="720" w:type="dxa"/>
            <w:vAlign w:val="center"/>
          </w:tcPr>
          <w:p w14:paraId="644F0447"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896" w:type="dxa"/>
            <w:gridSpan w:val="2"/>
            <w:vAlign w:val="center"/>
          </w:tcPr>
          <w:p w14:paraId="644F044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CB1333" w:rsidRPr="00D24BC5" w14:paraId="644F044C" w14:textId="77777777" w:rsidTr="00070A2F">
        <w:trPr>
          <w:trHeight w:val="144"/>
          <w:tblHeader/>
        </w:trPr>
        <w:tc>
          <w:tcPr>
            <w:tcW w:w="720" w:type="dxa"/>
            <w:vAlign w:val="center"/>
          </w:tcPr>
          <w:p w14:paraId="644F044A" w14:textId="77777777" w:rsidR="00CB1333" w:rsidRDefault="00A03A3E"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896" w:type="dxa"/>
            <w:gridSpan w:val="2"/>
            <w:vAlign w:val="center"/>
          </w:tcPr>
          <w:p w14:paraId="644F044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CB1333" w:rsidRPr="001337C2" w14:paraId="644F0450"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4D" w14:textId="77777777" w:rsidR="00CB1333" w:rsidRDefault="00490F51"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00A03A3E">
              <w:rPr>
                <w:rFonts w:asciiTheme="minorHAnsi" w:hAnsiTheme="minorHAnsi" w:cs="Arial"/>
                <w:sz w:val="20"/>
                <w:szCs w:val="20"/>
              </w:rPr>
              <w:t>5</w:t>
            </w:r>
          </w:p>
        </w:tc>
        <w:tc>
          <w:tcPr>
            <w:tcW w:w="4032" w:type="dxa"/>
            <w:vAlign w:val="center"/>
          </w:tcPr>
          <w:p w14:paraId="644F044E" w14:textId="77777777" w:rsidR="00CB1333" w:rsidRPr="00F86715" w:rsidRDefault="00CB1333" w:rsidP="00CB1333">
            <w:pPr>
              <w:keepNext/>
              <w:spacing w:after="0" w:line="240" w:lineRule="auto"/>
              <w:rPr>
                <w:sz w:val="20"/>
                <w:szCs w:val="18"/>
              </w:rPr>
            </w:pPr>
            <w:r w:rsidRPr="00F86715">
              <w:rPr>
                <w:sz w:val="20"/>
                <w:szCs w:val="18"/>
              </w:rPr>
              <w:t>Verification Status:</w:t>
            </w:r>
          </w:p>
        </w:tc>
        <w:tc>
          <w:tcPr>
            <w:tcW w:w="9864" w:type="dxa"/>
            <w:vAlign w:val="center"/>
          </w:tcPr>
          <w:p w14:paraId="738C12E4" w14:textId="77777777" w:rsidR="00803692" w:rsidRDefault="00803692" w:rsidP="00803692">
            <w:pPr>
              <w:pStyle w:val="ListParagraph"/>
              <w:keepNext/>
              <w:numPr>
                <w:ilvl w:val="0"/>
                <w:numId w:val="40"/>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5FBDB015" w14:textId="77777777" w:rsidR="00803692" w:rsidRDefault="00803692" w:rsidP="00803692">
            <w:pPr>
              <w:pStyle w:val="ListParagraph"/>
              <w:keepNext/>
              <w:numPr>
                <w:ilvl w:val="0"/>
                <w:numId w:val="40"/>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4F" w14:textId="0B190E31" w:rsidR="002E573E" w:rsidRDefault="00803692" w:rsidP="00803692">
            <w:pPr>
              <w:pStyle w:val="ListParagraph"/>
              <w:keepNext/>
              <w:numPr>
                <w:ilvl w:val="0"/>
                <w:numId w:val="40"/>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54"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51" w14:textId="77777777" w:rsidR="00FE3EBF"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644F0453" w14:textId="7D3C06CC"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260947" w14:paraId="644F0456" w14:textId="77777777" w:rsidTr="00070A2F">
        <w:trPr>
          <w:trHeight w:val="144"/>
          <w:tblHeader/>
        </w:trPr>
        <w:tc>
          <w:tcPr>
            <w:tcW w:w="14616" w:type="dxa"/>
            <w:gridSpan w:val="3"/>
            <w:vAlign w:val="center"/>
          </w:tcPr>
          <w:p w14:paraId="644F0455" w14:textId="77777777" w:rsidR="00CB1333" w:rsidRPr="00070A2F"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070A2F">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57" w14:textId="77777777" w:rsidR="008C11DD" w:rsidRDefault="008C11DD" w:rsidP="00531FE2">
      <w:pPr>
        <w:keepNext/>
        <w:spacing w:after="0" w:line="240" w:lineRule="auto"/>
        <w:rPr>
          <w:rFonts w:asciiTheme="minorHAnsi" w:hAnsiTheme="minorHAnsi" w:cs="Arial"/>
          <w:b/>
          <w:sz w:val="20"/>
          <w:szCs w:val="20"/>
        </w:rPr>
      </w:pPr>
    </w:p>
    <w:p w14:paraId="0D1392A0" w14:textId="77777777" w:rsidR="00803692" w:rsidRDefault="00803692">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4032"/>
        <w:gridCol w:w="9864"/>
      </w:tblGrid>
      <w:tr w:rsidR="00CB1333" w:rsidRPr="006D2E42" w14:paraId="644F045B" w14:textId="77777777" w:rsidTr="00070A2F">
        <w:trPr>
          <w:trHeight w:hRule="exact" w:val="496"/>
          <w:tblHeader/>
        </w:trPr>
        <w:tc>
          <w:tcPr>
            <w:tcW w:w="14616" w:type="dxa"/>
            <w:gridSpan w:val="3"/>
            <w:tcBorders>
              <w:bottom w:val="single" w:sz="4" w:space="0" w:color="000000"/>
            </w:tcBorders>
            <w:vAlign w:val="center"/>
          </w:tcPr>
          <w:p w14:paraId="644F0458" w14:textId="726E5082" w:rsidR="00C52F7B"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F</w:t>
            </w:r>
            <w:r w:rsidR="00C75661" w:rsidRPr="006D2E42">
              <w:rPr>
                <w:rFonts w:asciiTheme="minorHAnsi" w:hAnsiTheme="minorHAnsi"/>
                <w:b/>
                <w:sz w:val="20"/>
                <w:szCs w:val="20"/>
              </w:rPr>
              <w:t>. HERS-Verified Pipe Insulation Credit</w:t>
            </w:r>
            <w:r>
              <w:rPr>
                <w:rFonts w:asciiTheme="minorHAnsi" w:hAnsiTheme="minorHAnsi"/>
                <w:b/>
                <w:sz w:val="20"/>
                <w:szCs w:val="20"/>
              </w:rPr>
              <w:t xml:space="preserve"> </w:t>
            </w:r>
            <w:r>
              <w:rPr>
                <w:rFonts w:asciiTheme="minorHAnsi" w:hAnsiTheme="minorHAnsi" w:cs="Arial"/>
                <w:b/>
                <w:sz w:val="20"/>
                <w:szCs w:val="20"/>
              </w:rPr>
              <w:t>Requirements</w:t>
            </w:r>
          </w:p>
          <w:p w14:paraId="644F0459" w14:textId="6C06CCB1"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803692">
              <w:rPr>
                <w:rFonts w:asciiTheme="minorHAnsi" w:hAnsiTheme="minorHAnsi"/>
                <w:sz w:val="20"/>
                <w:szCs w:val="20"/>
              </w:rPr>
              <w:t>.</w:t>
            </w:r>
          </w:p>
          <w:p w14:paraId="644F045A" w14:textId="77777777" w:rsidR="00B94496"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CB1333" w:rsidRPr="006D2E42" w14:paraId="644F045E" w14:textId="77777777" w:rsidTr="00070A2F">
        <w:trPr>
          <w:trHeight w:val="288"/>
          <w:tblHeader/>
        </w:trPr>
        <w:tc>
          <w:tcPr>
            <w:tcW w:w="720" w:type="dxa"/>
            <w:vAlign w:val="center"/>
          </w:tcPr>
          <w:p w14:paraId="644F045C" w14:textId="77777777" w:rsidR="00C52F7B"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644F045D" w14:textId="77777777" w:rsidR="000A2A6C"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CB1333" w:rsidRPr="001337C2" w14:paraId="644F0462"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5F" w14:textId="77777777" w:rsidR="00C52F7B"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4032" w:type="dxa"/>
            <w:vAlign w:val="center"/>
          </w:tcPr>
          <w:p w14:paraId="644F0460" w14:textId="77777777" w:rsidR="00C52F7B" w:rsidRDefault="00CB1333">
            <w:pPr>
              <w:keepNext/>
              <w:spacing w:after="0" w:line="240" w:lineRule="auto"/>
              <w:rPr>
                <w:sz w:val="20"/>
                <w:szCs w:val="18"/>
              </w:rPr>
            </w:pPr>
            <w:r w:rsidRPr="00F86715">
              <w:rPr>
                <w:sz w:val="20"/>
                <w:szCs w:val="18"/>
              </w:rPr>
              <w:t>Verification Status:</w:t>
            </w:r>
          </w:p>
        </w:tc>
        <w:tc>
          <w:tcPr>
            <w:tcW w:w="9864" w:type="dxa"/>
            <w:vAlign w:val="center"/>
          </w:tcPr>
          <w:p w14:paraId="2E5E9026" w14:textId="77777777" w:rsidR="00803692" w:rsidRDefault="00803692" w:rsidP="00803692">
            <w:pPr>
              <w:pStyle w:val="ListParagraph"/>
              <w:keepNext/>
              <w:numPr>
                <w:ilvl w:val="0"/>
                <w:numId w:val="41"/>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7CCCBC05" w14:textId="77777777" w:rsidR="00803692" w:rsidRDefault="00803692" w:rsidP="00803692">
            <w:pPr>
              <w:pStyle w:val="ListParagraph"/>
              <w:keepNext/>
              <w:numPr>
                <w:ilvl w:val="0"/>
                <w:numId w:val="41"/>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61" w14:textId="55561130" w:rsidR="002E573E" w:rsidRDefault="00803692" w:rsidP="00803692">
            <w:pPr>
              <w:pStyle w:val="ListParagraph"/>
              <w:keepNext/>
              <w:numPr>
                <w:ilvl w:val="0"/>
                <w:numId w:val="41"/>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66"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63" w14:textId="77777777" w:rsidR="00FE3EBF" w:rsidRDefault="00FE3E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3896" w:type="dxa"/>
            <w:gridSpan w:val="2"/>
            <w:vAlign w:val="center"/>
          </w:tcPr>
          <w:p w14:paraId="644F0465" w14:textId="7DA451CA" w:rsidR="00FE3EBF" w:rsidRDefault="00FE3EBF">
            <w:pPr>
              <w:keepNext/>
              <w:spacing w:after="0" w:line="240" w:lineRule="auto"/>
              <w:rPr>
                <w:sz w:val="20"/>
                <w:szCs w:val="18"/>
              </w:rPr>
            </w:pPr>
            <w:r w:rsidRPr="00F86715">
              <w:rPr>
                <w:sz w:val="20"/>
                <w:szCs w:val="18"/>
              </w:rPr>
              <w:t xml:space="preserve">Correction Notes: </w:t>
            </w:r>
          </w:p>
        </w:tc>
      </w:tr>
      <w:tr w:rsidR="00CB1333" w:rsidRPr="006D2E42" w14:paraId="644F0468" w14:textId="77777777" w:rsidTr="00070A2F">
        <w:trPr>
          <w:trHeight w:val="144"/>
          <w:tblHeader/>
        </w:trPr>
        <w:tc>
          <w:tcPr>
            <w:tcW w:w="14616" w:type="dxa"/>
            <w:gridSpan w:val="3"/>
            <w:vAlign w:val="center"/>
          </w:tcPr>
          <w:p w14:paraId="644F0467" w14:textId="77777777" w:rsidR="00C52F7B" w:rsidRPr="00070A2F"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070A2F">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69" w14:textId="77777777" w:rsidR="00CB1333" w:rsidRDefault="00CB1333" w:rsidP="00531FE2">
      <w:pPr>
        <w:keepNext/>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6D2E42" w14:paraId="644F046C" w14:textId="77777777" w:rsidTr="00D535E0">
        <w:trPr>
          <w:cantSplit/>
          <w:trHeight w:val="144"/>
        </w:trPr>
        <w:tc>
          <w:tcPr>
            <w:tcW w:w="14616" w:type="dxa"/>
            <w:gridSpan w:val="3"/>
            <w:tcBorders>
              <w:bottom w:val="single" w:sz="4" w:space="0" w:color="auto"/>
            </w:tcBorders>
          </w:tcPr>
          <w:p w14:paraId="644F046A" w14:textId="77777777" w:rsidR="007B282D" w:rsidRDefault="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b/>
                <w:sz w:val="20"/>
                <w:szCs w:val="20"/>
              </w:rPr>
            </w:pPr>
            <w:r>
              <w:rPr>
                <w:rFonts w:asciiTheme="minorHAnsi" w:hAnsiTheme="minorHAnsi"/>
                <w:b/>
                <w:sz w:val="20"/>
                <w:szCs w:val="20"/>
              </w:rPr>
              <w:t>G</w:t>
            </w:r>
            <w:r w:rsidR="00CB1333">
              <w:rPr>
                <w:rFonts w:asciiTheme="minorHAnsi" w:hAnsiTheme="minorHAnsi"/>
                <w:b/>
                <w:sz w:val="20"/>
                <w:szCs w:val="20"/>
              </w:rPr>
              <w:t xml:space="preserve">. </w:t>
            </w:r>
            <w:r w:rsidR="00CB1333"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46B" w14:textId="5BE7917E" w:rsidR="002E573E"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803692">
              <w:rPr>
                <w:rFonts w:asciiTheme="minorHAnsi" w:hAnsiTheme="minorHAnsi"/>
                <w:sz w:val="20"/>
                <w:szCs w:val="20"/>
              </w:rPr>
              <w:t>.</w:t>
            </w:r>
          </w:p>
        </w:tc>
      </w:tr>
      <w:tr w:rsidR="00CB1333" w:rsidRPr="006D2E42" w14:paraId="644F046F" w14:textId="77777777" w:rsidTr="00D535E0">
        <w:trPr>
          <w:cantSplit/>
          <w:trHeight w:val="144"/>
        </w:trPr>
        <w:tc>
          <w:tcPr>
            <w:tcW w:w="720" w:type="dxa"/>
            <w:vAlign w:val="center"/>
          </w:tcPr>
          <w:p w14:paraId="644F046D"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vAlign w:val="center"/>
          </w:tcPr>
          <w:p w14:paraId="644F046E"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CB1333" w:rsidRPr="006D2E42" w14:paraId="644F0472" w14:textId="77777777" w:rsidTr="00D535E0">
        <w:trPr>
          <w:cantSplit/>
          <w:trHeight w:val="144"/>
        </w:trPr>
        <w:tc>
          <w:tcPr>
            <w:tcW w:w="720" w:type="dxa"/>
            <w:vAlign w:val="center"/>
          </w:tcPr>
          <w:p w14:paraId="644F0470"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644F0471"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 </w:t>
            </w:r>
          </w:p>
        </w:tc>
      </w:tr>
      <w:tr w:rsidR="00CB1333" w:rsidRPr="006D2E42" w14:paraId="644F0475" w14:textId="77777777" w:rsidTr="00D535E0">
        <w:trPr>
          <w:cantSplit/>
          <w:trHeight w:val="144"/>
        </w:trPr>
        <w:tc>
          <w:tcPr>
            <w:tcW w:w="720" w:type="dxa"/>
            <w:vAlign w:val="center"/>
          </w:tcPr>
          <w:p w14:paraId="644F0473"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644F0474" w14:textId="460F3ED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CB1333" w:rsidRPr="006D2E42" w14:paraId="644F0478" w14:textId="77777777" w:rsidTr="00D535E0">
        <w:trPr>
          <w:cantSplit/>
          <w:trHeight w:val="144"/>
        </w:trPr>
        <w:tc>
          <w:tcPr>
            <w:tcW w:w="720" w:type="dxa"/>
            <w:vAlign w:val="center"/>
          </w:tcPr>
          <w:p w14:paraId="644F0476"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644F0477" w14:textId="390E9C4A" w:rsidR="007B282D"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803692">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803692">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CB1333" w:rsidRPr="001337C2" w14:paraId="644F047C" w14:textId="77777777" w:rsidTr="00D535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79" w14:textId="77777777" w:rsidR="007B282D"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asciiTheme="minorHAnsi" w:hAnsiTheme="minorHAnsi" w:cs="Arial"/>
                <w:sz w:val="20"/>
                <w:szCs w:val="20"/>
              </w:rPr>
            </w:pPr>
            <w:r>
              <w:rPr>
                <w:rFonts w:asciiTheme="minorHAnsi" w:hAnsiTheme="minorHAnsi" w:cs="Arial"/>
                <w:sz w:val="20"/>
                <w:szCs w:val="20"/>
              </w:rPr>
              <w:t>05</w:t>
            </w:r>
          </w:p>
        </w:tc>
        <w:tc>
          <w:tcPr>
            <w:tcW w:w="4032" w:type="dxa"/>
            <w:vAlign w:val="center"/>
          </w:tcPr>
          <w:p w14:paraId="644F047A" w14:textId="77777777" w:rsidR="00C52F7B" w:rsidRDefault="00CB1333">
            <w:pPr>
              <w:keepNext/>
              <w:spacing w:after="0" w:line="240" w:lineRule="auto"/>
              <w:rPr>
                <w:sz w:val="20"/>
                <w:szCs w:val="18"/>
              </w:rPr>
            </w:pPr>
            <w:r w:rsidRPr="00F86715">
              <w:rPr>
                <w:sz w:val="20"/>
                <w:szCs w:val="18"/>
              </w:rPr>
              <w:t>Verification Status:</w:t>
            </w:r>
          </w:p>
        </w:tc>
        <w:tc>
          <w:tcPr>
            <w:tcW w:w="9864" w:type="dxa"/>
            <w:vAlign w:val="center"/>
          </w:tcPr>
          <w:p w14:paraId="51E6BBAE" w14:textId="77777777" w:rsidR="00803692" w:rsidRDefault="00803692" w:rsidP="00803692">
            <w:pPr>
              <w:pStyle w:val="ListParagraph"/>
              <w:keepNext/>
              <w:numPr>
                <w:ilvl w:val="0"/>
                <w:numId w:val="42"/>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1BBAF022" w14:textId="77777777" w:rsidR="00803692" w:rsidRDefault="00803692" w:rsidP="00803692">
            <w:pPr>
              <w:pStyle w:val="ListParagraph"/>
              <w:keepNext/>
              <w:numPr>
                <w:ilvl w:val="0"/>
                <w:numId w:val="42"/>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7B" w14:textId="6D9B0DBC" w:rsidR="002E573E" w:rsidRDefault="00803692" w:rsidP="00803692">
            <w:pPr>
              <w:pStyle w:val="ListParagraph"/>
              <w:keepNext/>
              <w:numPr>
                <w:ilvl w:val="0"/>
                <w:numId w:val="42"/>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80"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144"/>
        </w:trPr>
        <w:tc>
          <w:tcPr>
            <w:tcW w:w="720" w:type="dxa"/>
            <w:vAlign w:val="center"/>
          </w:tcPr>
          <w:p w14:paraId="644F047D" w14:textId="77777777" w:rsidR="00FE3EBF" w:rsidRDefault="00FE3EB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jc w:val="center"/>
              <w:rPr>
                <w:rFonts w:asciiTheme="minorHAnsi" w:hAnsiTheme="minorHAnsi" w:cs="Arial"/>
                <w:sz w:val="20"/>
                <w:szCs w:val="20"/>
              </w:rPr>
            </w:pPr>
            <w:r>
              <w:rPr>
                <w:rFonts w:asciiTheme="minorHAnsi" w:hAnsiTheme="minorHAnsi" w:cs="Arial"/>
                <w:sz w:val="20"/>
                <w:szCs w:val="20"/>
              </w:rPr>
              <w:t>06</w:t>
            </w:r>
          </w:p>
        </w:tc>
        <w:tc>
          <w:tcPr>
            <w:tcW w:w="13896" w:type="dxa"/>
            <w:gridSpan w:val="2"/>
            <w:vAlign w:val="center"/>
          </w:tcPr>
          <w:p w14:paraId="644F047F" w14:textId="60A68A17" w:rsidR="00FE3EBF" w:rsidRDefault="00FE3EBF">
            <w:pPr>
              <w:keepNext/>
              <w:spacing w:after="0" w:line="240" w:lineRule="auto"/>
              <w:rPr>
                <w:sz w:val="20"/>
                <w:szCs w:val="18"/>
              </w:rPr>
            </w:pPr>
            <w:r w:rsidRPr="00F86715">
              <w:rPr>
                <w:sz w:val="20"/>
                <w:szCs w:val="18"/>
              </w:rPr>
              <w:t xml:space="preserve">Correction Notes: </w:t>
            </w:r>
          </w:p>
        </w:tc>
      </w:tr>
      <w:tr w:rsidR="00CB1333" w:rsidRPr="006D2E42" w14:paraId="644F0482" w14:textId="77777777" w:rsidTr="00D535E0">
        <w:trPr>
          <w:cantSplit/>
          <w:trHeight w:val="144"/>
        </w:trPr>
        <w:tc>
          <w:tcPr>
            <w:tcW w:w="14616" w:type="dxa"/>
            <w:gridSpan w:val="3"/>
            <w:vAlign w:val="center"/>
          </w:tcPr>
          <w:p w14:paraId="644F0481" w14:textId="77777777" w:rsidR="007B282D" w:rsidRPr="00D535E0" w:rsidRDefault="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sz w:val="20"/>
                <w:szCs w:val="20"/>
              </w:rPr>
            </w:pPr>
            <w:r w:rsidRPr="00D535E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83" w14:textId="77777777" w:rsidR="009D6242" w:rsidRPr="00C91513" w:rsidRDefault="009D6242"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957"/>
        <w:gridCol w:w="3270"/>
        <w:gridCol w:w="6558"/>
      </w:tblGrid>
      <w:tr w:rsidR="00CB1333" w:rsidRPr="006D2E42" w14:paraId="644F0486" w14:textId="77777777" w:rsidTr="00803692">
        <w:trPr>
          <w:trHeight w:val="144"/>
          <w:tblHeader/>
        </w:trPr>
        <w:tc>
          <w:tcPr>
            <w:tcW w:w="14616" w:type="dxa"/>
            <w:gridSpan w:val="4"/>
            <w:tcBorders>
              <w:bottom w:val="single" w:sz="4" w:space="0" w:color="auto"/>
            </w:tcBorders>
          </w:tcPr>
          <w:p w14:paraId="644F0484" w14:textId="77777777" w:rsidR="00CB1333" w:rsidRPr="004B6280" w:rsidRDefault="00B94496"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4B6280">
              <w:rPr>
                <w:rFonts w:asciiTheme="minorHAnsi" w:hAnsiTheme="minorHAnsi"/>
                <w:b/>
                <w:sz w:val="20"/>
                <w:szCs w:val="20"/>
              </w:rPr>
              <w:lastRenderedPageBreak/>
              <w:t>H</w:t>
            </w:r>
            <w:r w:rsidR="00CB1333" w:rsidRPr="004B6280">
              <w:rPr>
                <w:rFonts w:asciiTheme="minorHAnsi" w:hAnsiTheme="minorHAnsi"/>
                <w:b/>
                <w:sz w:val="20"/>
                <w:szCs w:val="20"/>
              </w:rPr>
              <w:t xml:space="preserve">. HERS-Verified Compact Hot Water Distribution System </w:t>
            </w:r>
            <w:r w:rsidRPr="004B6280">
              <w:rPr>
                <w:rFonts w:asciiTheme="minorHAnsi" w:hAnsiTheme="minorHAnsi" w:cs="Arial"/>
                <w:b/>
                <w:sz w:val="20"/>
                <w:szCs w:val="20"/>
              </w:rPr>
              <w:t>Requirements</w:t>
            </w:r>
          </w:p>
          <w:p w14:paraId="644F0485" w14:textId="77777777" w:rsidR="00B94496" w:rsidRPr="004B6280" w:rsidRDefault="00B94496"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Systems that utilize this distribution type shall comply with these requirements</w:t>
            </w:r>
          </w:p>
        </w:tc>
      </w:tr>
      <w:tr w:rsidR="00CB1333" w:rsidRPr="006D2E42" w14:paraId="644F048A" w14:textId="77777777" w:rsidTr="00803692">
        <w:trPr>
          <w:trHeight w:val="144"/>
          <w:tblHeader/>
        </w:trPr>
        <w:tc>
          <w:tcPr>
            <w:tcW w:w="831" w:type="dxa"/>
            <w:vAlign w:val="center"/>
          </w:tcPr>
          <w:p w14:paraId="644F0487"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01</w:t>
            </w:r>
          </w:p>
        </w:tc>
        <w:tc>
          <w:tcPr>
            <w:tcW w:w="7227" w:type="dxa"/>
            <w:gridSpan w:val="2"/>
            <w:vAlign w:val="center"/>
          </w:tcPr>
          <w:p w14:paraId="644F0488" w14:textId="751001BD" w:rsidR="00CB1333" w:rsidRPr="004B6280"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 xml:space="preserve">Total Conditioned </w:t>
            </w:r>
            <w:r w:rsidR="00803692">
              <w:rPr>
                <w:rFonts w:asciiTheme="minorHAnsi" w:hAnsiTheme="minorHAnsi"/>
                <w:sz w:val="20"/>
                <w:szCs w:val="20"/>
              </w:rPr>
              <w:t>F</w:t>
            </w:r>
            <w:r w:rsidRPr="004B6280">
              <w:rPr>
                <w:rFonts w:asciiTheme="minorHAnsi" w:hAnsiTheme="minorHAnsi"/>
                <w:sz w:val="20"/>
                <w:szCs w:val="20"/>
              </w:rPr>
              <w:t xml:space="preserve">loor </w:t>
            </w:r>
            <w:r w:rsidR="00803692">
              <w:rPr>
                <w:rFonts w:asciiTheme="minorHAnsi" w:hAnsiTheme="minorHAnsi"/>
                <w:sz w:val="20"/>
                <w:szCs w:val="20"/>
              </w:rPr>
              <w:t>A</w:t>
            </w:r>
            <w:r w:rsidRPr="004B6280">
              <w:rPr>
                <w:rFonts w:asciiTheme="minorHAnsi" w:hAnsiTheme="minorHAnsi"/>
                <w:sz w:val="20"/>
                <w:szCs w:val="20"/>
              </w:rPr>
              <w:t>rea (</w:t>
            </w:r>
            <w:r w:rsidR="00803692">
              <w:rPr>
                <w:rFonts w:asciiTheme="minorHAnsi" w:hAnsiTheme="minorHAnsi"/>
                <w:sz w:val="20"/>
                <w:szCs w:val="20"/>
              </w:rPr>
              <w:t>ft</w:t>
            </w:r>
            <w:r w:rsidR="00803692">
              <w:rPr>
                <w:rFonts w:asciiTheme="minorHAnsi" w:hAnsiTheme="minorHAnsi"/>
                <w:sz w:val="20"/>
                <w:szCs w:val="20"/>
                <w:vertAlign w:val="superscript"/>
              </w:rPr>
              <w:t>2</w:t>
            </w:r>
            <w:r w:rsidRPr="004B6280">
              <w:rPr>
                <w:rFonts w:asciiTheme="minorHAnsi" w:hAnsiTheme="minorHAnsi"/>
                <w:sz w:val="20"/>
                <w:szCs w:val="20"/>
              </w:rPr>
              <w:t>)</w:t>
            </w:r>
            <w:r w:rsidR="00803692">
              <w:rPr>
                <w:rFonts w:asciiTheme="minorHAnsi" w:hAnsiTheme="minorHAnsi"/>
                <w:sz w:val="20"/>
                <w:szCs w:val="20"/>
              </w:rPr>
              <w:t>:</w:t>
            </w:r>
          </w:p>
        </w:tc>
        <w:tc>
          <w:tcPr>
            <w:tcW w:w="6558" w:type="dxa"/>
          </w:tcPr>
          <w:p w14:paraId="644F0489"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B1333" w:rsidRPr="006D2E42" w14:paraId="644F048E" w14:textId="77777777" w:rsidTr="00803692">
        <w:trPr>
          <w:trHeight w:val="144"/>
          <w:tblHeader/>
        </w:trPr>
        <w:tc>
          <w:tcPr>
            <w:tcW w:w="831" w:type="dxa"/>
            <w:vAlign w:val="center"/>
          </w:tcPr>
          <w:p w14:paraId="644F048B"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02</w:t>
            </w:r>
          </w:p>
        </w:tc>
        <w:tc>
          <w:tcPr>
            <w:tcW w:w="7227" w:type="dxa"/>
            <w:gridSpan w:val="2"/>
            <w:vAlign w:val="center"/>
          </w:tcPr>
          <w:p w14:paraId="644F048C" w14:textId="021F950B"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Maximum allowed pipe run length from the water heater to the furthest point of use For the floor area served (feet)</w:t>
            </w:r>
            <w:r w:rsidR="00803692">
              <w:rPr>
                <w:rFonts w:asciiTheme="minorHAnsi" w:hAnsiTheme="minorHAnsi"/>
                <w:sz w:val="20"/>
                <w:szCs w:val="20"/>
              </w:rPr>
              <w:t>:</w:t>
            </w:r>
          </w:p>
        </w:tc>
        <w:tc>
          <w:tcPr>
            <w:tcW w:w="6558" w:type="dxa"/>
          </w:tcPr>
          <w:p w14:paraId="644F048D"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CB1333" w:rsidRPr="006D2E42" w14:paraId="644F0491" w14:textId="77777777" w:rsidTr="00803692">
        <w:trPr>
          <w:trHeight w:val="144"/>
          <w:tblHeader/>
        </w:trPr>
        <w:tc>
          <w:tcPr>
            <w:tcW w:w="831" w:type="dxa"/>
            <w:vAlign w:val="center"/>
          </w:tcPr>
          <w:p w14:paraId="644F048F"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sidRPr="004B6280">
              <w:rPr>
                <w:rFonts w:asciiTheme="minorHAnsi" w:hAnsiTheme="minorHAnsi"/>
                <w:sz w:val="20"/>
                <w:szCs w:val="20"/>
              </w:rPr>
              <w:t>03</w:t>
            </w:r>
          </w:p>
        </w:tc>
        <w:tc>
          <w:tcPr>
            <w:tcW w:w="13785" w:type="dxa"/>
            <w:gridSpan w:val="3"/>
            <w:vAlign w:val="center"/>
          </w:tcPr>
          <w:p w14:paraId="644F0490"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sz w:val="20"/>
                <w:szCs w:val="20"/>
              </w:rPr>
              <w:t>The pipe run length from each water heater to the furthest fitting served by that water heater must be no greater than the maximum pipe run length above.</w:t>
            </w:r>
          </w:p>
        </w:tc>
      </w:tr>
      <w:tr w:rsidR="00CB1333" w:rsidRPr="001337C2" w14:paraId="644F0495" w14:textId="77777777" w:rsidTr="00803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644F0492"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sidRPr="004B6280">
              <w:rPr>
                <w:rFonts w:asciiTheme="minorHAnsi" w:hAnsiTheme="minorHAnsi" w:cs="Arial"/>
                <w:sz w:val="20"/>
                <w:szCs w:val="20"/>
              </w:rPr>
              <w:t>04</w:t>
            </w:r>
          </w:p>
        </w:tc>
        <w:tc>
          <w:tcPr>
            <w:tcW w:w="3957" w:type="dxa"/>
            <w:vAlign w:val="center"/>
          </w:tcPr>
          <w:p w14:paraId="644F0493" w14:textId="77777777" w:rsidR="00CB1333" w:rsidRPr="004B6280" w:rsidRDefault="00CB1333" w:rsidP="00CB1333">
            <w:pPr>
              <w:keepNext/>
              <w:spacing w:after="0" w:line="240" w:lineRule="auto"/>
              <w:rPr>
                <w:rFonts w:asciiTheme="minorHAnsi" w:hAnsiTheme="minorHAnsi"/>
                <w:sz w:val="20"/>
                <w:szCs w:val="20"/>
              </w:rPr>
            </w:pPr>
            <w:r w:rsidRPr="004B6280">
              <w:rPr>
                <w:rFonts w:asciiTheme="minorHAnsi" w:hAnsiTheme="minorHAnsi"/>
                <w:sz w:val="20"/>
                <w:szCs w:val="20"/>
              </w:rPr>
              <w:t>Verification Status:</w:t>
            </w:r>
          </w:p>
        </w:tc>
        <w:tc>
          <w:tcPr>
            <w:tcW w:w="9828" w:type="dxa"/>
            <w:gridSpan w:val="2"/>
            <w:vAlign w:val="center"/>
          </w:tcPr>
          <w:p w14:paraId="7F1861E6" w14:textId="77777777" w:rsidR="00803692" w:rsidRDefault="00803692" w:rsidP="00803692">
            <w:pPr>
              <w:pStyle w:val="ListParagraph"/>
              <w:keepNext/>
              <w:numPr>
                <w:ilvl w:val="0"/>
                <w:numId w:val="43"/>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570ABB0" w14:textId="77777777" w:rsidR="00803692" w:rsidRDefault="00803692" w:rsidP="00803692">
            <w:pPr>
              <w:pStyle w:val="ListParagraph"/>
              <w:keepNext/>
              <w:numPr>
                <w:ilvl w:val="0"/>
                <w:numId w:val="43"/>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94" w14:textId="2E7777CC" w:rsidR="002E573E" w:rsidRPr="004B6280" w:rsidRDefault="00803692" w:rsidP="00803692">
            <w:pPr>
              <w:pStyle w:val="ListParagraph"/>
              <w:keepNext/>
              <w:numPr>
                <w:ilvl w:val="0"/>
                <w:numId w:val="43"/>
              </w:numPr>
              <w:tabs>
                <w:tab w:val="left" w:pos="366"/>
              </w:tabs>
              <w:spacing w:after="0" w:line="240" w:lineRule="auto"/>
              <w:rPr>
                <w:rFonts w:asciiTheme="minorHAnsi" w:hAnsiTheme="minorHAnsi"/>
                <w:sz w:val="20"/>
                <w:szCs w:val="20"/>
              </w:rPr>
            </w:pPr>
            <w:r>
              <w:rPr>
                <w:sz w:val="18"/>
                <w:szCs w:val="18"/>
                <w:u w:val="single"/>
              </w:rPr>
              <w:t>All N/A</w:t>
            </w:r>
            <w:r>
              <w:rPr>
                <w:sz w:val="18"/>
                <w:szCs w:val="18"/>
              </w:rPr>
              <w:t xml:space="preserve"> - This entire table is not applicable</w:t>
            </w:r>
          </w:p>
        </w:tc>
      </w:tr>
      <w:tr w:rsidR="00CB1333" w:rsidRPr="001C276F" w14:paraId="644F0498" w14:textId="77777777" w:rsidTr="008036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831" w:type="dxa"/>
            <w:vAlign w:val="center"/>
          </w:tcPr>
          <w:p w14:paraId="644F0496"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sidRPr="004B6280">
              <w:rPr>
                <w:rFonts w:asciiTheme="minorHAnsi" w:hAnsiTheme="minorHAnsi" w:cs="Arial"/>
                <w:sz w:val="20"/>
                <w:szCs w:val="20"/>
              </w:rPr>
              <w:t>05</w:t>
            </w:r>
          </w:p>
        </w:tc>
        <w:tc>
          <w:tcPr>
            <w:tcW w:w="13785" w:type="dxa"/>
            <w:gridSpan w:val="3"/>
            <w:vAlign w:val="center"/>
          </w:tcPr>
          <w:p w14:paraId="644F0497" w14:textId="77777777" w:rsidR="00CB1333" w:rsidRPr="004B6280" w:rsidRDefault="00CB1333" w:rsidP="00CB1333">
            <w:pPr>
              <w:keepNext/>
              <w:spacing w:after="0" w:line="240" w:lineRule="auto"/>
              <w:rPr>
                <w:rFonts w:asciiTheme="minorHAnsi" w:hAnsiTheme="minorHAnsi"/>
                <w:sz w:val="20"/>
                <w:szCs w:val="20"/>
              </w:rPr>
            </w:pPr>
            <w:r w:rsidRPr="004B6280">
              <w:rPr>
                <w:rFonts w:asciiTheme="minorHAnsi" w:hAnsiTheme="minorHAnsi"/>
                <w:sz w:val="20"/>
                <w:szCs w:val="20"/>
              </w:rPr>
              <w:t xml:space="preserve">Correction Notes: </w:t>
            </w:r>
          </w:p>
        </w:tc>
      </w:tr>
      <w:tr w:rsidR="00CB1333" w:rsidRPr="006D2E42" w14:paraId="644F049A" w14:textId="77777777" w:rsidTr="00803692">
        <w:trPr>
          <w:trHeight w:val="144"/>
          <w:tblHeader/>
        </w:trPr>
        <w:tc>
          <w:tcPr>
            <w:tcW w:w="14616" w:type="dxa"/>
            <w:gridSpan w:val="4"/>
            <w:vAlign w:val="center"/>
          </w:tcPr>
          <w:p w14:paraId="644F0499" w14:textId="77777777" w:rsidR="00CB1333" w:rsidRPr="004B628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4B628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9B" w14:textId="77777777" w:rsidR="00467528" w:rsidRDefault="00467528" w:rsidP="00DC522B">
      <w:pPr>
        <w:spacing w:after="0" w:line="240" w:lineRule="auto"/>
        <w:rPr>
          <w:rFonts w:asciiTheme="minorHAnsi" w:hAnsiTheme="minorHAnsi" w:cs="Arial"/>
          <w:b/>
          <w:sz w:val="20"/>
          <w:szCs w:val="20"/>
        </w:rPr>
      </w:pPr>
    </w:p>
    <w:p w14:paraId="644F049C" w14:textId="77777777" w:rsidR="00CB1333" w:rsidRDefault="00CB1333" w:rsidP="00DC522B">
      <w:pPr>
        <w:spacing w:after="0" w:line="240" w:lineRule="auto"/>
        <w:rPr>
          <w:rFonts w:asciiTheme="minorHAnsi" w:hAnsiTheme="minorHAnsi" w:cs="Arial"/>
          <w:b/>
          <w:sz w:val="20"/>
          <w:szCs w:val="20"/>
        </w:rPr>
      </w:pPr>
    </w:p>
    <w:p w14:paraId="644F04B7" w14:textId="77777777" w:rsidR="00CB1333" w:rsidRPr="006D2E42" w:rsidRDefault="00CB1333"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4032"/>
        <w:gridCol w:w="9864"/>
      </w:tblGrid>
      <w:tr w:rsidR="00CB1333" w:rsidRPr="006D2E42" w14:paraId="644F04BA" w14:textId="77777777" w:rsidTr="00D535E0">
        <w:trPr>
          <w:trHeight w:val="144"/>
          <w:tblHeader/>
        </w:trPr>
        <w:tc>
          <w:tcPr>
            <w:tcW w:w="14616" w:type="dxa"/>
            <w:gridSpan w:val="3"/>
            <w:tcBorders>
              <w:bottom w:val="single" w:sz="4" w:space="0" w:color="auto"/>
            </w:tcBorders>
          </w:tcPr>
          <w:p w14:paraId="644F04B8" w14:textId="10A57155" w:rsidR="00CB1333" w:rsidRDefault="004D7F50"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CB1333">
              <w:rPr>
                <w:rFonts w:asciiTheme="minorHAnsi" w:hAnsiTheme="minorHAnsi"/>
                <w:b/>
                <w:sz w:val="20"/>
                <w:szCs w:val="20"/>
              </w:rPr>
              <w:t xml:space="preserve">. </w:t>
            </w:r>
            <w:r w:rsidR="00CB1333" w:rsidRPr="006D2E42">
              <w:rPr>
                <w:rFonts w:asciiTheme="minorHAnsi" w:hAnsiTheme="minorHAnsi"/>
                <w:b/>
                <w:sz w:val="20"/>
                <w:szCs w:val="20"/>
              </w:rPr>
              <w:t>HERS-Verified Demand Recirculation Manual Control</w:t>
            </w:r>
            <w:r w:rsidR="00B94496">
              <w:rPr>
                <w:rFonts w:asciiTheme="minorHAnsi" w:hAnsiTheme="minorHAnsi"/>
                <w:b/>
                <w:sz w:val="20"/>
                <w:szCs w:val="20"/>
              </w:rPr>
              <w:t xml:space="preserve"> </w:t>
            </w:r>
            <w:r w:rsidR="00B94496">
              <w:rPr>
                <w:rFonts w:asciiTheme="minorHAnsi" w:hAnsiTheme="minorHAnsi" w:cs="Arial"/>
                <w:b/>
                <w:sz w:val="20"/>
                <w:szCs w:val="20"/>
              </w:rPr>
              <w:t>Requirements</w:t>
            </w:r>
          </w:p>
          <w:p w14:paraId="644F04B9" w14:textId="77777777" w:rsidR="00B94496" w:rsidRPr="006D2E42" w:rsidRDefault="00B94496"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CB1333" w:rsidRPr="002D344E" w14:paraId="644F04BD" w14:textId="77777777" w:rsidTr="00D535E0">
        <w:trPr>
          <w:trHeight w:val="144"/>
          <w:tblHeader/>
        </w:trPr>
        <w:tc>
          <w:tcPr>
            <w:tcW w:w="720" w:type="dxa"/>
            <w:tcBorders>
              <w:top w:val="single" w:sz="4" w:space="0" w:color="auto"/>
            </w:tcBorders>
            <w:vAlign w:val="center"/>
          </w:tcPr>
          <w:p w14:paraId="644F04B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6" w:type="dxa"/>
            <w:gridSpan w:val="2"/>
            <w:tcBorders>
              <w:top w:val="single" w:sz="4" w:space="0" w:color="auto"/>
            </w:tcBorders>
            <w:vAlign w:val="center"/>
          </w:tcPr>
          <w:p w14:paraId="644F04BC" w14:textId="7D4D4C54"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520F63">
              <w:rPr>
                <w:rFonts w:asciiTheme="minorHAnsi" w:hAnsiTheme="minorHAnsi"/>
                <w:sz w:val="20"/>
                <w:szCs w:val="20"/>
              </w:rPr>
              <w:t>RA4.4.9/</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CB1333" w:rsidRPr="002D344E" w14:paraId="644F04C2" w14:textId="77777777" w:rsidTr="00D535E0">
        <w:trPr>
          <w:trHeight w:val="144"/>
          <w:tblHeader/>
        </w:trPr>
        <w:tc>
          <w:tcPr>
            <w:tcW w:w="720" w:type="dxa"/>
            <w:vAlign w:val="center"/>
          </w:tcPr>
          <w:p w14:paraId="644F04B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6" w:type="dxa"/>
            <w:gridSpan w:val="2"/>
            <w:vAlign w:val="center"/>
          </w:tcPr>
          <w:p w14:paraId="644F04BF" w14:textId="64E6A136"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520F63">
              <w:rPr>
                <w:rFonts w:asciiTheme="minorHAnsi" w:hAnsiTheme="minorHAnsi"/>
                <w:sz w:val="20"/>
                <w:szCs w:val="20"/>
              </w:rPr>
              <w:t>RA4.4.9(f)/</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w:t>
            </w:r>
            <w:r w:rsidRPr="00B36001">
              <w:rPr>
                <w:rFonts w:asciiTheme="minorHAnsi" w:hAnsiTheme="minorHAnsi"/>
                <w:sz w:val="20"/>
                <w:szCs w:val="20"/>
              </w:rPr>
              <w:t>)</w:t>
            </w:r>
          </w:p>
          <w:p w14:paraId="644F04C0" w14:textId="72F863FD" w:rsidR="00CB1333" w:rsidRPr="00B36001" w:rsidRDefault="00CB1333" w:rsidP="00D535E0">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FE3EBF">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FE3EBF">
              <w:rPr>
                <w:sz w:val="20"/>
                <w:szCs w:val="20"/>
              </w:rPr>
              <w:t>°</w:t>
            </w:r>
            <w:r>
              <w:rPr>
                <w:rFonts w:asciiTheme="minorHAnsi" w:hAnsiTheme="minorHAnsi"/>
                <w:sz w:val="20"/>
                <w:szCs w:val="20"/>
              </w:rPr>
              <w:t>C</w:t>
            </w:r>
            <w:r w:rsidRPr="00B36001">
              <w:rPr>
                <w:sz w:val="20"/>
                <w:szCs w:val="20"/>
              </w:rPr>
              <w:t>) above the initial temperature of the water in the pipe</w:t>
            </w:r>
          </w:p>
          <w:p w14:paraId="644F04C1" w14:textId="42FC2DED" w:rsidR="00CB1333" w:rsidRDefault="00CB1333" w:rsidP="00FE3EBF">
            <w:pPr>
              <w:pStyle w:val="ListParagraph"/>
              <w:keepNext/>
              <w:numPr>
                <w:ilvl w:val="0"/>
                <w:numId w:val="38"/>
              </w:numPr>
              <w:spacing w:after="0" w:line="240" w:lineRule="auto"/>
              <w:ind w:left="634" w:hanging="317"/>
              <w:rPr>
                <w:sz w:val="20"/>
                <w:szCs w:val="20"/>
              </w:rPr>
            </w:pPr>
            <w:r w:rsidRPr="00CC3747">
              <w:rPr>
                <w:sz w:val="20"/>
                <w:szCs w:val="20"/>
              </w:rPr>
              <w:t>Not more than 102</w:t>
            </w:r>
            <w:r w:rsidR="00FE3EBF">
              <w:rPr>
                <w:sz w:val="20"/>
                <w:szCs w:val="20"/>
              </w:rPr>
              <w:t>°</w:t>
            </w:r>
            <w:r>
              <w:rPr>
                <w:rFonts w:asciiTheme="minorHAnsi" w:hAnsiTheme="minorHAnsi"/>
                <w:sz w:val="20"/>
                <w:szCs w:val="20"/>
              </w:rPr>
              <w:t>F</w:t>
            </w:r>
            <w:r w:rsidRPr="00CC3747">
              <w:rPr>
                <w:sz w:val="20"/>
                <w:szCs w:val="20"/>
              </w:rPr>
              <w:t xml:space="preserve"> (38.9</w:t>
            </w:r>
            <w:r w:rsidR="00FE3EBF">
              <w:rPr>
                <w:sz w:val="20"/>
                <w:szCs w:val="20"/>
              </w:rPr>
              <w:t>°</w:t>
            </w:r>
            <w:r>
              <w:rPr>
                <w:rFonts w:asciiTheme="minorHAnsi" w:hAnsiTheme="minorHAnsi"/>
                <w:sz w:val="20"/>
                <w:szCs w:val="20"/>
              </w:rPr>
              <w:t>C</w:t>
            </w:r>
            <w:r w:rsidRPr="00CC3747">
              <w:rPr>
                <w:sz w:val="20"/>
                <w:szCs w:val="20"/>
              </w:rPr>
              <w:t>).</w:t>
            </w:r>
          </w:p>
        </w:tc>
      </w:tr>
      <w:tr w:rsidR="00CB1333" w:rsidRPr="002D344E" w14:paraId="644F04C5" w14:textId="77777777" w:rsidTr="00D535E0">
        <w:trPr>
          <w:trHeight w:val="144"/>
          <w:tblHeader/>
        </w:trPr>
        <w:tc>
          <w:tcPr>
            <w:tcW w:w="720" w:type="dxa"/>
            <w:vAlign w:val="center"/>
          </w:tcPr>
          <w:p w14:paraId="644F04C3"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6" w:type="dxa"/>
            <w:gridSpan w:val="2"/>
            <w:vAlign w:val="center"/>
          </w:tcPr>
          <w:p w14:paraId="644F04C4" w14:textId="3B361E10" w:rsidR="00CB1333" w:rsidRDefault="00CB1333" w:rsidP="00D535E0">
            <w:pPr>
              <w:keepNext/>
              <w:spacing w:after="0" w:line="240" w:lineRule="auto"/>
              <w:rPr>
                <w:sz w:val="20"/>
                <w:szCs w:val="20"/>
              </w:rPr>
            </w:pPr>
            <w:r w:rsidRPr="00B36001">
              <w:rPr>
                <w:sz w:val="20"/>
                <w:szCs w:val="20"/>
              </w:rPr>
              <w:t xml:space="preserve">The controls shall limit pump operation to a maximum of </w:t>
            </w:r>
            <w:r w:rsidR="00520F63">
              <w:rPr>
                <w:sz w:val="20"/>
                <w:szCs w:val="20"/>
              </w:rPr>
              <w:t xml:space="preserve">5 minutes for single dwellings, and </w:t>
            </w:r>
            <w:r w:rsidRPr="00B36001">
              <w:rPr>
                <w:sz w:val="20"/>
                <w:szCs w:val="20"/>
              </w:rPr>
              <w:t>10 minutes</w:t>
            </w:r>
            <w:r w:rsidR="00520F63">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520F63">
              <w:rPr>
                <w:rFonts w:asciiTheme="minorHAnsi" w:hAnsiTheme="minorHAnsi"/>
                <w:sz w:val="20"/>
                <w:szCs w:val="20"/>
              </w:rPr>
              <w:t>RA4.4.9(f)3/</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(d)3</w:t>
            </w:r>
            <w:r w:rsidRPr="00B36001">
              <w:rPr>
                <w:rFonts w:asciiTheme="minorHAnsi" w:hAnsiTheme="minorHAnsi"/>
                <w:sz w:val="20"/>
                <w:szCs w:val="20"/>
              </w:rPr>
              <w:t>)</w:t>
            </w:r>
          </w:p>
        </w:tc>
      </w:tr>
      <w:tr w:rsidR="00CB1333" w:rsidRPr="00B36001" w14:paraId="644F04CB" w14:textId="77777777" w:rsidTr="00D535E0">
        <w:trPr>
          <w:trHeight w:val="144"/>
          <w:tblHeader/>
        </w:trPr>
        <w:tc>
          <w:tcPr>
            <w:tcW w:w="720" w:type="dxa"/>
            <w:vAlign w:val="center"/>
          </w:tcPr>
          <w:p w14:paraId="644F04C6"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6" w:type="dxa"/>
            <w:gridSpan w:val="2"/>
            <w:vAlign w:val="center"/>
          </w:tcPr>
          <w:p w14:paraId="644F04C7" w14:textId="03D8E9EF" w:rsidR="00CB1333" w:rsidRPr="00B36001"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520F63">
              <w:rPr>
                <w:rFonts w:asciiTheme="minorHAnsi" w:hAnsiTheme="minorHAnsi"/>
                <w:sz w:val="20"/>
                <w:szCs w:val="20"/>
              </w:rPr>
              <w:t>RA4.4.9(d)/</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(b)</w:t>
            </w:r>
            <w:r w:rsidRPr="00B36001">
              <w:rPr>
                <w:rFonts w:asciiTheme="minorHAnsi" w:hAnsiTheme="minorHAnsi"/>
                <w:sz w:val="20"/>
                <w:szCs w:val="20"/>
              </w:rPr>
              <w:t>)</w:t>
            </w:r>
          </w:p>
          <w:p w14:paraId="644F04C8"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4C9"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D535E0">
              <w:rPr>
                <w:sz w:val="20"/>
                <w:szCs w:val="20"/>
              </w:rPr>
              <w:t>;</w:t>
            </w:r>
            <w:r w:rsidRPr="00B36001">
              <w:rPr>
                <w:sz w:val="20"/>
                <w:szCs w:val="20"/>
              </w:rPr>
              <w:t xml:space="preserve"> or</w:t>
            </w:r>
          </w:p>
          <w:p w14:paraId="644F04CA" w14:textId="77777777" w:rsidR="00CB1333" w:rsidRPr="00B36001" w:rsidRDefault="00CB1333" w:rsidP="00D535E0">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D535E0">
              <w:rPr>
                <w:sz w:val="20"/>
                <w:szCs w:val="20"/>
              </w:rPr>
              <w:t>-</w:t>
            </w:r>
            <w:r w:rsidRPr="00B36001">
              <w:rPr>
                <w:sz w:val="20"/>
                <w:szCs w:val="20"/>
              </w:rPr>
              <w:t>sensor shall be installed in an accessible location at the end of supply portion of the hot water distribution line (typically under a sink).</w:t>
            </w:r>
          </w:p>
        </w:tc>
      </w:tr>
      <w:tr w:rsidR="00CB1333" w:rsidRPr="00B36001" w14:paraId="644F04CE" w14:textId="77777777" w:rsidTr="00D535E0">
        <w:trPr>
          <w:trHeight w:val="144"/>
          <w:tblHeader/>
        </w:trPr>
        <w:tc>
          <w:tcPr>
            <w:tcW w:w="720" w:type="dxa"/>
            <w:vAlign w:val="center"/>
          </w:tcPr>
          <w:p w14:paraId="644F04CC"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6" w:type="dxa"/>
            <w:gridSpan w:val="2"/>
            <w:vAlign w:val="center"/>
          </w:tcPr>
          <w:p w14:paraId="644F04CD" w14:textId="40103EA2" w:rsidR="00CB1333" w:rsidRPr="00B36001"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520F63">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(c)</w:t>
            </w:r>
            <w:r w:rsidRPr="00B36001">
              <w:rPr>
                <w:rFonts w:asciiTheme="minorHAnsi" w:hAnsiTheme="minorHAnsi"/>
                <w:sz w:val="20"/>
                <w:szCs w:val="20"/>
              </w:rPr>
              <w:t>)</w:t>
            </w:r>
          </w:p>
        </w:tc>
      </w:tr>
      <w:tr w:rsidR="00CB1333" w14:paraId="644F04D1" w14:textId="77777777" w:rsidTr="00D535E0">
        <w:trPr>
          <w:trHeight w:val="144"/>
          <w:tblHeader/>
        </w:trPr>
        <w:tc>
          <w:tcPr>
            <w:tcW w:w="720" w:type="dxa"/>
            <w:vAlign w:val="center"/>
          </w:tcPr>
          <w:p w14:paraId="644F04CF"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6" w:type="dxa"/>
            <w:gridSpan w:val="2"/>
            <w:vAlign w:val="center"/>
          </w:tcPr>
          <w:p w14:paraId="644F04D0" w14:textId="04302567" w:rsidR="00CB1333"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520F63">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(a)</w:t>
            </w:r>
            <w:r w:rsidRPr="00B36001">
              <w:rPr>
                <w:rFonts w:asciiTheme="minorHAnsi" w:hAnsiTheme="minorHAnsi"/>
                <w:sz w:val="20"/>
                <w:szCs w:val="20"/>
              </w:rPr>
              <w:t>)</w:t>
            </w:r>
          </w:p>
        </w:tc>
      </w:tr>
      <w:tr w:rsidR="00CB1333" w:rsidRPr="006D2E42" w14:paraId="644F04D4" w14:textId="77777777" w:rsidTr="00D535E0">
        <w:trPr>
          <w:trHeight w:val="144"/>
          <w:tblHeader/>
        </w:trPr>
        <w:tc>
          <w:tcPr>
            <w:tcW w:w="720" w:type="dxa"/>
            <w:vAlign w:val="center"/>
          </w:tcPr>
          <w:p w14:paraId="644F04D2" w14:textId="77777777" w:rsidR="00CB1333" w:rsidRPr="002D344E"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6" w:type="dxa"/>
            <w:gridSpan w:val="2"/>
            <w:vAlign w:val="center"/>
          </w:tcPr>
          <w:p w14:paraId="644F04D3" w14:textId="77777777" w:rsidR="00CB1333" w:rsidRPr="002D344E" w:rsidRDefault="00CB1333" w:rsidP="00D535E0">
            <w:pPr>
              <w:keepNext/>
              <w:spacing w:after="0" w:line="240" w:lineRule="auto"/>
              <w:rPr>
                <w:sz w:val="20"/>
                <w:szCs w:val="20"/>
              </w:rPr>
            </w:pPr>
            <w:r w:rsidRPr="002D344E">
              <w:rPr>
                <w:sz w:val="20"/>
                <w:szCs w:val="20"/>
              </w:rPr>
              <w:t>If more than one loop installed each loop shall have its own pump and controls</w:t>
            </w:r>
          </w:p>
        </w:tc>
      </w:tr>
      <w:tr w:rsidR="00CB1333" w:rsidRPr="006D2E42" w14:paraId="644F04D7" w14:textId="77777777" w:rsidTr="00D535E0">
        <w:trPr>
          <w:trHeight w:val="144"/>
          <w:tblHeader/>
        </w:trPr>
        <w:tc>
          <w:tcPr>
            <w:tcW w:w="720" w:type="dxa"/>
            <w:vAlign w:val="center"/>
          </w:tcPr>
          <w:p w14:paraId="644F04D5"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6" w:type="dxa"/>
            <w:gridSpan w:val="2"/>
            <w:vAlign w:val="center"/>
          </w:tcPr>
          <w:p w14:paraId="644F04D6" w14:textId="21EE8262" w:rsidR="00CB1333" w:rsidRPr="00D24BC5" w:rsidRDefault="00CB1333" w:rsidP="00520F6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 xml:space="preserve">Automatic </w:t>
            </w:r>
            <w:r w:rsidR="00520F63">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CB1333" w:rsidRPr="006D2E42" w14:paraId="644F04DA" w14:textId="77777777" w:rsidTr="00D535E0">
        <w:trPr>
          <w:trHeight w:val="144"/>
          <w:tblHeader/>
        </w:trPr>
        <w:tc>
          <w:tcPr>
            <w:tcW w:w="720" w:type="dxa"/>
            <w:vAlign w:val="center"/>
          </w:tcPr>
          <w:p w14:paraId="644F04D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6" w:type="dxa"/>
            <w:gridSpan w:val="2"/>
            <w:vAlign w:val="center"/>
          </w:tcPr>
          <w:p w14:paraId="644F04D9" w14:textId="56502D89" w:rsidR="00CB1333" w:rsidRPr="00D24BC5" w:rsidRDefault="00CB1333" w:rsidP="00D535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D24BC5">
              <w:rPr>
                <w:rFonts w:asciiTheme="minorHAnsi" w:hAnsiTheme="minorHAnsi" w:cs="Arial"/>
                <w:sz w:val="20"/>
                <w:szCs w:val="20"/>
              </w:rPr>
              <w:t>A check valve</w:t>
            </w:r>
            <w:r w:rsidR="00520F63">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CB1333" w:rsidRPr="006D2E42" w14:paraId="644F04DD" w14:textId="77777777" w:rsidTr="00D535E0">
        <w:trPr>
          <w:trHeight w:val="144"/>
          <w:tblHeader/>
        </w:trPr>
        <w:tc>
          <w:tcPr>
            <w:tcW w:w="720" w:type="dxa"/>
            <w:vAlign w:val="center"/>
          </w:tcPr>
          <w:p w14:paraId="644F04D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6" w:type="dxa"/>
            <w:gridSpan w:val="2"/>
            <w:vAlign w:val="center"/>
          </w:tcPr>
          <w:p w14:paraId="644F04DC" w14:textId="77777777" w:rsidR="00CB1333" w:rsidRPr="00D24BC5" w:rsidRDefault="00CB1333" w:rsidP="00D535E0">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CB1333" w:rsidRPr="006D2E42" w14:paraId="644F04E0" w14:textId="77777777" w:rsidTr="00D535E0">
        <w:trPr>
          <w:trHeight w:val="144"/>
          <w:tblHeader/>
        </w:trPr>
        <w:tc>
          <w:tcPr>
            <w:tcW w:w="720" w:type="dxa"/>
            <w:vAlign w:val="center"/>
          </w:tcPr>
          <w:p w14:paraId="644F04D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6" w:type="dxa"/>
            <w:gridSpan w:val="2"/>
            <w:vAlign w:val="center"/>
          </w:tcPr>
          <w:p w14:paraId="644F04DF" w14:textId="560CAD30" w:rsidR="00CB1333" w:rsidRPr="00D24BC5" w:rsidRDefault="00CB1333" w:rsidP="00803692">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520F63">
              <w:rPr>
                <w:rFonts w:asciiTheme="minorHAnsi" w:eastAsia="Calibri" w:hAnsiTheme="minorHAnsi" w:cs="Arial"/>
              </w:rPr>
              <w:t>10</w:t>
            </w:r>
            <w:r w:rsidR="00803692"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CB1333" w:rsidRPr="006D2E42" w14:paraId="644F04E3" w14:textId="77777777" w:rsidTr="00D535E0">
        <w:trPr>
          <w:trHeight w:val="144"/>
          <w:tblHeader/>
        </w:trPr>
        <w:tc>
          <w:tcPr>
            <w:tcW w:w="720" w:type="dxa"/>
            <w:vAlign w:val="center"/>
          </w:tcPr>
          <w:p w14:paraId="644F04E1"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6" w:type="dxa"/>
            <w:gridSpan w:val="2"/>
            <w:vAlign w:val="center"/>
          </w:tcPr>
          <w:p w14:paraId="644F04E2" w14:textId="77777777" w:rsidR="00CB1333" w:rsidRPr="00D24BC5" w:rsidRDefault="00CB1333" w:rsidP="00D535E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CB1333" w:rsidRPr="006D2E42" w14:paraId="644F04E6" w14:textId="77777777" w:rsidTr="00D535E0">
        <w:trPr>
          <w:trHeight w:val="144"/>
          <w:tblHeader/>
        </w:trPr>
        <w:tc>
          <w:tcPr>
            <w:tcW w:w="720" w:type="dxa"/>
            <w:vAlign w:val="center"/>
          </w:tcPr>
          <w:p w14:paraId="644F04E4"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6" w:type="dxa"/>
            <w:gridSpan w:val="2"/>
            <w:vAlign w:val="center"/>
          </w:tcPr>
          <w:p w14:paraId="644F04E5" w14:textId="74BCB9FF" w:rsidR="00CB1333" w:rsidRPr="00D24BC5" w:rsidRDefault="00CB1333" w:rsidP="00D535E0">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w:t>
            </w:r>
            <w:r w:rsidR="00520F63">
              <w:rPr>
                <w:rFonts w:asciiTheme="minorHAnsi" w:eastAsia="Calibri" w:hAnsiTheme="minorHAnsi" w:cs="Arial"/>
              </w:rPr>
              <w:t xml:space="preserve"> line</w:t>
            </w:r>
            <w:r w:rsidRPr="00D24BC5">
              <w:rPr>
                <w:rFonts w:asciiTheme="minorHAnsi" w:eastAsia="Calibri" w:hAnsiTheme="minorHAnsi" w:cs="Arial"/>
              </w:rPr>
              <w:t xml:space="preserve">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CB1333" w:rsidRPr="001337C2" w14:paraId="644F04EA" w14:textId="77777777" w:rsidTr="00D535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644F04E7" w14:textId="77777777" w:rsidR="00CB1333" w:rsidRPr="00531FE2"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14</w:t>
            </w:r>
          </w:p>
        </w:tc>
        <w:tc>
          <w:tcPr>
            <w:tcW w:w="4032" w:type="dxa"/>
            <w:vAlign w:val="center"/>
          </w:tcPr>
          <w:p w14:paraId="644F04E8" w14:textId="77777777" w:rsidR="00CB1333" w:rsidRPr="00F86715" w:rsidRDefault="00CB1333" w:rsidP="00D535E0">
            <w:pPr>
              <w:keepNext/>
              <w:spacing w:after="0" w:line="240" w:lineRule="auto"/>
              <w:rPr>
                <w:sz w:val="20"/>
                <w:szCs w:val="18"/>
              </w:rPr>
            </w:pPr>
            <w:r w:rsidRPr="00F86715">
              <w:rPr>
                <w:sz w:val="20"/>
                <w:szCs w:val="18"/>
              </w:rPr>
              <w:t>Verification Status:</w:t>
            </w:r>
          </w:p>
        </w:tc>
        <w:tc>
          <w:tcPr>
            <w:tcW w:w="9864" w:type="dxa"/>
            <w:vAlign w:val="center"/>
          </w:tcPr>
          <w:p w14:paraId="322ED669" w14:textId="77777777" w:rsidR="00803692" w:rsidRDefault="00803692" w:rsidP="00803692">
            <w:pPr>
              <w:pStyle w:val="ListParagraph"/>
              <w:keepNext/>
              <w:numPr>
                <w:ilvl w:val="0"/>
                <w:numId w:val="44"/>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49E45A6D" w14:textId="77777777" w:rsidR="00803692" w:rsidRDefault="00803692" w:rsidP="00803692">
            <w:pPr>
              <w:pStyle w:val="ListParagraph"/>
              <w:keepNext/>
              <w:numPr>
                <w:ilvl w:val="0"/>
                <w:numId w:val="44"/>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4E9" w14:textId="586DF118" w:rsidR="002E573E" w:rsidRDefault="00803692" w:rsidP="00803692">
            <w:pPr>
              <w:pStyle w:val="ListParagraph"/>
              <w:keepNext/>
              <w:numPr>
                <w:ilvl w:val="0"/>
                <w:numId w:val="44"/>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4EE"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0" w:type="dxa"/>
            <w:vAlign w:val="center"/>
          </w:tcPr>
          <w:p w14:paraId="644F04EB" w14:textId="77777777" w:rsidR="00FE3EBF" w:rsidRPr="00531FE2"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896" w:type="dxa"/>
            <w:gridSpan w:val="2"/>
            <w:vAlign w:val="center"/>
          </w:tcPr>
          <w:p w14:paraId="644F04ED" w14:textId="1A97A160"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6D2E42" w14:paraId="644F04F0" w14:textId="77777777" w:rsidTr="00D535E0">
        <w:trPr>
          <w:trHeight w:val="144"/>
          <w:tblHeader/>
        </w:trPr>
        <w:tc>
          <w:tcPr>
            <w:tcW w:w="14616" w:type="dxa"/>
            <w:gridSpan w:val="3"/>
            <w:vAlign w:val="center"/>
          </w:tcPr>
          <w:p w14:paraId="644F04EF" w14:textId="77777777" w:rsidR="00CB1333" w:rsidRPr="00D535E0"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D535E0">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4F1" w14:textId="77777777" w:rsidR="00467528" w:rsidRPr="006D2E42" w:rsidRDefault="00467528" w:rsidP="00DC522B">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
        <w:gridCol w:w="4032"/>
        <w:gridCol w:w="9863"/>
      </w:tblGrid>
      <w:tr w:rsidR="00CB1333" w:rsidRPr="006D2E42" w14:paraId="644F04F4" w14:textId="77777777" w:rsidTr="00FE3EBF">
        <w:trPr>
          <w:trHeight w:val="144"/>
          <w:tblHeader/>
        </w:trPr>
        <w:tc>
          <w:tcPr>
            <w:tcW w:w="14616" w:type="dxa"/>
            <w:gridSpan w:val="3"/>
            <w:tcBorders>
              <w:bottom w:val="single" w:sz="4" w:space="0" w:color="auto"/>
            </w:tcBorders>
          </w:tcPr>
          <w:p w14:paraId="644F04F2" w14:textId="67C22E68" w:rsidR="00CB1333" w:rsidRDefault="004D7F50"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CB1333">
              <w:rPr>
                <w:rFonts w:asciiTheme="minorHAnsi" w:hAnsiTheme="minorHAnsi"/>
                <w:b/>
                <w:sz w:val="20"/>
                <w:szCs w:val="20"/>
              </w:rPr>
              <w:t>.</w:t>
            </w:r>
            <w:r w:rsidR="00CB1333" w:rsidRPr="00180B11">
              <w:rPr>
                <w:rFonts w:asciiTheme="minorHAnsi" w:hAnsiTheme="minorHAnsi"/>
                <w:b/>
                <w:sz w:val="20"/>
                <w:szCs w:val="20"/>
              </w:rPr>
              <w:t xml:space="preserve"> HERS-Verified Demand Recirculation Sensor Control</w:t>
            </w:r>
            <w:r w:rsidR="00B94496">
              <w:rPr>
                <w:rFonts w:asciiTheme="minorHAnsi" w:hAnsiTheme="minorHAnsi"/>
                <w:b/>
                <w:sz w:val="20"/>
                <w:szCs w:val="20"/>
              </w:rPr>
              <w:t xml:space="preserve"> </w:t>
            </w:r>
            <w:r w:rsidR="00B94496">
              <w:rPr>
                <w:rFonts w:asciiTheme="minorHAnsi" w:hAnsiTheme="minorHAnsi" w:cs="Arial"/>
                <w:b/>
                <w:sz w:val="20"/>
                <w:szCs w:val="20"/>
              </w:rPr>
              <w:t>Requirements</w:t>
            </w:r>
          </w:p>
          <w:p w14:paraId="644F04F3" w14:textId="77777777" w:rsidR="00B94496" w:rsidRPr="00180B11" w:rsidRDefault="00B94496"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p>
        </w:tc>
      </w:tr>
      <w:tr w:rsidR="00CB1333" w:rsidRPr="002D344E" w14:paraId="644F04F7" w14:textId="77777777" w:rsidTr="00FE3EBF">
        <w:trPr>
          <w:trHeight w:val="144"/>
          <w:tblHeader/>
        </w:trPr>
        <w:tc>
          <w:tcPr>
            <w:tcW w:w="721" w:type="dxa"/>
            <w:tcBorders>
              <w:top w:val="single" w:sz="4" w:space="0" w:color="auto"/>
            </w:tcBorders>
            <w:vAlign w:val="center"/>
          </w:tcPr>
          <w:p w14:paraId="644F04F5"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95" w:type="dxa"/>
            <w:gridSpan w:val="2"/>
            <w:tcBorders>
              <w:top w:val="single" w:sz="4" w:space="0" w:color="auto"/>
            </w:tcBorders>
            <w:vAlign w:val="center"/>
          </w:tcPr>
          <w:p w14:paraId="644F04F6" w14:textId="0738549D"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520F63">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CB1333" w:rsidRPr="002D344E" w14:paraId="644F04FC" w14:textId="77777777" w:rsidTr="00FE3EBF">
        <w:trPr>
          <w:trHeight w:val="144"/>
          <w:tblHeader/>
        </w:trPr>
        <w:tc>
          <w:tcPr>
            <w:tcW w:w="721" w:type="dxa"/>
            <w:vAlign w:val="center"/>
          </w:tcPr>
          <w:p w14:paraId="644F04F8"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95" w:type="dxa"/>
            <w:gridSpan w:val="2"/>
            <w:vAlign w:val="center"/>
          </w:tcPr>
          <w:p w14:paraId="644F04F9" w14:textId="47E69973"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520F63">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w:t>
            </w:r>
            <w:r w:rsidRPr="00B36001">
              <w:rPr>
                <w:rFonts w:asciiTheme="minorHAnsi" w:hAnsiTheme="minorHAnsi"/>
                <w:sz w:val="20"/>
                <w:szCs w:val="20"/>
              </w:rPr>
              <w:t>)</w:t>
            </w:r>
          </w:p>
          <w:p w14:paraId="644F04FA" w14:textId="03ED841E" w:rsidR="00CB1333" w:rsidRPr="00B36001" w:rsidRDefault="00CB1333" w:rsidP="00C17AE5">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Not more than 10</w:t>
            </w:r>
            <w:r w:rsidR="00803692">
              <w:rPr>
                <w:sz w:val="20"/>
                <w:szCs w:val="20"/>
              </w:rPr>
              <w:t>°</w:t>
            </w:r>
            <w:r>
              <w:rPr>
                <w:rFonts w:asciiTheme="minorHAnsi" w:hAnsiTheme="minorHAnsi"/>
                <w:sz w:val="20"/>
                <w:szCs w:val="20"/>
              </w:rPr>
              <w:t>F</w:t>
            </w:r>
            <w:r w:rsidRPr="00B36001">
              <w:rPr>
                <w:sz w:val="20"/>
                <w:szCs w:val="20"/>
              </w:rPr>
              <w:t xml:space="preserve"> ( 5.6</w:t>
            </w:r>
            <w:r w:rsidR="00803692">
              <w:rPr>
                <w:sz w:val="20"/>
                <w:szCs w:val="20"/>
              </w:rPr>
              <w:t>°</w:t>
            </w:r>
            <w:r>
              <w:rPr>
                <w:rFonts w:asciiTheme="minorHAnsi" w:hAnsiTheme="minorHAnsi"/>
                <w:sz w:val="20"/>
                <w:szCs w:val="20"/>
              </w:rPr>
              <w:t>C</w:t>
            </w:r>
            <w:r w:rsidRPr="00B36001">
              <w:rPr>
                <w:sz w:val="20"/>
                <w:szCs w:val="20"/>
              </w:rPr>
              <w:t>) above the initial temperature of the water in the pipe</w:t>
            </w:r>
          </w:p>
          <w:p w14:paraId="644F04FB" w14:textId="13A7E7F2" w:rsidR="00CB1333" w:rsidRDefault="00CB1333" w:rsidP="00757D09">
            <w:pPr>
              <w:pStyle w:val="ListParagraph"/>
              <w:keepNext/>
              <w:numPr>
                <w:ilvl w:val="0"/>
                <w:numId w:val="38"/>
              </w:numPr>
              <w:spacing w:after="0" w:line="240" w:lineRule="auto"/>
              <w:ind w:left="634" w:hanging="317"/>
              <w:rPr>
                <w:sz w:val="20"/>
                <w:szCs w:val="20"/>
              </w:rPr>
            </w:pPr>
            <w:r w:rsidRPr="00CC3747">
              <w:rPr>
                <w:sz w:val="20"/>
                <w:szCs w:val="20"/>
              </w:rPr>
              <w:t>Not more than 102</w:t>
            </w:r>
            <w:r w:rsidR="00757D09">
              <w:rPr>
                <w:sz w:val="20"/>
                <w:szCs w:val="20"/>
              </w:rPr>
              <w:t>°</w:t>
            </w:r>
            <w:r>
              <w:rPr>
                <w:rFonts w:asciiTheme="minorHAnsi" w:hAnsiTheme="minorHAnsi"/>
                <w:sz w:val="20"/>
                <w:szCs w:val="20"/>
              </w:rPr>
              <w:t>F</w:t>
            </w:r>
            <w:r w:rsidRPr="00CC3747">
              <w:rPr>
                <w:sz w:val="20"/>
                <w:szCs w:val="20"/>
              </w:rPr>
              <w:t xml:space="preserve"> (38.9</w:t>
            </w:r>
            <w:r w:rsidR="00757D09">
              <w:rPr>
                <w:sz w:val="20"/>
                <w:szCs w:val="20"/>
              </w:rPr>
              <w:t>°</w:t>
            </w:r>
            <w:r>
              <w:rPr>
                <w:rFonts w:asciiTheme="minorHAnsi" w:hAnsiTheme="minorHAnsi"/>
                <w:sz w:val="20"/>
                <w:szCs w:val="20"/>
              </w:rPr>
              <w:t>C</w:t>
            </w:r>
            <w:r w:rsidRPr="00CC3747">
              <w:rPr>
                <w:sz w:val="20"/>
                <w:szCs w:val="20"/>
              </w:rPr>
              <w:t>).</w:t>
            </w:r>
          </w:p>
        </w:tc>
      </w:tr>
      <w:tr w:rsidR="00CB1333" w:rsidRPr="002D344E" w14:paraId="644F04FF" w14:textId="77777777" w:rsidTr="00FE3EBF">
        <w:trPr>
          <w:trHeight w:val="144"/>
          <w:tblHeader/>
        </w:trPr>
        <w:tc>
          <w:tcPr>
            <w:tcW w:w="721" w:type="dxa"/>
            <w:vAlign w:val="center"/>
          </w:tcPr>
          <w:p w14:paraId="644F04FD"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95" w:type="dxa"/>
            <w:gridSpan w:val="2"/>
            <w:vAlign w:val="center"/>
          </w:tcPr>
          <w:p w14:paraId="644F04FE" w14:textId="4FECD344" w:rsidR="00CB1333" w:rsidRDefault="00CB1333" w:rsidP="00C17AE5">
            <w:pPr>
              <w:keepNext/>
              <w:spacing w:after="0" w:line="240" w:lineRule="auto"/>
              <w:rPr>
                <w:sz w:val="20"/>
                <w:szCs w:val="20"/>
              </w:rPr>
            </w:pPr>
            <w:r w:rsidRPr="00B36001">
              <w:rPr>
                <w:sz w:val="20"/>
                <w:szCs w:val="20"/>
              </w:rPr>
              <w:t xml:space="preserve">The controls shall limit pump operation to a maximum of </w:t>
            </w:r>
            <w:r w:rsidR="00520F63">
              <w:rPr>
                <w:sz w:val="20"/>
                <w:szCs w:val="20"/>
              </w:rPr>
              <w:t xml:space="preserve">5 minutes for single dwellings, and </w:t>
            </w:r>
            <w:r w:rsidRPr="00B36001">
              <w:rPr>
                <w:sz w:val="20"/>
                <w:szCs w:val="20"/>
              </w:rPr>
              <w:t>10 minutes</w:t>
            </w:r>
            <w:r w:rsidR="00520F63">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520F63">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(d)3</w:t>
            </w:r>
            <w:r w:rsidRPr="00B36001">
              <w:rPr>
                <w:rFonts w:asciiTheme="minorHAnsi" w:hAnsiTheme="minorHAnsi"/>
                <w:sz w:val="20"/>
                <w:szCs w:val="20"/>
              </w:rPr>
              <w:t>)</w:t>
            </w:r>
          </w:p>
        </w:tc>
      </w:tr>
      <w:tr w:rsidR="00CB1333" w:rsidRPr="00B36001" w14:paraId="644F0505" w14:textId="77777777" w:rsidTr="00FE3EBF">
        <w:trPr>
          <w:trHeight w:val="144"/>
          <w:tblHeader/>
        </w:trPr>
        <w:tc>
          <w:tcPr>
            <w:tcW w:w="721" w:type="dxa"/>
            <w:vAlign w:val="center"/>
          </w:tcPr>
          <w:p w14:paraId="644F0500"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95" w:type="dxa"/>
            <w:gridSpan w:val="2"/>
            <w:tcMar>
              <w:left w:w="115" w:type="dxa"/>
              <w:right w:w="86" w:type="dxa"/>
            </w:tcMar>
            <w:vAlign w:val="center"/>
          </w:tcPr>
          <w:p w14:paraId="644F0501" w14:textId="64D4663C" w:rsidR="00CB1333" w:rsidRPr="00B36001"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520F63">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(b)</w:t>
            </w:r>
            <w:r w:rsidRPr="00B36001">
              <w:rPr>
                <w:rFonts w:asciiTheme="minorHAnsi" w:hAnsiTheme="minorHAnsi"/>
                <w:sz w:val="20"/>
                <w:szCs w:val="20"/>
              </w:rPr>
              <w:t>)</w:t>
            </w:r>
          </w:p>
          <w:p w14:paraId="644F0502"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503"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w:t>
            </w:r>
            <w:r w:rsidR="004B6280">
              <w:rPr>
                <w:sz w:val="20"/>
                <w:szCs w:val="20"/>
              </w:rPr>
              <w:t>;</w:t>
            </w:r>
            <w:r w:rsidRPr="00B36001">
              <w:rPr>
                <w:sz w:val="20"/>
                <w:szCs w:val="20"/>
              </w:rPr>
              <w:t xml:space="preserve"> or</w:t>
            </w:r>
          </w:p>
          <w:p w14:paraId="644F0504" w14:textId="77777777" w:rsidR="00CB1333" w:rsidRPr="00B36001" w:rsidRDefault="00CB1333" w:rsidP="00C17AE5">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rPr>
                <w:sz w:val="20"/>
                <w:szCs w:val="20"/>
              </w:rPr>
            </w:pPr>
            <w:r w:rsidRPr="00B36001">
              <w:rPr>
                <w:sz w:val="20"/>
                <w:szCs w:val="20"/>
              </w:rPr>
              <w:t>When the cold water line is used as the return, the pump, demand controls and thermo</w:t>
            </w:r>
            <w:r w:rsidR="004B6280">
              <w:rPr>
                <w:sz w:val="20"/>
                <w:szCs w:val="20"/>
              </w:rPr>
              <w:t>-</w:t>
            </w:r>
            <w:r w:rsidRPr="00B36001">
              <w:rPr>
                <w:sz w:val="20"/>
                <w:szCs w:val="20"/>
              </w:rPr>
              <w:t>sensor shall be installed in an accessible location at the end of supply portion of the hot water distribution line (typically under a sink).</w:t>
            </w:r>
          </w:p>
        </w:tc>
      </w:tr>
      <w:tr w:rsidR="00CB1333" w:rsidRPr="00B36001" w14:paraId="644F0508" w14:textId="77777777" w:rsidTr="00FE3EBF">
        <w:trPr>
          <w:trHeight w:val="144"/>
          <w:tblHeader/>
        </w:trPr>
        <w:tc>
          <w:tcPr>
            <w:tcW w:w="721" w:type="dxa"/>
            <w:vAlign w:val="center"/>
          </w:tcPr>
          <w:p w14:paraId="644F0506"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895" w:type="dxa"/>
            <w:gridSpan w:val="2"/>
            <w:vAlign w:val="center"/>
          </w:tcPr>
          <w:p w14:paraId="644F0507" w14:textId="457A9F97" w:rsidR="00CB1333" w:rsidRPr="00B36001"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520F63">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(c)</w:t>
            </w:r>
            <w:r w:rsidRPr="00B36001">
              <w:rPr>
                <w:rFonts w:asciiTheme="minorHAnsi" w:hAnsiTheme="minorHAnsi"/>
                <w:sz w:val="20"/>
                <w:szCs w:val="20"/>
              </w:rPr>
              <w:t>)</w:t>
            </w:r>
          </w:p>
        </w:tc>
      </w:tr>
      <w:tr w:rsidR="00CB1333" w14:paraId="644F050B" w14:textId="77777777" w:rsidTr="00FE3EBF">
        <w:trPr>
          <w:trHeight w:val="144"/>
          <w:tblHeader/>
        </w:trPr>
        <w:tc>
          <w:tcPr>
            <w:tcW w:w="721" w:type="dxa"/>
            <w:vAlign w:val="center"/>
          </w:tcPr>
          <w:p w14:paraId="644F0509"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895" w:type="dxa"/>
            <w:gridSpan w:val="2"/>
            <w:vAlign w:val="center"/>
          </w:tcPr>
          <w:p w14:paraId="644F050A" w14:textId="736B8954"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520F63">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520F63">
              <w:rPr>
                <w:rFonts w:asciiTheme="minorHAnsi" w:hAnsiTheme="minorHAnsi"/>
                <w:sz w:val="20"/>
                <w:szCs w:val="20"/>
              </w:rPr>
              <w:t>(a)</w:t>
            </w:r>
            <w:r w:rsidRPr="00B36001">
              <w:rPr>
                <w:rFonts w:asciiTheme="minorHAnsi" w:hAnsiTheme="minorHAnsi"/>
                <w:sz w:val="20"/>
                <w:szCs w:val="20"/>
              </w:rPr>
              <w:t>)</w:t>
            </w:r>
          </w:p>
        </w:tc>
      </w:tr>
      <w:tr w:rsidR="00CB1333" w:rsidRPr="006D2E42" w14:paraId="644F050E" w14:textId="77777777" w:rsidTr="00FE3EBF">
        <w:trPr>
          <w:trHeight w:val="144"/>
          <w:tblHeader/>
        </w:trPr>
        <w:tc>
          <w:tcPr>
            <w:tcW w:w="721" w:type="dxa"/>
            <w:vAlign w:val="center"/>
          </w:tcPr>
          <w:p w14:paraId="644F050C" w14:textId="77777777" w:rsidR="00CB1333" w:rsidRPr="002D344E"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895" w:type="dxa"/>
            <w:gridSpan w:val="2"/>
            <w:vAlign w:val="center"/>
          </w:tcPr>
          <w:p w14:paraId="644F050D" w14:textId="77777777" w:rsidR="00CB1333" w:rsidRPr="002D344E"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2D344E">
              <w:rPr>
                <w:sz w:val="20"/>
                <w:szCs w:val="20"/>
              </w:rPr>
              <w:t>If more than one loop installed each loop shall have its own pump and controls</w:t>
            </w:r>
          </w:p>
        </w:tc>
      </w:tr>
      <w:tr w:rsidR="00CB1333" w:rsidRPr="006D2E42" w14:paraId="644F0511" w14:textId="77777777" w:rsidTr="00FE3EBF">
        <w:trPr>
          <w:trHeight w:val="144"/>
          <w:tblHeader/>
        </w:trPr>
        <w:tc>
          <w:tcPr>
            <w:tcW w:w="721" w:type="dxa"/>
            <w:vAlign w:val="center"/>
          </w:tcPr>
          <w:p w14:paraId="644F050F"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895" w:type="dxa"/>
            <w:gridSpan w:val="2"/>
            <w:vAlign w:val="center"/>
          </w:tcPr>
          <w:p w14:paraId="644F0510" w14:textId="2B79EEC1" w:rsidR="00CB1333" w:rsidRPr="00D24BC5" w:rsidRDefault="00CB1333" w:rsidP="0080369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803692">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CB1333" w:rsidRPr="006D2E42" w14:paraId="644F0514" w14:textId="77777777" w:rsidTr="00FE3EBF">
        <w:trPr>
          <w:trHeight w:val="144"/>
          <w:tblHeader/>
        </w:trPr>
        <w:tc>
          <w:tcPr>
            <w:tcW w:w="721" w:type="dxa"/>
            <w:vAlign w:val="center"/>
          </w:tcPr>
          <w:p w14:paraId="644F0512"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895" w:type="dxa"/>
            <w:gridSpan w:val="2"/>
            <w:vAlign w:val="center"/>
          </w:tcPr>
          <w:p w14:paraId="644F0513" w14:textId="60F85892" w:rsidR="00CB1333" w:rsidRPr="00D24BC5"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w:t>
            </w:r>
            <w:r w:rsidR="007F7AAC">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CB1333" w:rsidRPr="006D2E42" w14:paraId="644F0517" w14:textId="77777777" w:rsidTr="00FE3EBF">
        <w:trPr>
          <w:trHeight w:val="144"/>
          <w:tblHeader/>
        </w:trPr>
        <w:tc>
          <w:tcPr>
            <w:tcW w:w="721" w:type="dxa"/>
            <w:vAlign w:val="center"/>
          </w:tcPr>
          <w:p w14:paraId="644F0515" w14:textId="77777777" w:rsidR="00CB1333" w:rsidRDefault="00CB1333" w:rsidP="00C17AE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895" w:type="dxa"/>
            <w:gridSpan w:val="2"/>
            <w:vAlign w:val="center"/>
          </w:tcPr>
          <w:p w14:paraId="644F0516" w14:textId="77777777" w:rsidR="00CB1333" w:rsidRPr="00D24BC5" w:rsidRDefault="00CB1333" w:rsidP="00C17AE5">
            <w:pPr>
              <w:keepNext/>
              <w:spacing w:after="0" w:line="240" w:lineRule="auto"/>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CB1333" w:rsidRPr="006D2E42" w14:paraId="644F051A" w14:textId="77777777" w:rsidTr="00FE3EBF">
        <w:trPr>
          <w:trHeight w:val="144"/>
          <w:tblHeader/>
        </w:trPr>
        <w:tc>
          <w:tcPr>
            <w:tcW w:w="721" w:type="dxa"/>
            <w:vAlign w:val="center"/>
          </w:tcPr>
          <w:p w14:paraId="644F0518"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895" w:type="dxa"/>
            <w:gridSpan w:val="2"/>
            <w:vAlign w:val="center"/>
          </w:tcPr>
          <w:p w14:paraId="644F0519" w14:textId="3F5CDE22" w:rsidR="00CB1333" w:rsidRPr="00D24BC5" w:rsidRDefault="00CB1333" w:rsidP="00803692">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7F7AAC">
              <w:rPr>
                <w:rFonts w:asciiTheme="minorHAnsi" w:eastAsia="Calibri" w:hAnsiTheme="minorHAnsi" w:cs="Arial"/>
              </w:rPr>
              <w:t>10</w:t>
            </w:r>
            <w:r w:rsidR="00803692"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CB1333" w:rsidRPr="006D2E42" w14:paraId="644F051D" w14:textId="77777777" w:rsidTr="00FE3EBF">
        <w:trPr>
          <w:trHeight w:val="144"/>
          <w:tblHeader/>
        </w:trPr>
        <w:tc>
          <w:tcPr>
            <w:tcW w:w="721" w:type="dxa"/>
            <w:vAlign w:val="center"/>
          </w:tcPr>
          <w:p w14:paraId="644F051B"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895" w:type="dxa"/>
            <w:gridSpan w:val="2"/>
            <w:vAlign w:val="center"/>
          </w:tcPr>
          <w:p w14:paraId="644F051C" w14:textId="77777777" w:rsidR="00CB1333" w:rsidRPr="00D24BC5" w:rsidRDefault="00CB1333" w:rsidP="00CB1333">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CB1333" w:rsidRPr="006D2E42" w14:paraId="644F0520" w14:textId="77777777" w:rsidTr="00FE3EBF">
        <w:trPr>
          <w:trHeight w:val="144"/>
          <w:tblHeader/>
        </w:trPr>
        <w:tc>
          <w:tcPr>
            <w:tcW w:w="721" w:type="dxa"/>
            <w:vAlign w:val="center"/>
          </w:tcPr>
          <w:p w14:paraId="644F051E" w14:textId="77777777" w:rsidR="00CB1333"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895" w:type="dxa"/>
            <w:gridSpan w:val="2"/>
            <w:vAlign w:val="center"/>
          </w:tcPr>
          <w:p w14:paraId="644F051F" w14:textId="42F86C6D" w:rsidR="00CB1333" w:rsidRPr="00D24BC5" w:rsidRDefault="00CB1333" w:rsidP="00CB1333">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w:t>
            </w:r>
            <w:r w:rsidR="007F7AAC">
              <w:rPr>
                <w:rFonts w:asciiTheme="minorHAnsi" w:eastAsia="Calibri" w:hAnsiTheme="minorHAnsi" w:cs="Arial"/>
              </w:rPr>
              <w:t xml:space="preserve"> line</w:t>
            </w:r>
            <w:r w:rsidRPr="00D24BC5">
              <w:rPr>
                <w:rFonts w:asciiTheme="minorHAnsi" w:eastAsia="Calibri" w:hAnsiTheme="minorHAnsi" w:cs="Arial"/>
              </w:rPr>
              <w:t xml:space="preserve"> 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CB1333" w:rsidRPr="001337C2" w14:paraId="644F0524"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644F0521" w14:textId="77777777" w:rsidR="00CB1333" w:rsidRPr="00531FE2"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14</w:t>
            </w:r>
          </w:p>
        </w:tc>
        <w:tc>
          <w:tcPr>
            <w:tcW w:w="4032" w:type="dxa"/>
            <w:vAlign w:val="center"/>
          </w:tcPr>
          <w:p w14:paraId="644F0522" w14:textId="77777777" w:rsidR="00CB1333" w:rsidRPr="00F86715" w:rsidRDefault="00CB1333" w:rsidP="00CB1333">
            <w:pPr>
              <w:keepNext/>
              <w:spacing w:after="0" w:line="240" w:lineRule="auto"/>
              <w:rPr>
                <w:sz w:val="20"/>
                <w:szCs w:val="18"/>
              </w:rPr>
            </w:pPr>
            <w:r w:rsidRPr="00F86715">
              <w:rPr>
                <w:sz w:val="20"/>
                <w:szCs w:val="18"/>
              </w:rPr>
              <w:t>Verification Status:</w:t>
            </w:r>
          </w:p>
        </w:tc>
        <w:tc>
          <w:tcPr>
            <w:tcW w:w="9863" w:type="dxa"/>
            <w:vAlign w:val="center"/>
          </w:tcPr>
          <w:p w14:paraId="08C09B3C" w14:textId="77777777" w:rsidR="00757D09" w:rsidRDefault="00757D09" w:rsidP="00757D09">
            <w:pPr>
              <w:pStyle w:val="ListParagraph"/>
              <w:keepNext/>
              <w:numPr>
                <w:ilvl w:val="0"/>
                <w:numId w:val="4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600FF362" w14:textId="77777777" w:rsidR="00757D09" w:rsidRDefault="00757D09" w:rsidP="00757D09">
            <w:pPr>
              <w:pStyle w:val="ListParagraph"/>
              <w:keepNext/>
              <w:numPr>
                <w:ilvl w:val="0"/>
                <w:numId w:val="45"/>
              </w:numPr>
              <w:tabs>
                <w:tab w:val="left" w:pos="356"/>
              </w:tabs>
              <w:spacing w:after="0" w:line="240" w:lineRule="auto"/>
              <w:rPr>
                <w:sz w:val="18"/>
                <w:szCs w:val="18"/>
              </w:rPr>
            </w:pPr>
            <w:r>
              <w:rPr>
                <w:sz w:val="18"/>
                <w:szCs w:val="18"/>
                <w:u w:val="single"/>
              </w:rPr>
              <w:t>Fail</w:t>
            </w:r>
            <w:r>
              <w:rPr>
                <w:sz w:val="18"/>
                <w:szCs w:val="18"/>
              </w:rPr>
              <w:t xml:space="preserve"> - one or more applicable requirements are not met. Enter reason for failure in corrections notes field below; or</w:t>
            </w:r>
          </w:p>
          <w:p w14:paraId="644F0523" w14:textId="5EF8E558" w:rsidR="002E573E" w:rsidRDefault="00757D09" w:rsidP="00757D09">
            <w:pPr>
              <w:pStyle w:val="ListParagraph"/>
              <w:keepNext/>
              <w:numPr>
                <w:ilvl w:val="0"/>
                <w:numId w:val="45"/>
              </w:numPr>
              <w:tabs>
                <w:tab w:val="left" w:pos="366"/>
              </w:tabs>
              <w:spacing w:after="0" w:line="240" w:lineRule="auto"/>
              <w:rPr>
                <w:sz w:val="20"/>
                <w:szCs w:val="18"/>
              </w:rPr>
            </w:pPr>
            <w:r>
              <w:rPr>
                <w:sz w:val="18"/>
                <w:szCs w:val="18"/>
                <w:u w:val="single"/>
              </w:rPr>
              <w:t>All N/A</w:t>
            </w:r>
            <w:r>
              <w:rPr>
                <w:sz w:val="18"/>
                <w:szCs w:val="18"/>
              </w:rPr>
              <w:t xml:space="preserve"> - This entire table is not applicable</w:t>
            </w:r>
          </w:p>
        </w:tc>
      </w:tr>
      <w:tr w:rsidR="00FE3EBF" w:rsidRPr="001C276F" w14:paraId="644F0528" w14:textId="77777777" w:rsidTr="002C0E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144"/>
        </w:trPr>
        <w:tc>
          <w:tcPr>
            <w:tcW w:w="721" w:type="dxa"/>
            <w:vAlign w:val="center"/>
          </w:tcPr>
          <w:p w14:paraId="644F0525" w14:textId="77777777" w:rsidR="00FE3EBF" w:rsidRPr="00531FE2" w:rsidRDefault="00FE3EBF"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895" w:type="dxa"/>
            <w:gridSpan w:val="2"/>
            <w:vAlign w:val="center"/>
          </w:tcPr>
          <w:p w14:paraId="644F0527" w14:textId="2FE63F61" w:rsidR="00FE3EBF" w:rsidRPr="00F86715" w:rsidRDefault="00FE3EBF" w:rsidP="00CB1333">
            <w:pPr>
              <w:keepNext/>
              <w:spacing w:after="0" w:line="240" w:lineRule="auto"/>
              <w:rPr>
                <w:sz w:val="20"/>
                <w:szCs w:val="18"/>
              </w:rPr>
            </w:pPr>
            <w:r w:rsidRPr="00F86715">
              <w:rPr>
                <w:sz w:val="20"/>
                <w:szCs w:val="18"/>
              </w:rPr>
              <w:t xml:space="preserve">Correction Notes: </w:t>
            </w:r>
          </w:p>
        </w:tc>
      </w:tr>
      <w:tr w:rsidR="00CB1333" w:rsidRPr="006D2E42" w14:paraId="644F052A" w14:textId="77777777" w:rsidTr="00C17AE5">
        <w:trPr>
          <w:trHeight w:val="144"/>
          <w:tblHeader/>
        </w:trPr>
        <w:tc>
          <w:tcPr>
            <w:tcW w:w="14616" w:type="dxa"/>
            <w:gridSpan w:val="3"/>
            <w:vAlign w:val="center"/>
          </w:tcPr>
          <w:p w14:paraId="644F0529" w14:textId="77777777" w:rsidR="00CB1333" w:rsidRPr="00C17AE5" w:rsidRDefault="00CB1333" w:rsidP="00CB13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C17AE5">
              <w:rPr>
                <w:rFonts w:asciiTheme="minorHAnsi" w:hAnsiTheme="minorHAnsi"/>
                <w:b/>
                <w:sz w:val="20"/>
                <w:szCs w:val="20"/>
              </w:rPr>
              <w:t>The responsible person’s signature on this compliance document affirms that all applicable requirements in this table have been met unless otherwise noted in the Verification Status and the Corrections Notes in this table.</w:t>
            </w:r>
          </w:p>
        </w:tc>
      </w:tr>
    </w:tbl>
    <w:p w14:paraId="644F052B" w14:textId="77777777" w:rsidR="00C3676F" w:rsidRPr="006D2E42" w:rsidRDefault="00C3676F" w:rsidP="00DC522B">
      <w:pPr>
        <w:spacing w:after="0" w:line="240" w:lineRule="auto"/>
        <w:rPr>
          <w:rFonts w:asciiTheme="minorHAnsi" w:hAnsiTheme="minorHAnsi" w:cs="Arial"/>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A45F8" w:rsidRPr="008A45F8" w14:paraId="644F0530" w14:textId="77777777" w:rsidTr="0016041B">
        <w:trPr>
          <w:cantSplit/>
          <w:trHeight w:val="432"/>
        </w:trPr>
        <w:tc>
          <w:tcPr>
            <w:tcW w:w="5000" w:type="pct"/>
            <w:gridSpan w:val="2"/>
            <w:vAlign w:val="center"/>
          </w:tcPr>
          <w:p w14:paraId="644F052E" w14:textId="46A6C406" w:rsidR="008A45F8" w:rsidRPr="004B6280" w:rsidRDefault="004D7F50" w:rsidP="004B6280">
            <w:pPr>
              <w:keepNext/>
              <w:spacing w:after="0" w:line="240" w:lineRule="auto"/>
              <w:rPr>
                <w:rFonts w:asciiTheme="minorHAnsi" w:eastAsia="Times New Roman" w:hAnsiTheme="minorHAnsi"/>
                <w:b/>
                <w:sz w:val="20"/>
                <w:szCs w:val="20"/>
              </w:rPr>
            </w:pPr>
            <w:r>
              <w:rPr>
                <w:rFonts w:asciiTheme="minorHAnsi" w:eastAsia="Times New Roman" w:hAnsiTheme="minorHAnsi"/>
                <w:b/>
                <w:sz w:val="20"/>
                <w:szCs w:val="20"/>
              </w:rPr>
              <w:lastRenderedPageBreak/>
              <w:t>K</w:t>
            </w:r>
            <w:r w:rsidR="008A45F8" w:rsidRPr="004B6280">
              <w:rPr>
                <w:rFonts w:asciiTheme="minorHAnsi" w:eastAsia="Times New Roman" w:hAnsiTheme="minorHAnsi"/>
                <w:b/>
                <w:sz w:val="20"/>
                <w:szCs w:val="20"/>
              </w:rPr>
              <w:t>. Determination of HERS Verification Compliance</w:t>
            </w:r>
          </w:p>
          <w:p w14:paraId="644F052F" w14:textId="77777777" w:rsidR="008A45F8" w:rsidRPr="004B6280" w:rsidRDefault="008A45F8" w:rsidP="004B6280">
            <w:pPr>
              <w:keepNext/>
              <w:spacing w:after="0" w:line="240" w:lineRule="auto"/>
              <w:rPr>
                <w:rFonts w:asciiTheme="minorHAnsi" w:eastAsia="Times New Roman" w:hAnsiTheme="minorHAnsi"/>
                <w:sz w:val="20"/>
                <w:szCs w:val="20"/>
              </w:rPr>
            </w:pPr>
            <w:r w:rsidRPr="004B6280">
              <w:rPr>
                <w:rFonts w:asciiTheme="minorHAnsi" w:eastAsia="Times New Roman" w:hAnsiTheme="minorHAnsi"/>
                <w:sz w:val="20"/>
                <w:szCs w:val="20"/>
              </w:rPr>
              <w:t>All applicable sections of this document shall indicate compliance with the specified verification protocol requirements in order for this Certificate of Verification as a whole to be determined to be in compliance.</w:t>
            </w:r>
          </w:p>
        </w:tc>
      </w:tr>
      <w:tr w:rsidR="008A45F8" w:rsidRPr="008A45F8" w14:paraId="644F0533" w14:textId="77777777" w:rsidTr="004B6280">
        <w:trPr>
          <w:cantSplit/>
          <w:trHeight w:val="144"/>
        </w:trPr>
        <w:tc>
          <w:tcPr>
            <w:tcW w:w="253" w:type="pct"/>
            <w:vAlign w:val="center"/>
          </w:tcPr>
          <w:p w14:paraId="644F0531" w14:textId="77777777" w:rsidR="008A45F8" w:rsidRPr="004B6280" w:rsidDel="00C76C40" w:rsidRDefault="008A45F8" w:rsidP="008A45F8">
            <w:pPr>
              <w:keepNext/>
              <w:spacing w:after="0" w:line="240" w:lineRule="auto"/>
              <w:rPr>
                <w:rFonts w:asciiTheme="minorHAnsi" w:eastAsia="Times New Roman" w:hAnsiTheme="minorHAnsi"/>
                <w:sz w:val="20"/>
                <w:szCs w:val="20"/>
              </w:rPr>
            </w:pPr>
            <w:r w:rsidRPr="004B6280">
              <w:rPr>
                <w:rFonts w:asciiTheme="minorHAnsi" w:eastAsia="Times New Roman" w:hAnsiTheme="minorHAnsi"/>
                <w:sz w:val="20"/>
                <w:szCs w:val="20"/>
              </w:rPr>
              <w:t>01</w:t>
            </w:r>
          </w:p>
        </w:tc>
        <w:tc>
          <w:tcPr>
            <w:tcW w:w="4747" w:type="pct"/>
            <w:vAlign w:val="center"/>
          </w:tcPr>
          <w:p w14:paraId="644F0532" w14:textId="77777777" w:rsidR="008A45F8" w:rsidRPr="004B6280" w:rsidRDefault="008A45F8" w:rsidP="008A45F8">
            <w:pPr>
              <w:keepNext/>
              <w:spacing w:after="60" w:line="240" w:lineRule="auto"/>
              <w:rPr>
                <w:rFonts w:asciiTheme="minorHAnsi" w:eastAsia="Times New Roman" w:hAnsiTheme="minorHAnsi"/>
                <w:sz w:val="20"/>
                <w:szCs w:val="20"/>
              </w:rPr>
            </w:pPr>
          </w:p>
        </w:tc>
      </w:tr>
    </w:tbl>
    <w:p w14:paraId="644F0534" w14:textId="77777777" w:rsidR="008A45F8" w:rsidRDefault="008A45F8" w:rsidP="00DC522B">
      <w:pPr>
        <w:spacing w:after="0" w:line="240" w:lineRule="auto"/>
        <w:rPr>
          <w:rFonts w:asciiTheme="minorHAnsi" w:hAnsiTheme="minorHAnsi"/>
          <w:sz w:val="20"/>
          <w:szCs w:val="20"/>
        </w:rPr>
      </w:pPr>
    </w:p>
    <w:p w14:paraId="644F0535" w14:textId="77777777" w:rsidR="00C3676F" w:rsidRPr="006D2E42" w:rsidRDefault="00C3676F" w:rsidP="00DC522B">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8"/>
        <w:gridCol w:w="54"/>
        <w:gridCol w:w="9"/>
        <w:gridCol w:w="7262"/>
      </w:tblGrid>
      <w:tr w:rsidR="00D04513" w:rsidRPr="00D04513" w14:paraId="644F0537" w14:textId="77777777" w:rsidTr="00CE63C7">
        <w:trPr>
          <w:trHeight w:val="288"/>
        </w:trPr>
        <w:tc>
          <w:tcPr>
            <w:tcW w:w="10950" w:type="dxa"/>
            <w:gridSpan w:val="4"/>
            <w:vAlign w:val="center"/>
          </w:tcPr>
          <w:p w14:paraId="644F0536"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D04513">
              <w:rPr>
                <w:rFonts w:eastAsia="Times New Roman" w:cs="Arial"/>
                <w:b/>
                <w:caps/>
                <w:sz w:val="18"/>
                <w:szCs w:val="18"/>
              </w:rPr>
              <w:lastRenderedPageBreak/>
              <w:t>Documentation Author's Declaration Statement</w:t>
            </w:r>
          </w:p>
        </w:tc>
      </w:tr>
      <w:tr w:rsidR="00D04513" w:rsidRPr="00D04513" w14:paraId="644F0539" w14:textId="77777777" w:rsidTr="00894A83">
        <w:trPr>
          <w:trHeight w:val="260"/>
        </w:trPr>
        <w:tc>
          <w:tcPr>
            <w:tcW w:w="10950" w:type="dxa"/>
            <w:gridSpan w:val="4"/>
            <w:vAlign w:val="center"/>
          </w:tcPr>
          <w:p w14:paraId="644F0538" w14:textId="77777777" w:rsidR="00D04513" w:rsidRPr="00D04513" w:rsidRDefault="00D04513" w:rsidP="00894A83">
            <w:pPr>
              <w:keepNext/>
              <w:numPr>
                <w:ilvl w:val="0"/>
                <w:numId w:val="29"/>
              </w:numPr>
              <w:spacing w:after="0" w:line="240" w:lineRule="auto"/>
              <w:ind w:left="271" w:hanging="270"/>
              <w:rPr>
                <w:rFonts w:eastAsia="Times New Roman"/>
                <w:sz w:val="18"/>
                <w:szCs w:val="18"/>
              </w:rPr>
            </w:pPr>
            <w:r w:rsidRPr="00D04513">
              <w:rPr>
                <w:rFonts w:eastAsia="Times New Roman"/>
                <w:sz w:val="18"/>
                <w:szCs w:val="18"/>
              </w:rPr>
              <w:t>I certify that this Certificate of Verification documentation is accurate and complete.</w:t>
            </w:r>
          </w:p>
        </w:tc>
      </w:tr>
      <w:tr w:rsidR="00D04513" w:rsidRPr="00D04513" w14:paraId="644F053C" w14:textId="77777777" w:rsidTr="00CE63C7">
        <w:trPr>
          <w:trHeight w:val="360"/>
        </w:trPr>
        <w:tc>
          <w:tcPr>
            <w:tcW w:w="5434" w:type="dxa"/>
          </w:tcPr>
          <w:p w14:paraId="644F053A"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Documentation Author Name:</w:t>
            </w:r>
          </w:p>
        </w:tc>
        <w:tc>
          <w:tcPr>
            <w:tcW w:w="5516" w:type="dxa"/>
            <w:gridSpan w:val="3"/>
          </w:tcPr>
          <w:p w14:paraId="644F053B"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Documentation Author Signature:</w:t>
            </w:r>
          </w:p>
        </w:tc>
      </w:tr>
      <w:tr w:rsidR="00D04513" w:rsidRPr="00D04513" w14:paraId="644F053F" w14:textId="77777777" w:rsidTr="00CE63C7">
        <w:trPr>
          <w:trHeight w:val="360"/>
        </w:trPr>
        <w:tc>
          <w:tcPr>
            <w:tcW w:w="5434" w:type="dxa"/>
          </w:tcPr>
          <w:p w14:paraId="644F053D"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Company:</w:t>
            </w:r>
          </w:p>
        </w:tc>
        <w:tc>
          <w:tcPr>
            <w:tcW w:w="5516" w:type="dxa"/>
            <w:gridSpan w:val="3"/>
          </w:tcPr>
          <w:p w14:paraId="644F053E"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Date Signed:</w:t>
            </w:r>
          </w:p>
        </w:tc>
      </w:tr>
      <w:tr w:rsidR="00D04513" w:rsidRPr="00D04513" w14:paraId="644F0542" w14:textId="77777777" w:rsidTr="00CE63C7">
        <w:trPr>
          <w:trHeight w:val="360"/>
        </w:trPr>
        <w:tc>
          <w:tcPr>
            <w:tcW w:w="5434" w:type="dxa"/>
          </w:tcPr>
          <w:p w14:paraId="644F0540"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Address:</w:t>
            </w:r>
          </w:p>
        </w:tc>
        <w:tc>
          <w:tcPr>
            <w:tcW w:w="5516" w:type="dxa"/>
            <w:gridSpan w:val="3"/>
          </w:tcPr>
          <w:p w14:paraId="644F0541"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CEA/HERS Certification Information (if applicable):</w:t>
            </w:r>
          </w:p>
        </w:tc>
      </w:tr>
      <w:tr w:rsidR="00D04513" w:rsidRPr="00D04513" w14:paraId="644F0545" w14:textId="77777777" w:rsidTr="00CE63C7">
        <w:trPr>
          <w:trHeight w:val="360"/>
        </w:trPr>
        <w:tc>
          <w:tcPr>
            <w:tcW w:w="5434" w:type="dxa"/>
          </w:tcPr>
          <w:p w14:paraId="644F0543"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City/State/Zip:</w:t>
            </w:r>
          </w:p>
        </w:tc>
        <w:tc>
          <w:tcPr>
            <w:tcW w:w="5516" w:type="dxa"/>
            <w:gridSpan w:val="3"/>
          </w:tcPr>
          <w:p w14:paraId="644F0544" w14:textId="77777777" w:rsidR="00D04513" w:rsidRPr="00D04513" w:rsidRDefault="00D04513" w:rsidP="00D04513">
            <w:pPr>
              <w:keepNext/>
              <w:spacing w:after="0" w:line="240" w:lineRule="auto"/>
              <w:rPr>
                <w:rFonts w:eastAsia="Times New Roman"/>
                <w:sz w:val="14"/>
                <w:szCs w:val="14"/>
              </w:rPr>
            </w:pPr>
            <w:r w:rsidRPr="00D04513">
              <w:rPr>
                <w:rFonts w:eastAsia="Times New Roman"/>
                <w:sz w:val="14"/>
                <w:szCs w:val="14"/>
              </w:rPr>
              <w:t>Phone:</w:t>
            </w:r>
          </w:p>
        </w:tc>
      </w:tr>
      <w:tr w:rsidR="00D04513" w:rsidRPr="00D04513" w14:paraId="644F0547" w14:textId="77777777" w:rsidTr="00CE63C7">
        <w:tblPrEx>
          <w:tblCellMar>
            <w:left w:w="115" w:type="dxa"/>
            <w:right w:w="115" w:type="dxa"/>
          </w:tblCellMar>
        </w:tblPrEx>
        <w:trPr>
          <w:trHeight w:val="296"/>
        </w:trPr>
        <w:tc>
          <w:tcPr>
            <w:tcW w:w="10950" w:type="dxa"/>
            <w:gridSpan w:val="4"/>
            <w:vAlign w:val="center"/>
          </w:tcPr>
          <w:p w14:paraId="644F0546"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D04513">
              <w:rPr>
                <w:rFonts w:eastAsia="Times New Roman" w:cs="Arial"/>
                <w:b/>
                <w:caps/>
                <w:sz w:val="18"/>
                <w:szCs w:val="18"/>
              </w:rPr>
              <w:t xml:space="preserve">Responsible Person's Declaration statement </w:t>
            </w:r>
          </w:p>
        </w:tc>
      </w:tr>
      <w:tr w:rsidR="00D04513" w:rsidRPr="00D04513" w14:paraId="644F054E" w14:textId="77777777" w:rsidTr="00CE63C7">
        <w:tblPrEx>
          <w:tblCellMar>
            <w:left w:w="115" w:type="dxa"/>
            <w:right w:w="115" w:type="dxa"/>
          </w:tblCellMar>
        </w:tblPrEx>
        <w:trPr>
          <w:trHeight w:val="504"/>
        </w:trPr>
        <w:tc>
          <w:tcPr>
            <w:tcW w:w="10950" w:type="dxa"/>
            <w:gridSpan w:val="4"/>
            <w:shd w:val="clear" w:color="auto" w:fill="auto"/>
          </w:tcPr>
          <w:p w14:paraId="644F0548" w14:textId="77777777" w:rsidR="00D04513" w:rsidRPr="00D04513" w:rsidRDefault="00D04513" w:rsidP="00894A83">
            <w:pPr>
              <w:keepNext/>
              <w:widowControl w:val="0"/>
              <w:spacing w:after="0" w:line="240" w:lineRule="auto"/>
              <w:ind w:right="90"/>
              <w:rPr>
                <w:rFonts w:eastAsia="Times New Roman"/>
                <w:snapToGrid w:val="0"/>
                <w:sz w:val="18"/>
                <w:szCs w:val="18"/>
              </w:rPr>
            </w:pPr>
            <w:r w:rsidRPr="00D04513">
              <w:rPr>
                <w:rFonts w:eastAsia="Times New Roman"/>
                <w:snapToGrid w:val="0"/>
                <w:sz w:val="18"/>
                <w:szCs w:val="18"/>
              </w:rPr>
              <w:t xml:space="preserve">I certify the following under penalty of perjury, under the laws of the State of California: </w:t>
            </w:r>
          </w:p>
          <w:p w14:paraId="644F0549"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The information provided on this Certificate of Verification is true and correct.</w:t>
            </w:r>
          </w:p>
          <w:p w14:paraId="644F054A"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I am the certified HERS Rater who performed the verification identified and reported on this Certificate of Verification (responsible rater).</w:t>
            </w:r>
          </w:p>
          <w:p w14:paraId="644F054B"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4F054C"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44F054D" w14:textId="77777777" w:rsidR="00D04513" w:rsidRPr="00D04513" w:rsidRDefault="00D04513" w:rsidP="00894A83">
            <w:pPr>
              <w:keepNext/>
              <w:widowControl w:val="0"/>
              <w:numPr>
                <w:ilvl w:val="0"/>
                <w:numId w:val="34"/>
              </w:numPr>
              <w:spacing w:after="0" w:line="240" w:lineRule="auto"/>
              <w:ind w:right="90"/>
              <w:rPr>
                <w:rFonts w:eastAsia="Times New Roman"/>
                <w:snapToGrid w:val="0"/>
                <w:sz w:val="18"/>
                <w:szCs w:val="18"/>
              </w:rPr>
            </w:pPr>
            <w:r w:rsidRPr="00D04513">
              <w:rPr>
                <w:rFonts w:eastAsia="Times New Roman"/>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04513" w:rsidRPr="00D04513" w14:paraId="644F0550" w14:textId="77777777" w:rsidTr="00CE63C7">
        <w:tblPrEx>
          <w:tblCellMar>
            <w:left w:w="115" w:type="dxa"/>
            <w:right w:w="115" w:type="dxa"/>
          </w:tblCellMar>
        </w:tblPrEx>
        <w:trPr>
          <w:trHeight w:val="278"/>
        </w:trPr>
        <w:tc>
          <w:tcPr>
            <w:tcW w:w="10950" w:type="dxa"/>
            <w:gridSpan w:val="4"/>
            <w:vAlign w:val="center"/>
          </w:tcPr>
          <w:p w14:paraId="644F054F"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D04513">
              <w:rPr>
                <w:rFonts w:eastAsia="Times New Roman" w:cs="Arial"/>
                <w:b/>
                <w:caps/>
                <w:sz w:val="18"/>
                <w:szCs w:val="18"/>
              </w:rPr>
              <w:t>BUILDER OR INSTALLER INFORMATION AS SHOWN ON THE CERTIFICATE OF INSTALLATION</w:t>
            </w:r>
          </w:p>
        </w:tc>
      </w:tr>
      <w:tr w:rsidR="00D04513" w:rsidRPr="00D04513" w14:paraId="644F0552" w14:textId="77777777" w:rsidTr="00894A83">
        <w:tblPrEx>
          <w:tblCellMar>
            <w:left w:w="115" w:type="dxa"/>
            <w:right w:w="115" w:type="dxa"/>
          </w:tblCellMar>
        </w:tblPrEx>
        <w:trPr>
          <w:trHeight w:hRule="exact" w:val="360"/>
        </w:trPr>
        <w:tc>
          <w:tcPr>
            <w:tcW w:w="10950" w:type="dxa"/>
            <w:gridSpan w:val="4"/>
          </w:tcPr>
          <w:p w14:paraId="644F0551" w14:textId="77777777" w:rsidR="00D04513" w:rsidRPr="00D04513" w:rsidRDefault="00D04513" w:rsidP="00894A8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Company Name (Installing Subcontractor, General Contractor, or Builder/Owner):</w:t>
            </w:r>
          </w:p>
        </w:tc>
      </w:tr>
      <w:tr w:rsidR="00D04513" w:rsidRPr="00D04513" w14:paraId="644F0555" w14:textId="77777777" w:rsidTr="00894A83">
        <w:tblPrEx>
          <w:tblCellMar>
            <w:left w:w="115" w:type="dxa"/>
            <w:right w:w="115" w:type="dxa"/>
          </w:tblCellMar>
        </w:tblPrEx>
        <w:trPr>
          <w:trHeight w:hRule="exact" w:val="360"/>
        </w:trPr>
        <w:tc>
          <w:tcPr>
            <w:tcW w:w="5475" w:type="dxa"/>
            <w:gridSpan w:val="2"/>
          </w:tcPr>
          <w:p w14:paraId="644F0553" w14:textId="77777777" w:rsidR="00D04513" w:rsidRPr="00D04513" w:rsidRDefault="00D04513" w:rsidP="00894A8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Responsible Builder or Installer Name:</w:t>
            </w:r>
          </w:p>
        </w:tc>
        <w:tc>
          <w:tcPr>
            <w:tcW w:w="5475" w:type="dxa"/>
            <w:gridSpan w:val="2"/>
          </w:tcPr>
          <w:p w14:paraId="644F0554" w14:textId="77777777" w:rsidR="00D04513" w:rsidRPr="00D04513" w:rsidRDefault="00D04513" w:rsidP="00894A8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CSLB License:</w:t>
            </w:r>
          </w:p>
        </w:tc>
      </w:tr>
      <w:tr w:rsidR="00D04513" w:rsidRPr="00D04513" w14:paraId="644F0557" w14:textId="77777777" w:rsidTr="00CE63C7">
        <w:tblPrEx>
          <w:tblCellMar>
            <w:left w:w="108" w:type="dxa"/>
            <w:right w:w="108" w:type="dxa"/>
          </w:tblCellMar>
        </w:tblPrEx>
        <w:trPr>
          <w:trHeight w:hRule="exact" w:val="288"/>
        </w:trPr>
        <w:tc>
          <w:tcPr>
            <w:tcW w:w="10950" w:type="dxa"/>
            <w:gridSpan w:val="4"/>
            <w:vAlign w:val="center"/>
          </w:tcPr>
          <w:p w14:paraId="644F0556"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cs="Arial"/>
                <w:b/>
                <w:caps/>
                <w:sz w:val="18"/>
                <w:szCs w:val="18"/>
              </w:rPr>
              <w:t>HERS PROVIDER DATA REGISTRY INFORMATION</w:t>
            </w:r>
          </w:p>
        </w:tc>
      </w:tr>
      <w:tr w:rsidR="00D04513" w:rsidRPr="00D04513" w14:paraId="644F055A" w14:textId="77777777" w:rsidTr="00CE63C7">
        <w:tblPrEx>
          <w:tblCellMar>
            <w:left w:w="108" w:type="dxa"/>
            <w:right w:w="108" w:type="dxa"/>
          </w:tblCellMar>
        </w:tblPrEx>
        <w:trPr>
          <w:trHeight w:hRule="exact" w:val="360"/>
        </w:trPr>
        <w:tc>
          <w:tcPr>
            <w:tcW w:w="5482" w:type="dxa"/>
            <w:gridSpan w:val="3"/>
          </w:tcPr>
          <w:p w14:paraId="644F0558" w14:textId="77777777"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Sample Group Number (if applicable):</w:t>
            </w:r>
          </w:p>
        </w:tc>
        <w:tc>
          <w:tcPr>
            <w:tcW w:w="5468" w:type="dxa"/>
          </w:tcPr>
          <w:p w14:paraId="644F0559" w14:textId="60FC9184" w:rsidR="00D04513" w:rsidRPr="00D04513" w:rsidRDefault="00D04513" w:rsidP="00D0451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D04513">
              <w:rPr>
                <w:rFonts w:eastAsia="Times New Roman"/>
                <w:sz w:val="14"/>
                <w:szCs w:val="14"/>
              </w:rPr>
              <w:t>Dwelling Test Status in Sample Group (if applicable)</w:t>
            </w:r>
            <w:r w:rsidR="00BF71D0">
              <w:rPr>
                <w:rFonts w:eastAsia="Times New Roman"/>
                <w:sz w:val="14"/>
                <w:szCs w:val="14"/>
              </w:rPr>
              <w:t>:</w:t>
            </w:r>
          </w:p>
        </w:tc>
      </w:tr>
      <w:tr w:rsidR="00D04513" w:rsidRPr="00D04513" w14:paraId="644F055C" w14:textId="77777777" w:rsidTr="00CE63C7">
        <w:tblPrEx>
          <w:tblCellMar>
            <w:left w:w="108" w:type="dxa"/>
            <w:right w:w="108" w:type="dxa"/>
          </w:tblCellMar>
        </w:tblPrEx>
        <w:trPr>
          <w:trHeight w:val="288"/>
        </w:trPr>
        <w:tc>
          <w:tcPr>
            <w:tcW w:w="10950" w:type="dxa"/>
            <w:gridSpan w:val="4"/>
            <w:vAlign w:val="center"/>
          </w:tcPr>
          <w:p w14:paraId="644F055B"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cs="Arial"/>
                <w:b/>
                <w:caps/>
                <w:sz w:val="18"/>
                <w:szCs w:val="18"/>
              </w:rPr>
              <w:t>HERS RATER INFORMATION</w:t>
            </w:r>
          </w:p>
        </w:tc>
      </w:tr>
      <w:tr w:rsidR="00D04513" w:rsidRPr="00D04513" w14:paraId="644F055E" w14:textId="77777777" w:rsidTr="00CE63C7">
        <w:tblPrEx>
          <w:tblCellMar>
            <w:left w:w="108" w:type="dxa"/>
            <w:right w:w="108" w:type="dxa"/>
          </w:tblCellMar>
        </w:tblPrEx>
        <w:trPr>
          <w:trHeight w:hRule="exact" w:val="360"/>
        </w:trPr>
        <w:tc>
          <w:tcPr>
            <w:tcW w:w="10950" w:type="dxa"/>
            <w:gridSpan w:val="4"/>
          </w:tcPr>
          <w:p w14:paraId="644F055D" w14:textId="77777777" w:rsidR="00D04513" w:rsidRPr="00D04513" w:rsidRDefault="00D04513" w:rsidP="00894A8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HERS Rater Company Name:</w:t>
            </w:r>
          </w:p>
        </w:tc>
      </w:tr>
      <w:tr w:rsidR="00D04513" w:rsidRPr="00D04513" w14:paraId="644F0561" w14:textId="77777777" w:rsidTr="00CE63C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44F055F"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644F0560"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Signature:</w:t>
            </w:r>
          </w:p>
        </w:tc>
      </w:tr>
      <w:tr w:rsidR="00D04513" w:rsidRPr="00D04513" w14:paraId="644F0564" w14:textId="77777777" w:rsidTr="00CE63C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44F0562" w14:textId="0BD0B6AC"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Responsible Rater Certification Number w/ this HERS Provider</w:t>
            </w:r>
            <w:r w:rsidR="00BF71D0">
              <w:rPr>
                <w:rFonts w:eastAsia="Times New Roman"/>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644F0563" w14:textId="77777777" w:rsidR="00D04513" w:rsidRPr="00D04513" w:rsidRDefault="00D04513" w:rsidP="00894A8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sz w:val="14"/>
                <w:szCs w:val="14"/>
              </w:rPr>
            </w:pPr>
            <w:r w:rsidRPr="00D04513">
              <w:rPr>
                <w:rFonts w:eastAsia="Times New Roman"/>
                <w:sz w:val="14"/>
                <w:szCs w:val="14"/>
              </w:rPr>
              <w:t>Date Signed:</w:t>
            </w:r>
          </w:p>
        </w:tc>
      </w:tr>
    </w:tbl>
    <w:p w14:paraId="644F0565" w14:textId="77777777" w:rsidR="006D2E42" w:rsidRPr="006D2E42" w:rsidRDefault="006D2E42" w:rsidP="00DC522B">
      <w:pPr>
        <w:spacing w:after="0" w:line="240" w:lineRule="auto"/>
        <w:rPr>
          <w:rFonts w:asciiTheme="minorHAnsi" w:hAnsiTheme="minorHAnsi" w:cs="Arial"/>
          <w:b/>
          <w:sz w:val="20"/>
          <w:szCs w:val="20"/>
        </w:rPr>
      </w:pPr>
    </w:p>
    <w:p w14:paraId="644F0566" w14:textId="77777777" w:rsidR="006D2E42" w:rsidRDefault="006D2E42" w:rsidP="00DC522B">
      <w:pPr>
        <w:spacing w:after="0" w:line="240" w:lineRule="auto"/>
        <w:rPr>
          <w:rFonts w:asciiTheme="minorHAnsi" w:hAnsiTheme="minorHAnsi" w:cs="Arial"/>
          <w:b/>
          <w:sz w:val="20"/>
          <w:szCs w:val="20"/>
        </w:rPr>
      </w:pPr>
    </w:p>
    <w:p w14:paraId="644F0567" w14:textId="77777777" w:rsidR="00B02169" w:rsidRPr="006D2E42" w:rsidRDefault="00B02169" w:rsidP="00DC522B">
      <w:pPr>
        <w:spacing w:after="0" w:line="240" w:lineRule="auto"/>
        <w:rPr>
          <w:rFonts w:asciiTheme="minorHAnsi" w:hAnsiTheme="minorHAnsi" w:cs="Arial"/>
          <w:b/>
          <w:sz w:val="20"/>
          <w:szCs w:val="20"/>
        </w:rPr>
        <w:sectPr w:rsidR="00B02169" w:rsidRPr="006D2E42" w:rsidSect="002C0EF4">
          <w:headerReference w:type="even" r:id="rId10"/>
          <w:headerReference w:type="default" r:id="rId11"/>
          <w:footerReference w:type="even" r:id="rId12"/>
          <w:footerReference w:type="default" r:id="rId13"/>
          <w:headerReference w:type="first" r:id="rId14"/>
          <w:footerReference w:type="first" r:id="rId15"/>
          <w:pgSz w:w="15840" w:h="12240" w:orient="landscape" w:code="1"/>
          <w:pgMar w:top="720" w:right="720" w:bottom="720" w:left="720" w:header="432" w:footer="432" w:gutter="0"/>
          <w:cols w:space="720"/>
          <w:docGrid w:linePitch="360"/>
        </w:sectPr>
      </w:pPr>
    </w:p>
    <w:p w14:paraId="644F0568" w14:textId="10860515" w:rsidR="00BD7E2D" w:rsidRPr="00894A83" w:rsidRDefault="00852138" w:rsidP="00894A83">
      <w:pPr>
        <w:spacing w:after="0" w:line="240" w:lineRule="auto"/>
        <w:jc w:val="center"/>
        <w:rPr>
          <w:b/>
          <w:sz w:val="20"/>
        </w:rPr>
      </w:pPr>
      <w:r w:rsidRPr="00894A83">
        <w:rPr>
          <w:b/>
          <w:sz w:val="20"/>
        </w:rPr>
        <w:lastRenderedPageBreak/>
        <w:t>CF</w:t>
      </w:r>
      <w:r w:rsidR="00D131BA" w:rsidRPr="00894A83">
        <w:rPr>
          <w:b/>
          <w:sz w:val="20"/>
        </w:rPr>
        <w:t>3</w:t>
      </w:r>
      <w:r w:rsidRPr="00894A83">
        <w:rPr>
          <w:b/>
          <w:sz w:val="20"/>
        </w:rPr>
        <w:t>R-PLB-2</w:t>
      </w:r>
      <w:r w:rsidR="00490F51" w:rsidRPr="00894A83">
        <w:rPr>
          <w:b/>
          <w:sz w:val="20"/>
        </w:rPr>
        <w:t>2</w:t>
      </w:r>
      <w:r w:rsidRPr="00894A83">
        <w:rPr>
          <w:b/>
          <w:sz w:val="20"/>
        </w:rPr>
        <w:t>-H</w:t>
      </w:r>
      <w:bookmarkEnd w:id="0"/>
      <w:r w:rsidR="00BF71D0">
        <w:rPr>
          <w:b/>
          <w:sz w:val="20"/>
        </w:rPr>
        <w:t xml:space="preserve"> User Instructions</w:t>
      </w:r>
    </w:p>
    <w:p w14:paraId="54675529" w14:textId="77777777" w:rsidR="00BF71D0" w:rsidRPr="006D2E42" w:rsidRDefault="00BF71D0" w:rsidP="00DC522B">
      <w:pPr>
        <w:spacing w:after="0" w:line="240" w:lineRule="auto"/>
        <w:rPr>
          <w:rFonts w:asciiTheme="minorHAnsi" w:hAnsiTheme="minorHAnsi" w:cs="Arial"/>
          <w:sz w:val="20"/>
          <w:szCs w:val="20"/>
        </w:rPr>
      </w:pPr>
    </w:p>
    <w:p w14:paraId="644F0569" w14:textId="77777777" w:rsidR="00D131BA" w:rsidRPr="00CC6AD2"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644F056A"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CF1R.  One form is required for each dwelling unit in the building.</w:t>
      </w:r>
    </w:p>
    <w:p w14:paraId="644F056B"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44F056C" w14:textId="77777777" w:rsidR="00D131BA" w:rsidRDefault="00D131BA" w:rsidP="00894A8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644F056D"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This table reports the water heating system features that were specified on the registered CF1R compliance document for this project.</w:t>
      </w:r>
      <w:r>
        <w:rPr>
          <w:rFonts w:asciiTheme="minorHAnsi" w:hAnsiTheme="minorHAnsi"/>
          <w:sz w:val="20"/>
          <w:szCs w:val="20"/>
        </w:rPr>
        <w:t xml:space="preserve">    For information only and requires no user input.</w:t>
      </w:r>
    </w:p>
    <w:p w14:paraId="54BEB294" w14:textId="77777777" w:rsidR="00BF71D0" w:rsidRDefault="00BF71D0"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644F056E" w14:textId="77777777" w:rsidR="00D131BA" w:rsidRDefault="00D131BA" w:rsidP="00D131BA">
      <w:pPr>
        <w:keepNext/>
        <w:spacing w:after="0" w:line="240" w:lineRule="auto"/>
        <w:rPr>
          <w:rFonts w:asciiTheme="minorHAnsi" w:hAnsiTheme="minorHAnsi"/>
          <w:sz w:val="20"/>
          <w:szCs w:val="20"/>
        </w:rPr>
      </w:pPr>
      <w:r>
        <w:rPr>
          <w:rFonts w:asciiTheme="minorHAnsi" w:hAnsiTheme="minorHAnsi" w:cs="Arial"/>
          <w:b/>
          <w:sz w:val="20"/>
          <w:szCs w:val="20"/>
        </w:rPr>
        <w:t>C</w:t>
      </w:r>
      <w:r w:rsidRPr="007D0483">
        <w:rPr>
          <w:rFonts w:asciiTheme="minorHAnsi" w:hAnsiTheme="minorHAnsi" w:cs="Arial"/>
          <w:b/>
          <w:sz w:val="20"/>
          <w:szCs w:val="20"/>
        </w:rPr>
        <w:t>. Installed Central Water Heating Systems Information</w:t>
      </w:r>
    </w:p>
    <w:p w14:paraId="644F056F" w14:textId="77777777" w:rsidR="00D131BA" w:rsidRDefault="00D131BA" w:rsidP="00D131BA">
      <w:pPr>
        <w:keepNext/>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central system.</w:t>
      </w:r>
    </w:p>
    <w:p w14:paraId="644F0571" w14:textId="51087902" w:rsidR="00D131BA" w:rsidRPr="00473781" w:rsidRDefault="00D131BA" w:rsidP="00D131BA">
      <w:pPr>
        <w:keepNext/>
        <w:spacing w:after="0" w:line="240" w:lineRule="auto"/>
        <w:ind w:left="720" w:hanging="450"/>
        <w:rPr>
          <w:rFonts w:asciiTheme="minorHAnsi" w:hAnsiTheme="minorHAnsi"/>
          <w:sz w:val="20"/>
          <w:szCs w:val="20"/>
        </w:rPr>
      </w:pPr>
      <w:proofErr w:type="gramStart"/>
      <w:r>
        <w:rPr>
          <w:rFonts w:asciiTheme="minorHAnsi" w:hAnsiTheme="minorHAnsi"/>
          <w:sz w:val="20"/>
          <w:szCs w:val="20"/>
        </w:rPr>
        <w:t>01 Water</w:t>
      </w:r>
      <w:proofErr w:type="gramEnd"/>
      <w:r>
        <w:rPr>
          <w:rFonts w:asciiTheme="minorHAnsi" w:hAnsiTheme="minorHAnsi"/>
          <w:sz w:val="20"/>
          <w:szCs w:val="20"/>
        </w:rPr>
        <w:t xml:space="preserve"> Heating System ID or Name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2" w14:textId="4D172E39"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1A0062">
        <w:rPr>
          <w:rFonts w:asciiTheme="minorHAnsi" w:hAnsiTheme="minorHAnsi"/>
          <w:sz w:val="20"/>
          <w:szCs w:val="20"/>
        </w:rPr>
        <w:t>CF1R</w:t>
      </w:r>
      <w:r>
        <w:rPr>
          <w:rFonts w:asciiTheme="minorHAnsi" w:hAnsiTheme="minorHAnsi"/>
          <w:sz w:val="20"/>
          <w:szCs w:val="20"/>
        </w:rPr>
        <w:t>.  The different kinds of water heating system type are DHW or Combined Hydronic</w:t>
      </w:r>
      <w:r w:rsidR="00BA4B9A">
        <w:rPr>
          <w:rFonts w:asciiTheme="minorHAnsi" w:hAnsiTheme="minorHAnsi"/>
          <w:sz w:val="20"/>
          <w:szCs w:val="20"/>
        </w:rPr>
        <w:t>.</w:t>
      </w:r>
    </w:p>
    <w:p w14:paraId="644F0573" w14:textId="2394923D" w:rsidR="00D131BA" w:rsidRPr="00473781" w:rsidRDefault="00D131BA" w:rsidP="00D131BA">
      <w:pPr>
        <w:keepNext/>
        <w:spacing w:after="0" w:line="240" w:lineRule="auto"/>
        <w:ind w:left="540" w:hanging="270"/>
        <w:rPr>
          <w:rFonts w:asciiTheme="minorHAnsi" w:hAnsiTheme="minorHAnsi"/>
          <w:sz w:val="20"/>
          <w:szCs w:val="20"/>
        </w:rPr>
      </w:pPr>
      <w:proofErr w:type="gramStart"/>
      <w:r w:rsidRPr="00473781">
        <w:rPr>
          <w:rFonts w:asciiTheme="minorHAnsi" w:hAnsiTheme="minorHAnsi"/>
          <w:sz w:val="20"/>
          <w:szCs w:val="20"/>
        </w:rPr>
        <w:t>03</w:t>
      </w:r>
      <w:r>
        <w:rPr>
          <w:rFonts w:asciiTheme="minorHAnsi" w:hAnsiTheme="minorHAnsi"/>
          <w:sz w:val="20"/>
          <w:szCs w:val="20"/>
        </w:rPr>
        <w:t xml:space="preserve"> Water Heater Type – Information from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The different kinds of water heaters are </w:t>
      </w:r>
      <w:r w:rsidRPr="00916D89">
        <w:rPr>
          <w:rFonts w:asciiTheme="minorHAnsi" w:hAnsiTheme="minorHAnsi"/>
          <w:sz w:val="20"/>
          <w:szCs w:val="20"/>
        </w:rPr>
        <w:t>Large</w:t>
      </w:r>
      <w:ins w:id="1" w:author="Shewmaker, Michael@Energy" w:date="2017-12-21T07:58:00Z">
        <w:r w:rsidR="0086622B">
          <w:rPr>
            <w:rFonts w:asciiTheme="minorHAnsi" w:hAnsiTheme="minorHAnsi"/>
            <w:sz w:val="20"/>
            <w:szCs w:val="20"/>
          </w:rPr>
          <w:t>/Commercial</w:t>
        </w:r>
      </w:ins>
      <w:r w:rsidRPr="00916D89">
        <w:rPr>
          <w:rFonts w:asciiTheme="minorHAnsi" w:hAnsiTheme="minorHAnsi"/>
          <w:sz w:val="20"/>
          <w:szCs w:val="20"/>
        </w:rPr>
        <w:t xml:space="preserve"> Storage, Small</w:t>
      </w:r>
      <w:ins w:id="2" w:author="Shewmaker, Michael@Energy" w:date="2017-12-21T07:58:00Z">
        <w:r w:rsidR="0086622B">
          <w:rPr>
            <w:rFonts w:asciiTheme="minorHAnsi" w:hAnsiTheme="minorHAnsi"/>
            <w:sz w:val="20"/>
            <w:szCs w:val="20"/>
          </w:rPr>
          <w:t>/Consumer</w:t>
        </w:r>
      </w:ins>
      <w:r w:rsidRPr="00916D89">
        <w:rPr>
          <w:rFonts w:asciiTheme="minorHAnsi" w:hAnsiTheme="minorHAnsi"/>
          <w:sz w:val="20"/>
          <w:szCs w:val="20"/>
        </w:rPr>
        <w:t xml:space="preserve"> Storage,</w:t>
      </w:r>
      <w:ins w:id="3" w:author="Shewmaker, Michael@Energy" w:date="2017-12-21T07:58:00Z">
        <w:r w:rsidR="0086622B">
          <w:rPr>
            <w:rFonts w:asciiTheme="minorHAnsi" w:hAnsiTheme="minorHAnsi"/>
            <w:sz w:val="20"/>
            <w:szCs w:val="20"/>
          </w:rPr>
          <w:t xml:space="preserve"> Residential-Duty Commercial </w:t>
        </w:r>
        <w:proofErr w:type="spellStart"/>
        <w:r w:rsidR="0086622B">
          <w:rPr>
            <w:rFonts w:asciiTheme="minorHAnsi" w:hAnsiTheme="minorHAnsi"/>
            <w:sz w:val="20"/>
            <w:szCs w:val="20"/>
          </w:rPr>
          <w:t>Sotrage</w:t>
        </w:r>
        <w:proofErr w:type="spellEnd"/>
        <w:r w:rsidR="0086622B">
          <w:rPr>
            <w:rFonts w:asciiTheme="minorHAnsi" w:hAnsiTheme="minorHAnsi"/>
            <w:sz w:val="20"/>
            <w:szCs w:val="20"/>
          </w:rPr>
          <w:t>,</w:t>
        </w:r>
      </w:ins>
      <w:r w:rsidRPr="00916D89">
        <w:rPr>
          <w:rFonts w:asciiTheme="minorHAnsi" w:hAnsiTheme="minorHAnsi"/>
          <w:sz w:val="20"/>
          <w:szCs w:val="20"/>
        </w:rPr>
        <w:t xml:space="preserve"> Heat Pump, Boiler, Large</w:t>
      </w:r>
      <w:ins w:id="4" w:author="Shewmaker, Michael@Energy" w:date="2017-12-21T07:58:00Z">
        <w:r w:rsidR="0086622B">
          <w:rPr>
            <w:rFonts w:asciiTheme="minorHAnsi" w:hAnsiTheme="minorHAnsi"/>
            <w:sz w:val="20"/>
            <w:szCs w:val="20"/>
          </w:rPr>
          <w:t>/Commercial</w:t>
        </w:r>
      </w:ins>
      <w:r w:rsidRPr="00916D89">
        <w:rPr>
          <w:rFonts w:asciiTheme="minorHAnsi" w:hAnsiTheme="minorHAnsi"/>
          <w:sz w:val="20"/>
          <w:szCs w:val="20"/>
        </w:rPr>
        <w:t xml:space="preserve"> Instantaneous, Small</w:t>
      </w:r>
      <w:ins w:id="5" w:author="Shewmaker, Michael@Energy" w:date="2017-12-21T07:58:00Z">
        <w:r w:rsidR="0086622B">
          <w:rPr>
            <w:rFonts w:asciiTheme="minorHAnsi" w:hAnsiTheme="minorHAnsi"/>
            <w:sz w:val="20"/>
            <w:szCs w:val="20"/>
          </w:rPr>
          <w:t>/Consumer</w:t>
        </w:r>
      </w:ins>
      <w:r w:rsidRPr="00916D89">
        <w:rPr>
          <w:rFonts w:asciiTheme="minorHAnsi" w:hAnsiTheme="minorHAnsi"/>
          <w:sz w:val="20"/>
          <w:szCs w:val="20"/>
        </w:rPr>
        <w:t xml:space="preserve"> Instantaneous</w:t>
      </w:r>
      <w:ins w:id="6" w:author="Shewmaker, Michael@Energy" w:date="2017-12-21T07:58:00Z">
        <w:r w:rsidR="0086622B">
          <w:rPr>
            <w:rFonts w:asciiTheme="minorHAnsi" w:hAnsiTheme="minorHAnsi"/>
            <w:sz w:val="20"/>
            <w:szCs w:val="20"/>
          </w:rPr>
          <w:t>, Residential-Duty Commercial Instantaneous</w:t>
        </w:r>
      </w:ins>
      <w:r w:rsidRPr="00916D89">
        <w:rPr>
          <w:rFonts w:asciiTheme="minorHAnsi" w:hAnsiTheme="minorHAnsi"/>
          <w:sz w:val="20"/>
          <w:szCs w:val="20"/>
        </w:rPr>
        <w:t xml:space="preserve"> or Indirect</w:t>
      </w:r>
      <w:r w:rsidR="00BA4B9A">
        <w:rPr>
          <w:rFonts w:asciiTheme="minorHAnsi" w:hAnsiTheme="minorHAnsi"/>
          <w:sz w:val="20"/>
          <w:szCs w:val="20"/>
        </w:rPr>
        <w:t>.</w:t>
      </w:r>
    </w:p>
    <w:p w14:paraId="644F0574" w14:textId="1EE70FEC"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5" w14:textId="2D0409F3"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05</w:t>
      </w:r>
      <w:r>
        <w:rPr>
          <w:rFonts w:asciiTheme="minorHAnsi" w:hAnsiTheme="minorHAnsi"/>
          <w:sz w:val="20"/>
          <w:szCs w:val="20"/>
        </w:rPr>
        <w:t xml:space="preserve"> Water Heater Storage Volume (gal) – User input.</w:t>
      </w:r>
      <w:proofErr w:type="gramEnd"/>
      <w:r>
        <w:rPr>
          <w:rFonts w:asciiTheme="minorHAnsi" w:hAnsiTheme="minorHAnsi"/>
          <w:sz w:val="20"/>
          <w:szCs w:val="20"/>
        </w:rPr>
        <w:t xml:space="preserve"> Value may be N/A if </w:t>
      </w:r>
      <w:r w:rsidR="00BB2D4D">
        <w:rPr>
          <w:rFonts w:asciiTheme="minorHAnsi" w:hAnsiTheme="minorHAnsi"/>
          <w:sz w:val="20"/>
          <w:szCs w:val="20"/>
        </w:rPr>
        <w:t>water heater type is instantaneous with zero storage.</w:t>
      </w:r>
    </w:p>
    <w:p w14:paraId="644F0576" w14:textId="3F99F646"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1A0062">
        <w:rPr>
          <w:rFonts w:asciiTheme="minorHAnsi" w:hAnsiTheme="minorHAnsi"/>
          <w:sz w:val="20"/>
          <w:szCs w:val="20"/>
        </w:rPr>
        <w:t>CF1R</w:t>
      </w:r>
      <w:r>
        <w:rPr>
          <w:rFonts w:asciiTheme="minorHAnsi" w:hAnsiTheme="minorHAnsi"/>
          <w:sz w:val="20"/>
          <w:szCs w:val="20"/>
        </w:rPr>
        <w:t>. The different kinds of fuel types are natural gas, propane, oil, or electricity.</w:t>
      </w:r>
    </w:p>
    <w:p w14:paraId="644F0577" w14:textId="1051CED7"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1A0062">
        <w:rPr>
          <w:rFonts w:asciiTheme="minorHAnsi" w:hAnsiTheme="minorHAnsi"/>
          <w:sz w:val="20"/>
          <w:szCs w:val="20"/>
        </w:rPr>
        <w:t>CF1R</w:t>
      </w:r>
      <w:r>
        <w:rPr>
          <w:rFonts w:asciiTheme="minorHAnsi" w:hAnsiTheme="minorHAnsi"/>
          <w:sz w:val="20"/>
          <w:szCs w:val="20"/>
        </w:rPr>
        <w:t>. For natural gas, propane and oil fuel type the input type is Btu/Hr.  For electric the input type is kW</w:t>
      </w:r>
      <w:r w:rsidR="00BA4B9A">
        <w:rPr>
          <w:rFonts w:asciiTheme="minorHAnsi" w:hAnsiTheme="minorHAnsi"/>
          <w:sz w:val="20"/>
          <w:szCs w:val="20"/>
        </w:rPr>
        <w:t>.</w:t>
      </w:r>
    </w:p>
    <w:p w14:paraId="644F0578" w14:textId="2E7F0BC8"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w:t>
      </w:r>
      <w:proofErr w:type="gramStart"/>
      <w:r>
        <w:rPr>
          <w:rFonts w:asciiTheme="minorHAnsi" w:hAnsiTheme="minorHAnsi"/>
          <w:sz w:val="20"/>
          <w:szCs w:val="20"/>
        </w:rPr>
        <w:t>Numerical value of the rated input.</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less than value indicated on the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9" w14:textId="0678EB13"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1A0062">
        <w:rPr>
          <w:rFonts w:asciiTheme="minorHAnsi" w:hAnsiTheme="minorHAnsi"/>
          <w:sz w:val="20"/>
          <w:szCs w:val="20"/>
        </w:rPr>
        <w:t>CF1R</w:t>
      </w:r>
      <w:r>
        <w:rPr>
          <w:rFonts w:asciiTheme="minorHAnsi" w:hAnsiTheme="minorHAnsi"/>
          <w:sz w:val="20"/>
          <w:szCs w:val="20"/>
        </w:rPr>
        <w:t xml:space="preserve">. Different efficiency types are Energy Factor, AFUE, </w:t>
      </w:r>
      <w:ins w:id="7" w:author="Shewmaker, Michael@Energy" w:date="2017-12-21T08:57:00Z">
        <w:r w:rsidR="00FF72C7">
          <w:rPr>
            <w:rFonts w:asciiTheme="minorHAnsi" w:hAnsiTheme="minorHAnsi"/>
            <w:sz w:val="20"/>
            <w:szCs w:val="20"/>
          </w:rPr>
          <w:t xml:space="preserve">UEF </w:t>
        </w:r>
      </w:ins>
      <w:bookmarkStart w:id="8" w:name="_GoBack"/>
      <w:bookmarkEnd w:id="8"/>
      <w:r>
        <w:rPr>
          <w:rFonts w:asciiTheme="minorHAnsi" w:hAnsiTheme="minorHAnsi"/>
          <w:sz w:val="20"/>
          <w:szCs w:val="20"/>
        </w:rPr>
        <w:t>and Thermal Efficiency</w:t>
      </w:r>
      <w:r w:rsidR="00BA4B9A">
        <w:rPr>
          <w:rFonts w:asciiTheme="minorHAnsi" w:hAnsiTheme="minorHAnsi"/>
          <w:sz w:val="20"/>
          <w:szCs w:val="20"/>
        </w:rPr>
        <w:t>.</w:t>
      </w:r>
    </w:p>
    <w:p w14:paraId="644F057A" w14:textId="4249F241"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w:t>
      </w:r>
      <w:proofErr w:type="gramStart"/>
      <w:r>
        <w:rPr>
          <w:rFonts w:asciiTheme="minorHAnsi" w:hAnsiTheme="minorHAnsi"/>
          <w:sz w:val="20"/>
          <w:szCs w:val="20"/>
        </w:rPr>
        <w:t>Numerical value of the Heating Efficiency.</w:t>
      </w:r>
      <w:proofErr w:type="gramEnd"/>
      <w:r>
        <w:rPr>
          <w:rFonts w:asciiTheme="minorHAnsi" w:hAnsiTheme="minorHAnsi"/>
          <w:sz w:val="20"/>
          <w:szCs w:val="20"/>
        </w:rPr>
        <w:t xml:space="preserve"> </w:t>
      </w:r>
      <w:proofErr w:type="gramStart"/>
      <w:r>
        <w:rPr>
          <w:rFonts w:asciiTheme="minorHAnsi" w:hAnsiTheme="minorHAnsi"/>
          <w:sz w:val="20"/>
          <w:szCs w:val="20"/>
        </w:rPr>
        <w:t xml:space="preserve">Must be equal to or higher efficiency than value indicated on the </w:t>
      </w:r>
      <w:r w:rsidR="001A0062">
        <w:rPr>
          <w:rFonts w:asciiTheme="minorHAnsi" w:hAnsiTheme="minorHAnsi"/>
          <w:sz w:val="20"/>
          <w:szCs w:val="20"/>
        </w:rPr>
        <w:t>CF1R</w:t>
      </w:r>
      <w:r w:rsidR="00BA4B9A">
        <w:rPr>
          <w:rFonts w:asciiTheme="minorHAnsi" w:hAnsiTheme="minorHAnsi"/>
          <w:sz w:val="20"/>
          <w:szCs w:val="20"/>
        </w:rPr>
        <w:t>.</w:t>
      </w:r>
      <w:proofErr w:type="gramEnd"/>
    </w:p>
    <w:p w14:paraId="644F057B" w14:textId="296ADFA9"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w:t>
      </w:r>
      <w:proofErr w:type="gramStart"/>
      <w:r>
        <w:rPr>
          <w:rFonts w:asciiTheme="minorHAnsi" w:hAnsiTheme="minorHAnsi"/>
          <w:sz w:val="20"/>
          <w:szCs w:val="20"/>
        </w:rPr>
        <w:t xml:space="preserve">Must be equal to or less than value indicated on the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1A0062">
        <w:rPr>
          <w:rFonts w:asciiTheme="minorHAnsi" w:hAnsiTheme="minorHAnsi"/>
          <w:sz w:val="20"/>
          <w:szCs w:val="20"/>
        </w:rPr>
        <w:t>CF1R</w:t>
      </w:r>
      <w:r>
        <w:rPr>
          <w:rFonts w:asciiTheme="minorHAnsi" w:hAnsiTheme="minorHAnsi"/>
          <w:sz w:val="20"/>
          <w:szCs w:val="20"/>
        </w:rPr>
        <w:t xml:space="preserve"> value is N/A.  </w:t>
      </w:r>
    </w:p>
    <w:p w14:paraId="644F057C" w14:textId="1231E6AC" w:rsidR="00D131BA" w:rsidRPr="00473781" w:rsidRDefault="00D131BA" w:rsidP="00D131BA">
      <w:pPr>
        <w:keepNext/>
        <w:spacing w:after="0" w:line="240" w:lineRule="auto"/>
        <w:ind w:left="720" w:hanging="450"/>
        <w:rPr>
          <w:rFonts w:asciiTheme="minorHAnsi" w:hAnsiTheme="minorHAnsi"/>
          <w:sz w:val="20"/>
          <w:szCs w:val="20"/>
        </w:rPr>
      </w:pPr>
      <w:proofErr w:type="gramStart"/>
      <w:r w:rsidRPr="00473781">
        <w:rPr>
          <w:rFonts w:asciiTheme="minorHAnsi" w:hAnsiTheme="minorHAnsi"/>
          <w:sz w:val="20"/>
          <w:szCs w:val="20"/>
        </w:rPr>
        <w:t>12</w:t>
      </w:r>
      <w:r>
        <w:rPr>
          <w:rFonts w:asciiTheme="minorHAnsi" w:hAnsiTheme="minorHAnsi"/>
          <w:sz w:val="20"/>
          <w:szCs w:val="20"/>
        </w:rPr>
        <w:t xml:space="preserve"> Exterior </w:t>
      </w:r>
      <w:proofErr w:type="spellStart"/>
      <w:r>
        <w:rPr>
          <w:rFonts w:asciiTheme="minorHAnsi" w:hAnsiTheme="minorHAnsi"/>
          <w:sz w:val="20"/>
          <w:szCs w:val="20"/>
        </w:rPr>
        <w:t>Insul</w:t>
      </w:r>
      <w:proofErr w:type="spellEnd"/>
      <w:r>
        <w:rPr>
          <w:rFonts w:asciiTheme="minorHAnsi" w:hAnsiTheme="minorHAnsi"/>
          <w:sz w:val="20"/>
          <w:szCs w:val="20"/>
        </w:rPr>
        <w:t>.</w:t>
      </w:r>
      <w:proofErr w:type="gramEnd"/>
      <w:r>
        <w:rPr>
          <w:rFonts w:asciiTheme="minorHAnsi" w:hAnsiTheme="minorHAnsi"/>
          <w:sz w:val="20"/>
          <w:szCs w:val="20"/>
        </w:rPr>
        <w:t xml:space="preserve"> R-Value – User input. </w:t>
      </w:r>
      <w:proofErr w:type="gramStart"/>
      <w:r>
        <w:rPr>
          <w:rFonts w:asciiTheme="minorHAnsi" w:hAnsiTheme="minorHAnsi"/>
          <w:sz w:val="20"/>
          <w:szCs w:val="20"/>
        </w:rPr>
        <w:t xml:space="preserve">Must be equal to or higher than value indicated on the </w:t>
      </w:r>
      <w:r w:rsidR="001A0062">
        <w:rPr>
          <w:rFonts w:asciiTheme="minorHAnsi" w:hAnsiTheme="minorHAnsi"/>
          <w:sz w:val="20"/>
          <w:szCs w:val="20"/>
        </w:rPr>
        <w:t>CF1R</w:t>
      </w:r>
      <w:r>
        <w:rPr>
          <w:rFonts w:asciiTheme="minorHAnsi" w:hAnsiTheme="minorHAnsi"/>
          <w:sz w:val="20"/>
          <w:szCs w:val="20"/>
        </w:rPr>
        <w:t>.</w:t>
      </w:r>
      <w:proofErr w:type="gramEnd"/>
      <w:r>
        <w:rPr>
          <w:rFonts w:asciiTheme="minorHAnsi" w:hAnsiTheme="minorHAnsi"/>
          <w:sz w:val="20"/>
          <w:szCs w:val="20"/>
        </w:rPr>
        <w:t xml:space="preserve"> Value may be N/A if </w:t>
      </w:r>
      <w:r w:rsidR="001A0062">
        <w:rPr>
          <w:rFonts w:asciiTheme="minorHAnsi" w:hAnsiTheme="minorHAnsi"/>
          <w:sz w:val="20"/>
          <w:szCs w:val="20"/>
        </w:rPr>
        <w:t>CF1R</w:t>
      </w:r>
      <w:r>
        <w:rPr>
          <w:rFonts w:asciiTheme="minorHAnsi" w:hAnsiTheme="minorHAnsi"/>
          <w:sz w:val="20"/>
          <w:szCs w:val="20"/>
        </w:rPr>
        <w:t xml:space="preserve"> value is N/A.  </w:t>
      </w:r>
    </w:p>
    <w:p w14:paraId="644F057D" w14:textId="1F6B2077"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E" w14:textId="6BC92FBF" w:rsidR="00D131BA" w:rsidRPr="00473781" w:rsidRDefault="00D131BA" w:rsidP="00D131BA">
      <w:pPr>
        <w:keepNext/>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1A0062">
        <w:rPr>
          <w:rFonts w:asciiTheme="minorHAnsi" w:hAnsiTheme="minorHAnsi"/>
          <w:sz w:val="20"/>
          <w:szCs w:val="20"/>
        </w:rPr>
        <w:t>CF1R</w:t>
      </w:r>
      <w:r w:rsidR="00BA4B9A">
        <w:rPr>
          <w:rFonts w:asciiTheme="minorHAnsi" w:hAnsiTheme="minorHAnsi"/>
          <w:sz w:val="20"/>
          <w:szCs w:val="20"/>
        </w:rPr>
        <w:t>.</w:t>
      </w:r>
    </w:p>
    <w:p w14:paraId="644F057F" w14:textId="77777777"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644F0580" w14:textId="77777777"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644F0581" w14:textId="2039AD45"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BA4B9A">
        <w:rPr>
          <w:rFonts w:asciiTheme="minorHAnsi" w:hAnsiTheme="minorHAnsi" w:cs="Arial"/>
          <w:sz w:val="20"/>
          <w:szCs w:val="20"/>
        </w:rPr>
        <w:t>.</w:t>
      </w:r>
    </w:p>
    <w:p w14:paraId="644F0583" w14:textId="5FB905B5"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proofErr w:type="gramStart"/>
      <w:r w:rsidRPr="001E74F2">
        <w:rPr>
          <w:rFonts w:asciiTheme="minorHAnsi" w:hAnsiTheme="minorHAnsi"/>
          <w:sz w:val="20"/>
          <w:szCs w:val="20"/>
        </w:rPr>
        <w:t>01</w:t>
      </w:r>
      <w:r>
        <w:rPr>
          <w:rFonts w:asciiTheme="minorHAnsi" w:hAnsiTheme="minorHAnsi"/>
          <w:sz w:val="20"/>
          <w:szCs w:val="20"/>
        </w:rPr>
        <w:t xml:space="preserve"> Water</w:t>
      </w:r>
      <w:proofErr w:type="gramEnd"/>
      <w:r>
        <w:rPr>
          <w:rFonts w:asciiTheme="minorHAnsi" w:hAnsiTheme="minorHAnsi"/>
          <w:sz w:val="20"/>
          <w:szCs w:val="20"/>
        </w:rPr>
        <w:t xml:space="preserve"> Heating System ID or Name – Reference information from </w:t>
      </w:r>
      <w:r w:rsidR="001A0062">
        <w:rPr>
          <w:rFonts w:asciiTheme="minorHAnsi" w:hAnsiTheme="minorHAnsi"/>
          <w:sz w:val="20"/>
          <w:szCs w:val="20"/>
        </w:rPr>
        <w:t>CF1R</w:t>
      </w:r>
      <w:r>
        <w:rPr>
          <w:rFonts w:asciiTheme="minorHAnsi" w:hAnsiTheme="minorHAnsi"/>
          <w:sz w:val="20"/>
          <w:szCs w:val="20"/>
        </w:rPr>
        <w:t>.</w:t>
      </w:r>
    </w:p>
    <w:p w14:paraId="644F0584" w14:textId="581CE232"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644F0585" w14:textId="671E7227" w:rsidR="00D131BA" w:rsidRPr="001E74F2"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644F0586"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644F0587" w14:textId="71E7C8FA" w:rsidR="00D131BA" w:rsidRPr="00260947"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E. </w:t>
      </w:r>
      <w:r w:rsidR="00BF71D0" w:rsidRPr="00CC4B51">
        <w:rPr>
          <w:rFonts w:asciiTheme="minorHAnsi" w:hAnsiTheme="minorHAnsi" w:cs="Arial"/>
          <w:b/>
          <w:sz w:val="20"/>
          <w:szCs w:val="20"/>
        </w:rPr>
        <w:t>Mandatory Measures for All Domestic Hot Water Distribution Systems</w:t>
      </w:r>
    </w:p>
    <w:p w14:paraId="644F0588" w14:textId="160E21C8" w:rsidR="00D131BA"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w:t>
      </w:r>
      <w:r w:rsidR="00BA4B9A">
        <w:rPr>
          <w:rFonts w:asciiTheme="minorHAnsi" w:hAnsiTheme="minorHAnsi" w:cs="Arial"/>
          <w:sz w:val="20"/>
          <w:szCs w:val="20"/>
        </w:rPr>
        <w:t>i</w:t>
      </w:r>
      <w:r>
        <w:rPr>
          <w:rFonts w:asciiTheme="minorHAnsi" w:hAnsiTheme="minorHAnsi" w:cs="Arial"/>
          <w:sz w:val="20"/>
          <w:szCs w:val="20"/>
        </w:rPr>
        <w:t xml:space="preserve">n this table are met. </w:t>
      </w:r>
    </w:p>
    <w:p w14:paraId="58060A06" w14:textId="77777777" w:rsidR="00BF71D0" w:rsidRDefault="00BF71D0">
      <w:pPr>
        <w:spacing w:after="0" w:line="240" w:lineRule="auto"/>
        <w:rPr>
          <w:rFonts w:asciiTheme="minorHAnsi" w:hAnsiTheme="minorHAnsi" w:cs="Arial"/>
          <w:b/>
          <w:sz w:val="20"/>
          <w:szCs w:val="20"/>
        </w:rPr>
      </w:pPr>
      <w:r>
        <w:rPr>
          <w:rFonts w:asciiTheme="minorHAnsi" w:hAnsiTheme="minorHAnsi" w:cs="Arial"/>
          <w:b/>
          <w:sz w:val="20"/>
          <w:szCs w:val="20"/>
        </w:rPr>
        <w:br w:type="page"/>
      </w:r>
    </w:p>
    <w:p w14:paraId="644F058A" w14:textId="77777777" w:rsidR="00D131BA"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hanging="270"/>
        <w:rPr>
          <w:rFonts w:asciiTheme="minorHAnsi" w:hAnsiTheme="minorHAnsi" w:cs="Arial"/>
          <w:b/>
          <w:sz w:val="20"/>
          <w:szCs w:val="20"/>
        </w:rPr>
      </w:pPr>
      <w:r>
        <w:rPr>
          <w:rFonts w:asciiTheme="minorHAnsi" w:hAnsiTheme="minorHAnsi" w:cs="Arial"/>
          <w:b/>
          <w:sz w:val="20"/>
          <w:szCs w:val="20"/>
        </w:rPr>
        <w:lastRenderedPageBreak/>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644F058B" w14:textId="2C41DE07" w:rsidR="00D131BA" w:rsidRPr="009E63DF" w:rsidRDefault="00D131BA" w:rsidP="00894A8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44F058C"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644F058D" w14:textId="77777777" w:rsidR="00D131BA" w:rsidRPr="00EC7885" w:rsidRDefault="00D131BA" w:rsidP="00894A8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58E" w14:textId="7EBEC1BD" w:rsidR="00D131BA" w:rsidRPr="009E63DF" w:rsidRDefault="00D131BA" w:rsidP="00894A8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644F058F"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644F0590" w14:textId="77777777" w:rsidR="00D131BA" w:rsidRDefault="00D131BA" w:rsidP="00D131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644F0591" w14:textId="743D3068" w:rsidR="00D131BA" w:rsidRPr="009E63DF" w:rsidRDefault="00D131BA" w:rsidP="00D131BA">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additional the mandatory requirements in Table E, the HERS rater must ensure the distance between the water heater to furthest point of water use does not exceed the maximum indicated in Table H1 below. Calculated the Floor Area Served by dividing the conditioned floor area by the number of installed water heaters (Floor Area Served= CFA/# of WH).  In addition all hot water lines shall be insulated.</w:t>
      </w:r>
    </w:p>
    <w:p w14:paraId="644F0592" w14:textId="77777777" w:rsidR="00D131BA" w:rsidRDefault="00D131BA" w:rsidP="00D131BA">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D131BA" w:rsidRPr="006D2E42" w14:paraId="644F0595" w14:textId="77777777" w:rsidTr="00070A2F">
        <w:trPr>
          <w:trHeight w:val="386"/>
          <w:jc w:val="center"/>
        </w:trPr>
        <w:tc>
          <w:tcPr>
            <w:tcW w:w="5234" w:type="dxa"/>
            <w:gridSpan w:val="2"/>
            <w:tcBorders>
              <w:top w:val="single" w:sz="4" w:space="0" w:color="auto"/>
              <w:left w:val="single" w:sz="4" w:space="0" w:color="auto"/>
              <w:right w:val="single" w:sz="4" w:space="0" w:color="auto"/>
            </w:tcBorders>
          </w:tcPr>
          <w:p w14:paraId="644F0593" w14:textId="77777777" w:rsidR="00D131BA" w:rsidRPr="00604247" w:rsidRDefault="00D131BA" w:rsidP="00070A2F">
            <w:pPr>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644F0594" w14:textId="77777777" w:rsidR="00D131BA" w:rsidRPr="006D2E42" w:rsidRDefault="00D131BA" w:rsidP="00070A2F">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D131BA" w:rsidRPr="006D2E42" w14:paraId="644F0598" w14:textId="77777777" w:rsidTr="00070A2F">
        <w:trPr>
          <w:trHeight w:val="386"/>
          <w:jc w:val="center"/>
        </w:trPr>
        <w:tc>
          <w:tcPr>
            <w:tcW w:w="2007" w:type="dxa"/>
            <w:tcBorders>
              <w:top w:val="single" w:sz="4" w:space="0" w:color="auto"/>
              <w:left w:val="single" w:sz="4" w:space="0" w:color="auto"/>
              <w:right w:val="single" w:sz="4" w:space="0" w:color="auto"/>
            </w:tcBorders>
          </w:tcPr>
          <w:p w14:paraId="644F0596" w14:textId="77777777" w:rsidR="00D131BA" w:rsidRPr="006D2E42" w:rsidRDefault="00D131BA" w:rsidP="00070A2F">
            <w:pPr>
              <w:spacing w:after="0" w:line="240" w:lineRule="auto"/>
              <w:rPr>
                <w:rFonts w:asciiTheme="minorHAnsi" w:hAnsiTheme="minorHAnsi"/>
                <w:sz w:val="20"/>
                <w:szCs w:val="20"/>
                <w:u w:val="double"/>
              </w:rPr>
            </w:pPr>
            <w:r w:rsidRPr="006D2E42">
              <w:rPr>
                <w:rFonts w:asciiTheme="minorHAnsi" w:hAnsiTheme="minorHAnsi"/>
                <w:sz w:val="20"/>
                <w:szCs w:val="20"/>
              </w:rPr>
              <w:t>Floor Area Served (ft2)</w:t>
            </w:r>
          </w:p>
        </w:tc>
        <w:tc>
          <w:tcPr>
            <w:tcW w:w="3227" w:type="dxa"/>
            <w:tcBorders>
              <w:top w:val="single" w:sz="4" w:space="0" w:color="auto"/>
              <w:left w:val="single" w:sz="4" w:space="0" w:color="auto"/>
              <w:right w:val="single" w:sz="4" w:space="0" w:color="auto"/>
            </w:tcBorders>
          </w:tcPr>
          <w:p w14:paraId="644F0597" w14:textId="77777777" w:rsidR="00D131BA" w:rsidRPr="006D2E42" w:rsidRDefault="00D131BA" w:rsidP="00070A2F">
            <w:pPr>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proofErr w:type="spellStart"/>
            <w:r w:rsidRPr="006D2E42">
              <w:rPr>
                <w:rFonts w:asciiTheme="minorHAnsi" w:hAnsiTheme="minorHAnsi"/>
                <w:sz w:val="20"/>
                <w:szCs w:val="20"/>
              </w:rPr>
              <w:t>ft</w:t>
            </w:r>
            <w:proofErr w:type="spellEnd"/>
            <w:r w:rsidRPr="006D2E42">
              <w:rPr>
                <w:rFonts w:asciiTheme="minorHAnsi" w:hAnsiTheme="minorHAnsi"/>
                <w:sz w:val="20"/>
                <w:szCs w:val="20"/>
              </w:rPr>
              <w:t>)</w:t>
            </w:r>
          </w:p>
        </w:tc>
      </w:tr>
      <w:tr w:rsidR="00D131BA" w:rsidRPr="006D2E42" w14:paraId="644F059B" w14:textId="77777777" w:rsidTr="00070A2F">
        <w:trPr>
          <w:trHeight w:val="206"/>
          <w:jc w:val="center"/>
        </w:trPr>
        <w:tc>
          <w:tcPr>
            <w:tcW w:w="2007" w:type="dxa"/>
            <w:tcBorders>
              <w:top w:val="single" w:sz="4" w:space="0" w:color="auto"/>
              <w:left w:val="single" w:sz="4" w:space="0" w:color="auto"/>
              <w:right w:val="single" w:sz="4" w:space="0" w:color="auto"/>
            </w:tcBorders>
          </w:tcPr>
          <w:p w14:paraId="644F0599"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644F059A"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D131BA" w:rsidRPr="006D2E42" w14:paraId="644F059E" w14:textId="77777777" w:rsidTr="00070A2F">
        <w:trPr>
          <w:trHeight w:hRule="exact" w:val="240"/>
          <w:jc w:val="center"/>
        </w:trPr>
        <w:tc>
          <w:tcPr>
            <w:tcW w:w="2007" w:type="dxa"/>
            <w:tcBorders>
              <w:left w:val="single" w:sz="4" w:space="0" w:color="auto"/>
              <w:right w:val="single" w:sz="4" w:space="0" w:color="auto"/>
            </w:tcBorders>
          </w:tcPr>
          <w:p w14:paraId="644F059C"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644F059D"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D131BA" w:rsidRPr="006D2E42" w14:paraId="644F05A1" w14:textId="77777777" w:rsidTr="00070A2F">
        <w:trPr>
          <w:trHeight w:hRule="exact" w:val="240"/>
          <w:jc w:val="center"/>
        </w:trPr>
        <w:tc>
          <w:tcPr>
            <w:tcW w:w="2007" w:type="dxa"/>
            <w:tcBorders>
              <w:left w:val="single" w:sz="4" w:space="0" w:color="auto"/>
              <w:right w:val="single" w:sz="4" w:space="0" w:color="auto"/>
            </w:tcBorders>
          </w:tcPr>
          <w:p w14:paraId="644F059F"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644F05A0"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D131BA" w:rsidRPr="006D2E42" w14:paraId="644F05A4" w14:textId="77777777" w:rsidTr="00070A2F">
        <w:trPr>
          <w:trHeight w:hRule="exact" w:val="240"/>
          <w:jc w:val="center"/>
        </w:trPr>
        <w:tc>
          <w:tcPr>
            <w:tcW w:w="2007" w:type="dxa"/>
            <w:tcBorders>
              <w:left w:val="single" w:sz="4" w:space="0" w:color="auto"/>
              <w:right w:val="single" w:sz="4" w:space="0" w:color="auto"/>
            </w:tcBorders>
          </w:tcPr>
          <w:p w14:paraId="644F05A2"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644F05A3" w14:textId="77777777" w:rsidR="00D131BA" w:rsidRPr="006D2E42" w:rsidRDefault="00D131BA" w:rsidP="00070A2F">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D131BA" w:rsidRPr="006D2E42" w14:paraId="644F05A7" w14:textId="77777777" w:rsidTr="00070A2F">
        <w:trPr>
          <w:trHeight w:hRule="exact" w:val="240"/>
          <w:jc w:val="center"/>
        </w:trPr>
        <w:tc>
          <w:tcPr>
            <w:tcW w:w="2007" w:type="dxa"/>
            <w:tcBorders>
              <w:left w:val="single" w:sz="4" w:space="0" w:color="auto"/>
              <w:right w:val="single" w:sz="4" w:space="0" w:color="auto"/>
            </w:tcBorders>
          </w:tcPr>
          <w:p w14:paraId="644F05A5" w14:textId="77777777" w:rsidR="00D131BA" w:rsidRPr="006D2E42" w:rsidRDefault="00D131BA" w:rsidP="00070A2F">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644F05A6" w14:textId="77777777" w:rsidR="00D131BA" w:rsidRPr="006D2E42" w:rsidRDefault="00D131BA" w:rsidP="00070A2F">
            <w:pPr>
              <w:spacing w:after="0" w:line="240" w:lineRule="auto"/>
              <w:jc w:val="center"/>
              <w:rPr>
                <w:rFonts w:asciiTheme="minorHAnsi" w:hAnsiTheme="minorHAnsi"/>
                <w:sz w:val="20"/>
                <w:szCs w:val="20"/>
              </w:rPr>
            </w:pPr>
            <w:r>
              <w:rPr>
                <w:rFonts w:asciiTheme="minorHAnsi" w:hAnsiTheme="minorHAnsi"/>
                <w:sz w:val="20"/>
                <w:szCs w:val="20"/>
              </w:rPr>
              <w:t>68</w:t>
            </w:r>
          </w:p>
        </w:tc>
      </w:tr>
      <w:tr w:rsidR="00D131BA" w:rsidRPr="006D2E42" w14:paraId="644F05AA" w14:textId="77777777" w:rsidTr="00070A2F">
        <w:trPr>
          <w:trHeight w:hRule="exact" w:val="240"/>
          <w:jc w:val="center"/>
        </w:trPr>
        <w:tc>
          <w:tcPr>
            <w:tcW w:w="2007" w:type="dxa"/>
            <w:tcBorders>
              <w:left w:val="single" w:sz="4" w:space="0" w:color="auto"/>
              <w:bottom w:val="single" w:sz="4" w:space="0" w:color="auto"/>
              <w:right w:val="single" w:sz="4" w:space="0" w:color="auto"/>
            </w:tcBorders>
          </w:tcPr>
          <w:p w14:paraId="644F05A8" w14:textId="77777777" w:rsidR="00D131BA" w:rsidRPr="006D2E42" w:rsidRDefault="00D131BA" w:rsidP="00070A2F">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644F05A9" w14:textId="77777777" w:rsidR="00D131BA" w:rsidRPr="006D2E42" w:rsidRDefault="00D131BA" w:rsidP="00070A2F">
            <w:pPr>
              <w:spacing w:after="0" w:line="240" w:lineRule="auto"/>
              <w:jc w:val="center"/>
              <w:rPr>
                <w:rFonts w:asciiTheme="minorHAnsi" w:hAnsiTheme="minorHAnsi"/>
                <w:sz w:val="20"/>
                <w:szCs w:val="20"/>
              </w:rPr>
            </w:pPr>
          </w:p>
        </w:tc>
      </w:tr>
    </w:tbl>
    <w:p w14:paraId="644F05AC" w14:textId="77777777" w:rsidR="00D131BA" w:rsidRPr="00B95390" w:rsidRDefault="00D131BA" w:rsidP="00D131BA">
      <w:pPr>
        <w:autoSpaceDE w:val="0"/>
        <w:autoSpaceDN w:val="0"/>
        <w:adjustRightInd w:val="0"/>
        <w:spacing w:after="0" w:line="240" w:lineRule="auto"/>
        <w:rPr>
          <w:rFonts w:asciiTheme="minorHAnsi" w:hAnsiTheme="minorHAnsi" w:cs="Arial"/>
          <w:sz w:val="20"/>
          <w:szCs w:val="20"/>
        </w:rPr>
      </w:pPr>
    </w:p>
    <w:p w14:paraId="3C1858B1" w14:textId="37B52E97" w:rsidR="00BF71D0" w:rsidRDefault="00BF71D0">
      <w:pPr>
        <w:spacing w:after="0" w:line="240" w:lineRule="auto"/>
        <w:rPr>
          <w:rFonts w:asciiTheme="minorHAnsi" w:hAnsiTheme="minorHAnsi" w:cs="Arial"/>
          <w:sz w:val="20"/>
          <w:szCs w:val="20"/>
        </w:rPr>
      </w:pPr>
    </w:p>
    <w:p w14:paraId="644F05C2" w14:textId="3CC932B8" w:rsidR="00D131BA" w:rsidRDefault="004D7F50" w:rsidP="00D131BA">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D131BA">
        <w:rPr>
          <w:rFonts w:asciiTheme="minorHAnsi" w:hAnsiTheme="minorHAnsi" w:cs="Arial"/>
          <w:b/>
          <w:sz w:val="20"/>
          <w:szCs w:val="20"/>
        </w:rPr>
        <w:t xml:space="preserve">. </w:t>
      </w:r>
      <w:r w:rsidR="00D131BA" w:rsidRPr="006D2E42">
        <w:rPr>
          <w:rFonts w:asciiTheme="minorHAnsi" w:hAnsiTheme="minorHAnsi"/>
          <w:b/>
          <w:sz w:val="20"/>
          <w:szCs w:val="20"/>
        </w:rPr>
        <w:t>HERS-Verified Demand Recirculation Manual Control</w:t>
      </w:r>
      <w:r w:rsidR="00D131BA">
        <w:rPr>
          <w:rFonts w:asciiTheme="minorHAnsi" w:hAnsiTheme="minorHAnsi"/>
          <w:b/>
          <w:sz w:val="20"/>
          <w:szCs w:val="20"/>
        </w:rPr>
        <w:t xml:space="preserve"> </w:t>
      </w:r>
      <w:r w:rsidR="00D131BA">
        <w:rPr>
          <w:rFonts w:asciiTheme="minorHAnsi" w:hAnsiTheme="minorHAnsi" w:cs="Arial"/>
          <w:b/>
          <w:sz w:val="20"/>
          <w:szCs w:val="20"/>
        </w:rPr>
        <w:t>Requirements</w:t>
      </w:r>
    </w:p>
    <w:p w14:paraId="644F05C3" w14:textId="08FA5DAF" w:rsidR="00D131BA" w:rsidRDefault="00D131BA" w:rsidP="00D131BA">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 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644F05C4" w14:textId="77777777" w:rsidR="00D131BA" w:rsidRDefault="00D131BA" w:rsidP="00D131BA">
      <w:pPr>
        <w:tabs>
          <w:tab w:val="left" w:pos="0"/>
        </w:tabs>
        <w:autoSpaceDE w:val="0"/>
        <w:autoSpaceDN w:val="0"/>
        <w:adjustRightInd w:val="0"/>
        <w:spacing w:after="0" w:line="240" w:lineRule="auto"/>
        <w:rPr>
          <w:rFonts w:ascii="ArialMT" w:hAnsi="ArialMT" w:cs="ArialMT"/>
          <w:sz w:val="20"/>
          <w:szCs w:val="20"/>
        </w:rPr>
      </w:pPr>
    </w:p>
    <w:p w14:paraId="644F05C5" w14:textId="07E8B48E" w:rsidR="00D131BA" w:rsidRDefault="004D7F50" w:rsidP="00D131BA">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D131BA">
        <w:rPr>
          <w:rFonts w:asciiTheme="minorHAnsi" w:hAnsiTheme="minorHAnsi" w:cs="Arial"/>
          <w:b/>
          <w:sz w:val="20"/>
          <w:szCs w:val="20"/>
        </w:rPr>
        <w:t xml:space="preserve">. </w:t>
      </w:r>
      <w:r w:rsidR="00D131BA" w:rsidRPr="00180B11">
        <w:rPr>
          <w:rFonts w:asciiTheme="minorHAnsi" w:hAnsiTheme="minorHAnsi"/>
          <w:b/>
          <w:sz w:val="20"/>
          <w:szCs w:val="20"/>
        </w:rPr>
        <w:t>HERS-Verified Demand Recirculation Sensor Control</w:t>
      </w:r>
      <w:r w:rsidR="00D131BA">
        <w:rPr>
          <w:rFonts w:asciiTheme="minorHAnsi" w:hAnsiTheme="minorHAnsi"/>
          <w:b/>
          <w:sz w:val="20"/>
          <w:szCs w:val="20"/>
        </w:rPr>
        <w:t xml:space="preserve"> </w:t>
      </w:r>
      <w:r w:rsidR="00D131BA">
        <w:rPr>
          <w:rFonts w:asciiTheme="minorHAnsi" w:hAnsiTheme="minorHAnsi" w:cs="Arial"/>
          <w:b/>
          <w:sz w:val="20"/>
          <w:szCs w:val="20"/>
        </w:rPr>
        <w:t>Requirements</w:t>
      </w:r>
    </w:p>
    <w:p w14:paraId="644F05C6" w14:textId="5125D044" w:rsidR="00D131BA" w:rsidRDefault="00D131BA" w:rsidP="00D131BA">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 xml:space="preserve">. </w:t>
      </w:r>
      <w:r w:rsidRPr="009E63DF">
        <w:rPr>
          <w:rFonts w:asciiTheme="minorHAnsi" w:hAnsiTheme="minorHAnsi" w:cs="Arial"/>
          <w:sz w:val="20"/>
          <w:szCs w:val="20"/>
        </w:rPr>
        <w:t>In</w:t>
      </w:r>
      <w:r>
        <w:rPr>
          <w:rFonts w:asciiTheme="minorHAnsi" w:hAnsiTheme="minorHAnsi" w:cs="Arial"/>
          <w:sz w:val="20"/>
          <w:szCs w:val="20"/>
        </w:rPr>
        <w:t xml:space="preserve"> addition</w:t>
      </w:r>
      <w:r w:rsidR="00BA4B9A">
        <w:rPr>
          <w:rFonts w:asciiTheme="minorHAnsi" w:hAnsiTheme="minorHAnsi" w:cs="Arial"/>
          <w:sz w:val="20"/>
          <w:szCs w:val="20"/>
        </w:rPr>
        <w:t xml:space="preserve"> to</w:t>
      </w:r>
      <w:r>
        <w:rPr>
          <w:rFonts w:asciiTheme="minorHAnsi" w:hAnsiTheme="minorHAnsi" w:cs="Arial"/>
          <w:sz w:val="20"/>
          <w:szCs w:val="20"/>
        </w:rPr>
        <w:t xml:space="preserve"> the mandatory requirements in Table E, the</w:t>
      </w:r>
      <w:r w:rsidRPr="00810ED6">
        <w:rPr>
          <w:rFonts w:asciiTheme="minorHAnsi" w:hAnsiTheme="minorHAnsi" w:cs="Arial"/>
          <w:sz w:val="20"/>
          <w:szCs w:val="20"/>
        </w:rPr>
        <w:t xml:space="preserve"> </w:t>
      </w:r>
      <w:r>
        <w:rPr>
          <w:rFonts w:asciiTheme="minorHAnsi" w:hAnsiTheme="minorHAnsi" w:cs="Arial"/>
          <w:sz w:val="20"/>
          <w:szCs w:val="20"/>
        </w:rPr>
        <w:t xml:space="preserve">HERS rater must ensure the requirements </w:t>
      </w:r>
      <w:r w:rsidR="00BA4B9A">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644F05C7" w14:textId="77777777" w:rsidR="00064F9C" w:rsidRDefault="00064F9C" w:rsidP="00DC522B">
      <w:pPr>
        <w:spacing w:after="0" w:line="240" w:lineRule="auto"/>
        <w:rPr>
          <w:rFonts w:asciiTheme="minorHAnsi" w:hAnsiTheme="minorHAnsi" w:cs="Arial"/>
          <w:sz w:val="20"/>
          <w:szCs w:val="20"/>
        </w:rPr>
        <w:sectPr w:rsidR="00064F9C" w:rsidSect="002C0EF4">
          <w:headerReference w:type="even" r:id="rId16"/>
          <w:headerReference w:type="default" r:id="rId17"/>
          <w:footerReference w:type="default" r:id="rId18"/>
          <w:headerReference w:type="first" r:id="rId19"/>
          <w:pgSz w:w="15840" w:h="12240" w:orient="landscape" w:code="1"/>
          <w:pgMar w:top="720" w:right="720" w:bottom="720" w:left="720" w:header="576"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B94496" w:rsidRPr="00C711C6" w14:paraId="644F05CA" w14:textId="77777777" w:rsidTr="00070A2F">
        <w:trPr>
          <w:trHeight w:val="327"/>
        </w:trPr>
        <w:tc>
          <w:tcPr>
            <w:tcW w:w="8118" w:type="dxa"/>
            <w:gridSpan w:val="3"/>
            <w:vAlign w:val="center"/>
          </w:tcPr>
          <w:p w14:paraId="644F05C9" w14:textId="2D936096" w:rsidR="00B94496" w:rsidRPr="00C711C6" w:rsidRDefault="00B94496" w:rsidP="00894A8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tc>
      </w:tr>
      <w:tr w:rsidR="00B94496" w:rsidRPr="00C711C6" w14:paraId="644F05CE" w14:textId="77777777" w:rsidTr="00BA4B9A">
        <w:trPr>
          <w:trHeight w:val="255"/>
        </w:trPr>
        <w:tc>
          <w:tcPr>
            <w:tcW w:w="918" w:type="dxa"/>
            <w:vAlign w:val="bottom"/>
          </w:tcPr>
          <w:p w14:paraId="644F05CB"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vAlign w:val="center"/>
          </w:tcPr>
          <w:p w14:paraId="644F05CC" w14:textId="2F1A3299" w:rsidR="00B94496" w:rsidRPr="00C711C6" w:rsidRDefault="00B94496" w:rsidP="00BA4B9A">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vAlign w:val="bottom"/>
          </w:tcPr>
          <w:p w14:paraId="644F05CD" w14:textId="77777777" w:rsidR="00B94496" w:rsidRPr="00C711C6"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&lt;&lt;reference Dwelling Unit Name from CF1R&gt;&gt;</w:t>
            </w:r>
          </w:p>
        </w:tc>
      </w:tr>
    </w:tbl>
    <w:p w14:paraId="644F05CF" w14:textId="77777777" w:rsidR="002E573E" w:rsidRDefault="002E573E" w:rsidP="002E573E">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B94496" w:rsidRPr="0082211E" w14:paraId="644F05D9" w14:textId="77777777" w:rsidTr="00070A2F">
        <w:trPr>
          <w:cantSplit/>
          <w:trHeight w:val="627"/>
        </w:trPr>
        <w:tc>
          <w:tcPr>
            <w:tcW w:w="14598" w:type="dxa"/>
            <w:gridSpan w:val="14"/>
            <w:tcBorders>
              <w:top w:val="single" w:sz="6" w:space="0" w:color="auto"/>
              <w:bottom w:val="single" w:sz="6" w:space="0" w:color="auto"/>
            </w:tcBorders>
          </w:tcPr>
          <w:p w14:paraId="644F05D0" w14:textId="77777777" w:rsidR="00B94496" w:rsidRPr="00894A83" w:rsidRDefault="00B94496" w:rsidP="00070A2F">
            <w:pPr>
              <w:keepNext/>
              <w:spacing w:after="0" w:line="240" w:lineRule="auto"/>
              <w:rPr>
                <w:b/>
                <w:sz w:val="20"/>
              </w:rPr>
            </w:pPr>
            <w:r w:rsidRPr="00894A83">
              <w:rPr>
                <w:b/>
                <w:sz w:val="20"/>
              </w:rPr>
              <w:lastRenderedPageBreak/>
              <w:t xml:space="preserve">B. Design HERS Verified Dwelling Unit Water Heating Systems Information </w:t>
            </w:r>
          </w:p>
          <w:p w14:paraId="644F05D1" w14:textId="77777777" w:rsidR="00B94496" w:rsidRPr="0002006B" w:rsidRDefault="00B94496" w:rsidP="00070A2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registered </w:t>
            </w:r>
            <w:r>
              <w:rPr>
                <w:rFonts w:eastAsia="Times New Roman"/>
                <w:sz w:val="18"/>
                <w:szCs w:val="18"/>
              </w:rPr>
              <w:t>CF1R</w:t>
            </w:r>
            <w:r w:rsidRPr="0002006B">
              <w:rPr>
                <w:rFonts w:eastAsia="Times New Roman"/>
                <w:sz w:val="18"/>
                <w:szCs w:val="18"/>
              </w:rPr>
              <w:t xml:space="preserve"> compliance document for this project.</w:t>
            </w:r>
          </w:p>
          <w:p w14:paraId="644F05D2"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identified on the CF1R report systems that has a Dwelling Unit DHW System Distribution types identified in the following list:</w:t>
            </w:r>
            <w:r w:rsidRPr="00656A37">
              <w:rPr>
                <w:sz w:val="18"/>
                <w:szCs w:val="18"/>
              </w:rPr>
              <w:t xml:space="preserve"> </w:t>
            </w:r>
          </w:p>
          <w:p w14:paraId="644F05D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Pipe Insulation Credit, or </w:t>
            </w:r>
          </w:p>
          <w:p w14:paraId="644F05D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HERS-Verified Parallel Piping, or</w:t>
            </w:r>
          </w:p>
          <w:p w14:paraId="644F05D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 xml:space="preserve"> HERS-Verified Compac</w:t>
            </w:r>
            <w:r>
              <w:rPr>
                <w:sz w:val="18"/>
                <w:szCs w:val="18"/>
              </w:rPr>
              <w:t>t Hot Water Distribution System, or</w:t>
            </w:r>
            <w:r w:rsidRPr="00651B5B">
              <w:rPr>
                <w:sz w:val="18"/>
                <w:szCs w:val="18"/>
              </w:rPr>
              <w:t xml:space="preserve"> </w:t>
            </w:r>
          </w:p>
          <w:p w14:paraId="644F05D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Pr>
                <w:sz w:val="18"/>
                <w:szCs w:val="18"/>
              </w:rPr>
              <w:t xml:space="preserve">HERS-Verified Point of Use, or </w:t>
            </w:r>
          </w:p>
          <w:p w14:paraId="644F05D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sz w:val="18"/>
                <w:szCs w:val="18"/>
              </w:rPr>
            </w:pPr>
            <w:r w:rsidRPr="00651B5B">
              <w:rPr>
                <w:sz w:val="18"/>
                <w:szCs w:val="18"/>
              </w:rPr>
              <w:t>HERS-Verified Dema</w:t>
            </w:r>
            <w:r>
              <w:rPr>
                <w:sz w:val="18"/>
                <w:szCs w:val="18"/>
              </w:rPr>
              <w:t xml:space="preserve">nd Recirculation Manual Control, or </w:t>
            </w:r>
          </w:p>
          <w:p w14:paraId="644F05D8"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b/>
              </w:rPr>
            </w:pPr>
            <w:r w:rsidRPr="00651B5B">
              <w:rPr>
                <w:sz w:val="18"/>
                <w:szCs w:val="18"/>
              </w:rPr>
              <w:t>HERS-Verified Demand Recirculation Sensor Control</w:t>
            </w:r>
            <w:r>
              <w:rPr>
                <w:sz w:val="18"/>
                <w:szCs w:val="18"/>
              </w:rPr>
              <w:t>&gt;&gt;</w:t>
            </w:r>
          </w:p>
        </w:tc>
      </w:tr>
      <w:tr w:rsidR="00B94496" w:rsidRPr="0082211E" w14:paraId="644F05E8" w14:textId="77777777" w:rsidTr="00070A2F">
        <w:trPr>
          <w:cantSplit/>
          <w:trHeight w:val="277"/>
        </w:trPr>
        <w:tc>
          <w:tcPr>
            <w:tcW w:w="1457" w:type="dxa"/>
            <w:tcBorders>
              <w:top w:val="single" w:sz="6" w:space="0" w:color="auto"/>
            </w:tcBorders>
            <w:vAlign w:val="bottom"/>
          </w:tcPr>
          <w:p w14:paraId="644F05D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644F05D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644F05D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644F05D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644F05D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644F05D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644F05E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644F05E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644F05E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644F05E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644F05E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644F05E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644F05E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644F05E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5FC" w14:textId="77777777" w:rsidTr="00070A2F">
        <w:trPr>
          <w:cantSplit/>
          <w:trHeight w:val="492"/>
        </w:trPr>
        <w:tc>
          <w:tcPr>
            <w:tcW w:w="1457" w:type="dxa"/>
            <w:vAlign w:val="bottom"/>
          </w:tcPr>
          <w:p w14:paraId="644F05E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5E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5E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5EC" w14:textId="32B3ADCD" w:rsidR="00B94496" w:rsidRPr="0082211E" w:rsidRDefault="00B94496" w:rsidP="00BA4B9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A4B9A">
              <w:rPr>
                <w:rFonts w:eastAsia="Times New Roman"/>
                <w:sz w:val="16"/>
                <w:szCs w:val="18"/>
              </w:rPr>
              <w:t>S</w:t>
            </w:r>
            <w:r w:rsidRPr="0082211E">
              <w:rPr>
                <w:rFonts w:eastAsia="Times New Roman"/>
                <w:sz w:val="16"/>
                <w:szCs w:val="18"/>
              </w:rPr>
              <w:t>ystem</w:t>
            </w:r>
          </w:p>
        </w:tc>
        <w:tc>
          <w:tcPr>
            <w:tcW w:w="792" w:type="dxa"/>
            <w:vAlign w:val="bottom"/>
          </w:tcPr>
          <w:p w14:paraId="644F05E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5E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5E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5F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5F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5F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5F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5F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BB92252" w14:textId="77777777" w:rsidR="00BA4B9A"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5F5" w14:textId="28665C70"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5F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5F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644F05F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5F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644F05F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5F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639" w14:textId="77777777" w:rsidTr="00070A2F">
        <w:trPr>
          <w:cantSplit/>
          <w:trHeight w:val="246"/>
        </w:trPr>
        <w:tc>
          <w:tcPr>
            <w:tcW w:w="1457" w:type="dxa"/>
          </w:tcPr>
          <w:p w14:paraId="644F05F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 (see rule in header)&gt;&gt;</w:t>
            </w:r>
          </w:p>
        </w:tc>
        <w:tc>
          <w:tcPr>
            <w:tcW w:w="1080" w:type="dxa"/>
          </w:tcPr>
          <w:p w14:paraId="644F05FE"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644F05FF"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w:t>
            </w:r>
          </w:p>
          <w:p w14:paraId="644F0600" w14:textId="77777777" w:rsidR="00B94496" w:rsidRDefault="00B94496" w:rsidP="00070A2F">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 xml:space="preserve">DHW, </w:t>
            </w:r>
          </w:p>
          <w:p w14:paraId="644F0601"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Combined Hydronic,</w:t>
            </w:r>
          </w:p>
          <w:p w14:paraId="644F060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&gt;&gt;</w:t>
            </w:r>
          </w:p>
        </w:tc>
        <w:tc>
          <w:tcPr>
            <w:tcW w:w="901" w:type="dxa"/>
          </w:tcPr>
          <w:p w14:paraId="644F0603"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w:t>
            </w:r>
          </w:p>
          <w:p w14:paraId="644F0604" w14:textId="77777777" w:rsidR="00B94496" w:rsidRPr="00726561"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Allowed values =</w:t>
            </w:r>
          </w:p>
          <w:p w14:paraId="644F0605" w14:textId="76F95CBF" w:rsidR="00B94496" w:rsidRPr="0082211E" w:rsidRDefault="00B94496" w:rsidP="00D67DDC">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ED0648">
              <w:rPr>
                <w:rFonts w:eastAsia="Times New Roman"/>
                <w:sz w:val="14"/>
                <w:szCs w:val="14"/>
              </w:rPr>
              <w:t>Large Storage, Small Storage, Heat Pump, Boiler, Large Instantaneous, Small Instantaneous</w:t>
            </w:r>
            <w:ins w:id="9" w:author="Michael Ken Shewmaker" w:date="2017-08-02T15:57:00Z">
              <w:r w:rsidR="00D67DDC">
                <w:rPr>
                  <w:rFonts w:eastAsia="Times New Roman"/>
                  <w:sz w:val="14"/>
                  <w:szCs w:val="14"/>
                </w:rPr>
                <w:t>,</w:t>
              </w:r>
            </w:ins>
            <w:del w:id="10" w:author="Michael Ken Shewmaker" w:date="2017-08-02T15:57:00Z">
              <w:r w:rsidRPr="00ED0648" w:rsidDel="00D67DDC">
                <w:rPr>
                  <w:rFonts w:eastAsia="Times New Roman"/>
                  <w:sz w:val="14"/>
                  <w:szCs w:val="14"/>
                </w:rPr>
                <w:delText xml:space="preserve"> or</w:delText>
              </w:r>
            </w:del>
            <w:r w:rsidRPr="00ED0648">
              <w:rPr>
                <w:rFonts w:eastAsia="Times New Roman"/>
                <w:sz w:val="14"/>
                <w:szCs w:val="14"/>
              </w:rPr>
              <w:t xml:space="preserve"> Indirect</w:t>
            </w:r>
            <w:ins w:id="11" w:author="Michael Ken Shewmaker" w:date="2017-08-02T15:57:00Z">
              <w:r w:rsidR="00D67DDC">
                <w:rPr>
                  <w:rFonts w:eastAsia="Times New Roman"/>
                  <w:sz w:val="14"/>
                  <w:szCs w:val="14"/>
                </w:rPr>
                <w:t>, Consumer Instantaneous, Commercial Instantaneous, Consumer Storage, Commercial Storage, Residential-Duty Commercial Storage, or Residential-Duty Commercial Instantaneous</w:t>
              </w:r>
            </w:ins>
            <w:r w:rsidRPr="006D348F">
              <w:rPr>
                <w:rFonts w:eastAsia="Times New Roman"/>
                <w:sz w:val="14"/>
                <w:szCs w:val="14"/>
              </w:rPr>
              <w:t xml:space="preserve"> &gt;&gt;</w:t>
            </w:r>
          </w:p>
        </w:tc>
        <w:tc>
          <w:tcPr>
            <w:tcW w:w="791" w:type="dxa"/>
          </w:tcPr>
          <w:p w14:paraId="644F060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Pr>
          <w:p w14:paraId="644F060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w:t>
            </w:r>
            <w:r w:rsidR="00BB2D4D">
              <w:rPr>
                <w:rFonts w:eastAsia="Times New Roman"/>
                <w:sz w:val="14"/>
                <w:szCs w:val="14"/>
              </w:rPr>
              <w:t xml:space="preserve"> N/A is allowed only if Water Heater Type = Small Instantaneous or Large Instantaneous</w:t>
            </w:r>
            <w:r w:rsidRPr="006D348F">
              <w:rPr>
                <w:rFonts w:eastAsia="Times New Roman"/>
                <w:sz w:val="14"/>
                <w:szCs w:val="14"/>
              </w:rPr>
              <w:t xml:space="preserve"> &gt;&gt;</w:t>
            </w:r>
          </w:p>
        </w:tc>
        <w:tc>
          <w:tcPr>
            <w:tcW w:w="792" w:type="dxa"/>
          </w:tcPr>
          <w:p w14:paraId="644F060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Natural Gas, Propane, Oil, or Electricity</w:t>
            </w:r>
            <w:r w:rsidRPr="006D348F">
              <w:rPr>
                <w:rFonts w:eastAsia="Times New Roman"/>
                <w:sz w:val="14"/>
                <w:szCs w:val="14"/>
              </w:rPr>
              <w:t>&gt;&gt;</w:t>
            </w:r>
          </w:p>
        </w:tc>
        <w:tc>
          <w:tcPr>
            <w:tcW w:w="685" w:type="dxa"/>
          </w:tcPr>
          <w:p w14:paraId="644F0609" w14:textId="3318ED32"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r w:rsidR="00A242FF">
              <w:rPr>
                <w:rFonts w:eastAsia="Times New Roman"/>
                <w:sz w:val="14"/>
                <w:szCs w:val="14"/>
              </w:rPr>
              <w:t xml:space="preserve">if B03 = Heat Pump, then result = NA; Else </w:t>
            </w:r>
            <w:r w:rsidRPr="006D348F">
              <w:rPr>
                <w:rFonts w:eastAsia="Times New Roman"/>
                <w:sz w:val="14"/>
                <w:szCs w:val="14"/>
              </w:rPr>
              <w:t>reference values from CF1R</w:t>
            </w:r>
            <w:r>
              <w:rPr>
                <w:rFonts w:eastAsia="Times New Roman"/>
                <w:sz w:val="14"/>
                <w:szCs w:val="14"/>
              </w:rPr>
              <w:t>.  Allowed values:</w:t>
            </w:r>
          </w:p>
          <w:p w14:paraId="644F060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If Fuel Type B</w:t>
            </w:r>
            <w:r w:rsidRPr="0082211E">
              <w:rPr>
                <w:rFonts w:eastAsia="Times New Roman"/>
                <w:sz w:val="14"/>
                <w:szCs w:val="14"/>
              </w:rPr>
              <w:t>06 = Natural Gas, Propane, Oil then Rated Input Type = Btu/Hr.  Else if Fuel Type = Electricity then Rated Input = kW</w:t>
            </w:r>
            <w:r w:rsidRPr="006D348F">
              <w:rPr>
                <w:rFonts w:eastAsia="Times New Roman"/>
                <w:sz w:val="14"/>
                <w:szCs w:val="14"/>
              </w:rPr>
              <w:t xml:space="preserve"> &gt;&gt;</w:t>
            </w:r>
          </w:p>
        </w:tc>
        <w:tc>
          <w:tcPr>
            <w:tcW w:w="720" w:type="dxa"/>
          </w:tcPr>
          <w:p w14:paraId="644F060B" w14:textId="5E5054AE"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w:t>
            </w:r>
            <w:r w:rsidR="00A242FF">
              <w:rPr>
                <w:rFonts w:eastAsia="Times New Roman"/>
                <w:sz w:val="14"/>
                <w:szCs w:val="14"/>
              </w:rPr>
              <w:t xml:space="preserve">if B03 = Heat Pump, then result = NA; Else </w:t>
            </w:r>
            <w:r w:rsidRPr="006D348F">
              <w:rPr>
                <w:rFonts w:eastAsia="Times New Roman"/>
                <w:sz w:val="14"/>
                <w:szCs w:val="14"/>
              </w:rPr>
              <w:t>reference values from CF1R &gt;</w:t>
            </w:r>
          </w:p>
        </w:tc>
        <w:tc>
          <w:tcPr>
            <w:tcW w:w="900" w:type="dxa"/>
          </w:tcPr>
          <w:p w14:paraId="644F060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 xml:space="preserve">&lt;&lt;reference values from CF1R.  Allowed values are </w:t>
            </w:r>
            <w:r w:rsidRPr="0082211E">
              <w:rPr>
                <w:rFonts w:eastAsia="Times New Roman"/>
                <w:sz w:val="14"/>
                <w:szCs w:val="14"/>
              </w:rPr>
              <w:t xml:space="preserve">*Energy Factor, *AFUE </w:t>
            </w:r>
          </w:p>
          <w:p w14:paraId="149EFAF5" w14:textId="77777777" w:rsidR="0086090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82211E">
              <w:rPr>
                <w:rFonts w:eastAsia="Times New Roman"/>
                <w:sz w:val="14"/>
                <w:szCs w:val="14"/>
              </w:rPr>
              <w:t>*Thermal Efficiency</w:t>
            </w:r>
          </w:p>
          <w:p w14:paraId="644F060D" w14:textId="6A9FC4E9" w:rsidR="00B94496" w:rsidRPr="0082211E" w:rsidRDefault="0086090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B94496" w:rsidRPr="006D348F">
              <w:rPr>
                <w:rFonts w:eastAsia="Times New Roman"/>
                <w:sz w:val="14"/>
                <w:szCs w:val="14"/>
              </w:rPr>
              <w:t>&gt;&gt;</w:t>
            </w:r>
          </w:p>
        </w:tc>
        <w:tc>
          <w:tcPr>
            <w:tcW w:w="863" w:type="dxa"/>
          </w:tcPr>
          <w:p w14:paraId="644F060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6D348F">
              <w:rPr>
                <w:rFonts w:eastAsia="Times New Roman"/>
                <w:sz w:val="14"/>
                <w:szCs w:val="14"/>
              </w:rPr>
              <w:t>&lt;&lt;reference values from CF1R &gt;&gt;</w:t>
            </w:r>
          </w:p>
        </w:tc>
        <w:tc>
          <w:tcPr>
            <w:tcW w:w="792" w:type="dxa"/>
          </w:tcPr>
          <w:p w14:paraId="644F060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085BE6">
              <w:rPr>
                <w:rFonts w:eastAsia="Times New Roman"/>
                <w:sz w:val="14"/>
                <w:szCs w:val="14"/>
              </w:rPr>
              <w:t xml:space="preserve"> Values = N/A if water heater type = Small Storage, Heat Pump, Boiler, Large </w:t>
            </w:r>
            <w:r w:rsidR="00085BE6" w:rsidRPr="00ED0648">
              <w:rPr>
                <w:rFonts w:eastAsia="Times New Roman"/>
                <w:sz w:val="14"/>
                <w:szCs w:val="14"/>
              </w:rPr>
              <w:t>Instantaneous,</w:t>
            </w:r>
            <w:r w:rsidR="00085BE6">
              <w:rPr>
                <w:rFonts w:eastAsia="Times New Roman"/>
                <w:sz w:val="14"/>
                <w:szCs w:val="14"/>
              </w:rPr>
              <w:t xml:space="preserve"> </w:t>
            </w:r>
            <w:r w:rsidR="00085BE6" w:rsidRPr="00ED0648">
              <w:rPr>
                <w:rFonts w:eastAsia="Times New Roman"/>
                <w:sz w:val="14"/>
                <w:szCs w:val="14"/>
              </w:rPr>
              <w:t>Small Instantaneous</w:t>
            </w:r>
            <w:r w:rsidR="00085BE6">
              <w:rPr>
                <w:rFonts w:eastAsia="Times New Roman"/>
                <w:sz w:val="14"/>
                <w:szCs w:val="14"/>
              </w:rPr>
              <w:t xml:space="preserve"> or indirect</w:t>
            </w:r>
            <w:r w:rsidRPr="006D348F">
              <w:rPr>
                <w:rFonts w:eastAsia="Times New Roman"/>
                <w:sz w:val="14"/>
                <w:szCs w:val="14"/>
              </w:rPr>
              <w:t xml:space="preserve"> &gt;&gt;</w:t>
            </w:r>
          </w:p>
        </w:tc>
        <w:tc>
          <w:tcPr>
            <w:tcW w:w="775" w:type="dxa"/>
          </w:tcPr>
          <w:p w14:paraId="644F0610" w14:textId="77777777" w:rsidR="00B05315"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6D348F">
              <w:rPr>
                <w:rFonts w:eastAsia="Times New Roman"/>
                <w:sz w:val="14"/>
                <w:szCs w:val="14"/>
              </w:rPr>
              <w:t>&lt;&lt;reference values from CF1R</w:t>
            </w:r>
            <w:r w:rsidR="00085BE6">
              <w:rPr>
                <w:rFonts w:eastAsia="Times New Roman"/>
                <w:sz w:val="14"/>
                <w:szCs w:val="14"/>
              </w:rPr>
              <w:t xml:space="preserve"> Values = N/A if water heater type = Large Storage, Small Storage, Heat Pump, Boiler, Large </w:t>
            </w:r>
            <w:r w:rsidR="00085BE6" w:rsidRPr="00ED0648">
              <w:rPr>
                <w:rFonts w:eastAsia="Times New Roman"/>
                <w:sz w:val="14"/>
                <w:szCs w:val="14"/>
              </w:rPr>
              <w:t xml:space="preserve">Instantaneous, </w:t>
            </w:r>
            <w:r w:rsidR="00085BE6">
              <w:rPr>
                <w:rFonts w:eastAsia="Times New Roman"/>
                <w:sz w:val="14"/>
                <w:szCs w:val="14"/>
              </w:rPr>
              <w:t xml:space="preserve">or </w:t>
            </w:r>
            <w:r w:rsidR="00085BE6" w:rsidRPr="00ED0648">
              <w:rPr>
                <w:rFonts w:eastAsia="Times New Roman"/>
                <w:sz w:val="14"/>
                <w:szCs w:val="14"/>
              </w:rPr>
              <w:t>Small Instantaneous</w:t>
            </w:r>
            <w:r w:rsidRPr="006D348F">
              <w:rPr>
                <w:rFonts w:eastAsia="Times New Roman"/>
                <w:sz w:val="14"/>
                <w:szCs w:val="14"/>
              </w:rPr>
              <w:t xml:space="preserve"> &gt;&gt;</w:t>
            </w:r>
          </w:p>
        </w:tc>
        <w:tc>
          <w:tcPr>
            <w:tcW w:w="2070" w:type="dxa"/>
          </w:tcPr>
          <w:p w14:paraId="644F0611"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  Allowed values are</w:t>
            </w:r>
          </w:p>
          <w:p w14:paraId="644F0612" w14:textId="737BCFBE"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3348A933" w14:textId="526708B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w:t>
            </w:r>
          </w:p>
          <w:p w14:paraId="781E8C57"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temperature modulation and monitoring;</w:t>
            </w:r>
          </w:p>
          <w:p w14:paraId="2129D524"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demand control;</w:t>
            </w:r>
          </w:p>
          <w:p w14:paraId="7818E5D9" w14:textId="77777777" w:rsidR="003241E2"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*Multi-family: Recirculating with no control (continuous pumping);</w:t>
            </w:r>
          </w:p>
          <w:p w14:paraId="644F0622" w14:textId="43FAE88E" w:rsidR="00B94496" w:rsidRPr="0082211E" w:rsidRDefault="003241E2"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 xml:space="preserve">*Multi-family: No loops or </w:t>
            </w:r>
            <w:proofErr w:type="spellStart"/>
            <w:r>
              <w:rPr>
                <w:rFonts w:eastAsia="Times New Roman"/>
                <w:sz w:val="14"/>
                <w:szCs w:val="14"/>
              </w:rPr>
              <w:t>recirc</w:t>
            </w:r>
            <w:proofErr w:type="spellEnd"/>
            <w:r>
              <w:rPr>
                <w:rFonts w:eastAsia="Times New Roman"/>
                <w:sz w:val="14"/>
                <w:szCs w:val="14"/>
              </w:rPr>
              <w:t xml:space="preserve"> pump</w:t>
            </w:r>
            <w:r w:rsidR="00B94496" w:rsidRPr="006D348F">
              <w:rPr>
                <w:rFonts w:eastAsia="Times New Roman"/>
                <w:sz w:val="14"/>
                <w:szCs w:val="14"/>
              </w:rPr>
              <w:t>&gt;&gt;</w:t>
            </w:r>
          </w:p>
        </w:tc>
        <w:tc>
          <w:tcPr>
            <w:tcW w:w="1980" w:type="dxa"/>
          </w:tcPr>
          <w:p w14:paraId="644F062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&lt;&lt;reference values from CF1R</w:t>
            </w:r>
            <w:r>
              <w:rPr>
                <w:rFonts w:eastAsia="Times New Roman"/>
                <w:sz w:val="14"/>
                <w:szCs w:val="14"/>
              </w:rPr>
              <w:t xml:space="preserve"> </w:t>
            </w:r>
          </w:p>
          <w:p w14:paraId="644F062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644F062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644F0628"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9"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644F062A"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B"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644F062E"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2F"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644F0630"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1"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644F0632"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3"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644F0634"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5"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644F0636"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Credit</w:t>
            </w:r>
          </w:p>
          <w:p w14:paraId="644F063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644F063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 xml:space="preserve"> &gt;&gt;</w:t>
            </w:r>
          </w:p>
        </w:tc>
      </w:tr>
      <w:tr w:rsidR="00B94496" w:rsidRPr="0082211E" w14:paraId="644F0648" w14:textId="77777777" w:rsidTr="00070A2F">
        <w:trPr>
          <w:cantSplit/>
          <w:trHeight w:val="255"/>
        </w:trPr>
        <w:tc>
          <w:tcPr>
            <w:tcW w:w="1457" w:type="dxa"/>
            <w:vAlign w:val="center"/>
          </w:tcPr>
          <w:p w14:paraId="644F063A" w14:textId="6E36B642"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63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63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63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3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3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64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64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64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64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4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64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64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64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649" w14:textId="77777777" w:rsidR="002E573E" w:rsidRDefault="002E573E" w:rsidP="002E573E">
      <w:pPr>
        <w:spacing w:after="0"/>
      </w:pPr>
    </w:p>
    <w:p w14:paraId="644F064A" w14:textId="77777777" w:rsidR="00064F9C" w:rsidRDefault="00064F9C" w:rsidP="00064F9C">
      <w:pPr>
        <w:spacing w:after="0" w:line="240" w:lineRule="auto"/>
        <w:rPr>
          <w:rFonts w:asciiTheme="minorHAnsi" w:hAnsiTheme="minorHAnsi" w:cs="Arial"/>
          <w:sz w:val="20"/>
          <w:szCs w:val="20"/>
        </w:rPr>
      </w:pPr>
    </w:p>
    <w:p w14:paraId="644F064B" w14:textId="77777777" w:rsidR="00114A5A" w:rsidRDefault="00114A5A" w:rsidP="00064F9C">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558"/>
        <w:gridCol w:w="899"/>
        <w:gridCol w:w="1080"/>
        <w:gridCol w:w="901"/>
        <w:gridCol w:w="791"/>
        <w:gridCol w:w="649"/>
        <w:gridCol w:w="143"/>
        <w:gridCol w:w="792"/>
        <w:gridCol w:w="685"/>
        <w:gridCol w:w="720"/>
        <w:gridCol w:w="900"/>
        <w:gridCol w:w="863"/>
        <w:gridCol w:w="792"/>
        <w:gridCol w:w="775"/>
        <w:gridCol w:w="1980"/>
        <w:gridCol w:w="2070"/>
      </w:tblGrid>
      <w:tr w:rsidR="00B94496" w:rsidRPr="0082211E" w14:paraId="644F064E" w14:textId="77777777" w:rsidTr="00894A83">
        <w:trPr>
          <w:cantSplit/>
          <w:trHeight w:val="507"/>
        </w:trPr>
        <w:tc>
          <w:tcPr>
            <w:tcW w:w="14598" w:type="dxa"/>
            <w:gridSpan w:val="16"/>
            <w:tcBorders>
              <w:top w:val="single" w:sz="6" w:space="0" w:color="auto"/>
              <w:bottom w:val="single" w:sz="6" w:space="0" w:color="auto"/>
            </w:tcBorders>
          </w:tcPr>
          <w:p w14:paraId="644F064C" w14:textId="77777777" w:rsidR="00B94496" w:rsidRPr="00894A83" w:rsidRDefault="00B94496" w:rsidP="00070A2F">
            <w:pPr>
              <w:keepNext/>
              <w:spacing w:after="0" w:line="240" w:lineRule="auto"/>
              <w:rPr>
                <w:b/>
                <w:sz w:val="20"/>
              </w:rPr>
            </w:pPr>
            <w:r w:rsidRPr="00894A83">
              <w:rPr>
                <w:b/>
                <w:sz w:val="20"/>
              </w:rPr>
              <w:lastRenderedPageBreak/>
              <w:t xml:space="preserve">C. Installed HERS Verified Dwelling Unit Water Heating Systems Information </w:t>
            </w:r>
          </w:p>
          <w:p w14:paraId="644F064D" w14:textId="77777777" w:rsidR="00B94496" w:rsidRPr="0082211E" w:rsidRDefault="00B94496" w:rsidP="00070A2F">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B94496" w:rsidRPr="0082211E" w14:paraId="644F065D" w14:textId="77777777" w:rsidTr="00070A2F">
        <w:trPr>
          <w:cantSplit/>
          <w:trHeight w:val="277"/>
        </w:trPr>
        <w:tc>
          <w:tcPr>
            <w:tcW w:w="1457" w:type="dxa"/>
            <w:gridSpan w:val="2"/>
            <w:tcBorders>
              <w:top w:val="single" w:sz="6" w:space="0" w:color="auto"/>
            </w:tcBorders>
            <w:vAlign w:val="bottom"/>
          </w:tcPr>
          <w:p w14:paraId="644F064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644F065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644F065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644F065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gridSpan w:val="2"/>
            <w:tcBorders>
              <w:top w:val="single" w:sz="6" w:space="0" w:color="auto"/>
            </w:tcBorders>
            <w:vAlign w:val="bottom"/>
          </w:tcPr>
          <w:p w14:paraId="644F065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644F065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644F065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644F065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644F065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644F065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644F065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644F065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644F065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644F065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B94496" w:rsidRPr="0082211E" w14:paraId="644F0671" w14:textId="77777777" w:rsidTr="00070A2F">
        <w:trPr>
          <w:cantSplit/>
          <w:trHeight w:val="492"/>
        </w:trPr>
        <w:tc>
          <w:tcPr>
            <w:tcW w:w="1457" w:type="dxa"/>
            <w:gridSpan w:val="2"/>
            <w:vAlign w:val="bottom"/>
          </w:tcPr>
          <w:p w14:paraId="644F065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644F065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644F066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644F0661" w14:textId="58995C6D" w:rsidR="00B94496" w:rsidRPr="0082211E" w:rsidRDefault="00B94496" w:rsidP="00BA4B9A">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BA4B9A">
              <w:rPr>
                <w:rFonts w:eastAsia="Times New Roman"/>
                <w:sz w:val="16"/>
                <w:szCs w:val="18"/>
              </w:rPr>
              <w:t>S</w:t>
            </w:r>
            <w:r w:rsidRPr="0082211E">
              <w:rPr>
                <w:rFonts w:eastAsia="Times New Roman"/>
                <w:sz w:val="16"/>
                <w:szCs w:val="18"/>
              </w:rPr>
              <w:t>ystem</w:t>
            </w:r>
          </w:p>
        </w:tc>
        <w:tc>
          <w:tcPr>
            <w:tcW w:w="792" w:type="dxa"/>
            <w:gridSpan w:val="2"/>
            <w:vAlign w:val="bottom"/>
          </w:tcPr>
          <w:p w14:paraId="644F066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644F066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644F066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644F066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644F066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644F066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644F066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644F0669"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14F7ADEC" w14:textId="77777777" w:rsidR="00BA4B9A"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644F066A" w14:textId="7CD7F5AC"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644F066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w:t>
            </w:r>
            <w:proofErr w:type="spellStart"/>
            <w:r w:rsidRPr="0082211E">
              <w:rPr>
                <w:rFonts w:eastAsia="Times New Roman"/>
                <w:sz w:val="16"/>
                <w:szCs w:val="18"/>
              </w:rPr>
              <w:t>Insul</w:t>
            </w:r>
            <w:proofErr w:type="spellEnd"/>
            <w:r w:rsidRPr="0082211E">
              <w:rPr>
                <w:rFonts w:eastAsia="Times New Roman"/>
                <w:sz w:val="16"/>
                <w:szCs w:val="18"/>
              </w:rPr>
              <w:t xml:space="preserve">. </w:t>
            </w:r>
          </w:p>
          <w:p w14:paraId="644F066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644F066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644F066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644F066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644F067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B94496" w:rsidRPr="0082211E" w14:paraId="644F0689" w14:textId="77777777" w:rsidTr="00070A2F">
        <w:trPr>
          <w:cantSplit/>
          <w:trHeight w:val="246"/>
        </w:trPr>
        <w:tc>
          <w:tcPr>
            <w:tcW w:w="1457" w:type="dxa"/>
            <w:gridSpan w:val="2"/>
          </w:tcPr>
          <w:p w14:paraId="644F0672" w14:textId="77777777" w:rsidR="00B94496" w:rsidRPr="00CD2C84"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lastRenderedPageBreak/>
              <w:t xml:space="preserve">&lt;&lt;reference value from </w:t>
            </w:r>
            <w:r>
              <w:rPr>
                <w:rFonts w:eastAsia="Times New Roman"/>
                <w:sz w:val="14"/>
                <w:szCs w:val="14"/>
              </w:rPr>
              <w:t>B</w:t>
            </w:r>
            <w:r w:rsidRPr="001B0A17">
              <w:rPr>
                <w:rFonts w:eastAsia="Times New Roman"/>
                <w:sz w:val="14"/>
                <w:szCs w:val="14"/>
              </w:rPr>
              <w:t>01&gt;&gt;</w:t>
            </w:r>
          </w:p>
        </w:tc>
        <w:tc>
          <w:tcPr>
            <w:tcW w:w="1080" w:type="dxa"/>
          </w:tcPr>
          <w:p w14:paraId="644F0673"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644F0674"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44F0675"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644F0676" w14:textId="77777777" w:rsidR="00B94496" w:rsidRPr="00CD2C84"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644F0677"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644F067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644F0679"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644F067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gridSpan w:val="2"/>
          </w:tcPr>
          <w:p w14:paraId="644F067B" w14:textId="77777777" w:rsidR="00B902BA" w:rsidRDefault="00B9449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proofErr w:type="gramStart"/>
            <w:r w:rsidRPr="0082211E">
              <w:rPr>
                <w:rFonts w:eastAsia="Times New Roman"/>
                <w:sz w:val="14"/>
                <w:szCs w:val="14"/>
              </w:rPr>
              <w:t>user enter</w:t>
            </w:r>
            <w:proofErr w:type="gramEnd"/>
            <w:r w:rsidRPr="0082211E">
              <w:rPr>
                <w:rFonts w:eastAsia="Times New Roman"/>
                <w:sz w:val="14"/>
                <w:szCs w:val="14"/>
              </w:rPr>
              <w:t xml:space="preserve"> number </w:t>
            </w:r>
            <w:proofErr w:type="spellStart"/>
            <w:r w:rsidRPr="0082211E">
              <w:rPr>
                <w:rFonts w:eastAsia="Times New Roman"/>
                <w:sz w:val="14"/>
                <w:szCs w:val="14"/>
              </w:rPr>
              <w:t>xx.x</w:t>
            </w:r>
            <w:proofErr w:type="spellEnd"/>
            <w:r w:rsidR="00641923">
              <w:rPr>
                <w:rFonts w:eastAsia="Times New Roman"/>
                <w:sz w:val="14"/>
                <w:szCs w:val="14"/>
              </w:rPr>
              <w:t>. Value may be N/A if CF1R value is N/A</w:t>
            </w:r>
            <w:r w:rsidR="00641923" w:rsidRPr="0082211E">
              <w:rPr>
                <w:rFonts w:eastAsia="Times New Roman"/>
                <w:sz w:val="14"/>
                <w:szCs w:val="14"/>
              </w:rPr>
              <w:t xml:space="preserve"> </w:t>
            </w:r>
            <w:r w:rsidRPr="0082211E">
              <w:rPr>
                <w:rFonts w:eastAsia="Times New Roman"/>
                <w:sz w:val="14"/>
                <w:szCs w:val="14"/>
              </w:rPr>
              <w:t>&gt;&gt;</w:t>
            </w:r>
          </w:p>
        </w:tc>
        <w:tc>
          <w:tcPr>
            <w:tcW w:w="792" w:type="dxa"/>
          </w:tcPr>
          <w:p w14:paraId="644F067C"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644F067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644F067E" w14:textId="4ACD816C" w:rsidR="00B94496" w:rsidRPr="00D755D1" w:rsidRDefault="00B94496" w:rsidP="006E51B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D755D1">
              <w:rPr>
                <w:rFonts w:eastAsia="Times New Roman"/>
                <w:sz w:val="14"/>
                <w:szCs w:val="14"/>
              </w:rPr>
              <w:t>&lt;&lt;</w:t>
            </w:r>
            <w:r w:rsidR="00A242FF" w:rsidRPr="00D755D1">
              <w:rPr>
                <w:rFonts w:eastAsia="Times New Roman"/>
                <w:sz w:val="14"/>
                <w:szCs w:val="14"/>
              </w:rPr>
              <w:t xml:space="preserve">if C03 = Heat Pump, then result = NA; Else </w:t>
            </w:r>
            <w:r w:rsidRPr="00D755D1">
              <w:rPr>
                <w:rFonts w:eastAsia="Times New Roman"/>
                <w:sz w:val="14"/>
                <w:szCs w:val="14"/>
              </w:rPr>
              <w:t>reference value from B07&gt;&gt;</w:t>
            </w:r>
          </w:p>
          <w:p w14:paraId="644F067F" w14:textId="77777777" w:rsidR="00B94496" w:rsidRPr="00D755D1" w:rsidRDefault="00B94496" w:rsidP="006E51BA">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0681D4D" w14:textId="77777777" w:rsidR="006E51BA" w:rsidRPr="006E51BA" w:rsidRDefault="006E51BA" w:rsidP="006E51BA">
            <w:pPr>
              <w:spacing w:after="0"/>
              <w:rPr>
                <w:rFonts w:eastAsia="Times New Roman"/>
                <w:sz w:val="14"/>
                <w:szCs w:val="14"/>
              </w:rPr>
            </w:pPr>
            <w:r w:rsidRPr="006E51BA">
              <w:rPr>
                <w:rFonts w:eastAsia="Times New Roman"/>
                <w:sz w:val="14"/>
                <w:szCs w:val="14"/>
              </w:rPr>
              <w:t>&lt;&lt;User input value which must pass the following range tests:</w:t>
            </w:r>
          </w:p>
          <w:p w14:paraId="5538E1F2" w14:textId="77777777" w:rsidR="006E51BA" w:rsidRPr="006E51BA" w:rsidRDefault="006E51BA" w:rsidP="006E51BA">
            <w:pPr>
              <w:spacing w:after="0"/>
              <w:rPr>
                <w:rFonts w:eastAsia="Times New Roman"/>
                <w:sz w:val="14"/>
                <w:szCs w:val="14"/>
              </w:rPr>
            </w:pPr>
            <w:r w:rsidRPr="006E51BA">
              <w:rPr>
                <w:rFonts w:eastAsia="Times New Roman"/>
                <w:sz w:val="14"/>
                <w:szCs w:val="14"/>
              </w:rPr>
              <w:t>If C06 = Natural Gas or Propane, then</w:t>
            </w:r>
          </w:p>
          <w:p w14:paraId="0240EBFE" w14:textId="37ACB784" w:rsidR="006E51BA" w:rsidRPr="006E51BA" w:rsidRDefault="006E51BA" w:rsidP="006E51BA">
            <w:pPr>
              <w:spacing w:after="0"/>
              <w:rPr>
                <w:rFonts w:eastAsia="Times New Roman"/>
                <w:sz w:val="14"/>
                <w:szCs w:val="14"/>
              </w:rPr>
            </w:pPr>
            <w:r w:rsidRPr="006E51BA">
              <w:rPr>
                <w:rFonts w:eastAsia="Times New Roman"/>
                <w:sz w:val="14"/>
                <w:szCs w:val="14"/>
              </w:rPr>
              <w:t>If C03 = Large Storage, then value must be &gt; 75,000 Btu/</w:t>
            </w:r>
            <w:proofErr w:type="spellStart"/>
            <w:r w:rsidRPr="006E51BA">
              <w:rPr>
                <w:rFonts w:eastAsia="Times New Roman"/>
                <w:sz w:val="14"/>
                <w:szCs w:val="14"/>
              </w:rPr>
              <w:t>hr</w:t>
            </w:r>
            <w:proofErr w:type="spellEnd"/>
            <w:r w:rsidRPr="006E51BA">
              <w:rPr>
                <w:rFonts w:eastAsia="Times New Roman"/>
                <w:sz w:val="14"/>
                <w:szCs w:val="14"/>
              </w:rPr>
              <w:t>;</w:t>
            </w:r>
          </w:p>
          <w:p w14:paraId="0FAA120B" w14:textId="77777777" w:rsidR="006E51BA" w:rsidRPr="006E51BA" w:rsidRDefault="006E51BA" w:rsidP="006E51BA">
            <w:pPr>
              <w:spacing w:after="0"/>
              <w:rPr>
                <w:rFonts w:eastAsia="Times New Roman"/>
                <w:sz w:val="14"/>
                <w:szCs w:val="14"/>
              </w:rPr>
            </w:pPr>
            <w:r w:rsidRPr="006E51BA">
              <w:rPr>
                <w:rFonts w:eastAsia="Times New Roman"/>
                <w:sz w:val="14"/>
                <w:szCs w:val="14"/>
              </w:rPr>
              <w:t>If C03 = Small Storage, then value must be ≤ 75,000 Btu/</w:t>
            </w:r>
            <w:proofErr w:type="spellStart"/>
            <w:r w:rsidRPr="006E51BA">
              <w:rPr>
                <w:rFonts w:eastAsia="Times New Roman"/>
                <w:sz w:val="14"/>
                <w:szCs w:val="14"/>
              </w:rPr>
              <w:t>hr</w:t>
            </w:r>
            <w:proofErr w:type="spellEnd"/>
            <w:r w:rsidRPr="006E51BA">
              <w:rPr>
                <w:rFonts w:eastAsia="Times New Roman"/>
                <w:sz w:val="14"/>
                <w:szCs w:val="14"/>
              </w:rPr>
              <w:t>;</w:t>
            </w:r>
          </w:p>
          <w:p w14:paraId="0A82EE44" w14:textId="77777777" w:rsidR="006E51BA" w:rsidRPr="006E51BA" w:rsidRDefault="006E51BA" w:rsidP="006E51BA">
            <w:pPr>
              <w:spacing w:after="0"/>
              <w:rPr>
                <w:rFonts w:eastAsia="Times New Roman"/>
                <w:sz w:val="14"/>
                <w:szCs w:val="14"/>
              </w:rPr>
            </w:pPr>
            <w:r w:rsidRPr="006E51BA">
              <w:rPr>
                <w:rFonts w:eastAsia="Times New Roman"/>
                <w:sz w:val="14"/>
                <w:szCs w:val="14"/>
              </w:rPr>
              <w:t>If C03 = Large Instant, then value must be &gt; 200,000 Btu/</w:t>
            </w:r>
            <w:proofErr w:type="spellStart"/>
            <w:r w:rsidRPr="006E51BA">
              <w:rPr>
                <w:rFonts w:eastAsia="Times New Roman"/>
                <w:sz w:val="14"/>
                <w:szCs w:val="14"/>
              </w:rPr>
              <w:t>hr</w:t>
            </w:r>
            <w:proofErr w:type="spellEnd"/>
            <w:r w:rsidRPr="006E51BA">
              <w:rPr>
                <w:rFonts w:eastAsia="Times New Roman"/>
                <w:sz w:val="14"/>
                <w:szCs w:val="14"/>
              </w:rPr>
              <w:t>;</w:t>
            </w:r>
          </w:p>
          <w:p w14:paraId="5BFB6F02" w14:textId="77777777" w:rsidR="006E51BA" w:rsidRPr="006E51BA" w:rsidRDefault="006E51BA" w:rsidP="006E51BA">
            <w:pPr>
              <w:spacing w:after="0"/>
              <w:rPr>
                <w:rFonts w:eastAsia="Times New Roman"/>
                <w:sz w:val="14"/>
                <w:szCs w:val="14"/>
              </w:rPr>
            </w:pPr>
            <w:r w:rsidRPr="006E51BA">
              <w:rPr>
                <w:rFonts w:eastAsia="Times New Roman"/>
                <w:sz w:val="14"/>
                <w:szCs w:val="14"/>
              </w:rPr>
              <w:t>Else if C03 = Small Instant, then value must be ≤ 200,000 Btu/</w:t>
            </w:r>
            <w:proofErr w:type="spellStart"/>
            <w:r w:rsidRPr="006E51BA">
              <w:rPr>
                <w:rFonts w:eastAsia="Times New Roman"/>
                <w:sz w:val="14"/>
                <w:szCs w:val="14"/>
              </w:rPr>
              <w:t>hr</w:t>
            </w:r>
            <w:proofErr w:type="spellEnd"/>
            <w:r w:rsidRPr="006E51BA">
              <w:rPr>
                <w:rFonts w:eastAsia="Times New Roman"/>
                <w:sz w:val="14"/>
                <w:szCs w:val="14"/>
              </w:rPr>
              <w:t>;</w:t>
            </w:r>
          </w:p>
          <w:p w14:paraId="57DE846E" w14:textId="0ED0BE5F" w:rsidR="006E51BA" w:rsidRPr="006E51BA" w:rsidRDefault="006E51BA" w:rsidP="006E51BA">
            <w:pPr>
              <w:spacing w:after="0"/>
              <w:rPr>
                <w:rFonts w:eastAsia="Times New Roman"/>
                <w:sz w:val="14"/>
                <w:szCs w:val="14"/>
              </w:rPr>
            </w:pPr>
            <w:r w:rsidRPr="006E51BA">
              <w:rPr>
                <w:rFonts w:eastAsia="Times New Roman"/>
                <w:sz w:val="14"/>
                <w:szCs w:val="14"/>
              </w:rPr>
              <w:t>Else if C06 = Oil, then</w:t>
            </w:r>
          </w:p>
          <w:p w14:paraId="0E8B4E99"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Storage, then value must be &gt; 105,000 Btu/</w:t>
            </w:r>
            <w:proofErr w:type="spellStart"/>
            <w:r w:rsidRPr="006E51BA">
              <w:rPr>
                <w:rFonts w:eastAsia="Times New Roman"/>
                <w:sz w:val="14"/>
                <w:szCs w:val="14"/>
              </w:rPr>
              <w:t>hr</w:t>
            </w:r>
            <w:proofErr w:type="spellEnd"/>
            <w:r w:rsidRPr="006E51BA">
              <w:rPr>
                <w:rFonts w:eastAsia="Times New Roman"/>
                <w:sz w:val="14"/>
                <w:szCs w:val="14"/>
              </w:rPr>
              <w:t>;</w:t>
            </w:r>
          </w:p>
          <w:p w14:paraId="115306DF"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Small Storage, then value must be ≤ 105,000 Btu/</w:t>
            </w:r>
            <w:proofErr w:type="spellStart"/>
            <w:r w:rsidRPr="006E51BA">
              <w:rPr>
                <w:rFonts w:eastAsia="Times New Roman"/>
                <w:sz w:val="14"/>
                <w:szCs w:val="14"/>
              </w:rPr>
              <w:t>hr</w:t>
            </w:r>
            <w:proofErr w:type="spellEnd"/>
            <w:r w:rsidRPr="006E51BA">
              <w:rPr>
                <w:rFonts w:eastAsia="Times New Roman"/>
                <w:sz w:val="14"/>
                <w:szCs w:val="14"/>
              </w:rPr>
              <w:t>;</w:t>
            </w:r>
          </w:p>
          <w:p w14:paraId="393B50D6"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Instant, then value must be &gt; 210,000 Btu/</w:t>
            </w:r>
            <w:proofErr w:type="spellStart"/>
            <w:r w:rsidRPr="006E51BA">
              <w:rPr>
                <w:rFonts w:eastAsia="Times New Roman"/>
                <w:sz w:val="14"/>
                <w:szCs w:val="14"/>
              </w:rPr>
              <w:t>hr</w:t>
            </w:r>
            <w:proofErr w:type="spellEnd"/>
            <w:r w:rsidRPr="006E51BA">
              <w:rPr>
                <w:rFonts w:eastAsia="Times New Roman"/>
                <w:sz w:val="14"/>
                <w:szCs w:val="14"/>
              </w:rPr>
              <w:t>;</w:t>
            </w:r>
          </w:p>
          <w:p w14:paraId="3398E195"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Else if C03 = Small Instant, then value must be ≤ 210,000 Btu/</w:t>
            </w:r>
            <w:proofErr w:type="spellStart"/>
            <w:r w:rsidRPr="006E51BA">
              <w:rPr>
                <w:rFonts w:eastAsia="Times New Roman"/>
                <w:sz w:val="14"/>
                <w:szCs w:val="14"/>
              </w:rPr>
              <w:t>hr</w:t>
            </w:r>
            <w:proofErr w:type="spellEnd"/>
            <w:r w:rsidRPr="006E51BA">
              <w:rPr>
                <w:rFonts w:eastAsia="Times New Roman"/>
                <w:sz w:val="14"/>
                <w:szCs w:val="14"/>
              </w:rPr>
              <w:t>;</w:t>
            </w:r>
          </w:p>
          <w:p w14:paraId="0B12E1AE"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t>Else if C06 = Electricity, then</w:t>
            </w:r>
          </w:p>
          <w:p w14:paraId="6E688DCD"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If C03 = Large Storage or Large Instant, then value must be &gt; 12 kW;</w:t>
            </w:r>
          </w:p>
          <w:p w14:paraId="3C14D727"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r>
            <w:r w:rsidRPr="006E51BA">
              <w:rPr>
                <w:rFonts w:eastAsia="Times New Roman"/>
                <w:sz w:val="14"/>
                <w:szCs w:val="14"/>
              </w:rPr>
              <w:tab/>
              <w:t>Else if C03 = Small Storage or Small Instant, then value must be ≤ 12 kW;</w:t>
            </w:r>
          </w:p>
          <w:p w14:paraId="068EB961" w14:textId="77777777" w:rsidR="006E51BA" w:rsidRPr="006E51BA" w:rsidRDefault="006E51BA" w:rsidP="006E51BA">
            <w:pPr>
              <w:spacing w:after="0"/>
              <w:rPr>
                <w:rFonts w:eastAsia="Times New Roman"/>
                <w:sz w:val="14"/>
                <w:szCs w:val="14"/>
              </w:rPr>
            </w:pPr>
            <w:r w:rsidRPr="006E51BA">
              <w:rPr>
                <w:rFonts w:eastAsia="Times New Roman"/>
                <w:sz w:val="14"/>
                <w:szCs w:val="14"/>
              </w:rPr>
              <w:tab/>
            </w:r>
            <w:r w:rsidRPr="006E51BA">
              <w:rPr>
                <w:rFonts w:eastAsia="Times New Roman"/>
                <w:sz w:val="14"/>
                <w:szCs w:val="14"/>
              </w:rPr>
              <w:tab/>
              <w:t>End if</w:t>
            </w:r>
          </w:p>
          <w:p w14:paraId="4AAC9297" w14:textId="2C6A7949" w:rsidR="00206081" w:rsidRPr="00D755D1" w:rsidRDefault="006E51BA" w:rsidP="006E51BA">
            <w:pPr>
              <w:spacing w:after="0"/>
              <w:rPr>
                <w:rFonts w:eastAsia="Times New Roman"/>
                <w:sz w:val="14"/>
                <w:szCs w:val="14"/>
              </w:rPr>
            </w:pPr>
            <w:r w:rsidRPr="006E51BA">
              <w:rPr>
                <w:rFonts w:eastAsia="Times New Roman"/>
                <w:sz w:val="14"/>
                <w:szCs w:val="14"/>
              </w:rPr>
              <w:t xml:space="preserve">Last range check: If B08 ≠ NA, then value must be +/-10% of the reported value in B08. If the value passes all range tests, it is stored in </w:t>
            </w:r>
            <w:proofErr w:type="spellStart"/>
            <w:r w:rsidRPr="006E51BA">
              <w:rPr>
                <w:rFonts w:eastAsia="Times New Roman"/>
                <w:sz w:val="14"/>
                <w:szCs w:val="14"/>
              </w:rPr>
              <w:t>WaterHeaterElectricFiredRatedInput</w:t>
            </w:r>
            <w:proofErr w:type="spellEnd"/>
            <w:r w:rsidRPr="006E51BA">
              <w:rPr>
                <w:rFonts w:eastAsia="Times New Roman"/>
                <w:sz w:val="14"/>
                <w:szCs w:val="14"/>
              </w:rPr>
              <w:t xml:space="preserve">, if C06 = Electricity. Otherwise the value is stored in </w:t>
            </w:r>
            <w:proofErr w:type="spellStart"/>
            <w:r w:rsidRPr="006E51BA">
              <w:rPr>
                <w:rFonts w:eastAsia="Times New Roman"/>
                <w:sz w:val="14"/>
                <w:szCs w:val="14"/>
              </w:rPr>
              <w:t>WaterHeaterGasFiredRatedInput</w:t>
            </w:r>
            <w:proofErr w:type="spellEnd"/>
            <w:r w:rsidRPr="006E51BA">
              <w:rPr>
                <w:rFonts w:eastAsia="Times New Roman"/>
                <w:sz w:val="14"/>
                <w:szCs w:val="14"/>
              </w:rPr>
              <w:t>&gt;&gt;</w:t>
            </w:r>
          </w:p>
        </w:tc>
        <w:tc>
          <w:tcPr>
            <w:tcW w:w="900" w:type="dxa"/>
          </w:tcPr>
          <w:p w14:paraId="644F0681" w14:textId="77777777" w:rsidR="00B94496"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644F068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644F0683" w14:textId="621033FC"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Pr="00CD2C84">
              <w:rPr>
                <w:rFonts w:eastAsia="Times New Roman"/>
                <w:sz w:val="14"/>
                <w:szCs w:val="14"/>
              </w:rPr>
              <w:t xml:space="preserve"> &gt;&gt;</w:t>
            </w:r>
          </w:p>
        </w:tc>
        <w:tc>
          <w:tcPr>
            <w:tcW w:w="792" w:type="dxa"/>
          </w:tcPr>
          <w:p w14:paraId="644F0684" w14:textId="3CC399BD"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Pr>
                <w:rFonts w:eastAsia="Times New Roman"/>
                <w:sz w:val="14"/>
                <w:szCs w:val="14"/>
              </w:rPr>
              <w:t xml:space="preserve">value </w:t>
            </w:r>
            <w:r w:rsidR="00B75DD7">
              <w:rPr>
                <w:rFonts w:eastAsia="Times New Roman"/>
                <w:sz w:val="14"/>
                <w:szCs w:val="14"/>
              </w:rPr>
              <w:t xml:space="preserve">Values = N/A if water heater type = Small Storage, Heat Pump, Boiler, Large </w:t>
            </w:r>
            <w:r w:rsidR="00B75DD7" w:rsidRPr="00ED0648">
              <w:rPr>
                <w:rFonts w:eastAsia="Times New Roman"/>
                <w:sz w:val="14"/>
                <w:szCs w:val="14"/>
              </w:rPr>
              <w:t>Instantaneous,</w:t>
            </w:r>
            <w:r w:rsidR="00B75DD7">
              <w:rPr>
                <w:rFonts w:eastAsia="Times New Roman"/>
                <w:sz w:val="14"/>
                <w:szCs w:val="14"/>
              </w:rPr>
              <w:t xml:space="preserve"> </w:t>
            </w:r>
            <w:r w:rsidR="00B75DD7" w:rsidRPr="00ED0648">
              <w:rPr>
                <w:rFonts w:eastAsia="Times New Roman"/>
                <w:sz w:val="14"/>
                <w:szCs w:val="14"/>
              </w:rPr>
              <w:t>Small Instantaneous</w:t>
            </w:r>
            <w:r w:rsidR="00B75DD7">
              <w:rPr>
                <w:rFonts w:eastAsia="Times New Roman"/>
                <w:sz w:val="14"/>
                <w:szCs w:val="14"/>
              </w:rPr>
              <w:t xml:space="preserve"> or indirect</w:t>
            </w:r>
            <w:r w:rsidR="00B75DD7" w:rsidRPr="006D348F">
              <w:rPr>
                <w:rFonts w:eastAsia="Times New Roman"/>
                <w:sz w:val="14"/>
                <w:szCs w:val="14"/>
              </w:rPr>
              <w:t xml:space="preserve"> </w:t>
            </w:r>
            <w:r w:rsidRPr="00CD2C84">
              <w:rPr>
                <w:rFonts w:eastAsia="Times New Roman"/>
                <w:sz w:val="14"/>
                <w:szCs w:val="14"/>
              </w:rPr>
              <w:t>&gt;&gt;</w:t>
            </w:r>
          </w:p>
        </w:tc>
        <w:tc>
          <w:tcPr>
            <w:tcW w:w="775" w:type="dxa"/>
          </w:tcPr>
          <w:p w14:paraId="644F0685" w14:textId="71C4CBF0" w:rsidR="00206081" w:rsidRDefault="00B94496">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value </w:t>
            </w:r>
            <w:r w:rsidRPr="00CD2C84">
              <w:rPr>
                <w:rFonts w:eastAsia="Times New Roman"/>
                <w:sz w:val="14"/>
                <w:szCs w:val="14"/>
              </w:rPr>
              <w:t xml:space="preserve"> </w:t>
            </w:r>
            <w:r w:rsidR="00B75DD7" w:rsidRPr="006D348F">
              <w:rPr>
                <w:rFonts w:eastAsia="Times New Roman"/>
                <w:sz w:val="14"/>
                <w:szCs w:val="14"/>
              </w:rPr>
              <w:t>values from CF1R</w:t>
            </w:r>
            <w:r w:rsidR="00B75DD7">
              <w:rPr>
                <w:rFonts w:eastAsia="Times New Roman"/>
                <w:sz w:val="14"/>
                <w:szCs w:val="14"/>
              </w:rPr>
              <w:t xml:space="preserve"> Values = N/A if water heater type = Large Storage, Small Storage, Heat Pump, Boiler, Large </w:t>
            </w:r>
            <w:r w:rsidR="00B75DD7" w:rsidRPr="00ED0648">
              <w:rPr>
                <w:rFonts w:eastAsia="Times New Roman"/>
                <w:sz w:val="14"/>
                <w:szCs w:val="14"/>
              </w:rPr>
              <w:t xml:space="preserve">Instantaneous, </w:t>
            </w:r>
            <w:r w:rsidR="00B75DD7">
              <w:rPr>
                <w:rFonts w:eastAsia="Times New Roman"/>
                <w:sz w:val="14"/>
                <w:szCs w:val="14"/>
              </w:rPr>
              <w:t xml:space="preserve">or </w:t>
            </w:r>
            <w:r w:rsidR="00B75DD7" w:rsidRPr="00ED0648">
              <w:rPr>
                <w:rFonts w:eastAsia="Times New Roman"/>
                <w:sz w:val="14"/>
                <w:szCs w:val="14"/>
              </w:rPr>
              <w:t>Small Instantaneous</w:t>
            </w:r>
            <w:r w:rsidR="00B75DD7" w:rsidRPr="00CD2C84">
              <w:rPr>
                <w:rFonts w:eastAsia="Times New Roman"/>
                <w:sz w:val="14"/>
                <w:szCs w:val="14"/>
              </w:rPr>
              <w:t xml:space="preserve"> </w:t>
            </w:r>
            <w:r w:rsidRPr="00CD2C84">
              <w:rPr>
                <w:rFonts w:eastAsia="Times New Roman"/>
                <w:sz w:val="14"/>
                <w:szCs w:val="14"/>
              </w:rPr>
              <w:t>&gt;&gt;</w:t>
            </w:r>
          </w:p>
        </w:tc>
        <w:tc>
          <w:tcPr>
            <w:tcW w:w="1980" w:type="dxa"/>
          </w:tcPr>
          <w:p w14:paraId="644F068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Pr>
          <w:p w14:paraId="644F0687" w14:textId="77777777" w:rsidR="00B94496"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644F0688"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B94496" w:rsidRPr="0082211E" w14:paraId="644F0698" w14:textId="77777777" w:rsidTr="00070A2F">
        <w:trPr>
          <w:cantSplit/>
          <w:trHeight w:val="255"/>
        </w:trPr>
        <w:tc>
          <w:tcPr>
            <w:tcW w:w="1457" w:type="dxa"/>
            <w:gridSpan w:val="2"/>
            <w:vAlign w:val="center"/>
          </w:tcPr>
          <w:p w14:paraId="644F068A"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644F068B"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644F068C"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644F068D"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gridSpan w:val="2"/>
            <w:vAlign w:val="center"/>
          </w:tcPr>
          <w:p w14:paraId="644F068E"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8F"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644F0690"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644F0691"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644F0692"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644F0693"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644F0694"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644F0695"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644F0696"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644F0697" w14:textId="77777777" w:rsidR="00B94496" w:rsidRPr="0082211E" w:rsidRDefault="00B94496"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763584" w:rsidRPr="0082211E" w14:paraId="644F069C" w14:textId="77777777" w:rsidTr="00894A83">
        <w:trPr>
          <w:cantSplit/>
          <w:trHeight w:val="255"/>
        </w:trPr>
        <w:tc>
          <w:tcPr>
            <w:tcW w:w="558" w:type="dxa"/>
            <w:vAlign w:val="center"/>
          </w:tcPr>
          <w:p w14:paraId="644F0699"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15</w:t>
            </w:r>
          </w:p>
        </w:tc>
        <w:tc>
          <w:tcPr>
            <w:tcW w:w="4320" w:type="dxa"/>
            <w:gridSpan w:val="5"/>
            <w:vAlign w:val="center"/>
          </w:tcPr>
          <w:p w14:paraId="644F069A"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9720" w:type="dxa"/>
            <w:gridSpan w:val="10"/>
            <w:vAlign w:val="center"/>
          </w:tcPr>
          <w:p w14:paraId="644F069B" w14:textId="77777777" w:rsidR="0001430C" w:rsidRDefault="00763584" w:rsidP="00830604">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C08 ≤B08, and C10 </w:t>
            </w:r>
            <w:r w:rsidRPr="005460CB">
              <w:rPr>
                <w:rFonts w:eastAsia="Times New Roman"/>
                <w:sz w:val="18"/>
                <w:szCs w:val="18"/>
              </w:rPr>
              <w:t xml:space="preserve">≥ value in </w:t>
            </w:r>
            <w:r>
              <w:rPr>
                <w:rFonts w:eastAsia="Times New Roman"/>
                <w:sz w:val="18"/>
                <w:szCs w:val="18"/>
              </w:rPr>
              <w:t>B</w:t>
            </w:r>
            <w:r w:rsidRPr="005460CB">
              <w:rPr>
                <w:rFonts w:eastAsia="Times New Roman"/>
                <w:sz w:val="18"/>
                <w:szCs w:val="18"/>
              </w:rPr>
              <w:t>10</w:t>
            </w:r>
            <w:r>
              <w:rPr>
                <w:rFonts w:eastAsia="Times New Roman"/>
                <w:sz w:val="18"/>
                <w:szCs w:val="18"/>
              </w:rPr>
              <w:t xml:space="preserve">, and C11 </w:t>
            </w:r>
            <w:r w:rsidRPr="005460CB">
              <w:rPr>
                <w:rFonts w:eastAsia="Times New Roman"/>
                <w:sz w:val="18"/>
                <w:szCs w:val="18"/>
              </w:rPr>
              <w:t>≤ value in</w:t>
            </w:r>
            <w:r>
              <w:rPr>
                <w:rFonts w:eastAsia="Times New Roman"/>
                <w:sz w:val="18"/>
                <w:szCs w:val="18"/>
              </w:rPr>
              <w:t xml:space="preserve"> B</w:t>
            </w:r>
            <w:r w:rsidRPr="005460CB">
              <w:rPr>
                <w:rFonts w:eastAsia="Times New Roman"/>
                <w:sz w:val="18"/>
                <w:szCs w:val="18"/>
              </w:rPr>
              <w:t>11</w:t>
            </w:r>
            <w:r>
              <w:rPr>
                <w:rFonts w:eastAsia="Times New Roman"/>
                <w:sz w:val="18"/>
                <w:szCs w:val="18"/>
              </w:rPr>
              <w:t xml:space="preserve">, </w:t>
            </w:r>
            <w:r w:rsidRPr="005460CB">
              <w:rPr>
                <w:rFonts w:eastAsia="Times New Roman"/>
                <w:sz w:val="18"/>
                <w:szCs w:val="18"/>
              </w:rPr>
              <w:t xml:space="preserve">and </w:t>
            </w:r>
            <w:r>
              <w:rPr>
                <w:rFonts w:eastAsia="Times New Roman"/>
                <w:sz w:val="18"/>
                <w:szCs w:val="18"/>
              </w:rPr>
              <w:t>C</w:t>
            </w:r>
            <w:r w:rsidRPr="005460CB">
              <w:rPr>
                <w:rFonts w:eastAsia="Times New Roman"/>
                <w:sz w:val="18"/>
                <w:szCs w:val="18"/>
              </w:rPr>
              <w:t xml:space="preserve">12 ≥ value in </w:t>
            </w:r>
            <w:r>
              <w:rPr>
                <w:rFonts w:eastAsia="Times New Roman"/>
                <w:sz w:val="18"/>
                <w:szCs w:val="18"/>
              </w:rPr>
              <w:t>B</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644F069E" w14:textId="77777777" w:rsidR="00B94496" w:rsidRDefault="00B94496" w:rsidP="00064F9C">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48"/>
        <w:gridCol w:w="1710"/>
        <w:gridCol w:w="4860"/>
      </w:tblGrid>
      <w:tr w:rsidR="00D12ECE" w:rsidRPr="00C711C6" w14:paraId="644F06A1" w14:textId="77777777" w:rsidTr="00070A2F">
        <w:trPr>
          <w:trHeight w:val="327"/>
        </w:trPr>
        <w:tc>
          <w:tcPr>
            <w:tcW w:w="8118" w:type="dxa"/>
            <w:gridSpan w:val="3"/>
            <w:vAlign w:val="center"/>
          </w:tcPr>
          <w:p w14:paraId="644F069F" w14:textId="77777777" w:rsidR="00D12ECE" w:rsidRDefault="00B94496" w:rsidP="00070A2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00D12ECE" w:rsidRPr="00335E47">
              <w:rPr>
                <w:rFonts w:asciiTheme="minorHAnsi" w:hAnsiTheme="minorHAnsi" w:cs="Arial"/>
                <w:b/>
                <w:sz w:val="20"/>
                <w:szCs w:val="20"/>
              </w:rPr>
              <w:t xml:space="preserve">. </w:t>
            </w:r>
            <w:r w:rsidR="00D12ECE">
              <w:rPr>
                <w:rFonts w:asciiTheme="minorHAnsi" w:hAnsiTheme="minorHAnsi" w:cs="Arial"/>
                <w:b/>
                <w:sz w:val="20"/>
                <w:szCs w:val="20"/>
              </w:rPr>
              <w:t>Installed Water Heater Manufacturer Information</w:t>
            </w:r>
          </w:p>
          <w:p w14:paraId="644F06A0"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D12ECE" w:rsidRPr="00C711C6" w14:paraId="644F06A5" w14:textId="77777777" w:rsidTr="00070A2F">
        <w:trPr>
          <w:trHeight w:val="426"/>
        </w:trPr>
        <w:tc>
          <w:tcPr>
            <w:tcW w:w="1548" w:type="dxa"/>
            <w:vAlign w:val="bottom"/>
          </w:tcPr>
          <w:p w14:paraId="644F06A2"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710" w:type="dxa"/>
            <w:vAlign w:val="bottom"/>
          </w:tcPr>
          <w:p w14:paraId="644F06A3"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644F06A4"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D12ECE" w:rsidRPr="00C711C6" w14:paraId="644F06A9" w14:textId="77777777" w:rsidTr="00070A2F">
        <w:trPr>
          <w:trHeight w:val="282"/>
        </w:trPr>
        <w:tc>
          <w:tcPr>
            <w:tcW w:w="1548" w:type="dxa"/>
            <w:vAlign w:val="bottom"/>
          </w:tcPr>
          <w:p w14:paraId="644F06A6"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6"/>
                <w:szCs w:val="18"/>
              </w:rPr>
              <w:t>Water Heating System ID or Name</w:t>
            </w:r>
          </w:p>
        </w:tc>
        <w:tc>
          <w:tcPr>
            <w:tcW w:w="1710" w:type="dxa"/>
            <w:vAlign w:val="bottom"/>
          </w:tcPr>
          <w:p w14:paraId="644F06A7"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644F06A8"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D12ECE" w:rsidRPr="00C711C6" w14:paraId="644F06AD" w14:textId="77777777" w:rsidTr="00070A2F">
        <w:trPr>
          <w:trHeight w:val="246"/>
        </w:trPr>
        <w:tc>
          <w:tcPr>
            <w:tcW w:w="1548" w:type="dxa"/>
            <w:vAlign w:val="bottom"/>
          </w:tcPr>
          <w:p w14:paraId="644F06AA" w14:textId="77777777" w:rsidR="00D12ECE" w:rsidRPr="00C711C6" w:rsidRDefault="00D12ECE" w:rsidP="00A64944">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sidR="00A64944">
              <w:rPr>
                <w:rFonts w:eastAsia="Times New Roman"/>
                <w:sz w:val="14"/>
                <w:szCs w:val="14"/>
              </w:rPr>
              <w:t>B</w:t>
            </w:r>
            <w:r w:rsidRPr="00CD2C84">
              <w:rPr>
                <w:rFonts w:eastAsia="Times New Roman"/>
                <w:sz w:val="14"/>
                <w:szCs w:val="14"/>
              </w:rPr>
              <w:t>01&gt;&gt;</w:t>
            </w:r>
          </w:p>
        </w:tc>
        <w:tc>
          <w:tcPr>
            <w:tcW w:w="1710" w:type="dxa"/>
            <w:vAlign w:val="bottom"/>
          </w:tcPr>
          <w:p w14:paraId="644F06AB"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644F06AC"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D12ECE" w:rsidRPr="00C711C6" w14:paraId="644F06B1" w14:textId="77777777" w:rsidTr="00070A2F">
        <w:trPr>
          <w:trHeight w:val="255"/>
        </w:trPr>
        <w:tc>
          <w:tcPr>
            <w:tcW w:w="1548" w:type="dxa"/>
            <w:vAlign w:val="bottom"/>
          </w:tcPr>
          <w:p w14:paraId="644F06AE"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710" w:type="dxa"/>
            <w:vAlign w:val="bottom"/>
          </w:tcPr>
          <w:p w14:paraId="644F06AF"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644F06B0" w14:textId="77777777" w:rsidR="00D12ECE" w:rsidRPr="00C711C6" w:rsidRDefault="00D12ECE" w:rsidP="00070A2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644F06B2" w14:textId="77777777" w:rsidR="00114A5A" w:rsidRPr="00894A83" w:rsidRDefault="00114A5A"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3136"/>
        <w:gridCol w:w="9918"/>
      </w:tblGrid>
      <w:tr w:rsidR="00D12ECE" w:rsidRPr="00260947" w14:paraId="644F06B5" w14:textId="77777777" w:rsidTr="00070A2F">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644F06B3" w14:textId="511D6114" w:rsidR="00D12ECE" w:rsidRDefault="00B94496" w:rsidP="00070A2F">
            <w:pPr>
              <w:keepNext/>
              <w:spacing w:after="60" w:line="240" w:lineRule="auto"/>
              <w:rPr>
                <w:rFonts w:asciiTheme="minorHAnsi" w:hAnsiTheme="minorHAnsi" w:cs="Arial"/>
                <w:b/>
                <w:sz w:val="20"/>
                <w:szCs w:val="20"/>
              </w:rPr>
            </w:pPr>
            <w:r>
              <w:rPr>
                <w:rFonts w:asciiTheme="minorHAnsi" w:hAnsiTheme="minorHAnsi" w:cs="Arial"/>
                <w:b/>
                <w:sz w:val="20"/>
                <w:szCs w:val="20"/>
              </w:rPr>
              <w:lastRenderedPageBreak/>
              <w:t>E</w:t>
            </w:r>
            <w:r w:rsidR="00D12ECE">
              <w:rPr>
                <w:rFonts w:asciiTheme="minorHAnsi" w:hAnsiTheme="minorHAnsi" w:cs="Arial"/>
                <w:b/>
                <w:sz w:val="20"/>
                <w:szCs w:val="20"/>
              </w:rPr>
              <w:t xml:space="preserve">. </w:t>
            </w:r>
            <w:r w:rsidR="00A441D2" w:rsidRPr="00CC4B51">
              <w:rPr>
                <w:rFonts w:asciiTheme="minorHAnsi" w:hAnsiTheme="minorHAnsi" w:cs="Arial"/>
                <w:b/>
                <w:sz w:val="20"/>
                <w:szCs w:val="20"/>
              </w:rPr>
              <w:t>Mandatory Measures for All Domestic Hot Water Distribution Systems</w:t>
            </w:r>
          </w:p>
          <w:p w14:paraId="644F06B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D12ECE" w:rsidRPr="00C93879" w14:paraId="644F06C2" w14:textId="77777777" w:rsidTr="00070A2F">
        <w:trPr>
          <w:trHeight w:val="3932"/>
        </w:trPr>
        <w:tc>
          <w:tcPr>
            <w:tcW w:w="1562" w:type="dxa"/>
            <w:vAlign w:val="center"/>
          </w:tcPr>
          <w:p w14:paraId="644F06B6" w14:textId="77777777" w:rsidR="00D12ECE" w:rsidRDefault="00A03A3E" w:rsidP="00070A2F">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054" w:type="dxa"/>
            <w:gridSpan w:val="2"/>
            <w:vAlign w:val="center"/>
          </w:tcPr>
          <w:p w14:paraId="644F06B7" w14:textId="6F222935" w:rsidR="00D12ECE" w:rsidRDefault="00D12ECE" w:rsidP="00070A2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A50F0A">
              <w:rPr>
                <w:rFonts w:asciiTheme="minorHAnsi" w:hAnsiTheme="minorHAnsi" w:cs="TimesNewRomanPS-BoldMT"/>
                <w:bCs/>
                <w:sz w:val="20"/>
                <w:szCs w:val="20"/>
              </w:rPr>
              <w:t>below</w:t>
            </w:r>
            <w:r>
              <w:rPr>
                <w:rFonts w:asciiTheme="minorHAnsi" w:hAnsiTheme="minorHAnsi" w:cs="TimesNewRomanPS-BoldMT"/>
                <w:bCs/>
                <w:sz w:val="20"/>
                <w:szCs w:val="20"/>
              </w:rPr>
              <w:t>: (RA4.4.1)</w:t>
            </w:r>
          </w:p>
          <w:p w14:paraId="644F06B8"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644F06B9"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644F06BA" w14:textId="77777777" w:rsidR="00D12ECE" w:rsidRPr="00253A36" w:rsidRDefault="00D12ECE" w:rsidP="00070A2F">
            <w:pPr>
              <w:pStyle w:val="ListParagraph"/>
              <w:keepNext/>
              <w:numPr>
                <w:ilvl w:val="0"/>
                <w:numId w:val="37"/>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644F06BB"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644F06BC"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644F06BD" w14:textId="77777777" w:rsidR="00D12ECE" w:rsidRPr="006F2D63"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644F06BE" w14:textId="77777777" w:rsidR="00D12ECE" w:rsidRDefault="00D12ECE" w:rsidP="00070A2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644F06BF"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644F06C0" w14:textId="77777777" w:rsidR="00D12ECE"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644F06C1" w14:textId="77777777" w:rsidR="00D12ECE" w:rsidRPr="006F2D63" w:rsidRDefault="00D12ECE" w:rsidP="00070A2F">
            <w:pPr>
              <w:pStyle w:val="ListParagraph"/>
              <w:keepNext/>
              <w:numPr>
                <w:ilvl w:val="0"/>
                <w:numId w:val="37"/>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D12ECE" w:rsidRPr="00D24BC5" w14:paraId="644F06C5" w14:textId="77777777" w:rsidTr="00070A2F">
        <w:trPr>
          <w:trHeight w:hRule="exact" w:val="518"/>
          <w:tblHeader/>
        </w:trPr>
        <w:tc>
          <w:tcPr>
            <w:tcW w:w="1562" w:type="dxa"/>
            <w:vAlign w:val="center"/>
          </w:tcPr>
          <w:p w14:paraId="644F06C3"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054" w:type="dxa"/>
            <w:gridSpan w:val="2"/>
            <w:vAlign w:val="center"/>
          </w:tcPr>
          <w:p w14:paraId="644F06C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D12ECE" w:rsidRPr="00D24BC5" w14:paraId="644F06C8" w14:textId="77777777" w:rsidTr="00070A2F">
        <w:trPr>
          <w:trHeight w:hRule="exact" w:val="388"/>
          <w:tblHeader/>
        </w:trPr>
        <w:tc>
          <w:tcPr>
            <w:tcW w:w="1562" w:type="dxa"/>
            <w:vAlign w:val="center"/>
          </w:tcPr>
          <w:p w14:paraId="644F06C6"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054" w:type="dxa"/>
            <w:gridSpan w:val="2"/>
            <w:vAlign w:val="center"/>
          </w:tcPr>
          <w:p w14:paraId="644F06C7"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D12ECE" w:rsidRPr="00D24BC5" w14:paraId="644F06CB" w14:textId="77777777" w:rsidTr="00070A2F">
        <w:trPr>
          <w:trHeight w:hRule="exact" w:val="352"/>
          <w:tblHeader/>
        </w:trPr>
        <w:tc>
          <w:tcPr>
            <w:tcW w:w="1562" w:type="dxa"/>
            <w:vAlign w:val="center"/>
          </w:tcPr>
          <w:p w14:paraId="644F06C9"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gridSpan w:val="2"/>
            <w:vAlign w:val="center"/>
          </w:tcPr>
          <w:p w14:paraId="644F06CA"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D12ECE" w:rsidRPr="001337C2" w14:paraId="644F06D1"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1562" w:type="dxa"/>
            <w:vAlign w:val="center"/>
          </w:tcPr>
          <w:p w14:paraId="644F06CC" w14:textId="77777777" w:rsidR="00D12ECE" w:rsidRDefault="00A03A3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3136" w:type="dxa"/>
            <w:vAlign w:val="center"/>
          </w:tcPr>
          <w:p w14:paraId="644F06CD"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vAlign w:val="center"/>
          </w:tcPr>
          <w:p w14:paraId="644F06CE"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6CF"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6D0"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6D4"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1562" w:type="dxa"/>
            <w:vAlign w:val="center"/>
          </w:tcPr>
          <w:p w14:paraId="644F06D2" w14:textId="77777777" w:rsidR="00D12ECE" w:rsidRDefault="00490F51"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w:t>
            </w:r>
            <w:r w:rsidR="00A03A3E">
              <w:rPr>
                <w:rFonts w:asciiTheme="minorHAnsi" w:hAnsiTheme="minorHAnsi" w:cs="Arial"/>
                <w:sz w:val="20"/>
                <w:szCs w:val="20"/>
              </w:rPr>
              <w:t>6</w:t>
            </w:r>
          </w:p>
        </w:tc>
        <w:tc>
          <w:tcPr>
            <w:tcW w:w="13054" w:type="dxa"/>
            <w:gridSpan w:val="2"/>
            <w:vAlign w:val="center"/>
          </w:tcPr>
          <w:p w14:paraId="644F06D3"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260947" w14:paraId="644F06D6" w14:textId="77777777" w:rsidTr="00070A2F">
        <w:trPr>
          <w:trHeight w:hRule="exact" w:val="505"/>
          <w:tblHeader/>
        </w:trPr>
        <w:tc>
          <w:tcPr>
            <w:tcW w:w="14616" w:type="dxa"/>
            <w:gridSpan w:val="3"/>
            <w:vAlign w:val="center"/>
          </w:tcPr>
          <w:p w14:paraId="644F06D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6D7" w14:textId="77777777" w:rsidR="00114A5A" w:rsidRDefault="00114A5A" w:rsidP="00064F9C">
      <w:pPr>
        <w:spacing w:after="0" w:line="240" w:lineRule="auto"/>
        <w:rPr>
          <w:rFonts w:asciiTheme="minorHAnsi" w:hAnsiTheme="minorHAnsi" w:cs="Arial"/>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873"/>
        <w:gridCol w:w="9895"/>
      </w:tblGrid>
      <w:tr w:rsidR="00D12ECE" w:rsidRPr="006D2E42" w14:paraId="644F06DD" w14:textId="77777777" w:rsidTr="00FE3EBF">
        <w:trPr>
          <w:trHeight w:hRule="exact" w:val="1000"/>
          <w:tblHeader/>
        </w:trPr>
        <w:tc>
          <w:tcPr>
            <w:tcW w:w="14593" w:type="dxa"/>
            <w:gridSpan w:val="3"/>
            <w:tcBorders>
              <w:bottom w:val="single" w:sz="4" w:space="0" w:color="000000"/>
            </w:tcBorders>
            <w:vAlign w:val="center"/>
          </w:tcPr>
          <w:p w14:paraId="644F06D8" w14:textId="77777777" w:rsidR="00B94496" w:rsidRDefault="00B94496" w:rsidP="00070A2F">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00D12ECE" w:rsidRPr="006D2E42">
              <w:rPr>
                <w:rFonts w:asciiTheme="minorHAnsi" w:hAnsiTheme="minorHAnsi"/>
                <w:b/>
                <w:sz w:val="20"/>
                <w:szCs w:val="20"/>
              </w:rPr>
              <w:t xml:space="preserve">. HERS-Verified Pipe Insulation Credit </w:t>
            </w:r>
            <w:r>
              <w:rPr>
                <w:rFonts w:asciiTheme="minorHAnsi" w:hAnsiTheme="minorHAnsi" w:cs="Arial"/>
                <w:b/>
                <w:sz w:val="20"/>
                <w:szCs w:val="20"/>
              </w:rPr>
              <w:t>Requirements</w:t>
            </w:r>
          </w:p>
          <w:p w14:paraId="644F06D9"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6DA" w14:textId="77777777" w:rsidR="00D12ECE" w:rsidRPr="006D2E42" w:rsidRDefault="00D12ECE" w:rsidP="00070A2F">
            <w:pPr>
              <w:keepNext/>
              <w:spacing w:after="0" w:line="240" w:lineRule="auto"/>
              <w:rPr>
                <w:rFonts w:asciiTheme="minorHAnsi" w:hAnsiTheme="minorHAnsi" w:cs="Arial"/>
                <w:sz w:val="20"/>
                <w:szCs w:val="20"/>
              </w:rPr>
            </w:pPr>
            <w:r>
              <w:rPr>
                <w:rFonts w:asciiTheme="minorHAnsi" w:hAnsiTheme="minorHAnsi" w:cs="Arial"/>
                <w:sz w:val="20"/>
                <w:szCs w:val="20"/>
              </w:rPr>
              <w:t xml:space="preserve">&lt;&lt;If </w:t>
            </w:r>
            <w:r w:rsidR="001153C9">
              <w:rPr>
                <w:rFonts w:asciiTheme="minorHAnsi" w:hAnsiTheme="minorHAnsi" w:cs="Arial"/>
                <w:sz w:val="20"/>
                <w:szCs w:val="20"/>
              </w:rPr>
              <w:t>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Pipe Insulation Credi</w:t>
            </w:r>
            <w:r w:rsidR="000A30BB">
              <w:rPr>
                <w:rFonts w:asciiTheme="minorHAnsi" w:hAnsiTheme="minorHAnsi" w:cs="Arial"/>
                <w:sz w:val="20"/>
                <w:szCs w:val="20"/>
              </w:rPr>
              <w:t>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p w14:paraId="644F06DB" w14:textId="77777777" w:rsidR="00D12ECE" w:rsidRPr="006D2E42" w:rsidRDefault="00D12ECE" w:rsidP="00070A2F">
            <w:pPr>
              <w:keepNext/>
              <w:spacing w:after="0" w:line="240" w:lineRule="auto"/>
              <w:rPr>
                <w:rFonts w:asciiTheme="minorHAnsi" w:hAnsiTheme="minorHAnsi" w:cs="Arial"/>
                <w:sz w:val="20"/>
                <w:szCs w:val="20"/>
              </w:rPr>
            </w:pPr>
          </w:p>
          <w:p w14:paraId="644F06DC"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D12ECE" w:rsidRPr="006D2E42" w14:paraId="644F06E0" w14:textId="77777777" w:rsidTr="00FE3EBF">
        <w:trPr>
          <w:trHeight w:hRule="exact" w:val="576"/>
          <w:tblHeader/>
        </w:trPr>
        <w:tc>
          <w:tcPr>
            <w:tcW w:w="825" w:type="dxa"/>
            <w:vAlign w:val="center"/>
          </w:tcPr>
          <w:p w14:paraId="644F06DE"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8" w:type="dxa"/>
            <w:gridSpan w:val="2"/>
            <w:vAlign w:val="center"/>
          </w:tcPr>
          <w:p w14:paraId="644F06DF" w14:textId="77777777" w:rsidR="000A2A6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D12ECE" w:rsidRPr="001337C2" w14:paraId="644F06E7"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5" w:type="dxa"/>
            <w:vAlign w:val="center"/>
          </w:tcPr>
          <w:p w14:paraId="644F06E1"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02</w:t>
            </w:r>
          </w:p>
        </w:tc>
        <w:tc>
          <w:tcPr>
            <w:tcW w:w="3873" w:type="dxa"/>
            <w:vAlign w:val="center"/>
          </w:tcPr>
          <w:p w14:paraId="644F06E2"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6E3"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6E4"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6E5"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6E6"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6EA"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5" w:type="dxa"/>
            <w:vAlign w:val="center"/>
          </w:tcPr>
          <w:p w14:paraId="644F06E8"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03</w:t>
            </w:r>
          </w:p>
        </w:tc>
        <w:tc>
          <w:tcPr>
            <w:tcW w:w="13768" w:type="dxa"/>
            <w:gridSpan w:val="2"/>
            <w:vAlign w:val="center"/>
          </w:tcPr>
          <w:p w14:paraId="644F06E9"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6EC" w14:textId="77777777" w:rsidTr="00FE3EBF">
        <w:trPr>
          <w:trHeight w:hRule="exact" w:val="514"/>
          <w:tblHeader/>
        </w:trPr>
        <w:tc>
          <w:tcPr>
            <w:tcW w:w="14593" w:type="dxa"/>
            <w:gridSpan w:val="3"/>
            <w:vAlign w:val="center"/>
          </w:tcPr>
          <w:p w14:paraId="644F06EB"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6EE" w14:textId="77777777" w:rsidR="00D91BA8" w:rsidRDefault="00D91BA8"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18"/>
      </w:tblGrid>
      <w:tr w:rsidR="00D12ECE" w:rsidRPr="006D2E42" w14:paraId="644F06F2" w14:textId="77777777" w:rsidTr="00FE3EBF">
        <w:trPr>
          <w:trHeight w:hRule="exact" w:val="712"/>
          <w:tblHeader/>
        </w:trPr>
        <w:tc>
          <w:tcPr>
            <w:tcW w:w="14616" w:type="dxa"/>
            <w:gridSpan w:val="3"/>
            <w:tcBorders>
              <w:bottom w:val="single" w:sz="4" w:space="0" w:color="auto"/>
            </w:tcBorders>
          </w:tcPr>
          <w:p w14:paraId="644F06EF" w14:textId="77777777" w:rsidR="00B94496"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G</w:t>
            </w:r>
            <w:r w:rsidR="00D12ECE">
              <w:rPr>
                <w:rFonts w:asciiTheme="minorHAnsi" w:hAnsiTheme="minorHAnsi"/>
                <w:b/>
                <w:sz w:val="20"/>
                <w:szCs w:val="20"/>
              </w:rPr>
              <w:t xml:space="preserve">. </w:t>
            </w:r>
            <w:r w:rsidR="00D12ECE"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644F06F0"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6F1"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Parallel Piping</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6D2E42" w14:paraId="644F06F5" w14:textId="77777777" w:rsidTr="00FE3EBF">
        <w:trPr>
          <w:trHeight w:hRule="exact" w:val="604"/>
          <w:tblHeader/>
        </w:trPr>
        <w:tc>
          <w:tcPr>
            <w:tcW w:w="829" w:type="dxa"/>
            <w:vAlign w:val="center"/>
          </w:tcPr>
          <w:p w14:paraId="644F06F3"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87" w:type="dxa"/>
            <w:gridSpan w:val="2"/>
            <w:vAlign w:val="center"/>
          </w:tcPr>
          <w:p w14:paraId="644F06F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D12ECE" w:rsidRPr="006D2E42" w14:paraId="644F06F8" w14:textId="77777777" w:rsidTr="00FE3EBF">
        <w:trPr>
          <w:trHeight w:hRule="exact" w:val="622"/>
          <w:tblHeader/>
        </w:trPr>
        <w:tc>
          <w:tcPr>
            <w:tcW w:w="829" w:type="dxa"/>
            <w:vAlign w:val="center"/>
          </w:tcPr>
          <w:p w14:paraId="644F06F6"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87" w:type="dxa"/>
            <w:gridSpan w:val="2"/>
            <w:vAlign w:val="center"/>
          </w:tcPr>
          <w:p w14:paraId="644F06F7"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D12ECE" w:rsidRPr="006D2E42" w14:paraId="644F06FB" w14:textId="77777777" w:rsidTr="00FE3EBF">
        <w:trPr>
          <w:trHeight w:hRule="exact" w:val="901"/>
          <w:tblHeader/>
        </w:trPr>
        <w:tc>
          <w:tcPr>
            <w:tcW w:w="829" w:type="dxa"/>
            <w:vAlign w:val="center"/>
          </w:tcPr>
          <w:p w14:paraId="644F06F9"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7" w:type="dxa"/>
            <w:gridSpan w:val="2"/>
            <w:vAlign w:val="center"/>
          </w:tcPr>
          <w:p w14:paraId="644F06FA"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D12ECE" w:rsidRPr="006D2E42" w14:paraId="644F06FE" w14:textId="77777777" w:rsidTr="00FE3EBF">
        <w:trPr>
          <w:trHeight w:hRule="exact" w:val="901"/>
          <w:tblHeader/>
        </w:trPr>
        <w:tc>
          <w:tcPr>
            <w:tcW w:w="829" w:type="dxa"/>
            <w:vAlign w:val="center"/>
          </w:tcPr>
          <w:p w14:paraId="644F06FC"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87" w:type="dxa"/>
            <w:gridSpan w:val="2"/>
            <w:vAlign w:val="center"/>
          </w:tcPr>
          <w:p w14:paraId="644F06FD" w14:textId="19406169" w:rsidR="00D12ECE" w:rsidRPr="006D2E42" w:rsidRDefault="00D12ECE" w:rsidP="00BA4B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BA4B9A">
              <w:rPr>
                <w:rFonts w:asciiTheme="minorHAnsi" w:hAnsiTheme="minorHAnsi"/>
                <w:sz w:val="20"/>
                <w:szCs w:val="20"/>
              </w:rPr>
              <w:t>2</w:t>
            </w:r>
            <w:r w:rsidRPr="006D2E42">
              <w:rPr>
                <w:rFonts w:asciiTheme="minorHAnsi" w:hAnsiTheme="minorHAnsi"/>
                <w:sz w:val="20"/>
                <w:szCs w:val="20"/>
              </w:rPr>
              <w:t xml:space="preserve"> 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BA4B9A">
              <w:rPr>
                <w:rFonts w:asciiTheme="minorHAnsi" w:hAnsiTheme="minorHAnsi"/>
                <w:sz w:val="20"/>
                <w:szCs w:val="20"/>
              </w:rPr>
              <w:t>6</w:t>
            </w:r>
            <w:r w:rsidRPr="00CC3747">
              <w:rPr>
                <w:rFonts w:asciiTheme="minorHAnsi" w:hAnsiTheme="minorHAnsi"/>
                <w:sz w:val="20"/>
                <w:szCs w:val="20"/>
              </w:rPr>
              <w:t xml:space="preserve"> 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D12ECE" w:rsidRPr="001337C2" w14:paraId="644F0705"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29" w:type="dxa"/>
            <w:vAlign w:val="center"/>
          </w:tcPr>
          <w:p w14:paraId="644F06FF"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3869" w:type="dxa"/>
            <w:vAlign w:val="center"/>
          </w:tcPr>
          <w:p w14:paraId="644F0700"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vAlign w:val="center"/>
          </w:tcPr>
          <w:p w14:paraId="644F0701"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702"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703"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704"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708"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29" w:type="dxa"/>
            <w:vAlign w:val="center"/>
          </w:tcPr>
          <w:p w14:paraId="644F0706"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06</w:t>
            </w:r>
          </w:p>
        </w:tc>
        <w:tc>
          <w:tcPr>
            <w:tcW w:w="13787" w:type="dxa"/>
            <w:gridSpan w:val="2"/>
            <w:vAlign w:val="center"/>
          </w:tcPr>
          <w:p w14:paraId="644F0707"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70A" w14:textId="77777777" w:rsidTr="00FE3EBF">
        <w:trPr>
          <w:trHeight w:hRule="exact" w:val="487"/>
          <w:tblHeader/>
        </w:trPr>
        <w:tc>
          <w:tcPr>
            <w:tcW w:w="14616" w:type="dxa"/>
            <w:gridSpan w:val="3"/>
            <w:vAlign w:val="center"/>
          </w:tcPr>
          <w:p w14:paraId="644F0709" w14:textId="77777777" w:rsidR="00D12ECE" w:rsidRPr="006D2E42" w:rsidRDefault="00D12ECE" w:rsidP="00070A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0B" w14:textId="77777777" w:rsidR="00D91BA8" w:rsidRDefault="00D91BA8" w:rsidP="00064F9C">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58"/>
      </w:tblGrid>
      <w:tr w:rsidR="00D12ECE" w:rsidRPr="006D2E42" w14:paraId="644F070F" w14:textId="77777777" w:rsidTr="001153C9">
        <w:trPr>
          <w:trHeight w:hRule="exact" w:val="982"/>
          <w:tblHeader/>
        </w:trPr>
        <w:tc>
          <w:tcPr>
            <w:tcW w:w="14616" w:type="dxa"/>
            <w:gridSpan w:val="4"/>
            <w:tcBorders>
              <w:bottom w:val="single" w:sz="4" w:space="0" w:color="auto"/>
            </w:tcBorders>
          </w:tcPr>
          <w:p w14:paraId="644F070C" w14:textId="77777777" w:rsidR="00B94496" w:rsidRDefault="00B94496"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H</w:t>
            </w:r>
            <w:r w:rsidR="00D12ECE">
              <w:rPr>
                <w:rFonts w:asciiTheme="minorHAnsi" w:hAnsiTheme="minorHAnsi"/>
                <w:b/>
                <w:sz w:val="20"/>
                <w:szCs w:val="20"/>
              </w:rPr>
              <w:t xml:space="preserve">. </w:t>
            </w:r>
            <w:r w:rsidR="00D12ECE"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644F070D"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0E"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BD22FE">
              <w:rPr>
                <w:rFonts w:asciiTheme="minorHAnsi" w:hAnsiTheme="minorHAnsi" w:cs="Arial"/>
                <w:sz w:val="20"/>
                <w:szCs w:val="20"/>
              </w:rPr>
              <w:t>HERS-Verified Compact Hot Water Distribution System</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6D2E42" w14:paraId="644F0713" w14:textId="77777777" w:rsidTr="00070A2F">
        <w:trPr>
          <w:trHeight w:hRule="exact" w:val="334"/>
          <w:tblHeader/>
        </w:trPr>
        <w:tc>
          <w:tcPr>
            <w:tcW w:w="831" w:type="dxa"/>
            <w:vAlign w:val="center"/>
          </w:tcPr>
          <w:p w14:paraId="644F0710"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644F0711" w14:textId="5ADADBA2" w:rsidR="00D12ECE" w:rsidRPr="006D2E42" w:rsidRDefault="00D12ECE" w:rsidP="00BA4B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 xml:space="preserve">Conditioned </w:t>
            </w:r>
            <w:r w:rsidR="00BA4B9A">
              <w:rPr>
                <w:rFonts w:asciiTheme="minorHAnsi" w:hAnsiTheme="minorHAnsi"/>
                <w:sz w:val="20"/>
                <w:szCs w:val="20"/>
              </w:rPr>
              <w:t>F</w:t>
            </w:r>
            <w:r w:rsidRPr="006D2E42">
              <w:rPr>
                <w:rFonts w:asciiTheme="minorHAnsi" w:hAnsiTheme="minorHAnsi"/>
                <w:sz w:val="20"/>
                <w:szCs w:val="20"/>
              </w:rPr>
              <w:t xml:space="preserve">loor </w:t>
            </w:r>
            <w:r w:rsidR="00BA4B9A">
              <w:rPr>
                <w:rFonts w:asciiTheme="minorHAnsi" w:hAnsiTheme="minorHAnsi"/>
                <w:sz w:val="20"/>
                <w:szCs w:val="20"/>
              </w:rPr>
              <w:t>A</w:t>
            </w:r>
            <w:r w:rsidRPr="006D2E42">
              <w:rPr>
                <w:rFonts w:asciiTheme="minorHAnsi" w:hAnsiTheme="minorHAnsi"/>
                <w:sz w:val="20"/>
                <w:szCs w:val="20"/>
              </w:rPr>
              <w:t>rea</w:t>
            </w:r>
            <w:r>
              <w:rPr>
                <w:rFonts w:asciiTheme="minorHAnsi" w:hAnsiTheme="minorHAnsi"/>
                <w:sz w:val="20"/>
                <w:szCs w:val="20"/>
              </w:rPr>
              <w:t xml:space="preserve"> (</w:t>
            </w:r>
            <w:r w:rsidR="00BA4B9A">
              <w:rPr>
                <w:rFonts w:asciiTheme="minorHAnsi" w:hAnsiTheme="minorHAnsi"/>
                <w:sz w:val="20"/>
                <w:szCs w:val="20"/>
              </w:rPr>
              <w:t>ft</w:t>
            </w:r>
            <w:r w:rsidR="00BA4B9A">
              <w:rPr>
                <w:rFonts w:asciiTheme="minorHAnsi" w:hAnsiTheme="minorHAnsi"/>
                <w:sz w:val="20"/>
                <w:szCs w:val="20"/>
                <w:vertAlign w:val="superscript"/>
              </w:rPr>
              <w:t>2</w:t>
            </w:r>
            <w:r>
              <w:rPr>
                <w:rFonts w:asciiTheme="minorHAnsi" w:hAnsiTheme="minorHAnsi"/>
                <w:sz w:val="20"/>
                <w:szCs w:val="20"/>
              </w:rPr>
              <w:t>)</w:t>
            </w:r>
          </w:p>
        </w:tc>
        <w:tc>
          <w:tcPr>
            <w:tcW w:w="6558" w:type="dxa"/>
          </w:tcPr>
          <w:p w14:paraId="644F0712" w14:textId="1928B995"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&lt;&lt;numeric (data from </w:t>
            </w:r>
            <w:r w:rsidR="001A0062">
              <w:rPr>
                <w:rFonts w:asciiTheme="minorHAnsi" w:hAnsiTheme="minorHAnsi"/>
                <w:sz w:val="20"/>
                <w:szCs w:val="20"/>
              </w:rPr>
              <w:t>CF1R</w:t>
            </w:r>
            <w:r>
              <w:rPr>
                <w:rFonts w:asciiTheme="minorHAnsi" w:hAnsiTheme="minorHAnsi"/>
                <w:sz w:val="20"/>
                <w:szCs w:val="20"/>
              </w:rPr>
              <w:t>)&gt;&gt;</w:t>
            </w:r>
          </w:p>
        </w:tc>
      </w:tr>
      <w:tr w:rsidR="00D12ECE" w:rsidRPr="006D2E42" w14:paraId="644F0732" w14:textId="77777777" w:rsidTr="00DB0785">
        <w:trPr>
          <w:trHeight w:hRule="exact" w:val="3988"/>
          <w:tblHeader/>
        </w:trPr>
        <w:tc>
          <w:tcPr>
            <w:tcW w:w="831" w:type="dxa"/>
            <w:vAlign w:val="center"/>
          </w:tcPr>
          <w:p w14:paraId="644F071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644F0715"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For the floor area served (feet). </w:t>
            </w:r>
          </w:p>
        </w:tc>
        <w:tc>
          <w:tcPr>
            <w:tcW w:w="6558" w:type="dxa"/>
          </w:tcPr>
          <w:p w14:paraId="644F0716" w14:textId="77777777" w:rsidR="00DD3C63"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w:t>
            </w:r>
            <w:r w:rsidR="00DB0785">
              <w:rPr>
                <w:rFonts w:asciiTheme="minorHAnsi" w:hAnsiTheme="minorHAnsi"/>
                <w:sz w:val="20"/>
                <w:szCs w:val="20"/>
              </w:rPr>
              <w:t xml:space="preserve">Total </w:t>
            </w:r>
            <w:r>
              <w:rPr>
                <w:rFonts w:asciiTheme="minorHAnsi" w:hAnsiTheme="minorHAnsi"/>
                <w:sz w:val="20"/>
                <w:szCs w:val="20"/>
              </w:rPr>
              <w:t>Conditioned Floor Area/Number of Water Heating Systems (</w:t>
            </w:r>
            <w:r w:rsidR="00DB0785">
              <w:rPr>
                <w:rFonts w:asciiTheme="minorHAnsi" w:hAnsiTheme="minorHAnsi"/>
                <w:sz w:val="20"/>
                <w:szCs w:val="20"/>
              </w:rPr>
              <w:t>H</w:t>
            </w:r>
            <w:r>
              <w:rPr>
                <w:rFonts w:asciiTheme="minorHAnsi" w:hAnsiTheme="minorHAnsi"/>
                <w:sz w:val="20"/>
                <w:szCs w:val="20"/>
              </w:rPr>
              <w:t xml:space="preserve">01/B04).  Then display </w:t>
            </w:r>
            <w:r w:rsidRPr="006D2E42">
              <w:rPr>
                <w:rFonts w:asciiTheme="minorHAnsi" w:hAnsiTheme="minorHAnsi"/>
                <w:sz w:val="20"/>
                <w:szCs w:val="20"/>
              </w:rPr>
              <w:t>Maximum Measured Water Heater To Use Point Distance</w:t>
            </w:r>
            <w:r>
              <w:rPr>
                <w:rFonts w:asciiTheme="minorHAnsi" w:hAnsiTheme="minorHAnsi"/>
                <w:sz w:val="20"/>
                <w:szCs w:val="20"/>
              </w:rPr>
              <w:t xml:space="preserve"> based on Floor Area Served</w:t>
            </w:r>
            <w:r w:rsidR="00DB0785">
              <w:rPr>
                <w:rFonts w:asciiTheme="minorHAnsi" w:hAnsiTheme="minorHAnsi"/>
                <w:sz w:val="20"/>
                <w:szCs w:val="20"/>
              </w:rPr>
              <w:t xml:space="preserve"> using the following table H1. TABLE H1 should be invisible to users.</w:t>
            </w:r>
          </w:p>
          <w:p w14:paraId="644F0717" w14:textId="77777777" w:rsidR="00DD3C63" w:rsidRDefault="00DD3C6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p w14:paraId="644F0718" w14:textId="77777777" w:rsidR="00DB0785" w:rsidRDefault="00D12ECE" w:rsidP="00DB07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 </w:t>
            </w:r>
          </w:p>
          <w:tbl>
            <w:tblPr>
              <w:tblW w:w="0" w:type="auto"/>
              <w:jc w:val="center"/>
              <w:tblLook w:val="04A0" w:firstRow="1" w:lastRow="0" w:firstColumn="1" w:lastColumn="0" w:noHBand="0" w:noVBand="1"/>
            </w:tblPr>
            <w:tblGrid>
              <w:gridCol w:w="2007"/>
              <w:gridCol w:w="3227"/>
            </w:tblGrid>
            <w:tr w:rsidR="00DB0785" w:rsidRPr="006D2E42" w14:paraId="644F071B" w14:textId="77777777" w:rsidTr="00070A2F">
              <w:trPr>
                <w:trHeight w:val="386"/>
                <w:jc w:val="center"/>
              </w:trPr>
              <w:tc>
                <w:tcPr>
                  <w:tcW w:w="5234" w:type="dxa"/>
                  <w:gridSpan w:val="2"/>
                  <w:tcBorders>
                    <w:top w:val="single" w:sz="4" w:space="0" w:color="auto"/>
                    <w:left w:val="single" w:sz="4" w:space="0" w:color="auto"/>
                    <w:right w:val="single" w:sz="4" w:space="0" w:color="auto"/>
                  </w:tcBorders>
                </w:tcPr>
                <w:p w14:paraId="644F0719" w14:textId="77777777" w:rsidR="00DB0785" w:rsidRPr="00604247" w:rsidRDefault="00DB0785" w:rsidP="00070A2F">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644F071A" w14:textId="77777777" w:rsidR="00DB0785" w:rsidRPr="006D2E42" w:rsidRDefault="00DB0785" w:rsidP="00070A2F">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DB0785" w14:paraId="644F071E" w14:textId="77777777" w:rsidTr="00070A2F">
              <w:trPr>
                <w:trHeight w:val="386"/>
                <w:jc w:val="center"/>
              </w:trPr>
              <w:tc>
                <w:tcPr>
                  <w:tcW w:w="2007" w:type="dxa"/>
                  <w:tcBorders>
                    <w:top w:val="single" w:sz="4" w:space="0" w:color="auto"/>
                    <w:left w:val="single" w:sz="4" w:space="0" w:color="auto"/>
                    <w:right w:val="single" w:sz="4" w:space="0" w:color="auto"/>
                  </w:tcBorders>
                </w:tcPr>
                <w:p w14:paraId="644F071C" w14:textId="77777777" w:rsidR="00DB0785" w:rsidRDefault="00DB0785" w:rsidP="00070A2F">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644F071D" w14:textId="77777777" w:rsidR="00DB0785" w:rsidRDefault="00DB0785" w:rsidP="00070A2F">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DB0785" w:rsidRPr="006D2E42" w14:paraId="644F0721" w14:textId="77777777" w:rsidTr="00070A2F">
              <w:trPr>
                <w:trHeight w:val="206"/>
                <w:jc w:val="center"/>
              </w:trPr>
              <w:tc>
                <w:tcPr>
                  <w:tcW w:w="2007" w:type="dxa"/>
                  <w:tcBorders>
                    <w:top w:val="single" w:sz="4" w:space="0" w:color="auto"/>
                    <w:left w:val="single" w:sz="4" w:space="0" w:color="auto"/>
                    <w:right w:val="single" w:sz="4" w:space="0" w:color="auto"/>
                  </w:tcBorders>
                </w:tcPr>
                <w:p w14:paraId="644F071F"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644F0720"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DB0785" w:rsidRPr="006D2E42" w14:paraId="644F0724" w14:textId="77777777" w:rsidTr="00070A2F">
              <w:trPr>
                <w:trHeight w:hRule="exact" w:val="240"/>
                <w:jc w:val="center"/>
              </w:trPr>
              <w:tc>
                <w:tcPr>
                  <w:tcW w:w="2007" w:type="dxa"/>
                  <w:tcBorders>
                    <w:left w:val="single" w:sz="4" w:space="0" w:color="auto"/>
                    <w:right w:val="single" w:sz="4" w:space="0" w:color="auto"/>
                  </w:tcBorders>
                </w:tcPr>
                <w:p w14:paraId="644F0722"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644F0723"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DB0785" w:rsidRPr="006D2E42" w14:paraId="644F0727" w14:textId="77777777" w:rsidTr="00070A2F">
              <w:trPr>
                <w:trHeight w:hRule="exact" w:val="240"/>
                <w:jc w:val="center"/>
              </w:trPr>
              <w:tc>
                <w:tcPr>
                  <w:tcW w:w="2007" w:type="dxa"/>
                  <w:tcBorders>
                    <w:left w:val="single" w:sz="4" w:space="0" w:color="auto"/>
                    <w:right w:val="single" w:sz="4" w:space="0" w:color="auto"/>
                  </w:tcBorders>
                </w:tcPr>
                <w:p w14:paraId="644F0725"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644F0726"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DB0785" w:rsidRPr="006D2E42" w14:paraId="644F072A" w14:textId="77777777" w:rsidTr="00070A2F">
              <w:trPr>
                <w:trHeight w:hRule="exact" w:val="240"/>
                <w:jc w:val="center"/>
              </w:trPr>
              <w:tc>
                <w:tcPr>
                  <w:tcW w:w="2007" w:type="dxa"/>
                  <w:tcBorders>
                    <w:left w:val="single" w:sz="4" w:space="0" w:color="auto"/>
                    <w:right w:val="single" w:sz="4" w:space="0" w:color="auto"/>
                  </w:tcBorders>
                </w:tcPr>
                <w:p w14:paraId="644F0728"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644F0729"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DB0785" w:rsidRPr="006D2E42" w14:paraId="644F072D" w14:textId="77777777" w:rsidTr="00070A2F">
              <w:trPr>
                <w:trHeight w:hRule="exact" w:val="240"/>
                <w:jc w:val="center"/>
              </w:trPr>
              <w:tc>
                <w:tcPr>
                  <w:tcW w:w="2007" w:type="dxa"/>
                  <w:tcBorders>
                    <w:left w:val="single" w:sz="4" w:space="0" w:color="auto"/>
                    <w:right w:val="single" w:sz="4" w:space="0" w:color="auto"/>
                  </w:tcBorders>
                </w:tcPr>
                <w:p w14:paraId="644F072B" w14:textId="77777777" w:rsidR="00DB0785" w:rsidRPr="006D2E42" w:rsidRDefault="00DB0785" w:rsidP="00070A2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644F072C" w14:textId="77777777" w:rsidR="00DB0785" w:rsidRPr="006D2E42" w:rsidRDefault="00DB0785" w:rsidP="00070A2F">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DB0785" w:rsidRPr="006D2E42" w14:paraId="644F0730" w14:textId="77777777" w:rsidTr="00070A2F">
              <w:trPr>
                <w:trHeight w:hRule="exact" w:val="74"/>
                <w:jc w:val="center"/>
              </w:trPr>
              <w:tc>
                <w:tcPr>
                  <w:tcW w:w="2007" w:type="dxa"/>
                  <w:tcBorders>
                    <w:left w:val="single" w:sz="4" w:space="0" w:color="auto"/>
                    <w:bottom w:val="single" w:sz="4" w:space="0" w:color="auto"/>
                    <w:right w:val="single" w:sz="4" w:space="0" w:color="auto"/>
                  </w:tcBorders>
                </w:tcPr>
                <w:p w14:paraId="644F072E" w14:textId="77777777" w:rsidR="00DB0785" w:rsidRPr="006D2E42" w:rsidRDefault="00DB0785" w:rsidP="00070A2F">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644F072F" w14:textId="77777777" w:rsidR="00DB0785" w:rsidRPr="006D2E42" w:rsidRDefault="00DB0785" w:rsidP="00070A2F">
                  <w:pPr>
                    <w:keepNext/>
                    <w:spacing w:after="0" w:line="240" w:lineRule="auto"/>
                    <w:jc w:val="center"/>
                    <w:rPr>
                      <w:rFonts w:asciiTheme="minorHAnsi" w:hAnsiTheme="minorHAnsi"/>
                      <w:sz w:val="20"/>
                      <w:szCs w:val="20"/>
                    </w:rPr>
                  </w:pPr>
                </w:p>
              </w:tc>
            </w:tr>
          </w:tbl>
          <w:p w14:paraId="644F0731" w14:textId="77777777" w:rsidR="00DD3C63"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D12ECE" w:rsidRPr="006D2E42" w14:paraId="644F0735" w14:textId="77777777" w:rsidTr="00894A83">
        <w:trPr>
          <w:trHeight w:hRule="exact" w:val="352"/>
          <w:tblHeader/>
        </w:trPr>
        <w:tc>
          <w:tcPr>
            <w:tcW w:w="831" w:type="dxa"/>
            <w:vAlign w:val="center"/>
          </w:tcPr>
          <w:p w14:paraId="644F0733"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5" w:type="dxa"/>
            <w:gridSpan w:val="3"/>
            <w:vAlign w:val="center"/>
          </w:tcPr>
          <w:p w14:paraId="644F0734"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D12ECE" w:rsidRPr="001337C2" w14:paraId="644F073C"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36"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04</w:t>
            </w:r>
          </w:p>
        </w:tc>
        <w:tc>
          <w:tcPr>
            <w:tcW w:w="3867" w:type="dxa"/>
            <w:vAlign w:val="center"/>
          </w:tcPr>
          <w:p w14:paraId="644F0737"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918" w:type="dxa"/>
            <w:gridSpan w:val="2"/>
            <w:vAlign w:val="center"/>
          </w:tcPr>
          <w:p w14:paraId="644F0738" w14:textId="77777777" w:rsidR="00D12ECE" w:rsidRPr="00F86715" w:rsidRDefault="00D12ECE" w:rsidP="00070A2F">
            <w:pPr>
              <w:keepNext/>
              <w:spacing w:after="0" w:line="240" w:lineRule="auto"/>
              <w:rPr>
                <w:sz w:val="20"/>
                <w:szCs w:val="18"/>
              </w:rPr>
            </w:pPr>
            <w:r w:rsidRPr="00F86715">
              <w:rPr>
                <w:sz w:val="20"/>
                <w:szCs w:val="18"/>
              </w:rPr>
              <w:t>&lt;&lt;user pick from list:</w:t>
            </w:r>
          </w:p>
          <w:p w14:paraId="644F0739" w14:textId="77777777" w:rsidR="00D12ECE" w:rsidRPr="00F86715" w:rsidRDefault="00D12ECE" w:rsidP="00070A2F">
            <w:pPr>
              <w:keepNext/>
              <w:tabs>
                <w:tab w:val="left" w:pos="356"/>
              </w:tabs>
              <w:spacing w:after="0" w:line="240" w:lineRule="auto"/>
              <w:rPr>
                <w:sz w:val="20"/>
                <w:szCs w:val="18"/>
              </w:rPr>
            </w:pPr>
            <w:r w:rsidRPr="00F86715">
              <w:rPr>
                <w:sz w:val="20"/>
                <w:szCs w:val="18"/>
              </w:rPr>
              <w:t xml:space="preserve">*** </w:t>
            </w:r>
            <w:r w:rsidRPr="00F86715">
              <w:rPr>
                <w:sz w:val="20"/>
                <w:szCs w:val="18"/>
                <w:u w:val="single"/>
              </w:rPr>
              <w:t>Pass</w:t>
            </w:r>
            <w:r w:rsidRPr="00F86715">
              <w:rPr>
                <w:sz w:val="20"/>
                <w:szCs w:val="18"/>
              </w:rPr>
              <w:t xml:space="preserve"> - all applicable requirements are met; or</w:t>
            </w:r>
          </w:p>
          <w:p w14:paraId="644F073A" w14:textId="77777777" w:rsidR="00D12ECE" w:rsidRPr="00F86715" w:rsidRDefault="00D12ECE" w:rsidP="00070A2F">
            <w:pPr>
              <w:keepNext/>
              <w:tabs>
                <w:tab w:val="left" w:pos="356"/>
              </w:tabs>
              <w:spacing w:after="0" w:line="240" w:lineRule="auto"/>
              <w:ind w:left="356" w:hanging="356"/>
              <w:rPr>
                <w:sz w:val="20"/>
                <w:szCs w:val="18"/>
              </w:rPr>
            </w:pPr>
            <w:r w:rsidRPr="00F86715">
              <w:rPr>
                <w:sz w:val="20"/>
                <w:szCs w:val="18"/>
              </w:rPr>
              <w:t xml:space="preserve">*** </w:t>
            </w:r>
            <w:r w:rsidRPr="00F86715">
              <w:rPr>
                <w:sz w:val="20"/>
                <w:szCs w:val="18"/>
                <w:u w:val="single"/>
              </w:rPr>
              <w:t>Fail</w:t>
            </w:r>
            <w:r w:rsidRPr="00F86715">
              <w:rPr>
                <w:sz w:val="20"/>
                <w:szCs w:val="18"/>
              </w:rPr>
              <w:t xml:space="preserve"> - one or more applicable requirements are not met. Enter reason for failure in corrections notes field below; or</w:t>
            </w:r>
          </w:p>
          <w:p w14:paraId="644F073B" w14:textId="77777777" w:rsidR="00D12ECE" w:rsidRPr="00F86715" w:rsidRDefault="00D12ECE" w:rsidP="00070A2F">
            <w:pPr>
              <w:keepNext/>
              <w:tabs>
                <w:tab w:val="left" w:pos="366"/>
              </w:tabs>
              <w:spacing w:after="0" w:line="240" w:lineRule="auto"/>
              <w:rPr>
                <w:sz w:val="20"/>
                <w:szCs w:val="18"/>
              </w:rPr>
            </w:pPr>
            <w:r w:rsidRPr="00F86715">
              <w:rPr>
                <w:sz w:val="20"/>
                <w:szCs w:val="18"/>
              </w:rPr>
              <w:t xml:space="preserve">*** </w:t>
            </w:r>
            <w:r w:rsidRPr="00F86715">
              <w:rPr>
                <w:sz w:val="20"/>
                <w:szCs w:val="18"/>
                <w:u w:val="single"/>
              </w:rPr>
              <w:t>All n/a</w:t>
            </w:r>
            <w:r w:rsidRPr="00F86715">
              <w:rPr>
                <w:sz w:val="20"/>
                <w:szCs w:val="18"/>
              </w:rPr>
              <w:t xml:space="preserve"> - This entire table is not applicable</w:t>
            </w:r>
          </w:p>
        </w:tc>
      </w:tr>
      <w:tr w:rsidR="00D12ECE" w:rsidRPr="001C276F" w14:paraId="644F073F"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3D"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05</w:t>
            </w:r>
          </w:p>
        </w:tc>
        <w:tc>
          <w:tcPr>
            <w:tcW w:w="13785" w:type="dxa"/>
            <w:gridSpan w:val="3"/>
            <w:vAlign w:val="center"/>
          </w:tcPr>
          <w:p w14:paraId="644F073E" w14:textId="77777777" w:rsidR="00D12ECE" w:rsidRPr="00F86715" w:rsidRDefault="00D12ECE" w:rsidP="00070A2F">
            <w:pPr>
              <w:keepNext/>
              <w:spacing w:after="0" w:line="240" w:lineRule="auto"/>
              <w:rPr>
                <w:sz w:val="20"/>
                <w:szCs w:val="18"/>
              </w:rPr>
            </w:pPr>
            <w:r w:rsidRPr="00F86715">
              <w:rPr>
                <w:sz w:val="20"/>
                <w:szCs w:val="18"/>
              </w:rPr>
              <w:t xml:space="preserve">Correction Notes: &lt;&lt;if </w:t>
            </w:r>
            <w:r w:rsidRPr="00F86715">
              <w:rPr>
                <w:sz w:val="20"/>
                <w:szCs w:val="18"/>
                <w:u w:val="single"/>
              </w:rPr>
              <w:t>Verification Status</w:t>
            </w:r>
            <w:r w:rsidRPr="00F86715">
              <w:rPr>
                <w:sz w:val="20"/>
                <w:szCs w:val="18"/>
              </w:rPr>
              <w:t xml:space="preserve">= </w:t>
            </w:r>
            <w:r w:rsidRPr="00F86715">
              <w:rPr>
                <w:sz w:val="20"/>
                <w:szCs w:val="18"/>
                <w:u w:val="single"/>
              </w:rPr>
              <w:t>Fail</w:t>
            </w:r>
            <w:r w:rsidRPr="00F86715">
              <w:rPr>
                <w:sz w:val="20"/>
                <w:szCs w:val="18"/>
              </w:rPr>
              <w:t>, then text entry in this Corrections Notes field is required;  user input text&gt;&gt;</w:t>
            </w:r>
          </w:p>
        </w:tc>
      </w:tr>
      <w:tr w:rsidR="00D12ECE" w:rsidRPr="006D2E42" w14:paraId="644F0741" w14:textId="77777777" w:rsidTr="00070A2F">
        <w:trPr>
          <w:trHeight w:hRule="exact" w:val="658"/>
          <w:tblHeader/>
        </w:trPr>
        <w:tc>
          <w:tcPr>
            <w:tcW w:w="14616" w:type="dxa"/>
            <w:gridSpan w:val="4"/>
            <w:vAlign w:val="center"/>
          </w:tcPr>
          <w:p w14:paraId="644F0740"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42" w14:textId="77777777" w:rsidR="00D91BA8" w:rsidRDefault="00D91BA8" w:rsidP="00064F9C">
      <w:pPr>
        <w:spacing w:after="0" w:line="240" w:lineRule="auto"/>
        <w:rPr>
          <w:rFonts w:asciiTheme="minorHAnsi" w:hAnsiTheme="minorHAnsi" w:cs="Arial"/>
          <w:b/>
          <w:sz w:val="20"/>
          <w:szCs w:val="20"/>
        </w:rPr>
      </w:pPr>
    </w:p>
    <w:p w14:paraId="644F075F" w14:textId="77777777" w:rsidR="00D91BA8" w:rsidRPr="006D2E42" w:rsidRDefault="00D91BA8" w:rsidP="00064F9C">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D12ECE" w:rsidRPr="006D2E42" w14:paraId="644F0763" w14:textId="77777777" w:rsidTr="001153C9">
        <w:trPr>
          <w:cantSplit/>
          <w:trHeight w:hRule="exact" w:val="982"/>
        </w:trPr>
        <w:tc>
          <w:tcPr>
            <w:tcW w:w="14593" w:type="dxa"/>
            <w:gridSpan w:val="3"/>
            <w:tcBorders>
              <w:bottom w:val="single" w:sz="4" w:space="0" w:color="auto"/>
            </w:tcBorders>
          </w:tcPr>
          <w:p w14:paraId="644F0760" w14:textId="4A6459E7" w:rsidR="00B94496" w:rsidRDefault="004D7F50"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I</w:t>
            </w:r>
            <w:r w:rsidR="00D12ECE">
              <w:rPr>
                <w:rFonts w:asciiTheme="minorHAnsi" w:hAnsiTheme="minorHAnsi"/>
                <w:b/>
                <w:sz w:val="20"/>
                <w:szCs w:val="20"/>
              </w:rPr>
              <w:t xml:space="preserve">. </w:t>
            </w:r>
            <w:r w:rsidR="00D12ECE" w:rsidRPr="006D2E42">
              <w:rPr>
                <w:rFonts w:asciiTheme="minorHAnsi" w:hAnsiTheme="minorHAnsi"/>
                <w:b/>
                <w:sz w:val="20"/>
                <w:szCs w:val="20"/>
              </w:rPr>
              <w:t>HERS-Verified Demand Recirculation Manual Control</w:t>
            </w:r>
            <w:r w:rsidR="00D12ECE">
              <w:rPr>
                <w:rFonts w:asciiTheme="minorHAnsi" w:hAnsiTheme="minorHAnsi"/>
                <w:b/>
                <w:sz w:val="20"/>
                <w:szCs w:val="20"/>
              </w:rPr>
              <w:t xml:space="preserve"> </w:t>
            </w:r>
            <w:r w:rsidR="00B94496">
              <w:rPr>
                <w:rFonts w:asciiTheme="minorHAnsi" w:hAnsiTheme="minorHAnsi" w:cs="Arial"/>
                <w:b/>
                <w:sz w:val="20"/>
                <w:szCs w:val="20"/>
              </w:rPr>
              <w:t>Requirements</w:t>
            </w:r>
          </w:p>
          <w:p w14:paraId="644F0761"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62"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744965">
              <w:rPr>
                <w:rFonts w:asciiTheme="minorHAnsi" w:hAnsiTheme="minorHAnsi" w:cs="Arial"/>
                <w:sz w:val="20"/>
                <w:szCs w:val="20"/>
              </w:rPr>
              <w:t>HERS-Verified Demand Recirculation Manual Control</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2D344E" w14:paraId="644F0766" w14:textId="77777777" w:rsidTr="00070A2F">
        <w:trPr>
          <w:cantSplit/>
          <w:trHeight w:hRule="exact" w:val="820"/>
        </w:trPr>
        <w:tc>
          <w:tcPr>
            <w:tcW w:w="831" w:type="dxa"/>
            <w:tcBorders>
              <w:top w:val="single" w:sz="4" w:space="0" w:color="auto"/>
            </w:tcBorders>
            <w:vAlign w:val="center"/>
          </w:tcPr>
          <w:p w14:paraId="644F076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644F0765" w14:textId="3A5669D9"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C4FB9">
              <w:rPr>
                <w:rFonts w:asciiTheme="minorHAnsi" w:hAnsiTheme="minorHAnsi"/>
                <w:sz w:val="20"/>
                <w:szCs w:val="20"/>
              </w:rPr>
              <w:t>RA4.4.9</w:t>
            </w:r>
            <w:r w:rsidR="007F7AAC">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12ECE" w:rsidRPr="002D344E" w14:paraId="644F076C" w14:textId="77777777" w:rsidTr="00070A2F">
        <w:trPr>
          <w:cantSplit/>
          <w:trHeight w:hRule="exact" w:val="1162"/>
        </w:trPr>
        <w:tc>
          <w:tcPr>
            <w:tcW w:w="831" w:type="dxa"/>
            <w:vAlign w:val="center"/>
          </w:tcPr>
          <w:p w14:paraId="644F0767"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644F0768" w14:textId="354F734C"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(f)/</w:t>
            </w:r>
            <w:r w:rsidRPr="00B36001">
              <w:rPr>
                <w:rFonts w:asciiTheme="minorHAnsi" w:hAnsiTheme="minorHAnsi"/>
                <w:sz w:val="20"/>
                <w:szCs w:val="20"/>
              </w:rPr>
              <w:t>RA4.4.1</w:t>
            </w:r>
            <w:r>
              <w:rPr>
                <w:rFonts w:asciiTheme="minorHAnsi" w:hAnsiTheme="minorHAnsi"/>
                <w:sz w:val="20"/>
                <w:szCs w:val="20"/>
              </w:rPr>
              <w:t>3</w:t>
            </w:r>
            <w:r w:rsidR="007F7AAC">
              <w:rPr>
                <w:rFonts w:asciiTheme="minorHAnsi" w:hAnsiTheme="minorHAnsi"/>
                <w:sz w:val="20"/>
                <w:szCs w:val="20"/>
              </w:rPr>
              <w:t>(d)</w:t>
            </w:r>
            <w:r w:rsidRPr="00B36001">
              <w:rPr>
                <w:rFonts w:asciiTheme="minorHAnsi" w:hAnsiTheme="minorHAnsi"/>
                <w:sz w:val="20"/>
                <w:szCs w:val="20"/>
              </w:rPr>
              <w:t>)</w:t>
            </w:r>
          </w:p>
          <w:p w14:paraId="644F0769" w14:textId="2B9A6855" w:rsidR="00D12ECE" w:rsidRPr="00B36001" w:rsidRDefault="00D12ECE" w:rsidP="00070A2F">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A4B9A">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BA4B9A">
              <w:rPr>
                <w:sz w:val="20"/>
                <w:szCs w:val="20"/>
              </w:rPr>
              <w:t>°</w:t>
            </w:r>
            <w:r>
              <w:rPr>
                <w:rFonts w:asciiTheme="minorHAnsi" w:hAnsiTheme="minorHAnsi"/>
                <w:sz w:val="20"/>
                <w:szCs w:val="20"/>
              </w:rPr>
              <w:t>C</w:t>
            </w:r>
            <w:r w:rsidRPr="00B36001">
              <w:rPr>
                <w:sz w:val="20"/>
                <w:szCs w:val="20"/>
              </w:rPr>
              <w:t>) above the initial temperature of the water in the pipe</w:t>
            </w:r>
          </w:p>
          <w:p w14:paraId="644F076A" w14:textId="40649FA0" w:rsidR="00D12ECE" w:rsidRDefault="00D12ECE" w:rsidP="00070A2F">
            <w:pPr>
              <w:pStyle w:val="ListParagraph"/>
              <w:keepNext/>
              <w:numPr>
                <w:ilvl w:val="0"/>
                <w:numId w:val="38"/>
              </w:numPr>
              <w:rPr>
                <w:sz w:val="20"/>
                <w:szCs w:val="20"/>
              </w:rPr>
            </w:pPr>
            <w:r w:rsidRPr="00CC3747">
              <w:rPr>
                <w:sz w:val="20"/>
                <w:szCs w:val="20"/>
              </w:rPr>
              <w:t>Not more than 102</w:t>
            </w:r>
            <w:r w:rsidR="00BA4B9A">
              <w:rPr>
                <w:sz w:val="20"/>
                <w:szCs w:val="20"/>
              </w:rPr>
              <w:t>°</w:t>
            </w:r>
            <w:r>
              <w:rPr>
                <w:rFonts w:asciiTheme="minorHAnsi" w:hAnsiTheme="minorHAnsi"/>
                <w:sz w:val="20"/>
                <w:szCs w:val="20"/>
              </w:rPr>
              <w:t>F</w:t>
            </w:r>
            <w:r w:rsidRPr="00CC3747">
              <w:rPr>
                <w:sz w:val="20"/>
                <w:szCs w:val="20"/>
              </w:rPr>
              <w:t xml:space="preserve"> (38.9</w:t>
            </w:r>
            <w:r w:rsidR="00BA4B9A">
              <w:rPr>
                <w:sz w:val="20"/>
                <w:szCs w:val="20"/>
              </w:rPr>
              <w:t>°</w:t>
            </w:r>
            <w:r>
              <w:rPr>
                <w:rFonts w:asciiTheme="minorHAnsi" w:hAnsiTheme="minorHAnsi"/>
                <w:sz w:val="20"/>
                <w:szCs w:val="20"/>
              </w:rPr>
              <w:t>C</w:t>
            </w:r>
            <w:r w:rsidRPr="00CC3747">
              <w:rPr>
                <w:sz w:val="20"/>
                <w:szCs w:val="20"/>
              </w:rPr>
              <w:t>).</w:t>
            </w:r>
          </w:p>
          <w:p w14:paraId="644F076B" w14:textId="77777777" w:rsidR="00D12ECE" w:rsidRDefault="00D12ECE" w:rsidP="00070A2F">
            <w:pPr>
              <w:keepNext/>
              <w:rPr>
                <w:sz w:val="20"/>
                <w:szCs w:val="20"/>
              </w:rPr>
            </w:pPr>
          </w:p>
        </w:tc>
      </w:tr>
      <w:tr w:rsidR="00D12ECE" w:rsidRPr="002D344E" w14:paraId="644F076F" w14:textId="77777777" w:rsidTr="00070A2F">
        <w:trPr>
          <w:cantSplit/>
          <w:trHeight w:hRule="exact" w:val="712"/>
        </w:trPr>
        <w:tc>
          <w:tcPr>
            <w:tcW w:w="831" w:type="dxa"/>
            <w:vAlign w:val="center"/>
          </w:tcPr>
          <w:p w14:paraId="644F076D"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644F076E" w14:textId="016395D2" w:rsidR="00D12ECE" w:rsidRDefault="00D12ECE" w:rsidP="00070A2F">
            <w:pPr>
              <w:keepNext/>
              <w:rPr>
                <w:sz w:val="20"/>
                <w:szCs w:val="20"/>
              </w:rPr>
            </w:pPr>
            <w:r w:rsidRPr="00B36001">
              <w:rPr>
                <w:sz w:val="20"/>
                <w:szCs w:val="20"/>
              </w:rPr>
              <w:t xml:space="preserve">The controls shall limit pump operation to a maximum of </w:t>
            </w:r>
            <w:r w:rsidR="007F7AAC">
              <w:rPr>
                <w:sz w:val="20"/>
                <w:szCs w:val="20"/>
              </w:rPr>
              <w:t xml:space="preserve">5 minutes for single dwellings, and </w:t>
            </w:r>
            <w:r w:rsidRPr="00B36001">
              <w:rPr>
                <w:sz w:val="20"/>
                <w:szCs w:val="20"/>
              </w:rPr>
              <w:t>10 minutes</w:t>
            </w:r>
            <w:r w:rsidR="007F7AAC">
              <w:rPr>
                <w:sz w:val="20"/>
                <w:szCs w:val="20"/>
              </w:rPr>
              <w:t xml:space="preserve"> for multiple dwellings,</w:t>
            </w:r>
            <w:r w:rsidRPr="00B36001">
              <w:rPr>
                <w:sz w:val="20"/>
                <w:szCs w:val="20"/>
              </w:rPr>
              <w:t xml:space="preserve">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(f)3/</w:t>
            </w:r>
            <w:r w:rsidRPr="00B36001">
              <w:rPr>
                <w:rFonts w:asciiTheme="minorHAnsi" w:hAnsiTheme="minorHAnsi"/>
                <w:sz w:val="20"/>
                <w:szCs w:val="20"/>
              </w:rPr>
              <w:t>RA4.4.1</w:t>
            </w:r>
            <w:r>
              <w:rPr>
                <w:rFonts w:asciiTheme="minorHAnsi" w:hAnsiTheme="minorHAnsi"/>
                <w:sz w:val="20"/>
                <w:szCs w:val="20"/>
              </w:rPr>
              <w:t>3</w:t>
            </w:r>
            <w:r w:rsidR="007F7AAC">
              <w:rPr>
                <w:rFonts w:asciiTheme="minorHAnsi" w:hAnsiTheme="minorHAnsi"/>
                <w:sz w:val="20"/>
                <w:szCs w:val="20"/>
              </w:rPr>
              <w:t>(d)3</w:t>
            </w:r>
            <w:r w:rsidRPr="00B36001">
              <w:rPr>
                <w:rFonts w:asciiTheme="minorHAnsi" w:hAnsiTheme="minorHAnsi"/>
                <w:sz w:val="20"/>
                <w:szCs w:val="20"/>
              </w:rPr>
              <w:t>)</w:t>
            </w:r>
          </w:p>
        </w:tc>
      </w:tr>
      <w:tr w:rsidR="00D12ECE" w:rsidRPr="00B36001" w14:paraId="644F0775" w14:textId="77777777" w:rsidTr="00070A2F">
        <w:trPr>
          <w:cantSplit/>
          <w:trHeight w:hRule="exact" w:val="1864"/>
        </w:trPr>
        <w:tc>
          <w:tcPr>
            <w:tcW w:w="831" w:type="dxa"/>
            <w:vAlign w:val="center"/>
          </w:tcPr>
          <w:p w14:paraId="644F0770"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644F0771" w14:textId="0F19F5E3"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C4FB9">
              <w:rPr>
                <w:rFonts w:asciiTheme="minorHAnsi" w:hAnsiTheme="minorHAnsi"/>
                <w:sz w:val="20"/>
                <w:szCs w:val="20"/>
              </w:rPr>
              <w:t>RA4.4.9</w:t>
            </w:r>
            <w:r w:rsidR="007F7AAC">
              <w:rPr>
                <w:rFonts w:asciiTheme="minorHAnsi" w:hAnsiTheme="minorHAnsi"/>
                <w:sz w:val="20"/>
                <w:szCs w:val="20"/>
              </w:rPr>
              <w:t>(d)/</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(b)</w:t>
            </w:r>
            <w:r w:rsidRPr="00B36001">
              <w:rPr>
                <w:rFonts w:asciiTheme="minorHAnsi" w:hAnsiTheme="minorHAnsi"/>
                <w:sz w:val="20"/>
                <w:szCs w:val="20"/>
              </w:rPr>
              <w:t>)</w:t>
            </w:r>
          </w:p>
          <w:p w14:paraId="644F0772"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773"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44F0774" w14:textId="49890038"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CC4FB9">
              <w:rPr>
                <w:sz w:val="20"/>
                <w:szCs w:val="20"/>
              </w:rPr>
              <w:t>-</w:t>
            </w:r>
            <w:r w:rsidRPr="00B36001">
              <w:rPr>
                <w:sz w:val="20"/>
                <w:szCs w:val="20"/>
              </w:rPr>
              <w:t>sensor shall be installed in an accessible location at the end of supply portion of the hot water distribution line (typically under a sink).</w:t>
            </w:r>
          </w:p>
        </w:tc>
      </w:tr>
      <w:tr w:rsidR="00D12ECE" w:rsidRPr="00B36001" w14:paraId="644F0778" w14:textId="77777777" w:rsidTr="00070A2F">
        <w:trPr>
          <w:cantSplit/>
          <w:trHeight w:hRule="exact" w:val="487"/>
        </w:trPr>
        <w:tc>
          <w:tcPr>
            <w:tcW w:w="831" w:type="dxa"/>
            <w:vAlign w:val="center"/>
          </w:tcPr>
          <w:p w14:paraId="644F0776"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644F0777" w14:textId="47118004"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C4FB9">
              <w:rPr>
                <w:rFonts w:asciiTheme="minorHAnsi" w:hAnsiTheme="minorHAnsi"/>
                <w:sz w:val="20"/>
                <w:szCs w:val="20"/>
              </w:rPr>
              <w:t>RA4.4.9(e)/</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(c)</w:t>
            </w:r>
            <w:r w:rsidRPr="00B36001">
              <w:rPr>
                <w:rFonts w:asciiTheme="minorHAnsi" w:hAnsiTheme="minorHAnsi"/>
                <w:sz w:val="20"/>
                <w:szCs w:val="20"/>
              </w:rPr>
              <w:t>)</w:t>
            </w:r>
          </w:p>
        </w:tc>
      </w:tr>
      <w:tr w:rsidR="00D12ECE" w14:paraId="644F077B" w14:textId="77777777" w:rsidTr="00070A2F">
        <w:trPr>
          <w:cantSplit/>
          <w:trHeight w:hRule="exact" w:val="766"/>
        </w:trPr>
        <w:tc>
          <w:tcPr>
            <w:tcW w:w="831" w:type="dxa"/>
            <w:vAlign w:val="center"/>
          </w:tcPr>
          <w:p w14:paraId="644F0779"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644F077A" w14:textId="5D655484"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C4FB9">
              <w:rPr>
                <w:rFonts w:asciiTheme="minorHAnsi" w:hAnsiTheme="minorHAnsi"/>
                <w:sz w:val="20"/>
                <w:szCs w:val="20"/>
              </w:rPr>
              <w:t>RA4.4.9(c)/</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(a)</w:t>
            </w:r>
            <w:r w:rsidRPr="00B36001">
              <w:rPr>
                <w:rFonts w:asciiTheme="minorHAnsi" w:hAnsiTheme="minorHAnsi"/>
                <w:sz w:val="20"/>
                <w:szCs w:val="20"/>
              </w:rPr>
              <w:t>)</w:t>
            </w:r>
          </w:p>
        </w:tc>
      </w:tr>
      <w:tr w:rsidR="00D12ECE" w:rsidRPr="006D2E42" w14:paraId="644F077E" w14:textId="77777777" w:rsidTr="00070A2F">
        <w:trPr>
          <w:cantSplit/>
          <w:trHeight w:hRule="exact" w:val="288"/>
        </w:trPr>
        <w:tc>
          <w:tcPr>
            <w:tcW w:w="831" w:type="dxa"/>
            <w:vAlign w:val="center"/>
          </w:tcPr>
          <w:p w14:paraId="644F077C"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644F077D" w14:textId="6ECF8EE9" w:rsidR="00D12ECE" w:rsidRPr="002D344E" w:rsidRDefault="00D12ECE" w:rsidP="00070A2F">
            <w:pPr>
              <w:keepNext/>
              <w:rPr>
                <w:sz w:val="20"/>
                <w:szCs w:val="20"/>
              </w:rPr>
            </w:pPr>
            <w:r w:rsidRPr="002D344E">
              <w:rPr>
                <w:sz w:val="20"/>
                <w:szCs w:val="20"/>
              </w:rPr>
              <w:t>If more than one loop installed each loop shall have its own pump and controls</w:t>
            </w:r>
            <w:r w:rsidR="00CC4FB9">
              <w:rPr>
                <w:sz w:val="20"/>
                <w:szCs w:val="20"/>
              </w:rPr>
              <w:t>.</w:t>
            </w:r>
          </w:p>
        </w:tc>
      </w:tr>
      <w:tr w:rsidR="00D12ECE" w:rsidRPr="006D2E42" w14:paraId="644F0781" w14:textId="77777777" w:rsidTr="00070A2F">
        <w:trPr>
          <w:cantSplit/>
          <w:trHeight w:hRule="exact" w:val="288"/>
        </w:trPr>
        <w:tc>
          <w:tcPr>
            <w:tcW w:w="831" w:type="dxa"/>
            <w:vAlign w:val="center"/>
          </w:tcPr>
          <w:p w14:paraId="644F077F"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644F0780" w14:textId="55C6434C" w:rsidR="00D12ECE" w:rsidRPr="00D24BC5" w:rsidRDefault="00D12ECE" w:rsidP="00CC4F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 xml:space="preserve">Automatic </w:t>
            </w:r>
            <w:r w:rsidR="00CC4FB9">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12ECE" w:rsidRPr="006D2E42" w14:paraId="644F0784" w14:textId="77777777" w:rsidTr="00070A2F">
        <w:trPr>
          <w:cantSplit/>
          <w:trHeight w:hRule="exact" w:val="288"/>
        </w:trPr>
        <w:tc>
          <w:tcPr>
            <w:tcW w:w="831" w:type="dxa"/>
            <w:vAlign w:val="center"/>
          </w:tcPr>
          <w:p w14:paraId="644F0782"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644F0783" w14:textId="19FC91F7" w:rsidR="00D12ECE" w:rsidRPr="00D24BC5"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CC4FB9">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12ECE" w:rsidRPr="006D2E42" w14:paraId="644F0787" w14:textId="77777777" w:rsidTr="00070A2F">
        <w:trPr>
          <w:cantSplit/>
          <w:trHeight w:hRule="exact" w:val="631"/>
        </w:trPr>
        <w:tc>
          <w:tcPr>
            <w:tcW w:w="831" w:type="dxa"/>
            <w:vAlign w:val="center"/>
          </w:tcPr>
          <w:p w14:paraId="644F078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644F0786" w14:textId="77777777" w:rsidR="00D12ECE" w:rsidRPr="00D24BC5" w:rsidRDefault="00D12ECE" w:rsidP="00070A2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12ECE" w:rsidRPr="006D2E42" w14:paraId="644F078A" w14:textId="77777777" w:rsidTr="00070A2F">
        <w:trPr>
          <w:cantSplit/>
          <w:trHeight w:hRule="exact" w:val="343"/>
        </w:trPr>
        <w:tc>
          <w:tcPr>
            <w:tcW w:w="831" w:type="dxa"/>
            <w:vAlign w:val="center"/>
          </w:tcPr>
          <w:p w14:paraId="644F0788"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644F0789" w14:textId="3210AD40" w:rsidR="00D12ECE" w:rsidRPr="00D24BC5" w:rsidRDefault="00D12ECE" w:rsidP="00BA4B9A">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CC4FB9">
              <w:rPr>
                <w:rFonts w:asciiTheme="minorHAnsi" w:eastAsia="Calibri" w:hAnsiTheme="minorHAnsi" w:cs="Arial"/>
              </w:rPr>
              <w:t>10</w:t>
            </w:r>
            <w:r w:rsidR="00BA4B9A"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12ECE" w:rsidRPr="006D2E42" w14:paraId="644F078D" w14:textId="77777777" w:rsidTr="00070A2F">
        <w:trPr>
          <w:cantSplit/>
          <w:trHeight w:hRule="exact" w:val="541"/>
        </w:trPr>
        <w:tc>
          <w:tcPr>
            <w:tcW w:w="831" w:type="dxa"/>
            <w:vAlign w:val="center"/>
          </w:tcPr>
          <w:p w14:paraId="644F078B"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644F078C" w14:textId="77777777"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12ECE" w:rsidRPr="006D2E42" w14:paraId="644F0790" w14:textId="77777777" w:rsidTr="00070A2F">
        <w:trPr>
          <w:cantSplit/>
          <w:trHeight w:hRule="exact" w:val="550"/>
        </w:trPr>
        <w:tc>
          <w:tcPr>
            <w:tcW w:w="831" w:type="dxa"/>
            <w:vAlign w:val="center"/>
          </w:tcPr>
          <w:p w14:paraId="644F078E"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644F078F" w14:textId="6EBF67D9"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C4FB9">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12ECE" w:rsidRPr="001337C2" w14:paraId="644F0796"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91"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lastRenderedPageBreak/>
              <w:t>14</w:t>
            </w:r>
          </w:p>
        </w:tc>
        <w:tc>
          <w:tcPr>
            <w:tcW w:w="3867" w:type="dxa"/>
            <w:vAlign w:val="center"/>
          </w:tcPr>
          <w:p w14:paraId="644F0792"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793"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794"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795"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799"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97"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762" w:type="dxa"/>
            <w:gridSpan w:val="2"/>
            <w:vAlign w:val="center"/>
          </w:tcPr>
          <w:p w14:paraId="644F0798"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6D2E42" w14:paraId="644F079B" w14:textId="77777777" w:rsidTr="00070A2F">
        <w:trPr>
          <w:cantSplit/>
          <w:trHeight w:hRule="exact" w:val="613"/>
        </w:trPr>
        <w:tc>
          <w:tcPr>
            <w:tcW w:w="14593" w:type="dxa"/>
            <w:gridSpan w:val="3"/>
            <w:vAlign w:val="center"/>
          </w:tcPr>
          <w:p w14:paraId="644F079A"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9C" w14:textId="77777777" w:rsidR="00064F9C" w:rsidRDefault="00064F9C" w:rsidP="00064F9C">
      <w:pPr>
        <w:spacing w:after="0" w:line="240" w:lineRule="auto"/>
        <w:rPr>
          <w:rFonts w:asciiTheme="minorHAnsi" w:hAnsiTheme="minorHAnsi" w:cs="Arial"/>
          <w:b/>
          <w:color w:val="FF0000"/>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D12ECE" w:rsidRPr="006D2E42" w14:paraId="644F07A0" w14:textId="77777777" w:rsidTr="001153C9">
        <w:trPr>
          <w:cantSplit/>
          <w:trHeight w:hRule="exact" w:val="982"/>
        </w:trPr>
        <w:tc>
          <w:tcPr>
            <w:tcW w:w="14593" w:type="dxa"/>
            <w:gridSpan w:val="3"/>
            <w:tcBorders>
              <w:bottom w:val="single" w:sz="4" w:space="0" w:color="auto"/>
            </w:tcBorders>
          </w:tcPr>
          <w:p w14:paraId="644F079D" w14:textId="59B72B4B" w:rsidR="00B94496" w:rsidRDefault="004D7F50"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J</w:t>
            </w:r>
            <w:r w:rsidR="00D12ECE">
              <w:rPr>
                <w:rFonts w:asciiTheme="minorHAnsi" w:hAnsiTheme="minorHAnsi"/>
                <w:b/>
                <w:sz w:val="20"/>
                <w:szCs w:val="20"/>
              </w:rPr>
              <w:t>.</w:t>
            </w:r>
            <w:r w:rsidR="00D12ECE" w:rsidRPr="00180B11">
              <w:rPr>
                <w:rFonts w:asciiTheme="minorHAnsi" w:hAnsiTheme="minorHAnsi"/>
                <w:b/>
                <w:sz w:val="20"/>
                <w:szCs w:val="20"/>
              </w:rPr>
              <w:t xml:space="preserve"> HERS-Verified Demand Recirculation Sensor Control</w:t>
            </w:r>
            <w:r w:rsidR="00D12ECE">
              <w:rPr>
                <w:rFonts w:asciiTheme="minorHAnsi" w:hAnsiTheme="minorHAnsi"/>
                <w:b/>
                <w:sz w:val="20"/>
                <w:szCs w:val="20"/>
              </w:rPr>
              <w:t xml:space="preserve"> </w:t>
            </w:r>
            <w:r w:rsidR="00B94496">
              <w:rPr>
                <w:rFonts w:asciiTheme="minorHAnsi" w:hAnsiTheme="minorHAnsi" w:cs="Arial"/>
                <w:b/>
                <w:sz w:val="20"/>
                <w:szCs w:val="20"/>
              </w:rPr>
              <w:t>Requirements</w:t>
            </w:r>
          </w:p>
          <w:p w14:paraId="644F079E" w14:textId="77777777" w:rsidR="00B94496" w:rsidRDefault="00B94496" w:rsidP="00B944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644F079F" w14:textId="77777777" w:rsidR="00D248CC" w:rsidRDefault="00D12EC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w:t>
            </w:r>
            <w:r w:rsidR="001153C9">
              <w:rPr>
                <w:rFonts w:asciiTheme="minorHAnsi" w:hAnsiTheme="minorHAnsi" w:cs="Arial"/>
                <w:sz w:val="20"/>
                <w:szCs w:val="20"/>
              </w:rPr>
              <w:t xml:space="preserve"> If there are no systems in column B14 that have a value =</w:t>
            </w:r>
            <w:r w:rsidR="000A30BB">
              <w:rPr>
                <w:rFonts w:asciiTheme="minorHAnsi" w:hAnsiTheme="minorHAnsi" w:cs="Arial"/>
                <w:sz w:val="20"/>
                <w:szCs w:val="20"/>
              </w:rPr>
              <w:t xml:space="preserve"> “</w:t>
            </w:r>
            <w:r w:rsidRPr="00744965">
              <w:rPr>
                <w:sz w:val="20"/>
                <w:szCs w:val="20"/>
              </w:rPr>
              <w:t>HERS-Verified Demand Recirculation Sensor Control</w:t>
            </w:r>
            <w:r w:rsidR="000A30BB">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sidR="000A30BB">
              <w:rPr>
                <w:sz w:val="20"/>
                <w:szCs w:val="20"/>
              </w:rPr>
              <w:t>; else display this entire table</w:t>
            </w:r>
            <w:r w:rsidR="000A30BB" w:rsidRPr="00C24D1F">
              <w:rPr>
                <w:sz w:val="20"/>
                <w:szCs w:val="20"/>
              </w:rPr>
              <w:t xml:space="preserve"> </w:t>
            </w:r>
            <w:r w:rsidRPr="00C24D1F">
              <w:rPr>
                <w:sz w:val="20"/>
                <w:szCs w:val="20"/>
              </w:rPr>
              <w:t>&gt;&gt;</w:t>
            </w:r>
          </w:p>
        </w:tc>
      </w:tr>
      <w:tr w:rsidR="00D12ECE" w:rsidRPr="002D344E" w14:paraId="644F07A3" w14:textId="77777777" w:rsidTr="00070A2F">
        <w:trPr>
          <w:cantSplit/>
          <w:trHeight w:hRule="exact" w:val="577"/>
        </w:trPr>
        <w:tc>
          <w:tcPr>
            <w:tcW w:w="831" w:type="dxa"/>
            <w:tcBorders>
              <w:top w:val="single" w:sz="4" w:space="0" w:color="auto"/>
            </w:tcBorders>
            <w:vAlign w:val="center"/>
          </w:tcPr>
          <w:p w14:paraId="644F07A1"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644F07A2" w14:textId="136825A5"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00CC4FB9">
              <w:rPr>
                <w:rFonts w:asciiTheme="minorHAnsi" w:hAnsiTheme="minorHAnsi"/>
                <w:sz w:val="20"/>
                <w:szCs w:val="20"/>
              </w:rPr>
              <w:t>RA4.4.10/</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D12ECE" w:rsidRPr="002D344E" w14:paraId="644F07A9" w14:textId="77777777" w:rsidTr="00070A2F">
        <w:trPr>
          <w:cantSplit/>
          <w:trHeight w:hRule="exact" w:val="1180"/>
        </w:trPr>
        <w:tc>
          <w:tcPr>
            <w:tcW w:w="831" w:type="dxa"/>
            <w:vAlign w:val="center"/>
          </w:tcPr>
          <w:p w14:paraId="644F07A4"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644F07A5" w14:textId="4369447B"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00CC4FB9">
              <w:rPr>
                <w:rFonts w:asciiTheme="minorHAnsi" w:hAnsiTheme="minorHAnsi"/>
                <w:sz w:val="20"/>
                <w:szCs w:val="20"/>
              </w:rPr>
              <w:t>RA4.4.10(f)/</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(d)</w:t>
            </w:r>
            <w:r w:rsidRPr="00B36001">
              <w:rPr>
                <w:rFonts w:asciiTheme="minorHAnsi" w:hAnsiTheme="minorHAnsi"/>
                <w:sz w:val="20"/>
                <w:szCs w:val="20"/>
              </w:rPr>
              <w:t>)</w:t>
            </w:r>
          </w:p>
          <w:p w14:paraId="644F07A6" w14:textId="521D8451" w:rsidR="00D12ECE" w:rsidRPr="00B36001" w:rsidRDefault="00D12ECE" w:rsidP="00070A2F">
            <w:pPr>
              <w:pStyle w:val="ListParagraph"/>
              <w:keepNext/>
              <w:numPr>
                <w:ilvl w:val="0"/>
                <w:numId w:val="3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BA4B9A">
              <w:rPr>
                <w:sz w:val="20"/>
                <w:szCs w:val="20"/>
              </w:rPr>
              <w:t>°</w:t>
            </w:r>
            <w:r>
              <w:rPr>
                <w:rFonts w:asciiTheme="minorHAnsi" w:hAnsiTheme="minorHAnsi"/>
                <w:sz w:val="20"/>
                <w:szCs w:val="20"/>
              </w:rPr>
              <w:t>F</w:t>
            </w:r>
            <w:r w:rsidRPr="00B36001">
              <w:rPr>
                <w:sz w:val="20"/>
                <w:szCs w:val="20"/>
              </w:rPr>
              <w:t xml:space="preserve"> ( 5.6</w:t>
            </w:r>
            <w:r w:rsidR="00BA4B9A">
              <w:rPr>
                <w:sz w:val="20"/>
                <w:szCs w:val="20"/>
              </w:rPr>
              <w:t>°</w:t>
            </w:r>
            <w:r>
              <w:rPr>
                <w:rFonts w:asciiTheme="minorHAnsi" w:hAnsiTheme="minorHAnsi"/>
                <w:sz w:val="20"/>
                <w:szCs w:val="20"/>
              </w:rPr>
              <w:t>C</w:t>
            </w:r>
            <w:r w:rsidRPr="00B36001">
              <w:rPr>
                <w:sz w:val="20"/>
                <w:szCs w:val="20"/>
              </w:rPr>
              <w:t>) above the initial temperature of the water in the pipe</w:t>
            </w:r>
          </w:p>
          <w:p w14:paraId="644F07A7" w14:textId="2D87F59A" w:rsidR="00D12ECE" w:rsidRDefault="00D12ECE" w:rsidP="00070A2F">
            <w:pPr>
              <w:pStyle w:val="ListParagraph"/>
              <w:keepNext/>
              <w:numPr>
                <w:ilvl w:val="0"/>
                <w:numId w:val="38"/>
              </w:numPr>
              <w:rPr>
                <w:sz w:val="20"/>
                <w:szCs w:val="20"/>
              </w:rPr>
            </w:pPr>
            <w:r w:rsidRPr="00CC3747">
              <w:rPr>
                <w:sz w:val="20"/>
                <w:szCs w:val="20"/>
              </w:rPr>
              <w:t>Not more than 102</w:t>
            </w:r>
            <w:r w:rsidR="00BA4B9A">
              <w:rPr>
                <w:sz w:val="20"/>
                <w:szCs w:val="20"/>
              </w:rPr>
              <w:t>°</w:t>
            </w:r>
            <w:r>
              <w:rPr>
                <w:rFonts w:asciiTheme="minorHAnsi" w:hAnsiTheme="minorHAnsi"/>
                <w:sz w:val="20"/>
                <w:szCs w:val="20"/>
              </w:rPr>
              <w:t>F</w:t>
            </w:r>
            <w:r w:rsidRPr="00CC3747">
              <w:rPr>
                <w:sz w:val="20"/>
                <w:szCs w:val="20"/>
              </w:rPr>
              <w:t xml:space="preserve"> (38.9</w:t>
            </w:r>
            <w:r w:rsidR="00BA4B9A">
              <w:rPr>
                <w:sz w:val="20"/>
                <w:szCs w:val="20"/>
              </w:rPr>
              <w:t>°</w:t>
            </w:r>
            <w:r>
              <w:rPr>
                <w:rFonts w:asciiTheme="minorHAnsi" w:hAnsiTheme="minorHAnsi"/>
                <w:sz w:val="20"/>
                <w:szCs w:val="20"/>
              </w:rPr>
              <w:t>C</w:t>
            </w:r>
            <w:r w:rsidRPr="00CC3747">
              <w:rPr>
                <w:sz w:val="20"/>
                <w:szCs w:val="20"/>
              </w:rPr>
              <w:t>).</w:t>
            </w:r>
          </w:p>
          <w:p w14:paraId="644F07A8" w14:textId="77777777" w:rsidR="00D12ECE" w:rsidRDefault="00D12ECE" w:rsidP="00070A2F">
            <w:pPr>
              <w:keepNext/>
              <w:rPr>
                <w:sz w:val="20"/>
                <w:szCs w:val="20"/>
              </w:rPr>
            </w:pPr>
          </w:p>
        </w:tc>
      </w:tr>
      <w:tr w:rsidR="00D12ECE" w:rsidRPr="002D344E" w14:paraId="644F07AC" w14:textId="77777777" w:rsidTr="00070A2F">
        <w:trPr>
          <w:cantSplit/>
          <w:trHeight w:hRule="exact" w:val="676"/>
        </w:trPr>
        <w:tc>
          <w:tcPr>
            <w:tcW w:w="831" w:type="dxa"/>
            <w:vAlign w:val="center"/>
          </w:tcPr>
          <w:p w14:paraId="644F07AA"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644F07AB" w14:textId="200128C3" w:rsidR="00D12ECE" w:rsidRDefault="00D12ECE" w:rsidP="00070A2F">
            <w:pPr>
              <w:keepNext/>
              <w:rPr>
                <w:sz w:val="20"/>
                <w:szCs w:val="20"/>
              </w:rPr>
            </w:pPr>
            <w:r w:rsidRPr="00B36001">
              <w:rPr>
                <w:sz w:val="20"/>
                <w:szCs w:val="20"/>
              </w:rPr>
              <w:t xml:space="preserve">The controls shall limit pump operation to a maximum of </w:t>
            </w:r>
            <w:r w:rsidR="00CC4FB9">
              <w:rPr>
                <w:sz w:val="20"/>
                <w:szCs w:val="20"/>
              </w:rPr>
              <w:t xml:space="preserve">5 minutes for single dwellings, and </w:t>
            </w:r>
            <w:r w:rsidRPr="00B36001">
              <w:rPr>
                <w:sz w:val="20"/>
                <w:szCs w:val="20"/>
              </w:rPr>
              <w:t xml:space="preserve">10 minutes </w:t>
            </w:r>
            <w:r w:rsidR="00CC4FB9">
              <w:rPr>
                <w:sz w:val="20"/>
                <w:szCs w:val="20"/>
              </w:rPr>
              <w:t xml:space="preserve">for multiple dwellings, </w:t>
            </w:r>
            <w:r w:rsidRPr="00B36001">
              <w:rPr>
                <w:sz w:val="20"/>
                <w:szCs w:val="20"/>
              </w:rPr>
              <w:t>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00CC4FB9">
              <w:rPr>
                <w:rFonts w:asciiTheme="minorHAnsi" w:hAnsiTheme="minorHAnsi"/>
                <w:sz w:val="20"/>
                <w:szCs w:val="20"/>
              </w:rPr>
              <w:t>RA4.4.10(f)3/</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(d)3</w:t>
            </w:r>
            <w:r w:rsidRPr="00B36001">
              <w:rPr>
                <w:rFonts w:asciiTheme="minorHAnsi" w:hAnsiTheme="minorHAnsi"/>
                <w:sz w:val="20"/>
                <w:szCs w:val="20"/>
              </w:rPr>
              <w:t>)</w:t>
            </w:r>
          </w:p>
        </w:tc>
      </w:tr>
      <w:tr w:rsidR="00D12ECE" w:rsidRPr="00B36001" w14:paraId="644F07B2" w14:textId="77777777" w:rsidTr="00070A2F">
        <w:trPr>
          <w:cantSplit/>
          <w:trHeight w:hRule="exact" w:val="1882"/>
        </w:trPr>
        <w:tc>
          <w:tcPr>
            <w:tcW w:w="831" w:type="dxa"/>
            <w:vAlign w:val="center"/>
          </w:tcPr>
          <w:p w14:paraId="644F07AD"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644F07AE" w14:textId="0A49E55F"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00CC4FB9">
              <w:rPr>
                <w:rFonts w:asciiTheme="minorHAnsi" w:hAnsiTheme="minorHAnsi"/>
                <w:sz w:val="20"/>
                <w:szCs w:val="20"/>
              </w:rPr>
              <w:t>RA4.4.10(d)/</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(b)</w:t>
            </w:r>
            <w:r w:rsidRPr="00B36001">
              <w:rPr>
                <w:rFonts w:asciiTheme="minorHAnsi" w:hAnsiTheme="minorHAnsi"/>
                <w:sz w:val="20"/>
                <w:szCs w:val="20"/>
              </w:rPr>
              <w:t>)</w:t>
            </w:r>
          </w:p>
          <w:p w14:paraId="644F07AF"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644F07B0" w14:textId="77777777"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644F07B1" w14:textId="4FF121BC" w:rsidR="00D12ECE" w:rsidRPr="00B36001" w:rsidRDefault="00D12ECE" w:rsidP="00070A2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w:t>
            </w:r>
            <w:r w:rsidR="00CC4FB9">
              <w:rPr>
                <w:sz w:val="20"/>
                <w:szCs w:val="20"/>
              </w:rPr>
              <w:t>-</w:t>
            </w:r>
            <w:r w:rsidRPr="00B36001">
              <w:rPr>
                <w:sz w:val="20"/>
                <w:szCs w:val="20"/>
              </w:rPr>
              <w:t>sensor shall be installed in an accessible location at the end of supply portion of the hot water distribution line (typically under a sink).</w:t>
            </w:r>
          </w:p>
        </w:tc>
      </w:tr>
      <w:tr w:rsidR="00D12ECE" w:rsidRPr="00B36001" w14:paraId="644F07B5" w14:textId="77777777" w:rsidTr="00070A2F">
        <w:trPr>
          <w:cantSplit/>
          <w:trHeight w:hRule="exact" w:val="478"/>
        </w:trPr>
        <w:tc>
          <w:tcPr>
            <w:tcW w:w="831" w:type="dxa"/>
            <w:vAlign w:val="center"/>
          </w:tcPr>
          <w:p w14:paraId="644F07B3"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644F07B4" w14:textId="7C055F6C" w:rsidR="00D12ECE" w:rsidRPr="00B36001"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00CC4FB9">
              <w:rPr>
                <w:rFonts w:asciiTheme="minorHAnsi" w:hAnsiTheme="minorHAnsi"/>
                <w:sz w:val="20"/>
                <w:szCs w:val="20"/>
              </w:rPr>
              <w:t>RA4.4.10(e)/</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(c)</w:t>
            </w:r>
            <w:r w:rsidRPr="00B36001">
              <w:rPr>
                <w:rFonts w:asciiTheme="minorHAnsi" w:hAnsiTheme="minorHAnsi"/>
                <w:sz w:val="20"/>
                <w:szCs w:val="20"/>
              </w:rPr>
              <w:t>)</w:t>
            </w:r>
          </w:p>
        </w:tc>
      </w:tr>
      <w:tr w:rsidR="00D12ECE" w14:paraId="644F07B8" w14:textId="77777777" w:rsidTr="00070A2F">
        <w:trPr>
          <w:cantSplit/>
          <w:trHeight w:hRule="exact" w:val="766"/>
        </w:trPr>
        <w:tc>
          <w:tcPr>
            <w:tcW w:w="831" w:type="dxa"/>
            <w:vAlign w:val="center"/>
          </w:tcPr>
          <w:p w14:paraId="644F07B6"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644F07B7" w14:textId="00E151E3"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00CC4FB9">
              <w:rPr>
                <w:rFonts w:asciiTheme="minorHAnsi" w:hAnsiTheme="minorHAnsi"/>
                <w:sz w:val="20"/>
                <w:szCs w:val="20"/>
              </w:rPr>
              <w:t>RA4.4.10(c)/</w:t>
            </w:r>
            <w:r w:rsidRPr="00B36001">
              <w:rPr>
                <w:rFonts w:asciiTheme="minorHAnsi" w:hAnsiTheme="minorHAnsi"/>
                <w:sz w:val="20"/>
                <w:szCs w:val="20"/>
              </w:rPr>
              <w:t>RA4.4.1</w:t>
            </w:r>
            <w:r>
              <w:rPr>
                <w:rFonts w:asciiTheme="minorHAnsi" w:hAnsiTheme="minorHAnsi"/>
                <w:sz w:val="20"/>
                <w:szCs w:val="20"/>
              </w:rPr>
              <w:t>3</w:t>
            </w:r>
            <w:r w:rsidR="00CC4FB9">
              <w:rPr>
                <w:rFonts w:asciiTheme="minorHAnsi" w:hAnsiTheme="minorHAnsi"/>
                <w:sz w:val="20"/>
                <w:szCs w:val="20"/>
              </w:rPr>
              <w:t>(a)</w:t>
            </w:r>
            <w:r w:rsidRPr="00B36001">
              <w:rPr>
                <w:rFonts w:asciiTheme="minorHAnsi" w:hAnsiTheme="minorHAnsi"/>
                <w:sz w:val="20"/>
                <w:szCs w:val="20"/>
              </w:rPr>
              <w:t>)</w:t>
            </w:r>
          </w:p>
        </w:tc>
      </w:tr>
      <w:tr w:rsidR="00D12ECE" w:rsidRPr="006D2E42" w14:paraId="644F07BB" w14:textId="77777777" w:rsidTr="00070A2F">
        <w:trPr>
          <w:cantSplit/>
          <w:trHeight w:hRule="exact" w:val="288"/>
        </w:trPr>
        <w:tc>
          <w:tcPr>
            <w:tcW w:w="831" w:type="dxa"/>
            <w:vAlign w:val="center"/>
          </w:tcPr>
          <w:p w14:paraId="644F07B9"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644F07BA" w14:textId="77777777" w:rsidR="00D12ECE" w:rsidRPr="002D344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D12ECE" w:rsidRPr="006D2E42" w14:paraId="644F07BE" w14:textId="77777777" w:rsidTr="00070A2F">
        <w:trPr>
          <w:cantSplit/>
          <w:trHeight w:hRule="exact" w:val="370"/>
        </w:trPr>
        <w:tc>
          <w:tcPr>
            <w:tcW w:w="831" w:type="dxa"/>
            <w:vAlign w:val="center"/>
          </w:tcPr>
          <w:p w14:paraId="644F07BC"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644F07BD" w14:textId="44D346A4" w:rsidR="00D12ECE" w:rsidRPr="00D24BC5" w:rsidRDefault="00D12ECE" w:rsidP="00CC4FB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 xml:space="preserve">Automatic </w:t>
            </w:r>
            <w:r w:rsidR="00CC4FB9">
              <w:rPr>
                <w:rFonts w:asciiTheme="minorHAnsi" w:hAnsiTheme="minorHAnsi" w:cs="Arial"/>
                <w:sz w:val="20"/>
                <w:szCs w:val="20"/>
              </w:rPr>
              <w:t>a</w:t>
            </w:r>
            <w:r w:rsidRPr="00D24BC5">
              <w:rPr>
                <w:rFonts w:asciiTheme="minorHAnsi" w:hAnsiTheme="minorHAnsi" w:cs="Arial"/>
                <w:sz w:val="20"/>
                <w:szCs w:val="20"/>
              </w:rPr>
              <w:t>ir release valve is installed on the inlet side of the recirculation pump per Section 110.3(c</w:t>
            </w:r>
            <w:proofErr w:type="gramStart"/>
            <w:r w:rsidRPr="00D24BC5">
              <w:rPr>
                <w:rFonts w:asciiTheme="minorHAnsi" w:hAnsiTheme="minorHAnsi" w:cs="Arial"/>
                <w:sz w:val="20"/>
                <w:szCs w:val="20"/>
              </w:rPr>
              <w:t>)5A</w:t>
            </w:r>
            <w:proofErr w:type="gramEnd"/>
            <w:r w:rsidRPr="00D24BC5">
              <w:rPr>
                <w:rFonts w:asciiTheme="minorHAnsi" w:hAnsiTheme="minorHAnsi" w:cs="Arial"/>
                <w:sz w:val="20"/>
                <w:szCs w:val="20"/>
              </w:rPr>
              <w:t>.</w:t>
            </w:r>
          </w:p>
        </w:tc>
      </w:tr>
      <w:tr w:rsidR="00D12ECE" w:rsidRPr="006D2E42" w14:paraId="644F07C1" w14:textId="77777777" w:rsidTr="00070A2F">
        <w:trPr>
          <w:cantSplit/>
          <w:trHeight w:hRule="exact" w:val="361"/>
        </w:trPr>
        <w:tc>
          <w:tcPr>
            <w:tcW w:w="831" w:type="dxa"/>
            <w:vAlign w:val="center"/>
          </w:tcPr>
          <w:p w14:paraId="644F07BF"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644F07C0" w14:textId="3C365351" w:rsidR="00D12ECE" w:rsidRPr="00D24BC5"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w:t>
            </w:r>
            <w:r w:rsidR="00CC4FB9">
              <w:rPr>
                <w:rFonts w:asciiTheme="minorHAnsi" w:hAnsiTheme="minorHAnsi" w:cs="Arial"/>
                <w:sz w:val="20"/>
                <w:szCs w:val="20"/>
              </w:rPr>
              <w:t>, or similar device,</w:t>
            </w:r>
            <w:r w:rsidRPr="00D24BC5">
              <w:rPr>
                <w:rFonts w:asciiTheme="minorHAnsi" w:hAnsiTheme="minorHAnsi" w:cs="Arial"/>
                <w:sz w:val="20"/>
                <w:szCs w:val="20"/>
              </w:rPr>
              <w:t xml:space="preserve"> is located between the recirculation pump and the water heater per Section 110.3(c</w:t>
            </w:r>
            <w:proofErr w:type="gramStart"/>
            <w:r w:rsidRPr="00D24BC5">
              <w:rPr>
                <w:rFonts w:asciiTheme="minorHAnsi" w:hAnsiTheme="minorHAnsi" w:cs="Arial"/>
                <w:sz w:val="20"/>
                <w:szCs w:val="20"/>
              </w:rPr>
              <w:t>)5B</w:t>
            </w:r>
            <w:proofErr w:type="gramEnd"/>
            <w:r w:rsidRPr="00D24BC5">
              <w:rPr>
                <w:rFonts w:asciiTheme="minorHAnsi" w:hAnsiTheme="minorHAnsi" w:cs="Arial"/>
                <w:sz w:val="20"/>
                <w:szCs w:val="20"/>
              </w:rPr>
              <w:t>.</w:t>
            </w:r>
          </w:p>
        </w:tc>
      </w:tr>
      <w:tr w:rsidR="00D12ECE" w:rsidRPr="006D2E42" w14:paraId="644F07C4" w14:textId="77777777" w:rsidTr="00070A2F">
        <w:trPr>
          <w:cantSplit/>
          <w:trHeight w:hRule="exact" w:val="631"/>
        </w:trPr>
        <w:tc>
          <w:tcPr>
            <w:tcW w:w="831" w:type="dxa"/>
            <w:vAlign w:val="center"/>
          </w:tcPr>
          <w:p w14:paraId="644F07C2"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644F07C3" w14:textId="77777777" w:rsidR="00D12ECE" w:rsidRPr="00D24BC5" w:rsidRDefault="00D12ECE" w:rsidP="00070A2F">
            <w:pPr>
              <w:keepNext/>
              <w:spacing w:after="0"/>
              <w:rPr>
                <w:rFonts w:asciiTheme="minorHAnsi" w:hAnsiTheme="minorHAnsi" w:cs="Arial"/>
                <w:sz w:val="20"/>
                <w:szCs w:val="20"/>
              </w:rPr>
            </w:pPr>
            <w:r w:rsidRPr="00D24BC5">
              <w:rPr>
                <w:rFonts w:asciiTheme="minorHAnsi" w:hAnsiTheme="minorHAnsi" w:cs="Arial"/>
                <w:sz w:val="20"/>
                <w:szCs w:val="20"/>
              </w:rPr>
              <w:t xml:space="preserve">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is installed between the pump and the water heating equipment with an isolation valve between the hose </w:t>
            </w:r>
            <w:proofErr w:type="spellStart"/>
            <w:r w:rsidRPr="00D24BC5">
              <w:rPr>
                <w:rFonts w:asciiTheme="minorHAnsi" w:hAnsiTheme="minorHAnsi" w:cs="Arial"/>
                <w:sz w:val="20"/>
                <w:szCs w:val="20"/>
              </w:rPr>
              <w:t>bibb</w:t>
            </w:r>
            <w:proofErr w:type="spellEnd"/>
            <w:r w:rsidRPr="00D24BC5">
              <w:rPr>
                <w:rFonts w:asciiTheme="minorHAnsi" w:hAnsiTheme="minorHAnsi" w:cs="Arial"/>
                <w:sz w:val="20"/>
                <w:szCs w:val="20"/>
              </w:rPr>
              <w:t xml:space="preserve"> and the water heating equipment per Section 110.3(c</w:t>
            </w:r>
            <w:proofErr w:type="gramStart"/>
            <w:r w:rsidRPr="00D24BC5">
              <w:rPr>
                <w:rFonts w:asciiTheme="minorHAnsi" w:hAnsiTheme="minorHAnsi" w:cs="Arial"/>
                <w:sz w:val="20"/>
                <w:szCs w:val="20"/>
              </w:rPr>
              <w:t>)5C</w:t>
            </w:r>
            <w:proofErr w:type="gramEnd"/>
            <w:r w:rsidRPr="00D24BC5">
              <w:rPr>
                <w:rFonts w:asciiTheme="minorHAnsi" w:hAnsiTheme="minorHAnsi" w:cs="Arial"/>
                <w:sz w:val="20"/>
                <w:szCs w:val="20"/>
              </w:rPr>
              <w:t>.</w:t>
            </w:r>
          </w:p>
        </w:tc>
      </w:tr>
      <w:tr w:rsidR="00D12ECE" w:rsidRPr="006D2E42" w14:paraId="644F07C7" w14:textId="77777777" w:rsidTr="00070A2F">
        <w:trPr>
          <w:cantSplit/>
          <w:trHeight w:hRule="exact" w:val="505"/>
        </w:trPr>
        <w:tc>
          <w:tcPr>
            <w:tcW w:w="831" w:type="dxa"/>
            <w:vAlign w:val="center"/>
          </w:tcPr>
          <w:p w14:paraId="644F07C5"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644F07C6" w14:textId="7849EBF9" w:rsidR="00D12ECE" w:rsidRPr="00D24BC5" w:rsidRDefault="00D12ECE" w:rsidP="00BA4B9A">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CC4FB9">
              <w:rPr>
                <w:rFonts w:asciiTheme="minorHAnsi" w:eastAsia="Calibri" w:hAnsiTheme="minorHAnsi" w:cs="Arial"/>
              </w:rPr>
              <w:t>10</w:t>
            </w:r>
            <w:r w:rsidR="00BA4B9A" w:rsidRPr="00D24BC5">
              <w:rPr>
                <w:rFonts w:asciiTheme="minorHAnsi" w:eastAsia="Calibri" w:hAnsiTheme="minorHAnsi" w:cs="Arial"/>
              </w:rPr>
              <w:t xml:space="preserve"> </w:t>
            </w:r>
            <w:r w:rsidRPr="00D24BC5">
              <w:rPr>
                <w:rFonts w:asciiTheme="minorHAnsi" w:eastAsia="Calibri" w:hAnsiTheme="minorHAnsi" w:cs="Arial"/>
              </w:rPr>
              <w:t>above per Section 110.3(c</w:t>
            </w:r>
            <w:proofErr w:type="gramStart"/>
            <w:r w:rsidRPr="00D24BC5">
              <w:rPr>
                <w:rFonts w:asciiTheme="minorHAnsi" w:eastAsia="Calibri" w:hAnsiTheme="minorHAnsi" w:cs="Arial"/>
              </w:rPr>
              <w:t>)5D</w:t>
            </w:r>
            <w:proofErr w:type="gramEnd"/>
            <w:r w:rsidRPr="00D24BC5">
              <w:rPr>
                <w:rFonts w:asciiTheme="minorHAnsi" w:eastAsia="Calibri" w:hAnsiTheme="minorHAnsi" w:cs="Arial"/>
              </w:rPr>
              <w:t>.</w:t>
            </w:r>
          </w:p>
        </w:tc>
      </w:tr>
      <w:tr w:rsidR="00D12ECE" w:rsidRPr="006D2E42" w14:paraId="644F07CA" w14:textId="77777777" w:rsidTr="00070A2F">
        <w:trPr>
          <w:cantSplit/>
          <w:trHeight w:hRule="exact" w:val="451"/>
        </w:trPr>
        <w:tc>
          <w:tcPr>
            <w:tcW w:w="831" w:type="dxa"/>
            <w:vAlign w:val="center"/>
          </w:tcPr>
          <w:p w14:paraId="644F07C8"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644F07C9" w14:textId="77777777"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w:t>
            </w:r>
            <w:proofErr w:type="gramStart"/>
            <w:r w:rsidRPr="00D24BC5">
              <w:rPr>
                <w:rFonts w:asciiTheme="minorHAnsi" w:eastAsia="Calibri" w:hAnsiTheme="minorHAnsi" w:cs="Arial"/>
              </w:rPr>
              <w:t>)5E</w:t>
            </w:r>
            <w:proofErr w:type="gramEnd"/>
            <w:r w:rsidRPr="00D24BC5">
              <w:rPr>
                <w:rFonts w:asciiTheme="minorHAnsi" w:eastAsia="Calibri" w:hAnsiTheme="minorHAnsi" w:cs="Arial"/>
              </w:rPr>
              <w:t>.</w:t>
            </w:r>
          </w:p>
        </w:tc>
      </w:tr>
      <w:tr w:rsidR="00D12ECE" w:rsidRPr="006D2E42" w14:paraId="644F07CD" w14:textId="77777777" w:rsidTr="00070A2F">
        <w:trPr>
          <w:cantSplit/>
          <w:trHeight w:hRule="exact" w:val="451"/>
        </w:trPr>
        <w:tc>
          <w:tcPr>
            <w:tcW w:w="831" w:type="dxa"/>
            <w:vAlign w:val="center"/>
          </w:tcPr>
          <w:p w14:paraId="644F07CB" w14:textId="77777777" w:rsidR="00D12ECE"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644F07CC" w14:textId="78D7C8AA" w:rsidR="00D12ECE" w:rsidRPr="00D24BC5" w:rsidRDefault="00D12ECE" w:rsidP="00070A2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A check valve is installed on the cold water supply line between the hot water system and the next closest tee on the cold water supply </w:t>
            </w:r>
            <w:r w:rsidR="00CC4FB9">
              <w:rPr>
                <w:rFonts w:asciiTheme="minorHAnsi" w:eastAsia="Calibri" w:hAnsiTheme="minorHAnsi" w:cs="Arial"/>
              </w:rPr>
              <w:t xml:space="preserve">line </w:t>
            </w:r>
            <w:r w:rsidRPr="00D24BC5">
              <w:rPr>
                <w:rFonts w:asciiTheme="minorHAnsi" w:eastAsia="Calibri" w:hAnsiTheme="minorHAnsi" w:cs="Arial"/>
              </w:rPr>
              <w:t>per Section 110.3(c</w:t>
            </w:r>
            <w:proofErr w:type="gramStart"/>
            <w:r w:rsidRPr="00D24BC5">
              <w:rPr>
                <w:rFonts w:asciiTheme="minorHAnsi" w:eastAsia="Calibri" w:hAnsiTheme="minorHAnsi" w:cs="Arial"/>
              </w:rPr>
              <w:t>)5F</w:t>
            </w:r>
            <w:proofErr w:type="gramEnd"/>
            <w:r w:rsidRPr="00D24BC5">
              <w:rPr>
                <w:rFonts w:asciiTheme="minorHAnsi" w:eastAsia="Calibri" w:hAnsiTheme="minorHAnsi" w:cs="Arial"/>
              </w:rPr>
              <w:t>.</w:t>
            </w:r>
          </w:p>
        </w:tc>
      </w:tr>
      <w:tr w:rsidR="00D12ECE" w:rsidRPr="001337C2" w14:paraId="644F07D3" w14:textId="77777777" w:rsidTr="00FE3EB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575"/>
        </w:trPr>
        <w:tc>
          <w:tcPr>
            <w:tcW w:w="831" w:type="dxa"/>
            <w:vAlign w:val="center"/>
          </w:tcPr>
          <w:p w14:paraId="644F07CE"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lastRenderedPageBreak/>
              <w:t>14</w:t>
            </w:r>
          </w:p>
        </w:tc>
        <w:tc>
          <w:tcPr>
            <w:tcW w:w="3867" w:type="dxa"/>
            <w:vAlign w:val="center"/>
          </w:tcPr>
          <w:p w14:paraId="644F07CF" w14:textId="77777777" w:rsidR="00D12ECE" w:rsidRPr="00F86715" w:rsidRDefault="00D12ECE" w:rsidP="00070A2F">
            <w:pPr>
              <w:keepNext/>
              <w:spacing w:after="0" w:line="240" w:lineRule="auto"/>
              <w:rPr>
                <w:sz w:val="20"/>
                <w:szCs w:val="18"/>
              </w:rPr>
            </w:pPr>
            <w:r w:rsidRPr="00F86715">
              <w:rPr>
                <w:sz w:val="20"/>
                <w:szCs w:val="18"/>
              </w:rPr>
              <w:t>Verification Status:</w:t>
            </w:r>
          </w:p>
        </w:tc>
        <w:tc>
          <w:tcPr>
            <w:tcW w:w="9895" w:type="dxa"/>
            <w:vAlign w:val="center"/>
          </w:tcPr>
          <w:p w14:paraId="644F07D0"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644F07D1" w14:textId="77777777" w:rsidR="00D12ECE" w:rsidRPr="00D86E39" w:rsidRDefault="00D12ECE" w:rsidP="00070A2F">
            <w:pPr>
              <w:pStyle w:val="ListParagraph"/>
              <w:keepNext/>
              <w:numPr>
                <w:ilvl w:val="0"/>
                <w:numId w:val="36"/>
              </w:numPr>
              <w:tabs>
                <w:tab w:val="left" w:pos="356"/>
              </w:tabs>
              <w:spacing w:after="0" w:line="240" w:lineRule="auto"/>
              <w:contextualSpacing w:val="0"/>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644F07D2" w14:textId="77777777" w:rsidR="00D12ECE" w:rsidRPr="00970924" w:rsidRDefault="00D12ECE" w:rsidP="00070A2F">
            <w:pPr>
              <w:pStyle w:val="ListParagraph"/>
              <w:keepNext/>
              <w:numPr>
                <w:ilvl w:val="0"/>
                <w:numId w:val="36"/>
              </w:numPr>
              <w:tabs>
                <w:tab w:val="left" w:pos="366"/>
              </w:tabs>
              <w:spacing w:after="0" w:line="240" w:lineRule="auto"/>
              <w:rPr>
                <w:sz w:val="20"/>
                <w:szCs w:val="18"/>
              </w:rPr>
            </w:pPr>
            <w:r w:rsidRPr="00970924">
              <w:rPr>
                <w:rFonts w:asciiTheme="minorHAnsi" w:hAnsiTheme="minorHAnsi"/>
                <w:sz w:val="18"/>
                <w:szCs w:val="18"/>
                <w:u w:val="single"/>
              </w:rPr>
              <w:t>All N/A</w:t>
            </w:r>
            <w:r w:rsidRPr="00970924">
              <w:rPr>
                <w:rFonts w:asciiTheme="minorHAnsi" w:hAnsiTheme="minorHAnsi"/>
                <w:sz w:val="18"/>
                <w:szCs w:val="18"/>
              </w:rPr>
              <w:t xml:space="preserve"> - This entire table is not applicable</w:t>
            </w:r>
          </w:p>
        </w:tc>
      </w:tr>
      <w:tr w:rsidR="00D12ECE" w:rsidRPr="001C276F" w14:paraId="644F07D6" w14:textId="77777777" w:rsidTr="00070A2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Height w:val="377"/>
        </w:trPr>
        <w:tc>
          <w:tcPr>
            <w:tcW w:w="831" w:type="dxa"/>
            <w:vAlign w:val="center"/>
          </w:tcPr>
          <w:p w14:paraId="644F07D4" w14:textId="77777777" w:rsidR="00D12ECE" w:rsidRPr="00531FE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hAnsiTheme="minorHAnsi" w:cs="Arial"/>
                <w:sz w:val="20"/>
                <w:szCs w:val="20"/>
              </w:rPr>
            </w:pPr>
            <w:r>
              <w:rPr>
                <w:rFonts w:asciiTheme="minorHAnsi" w:hAnsiTheme="minorHAnsi" w:cs="Arial"/>
                <w:sz w:val="20"/>
                <w:szCs w:val="20"/>
              </w:rPr>
              <w:t>15</w:t>
            </w:r>
          </w:p>
        </w:tc>
        <w:tc>
          <w:tcPr>
            <w:tcW w:w="13762" w:type="dxa"/>
            <w:gridSpan w:val="2"/>
            <w:vAlign w:val="center"/>
          </w:tcPr>
          <w:p w14:paraId="644F07D5" w14:textId="77777777" w:rsidR="00D12ECE" w:rsidRPr="00F86715" w:rsidRDefault="00D12ECE" w:rsidP="00070A2F">
            <w:pPr>
              <w:keepNext/>
              <w:spacing w:after="0" w:line="240" w:lineRule="auto"/>
              <w:rPr>
                <w:sz w:val="20"/>
                <w:szCs w:val="18"/>
              </w:rPr>
            </w:pPr>
            <w:r w:rsidRPr="00F86715">
              <w:rPr>
                <w:sz w:val="20"/>
                <w:szCs w:val="18"/>
              </w:rPr>
              <w:t xml:space="preserve">Correction Notes: </w:t>
            </w:r>
          </w:p>
        </w:tc>
      </w:tr>
      <w:tr w:rsidR="00D12ECE" w:rsidRPr="006D2E42" w14:paraId="644F07D8" w14:textId="77777777" w:rsidTr="00070A2F">
        <w:trPr>
          <w:cantSplit/>
          <w:trHeight w:hRule="exact" w:val="631"/>
        </w:trPr>
        <w:tc>
          <w:tcPr>
            <w:tcW w:w="14593" w:type="dxa"/>
            <w:gridSpan w:val="3"/>
            <w:vAlign w:val="center"/>
          </w:tcPr>
          <w:p w14:paraId="644F07D7" w14:textId="77777777" w:rsidR="00D12ECE" w:rsidRPr="006D2E42" w:rsidRDefault="00D12ECE" w:rsidP="00070A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44F07D9" w14:textId="77777777" w:rsidR="00C3676F" w:rsidRDefault="00C3676F" w:rsidP="00064F9C">
      <w:pPr>
        <w:spacing w:after="0" w:line="240" w:lineRule="auto"/>
        <w:rPr>
          <w:rFonts w:asciiTheme="minorHAnsi" w:hAnsiTheme="minorHAnsi" w:cs="Arial"/>
          <w:b/>
          <w:color w:val="FF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8A45F8" w:rsidRPr="008A45F8" w14:paraId="644F07DC" w14:textId="77777777" w:rsidTr="0016041B">
        <w:trPr>
          <w:cantSplit/>
          <w:trHeight w:val="432"/>
        </w:trPr>
        <w:tc>
          <w:tcPr>
            <w:tcW w:w="5000" w:type="pct"/>
            <w:gridSpan w:val="2"/>
            <w:vAlign w:val="center"/>
          </w:tcPr>
          <w:p w14:paraId="644F07DA" w14:textId="337AF392" w:rsidR="002E573E" w:rsidRPr="002E573E" w:rsidRDefault="004D7F50" w:rsidP="00894A83">
            <w:pPr>
              <w:keepNext/>
              <w:spacing w:after="0" w:line="240" w:lineRule="auto"/>
              <w:outlineLvl w:val="0"/>
              <w:rPr>
                <w:rFonts w:asciiTheme="minorHAnsi" w:hAnsiTheme="minorHAnsi"/>
                <w:b/>
                <w:sz w:val="20"/>
                <w:szCs w:val="20"/>
              </w:rPr>
            </w:pPr>
            <w:r>
              <w:rPr>
                <w:rFonts w:asciiTheme="minorHAnsi" w:hAnsiTheme="minorHAnsi"/>
                <w:b/>
                <w:sz w:val="20"/>
                <w:szCs w:val="20"/>
              </w:rPr>
              <w:t>K</w:t>
            </w:r>
            <w:r w:rsidR="002E573E" w:rsidRPr="002E573E">
              <w:rPr>
                <w:rFonts w:asciiTheme="minorHAnsi" w:hAnsiTheme="minorHAnsi"/>
                <w:b/>
                <w:sz w:val="20"/>
                <w:szCs w:val="20"/>
              </w:rPr>
              <w:t>. Determination of HERS Verification Compliance</w:t>
            </w:r>
          </w:p>
          <w:p w14:paraId="644F07DB" w14:textId="77777777" w:rsidR="008A45F8" w:rsidRPr="008A45F8" w:rsidRDefault="008A45F8" w:rsidP="00894A83">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8A45F8" w:rsidRPr="008A45F8" w14:paraId="644F07DF" w14:textId="77777777" w:rsidTr="0016041B">
        <w:trPr>
          <w:cantSplit/>
          <w:trHeight w:val="432"/>
        </w:trPr>
        <w:tc>
          <w:tcPr>
            <w:tcW w:w="253" w:type="pct"/>
            <w:vAlign w:val="center"/>
          </w:tcPr>
          <w:p w14:paraId="644F07DD" w14:textId="77777777" w:rsidR="008A45F8" w:rsidRPr="008A45F8" w:rsidDel="00C76C40" w:rsidRDefault="008A45F8" w:rsidP="0016041B">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644F07DE" w14:textId="49221A01" w:rsidR="00206081" w:rsidRDefault="008A45F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sidR="00D22D45">
              <w:rPr>
                <w:rFonts w:asciiTheme="minorHAnsi" w:eastAsia="Times New Roman" w:hAnsiTheme="minorHAnsi"/>
                <w:sz w:val="18"/>
                <w:szCs w:val="18"/>
              </w:rPr>
              <w:t xml:space="preserve"> </w:t>
            </w:r>
            <w:r w:rsidR="00763584">
              <w:rPr>
                <w:rFonts w:asciiTheme="minorHAnsi" w:eastAsia="Times New Roman" w:hAnsiTheme="minorHAnsi"/>
                <w:sz w:val="18"/>
                <w:szCs w:val="18"/>
              </w:rPr>
              <w:t xml:space="preserve">If C15 result = System Complies, and results for all applicable </w:t>
            </w:r>
            <w:r w:rsidR="00D22D45">
              <w:rPr>
                <w:rFonts w:asciiTheme="minorHAnsi" w:eastAsia="Times New Roman" w:hAnsiTheme="minorHAnsi"/>
                <w:sz w:val="18"/>
                <w:szCs w:val="18"/>
              </w:rPr>
              <w:t>sections E, F, G, H, I</w:t>
            </w:r>
            <w:r w:rsidR="00A64944">
              <w:rPr>
                <w:rFonts w:asciiTheme="minorHAnsi" w:eastAsia="Times New Roman" w:hAnsiTheme="minorHAnsi"/>
                <w:sz w:val="18"/>
                <w:szCs w:val="18"/>
              </w:rPr>
              <w:t>, J, K</w:t>
            </w:r>
            <w:r w:rsidR="00763584">
              <w:rPr>
                <w:rFonts w:asciiTheme="minorHAnsi" w:eastAsia="Times New Roman" w:hAnsiTheme="minorHAnsi"/>
                <w:sz w:val="18"/>
                <w:szCs w:val="18"/>
              </w:rPr>
              <w:t xml:space="preserve"> do not = fail</w:t>
            </w:r>
            <w:proofErr w:type="gramStart"/>
            <w:r w:rsidR="00D22D45">
              <w:rPr>
                <w:rFonts w:asciiTheme="minorHAnsi" w:eastAsia="Times New Roman" w:hAnsiTheme="minorHAnsi"/>
                <w:sz w:val="18"/>
                <w:szCs w:val="18"/>
              </w:rPr>
              <w:t>,</w:t>
            </w:r>
            <w:r w:rsidR="00D22D45" w:rsidRPr="008A45F8" w:rsidDel="00D22D45">
              <w:rPr>
                <w:rFonts w:asciiTheme="minorHAnsi" w:eastAsia="Times New Roman" w:hAnsiTheme="minorHAnsi"/>
                <w:sz w:val="18"/>
                <w:szCs w:val="18"/>
              </w:rPr>
              <w:t xml:space="preserve"> </w:t>
            </w:r>
            <w:r w:rsidRPr="008A45F8">
              <w:rPr>
                <w:rFonts w:asciiTheme="minorHAnsi" w:eastAsia="Times New Roman" w:hAnsiTheme="minorHAnsi"/>
                <w:sz w:val="18"/>
                <w:szCs w:val="18"/>
              </w:rPr>
              <w:t xml:space="preserve"> then</w:t>
            </w:r>
            <w:proofErr w:type="gramEnd"/>
            <w:r w:rsidRPr="008A45F8">
              <w:rPr>
                <w:rFonts w:asciiTheme="minorHAnsi" w:eastAsia="Times New Roman" w:hAnsiTheme="minorHAnsi"/>
                <w:sz w:val="18"/>
                <w:szCs w:val="18"/>
              </w:rPr>
              <w:t xml:space="preserve"> display: Complies: All specified verification protocol requirements on this document are met</w:t>
            </w:r>
            <w:r w:rsidR="00D5204C" w:rsidRPr="008A45F8">
              <w:rPr>
                <w:rFonts w:asciiTheme="minorHAnsi" w:eastAsia="Times New Roman" w:hAnsiTheme="minorHAnsi"/>
                <w:sz w:val="18"/>
                <w:szCs w:val="18"/>
              </w:rPr>
              <w:t>; else</w:t>
            </w:r>
            <w:r w:rsidRPr="008A45F8">
              <w:rPr>
                <w:rFonts w:asciiTheme="minorHAnsi" w:eastAsia="Times New Roman" w:hAnsiTheme="minorHAnsi"/>
                <w:sz w:val="18"/>
                <w:szCs w:val="18"/>
              </w:rPr>
              <w:t xml:space="preserve"> display: Does not comply: One or more specified verification protocol requirements on this document are not met.&gt;&gt;</w:t>
            </w:r>
          </w:p>
        </w:tc>
      </w:tr>
    </w:tbl>
    <w:p w14:paraId="644F07E0" w14:textId="77777777" w:rsidR="00147EA4" w:rsidRDefault="00147EA4"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1" w14:textId="77777777" w:rsidR="008A45F8" w:rsidRDefault="008A45F8"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2" w14:textId="77777777" w:rsidR="008A45F8" w:rsidRPr="006D2E42" w:rsidRDefault="008A45F8"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644F07E3"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644F07E4" w14:textId="77777777" w:rsidR="00147EA4" w:rsidRDefault="00147EA4" w:rsidP="00147EA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644F07E5"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2C0EF4">
      <w:headerReference w:type="even" r:id="rId20"/>
      <w:headerReference w:type="default" r:id="rId21"/>
      <w:footerReference w:type="default" r:id="rId22"/>
      <w:headerReference w:type="first" r:id="rId23"/>
      <w:pgSz w:w="15840" w:h="12240" w:orient="landscape"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6C002F" w14:textId="77777777" w:rsidR="0086622B" w:rsidRDefault="0086622B" w:rsidP="004E3B6C">
      <w:pPr>
        <w:spacing w:after="0" w:line="240" w:lineRule="auto"/>
      </w:pPr>
      <w:r>
        <w:separator/>
      </w:r>
    </w:p>
  </w:endnote>
  <w:endnote w:type="continuationSeparator" w:id="0">
    <w:p w14:paraId="240647A4" w14:textId="77777777" w:rsidR="0086622B" w:rsidRDefault="0086622B" w:rsidP="004E3B6C">
      <w:pPr>
        <w:spacing w:after="0" w:line="240" w:lineRule="auto"/>
      </w:pPr>
      <w:r>
        <w:continuationSeparator/>
      </w:r>
    </w:p>
  </w:endnote>
  <w:endnote w:type="continuationNotice" w:id="1">
    <w:p w14:paraId="65D57C3D" w14:textId="77777777" w:rsidR="0086622B" w:rsidRDefault="008662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DE22E3" w14:textId="77777777" w:rsidR="0086622B" w:rsidRDefault="008662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FE" w14:textId="77777777" w:rsidR="0086622B" w:rsidRPr="00C91513" w:rsidRDefault="0086622B"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HERS Provider:                       </w:t>
    </w:r>
  </w:p>
  <w:p w14:paraId="644F07FF" w14:textId="5DE8D47E" w:rsidR="0086622B" w:rsidRDefault="0086622B" w:rsidP="00830604">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Pr>
        <w:i w:val="0"/>
        <w:sz w:val="20"/>
        <w:szCs w:val="20"/>
      </w:rPr>
      <w:t>September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57282" w14:textId="77777777" w:rsidR="0086622B" w:rsidRDefault="0086622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A" w14:textId="482CBD97" w:rsidR="0086622B" w:rsidRDefault="0086622B" w:rsidP="00830604">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Pr>
        <w:i w:val="0"/>
        <w:sz w:val="20"/>
        <w:szCs w:val="20"/>
      </w:rPr>
      <w:t>September 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14" w14:textId="77721F32" w:rsidR="0086622B" w:rsidRPr="00781176" w:rsidRDefault="0086622B" w:rsidP="00830604">
    <w:pPr>
      <w:pStyle w:val="Style13"/>
      <w:tabs>
        <w:tab w:val="clear" w:pos="10800"/>
        <w:tab w:val="right" w:pos="14400"/>
      </w:tabs>
      <w:spacing w:before="0"/>
      <w:rPr>
        <w:i w:val="0"/>
        <w:sz w:val="20"/>
        <w:szCs w:val="20"/>
      </w:rPr>
    </w:pPr>
    <w:r w:rsidRPr="00781176">
      <w:rPr>
        <w:i w:val="0"/>
        <w:sz w:val="20"/>
        <w:szCs w:val="20"/>
      </w:rPr>
      <w:t>CA Building Energy Efficiency Standards - 201</w:t>
    </w:r>
    <w:r>
      <w:rPr>
        <w:i w:val="0"/>
        <w:sz w:val="20"/>
        <w:szCs w:val="20"/>
      </w:rPr>
      <w:t>6</w:t>
    </w:r>
    <w:r w:rsidRPr="00781176">
      <w:rPr>
        <w:i w:val="0"/>
        <w:sz w:val="20"/>
        <w:szCs w:val="20"/>
      </w:rPr>
      <w:t xml:space="preserve"> Residential Compliance</w:t>
    </w:r>
    <w:r w:rsidRPr="00781176">
      <w:rPr>
        <w:i w:val="0"/>
        <w:sz w:val="20"/>
        <w:szCs w:val="20"/>
      </w:rPr>
      <w:tab/>
    </w:r>
    <w:r>
      <w:rPr>
        <w:i w:val="0"/>
        <w:sz w:val="20"/>
        <w:szCs w:val="20"/>
      </w:rPr>
      <w:t>September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2F7781" w14:textId="77777777" w:rsidR="0086622B" w:rsidRDefault="0086622B" w:rsidP="004E3B6C">
      <w:pPr>
        <w:spacing w:after="0" w:line="240" w:lineRule="auto"/>
      </w:pPr>
      <w:r>
        <w:separator/>
      </w:r>
    </w:p>
  </w:footnote>
  <w:footnote w:type="continuationSeparator" w:id="0">
    <w:p w14:paraId="07C5D94E" w14:textId="77777777" w:rsidR="0086622B" w:rsidRDefault="0086622B" w:rsidP="004E3B6C">
      <w:pPr>
        <w:spacing w:after="0" w:line="240" w:lineRule="auto"/>
      </w:pPr>
      <w:r>
        <w:continuationSeparator/>
      </w:r>
    </w:p>
  </w:footnote>
  <w:footnote w:type="continuationNotice" w:id="1">
    <w:p w14:paraId="24BF0FCE" w14:textId="77777777" w:rsidR="0086622B" w:rsidRDefault="0086622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EA" w14:textId="77777777" w:rsidR="0086622B" w:rsidRDefault="00FF72C7">
    <w:pPr>
      <w:pStyle w:val="Header"/>
    </w:pPr>
    <w:r>
      <w:rPr>
        <w:noProof/>
      </w:rPr>
      <w:pict w14:anchorId="644F0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7EB" w14:textId="3C4C8203" w:rsidR="0086622B" w:rsidRPr="00913A72" w:rsidRDefault="0086622B" w:rsidP="00913A72">
    <w:pPr>
      <w:suppressAutoHyphens/>
      <w:spacing w:after="0" w:line="240" w:lineRule="auto"/>
      <w:ind w:left="-90"/>
      <w:rPr>
        <w:rFonts w:ascii="Arial" w:eastAsia="Times New Roman" w:hAnsi="Arial" w:cs="Arial"/>
        <w:sz w:val="14"/>
        <w:szCs w:val="14"/>
      </w:rPr>
    </w:pPr>
    <w:r w:rsidRPr="00830604">
      <w:rPr>
        <w:rFonts w:ascii="Arial" w:eastAsia="Times New Roman" w:hAnsi="Arial"/>
        <w:noProof/>
        <w:sz w:val="14"/>
      </w:rPr>
      <w:drawing>
        <wp:anchor distT="0" distB="0" distL="114300" distR="114300" simplePos="0" relativeHeight="251658240" behindDoc="0" locked="0" layoutInCell="1" allowOverlap="1" wp14:anchorId="644F0817" wp14:editId="4F9B0BA1">
          <wp:simplePos x="0" y="0"/>
          <wp:positionH relativeFrom="margin">
            <wp:posOffset>8899525</wp:posOffset>
          </wp:positionH>
          <wp:positionV relativeFrom="margin">
            <wp:posOffset>-1228090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FF72C7">
      <w:rPr>
        <w:rFonts w:ascii="Arial" w:eastAsia="Times New Roman" w:hAnsi="Arial" w:cs="Arial"/>
        <w:noProof/>
        <w:sz w:val="14"/>
        <w:szCs w:val="14"/>
      </w:rPr>
      <w:pict w14:anchorId="644F0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644F07EC" w14:textId="45FB87ED" w:rsidR="0086622B" w:rsidRPr="00913A72" w:rsidRDefault="0086622B"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644F07ED" w14:textId="4D6E3CCC" w:rsidR="0086622B" w:rsidRPr="00913A72" w:rsidRDefault="0086622B" w:rsidP="00913A72">
    <w:pPr>
      <w:suppressAutoHyphens/>
      <w:spacing w:after="0" w:line="240" w:lineRule="auto"/>
      <w:ind w:left="-90"/>
      <w:rPr>
        <w:rFonts w:ascii="Arial" w:eastAsia="Times New Roman" w:hAnsi="Arial" w:cs="Arial"/>
        <w:sz w:val="14"/>
        <w:szCs w:val="14"/>
      </w:rPr>
    </w:pPr>
    <w:r>
      <w:rPr>
        <w:rFonts w:ascii="Arial" w:eastAsia="Times New Roman" w:hAnsi="Arial" w:cs="Arial"/>
        <w:sz w:val="14"/>
        <w:szCs w:val="14"/>
      </w:rPr>
      <w:t>CEC-CF3</w:t>
    </w:r>
    <w:r w:rsidRPr="00913A72">
      <w:rPr>
        <w:rFonts w:ascii="Arial" w:eastAsia="Times New Roman" w:hAnsi="Arial" w:cs="Arial"/>
        <w:sz w:val="14"/>
        <w:szCs w:val="14"/>
      </w:rPr>
      <w:t>R-</w:t>
    </w:r>
    <w:r>
      <w:rPr>
        <w:rFonts w:ascii="Arial" w:eastAsia="Times New Roman" w:hAnsi="Arial" w:cs="Arial"/>
        <w:sz w:val="14"/>
        <w:szCs w:val="14"/>
      </w:rPr>
      <w:t>PLB-22-H</w:t>
    </w:r>
    <w:r w:rsidRPr="00913A72">
      <w:rPr>
        <w:rFonts w:ascii="Arial" w:eastAsia="Times New Roman" w:hAnsi="Arial" w:cs="Arial"/>
        <w:sz w:val="14"/>
        <w:szCs w:val="14"/>
      </w:rPr>
      <w:t xml:space="preserve"> (Revised </w:t>
    </w:r>
    <w:r>
      <w:rPr>
        <w:rFonts w:ascii="Arial" w:eastAsia="Times New Roman" w:hAnsi="Arial" w:cs="Arial"/>
        <w:sz w:val="14"/>
        <w:szCs w:val="14"/>
      </w:rPr>
      <w:t>09/16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3625"/>
      <w:gridCol w:w="3696"/>
    </w:tblGrid>
    <w:tr w:rsidR="0086622B" w:rsidRPr="00D04513" w14:paraId="644F07F0" w14:textId="77777777" w:rsidTr="00CE63C7">
      <w:trPr>
        <w:cantSplit/>
        <w:trHeight w:val="288"/>
      </w:trPr>
      <w:tc>
        <w:tcPr>
          <w:tcW w:w="3599" w:type="pct"/>
          <w:gridSpan w:val="3"/>
          <w:tcBorders>
            <w:bottom w:val="single" w:sz="4" w:space="0" w:color="auto"/>
            <w:right w:val="nil"/>
          </w:tcBorders>
          <w:vAlign w:val="center"/>
        </w:tcPr>
        <w:p w14:paraId="644F07EE" w14:textId="77777777" w:rsidR="0086622B" w:rsidRPr="00D04513" w:rsidRDefault="0086622B" w:rsidP="00D04513">
          <w:pPr>
            <w:keepNext/>
            <w:tabs>
              <w:tab w:val="num" w:pos="360"/>
            </w:tabs>
            <w:spacing w:after="0" w:line="240" w:lineRule="auto"/>
            <w:outlineLvl w:val="0"/>
            <w:rPr>
              <w:rFonts w:eastAsia="Times New Roman"/>
              <w:bCs/>
              <w:sz w:val="20"/>
              <w:szCs w:val="20"/>
            </w:rPr>
          </w:pPr>
          <w:r w:rsidRPr="00D04513">
            <w:rPr>
              <w:rFonts w:eastAsia="Times New Roman"/>
              <w:bCs/>
              <w:sz w:val="20"/>
              <w:szCs w:val="20"/>
            </w:rPr>
            <w:t>CERTIFICATE OF VERIFICATION</w:t>
          </w:r>
        </w:p>
      </w:tc>
      <w:tc>
        <w:tcPr>
          <w:tcW w:w="1401" w:type="pct"/>
          <w:tcBorders>
            <w:left w:val="nil"/>
            <w:bottom w:val="single" w:sz="4" w:space="0" w:color="auto"/>
          </w:tcBorders>
          <w:tcMar>
            <w:left w:w="115" w:type="dxa"/>
            <w:right w:w="115" w:type="dxa"/>
          </w:tcMar>
          <w:vAlign w:val="center"/>
        </w:tcPr>
        <w:p w14:paraId="644F07EF" w14:textId="77777777" w:rsidR="0086622B" w:rsidRPr="00D04513" w:rsidRDefault="0086622B" w:rsidP="00D04513">
          <w:pPr>
            <w:keepNext/>
            <w:tabs>
              <w:tab w:val="num" w:pos="360"/>
            </w:tabs>
            <w:spacing w:after="0" w:line="240" w:lineRule="auto"/>
            <w:jc w:val="right"/>
            <w:outlineLvl w:val="0"/>
            <w:rPr>
              <w:rFonts w:eastAsia="Times New Roman"/>
              <w:bCs/>
              <w:sz w:val="20"/>
              <w:szCs w:val="20"/>
            </w:rPr>
          </w:pPr>
          <w:r>
            <w:rPr>
              <w:rFonts w:eastAsia="Times New Roman"/>
              <w:bCs/>
              <w:sz w:val="20"/>
              <w:szCs w:val="20"/>
            </w:rPr>
            <w:t>CF3R-PLB</w:t>
          </w:r>
          <w:r w:rsidRPr="00D04513">
            <w:rPr>
              <w:rFonts w:eastAsia="Times New Roman"/>
              <w:bCs/>
              <w:sz w:val="20"/>
              <w:szCs w:val="20"/>
            </w:rPr>
            <w:t>-2</w:t>
          </w:r>
          <w:r>
            <w:rPr>
              <w:rFonts w:eastAsia="Times New Roman"/>
              <w:bCs/>
              <w:sz w:val="20"/>
              <w:szCs w:val="20"/>
            </w:rPr>
            <w:t>2</w:t>
          </w:r>
          <w:r w:rsidRPr="00D04513">
            <w:rPr>
              <w:rFonts w:eastAsia="Times New Roman"/>
              <w:bCs/>
              <w:sz w:val="20"/>
              <w:szCs w:val="20"/>
            </w:rPr>
            <w:t>-H</w:t>
          </w:r>
        </w:p>
      </w:tc>
    </w:tr>
    <w:tr w:rsidR="0086622B" w:rsidRPr="00D04513" w14:paraId="644F07F3" w14:textId="77777777" w:rsidTr="00CE63C7">
      <w:trPr>
        <w:cantSplit/>
        <w:trHeight w:val="288"/>
      </w:trPr>
      <w:tc>
        <w:tcPr>
          <w:tcW w:w="2500" w:type="pct"/>
          <w:gridSpan w:val="2"/>
          <w:tcBorders>
            <w:right w:val="nil"/>
          </w:tcBorders>
        </w:tcPr>
        <w:p w14:paraId="644F07F1" w14:textId="77777777" w:rsidR="0086622B" w:rsidRPr="00D04513" w:rsidRDefault="0086622B" w:rsidP="00D04513">
          <w:pPr>
            <w:tabs>
              <w:tab w:val="right" w:pos="10543"/>
            </w:tabs>
            <w:spacing w:after="0" w:line="240" w:lineRule="auto"/>
            <w:rPr>
              <w:rFonts w:eastAsia="Times New Roman"/>
              <w:sz w:val="12"/>
              <w:szCs w:val="12"/>
            </w:rPr>
          </w:pPr>
          <w:r>
            <w:t xml:space="preserve">HERS Verified </w:t>
          </w:r>
          <w:r w:rsidRPr="006D2E42">
            <w:t>Single Dwelling Unit Hot Water System Distribution</w:t>
          </w:r>
        </w:p>
      </w:tc>
      <w:tc>
        <w:tcPr>
          <w:tcW w:w="2500" w:type="pct"/>
          <w:gridSpan w:val="2"/>
          <w:tcBorders>
            <w:left w:val="nil"/>
          </w:tcBorders>
        </w:tcPr>
        <w:p w14:paraId="644F07F2" w14:textId="77777777" w:rsidR="0086622B" w:rsidRPr="00D04513" w:rsidRDefault="0086622B" w:rsidP="00D04513">
          <w:pPr>
            <w:tabs>
              <w:tab w:val="right" w:pos="10543"/>
            </w:tabs>
            <w:spacing w:after="0" w:line="240" w:lineRule="auto"/>
            <w:jc w:val="right"/>
            <w:rPr>
              <w:rFonts w:eastAsia="Times New Roman"/>
              <w:sz w:val="12"/>
              <w:szCs w:val="12"/>
            </w:rPr>
          </w:pPr>
          <w:r w:rsidRPr="00D04513">
            <w:rPr>
              <w:rFonts w:eastAsia="Times New Roman"/>
              <w:bCs/>
              <w:sz w:val="20"/>
              <w:szCs w:val="20"/>
            </w:rPr>
            <w:t xml:space="preserve">(Page </w:t>
          </w:r>
          <w:r w:rsidRPr="00D04513">
            <w:rPr>
              <w:rFonts w:eastAsia="Times New Roman"/>
              <w:bCs/>
              <w:sz w:val="20"/>
              <w:szCs w:val="20"/>
            </w:rPr>
            <w:fldChar w:fldCharType="begin"/>
          </w:r>
          <w:r w:rsidRPr="00D04513">
            <w:rPr>
              <w:rFonts w:eastAsia="Times New Roman"/>
              <w:bCs/>
              <w:sz w:val="20"/>
              <w:szCs w:val="20"/>
            </w:rPr>
            <w:instrText xml:space="preserve"> PAGE   \* MERGEFORMAT </w:instrText>
          </w:r>
          <w:r w:rsidRPr="00D04513">
            <w:rPr>
              <w:rFonts w:eastAsia="Times New Roman"/>
              <w:bCs/>
              <w:sz w:val="20"/>
              <w:szCs w:val="20"/>
            </w:rPr>
            <w:fldChar w:fldCharType="separate"/>
          </w:r>
          <w:r w:rsidR="00FF72C7">
            <w:rPr>
              <w:rFonts w:eastAsia="Times New Roman"/>
              <w:bCs/>
              <w:noProof/>
              <w:sz w:val="20"/>
              <w:szCs w:val="20"/>
            </w:rPr>
            <w:t>8</w:t>
          </w:r>
          <w:r w:rsidRPr="00D04513">
            <w:rPr>
              <w:rFonts w:eastAsia="Times New Roman"/>
              <w:bCs/>
              <w:sz w:val="20"/>
              <w:szCs w:val="20"/>
            </w:rPr>
            <w:fldChar w:fldCharType="end"/>
          </w:r>
          <w:r w:rsidRPr="00D04513">
            <w:rPr>
              <w:rFonts w:eastAsia="Times New Roman"/>
              <w:bCs/>
              <w:sz w:val="20"/>
              <w:szCs w:val="20"/>
            </w:rPr>
            <w:t xml:space="preserve"> of </w:t>
          </w:r>
          <w:r w:rsidR="00FF72C7">
            <w:fldChar w:fldCharType="begin"/>
          </w:r>
          <w:r w:rsidR="00FF72C7">
            <w:instrText xml:space="preserve"> SECTIONPAGES   \* MERGEFORMAT </w:instrText>
          </w:r>
          <w:r w:rsidR="00FF72C7">
            <w:fldChar w:fldCharType="separate"/>
          </w:r>
          <w:r w:rsidR="00FF72C7" w:rsidRPr="00FF72C7">
            <w:rPr>
              <w:rFonts w:eastAsia="Times New Roman"/>
              <w:bCs/>
              <w:noProof/>
              <w:sz w:val="20"/>
              <w:szCs w:val="20"/>
            </w:rPr>
            <w:t>8</w:t>
          </w:r>
          <w:r w:rsidR="00FF72C7">
            <w:rPr>
              <w:rFonts w:eastAsia="Times New Roman"/>
              <w:bCs/>
              <w:noProof/>
              <w:sz w:val="20"/>
              <w:szCs w:val="20"/>
            </w:rPr>
            <w:fldChar w:fldCharType="end"/>
          </w:r>
          <w:r w:rsidRPr="00D04513">
            <w:rPr>
              <w:rFonts w:eastAsia="Times New Roman"/>
              <w:bCs/>
              <w:sz w:val="20"/>
              <w:szCs w:val="20"/>
            </w:rPr>
            <w:t>)</w:t>
          </w:r>
        </w:p>
      </w:tc>
    </w:tr>
    <w:tr w:rsidR="0086622B" w:rsidRPr="00D04513" w14:paraId="644F07F7" w14:textId="77777777" w:rsidTr="00CE63C7">
      <w:trPr>
        <w:cantSplit/>
        <w:trHeight w:val="288"/>
      </w:trPr>
      <w:tc>
        <w:tcPr>
          <w:tcW w:w="0" w:type="auto"/>
        </w:tcPr>
        <w:p w14:paraId="644F07F4" w14:textId="77777777" w:rsidR="0086622B" w:rsidRPr="00D04513" w:rsidRDefault="0086622B" w:rsidP="00D04513">
          <w:pPr>
            <w:spacing w:after="0" w:line="240" w:lineRule="auto"/>
            <w:rPr>
              <w:rFonts w:eastAsia="Times New Roman"/>
              <w:sz w:val="12"/>
              <w:szCs w:val="12"/>
            </w:rPr>
          </w:pPr>
          <w:r w:rsidRPr="00D04513">
            <w:rPr>
              <w:rFonts w:eastAsia="Times New Roman"/>
              <w:sz w:val="12"/>
              <w:szCs w:val="12"/>
            </w:rPr>
            <w:t>Project Name:</w:t>
          </w:r>
        </w:p>
      </w:tc>
      <w:tc>
        <w:tcPr>
          <w:tcW w:w="1238" w:type="pct"/>
          <w:gridSpan w:val="2"/>
        </w:tcPr>
        <w:p w14:paraId="644F07F5" w14:textId="77777777" w:rsidR="0086622B" w:rsidRPr="00D04513" w:rsidRDefault="0086622B" w:rsidP="00D04513">
          <w:pPr>
            <w:spacing w:after="0" w:line="240" w:lineRule="auto"/>
            <w:rPr>
              <w:rFonts w:eastAsia="Times New Roman"/>
              <w:sz w:val="12"/>
              <w:szCs w:val="12"/>
            </w:rPr>
          </w:pPr>
          <w:r w:rsidRPr="00D04513">
            <w:rPr>
              <w:rFonts w:eastAsia="Times New Roman"/>
              <w:sz w:val="12"/>
              <w:szCs w:val="12"/>
            </w:rPr>
            <w:t>Enforcement Agency:</w:t>
          </w:r>
        </w:p>
      </w:tc>
      <w:tc>
        <w:tcPr>
          <w:tcW w:w="1401" w:type="pct"/>
        </w:tcPr>
        <w:p w14:paraId="644F07F6" w14:textId="77777777" w:rsidR="0086622B" w:rsidRPr="00D04513" w:rsidRDefault="0086622B" w:rsidP="00D04513">
          <w:pPr>
            <w:spacing w:after="0" w:line="240" w:lineRule="auto"/>
            <w:rPr>
              <w:rFonts w:eastAsia="Times New Roman"/>
              <w:sz w:val="12"/>
              <w:szCs w:val="12"/>
            </w:rPr>
          </w:pPr>
          <w:r w:rsidRPr="00D04513">
            <w:rPr>
              <w:rFonts w:eastAsia="Times New Roman"/>
              <w:sz w:val="12"/>
              <w:szCs w:val="12"/>
            </w:rPr>
            <w:t>Permit Number:</w:t>
          </w:r>
        </w:p>
      </w:tc>
    </w:tr>
    <w:tr w:rsidR="0086622B" w:rsidRPr="00D04513" w14:paraId="644F07FB" w14:textId="77777777" w:rsidTr="00CE63C7">
      <w:trPr>
        <w:cantSplit/>
        <w:trHeight w:val="288"/>
      </w:trPr>
      <w:tc>
        <w:tcPr>
          <w:tcW w:w="0" w:type="auto"/>
        </w:tcPr>
        <w:p w14:paraId="644F07F8" w14:textId="77777777" w:rsidR="0086622B" w:rsidRPr="00D04513" w:rsidRDefault="0086622B" w:rsidP="00D04513">
          <w:pPr>
            <w:spacing w:after="0" w:line="240" w:lineRule="auto"/>
            <w:rPr>
              <w:rFonts w:eastAsia="Times New Roman"/>
              <w:sz w:val="12"/>
              <w:szCs w:val="12"/>
              <w:vertAlign w:val="superscript"/>
            </w:rPr>
          </w:pPr>
          <w:r w:rsidRPr="00D04513">
            <w:rPr>
              <w:rFonts w:eastAsia="Times New Roman"/>
              <w:sz w:val="12"/>
              <w:szCs w:val="12"/>
            </w:rPr>
            <w:t>Dwelling Address:</w:t>
          </w:r>
        </w:p>
      </w:tc>
      <w:tc>
        <w:tcPr>
          <w:tcW w:w="1238" w:type="pct"/>
          <w:gridSpan w:val="2"/>
        </w:tcPr>
        <w:p w14:paraId="644F07F9" w14:textId="6A8A7FBC" w:rsidR="0086622B" w:rsidRPr="00D04513" w:rsidRDefault="0086622B" w:rsidP="00D04513">
          <w:pPr>
            <w:spacing w:after="0" w:line="240" w:lineRule="auto"/>
            <w:rPr>
              <w:rFonts w:eastAsia="Times New Roman"/>
              <w:sz w:val="12"/>
              <w:szCs w:val="12"/>
              <w:vertAlign w:val="superscript"/>
            </w:rPr>
          </w:pPr>
          <w:r w:rsidRPr="00D04513">
            <w:rPr>
              <w:rFonts w:eastAsia="Times New Roman"/>
              <w:sz w:val="12"/>
              <w:szCs w:val="12"/>
            </w:rPr>
            <w:t>City</w:t>
          </w:r>
          <w:r>
            <w:rPr>
              <w:rFonts w:eastAsia="Times New Roman"/>
              <w:sz w:val="12"/>
              <w:szCs w:val="12"/>
            </w:rPr>
            <w:t>:</w:t>
          </w:r>
        </w:p>
      </w:tc>
      <w:tc>
        <w:tcPr>
          <w:tcW w:w="1401" w:type="pct"/>
        </w:tcPr>
        <w:p w14:paraId="644F07FA" w14:textId="5E5333A0" w:rsidR="0086622B" w:rsidRPr="00D04513" w:rsidRDefault="0086622B" w:rsidP="00D04513">
          <w:pPr>
            <w:spacing w:after="0" w:line="240" w:lineRule="auto"/>
            <w:rPr>
              <w:rFonts w:eastAsia="Times New Roman"/>
              <w:sz w:val="12"/>
              <w:szCs w:val="12"/>
              <w:vertAlign w:val="superscript"/>
            </w:rPr>
          </w:pPr>
          <w:r w:rsidRPr="00D04513">
            <w:rPr>
              <w:rFonts w:eastAsia="Times New Roman"/>
              <w:sz w:val="12"/>
              <w:szCs w:val="12"/>
            </w:rPr>
            <w:t>Zip Code</w:t>
          </w:r>
          <w:r>
            <w:rPr>
              <w:rFonts w:eastAsia="Times New Roman"/>
              <w:sz w:val="12"/>
              <w:szCs w:val="12"/>
            </w:rPr>
            <w:t>:</w:t>
          </w:r>
        </w:p>
      </w:tc>
    </w:tr>
  </w:tbl>
  <w:p w14:paraId="644F07FC" w14:textId="77777777" w:rsidR="0086622B" w:rsidRPr="006D2E42" w:rsidRDefault="0086622B" w:rsidP="004A16DC">
    <w:pPr>
      <w:pStyle w:val="Header"/>
      <w:spacing w:after="0"/>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0" w14:textId="77777777" w:rsidR="0086622B" w:rsidRDefault="00FF72C7">
    <w:pPr>
      <w:pStyle w:val="Header"/>
    </w:pPr>
    <w:r>
      <w:rPr>
        <w:noProof/>
      </w:rPr>
      <w:pict w14:anchorId="644F08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2" w14:textId="77777777" w:rsidR="0086622B" w:rsidRDefault="00FF72C7">
    <w:pPr>
      <w:pStyle w:val="Header"/>
    </w:pPr>
    <w:r>
      <w:rPr>
        <w:noProof/>
      </w:rPr>
      <w:pict w14:anchorId="644F0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86622B" w:rsidRPr="00F85124" w14:paraId="644F0805" w14:textId="77777777" w:rsidTr="0036348A">
      <w:trPr>
        <w:cantSplit/>
        <w:trHeight w:val="288"/>
      </w:trPr>
      <w:tc>
        <w:tcPr>
          <w:tcW w:w="4155" w:type="pct"/>
          <w:gridSpan w:val="2"/>
          <w:tcBorders>
            <w:bottom w:val="single" w:sz="4" w:space="0" w:color="auto"/>
            <w:right w:val="nil"/>
          </w:tcBorders>
          <w:vAlign w:val="center"/>
        </w:tcPr>
        <w:p w14:paraId="644F0803" w14:textId="77777777" w:rsidR="0086622B" w:rsidRPr="00F85124" w:rsidRDefault="00FF72C7" w:rsidP="0035128A">
          <w:pPr>
            <w:pStyle w:val="Style14"/>
            <w:rPr>
              <w:b/>
            </w:rPr>
          </w:pPr>
          <w:r>
            <w:rPr>
              <w:noProof/>
            </w:rPr>
            <w:pict w14:anchorId="644F0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6622B">
            <w:t>CERTIFICATE OF VERIFICATION - USER INSTRUCTIONS</w:t>
          </w:r>
        </w:p>
      </w:tc>
      <w:tc>
        <w:tcPr>
          <w:tcW w:w="845" w:type="pct"/>
          <w:tcBorders>
            <w:left w:val="nil"/>
            <w:bottom w:val="single" w:sz="4" w:space="0" w:color="auto"/>
          </w:tcBorders>
          <w:tcMar>
            <w:left w:w="115" w:type="dxa"/>
            <w:right w:w="115" w:type="dxa"/>
          </w:tcMar>
          <w:vAlign w:val="center"/>
        </w:tcPr>
        <w:p w14:paraId="644F0804" w14:textId="77777777" w:rsidR="0086622B" w:rsidRDefault="0086622B">
          <w:pPr>
            <w:pStyle w:val="Style15"/>
            <w:rPr>
              <w:b/>
            </w:rPr>
          </w:pPr>
          <w:r>
            <w:t>CF3R-PLB-22-H</w:t>
          </w:r>
        </w:p>
      </w:tc>
    </w:tr>
    <w:tr w:rsidR="0086622B" w:rsidRPr="00F85124" w14:paraId="644F0808" w14:textId="77777777" w:rsidTr="00C33BFE">
      <w:trPr>
        <w:cantSplit/>
        <w:trHeight w:val="288"/>
      </w:trPr>
      <w:tc>
        <w:tcPr>
          <w:tcW w:w="2500" w:type="pct"/>
          <w:tcBorders>
            <w:right w:val="nil"/>
          </w:tcBorders>
        </w:tcPr>
        <w:p w14:paraId="644F0806" w14:textId="77777777" w:rsidR="0086622B" w:rsidRPr="00F85124" w:rsidRDefault="0086622B" w:rsidP="0009742B">
          <w:pPr>
            <w:pStyle w:val="Style10"/>
            <w:rPr>
              <w:sz w:val="12"/>
              <w:szCs w:val="12"/>
            </w:rPr>
          </w:pPr>
          <w:r>
            <w:t xml:space="preserve">HERS Verified </w:t>
          </w:r>
          <w:r w:rsidRPr="006D2E42">
            <w:t>Single Dwelling Unit Hot Water System Distribution</w:t>
          </w:r>
          <w:r>
            <w:t xml:space="preserve"> </w:t>
          </w:r>
        </w:p>
      </w:tc>
      <w:tc>
        <w:tcPr>
          <w:tcW w:w="2500" w:type="pct"/>
          <w:gridSpan w:val="2"/>
          <w:tcBorders>
            <w:left w:val="nil"/>
          </w:tcBorders>
        </w:tcPr>
        <w:p w14:paraId="644F0807" w14:textId="77777777" w:rsidR="0086622B" w:rsidRPr="00F85124" w:rsidRDefault="0086622B" w:rsidP="00C33BFE">
          <w:pPr>
            <w:pStyle w:val="Style11"/>
            <w:rPr>
              <w:sz w:val="12"/>
              <w:szCs w:val="12"/>
            </w:rPr>
          </w:pPr>
          <w:r w:rsidRPr="00F85124">
            <w:t xml:space="preserve">(Page </w:t>
          </w:r>
          <w:r>
            <w:fldChar w:fldCharType="begin"/>
          </w:r>
          <w:r>
            <w:instrText xml:space="preserve"> PAGE   \* MERGEFORMAT </w:instrText>
          </w:r>
          <w:r>
            <w:fldChar w:fldCharType="separate"/>
          </w:r>
          <w:r w:rsidR="00FF72C7">
            <w:rPr>
              <w:noProof/>
            </w:rPr>
            <w:t>1</w:t>
          </w:r>
          <w:r>
            <w:rPr>
              <w:noProof/>
            </w:rPr>
            <w:fldChar w:fldCharType="end"/>
          </w:r>
          <w:r w:rsidRPr="00F85124">
            <w:t xml:space="preserve"> of </w:t>
          </w:r>
          <w:r w:rsidR="00FF72C7">
            <w:fldChar w:fldCharType="begin"/>
          </w:r>
          <w:r w:rsidR="00FF72C7">
            <w:instrText xml:space="preserve"> SECTIONPAGES   \* MERGEFORMAT </w:instrText>
          </w:r>
          <w:r w:rsidR="00FF72C7">
            <w:fldChar w:fldCharType="separate"/>
          </w:r>
          <w:r w:rsidR="00FF72C7">
            <w:rPr>
              <w:noProof/>
            </w:rPr>
            <w:t>2</w:t>
          </w:r>
          <w:r w:rsidR="00FF72C7">
            <w:rPr>
              <w:noProof/>
            </w:rPr>
            <w:fldChar w:fldCharType="end"/>
          </w:r>
          <w:r w:rsidRPr="00F85124">
            <w:t>)</w:t>
          </w:r>
        </w:p>
      </w:tc>
    </w:tr>
  </w:tbl>
  <w:p w14:paraId="644F0809" w14:textId="77777777" w:rsidR="0086622B" w:rsidRPr="006D2E42" w:rsidRDefault="0086622B" w:rsidP="004A16DC">
    <w:pPr>
      <w:pStyle w:val="Header"/>
      <w:spacing w:after="0"/>
      <w:rPr>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B" w14:textId="77777777" w:rsidR="0086622B" w:rsidRDefault="00FF72C7">
    <w:pPr>
      <w:pStyle w:val="Header"/>
    </w:pPr>
    <w:r>
      <w:rPr>
        <w:noProof/>
      </w:rPr>
      <w:pict w14:anchorId="644F08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0C" w14:textId="77777777" w:rsidR="0086622B" w:rsidRDefault="00FF72C7">
    <w:pPr>
      <w:pStyle w:val="Header"/>
    </w:pPr>
    <w:r>
      <w:rPr>
        <w:noProof/>
      </w:rPr>
      <w:pict w14:anchorId="644F0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847"/>
      <w:gridCol w:w="2474"/>
    </w:tblGrid>
    <w:tr w:rsidR="0086622B" w:rsidRPr="00F85124" w14:paraId="644F080F" w14:textId="77777777" w:rsidTr="0036348A">
      <w:trPr>
        <w:cantSplit/>
        <w:trHeight w:val="288"/>
      </w:trPr>
      <w:tc>
        <w:tcPr>
          <w:tcW w:w="4155" w:type="pct"/>
          <w:gridSpan w:val="2"/>
          <w:tcBorders>
            <w:bottom w:val="single" w:sz="4" w:space="0" w:color="auto"/>
            <w:right w:val="nil"/>
          </w:tcBorders>
          <w:vAlign w:val="center"/>
        </w:tcPr>
        <w:p w14:paraId="644F080D" w14:textId="77777777" w:rsidR="0086622B" w:rsidRPr="00F85124" w:rsidRDefault="00FF72C7" w:rsidP="0035128A">
          <w:pPr>
            <w:pStyle w:val="Style14"/>
            <w:rPr>
              <w:b/>
            </w:rPr>
          </w:pPr>
          <w:r>
            <w:rPr>
              <w:noProof/>
            </w:rPr>
            <w:pict w14:anchorId="644F0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6622B">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644F080E" w14:textId="77777777" w:rsidR="0086622B" w:rsidRDefault="0086622B">
          <w:pPr>
            <w:pStyle w:val="Style15"/>
            <w:rPr>
              <w:b/>
            </w:rPr>
          </w:pPr>
          <w:r>
            <w:t>CF3R-PLB-22-H</w:t>
          </w:r>
        </w:p>
      </w:tc>
    </w:tr>
    <w:tr w:rsidR="0086622B" w:rsidRPr="00F85124" w14:paraId="644F0812" w14:textId="77777777" w:rsidTr="00C33BFE">
      <w:trPr>
        <w:cantSplit/>
        <w:trHeight w:val="288"/>
      </w:trPr>
      <w:tc>
        <w:tcPr>
          <w:tcW w:w="2500" w:type="pct"/>
          <w:tcBorders>
            <w:right w:val="nil"/>
          </w:tcBorders>
        </w:tcPr>
        <w:p w14:paraId="644F0810" w14:textId="77777777" w:rsidR="0086622B" w:rsidRPr="00F85124" w:rsidRDefault="0086622B"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644F0811" w14:textId="77777777" w:rsidR="0086622B" w:rsidRPr="00F85124" w:rsidRDefault="0086622B" w:rsidP="00C33BFE">
          <w:pPr>
            <w:pStyle w:val="Style11"/>
            <w:rPr>
              <w:sz w:val="12"/>
              <w:szCs w:val="12"/>
            </w:rPr>
          </w:pPr>
          <w:r w:rsidRPr="00F85124">
            <w:t xml:space="preserve">(Page </w:t>
          </w:r>
          <w:r>
            <w:fldChar w:fldCharType="begin"/>
          </w:r>
          <w:r>
            <w:instrText xml:space="preserve"> PAGE   \* MERGEFORMAT </w:instrText>
          </w:r>
          <w:r>
            <w:fldChar w:fldCharType="separate"/>
          </w:r>
          <w:r w:rsidR="00FF72C7">
            <w:rPr>
              <w:noProof/>
            </w:rPr>
            <w:t>13</w:t>
          </w:r>
          <w:r>
            <w:rPr>
              <w:noProof/>
            </w:rPr>
            <w:fldChar w:fldCharType="end"/>
          </w:r>
          <w:r w:rsidRPr="00F85124">
            <w:t xml:space="preserve"> of </w:t>
          </w:r>
          <w:r w:rsidR="00FF72C7">
            <w:fldChar w:fldCharType="begin"/>
          </w:r>
          <w:r w:rsidR="00FF72C7">
            <w:instrText xml:space="preserve"> SECTIONPAGES   \* MERGEFORMAT </w:instrText>
          </w:r>
          <w:r w:rsidR="00FF72C7">
            <w:fldChar w:fldCharType="separate"/>
          </w:r>
          <w:r w:rsidR="00FF72C7">
            <w:rPr>
              <w:noProof/>
            </w:rPr>
            <w:t>13</w:t>
          </w:r>
          <w:r w:rsidR="00FF72C7">
            <w:rPr>
              <w:noProof/>
            </w:rPr>
            <w:fldChar w:fldCharType="end"/>
          </w:r>
          <w:r w:rsidRPr="00F85124">
            <w:t>)</w:t>
          </w:r>
        </w:p>
      </w:tc>
    </w:tr>
  </w:tbl>
  <w:p w14:paraId="644F0813" w14:textId="77777777" w:rsidR="0086622B" w:rsidRPr="006D2E42" w:rsidRDefault="0086622B" w:rsidP="004A16DC">
    <w:pPr>
      <w:pStyle w:val="Header"/>
      <w:spacing w:after="0"/>
      <w:rPr>
        <w:sz w:val="16"/>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4F0815" w14:textId="77777777" w:rsidR="0086622B" w:rsidRDefault="00FF72C7">
    <w:pPr>
      <w:pStyle w:val="Header"/>
    </w:pPr>
    <w:r>
      <w:rPr>
        <w:noProof/>
      </w:rPr>
      <w:pict w14:anchorId="644F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6AC43C34">
      <w:start w:val="1"/>
      <w:numFmt w:val="bullet"/>
      <w:lvlText w:val=""/>
      <w:lvlJc w:val="left"/>
      <w:pPr>
        <w:ind w:left="720" w:hanging="360"/>
      </w:pPr>
      <w:rPr>
        <w:rFonts w:ascii="Wingdings" w:eastAsia="Times New Roman" w:hAnsi="Wingdings" w:cs="Times New Roman" w:hint="default"/>
      </w:rPr>
    </w:lvl>
    <w:lvl w:ilvl="1" w:tplc="2B28EFE8" w:tentative="1">
      <w:start w:val="1"/>
      <w:numFmt w:val="bullet"/>
      <w:lvlText w:val="o"/>
      <w:lvlJc w:val="left"/>
      <w:pPr>
        <w:ind w:left="1440" w:hanging="360"/>
      </w:pPr>
      <w:rPr>
        <w:rFonts w:ascii="Courier New" w:hAnsi="Courier New" w:cs="Courier New" w:hint="default"/>
      </w:rPr>
    </w:lvl>
    <w:lvl w:ilvl="2" w:tplc="61764104" w:tentative="1">
      <w:start w:val="1"/>
      <w:numFmt w:val="bullet"/>
      <w:lvlText w:val=""/>
      <w:lvlJc w:val="left"/>
      <w:pPr>
        <w:ind w:left="2160" w:hanging="360"/>
      </w:pPr>
      <w:rPr>
        <w:rFonts w:ascii="Wingdings" w:hAnsi="Wingdings" w:hint="default"/>
      </w:rPr>
    </w:lvl>
    <w:lvl w:ilvl="3" w:tplc="94D053D4" w:tentative="1">
      <w:start w:val="1"/>
      <w:numFmt w:val="bullet"/>
      <w:lvlText w:val=""/>
      <w:lvlJc w:val="left"/>
      <w:pPr>
        <w:ind w:left="2880" w:hanging="360"/>
      </w:pPr>
      <w:rPr>
        <w:rFonts w:ascii="Symbol" w:hAnsi="Symbol" w:hint="default"/>
      </w:rPr>
    </w:lvl>
    <w:lvl w:ilvl="4" w:tplc="79FE602C" w:tentative="1">
      <w:start w:val="1"/>
      <w:numFmt w:val="bullet"/>
      <w:lvlText w:val="o"/>
      <w:lvlJc w:val="left"/>
      <w:pPr>
        <w:ind w:left="3600" w:hanging="360"/>
      </w:pPr>
      <w:rPr>
        <w:rFonts w:ascii="Courier New" w:hAnsi="Courier New" w:cs="Courier New" w:hint="default"/>
      </w:rPr>
    </w:lvl>
    <w:lvl w:ilvl="5" w:tplc="0770BCCA" w:tentative="1">
      <w:start w:val="1"/>
      <w:numFmt w:val="bullet"/>
      <w:lvlText w:val=""/>
      <w:lvlJc w:val="left"/>
      <w:pPr>
        <w:ind w:left="4320" w:hanging="360"/>
      </w:pPr>
      <w:rPr>
        <w:rFonts w:ascii="Wingdings" w:hAnsi="Wingdings" w:hint="default"/>
      </w:rPr>
    </w:lvl>
    <w:lvl w:ilvl="6" w:tplc="3182D8E0" w:tentative="1">
      <w:start w:val="1"/>
      <w:numFmt w:val="bullet"/>
      <w:lvlText w:val=""/>
      <w:lvlJc w:val="left"/>
      <w:pPr>
        <w:ind w:left="5040" w:hanging="360"/>
      </w:pPr>
      <w:rPr>
        <w:rFonts w:ascii="Symbol" w:hAnsi="Symbol" w:hint="default"/>
      </w:rPr>
    </w:lvl>
    <w:lvl w:ilvl="7" w:tplc="89C6D956" w:tentative="1">
      <w:start w:val="1"/>
      <w:numFmt w:val="bullet"/>
      <w:lvlText w:val="o"/>
      <w:lvlJc w:val="left"/>
      <w:pPr>
        <w:ind w:left="5760" w:hanging="360"/>
      </w:pPr>
      <w:rPr>
        <w:rFonts w:ascii="Courier New" w:hAnsi="Courier New" w:cs="Courier New" w:hint="default"/>
      </w:rPr>
    </w:lvl>
    <w:lvl w:ilvl="8" w:tplc="32B8374A"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0A40B8B8">
      <w:start w:val="1"/>
      <w:numFmt w:val="bullet"/>
      <w:lvlText w:val=""/>
      <w:lvlJc w:val="left"/>
      <w:pPr>
        <w:ind w:left="1080" w:hanging="360"/>
      </w:pPr>
      <w:rPr>
        <w:rFonts w:ascii="Wingdings" w:eastAsia="Times New Roman" w:hAnsi="Wingdings" w:cs="Times New Roman" w:hint="default"/>
      </w:rPr>
    </w:lvl>
    <w:lvl w:ilvl="1" w:tplc="FA9A7DC6" w:tentative="1">
      <w:start w:val="1"/>
      <w:numFmt w:val="bullet"/>
      <w:lvlText w:val="o"/>
      <w:lvlJc w:val="left"/>
      <w:pPr>
        <w:ind w:left="1800" w:hanging="360"/>
      </w:pPr>
      <w:rPr>
        <w:rFonts w:ascii="Courier New" w:hAnsi="Courier New" w:cs="Courier New" w:hint="default"/>
      </w:rPr>
    </w:lvl>
    <w:lvl w:ilvl="2" w:tplc="9910616C" w:tentative="1">
      <w:start w:val="1"/>
      <w:numFmt w:val="bullet"/>
      <w:lvlText w:val=""/>
      <w:lvlJc w:val="left"/>
      <w:pPr>
        <w:ind w:left="2520" w:hanging="360"/>
      </w:pPr>
      <w:rPr>
        <w:rFonts w:ascii="Wingdings" w:hAnsi="Wingdings" w:hint="default"/>
      </w:rPr>
    </w:lvl>
    <w:lvl w:ilvl="3" w:tplc="F160996C" w:tentative="1">
      <w:start w:val="1"/>
      <w:numFmt w:val="bullet"/>
      <w:lvlText w:val=""/>
      <w:lvlJc w:val="left"/>
      <w:pPr>
        <w:ind w:left="3240" w:hanging="360"/>
      </w:pPr>
      <w:rPr>
        <w:rFonts w:ascii="Symbol" w:hAnsi="Symbol" w:hint="default"/>
      </w:rPr>
    </w:lvl>
    <w:lvl w:ilvl="4" w:tplc="29FE5BFA" w:tentative="1">
      <w:start w:val="1"/>
      <w:numFmt w:val="bullet"/>
      <w:lvlText w:val="o"/>
      <w:lvlJc w:val="left"/>
      <w:pPr>
        <w:ind w:left="3960" w:hanging="360"/>
      </w:pPr>
      <w:rPr>
        <w:rFonts w:ascii="Courier New" w:hAnsi="Courier New" w:cs="Courier New" w:hint="default"/>
      </w:rPr>
    </w:lvl>
    <w:lvl w:ilvl="5" w:tplc="04A8E54E" w:tentative="1">
      <w:start w:val="1"/>
      <w:numFmt w:val="bullet"/>
      <w:lvlText w:val=""/>
      <w:lvlJc w:val="left"/>
      <w:pPr>
        <w:ind w:left="4680" w:hanging="360"/>
      </w:pPr>
      <w:rPr>
        <w:rFonts w:ascii="Wingdings" w:hAnsi="Wingdings" w:hint="default"/>
      </w:rPr>
    </w:lvl>
    <w:lvl w:ilvl="6" w:tplc="6644D562" w:tentative="1">
      <w:start w:val="1"/>
      <w:numFmt w:val="bullet"/>
      <w:lvlText w:val=""/>
      <w:lvlJc w:val="left"/>
      <w:pPr>
        <w:ind w:left="5400" w:hanging="360"/>
      </w:pPr>
      <w:rPr>
        <w:rFonts w:ascii="Symbol" w:hAnsi="Symbol" w:hint="default"/>
      </w:rPr>
    </w:lvl>
    <w:lvl w:ilvl="7" w:tplc="CBFAE77A" w:tentative="1">
      <w:start w:val="1"/>
      <w:numFmt w:val="bullet"/>
      <w:lvlText w:val="o"/>
      <w:lvlJc w:val="left"/>
      <w:pPr>
        <w:ind w:left="6120" w:hanging="360"/>
      </w:pPr>
      <w:rPr>
        <w:rFonts w:ascii="Courier New" w:hAnsi="Courier New" w:cs="Courier New" w:hint="default"/>
      </w:rPr>
    </w:lvl>
    <w:lvl w:ilvl="8" w:tplc="D8FCBD62"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9C5E6B9C">
      <w:start w:val="1"/>
      <w:numFmt w:val="decimal"/>
      <w:lvlText w:val="%1."/>
      <w:lvlJc w:val="left"/>
      <w:pPr>
        <w:ind w:left="720" w:hanging="360"/>
      </w:pPr>
    </w:lvl>
    <w:lvl w:ilvl="1" w:tplc="A45621D6" w:tentative="1">
      <w:start w:val="1"/>
      <w:numFmt w:val="lowerLetter"/>
      <w:lvlText w:val="%2."/>
      <w:lvlJc w:val="left"/>
      <w:pPr>
        <w:ind w:left="1440" w:hanging="360"/>
      </w:pPr>
    </w:lvl>
    <w:lvl w:ilvl="2" w:tplc="7968032E" w:tentative="1">
      <w:start w:val="1"/>
      <w:numFmt w:val="lowerRoman"/>
      <w:lvlText w:val="%3."/>
      <w:lvlJc w:val="right"/>
      <w:pPr>
        <w:ind w:left="2160" w:hanging="180"/>
      </w:pPr>
    </w:lvl>
    <w:lvl w:ilvl="3" w:tplc="7E863E1C" w:tentative="1">
      <w:start w:val="1"/>
      <w:numFmt w:val="decimal"/>
      <w:lvlText w:val="%4."/>
      <w:lvlJc w:val="left"/>
      <w:pPr>
        <w:ind w:left="2880" w:hanging="360"/>
      </w:pPr>
    </w:lvl>
    <w:lvl w:ilvl="4" w:tplc="480A10A2" w:tentative="1">
      <w:start w:val="1"/>
      <w:numFmt w:val="lowerLetter"/>
      <w:lvlText w:val="%5."/>
      <w:lvlJc w:val="left"/>
      <w:pPr>
        <w:ind w:left="3600" w:hanging="360"/>
      </w:pPr>
    </w:lvl>
    <w:lvl w:ilvl="5" w:tplc="75BC404C" w:tentative="1">
      <w:start w:val="1"/>
      <w:numFmt w:val="lowerRoman"/>
      <w:lvlText w:val="%6."/>
      <w:lvlJc w:val="right"/>
      <w:pPr>
        <w:ind w:left="4320" w:hanging="180"/>
      </w:pPr>
    </w:lvl>
    <w:lvl w:ilvl="6" w:tplc="F2D44DA4" w:tentative="1">
      <w:start w:val="1"/>
      <w:numFmt w:val="decimal"/>
      <w:lvlText w:val="%7."/>
      <w:lvlJc w:val="left"/>
      <w:pPr>
        <w:ind w:left="5040" w:hanging="360"/>
      </w:pPr>
    </w:lvl>
    <w:lvl w:ilvl="7" w:tplc="E42AD36A" w:tentative="1">
      <w:start w:val="1"/>
      <w:numFmt w:val="lowerLetter"/>
      <w:lvlText w:val="%8."/>
      <w:lvlJc w:val="left"/>
      <w:pPr>
        <w:ind w:left="5760" w:hanging="360"/>
      </w:pPr>
    </w:lvl>
    <w:lvl w:ilvl="8" w:tplc="18B2B1C6" w:tentative="1">
      <w:start w:val="1"/>
      <w:numFmt w:val="lowerRoman"/>
      <w:lvlText w:val="%9."/>
      <w:lvlJc w:val="right"/>
      <w:pPr>
        <w:ind w:left="6480" w:hanging="180"/>
      </w:pPr>
    </w:lvl>
  </w:abstractNum>
  <w:abstractNum w:abstractNumId="5">
    <w:nsid w:val="13960B0C"/>
    <w:multiLevelType w:val="hybridMultilevel"/>
    <w:tmpl w:val="E4063AB6"/>
    <w:lvl w:ilvl="0" w:tplc="CEBA60C4">
      <w:start w:val="13"/>
      <w:numFmt w:val="decimal"/>
      <w:lvlText w:val="%1."/>
      <w:lvlJc w:val="left"/>
      <w:pPr>
        <w:tabs>
          <w:tab w:val="num" w:pos="720"/>
        </w:tabs>
        <w:ind w:left="720" w:hanging="360"/>
      </w:pPr>
      <w:rPr>
        <w:rFonts w:hint="default"/>
        <w:b w:val="0"/>
      </w:rPr>
    </w:lvl>
    <w:lvl w:ilvl="1" w:tplc="CCC89B78" w:tentative="1">
      <w:start w:val="1"/>
      <w:numFmt w:val="lowerLetter"/>
      <w:lvlText w:val="%2."/>
      <w:lvlJc w:val="left"/>
      <w:pPr>
        <w:ind w:left="1440" w:hanging="360"/>
      </w:pPr>
    </w:lvl>
    <w:lvl w:ilvl="2" w:tplc="F9B88B40" w:tentative="1">
      <w:start w:val="1"/>
      <w:numFmt w:val="lowerRoman"/>
      <w:lvlText w:val="%3."/>
      <w:lvlJc w:val="right"/>
      <w:pPr>
        <w:ind w:left="2160" w:hanging="180"/>
      </w:pPr>
    </w:lvl>
    <w:lvl w:ilvl="3" w:tplc="978EBE2E" w:tentative="1">
      <w:start w:val="1"/>
      <w:numFmt w:val="decimal"/>
      <w:lvlText w:val="%4."/>
      <w:lvlJc w:val="left"/>
      <w:pPr>
        <w:ind w:left="2880" w:hanging="360"/>
      </w:pPr>
    </w:lvl>
    <w:lvl w:ilvl="4" w:tplc="65C25BE6" w:tentative="1">
      <w:start w:val="1"/>
      <w:numFmt w:val="lowerLetter"/>
      <w:lvlText w:val="%5."/>
      <w:lvlJc w:val="left"/>
      <w:pPr>
        <w:ind w:left="3600" w:hanging="360"/>
      </w:pPr>
    </w:lvl>
    <w:lvl w:ilvl="5" w:tplc="1BF83DFA" w:tentative="1">
      <w:start w:val="1"/>
      <w:numFmt w:val="lowerRoman"/>
      <w:lvlText w:val="%6."/>
      <w:lvlJc w:val="right"/>
      <w:pPr>
        <w:ind w:left="4320" w:hanging="180"/>
      </w:pPr>
    </w:lvl>
    <w:lvl w:ilvl="6" w:tplc="06D42D4C" w:tentative="1">
      <w:start w:val="1"/>
      <w:numFmt w:val="decimal"/>
      <w:lvlText w:val="%7."/>
      <w:lvlJc w:val="left"/>
      <w:pPr>
        <w:ind w:left="5040" w:hanging="360"/>
      </w:pPr>
    </w:lvl>
    <w:lvl w:ilvl="7" w:tplc="425AC2F2" w:tentative="1">
      <w:start w:val="1"/>
      <w:numFmt w:val="lowerLetter"/>
      <w:lvlText w:val="%8."/>
      <w:lvlJc w:val="left"/>
      <w:pPr>
        <w:ind w:left="5760" w:hanging="360"/>
      </w:pPr>
    </w:lvl>
    <w:lvl w:ilvl="8" w:tplc="592677AC" w:tentative="1">
      <w:start w:val="1"/>
      <w:numFmt w:val="lowerRoman"/>
      <w:lvlText w:val="%9."/>
      <w:lvlJc w:val="right"/>
      <w:pPr>
        <w:ind w:left="6480" w:hanging="180"/>
      </w:pPr>
    </w:lvl>
  </w:abstractNum>
  <w:abstractNum w:abstractNumId="6">
    <w:nsid w:val="1655758F"/>
    <w:multiLevelType w:val="hybridMultilevel"/>
    <w:tmpl w:val="3FE6C032"/>
    <w:lvl w:ilvl="0" w:tplc="0409000F">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
    <w:nsid w:val="22E447D3"/>
    <w:multiLevelType w:val="hybridMultilevel"/>
    <w:tmpl w:val="EBFCAFC4"/>
    <w:lvl w:ilvl="0" w:tplc="0C00B32C">
      <w:start w:val="1"/>
      <w:numFmt w:val="bullet"/>
      <w:lvlText w:val=""/>
      <w:lvlJc w:val="left"/>
      <w:pPr>
        <w:ind w:left="360" w:hanging="360"/>
      </w:pPr>
      <w:rPr>
        <w:rFonts w:ascii="Wingdings" w:eastAsia="Times New Roman" w:hAnsi="Wingdings" w:cs="Times New Roman"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8">
    <w:nsid w:val="23D72DE3"/>
    <w:multiLevelType w:val="hybridMultilevel"/>
    <w:tmpl w:val="4A7CF136"/>
    <w:lvl w:ilvl="0" w:tplc="1F74F818">
      <w:start w:val="1"/>
      <w:numFmt w:val="decimal"/>
      <w:lvlText w:val="%1."/>
      <w:lvlJc w:val="left"/>
      <w:pPr>
        <w:ind w:left="360" w:hanging="360"/>
      </w:pPr>
      <w:rPr>
        <w:rFonts w:hint="default"/>
        <w:b w:val="0"/>
      </w:rPr>
    </w:lvl>
    <w:lvl w:ilvl="1" w:tplc="57ACE242" w:tentative="1">
      <w:start w:val="1"/>
      <w:numFmt w:val="bullet"/>
      <w:lvlText w:val="o"/>
      <w:lvlJc w:val="left"/>
      <w:pPr>
        <w:ind w:left="1080" w:hanging="360"/>
      </w:pPr>
      <w:rPr>
        <w:rFonts w:ascii="Courier New" w:hAnsi="Courier New" w:cs="Courier New" w:hint="default"/>
      </w:rPr>
    </w:lvl>
    <w:lvl w:ilvl="2" w:tplc="AB766C9C" w:tentative="1">
      <w:start w:val="1"/>
      <w:numFmt w:val="bullet"/>
      <w:lvlText w:val=""/>
      <w:lvlJc w:val="left"/>
      <w:pPr>
        <w:ind w:left="1800" w:hanging="360"/>
      </w:pPr>
      <w:rPr>
        <w:rFonts w:ascii="Wingdings" w:hAnsi="Wingdings" w:hint="default"/>
      </w:rPr>
    </w:lvl>
    <w:lvl w:ilvl="3" w:tplc="F54ADC4A" w:tentative="1">
      <w:start w:val="1"/>
      <w:numFmt w:val="bullet"/>
      <w:lvlText w:val=""/>
      <w:lvlJc w:val="left"/>
      <w:pPr>
        <w:ind w:left="2520" w:hanging="360"/>
      </w:pPr>
      <w:rPr>
        <w:rFonts w:ascii="Symbol" w:hAnsi="Symbol" w:hint="default"/>
      </w:rPr>
    </w:lvl>
    <w:lvl w:ilvl="4" w:tplc="B2E6D39E" w:tentative="1">
      <w:start w:val="1"/>
      <w:numFmt w:val="bullet"/>
      <w:lvlText w:val="o"/>
      <w:lvlJc w:val="left"/>
      <w:pPr>
        <w:ind w:left="3240" w:hanging="360"/>
      </w:pPr>
      <w:rPr>
        <w:rFonts w:ascii="Courier New" w:hAnsi="Courier New" w:cs="Courier New" w:hint="default"/>
      </w:rPr>
    </w:lvl>
    <w:lvl w:ilvl="5" w:tplc="D0E45D38" w:tentative="1">
      <w:start w:val="1"/>
      <w:numFmt w:val="bullet"/>
      <w:lvlText w:val=""/>
      <w:lvlJc w:val="left"/>
      <w:pPr>
        <w:ind w:left="3960" w:hanging="360"/>
      </w:pPr>
      <w:rPr>
        <w:rFonts w:ascii="Wingdings" w:hAnsi="Wingdings" w:hint="default"/>
      </w:rPr>
    </w:lvl>
    <w:lvl w:ilvl="6" w:tplc="C9C87056" w:tentative="1">
      <w:start w:val="1"/>
      <w:numFmt w:val="bullet"/>
      <w:lvlText w:val=""/>
      <w:lvlJc w:val="left"/>
      <w:pPr>
        <w:ind w:left="4680" w:hanging="360"/>
      </w:pPr>
      <w:rPr>
        <w:rFonts w:ascii="Symbol" w:hAnsi="Symbol" w:hint="default"/>
      </w:rPr>
    </w:lvl>
    <w:lvl w:ilvl="7" w:tplc="F47CE41C" w:tentative="1">
      <w:start w:val="1"/>
      <w:numFmt w:val="bullet"/>
      <w:lvlText w:val="o"/>
      <w:lvlJc w:val="left"/>
      <w:pPr>
        <w:ind w:left="5400" w:hanging="360"/>
      </w:pPr>
      <w:rPr>
        <w:rFonts w:ascii="Courier New" w:hAnsi="Courier New" w:cs="Courier New" w:hint="default"/>
      </w:rPr>
    </w:lvl>
    <w:lvl w:ilvl="8" w:tplc="8220952A" w:tentative="1">
      <w:start w:val="1"/>
      <w:numFmt w:val="bullet"/>
      <w:lvlText w:val=""/>
      <w:lvlJc w:val="left"/>
      <w:pPr>
        <w:ind w:left="6120" w:hanging="360"/>
      </w:pPr>
      <w:rPr>
        <w:rFonts w:ascii="Wingdings" w:hAnsi="Wingdings" w:hint="default"/>
      </w:rPr>
    </w:lvl>
  </w:abstractNum>
  <w:abstractNum w:abstractNumId="9">
    <w:nsid w:val="27D84380"/>
    <w:multiLevelType w:val="hybridMultilevel"/>
    <w:tmpl w:val="BC106A2E"/>
    <w:lvl w:ilvl="0" w:tplc="958489F4">
      <w:start w:val="1"/>
      <w:numFmt w:val="upperLetter"/>
      <w:lvlText w:val="%1."/>
      <w:lvlJc w:val="left"/>
      <w:pPr>
        <w:ind w:left="1080" w:hanging="360"/>
      </w:pPr>
      <w:rPr>
        <w:rFonts w:ascii="Times New Roman" w:hAnsi="Times New Roman" w:cs="Times New Roman" w:hint="default"/>
        <w:sz w:val="20"/>
        <w:szCs w:val="20"/>
      </w:rPr>
    </w:lvl>
    <w:lvl w:ilvl="1" w:tplc="F40C0DD6">
      <w:start w:val="1"/>
      <w:numFmt w:val="decimal"/>
      <w:lvlText w:val="%2."/>
      <w:lvlJc w:val="left"/>
      <w:pPr>
        <w:tabs>
          <w:tab w:val="num" w:pos="1440"/>
        </w:tabs>
        <w:ind w:left="1440" w:hanging="360"/>
      </w:pPr>
    </w:lvl>
    <w:lvl w:ilvl="2" w:tplc="290897FC">
      <w:start w:val="1"/>
      <w:numFmt w:val="decimal"/>
      <w:lvlText w:val="%3."/>
      <w:lvlJc w:val="left"/>
      <w:pPr>
        <w:tabs>
          <w:tab w:val="num" w:pos="2160"/>
        </w:tabs>
        <w:ind w:left="2160" w:hanging="360"/>
      </w:pPr>
    </w:lvl>
    <w:lvl w:ilvl="3" w:tplc="1BE6B13A">
      <w:start w:val="1"/>
      <w:numFmt w:val="decimal"/>
      <w:lvlText w:val="%4."/>
      <w:lvlJc w:val="left"/>
      <w:pPr>
        <w:tabs>
          <w:tab w:val="num" w:pos="2880"/>
        </w:tabs>
        <w:ind w:left="2880" w:hanging="360"/>
      </w:pPr>
    </w:lvl>
    <w:lvl w:ilvl="4" w:tplc="AF225478">
      <w:start w:val="1"/>
      <w:numFmt w:val="decimal"/>
      <w:lvlText w:val="%5."/>
      <w:lvlJc w:val="left"/>
      <w:pPr>
        <w:tabs>
          <w:tab w:val="num" w:pos="3600"/>
        </w:tabs>
        <w:ind w:left="3600" w:hanging="360"/>
      </w:pPr>
    </w:lvl>
    <w:lvl w:ilvl="5" w:tplc="E29620E4">
      <w:start w:val="1"/>
      <w:numFmt w:val="decimal"/>
      <w:lvlText w:val="%6."/>
      <w:lvlJc w:val="left"/>
      <w:pPr>
        <w:tabs>
          <w:tab w:val="num" w:pos="4320"/>
        </w:tabs>
        <w:ind w:left="4320" w:hanging="360"/>
      </w:pPr>
    </w:lvl>
    <w:lvl w:ilvl="6" w:tplc="4252D3D6">
      <w:start w:val="1"/>
      <w:numFmt w:val="decimal"/>
      <w:lvlText w:val="%7."/>
      <w:lvlJc w:val="left"/>
      <w:pPr>
        <w:tabs>
          <w:tab w:val="num" w:pos="5040"/>
        </w:tabs>
        <w:ind w:left="5040" w:hanging="360"/>
      </w:pPr>
    </w:lvl>
    <w:lvl w:ilvl="7" w:tplc="6294376C">
      <w:start w:val="1"/>
      <w:numFmt w:val="decimal"/>
      <w:lvlText w:val="%8."/>
      <w:lvlJc w:val="left"/>
      <w:pPr>
        <w:tabs>
          <w:tab w:val="num" w:pos="5760"/>
        </w:tabs>
        <w:ind w:left="5760" w:hanging="360"/>
      </w:pPr>
    </w:lvl>
    <w:lvl w:ilvl="8" w:tplc="94004088">
      <w:start w:val="1"/>
      <w:numFmt w:val="decimal"/>
      <w:lvlText w:val="%9."/>
      <w:lvlJc w:val="left"/>
      <w:pPr>
        <w:tabs>
          <w:tab w:val="num" w:pos="6480"/>
        </w:tabs>
        <w:ind w:left="6480" w:hanging="360"/>
      </w:p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31DE4521"/>
    <w:multiLevelType w:val="hybridMultilevel"/>
    <w:tmpl w:val="2A488CA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79710B"/>
    <w:multiLevelType w:val="hybridMultilevel"/>
    <w:tmpl w:val="19DEC136"/>
    <w:lvl w:ilvl="0" w:tplc="419EDA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4">
    <w:nsid w:val="36CF7239"/>
    <w:multiLevelType w:val="hybridMultilevel"/>
    <w:tmpl w:val="EE802EA6"/>
    <w:lvl w:ilvl="0" w:tplc="BEA8C78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AA1024"/>
    <w:multiLevelType w:val="hybridMultilevel"/>
    <w:tmpl w:val="BD9CAF00"/>
    <w:lvl w:ilvl="0" w:tplc="D8BC21F6">
      <w:start w:val="1"/>
      <w:numFmt w:val="bullet"/>
      <w:lvlText w:val=""/>
      <w:lvlJc w:val="left"/>
      <w:pPr>
        <w:ind w:left="720" w:hanging="360"/>
      </w:pPr>
      <w:rPr>
        <w:rFonts w:ascii="Symbol" w:hAnsi="Symbol" w:hint="default"/>
      </w:rPr>
    </w:lvl>
    <w:lvl w:ilvl="1" w:tplc="2734478E" w:tentative="1">
      <w:start w:val="1"/>
      <w:numFmt w:val="bullet"/>
      <w:lvlText w:val="o"/>
      <w:lvlJc w:val="left"/>
      <w:pPr>
        <w:ind w:left="1440" w:hanging="360"/>
      </w:pPr>
      <w:rPr>
        <w:rFonts w:ascii="Courier New" w:hAnsi="Courier New" w:cs="Courier New" w:hint="default"/>
      </w:rPr>
    </w:lvl>
    <w:lvl w:ilvl="2" w:tplc="899EF294" w:tentative="1">
      <w:start w:val="1"/>
      <w:numFmt w:val="bullet"/>
      <w:lvlText w:val=""/>
      <w:lvlJc w:val="left"/>
      <w:pPr>
        <w:ind w:left="2160" w:hanging="360"/>
      </w:pPr>
      <w:rPr>
        <w:rFonts w:ascii="Wingdings" w:hAnsi="Wingdings" w:hint="default"/>
      </w:rPr>
    </w:lvl>
    <w:lvl w:ilvl="3" w:tplc="BD0CFFC8" w:tentative="1">
      <w:start w:val="1"/>
      <w:numFmt w:val="bullet"/>
      <w:lvlText w:val=""/>
      <w:lvlJc w:val="left"/>
      <w:pPr>
        <w:ind w:left="2880" w:hanging="360"/>
      </w:pPr>
      <w:rPr>
        <w:rFonts w:ascii="Symbol" w:hAnsi="Symbol" w:hint="default"/>
      </w:rPr>
    </w:lvl>
    <w:lvl w:ilvl="4" w:tplc="2460D9FE" w:tentative="1">
      <w:start w:val="1"/>
      <w:numFmt w:val="bullet"/>
      <w:lvlText w:val="o"/>
      <w:lvlJc w:val="left"/>
      <w:pPr>
        <w:ind w:left="3600" w:hanging="360"/>
      </w:pPr>
      <w:rPr>
        <w:rFonts w:ascii="Courier New" w:hAnsi="Courier New" w:cs="Courier New" w:hint="default"/>
      </w:rPr>
    </w:lvl>
    <w:lvl w:ilvl="5" w:tplc="810AEA3E" w:tentative="1">
      <w:start w:val="1"/>
      <w:numFmt w:val="bullet"/>
      <w:lvlText w:val=""/>
      <w:lvlJc w:val="left"/>
      <w:pPr>
        <w:ind w:left="4320" w:hanging="360"/>
      </w:pPr>
      <w:rPr>
        <w:rFonts w:ascii="Wingdings" w:hAnsi="Wingdings" w:hint="default"/>
      </w:rPr>
    </w:lvl>
    <w:lvl w:ilvl="6" w:tplc="13D42CC0" w:tentative="1">
      <w:start w:val="1"/>
      <w:numFmt w:val="bullet"/>
      <w:lvlText w:val=""/>
      <w:lvlJc w:val="left"/>
      <w:pPr>
        <w:ind w:left="5040" w:hanging="360"/>
      </w:pPr>
      <w:rPr>
        <w:rFonts w:ascii="Symbol" w:hAnsi="Symbol" w:hint="default"/>
      </w:rPr>
    </w:lvl>
    <w:lvl w:ilvl="7" w:tplc="2E5CFEA8" w:tentative="1">
      <w:start w:val="1"/>
      <w:numFmt w:val="bullet"/>
      <w:lvlText w:val="o"/>
      <w:lvlJc w:val="left"/>
      <w:pPr>
        <w:ind w:left="5760" w:hanging="360"/>
      </w:pPr>
      <w:rPr>
        <w:rFonts w:ascii="Courier New" w:hAnsi="Courier New" w:cs="Courier New" w:hint="default"/>
      </w:rPr>
    </w:lvl>
    <w:lvl w:ilvl="8" w:tplc="0EA67BF6" w:tentative="1">
      <w:start w:val="1"/>
      <w:numFmt w:val="bullet"/>
      <w:lvlText w:val=""/>
      <w:lvlJc w:val="left"/>
      <w:pPr>
        <w:ind w:left="6480" w:hanging="360"/>
      </w:pPr>
      <w:rPr>
        <w:rFonts w:ascii="Wingdings" w:hAnsi="Wingdings" w:hint="default"/>
      </w:rPr>
    </w:lvl>
  </w:abstractNum>
  <w:abstractNum w:abstractNumId="16">
    <w:nsid w:val="38EF6E88"/>
    <w:multiLevelType w:val="hybridMultilevel"/>
    <w:tmpl w:val="A698AA24"/>
    <w:lvl w:ilvl="0" w:tplc="FE9095DE">
      <w:start w:val="8"/>
      <w:numFmt w:val="upperLetter"/>
      <w:lvlText w:val="%1."/>
      <w:lvlJc w:val="left"/>
      <w:pPr>
        <w:ind w:left="720" w:hanging="360"/>
      </w:pPr>
      <w:rPr>
        <w:rFonts w:hint="default"/>
      </w:r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7">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9C28DB"/>
    <w:multiLevelType w:val="hybridMultilevel"/>
    <w:tmpl w:val="240C220C"/>
    <w:lvl w:ilvl="0" w:tplc="5CFA361A">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9">
    <w:nsid w:val="3BAA1BAF"/>
    <w:multiLevelType w:val="hybridMultilevel"/>
    <w:tmpl w:val="1728BAC0"/>
    <w:lvl w:ilvl="0" w:tplc="5FE2B916">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0">
    <w:nsid w:val="3DF934C8"/>
    <w:multiLevelType w:val="hybridMultilevel"/>
    <w:tmpl w:val="A0BA9B86"/>
    <w:lvl w:ilvl="0" w:tplc="04090001">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A10561"/>
    <w:multiLevelType w:val="hybridMultilevel"/>
    <w:tmpl w:val="FDA6901E"/>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E7F2F37"/>
    <w:multiLevelType w:val="hybridMultilevel"/>
    <w:tmpl w:val="FE9E89B8"/>
    <w:lvl w:ilvl="0" w:tplc="04090015">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B3090A"/>
    <w:multiLevelType w:val="hybridMultilevel"/>
    <w:tmpl w:val="2A9E4CA8"/>
    <w:lvl w:ilvl="0" w:tplc="3252F85A">
      <w:start w:val="1"/>
      <w:numFmt w:val="decimal"/>
      <w:lvlText w:val="%1."/>
      <w:lvlJc w:val="left"/>
      <w:pPr>
        <w:ind w:left="630" w:hanging="360"/>
      </w:pPr>
      <w:rPr>
        <w:rFonts w:hint="default"/>
        <w:sz w:val="18"/>
        <w:szCs w:val="20"/>
      </w:rPr>
    </w:lvl>
    <w:lvl w:ilvl="1" w:tplc="04090019" w:tentative="1">
      <w:start w:val="1"/>
      <w:numFmt w:val="bullet"/>
      <w:lvlText w:val="o"/>
      <w:lvlJc w:val="left"/>
      <w:pPr>
        <w:ind w:left="1350" w:hanging="360"/>
      </w:pPr>
      <w:rPr>
        <w:rFonts w:ascii="Courier New" w:hAnsi="Courier New" w:cs="Courier New" w:hint="default"/>
      </w:rPr>
    </w:lvl>
    <w:lvl w:ilvl="2" w:tplc="0409001B" w:tentative="1">
      <w:start w:val="1"/>
      <w:numFmt w:val="bullet"/>
      <w:lvlText w:val=""/>
      <w:lvlJc w:val="left"/>
      <w:pPr>
        <w:ind w:left="2070" w:hanging="360"/>
      </w:pPr>
      <w:rPr>
        <w:rFonts w:ascii="Wingdings" w:hAnsi="Wingdings" w:hint="default"/>
      </w:rPr>
    </w:lvl>
    <w:lvl w:ilvl="3" w:tplc="0409000F" w:tentative="1">
      <w:start w:val="1"/>
      <w:numFmt w:val="bullet"/>
      <w:lvlText w:val=""/>
      <w:lvlJc w:val="left"/>
      <w:pPr>
        <w:ind w:left="2790" w:hanging="360"/>
      </w:pPr>
      <w:rPr>
        <w:rFonts w:ascii="Symbol" w:hAnsi="Symbol" w:hint="default"/>
      </w:rPr>
    </w:lvl>
    <w:lvl w:ilvl="4" w:tplc="04090019" w:tentative="1">
      <w:start w:val="1"/>
      <w:numFmt w:val="bullet"/>
      <w:lvlText w:val="o"/>
      <w:lvlJc w:val="left"/>
      <w:pPr>
        <w:ind w:left="3510" w:hanging="360"/>
      </w:pPr>
      <w:rPr>
        <w:rFonts w:ascii="Courier New" w:hAnsi="Courier New" w:cs="Courier New" w:hint="default"/>
      </w:rPr>
    </w:lvl>
    <w:lvl w:ilvl="5" w:tplc="0409001B" w:tentative="1">
      <w:start w:val="1"/>
      <w:numFmt w:val="bullet"/>
      <w:lvlText w:val=""/>
      <w:lvlJc w:val="left"/>
      <w:pPr>
        <w:ind w:left="4230" w:hanging="360"/>
      </w:pPr>
      <w:rPr>
        <w:rFonts w:ascii="Wingdings" w:hAnsi="Wingdings" w:hint="default"/>
      </w:rPr>
    </w:lvl>
    <w:lvl w:ilvl="6" w:tplc="0409000F" w:tentative="1">
      <w:start w:val="1"/>
      <w:numFmt w:val="bullet"/>
      <w:lvlText w:val=""/>
      <w:lvlJc w:val="left"/>
      <w:pPr>
        <w:ind w:left="4950" w:hanging="360"/>
      </w:pPr>
      <w:rPr>
        <w:rFonts w:ascii="Symbol" w:hAnsi="Symbol" w:hint="default"/>
      </w:rPr>
    </w:lvl>
    <w:lvl w:ilvl="7" w:tplc="04090019" w:tentative="1">
      <w:start w:val="1"/>
      <w:numFmt w:val="bullet"/>
      <w:lvlText w:val="o"/>
      <w:lvlJc w:val="left"/>
      <w:pPr>
        <w:ind w:left="5670" w:hanging="360"/>
      </w:pPr>
      <w:rPr>
        <w:rFonts w:ascii="Courier New" w:hAnsi="Courier New" w:cs="Courier New" w:hint="default"/>
      </w:rPr>
    </w:lvl>
    <w:lvl w:ilvl="8" w:tplc="0409001B" w:tentative="1">
      <w:start w:val="1"/>
      <w:numFmt w:val="bullet"/>
      <w:lvlText w:val=""/>
      <w:lvlJc w:val="left"/>
      <w:pPr>
        <w:ind w:left="6390" w:hanging="360"/>
      </w:pPr>
      <w:rPr>
        <w:rFonts w:ascii="Wingdings" w:hAnsi="Wingdings" w:hint="default"/>
      </w:rPr>
    </w:lvl>
  </w:abstractNum>
  <w:abstractNum w:abstractNumId="25">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D878E1"/>
    <w:multiLevelType w:val="hybridMultilevel"/>
    <w:tmpl w:val="07269324"/>
    <w:lvl w:ilvl="0" w:tplc="0409000F">
      <w:start w:val="3"/>
      <w:numFmt w:val="upperLetter"/>
      <w:lvlText w:val="%1."/>
      <w:lvlJc w:val="left"/>
      <w:pPr>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8">
    <w:nsid w:val="5DB82A73"/>
    <w:multiLevelType w:val="hybridMultilevel"/>
    <w:tmpl w:val="822AFDC2"/>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nsid w:val="685C6019"/>
    <w:multiLevelType w:val="hybridMultilevel"/>
    <w:tmpl w:val="808639FC"/>
    <w:lvl w:ilvl="0" w:tplc="5FE2B916">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1">
    <w:nsid w:val="6BC53FAE"/>
    <w:multiLevelType w:val="hybridMultilevel"/>
    <w:tmpl w:val="8F5E6C9E"/>
    <w:lvl w:ilvl="0" w:tplc="4FA0153A">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381809"/>
    <w:multiLevelType w:val="hybridMultilevel"/>
    <w:tmpl w:val="23C222D2"/>
    <w:lvl w:ilvl="0" w:tplc="04090001">
      <w:start w:val="3"/>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3531AE5"/>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AA13D64"/>
    <w:multiLevelType w:val="hybridMultilevel"/>
    <w:tmpl w:val="5732854C"/>
    <w:lvl w:ilvl="0" w:tplc="0409000F">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B6D48CB"/>
    <w:multiLevelType w:val="hybridMultilevel"/>
    <w:tmpl w:val="26947862"/>
    <w:lvl w:ilvl="0" w:tplc="04090001">
      <w:start w:val="1"/>
      <w:numFmt w:val="decimal"/>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CF3511D"/>
    <w:multiLevelType w:val="hybridMultilevel"/>
    <w:tmpl w:val="53D69516"/>
    <w:lvl w:ilvl="0" w:tplc="04090015">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B736A8"/>
    <w:multiLevelType w:val="hybridMultilevel"/>
    <w:tmpl w:val="90102F0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3"/>
  </w:num>
  <w:num w:numId="2">
    <w:abstractNumId w:val="38"/>
  </w:num>
  <w:num w:numId="3">
    <w:abstractNumId w:val="33"/>
  </w:num>
  <w:num w:numId="4">
    <w:abstractNumId w:val="7"/>
  </w:num>
  <w:num w:numId="5">
    <w:abstractNumId w:val="2"/>
  </w:num>
  <w:num w:numId="6">
    <w:abstractNumId w:val="6"/>
  </w:num>
  <w:num w:numId="7">
    <w:abstractNumId w:val="3"/>
  </w:num>
  <w:num w:numId="8">
    <w:abstractNumId w:val="19"/>
  </w:num>
  <w:num w:numId="9">
    <w:abstractNumId w:val="31"/>
  </w:num>
  <w:num w:numId="10">
    <w:abstractNumId w:val="14"/>
  </w:num>
  <w:num w:numId="11">
    <w:abstractNumId w:val="28"/>
  </w:num>
  <w:num w:numId="12">
    <w:abstractNumId w:val="12"/>
  </w:num>
  <w:num w:numId="13">
    <w:abstractNumId w:val="26"/>
  </w:num>
  <w:num w:numId="14">
    <w:abstractNumId w:val="15"/>
  </w:num>
  <w:num w:numId="15">
    <w:abstractNumId w:val="22"/>
  </w:num>
  <w:num w:numId="16">
    <w:abstractNumId w:val="37"/>
  </w:num>
  <w:num w:numId="17">
    <w:abstractNumId w:val="0"/>
  </w:num>
  <w:num w:numId="18">
    <w:abstractNumId w:val="34"/>
  </w:num>
  <w:num w:numId="19">
    <w:abstractNumId w:val="30"/>
  </w:num>
  <w:num w:numId="20">
    <w:abstractNumId w:val="9"/>
  </w:num>
  <w:num w:numId="21">
    <w:abstractNumId w:val="20"/>
  </w:num>
  <w:num w:numId="22">
    <w:abstractNumId w:val="4"/>
  </w:num>
  <w:num w:numId="23">
    <w:abstractNumId w:val="23"/>
  </w:num>
  <w:num w:numId="24">
    <w:abstractNumId w:val="18"/>
  </w:num>
  <w:num w:numId="25">
    <w:abstractNumId w:val="36"/>
  </w:num>
  <w:num w:numId="26">
    <w:abstractNumId w:val="5"/>
  </w:num>
  <w:num w:numId="27">
    <w:abstractNumId w:val="21"/>
  </w:num>
  <w:num w:numId="28">
    <w:abstractNumId w:val="8"/>
  </w:num>
  <w:num w:numId="29">
    <w:abstractNumId w:val="24"/>
  </w:num>
  <w:num w:numId="30">
    <w:abstractNumId w:val="27"/>
  </w:num>
  <w:num w:numId="31">
    <w:abstractNumId w:val="16"/>
  </w:num>
  <w:num w:numId="32">
    <w:abstractNumId w:val="1"/>
  </w:num>
  <w:num w:numId="33">
    <w:abstractNumId w:val="29"/>
  </w:num>
  <w:num w:numId="34">
    <w:abstractNumId w:val="10"/>
  </w:num>
  <w:num w:numId="35">
    <w:abstractNumId w:val="11"/>
  </w:num>
  <w:num w:numId="36">
    <w:abstractNumId w:val="25"/>
  </w:num>
  <w:num w:numId="37">
    <w:abstractNumId w:val="32"/>
  </w:num>
  <w:num w:numId="38">
    <w:abstractNumId w:val="35"/>
  </w:num>
  <w:num w:numId="39">
    <w:abstractNumId w:val="17"/>
  </w:num>
  <w:num w:numId="40">
    <w:abstractNumId w:val="39"/>
  </w:num>
  <w:num w:numId="41">
    <w:abstractNumId w:val="39"/>
  </w:num>
  <w:num w:numId="42">
    <w:abstractNumId w:val="39"/>
  </w:num>
  <w:num w:numId="43">
    <w:abstractNumId w:val="39"/>
  </w:num>
  <w:num w:numId="44">
    <w:abstractNumId w:val="39"/>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044C7"/>
    <w:rsid w:val="00010453"/>
    <w:rsid w:val="00013667"/>
    <w:rsid w:val="0001430C"/>
    <w:rsid w:val="00025661"/>
    <w:rsid w:val="00026F0A"/>
    <w:rsid w:val="000348E3"/>
    <w:rsid w:val="00034C3F"/>
    <w:rsid w:val="00034EAB"/>
    <w:rsid w:val="00035EF9"/>
    <w:rsid w:val="00046302"/>
    <w:rsid w:val="00047C58"/>
    <w:rsid w:val="000601F4"/>
    <w:rsid w:val="00064983"/>
    <w:rsid w:val="00064F9C"/>
    <w:rsid w:val="00070A2F"/>
    <w:rsid w:val="00076779"/>
    <w:rsid w:val="00085BE6"/>
    <w:rsid w:val="00086F7A"/>
    <w:rsid w:val="0009742B"/>
    <w:rsid w:val="000A2A6C"/>
    <w:rsid w:val="000A30BB"/>
    <w:rsid w:val="000B52D6"/>
    <w:rsid w:val="000B7422"/>
    <w:rsid w:val="000D3D9E"/>
    <w:rsid w:val="000D4598"/>
    <w:rsid w:val="000E1070"/>
    <w:rsid w:val="000E45E2"/>
    <w:rsid w:val="000F1D06"/>
    <w:rsid w:val="00114A5A"/>
    <w:rsid w:val="001153C9"/>
    <w:rsid w:val="00122A6B"/>
    <w:rsid w:val="00122DFF"/>
    <w:rsid w:val="00136975"/>
    <w:rsid w:val="001379AE"/>
    <w:rsid w:val="0014483B"/>
    <w:rsid w:val="00147EA4"/>
    <w:rsid w:val="00157DF4"/>
    <w:rsid w:val="0016041B"/>
    <w:rsid w:val="00162A53"/>
    <w:rsid w:val="00166F9C"/>
    <w:rsid w:val="00167DD4"/>
    <w:rsid w:val="00177CE0"/>
    <w:rsid w:val="00180B11"/>
    <w:rsid w:val="00180FC7"/>
    <w:rsid w:val="001867DB"/>
    <w:rsid w:val="001914EC"/>
    <w:rsid w:val="00193F95"/>
    <w:rsid w:val="001A0062"/>
    <w:rsid w:val="001A0BED"/>
    <w:rsid w:val="001B3105"/>
    <w:rsid w:val="001B6293"/>
    <w:rsid w:val="001C3A16"/>
    <w:rsid w:val="001C5DFE"/>
    <w:rsid w:val="001C6EE0"/>
    <w:rsid w:val="001C791D"/>
    <w:rsid w:val="001D396A"/>
    <w:rsid w:val="001E1EB7"/>
    <w:rsid w:val="001E58D1"/>
    <w:rsid w:val="001F0A85"/>
    <w:rsid w:val="001F3BFF"/>
    <w:rsid w:val="001F3C43"/>
    <w:rsid w:val="00206081"/>
    <w:rsid w:val="002070D4"/>
    <w:rsid w:val="002145A5"/>
    <w:rsid w:val="002176C2"/>
    <w:rsid w:val="0022213C"/>
    <w:rsid w:val="0022250C"/>
    <w:rsid w:val="00222953"/>
    <w:rsid w:val="002431D7"/>
    <w:rsid w:val="00247096"/>
    <w:rsid w:val="002473C4"/>
    <w:rsid w:val="0025415A"/>
    <w:rsid w:val="00256B55"/>
    <w:rsid w:val="002578E7"/>
    <w:rsid w:val="002600BD"/>
    <w:rsid w:val="00267060"/>
    <w:rsid w:val="00267109"/>
    <w:rsid w:val="00287669"/>
    <w:rsid w:val="00295A88"/>
    <w:rsid w:val="002A5FAC"/>
    <w:rsid w:val="002B5F75"/>
    <w:rsid w:val="002C0EF4"/>
    <w:rsid w:val="002D0FE5"/>
    <w:rsid w:val="002D344E"/>
    <w:rsid w:val="002D71EB"/>
    <w:rsid w:val="002E573E"/>
    <w:rsid w:val="002F44E2"/>
    <w:rsid w:val="003004FB"/>
    <w:rsid w:val="00316236"/>
    <w:rsid w:val="003166CA"/>
    <w:rsid w:val="003222A9"/>
    <w:rsid w:val="003241E2"/>
    <w:rsid w:val="00332C3F"/>
    <w:rsid w:val="00337BFF"/>
    <w:rsid w:val="0035128A"/>
    <w:rsid w:val="00353208"/>
    <w:rsid w:val="003553ED"/>
    <w:rsid w:val="0035556A"/>
    <w:rsid w:val="00356EF4"/>
    <w:rsid w:val="003609C5"/>
    <w:rsid w:val="0036348A"/>
    <w:rsid w:val="00371CAD"/>
    <w:rsid w:val="003765F9"/>
    <w:rsid w:val="00376E30"/>
    <w:rsid w:val="00383435"/>
    <w:rsid w:val="003838CF"/>
    <w:rsid w:val="003935FA"/>
    <w:rsid w:val="003A1CF7"/>
    <w:rsid w:val="003A2A82"/>
    <w:rsid w:val="003A5A6A"/>
    <w:rsid w:val="003C08D4"/>
    <w:rsid w:val="003D7F1B"/>
    <w:rsid w:val="00400D12"/>
    <w:rsid w:val="004035F2"/>
    <w:rsid w:val="004125D7"/>
    <w:rsid w:val="00424B97"/>
    <w:rsid w:val="00425C9D"/>
    <w:rsid w:val="00426876"/>
    <w:rsid w:val="00430D5A"/>
    <w:rsid w:val="00437885"/>
    <w:rsid w:val="004443C4"/>
    <w:rsid w:val="004561B1"/>
    <w:rsid w:val="004577D2"/>
    <w:rsid w:val="00467528"/>
    <w:rsid w:val="004737C4"/>
    <w:rsid w:val="004818A4"/>
    <w:rsid w:val="00490F51"/>
    <w:rsid w:val="00493F0F"/>
    <w:rsid w:val="00494DCF"/>
    <w:rsid w:val="004953E7"/>
    <w:rsid w:val="00496FB9"/>
    <w:rsid w:val="004A16DC"/>
    <w:rsid w:val="004A2F64"/>
    <w:rsid w:val="004B6280"/>
    <w:rsid w:val="004C6F88"/>
    <w:rsid w:val="004D1480"/>
    <w:rsid w:val="004D7F50"/>
    <w:rsid w:val="004E16E0"/>
    <w:rsid w:val="004E30BB"/>
    <w:rsid w:val="004E3B6C"/>
    <w:rsid w:val="004F306F"/>
    <w:rsid w:val="004F755A"/>
    <w:rsid w:val="00520F63"/>
    <w:rsid w:val="00531FE2"/>
    <w:rsid w:val="00533FC8"/>
    <w:rsid w:val="0058605A"/>
    <w:rsid w:val="00592019"/>
    <w:rsid w:val="00596745"/>
    <w:rsid w:val="005B2614"/>
    <w:rsid w:val="005C1235"/>
    <w:rsid w:val="005C4FDF"/>
    <w:rsid w:val="005D0176"/>
    <w:rsid w:val="005D2389"/>
    <w:rsid w:val="005D72BB"/>
    <w:rsid w:val="005E1CB6"/>
    <w:rsid w:val="005F39F7"/>
    <w:rsid w:val="005F5F84"/>
    <w:rsid w:val="005F6480"/>
    <w:rsid w:val="00604247"/>
    <w:rsid w:val="00625EF9"/>
    <w:rsid w:val="00641923"/>
    <w:rsid w:val="00660D0A"/>
    <w:rsid w:val="00663CC9"/>
    <w:rsid w:val="006971F7"/>
    <w:rsid w:val="006A7E82"/>
    <w:rsid w:val="006D2E42"/>
    <w:rsid w:val="006E0618"/>
    <w:rsid w:val="006E258E"/>
    <w:rsid w:val="006E51BA"/>
    <w:rsid w:val="006E7167"/>
    <w:rsid w:val="006F4A34"/>
    <w:rsid w:val="00711DF9"/>
    <w:rsid w:val="00736541"/>
    <w:rsid w:val="007376A9"/>
    <w:rsid w:val="00747A98"/>
    <w:rsid w:val="00757D09"/>
    <w:rsid w:val="00761DB3"/>
    <w:rsid w:val="00763584"/>
    <w:rsid w:val="007727F8"/>
    <w:rsid w:val="00781176"/>
    <w:rsid w:val="00786DFD"/>
    <w:rsid w:val="00787826"/>
    <w:rsid w:val="00792F60"/>
    <w:rsid w:val="00795808"/>
    <w:rsid w:val="007A56DD"/>
    <w:rsid w:val="007B282D"/>
    <w:rsid w:val="007C5300"/>
    <w:rsid w:val="007D3153"/>
    <w:rsid w:val="007E190B"/>
    <w:rsid w:val="007F04D6"/>
    <w:rsid w:val="007F2497"/>
    <w:rsid w:val="007F431D"/>
    <w:rsid w:val="007F7AAC"/>
    <w:rsid w:val="007F7E71"/>
    <w:rsid w:val="00803692"/>
    <w:rsid w:val="00811F8E"/>
    <w:rsid w:val="00816EBB"/>
    <w:rsid w:val="00830604"/>
    <w:rsid w:val="00834D5E"/>
    <w:rsid w:val="00841F88"/>
    <w:rsid w:val="00852138"/>
    <w:rsid w:val="00860906"/>
    <w:rsid w:val="00863D1D"/>
    <w:rsid w:val="00865941"/>
    <w:rsid w:val="0086622B"/>
    <w:rsid w:val="00887080"/>
    <w:rsid w:val="008924B8"/>
    <w:rsid w:val="00894A83"/>
    <w:rsid w:val="008A45F8"/>
    <w:rsid w:val="008A6EEA"/>
    <w:rsid w:val="008C11DD"/>
    <w:rsid w:val="008C3DC0"/>
    <w:rsid w:val="008C563D"/>
    <w:rsid w:val="008D37C6"/>
    <w:rsid w:val="008E2A8D"/>
    <w:rsid w:val="008E388E"/>
    <w:rsid w:val="008F0FC8"/>
    <w:rsid w:val="008F15F7"/>
    <w:rsid w:val="00913A72"/>
    <w:rsid w:val="0091782E"/>
    <w:rsid w:val="009178DB"/>
    <w:rsid w:val="00942026"/>
    <w:rsid w:val="00956C09"/>
    <w:rsid w:val="00970924"/>
    <w:rsid w:val="00972F28"/>
    <w:rsid w:val="00975A1A"/>
    <w:rsid w:val="009813F1"/>
    <w:rsid w:val="009916D8"/>
    <w:rsid w:val="00994805"/>
    <w:rsid w:val="00997EA8"/>
    <w:rsid w:val="009A203E"/>
    <w:rsid w:val="009A63CA"/>
    <w:rsid w:val="009B534F"/>
    <w:rsid w:val="009B7609"/>
    <w:rsid w:val="009C19C3"/>
    <w:rsid w:val="009D6242"/>
    <w:rsid w:val="009E3665"/>
    <w:rsid w:val="00A03A3E"/>
    <w:rsid w:val="00A11FD9"/>
    <w:rsid w:val="00A122CA"/>
    <w:rsid w:val="00A242FF"/>
    <w:rsid w:val="00A417EC"/>
    <w:rsid w:val="00A441D2"/>
    <w:rsid w:val="00A50F0A"/>
    <w:rsid w:val="00A55D6E"/>
    <w:rsid w:val="00A64944"/>
    <w:rsid w:val="00A7670B"/>
    <w:rsid w:val="00A8604F"/>
    <w:rsid w:val="00A903EF"/>
    <w:rsid w:val="00A93E82"/>
    <w:rsid w:val="00AA01B2"/>
    <w:rsid w:val="00AB434E"/>
    <w:rsid w:val="00AD0DE8"/>
    <w:rsid w:val="00AF6796"/>
    <w:rsid w:val="00B01408"/>
    <w:rsid w:val="00B02169"/>
    <w:rsid w:val="00B05315"/>
    <w:rsid w:val="00B062D7"/>
    <w:rsid w:val="00B1560F"/>
    <w:rsid w:val="00B2046F"/>
    <w:rsid w:val="00B251DF"/>
    <w:rsid w:val="00B400E7"/>
    <w:rsid w:val="00B50E4A"/>
    <w:rsid w:val="00B51729"/>
    <w:rsid w:val="00B7047B"/>
    <w:rsid w:val="00B7334B"/>
    <w:rsid w:val="00B75DD7"/>
    <w:rsid w:val="00B8545B"/>
    <w:rsid w:val="00B902BA"/>
    <w:rsid w:val="00B94496"/>
    <w:rsid w:val="00BA4B9A"/>
    <w:rsid w:val="00BB1635"/>
    <w:rsid w:val="00BB2D4D"/>
    <w:rsid w:val="00BC667F"/>
    <w:rsid w:val="00BD169B"/>
    <w:rsid w:val="00BD568E"/>
    <w:rsid w:val="00BD7E2D"/>
    <w:rsid w:val="00BE3305"/>
    <w:rsid w:val="00BF4F94"/>
    <w:rsid w:val="00BF71D0"/>
    <w:rsid w:val="00C063FD"/>
    <w:rsid w:val="00C11154"/>
    <w:rsid w:val="00C16266"/>
    <w:rsid w:val="00C17AE5"/>
    <w:rsid w:val="00C33BFE"/>
    <w:rsid w:val="00C33D44"/>
    <w:rsid w:val="00C3676F"/>
    <w:rsid w:val="00C41113"/>
    <w:rsid w:val="00C46AC8"/>
    <w:rsid w:val="00C52F7B"/>
    <w:rsid w:val="00C53648"/>
    <w:rsid w:val="00C53FE6"/>
    <w:rsid w:val="00C55E3A"/>
    <w:rsid w:val="00C6275F"/>
    <w:rsid w:val="00C75661"/>
    <w:rsid w:val="00C91513"/>
    <w:rsid w:val="00CA1005"/>
    <w:rsid w:val="00CA1950"/>
    <w:rsid w:val="00CA27B6"/>
    <w:rsid w:val="00CA463B"/>
    <w:rsid w:val="00CB1333"/>
    <w:rsid w:val="00CB59A5"/>
    <w:rsid w:val="00CB6B10"/>
    <w:rsid w:val="00CC4FB9"/>
    <w:rsid w:val="00CD0C29"/>
    <w:rsid w:val="00CD1D96"/>
    <w:rsid w:val="00CD3504"/>
    <w:rsid w:val="00CE0998"/>
    <w:rsid w:val="00CE1CE6"/>
    <w:rsid w:val="00CE2BDF"/>
    <w:rsid w:val="00CE616E"/>
    <w:rsid w:val="00CE63C7"/>
    <w:rsid w:val="00CF2F98"/>
    <w:rsid w:val="00D04513"/>
    <w:rsid w:val="00D10C31"/>
    <w:rsid w:val="00D12ECE"/>
    <w:rsid w:val="00D131BA"/>
    <w:rsid w:val="00D131CB"/>
    <w:rsid w:val="00D146D9"/>
    <w:rsid w:val="00D21FDB"/>
    <w:rsid w:val="00D22D45"/>
    <w:rsid w:val="00D248CC"/>
    <w:rsid w:val="00D27702"/>
    <w:rsid w:val="00D348F0"/>
    <w:rsid w:val="00D442A6"/>
    <w:rsid w:val="00D44924"/>
    <w:rsid w:val="00D5204C"/>
    <w:rsid w:val="00D535E0"/>
    <w:rsid w:val="00D53947"/>
    <w:rsid w:val="00D55D91"/>
    <w:rsid w:val="00D56448"/>
    <w:rsid w:val="00D67DDC"/>
    <w:rsid w:val="00D73EDD"/>
    <w:rsid w:val="00D755D1"/>
    <w:rsid w:val="00D82384"/>
    <w:rsid w:val="00D86BD0"/>
    <w:rsid w:val="00D91BA8"/>
    <w:rsid w:val="00D91F99"/>
    <w:rsid w:val="00D92771"/>
    <w:rsid w:val="00DA2983"/>
    <w:rsid w:val="00DA5B77"/>
    <w:rsid w:val="00DB0785"/>
    <w:rsid w:val="00DB13D1"/>
    <w:rsid w:val="00DB1F66"/>
    <w:rsid w:val="00DB7BEA"/>
    <w:rsid w:val="00DC25AA"/>
    <w:rsid w:val="00DC522B"/>
    <w:rsid w:val="00DD3C63"/>
    <w:rsid w:val="00DE00BB"/>
    <w:rsid w:val="00DE23EE"/>
    <w:rsid w:val="00DF3222"/>
    <w:rsid w:val="00DF46AC"/>
    <w:rsid w:val="00E0468F"/>
    <w:rsid w:val="00E07C31"/>
    <w:rsid w:val="00E5015A"/>
    <w:rsid w:val="00E604B4"/>
    <w:rsid w:val="00E67F32"/>
    <w:rsid w:val="00E77A0E"/>
    <w:rsid w:val="00E81D52"/>
    <w:rsid w:val="00E933FA"/>
    <w:rsid w:val="00EC0140"/>
    <w:rsid w:val="00EC1CBE"/>
    <w:rsid w:val="00EC45CE"/>
    <w:rsid w:val="00ED6E64"/>
    <w:rsid w:val="00EF0F6E"/>
    <w:rsid w:val="00EF4660"/>
    <w:rsid w:val="00EF51D7"/>
    <w:rsid w:val="00EF7B9B"/>
    <w:rsid w:val="00F017C1"/>
    <w:rsid w:val="00F0196F"/>
    <w:rsid w:val="00F14245"/>
    <w:rsid w:val="00F36F2D"/>
    <w:rsid w:val="00F55E19"/>
    <w:rsid w:val="00F7001C"/>
    <w:rsid w:val="00F7760E"/>
    <w:rsid w:val="00F83A1B"/>
    <w:rsid w:val="00F86715"/>
    <w:rsid w:val="00F9035B"/>
    <w:rsid w:val="00FA67D5"/>
    <w:rsid w:val="00FB0AF6"/>
    <w:rsid w:val="00FB0CB9"/>
    <w:rsid w:val="00FC5A0B"/>
    <w:rsid w:val="00FD5FAF"/>
    <w:rsid w:val="00FE3EBF"/>
    <w:rsid w:val="00FF373B"/>
    <w:rsid w:val="00FF3BD3"/>
    <w:rsid w:val="00FF4ECD"/>
    <w:rsid w:val="00FF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44F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15150">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582642508">
      <w:bodyDiv w:val="1"/>
      <w:marLeft w:val="0"/>
      <w:marRight w:val="0"/>
      <w:marTop w:val="0"/>
      <w:marBottom w:val="0"/>
      <w:divBdr>
        <w:top w:val="none" w:sz="0" w:space="0" w:color="auto"/>
        <w:left w:val="none" w:sz="0" w:space="0" w:color="auto"/>
        <w:bottom w:val="none" w:sz="0" w:space="0" w:color="auto"/>
        <w:right w:val="none" w:sz="0" w:space="0" w:color="auto"/>
      </w:divBdr>
    </w:div>
    <w:div w:id="686490790">
      <w:bodyDiv w:val="1"/>
      <w:marLeft w:val="0"/>
      <w:marRight w:val="0"/>
      <w:marTop w:val="0"/>
      <w:marBottom w:val="0"/>
      <w:divBdr>
        <w:top w:val="none" w:sz="0" w:space="0" w:color="auto"/>
        <w:left w:val="none" w:sz="0" w:space="0" w:color="auto"/>
        <w:bottom w:val="none" w:sz="0" w:space="0" w:color="auto"/>
        <w:right w:val="none" w:sz="0" w:space="0" w:color="auto"/>
      </w:divBdr>
    </w:div>
    <w:div w:id="1473909723">
      <w:bodyDiv w:val="1"/>
      <w:marLeft w:val="0"/>
      <w:marRight w:val="0"/>
      <w:marTop w:val="0"/>
      <w:marBottom w:val="0"/>
      <w:divBdr>
        <w:top w:val="none" w:sz="0" w:space="0" w:color="auto"/>
        <w:left w:val="none" w:sz="0" w:space="0" w:color="auto"/>
        <w:bottom w:val="none" w:sz="0" w:space="0" w:color="auto"/>
        <w:right w:val="none" w:sz="0" w:space="0" w:color="auto"/>
      </w:divBdr>
    </w:div>
    <w:div w:id="1745643901">
      <w:bodyDiv w:val="1"/>
      <w:marLeft w:val="0"/>
      <w:marRight w:val="0"/>
      <w:marTop w:val="0"/>
      <w:marBottom w:val="0"/>
      <w:divBdr>
        <w:top w:val="none" w:sz="0" w:space="0" w:color="auto"/>
        <w:left w:val="none" w:sz="0" w:space="0" w:color="auto"/>
        <w:bottom w:val="none" w:sz="0" w:space="0" w:color="auto"/>
        <w:right w:val="none" w:sz="0" w:space="0" w:color="auto"/>
      </w:divBdr>
    </w:div>
    <w:div w:id="209342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DF4680-A9DB-4600-B911-92F2FF3FD9BC}">
  <ds:schemaRefs>
    <ds:schemaRef ds:uri="http://schemas.openxmlformats.org/officeDocument/2006/bibliography"/>
  </ds:schemaRefs>
</ds:datastoreItem>
</file>

<file path=customXml/itemProps2.xml><?xml version="1.0" encoding="utf-8"?>
<ds:datastoreItem xmlns:ds="http://schemas.openxmlformats.org/officeDocument/2006/customXml" ds:itemID="{8B30321F-A883-4CD4-AD5C-453819DAF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6335</Words>
  <Characters>36112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9</cp:revision>
  <cp:lastPrinted>2013-01-15T03:06:00Z</cp:lastPrinted>
  <dcterms:created xsi:type="dcterms:W3CDTF">2017-04-07T15:36:00Z</dcterms:created>
  <dcterms:modified xsi:type="dcterms:W3CDTF">2017-12-21T16:57:00Z</dcterms:modified>
</cp:coreProperties>
</file>