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
        <w:gridCol w:w="2189"/>
        <w:gridCol w:w="5006"/>
        <w:gridCol w:w="399"/>
        <w:gridCol w:w="4031"/>
        <w:gridCol w:w="2538"/>
      </w:tblGrid>
      <w:tr w:rsidR="00756B1B" w:rsidRPr="00B177C8" w14:paraId="154805FF" w14:textId="77777777" w:rsidTr="004603FB">
        <w:trPr>
          <w:trHeight w:val="317"/>
        </w:trPr>
        <w:tc>
          <w:tcPr>
            <w:tcW w:w="14616" w:type="dxa"/>
            <w:gridSpan w:val="6"/>
            <w:tcBorders>
              <w:top w:val="single" w:sz="4" w:space="0" w:color="auto"/>
              <w:left w:val="single" w:sz="4" w:space="0" w:color="auto"/>
              <w:right w:val="single" w:sz="4" w:space="0" w:color="auto"/>
            </w:tcBorders>
            <w:shd w:val="clear" w:color="auto" w:fill="auto"/>
            <w:vAlign w:val="center"/>
          </w:tcPr>
          <w:p w14:paraId="154805FE" w14:textId="6EF16556" w:rsidR="00756B1B" w:rsidRPr="00B177C8" w:rsidRDefault="00756B1B" w:rsidP="004603FB">
            <w:pPr>
              <w:keepNext/>
              <w:rPr>
                <w:rFonts w:ascii="Calibri" w:hAnsi="Calibri"/>
                <w:sz w:val="22"/>
                <w:szCs w:val="22"/>
              </w:rPr>
            </w:pPr>
            <w:r w:rsidRPr="0037735E">
              <w:rPr>
                <w:rFonts w:ascii="Calibri" w:eastAsia="Calibri" w:hAnsi="Calibri"/>
                <w:b/>
                <w:sz w:val="20"/>
                <w:szCs w:val="22"/>
              </w:rPr>
              <w:t xml:space="preserve">A. </w:t>
            </w:r>
            <w:r w:rsidR="004603FB" w:rsidRPr="0037735E">
              <w:rPr>
                <w:rFonts w:ascii="Calibri" w:eastAsia="Calibri" w:hAnsi="Calibri"/>
                <w:b/>
                <w:sz w:val="20"/>
                <w:szCs w:val="22"/>
              </w:rPr>
              <w:t>General Information</w:t>
            </w:r>
          </w:p>
        </w:tc>
      </w:tr>
      <w:tr w:rsidR="00756B1B" w:rsidRPr="00B177C8" w14:paraId="15480606" w14:textId="77777777" w:rsidTr="004603FB">
        <w:trPr>
          <w:trHeight w:val="245"/>
        </w:trPr>
        <w:tc>
          <w:tcPr>
            <w:tcW w:w="453" w:type="dxa"/>
            <w:tcBorders>
              <w:left w:val="single" w:sz="4" w:space="0" w:color="auto"/>
              <w:right w:val="single" w:sz="4" w:space="0" w:color="auto"/>
            </w:tcBorders>
            <w:shd w:val="clear" w:color="auto" w:fill="auto"/>
            <w:vAlign w:val="center"/>
          </w:tcPr>
          <w:p w14:paraId="15480600" w14:textId="77777777" w:rsidR="00756B1B" w:rsidRPr="0037735E" w:rsidRDefault="00756B1B" w:rsidP="00756B1B">
            <w:pPr>
              <w:jc w:val="center"/>
              <w:rPr>
                <w:rFonts w:ascii="Calibri" w:eastAsia="Calibri" w:hAnsi="Calibri"/>
                <w:sz w:val="18"/>
                <w:szCs w:val="18"/>
              </w:rPr>
            </w:pPr>
            <w:r w:rsidRPr="0037735E">
              <w:rPr>
                <w:rFonts w:ascii="Calibri" w:eastAsia="Calibri" w:hAnsi="Calibri"/>
                <w:sz w:val="18"/>
                <w:szCs w:val="18"/>
              </w:rPr>
              <w:t>01</w:t>
            </w:r>
          </w:p>
        </w:tc>
        <w:tc>
          <w:tcPr>
            <w:tcW w:w="2189" w:type="dxa"/>
            <w:tcBorders>
              <w:left w:val="single" w:sz="4" w:space="0" w:color="auto"/>
              <w:right w:val="single" w:sz="4" w:space="0" w:color="auto"/>
            </w:tcBorders>
            <w:shd w:val="clear" w:color="auto" w:fill="auto"/>
            <w:vAlign w:val="center"/>
          </w:tcPr>
          <w:p w14:paraId="15480601" w14:textId="77777777" w:rsidR="00756B1B" w:rsidRPr="0037735E" w:rsidRDefault="00756B1B" w:rsidP="00756B1B">
            <w:pPr>
              <w:rPr>
                <w:rFonts w:ascii="Calibri" w:hAnsi="Calibri"/>
                <w:sz w:val="18"/>
                <w:szCs w:val="18"/>
              </w:rPr>
            </w:pPr>
            <w:r w:rsidRPr="0037735E">
              <w:rPr>
                <w:rFonts w:ascii="Calibri" w:eastAsia="Calibri" w:hAnsi="Calibri"/>
                <w:sz w:val="18"/>
                <w:szCs w:val="18"/>
              </w:rPr>
              <w:t>Project Name:</w:t>
            </w:r>
          </w:p>
        </w:tc>
        <w:tc>
          <w:tcPr>
            <w:tcW w:w="5006" w:type="dxa"/>
            <w:tcBorders>
              <w:left w:val="single" w:sz="4" w:space="0" w:color="auto"/>
            </w:tcBorders>
            <w:shd w:val="clear" w:color="auto" w:fill="auto"/>
          </w:tcPr>
          <w:p w14:paraId="15480602" w14:textId="77777777" w:rsidR="00756B1B" w:rsidRPr="00B177C8" w:rsidRDefault="00756B1B" w:rsidP="006676F9">
            <w:pPr>
              <w:rPr>
                <w:rFonts w:ascii="Calibri" w:hAnsi="Calibri"/>
                <w:sz w:val="18"/>
                <w:szCs w:val="18"/>
              </w:rPr>
            </w:pPr>
          </w:p>
        </w:tc>
        <w:tc>
          <w:tcPr>
            <w:tcW w:w="399" w:type="dxa"/>
            <w:tcBorders>
              <w:left w:val="single" w:sz="4" w:space="0" w:color="auto"/>
              <w:right w:val="single" w:sz="4" w:space="0" w:color="auto"/>
            </w:tcBorders>
            <w:shd w:val="clear" w:color="auto" w:fill="auto"/>
            <w:vAlign w:val="center"/>
          </w:tcPr>
          <w:p w14:paraId="15480603" w14:textId="77777777" w:rsidR="00756B1B" w:rsidRPr="0037735E" w:rsidRDefault="00756B1B" w:rsidP="00756B1B">
            <w:pPr>
              <w:jc w:val="center"/>
              <w:rPr>
                <w:rFonts w:ascii="Calibri" w:hAnsi="Calibri"/>
                <w:sz w:val="18"/>
                <w:szCs w:val="18"/>
              </w:rPr>
            </w:pPr>
            <w:r w:rsidRPr="0037735E">
              <w:rPr>
                <w:rFonts w:ascii="Calibri" w:hAnsi="Calibri"/>
                <w:sz w:val="18"/>
                <w:szCs w:val="18"/>
              </w:rPr>
              <w:t>02</w:t>
            </w:r>
          </w:p>
        </w:tc>
        <w:tc>
          <w:tcPr>
            <w:tcW w:w="4031" w:type="dxa"/>
            <w:tcBorders>
              <w:left w:val="single" w:sz="4" w:space="0" w:color="auto"/>
            </w:tcBorders>
            <w:shd w:val="clear" w:color="auto" w:fill="auto"/>
            <w:vAlign w:val="center"/>
          </w:tcPr>
          <w:p w14:paraId="15480604" w14:textId="77777777" w:rsidR="00756B1B" w:rsidRPr="0037735E" w:rsidRDefault="00756B1B" w:rsidP="00756B1B">
            <w:pPr>
              <w:rPr>
                <w:rFonts w:ascii="Calibri" w:hAnsi="Calibri"/>
                <w:sz w:val="18"/>
                <w:szCs w:val="18"/>
              </w:rPr>
            </w:pPr>
            <w:r w:rsidRPr="0037735E">
              <w:rPr>
                <w:rFonts w:ascii="Calibri" w:hAnsi="Calibri"/>
                <w:sz w:val="18"/>
                <w:szCs w:val="18"/>
              </w:rPr>
              <w:t>Date</w:t>
            </w:r>
            <w:r w:rsidR="00114CC4" w:rsidRPr="0037735E">
              <w:rPr>
                <w:rFonts w:ascii="Calibri" w:hAnsi="Calibri"/>
                <w:sz w:val="18"/>
                <w:szCs w:val="18"/>
              </w:rPr>
              <w:t xml:space="preserve"> Prepared</w:t>
            </w:r>
            <w:r w:rsidRPr="0037735E">
              <w:rPr>
                <w:rFonts w:ascii="Calibri" w:hAnsi="Calibri"/>
                <w:sz w:val="18"/>
                <w:szCs w:val="18"/>
              </w:rPr>
              <w:t>:</w:t>
            </w:r>
          </w:p>
        </w:tc>
        <w:tc>
          <w:tcPr>
            <w:tcW w:w="2538" w:type="dxa"/>
            <w:tcBorders>
              <w:right w:val="single" w:sz="4" w:space="0" w:color="auto"/>
            </w:tcBorders>
            <w:shd w:val="clear" w:color="auto" w:fill="auto"/>
          </w:tcPr>
          <w:p w14:paraId="15480605" w14:textId="77777777" w:rsidR="00756B1B" w:rsidRPr="00B177C8" w:rsidRDefault="00756B1B" w:rsidP="001D16B9">
            <w:pPr>
              <w:rPr>
                <w:rFonts w:ascii="Calibri" w:hAnsi="Calibri"/>
                <w:sz w:val="18"/>
                <w:szCs w:val="18"/>
              </w:rPr>
            </w:pPr>
          </w:p>
        </w:tc>
      </w:tr>
      <w:tr w:rsidR="00114CC4" w:rsidRPr="00B177C8" w14:paraId="1548060D" w14:textId="77777777" w:rsidTr="004603FB">
        <w:trPr>
          <w:trHeight w:val="245"/>
        </w:trPr>
        <w:tc>
          <w:tcPr>
            <w:tcW w:w="453" w:type="dxa"/>
            <w:tcBorders>
              <w:left w:val="single" w:sz="4" w:space="0" w:color="auto"/>
              <w:right w:val="single" w:sz="4" w:space="0" w:color="auto"/>
            </w:tcBorders>
            <w:shd w:val="clear" w:color="auto" w:fill="auto"/>
            <w:vAlign w:val="center"/>
          </w:tcPr>
          <w:p w14:paraId="15480607" w14:textId="77777777" w:rsidR="00114CC4" w:rsidRPr="0037735E" w:rsidRDefault="00114CC4" w:rsidP="00756B1B">
            <w:pPr>
              <w:jc w:val="center"/>
              <w:rPr>
                <w:rFonts w:ascii="Calibri" w:eastAsia="Calibri" w:hAnsi="Calibri"/>
                <w:sz w:val="18"/>
                <w:szCs w:val="18"/>
              </w:rPr>
            </w:pPr>
            <w:r w:rsidRPr="0037735E">
              <w:rPr>
                <w:rFonts w:ascii="Calibri" w:eastAsia="Calibri" w:hAnsi="Calibri"/>
                <w:sz w:val="18"/>
                <w:szCs w:val="18"/>
              </w:rPr>
              <w:t>03</w:t>
            </w:r>
          </w:p>
        </w:tc>
        <w:tc>
          <w:tcPr>
            <w:tcW w:w="2189" w:type="dxa"/>
            <w:tcBorders>
              <w:left w:val="single" w:sz="4" w:space="0" w:color="auto"/>
            </w:tcBorders>
            <w:shd w:val="clear" w:color="auto" w:fill="auto"/>
            <w:vAlign w:val="center"/>
          </w:tcPr>
          <w:p w14:paraId="15480608" w14:textId="77777777" w:rsidR="00114CC4" w:rsidRPr="0037735E" w:rsidRDefault="00114CC4" w:rsidP="00756B1B">
            <w:pPr>
              <w:rPr>
                <w:rFonts w:ascii="Calibri" w:hAnsi="Calibri"/>
                <w:sz w:val="18"/>
                <w:szCs w:val="18"/>
              </w:rPr>
            </w:pPr>
            <w:r w:rsidRPr="0037735E">
              <w:rPr>
                <w:rFonts w:ascii="Calibri" w:eastAsia="Calibri" w:hAnsi="Calibri"/>
                <w:sz w:val="18"/>
                <w:szCs w:val="18"/>
              </w:rPr>
              <w:t>Project Location:</w:t>
            </w:r>
          </w:p>
        </w:tc>
        <w:tc>
          <w:tcPr>
            <w:tcW w:w="5006" w:type="dxa"/>
            <w:shd w:val="clear" w:color="auto" w:fill="auto"/>
          </w:tcPr>
          <w:p w14:paraId="15480609" w14:textId="77777777" w:rsidR="00114CC4" w:rsidRPr="00B177C8" w:rsidRDefault="00114CC4" w:rsidP="001D16B9">
            <w:pPr>
              <w:rPr>
                <w:rFonts w:ascii="Calibri" w:hAnsi="Calibri"/>
                <w:sz w:val="18"/>
                <w:szCs w:val="18"/>
              </w:rPr>
            </w:pPr>
          </w:p>
        </w:tc>
        <w:tc>
          <w:tcPr>
            <w:tcW w:w="399" w:type="dxa"/>
            <w:shd w:val="clear" w:color="auto" w:fill="auto"/>
            <w:vAlign w:val="center"/>
          </w:tcPr>
          <w:p w14:paraId="1548060A" w14:textId="77777777" w:rsidR="00114CC4" w:rsidRPr="0037735E" w:rsidRDefault="00114CC4" w:rsidP="00756B1B">
            <w:pPr>
              <w:jc w:val="center"/>
              <w:rPr>
                <w:rFonts w:ascii="Calibri" w:hAnsi="Calibri"/>
                <w:sz w:val="18"/>
                <w:szCs w:val="18"/>
              </w:rPr>
            </w:pPr>
            <w:r w:rsidRPr="0037735E">
              <w:rPr>
                <w:rFonts w:ascii="Calibri" w:hAnsi="Calibri"/>
                <w:sz w:val="18"/>
                <w:szCs w:val="18"/>
              </w:rPr>
              <w:t>04</w:t>
            </w:r>
          </w:p>
        </w:tc>
        <w:tc>
          <w:tcPr>
            <w:tcW w:w="4031" w:type="dxa"/>
            <w:shd w:val="clear" w:color="auto" w:fill="auto"/>
            <w:vAlign w:val="center"/>
          </w:tcPr>
          <w:p w14:paraId="1548060B" w14:textId="77777777" w:rsidR="00114CC4" w:rsidRPr="0037735E" w:rsidRDefault="00114CC4" w:rsidP="00756B1B">
            <w:pPr>
              <w:rPr>
                <w:rFonts w:ascii="Calibri" w:hAnsi="Calibri"/>
                <w:sz w:val="18"/>
                <w:szCs w:val="18"/>
              </w:rPr>
            </w:pPr>
            <w:r w:rsidRPr="0037735E">
              <w:rPr>
                <w:rFonts w:ascii="Calibri" w:hAnsi="Calibri"/>
                <w:sz w:val="18"/>
                <w:szCs w:val="18"/>
              </w:rPr>
              <w:t>Building Front Orientation (</w:t>
            </w:r>
            <w:proofErr w:type="spellStart"/>
            <w:r w:rsidRPr="0037735E">
              <w:rPr>
                <w:rFonts w:ascii="Calibri" w:hAnsi="Calibri"/>
                <w:sz w:val="18"/>
                <w:szCs w:val="18"/>
              </w:rPr>
              <w:t>deg</w:t>
            </w:r>
            <w:proofErr w:type="spellEnd"/>
            <w:r w:rsidRPr="0037735E">
              <w:rPr>
                <w:rFonts w:ascii="Calibri" w:hAnsi="Calibri"/>
                <w:sz w:val="18"/>
                <w:szCs w:val="18"/>
              </w:rPr>
              <w:t>):</w:t>
            </w:r>
          </w:p>
        </w:tc>
        <w:tc>
          <w:tcPr>
            <w:tcW w:w="2538" w:type="dxa"/>
            <w:tcBorders>
              <w:right w:val="single" w:sz="4" w:space="0" w:color="auto"/>
            </w:tcBorders>
            <w:shd w:val="clear" w:color="auto" w:fill="auto"/>
          </w:tcPr>
          <w:p w14:paraId="1548060C" w14:textId="77777777" w:rsidR="00114CC4" w:rsidRPr="00B177C8" w:rsidRDefault="00114CC4" w:rsidP="001D16B9">
            <w:pPr>
              <w:rPr>
                <w:rFonts w:ascii="Calibri" w:hAnsi="Calibri"/>
                <w:sz w:val="18"/>
                <w:szCs w:val="18"/>
              </w:rPr>
            </w:pPr>
          </w:p>
        </w:tc>
      </w:tr>
      <w:tr w:rsidR="00114CC4" w:rsidRPr="00B177C8" w14:paraId="15480614" w14:textId="77777777" w:rsidTr="004603FB">
        <w:trPr>
          <w:trHeight w:val="245"/>
        </w:trPr>
        <w:tc>
          <w:tcPr>
            <w:tcW w:w="453" w:type="dxa"/>
            <w:tcBorders>
              <w:left w:val="single" w:sz="4" w:space="0" w:color="auto"/>
              <w:right w:val="single" w:sz="4" w:space="0" w:color="auto"/>
            </w:tcBorders>
            <w:shd w:val="clear" w:color="auto" w:fill="auto"/>
            <w:vAlign w:val="center"/>
          </w:tcPr>
          <w:p w14:paraId="1548060E" w14:textId="77777777" w:rsidR="00114CC4" w:rsidRPr="0037735E" w:rsidRDefault="00114CC4" w:rsidP="00756B1B">
            <w:pPr>
              <w:jc w:val="center"/>
              <w:rPr>
                <w:rFonts w:ascii="Calibri" w:hAnsi="Calibri"/>
                <w:sz w:val="18"/>
                <w:szCs w:val="18"/>
              </w:rPr>
            </w:pPr>
            <w:r w:rsidRPr="0037735E">
              <w:rPr>
                <w:rFonts w:ascii="Calibri" w:hAnsi="Calibri"/>
                <w:sz w:val="18"/>
                <w:szCs w:val="18"/>
              </w:rPr>
              <w:t>05</w:t>
            </w:r>
          </w:p>
        </w:tc>
        <w:tc>
          <w:tcPr>
            <w:tcW w:w="2189" w:type="dxa"/>
            <w:tcBorders>
              <w:left w:val="single" w:sz="4" w:space="0" w:color="auto"/>
              <w:right w:val="single" w:sz="4" w:space="0" w:color="auto"/>
            </w:tcBorders>
            <w:shd w:val="clear" w:color="auto" w:fill="auto"/>
            <w:vAlign w:val="center"/>
          </w:tcPr>
          <w:p w14:paraId="1548060F" w14:textId="77777777" w:rsidR="00114CC4" w:rsidRPr="0037735E" w:rsidRDefault="00114CC4" w:rsidP="00756B1B">
            <w:pPr>
              <w:rPr>
                <w:rFonts w:ascii="Calibri" w:hAnsi="Calibri"/>
                <w:sz w:val="18"/>
                <w:szCs w:val="18"/>
              </w:rPr>
            </w:pPr>
            <w:r w:rsidRPr="0037735E">
              <w:rPr>
                <w:rFonts w:ascii="Calibri" w:hAnsi="Calibri"/>
                <w:sz w:val="18"/>
                <w:szCs w:val="18"/>
              </w:rPr>
              <w:t>CA City:</w:t>
            </w:r>
          </w:p>
        </w:tc>
        <w:tc>
          <w:tcPr>
            <w:tcW w:w="5006" w:type="dxa"/>
            <w:tcBorders>
              <w:left w:val="single" w:sz="4" w:space="0" w:color="auto"/>
            </w:tcBorders>
            <w:shd w:val="clear" w:color="auto" w:fill="auto"/>
          </w:tcPr>
          <w:p w14:paraId="15480610" w14:textId="77777777" w:rsidR="00114CC4" w:rsidRPr="00B177C8" w:rsidRDefault="00114CC4" w:rsidP="000E42D4">
            <w:pPr>
              <w:tabs>
                <w:tab w:val="left" w:pos="1194"/>
              </w:tabs>
              <w:rPr>
                <w:rFonts w:ascii="Calibri" w:hAnsi="Calibri"/>
                <w:sz w:val="18"/>
                <w:szCs w:val="18"/>
              </w:rPr>
            </w:pPr>
          </w:p>
        </w:tc>
        <w:tc>
          <w:tcPr>
            <w:tcW w:w="399" w:type="dxa"/>
            <w:shd w:val="clear" w:color="auto" w:fill="auto"/>
            <w:vAlign w:val="center"/>
          </w:tcPr>
          <w:p w14:paraId="15480611" w14:textId="77777777" w:rsidR="00114CC4" w:rsidRPr="0037735E" w:rsidRDefault="00114CC4" w:rsidP="00756B1B">
            <w:pPr>
              <w:jc w:val="center"/>
              <w:rPr>
                <w:rFonts w:ascii="Calibri" w:hAnsi="Calibri"/>
                <w:sz w:val="18"/>
                <w:szCs w:val="18"/>
              </w:rPr>
            </w:pPr>
            <w:r w:rsidRPr="0037735E">
              <w:rPr>
                <w:rFonts w:ascii="Calibri" w:hAnsi="Calibri"/>
                <w:sz w:val="18"/>
                <w:szCs w:val="18"/>
              </w:rPr>
              <w:t>06</w:t>
            </w:r>
          </w:p>
        </w:tc>
        <w:tc>
          <w:tcPr>
            <w:tcW w:w="4031" w:type="dxa"/>
            <w:shd w:val="clear" w:color="auto" w:fill="auto"/>
            <w:vAlign w:val="center"/>
          </w:tcPr>
          <w:p w14:paraId="15480612" w14:textId="77777777" w:rsidR="00114CC4" w:rsidRPr="0037735E" w:rsidRDefault="00114CC4" w:rsidP="00756B1B">
            <w:pPr>
              <w:rPr>
                <w:rFonts w:ascii="Calibri" w:hAnsi="Calibri"/>
                <w:sz w:val="18"/>
                <w:szCs w:val="18"/>
              </w:rPr>
            </w:pPr>
            <w:r w:rsidRPr="0037735E">
              <w:rPr>
                <w:rFonts w:ascii="Calibri" w:hAnsi="Calibri"/>
                <w:sz w:val="18"/>
                <w:szCs w:val="18"/>
              </w:rPr>
              <w:t>Number of Dwelling Units</w:t>
            </w:r>
            <w:r w:rsidR="003C6EB4" w:rsidRPr="0037735E">
              <w:rPr>
                <w:rFonts w:ascii="Calibri" w:hAnsi="Calibri"/>
                <w:sz w:val="18"/>
                <w:szCs w:val="18"/>
              </w:rPr>
              <w:t xml:space="preserve"> with Additions</w:t>
            </w:r>
            <w:r w:rsidRPr="0037735E">
              <w:rPr>
                <w:rFonts w:ascii="Calibri" w:hAnsi="Calibri"/>
                <w:sz w:val="18"/>
                <w:szCs w:val="18"/>
              </w:rPr>
              <w:t>:</w:t>
            </w:r>
          </w:p>
        </w:tc>
        <w:tc>
          <w:tcPr>
            <w:tcW w:w="2538" w:type="dxa"/>
            <w:tcBorders>
              <w:right w:val="single" w:sz="4" w:space="0" w:color="auto"/>
            </w:tcBorders>
            <w:shd w:val="clear" w:color="auto" w:fill="auto"/>
          </w:tcPr>
          <w:p w14:paraId="15480613" w14:textId="77777777" w:rsidR="00114CC4" w:rsidRPr="00B177C8" w:rsidRDefault="00114CC4" w:rsidP="001D16B9">
            <w:pPr>
              <w:rPr>
                <w:rFonts w:ascii="Calibri" w:hAnsi="Calibri"/>
                <w:sz w:val="18"/>
                <w:szCs w:val="18"/>
              </w:rPr>
            </w:pPr>
          </w:p>
        </w:tc>
      </w:tr>
      <w:tr w:rsidR="00114CC4" w:rsidRPr="00B177C8" w14:paraId="1548061B" w14:textId="77777777" w:rsidTr="004603FB">
        <w:trPr>
          <w:trHeight w:val="245"/>
        </w:trPr>
        <w:tc>
          <w:tcPr>
            <w:tcW w:w="453" w:type="dxa"/>
            <w:tcBorders>
              <w:left w:val="single" w:sz="4" w:space="0" w:color="auto"/>
              <w:right w:val="single" w:sz="4" w:space="0" w:color="auto"/>
            </w:tcBorders>
            <w:shd w:val="clear" w:color="auto" w:fill="auto"/>
            <w:vAlign w:val="center"/>
          </w:tcPr>
          <w:p w14:paraId="15480615" w14:textId="77777777" w:rsidR="00114CC4" w:rsidRPr="0037735E" w:rsidRDefault="00114CC4" w:rsidP="00756B1B">
            <w:pPr>
              <w:jc w:val="center"/>
              <w:rPr>
                <w:rFonts w:ascii="Calibri" w:hAnsi="Calibri"/>
                <w:sz w:val="18"/>
                <w:szCs w:val="18"/>
              </w:rPr>
            </w:pPr>
            <w:r w:rsidRPr="0037735E">
              <w:rPr>
                <w:rFonts w:ascii="Calibri" w:hAnsi="Calibri"/>
                <w:sz w:val="18"/>
                <w:szCs w:val="18"/>
              </w:rPr>
              <w:t>07</w:t>
            </w:r>
          </w:p>
        </w:tc>
        <w:tc>
          <w:tcPr>
            <w:tcW w:w="2189" w:type="dxa"/>
            <w:tcBorders>
              <w:left w:val="single" w:sz="4" w:space="0" w:color="auto"/>
              <w:right w:val="single" w:sz="4" w:space="0" w:color="auto"/>
            </w:tcBorders>
            <w:shd w:val="clear" w:color="auto" w:fill="auto"/>
            <w:vAlign w:val="center"/>
          </w:tcPr>
          <w:p w14:paraId="15480616" w14:textId="77777777" w:rsidR="00114CC4" w:rsidRPr="0037735E" w:rsidRDefault="00114CC4" w:rsidP="00756B1B">
            <w:pPr>
              <w:rPr>
                <w:rFonts w:ascii="Calibri" w:hAnsi="Calibri"/>
                <w:sz w:val="18"/>
                <w:szCs w:val="18"/>
              </w:rPr>
            </w:pPr>
            <w:r w:rsidRPr="0037735E">
              <w:rPr>
                <w:rFonts w:ascii="Calibri" w:hAnsi="Calibri"/>
                <w:sz w:val="18"/>
                <w:szCs w:val="18"/>
              </w:rPr>
              <w:t>Zip Code:</w:t>
            </w:r>
          </w:p>
        </w:tc>
        <w:tc>
          <w:tcPr>
            <w:tcW w:w="5006" w:type="dxa"/>
            <w:tcBorders>
              <w:left w:val="single" w:sz="4" w:space="0" w:color="auto"/>
            </w:tcBorders>
            <w:shd w:val="clear" w:color="auto" w:fill="auto"/>
          </w:tcPr>
          <w:p w14:paraId="15480617" w14:textId="77777777" w:rsidR="00114CC4" w:rsidRPr="00B177C8" w:rsidRDefault="00114CC4" w:rsidP="00435562">
            <w:pPr>
              <w:rPr>
                <w:rFonts w:ascii="Calibri" w:hAnsi="Calibri"/>
                <w:sz w:val="18"/>
                <w:szCs w:val="18"/>
              </w:rPr>
            </w:pPr>
          </w:p>
        </w:tc>
        <w:tc>
          <w:tcPr>
            <w:tcW w:w="399" w:type="dxa"/>
            <w:shd w:val="clear" w:color="auto" w:fill="auto"/>
            <w:vAlign w:val="center"/>
          </w:tcPr>
          <w:p w14:paraId="15480618" w14:textId="77777777" w:rsidR="00114CC4" w:rsidRPr="0037735E" w:rsidRDefault="00114CC4" w:rsidP="00756B1B">
            <w:pPr>
              <w:jc w:val="center"/>
              <w:rPr>
                <w:rFonts w:ascii="Calibri" w:hAnsi="Calibri"/>
                <w:sz w:val="18"/>
                <w:szCs w:val="18"/>
              </w:rPr>
            </w:pPr>
            <w:r w:rsidRPr="0037735E">
              <w:rPr>
                <w:rFonts w:ascii="Calibri" w:hAnsi="Calibri"/>
                <w:sz w:val="18"/>
                <w:szCs w:val="18"/>
              </w:rPr>
              <w:t>08</w:t>
            </w:r>
          </w:p>
        </w:tc>
        <w:tc>
          <w:tcPr>
            <w:tcW w:w="4031" w:type="dxa"/>
            <w:shd w:val="clear" w:color="auto" w:fill="auto"/>
            <w:vAlign w:val="center"/>
          </w:tcPr>
          <w:p w14:paraId="15480619" w14:textId="77777777" w:rsidR="00114CC4" w:rsidRPr="0037735E" w:rsidRDefault="00114CC4" w:rsidP="00756B1B">
            <w:pPr>
              <w:rPr>
                <w:rFonts w:ascii="Calibri" w:hAnsi="Calibri"/>
                <w:sz w:val="18"/>
                <w:szCs w:val="18"/>
              </w:rPr>
            </w:pPr>
            <w:r w:rsidRPr="0037735E">
              <w:rPr>
                <w:rFonts w:ascii="Calibri" w:hAnsi="Calibri"/>
                <w:sz w:val="18"/>
                <w:szCs w:val="18"/>
              </w:rPr>
              <w:t>Fuel Type:</w:t>
            </w:r>
          </w:p>
        </w:tc>
        <w:tc>
          <w:tcPr>
            <w:tcW w:w="2538" w:type="dxa"/>
            <w:tcBorders>
              <w:right w:val="single" w:sz="4" w:space="0" w:color="auto"/>
            </w:tcBorders>
            <w:shd w:val="clear" w:color="auto" w:fill="auto"/>
          </w:tcPr>
          <w:p w14:paraId="1548061A" w14:textId="77777777" w:rsidR="00114CC4" w:rsidRPr="00B177C8" w:rsidRDefault="00114CC4" w:rsidP="001D16B9">
            <w:pPr>
              <w:rPr>
                <w:rFonts w:ascii="Calibri" w:hAnsi="Calibri"/>
                <w:sz w:val="18"/>
                <w:szCs w:val="18"/>
              </w:rPr>
            </w:pPr>
          </w:p>
        </w:tc>
      </w:tr>
      <w:tr w:rsidR="00114CC4" w:rsidRPr="00B177C8" w14:paraId="15480622" w14:textId="77777777" w:rsidTr="004603FB">
        <w:trPr>
          <w:trHeight w:val="245"/>
        </w:trPr>
        <w:tc>
          <w:tcPr>
            <w:tcW w:w="453" w:type="dxa"/>
            <w:tcBorders>
              <w:left w:val="single" w:sz="4" w:space="0" w:color="auto"/>
              <w:right w:val="single" w:sz="4" w:space="0" w:color="auto"/>
            </w:tcBorders>
            <w:shd w:val="clear" w:color="auto" w:fill="auto"/>
            <w:vAlign w:val="center"/>
          </w:tcPr>
          <w:p w14:paraId="1548061C" w14:textId="77777777" w:rsidR="00114CC4" w:rsidRPr="0037735E" w:rsidRDefault="00114CC4" w:rsidP="00756B1B">
            <w:pPr>
              <w:jc w:val="center"/>
              <w:rPr>
                <w:rFonts w:ascii="Calibri" w:hAnsi="Calibri"/>
                <w:sz w:val="18"/>
                <w:szCs w:val="18"/>
              </w:rPr>
            </w:pPr>
            <w:r w:rsidRPr="0037735E">
              <w:rPr>
                <w:rFonts w:ascii="Calibri" w:hAnsi="Calibri"/>
                <w:sz w:val="18"/>
                <w:szCs w:val="18"/>
              </w:rPr>
              <w:t>09</w:t>
            </w:r>
          </w:p>
        </w:tc>
        <w:tc>
          <w:tcPr>
            <w:tcW w:w="2189" w:type="dxa"/>
            <w:tcBorders>
              <w:left w:val="single" w:sz="4" w:space="0" w:color="auto"/>
              <w:right w:val="single" w:sz="4" w:space="0" w:color="auto"/>
            </w:tcBorders>
            <w:shd w:val="clear" w:color="auto" w:fill="auto"/>
            <w:vAlign w:val="center"/>
          </w:tcPr>
          <w:p w14:paraId="1548061D" w14:textId="77777777" w:rsidR="00114CC4" w:rsidRPr="0037735E" w:rsidRDefault="00114CC4" w:rsidP="00756B1B">
            <w:pPr>
              <w:rPr>
                <w:rFonts w:ascii="Calibri" w:hAnsi="Calibri"/>
                <w:sz w:val="18"/>
                <w:szCs w:val="18"/>
              </w:rPr>
            </w:pPr>
            <w:r w:rsidRPr="0037735E">
              <w:rPr>
                <w:rFonts w:ascii="Calibri" w:hAnsi="Calibri"/>
                <w:sz w:val="18"/>
                <w:szCs w:val="18"/>
              </w:rPr>
              <w:t>Climate Zone:</w:t>
            </w:r>
          </w:p>
        </w:tc>
        <w:tc>
          <w:tcPr>
            <w:tcW w:w="5006" w:type="dxa"/>
            <w:tcBorders>
              <w:left w:val="single" w:sz="4" w:space="0" w:color="auto"/>
            </w:tcBorders>
            <w:shd w:val="clear" w:color="auto" w:fill="auto"/>
          </w:tcPr>
          <w:p w14:paraId="1548061E" w14:textId="77777777" w:rsidR="00114CC4" w:rsidRPr="00B177C8" w:rsidRDefault="00114CC4" w:rsidP="00435562">
            <w:pPr>
              <w:rPr>
                <w:rFonts w:ascii="Calibri" w:hAnsi="Calibri"/>
                <w:sz w:val="18"/>
                <w:szCs w:val="18"/>
              </w:rPr>
            </w:pPr>
          </w:p>
        </w:tc>
        <w:tc>
          <w:tcPr>
            <w:tcW w:w="399" w:type="dxa"/>
            <w:shd w:val="clear" w:color="auto" w:fill="auto"/>
            <w:vAlign w:val="center"/>
          </w:tcPr>
          <w:p w14:paraId="1548061F" w14:textId="77777777" w:rsidR="00114CC4" w:rsidRPr="0037735E" w:rsidRDefault="00114CC4" w:rsidP="00756B1B">
            <w:pPr>
              <w:jc w:val="center"/>
              <w:rPr>
                <w:rFonts w:ascii="Calibri" w:hAnsi="Calibri"/>
                <w:sz w:val="18"/>
                <w:szCs w:val="18"/>
              </w:rPr>
            </w:pPr>
            <w:r w:rsidRPr="0037735E">
              <w:rPr>
                <w:rFonts w:ascii="Calibri" w:hAnsi="Calibri"/>
                <w:sz w:val="18"/>
                <w:szCs w:val="18"/>
              </w:rPr>
              <w:t>10</w:t>
            </w:r>
          </w:p>
        </w:tc>
        <w:tc>
          <w:tcPr>
            <w:tcW w:w="4031" w:type="dxa"/>
            <w:shd w:val="clear" w:color="auto" w:fill="auto"/>
            <w:vAlign w:val="center"/>
          </w:tcPr>
          <w:p w14:paraId="15480620" w14:textId="77777777" w:rsidR="00114CC4" w:rsidRPr="0037735E" w:rsidRDefault="00114CC4" w:rsidP="00FE3431">
            <w:pPr>
              <w:rPr>
                <w:rFonts w:ascii="Calibri" w:hAnsi="Calibri"/>
                <w:sz w:val="18"/>
                <w:szCs w:val="18"/>
              </w:rPr>
            </w:pPr>
            <w:r w:rsidRPr="0037735E">
              <w:rPr>
                <w:rFonts w:ascii="Calibri" w:hAnsi="Calibri"/>
                <w:sz w:val="18"/>
                <w:szCs w:val="18"/>
              </w:rPr>
              <w:t>Total Conditioned Floor Area</w:t>
            </w:r>
            <w:r w:rsidR="00E75212" w:rsidRPr="0037735E">
              <w:rPr>
                <w:rFonts w:ascii="Calibri" w:hAnsi="Calibri"/>
                <w:sz w:val="18"/>
                <w:szCs w:val="18"/>
              </w:rPr>
              <w:t xml:space="preserve"> (</w:t>
            </w:r>
            <w:r w:rsidR="00FE3431" w:rsidRPr="0037735E">
              <w:rPr>
                <w:rFonts w:ascii="Calibri" w:hAnsi="Calibri"/>
                <w:sz w:val="18"/>
                <w:szCs w:val="18"/>
              </w:rPr>
              <w:t>ft</w:t>
            </w:r>
            <w:r w:rsidR="00E75212" w:rsidRPr="0037735E">
              <w:rPr>
                <w:rFonts w:ascii="Calibri" w:hAnsi="Calibri"/>
                <w:sz w:val="18"/>
                <w:szCs w:val="18"/>
                <w:vertAlign w:val="superscript"/>
              </w:rPr>
              <w:t>2</w:t>
            </w:r>
            <w:r w:rsidR="00E75212" w:rsidRPr="0037735E">
              <w:rPr>
                <w:rFonts w:ascii="Calibri" w:hAnsi="Calibri"/>
                <w:sz w:val="18"/>
                <w:szCs w:val="18"/>
              </w:rPr>
              <w:t>)</w:t>
            </w:r>
            <w:r w:rsidRPr="0037735E">
              <w:rPr>
                <w:rFonts w:ascii="Calibri" w:hAnsi="Calibri"/>
                <w:sz w:val="18"/>
                <w:szCs w:val="18"/>
              </w:rPr>
              <w:t xml:space="preserve"> (Addition):</w:t>
            </w:r>
          </w:p>
        </w:tc>
        <w:tc>
          <w:tcPr>
            <w:tcW w:w="2538" w:type="dxa"/>
            <w:tcBorders>
              <w:right w:val="single" w:sz="4" w:space="0" w:color="auto"/>
            </w:tcBorders>
            <w:shd w:val="clear" w:color="auto" w:fill="auto"/>
          </w:tcPr>
          <w:p w14:paraId="15480621" w14:textId="77777777" w:rsidR="00114CC4" w:rsidRPr="00B177C8" w:rsidRDefault="00114CC4" w:rsidP="001D16B9">
            <w:pPr>
              <w:rPr>
                <w:rFonts w:ascii="Calibri" w:hAnsi="Calibri"/>
                <w:sz w:val="18"/>
                <w:szCs w:val="18"/>
              </w:rPr>
            </w:pPr>
          </w:p>
        </w:tc>
      </w:tr>
      <w:tr w:rsidR="00114CC4" w:rsidRPr="00B177C8" w14:paraId="15480629" w14:textId="77777777" w:rsidTr="004603FB">
        <w:trPr>
          <w:trHeight w:val="245"/>
        </w:trPr>
        <w:tc>
          <w:tcPr>
            <w:tcW w:w="453" w:type="dxa"/>
            <w:tcBorders>
              <w:left w:val="single" w:sz="4" w:space="0" w:color="auto"/>
              <w:right w:val="single" w:sz="4" w:space="0" w:color="auto"/>
            </w:tcBorders>
            <w:shd w:val="clear" w:color="auto" w:fill="auto"/>
            <w:vAlign w:val="center"/>
          </w:tcPr>
          <w:p w14:paraId="15480623" w14:textId="77777777" w:rsidR="00114CC4" w:rsidRPr="0037735E" w:rsidRDefault="00114CC4" w:rsidP="00756B1B">
            <w:pPr>
              <w:jc w:val="center"/>
              <w:rPr>
                <w:rFonts w:ascii="Calibri" w:hAnsi="Calibri"/>
                <w:sz w:val="18"/>
                <w:szCs w:val="18"/>
              </w:rPr>
            </w:pPr>
            <w:r w:rsidRPr="0037735E">
              <w:rPr>
                <w:rFonts w:ascii="Calibri" w:hAnsi="Calibri"/>
                <w:sz w:val="18"/>
                <w:szCs w:val="18"/>
              </w:rPr>
              <w:t>11</w:t>
            </w:r>
          </w:p>
        </w:tc>
        <w:tc>
          <w:tcPr>
            <w:tcW w:w="2189" w:type="dxa"/>
            <w:tcBorders>
              <w:left w:val="single" w:sz="4" w:space="0" w:color="auto"/>
              <w:right w:val="single" w:sz="4" w:space="0" w:color="auto"/>
            </w:tcBorders>
            <w:shd w:val="clear" w:color="auto" w:fill="auto"/>
            <w:vAlign w:val="center"/>
          </w:tcPr>
          <w:p w14:paraId="15480624" w14:textId="5A51A094" w:rsidR="00114CC4" w:rsidRPr="0037735E" w:rsidRDefault="00114CC4" w:rsidP="00756B1B">
            <w:pPr>
              <w:rPr>
                <w:rFonts w:ascii="Calibri" w:hAnsi="Calibri"/>
                <w:sz w:val="18"/>
                <w:szCs w:val="18"/>
              </w:rPr>
            </w:pPr>
            <w:r w:rsidRPr="0037735E">
              <w:rPr>
                <w:rFonts w:ascii="Calibri" w:hAnsi="Calibri"/>
                <w:sz w:val="18"/>
                <w:szCs w:val="18"/>
              </w:rPr>
              <w:t>Building Type</w:t>
            </w:r>
            <w:r w:rsidR="0037735E">
              <w:rPr>
                <w:rFonts w:ascii="Calibri" w:hAnsi="Calibri"/>
                <w:sz w:val="18"/>
                <w:szCs w:val="18"/>
              </w:rPr>
              <w:t>:</w:t>
            </w:r>
          </w:p>
        </w:tc>
        <w:tc>
          <w:tcPr>
            <w:tcW w:w="5006" w:type="dxa"/>
            <w:tcBorders>
              <w:left w:val="single" w:sz="4" w:space="0" w:color="auto"/>
            </w:tcBorders>
            <w:shd w:val="clear" w:color="auto" w:fill="auto"/>
          </w:tcPr>
          <w:p w14:paraId="15480625" w14:textId="77777777" w:rsidR="00114CC4" w:rsidRPr="00175D5C" w:rsidRDefault="00114CC4" w:rsidP="003116BB">
            <w:pPr>
              <w:rPr>
                <w:rFonts w:ascii="Calibri" w:hAnsi="Calibri"/>
                <w:b/>
                <w:sz w:val="18"/>
                <w:szCs w:val="18"/>
              </w:rPr>
            </w:pPr>
          </w:p>
        </w:tc>
        <w:tc>
          <w:tcPr>
            <w:tcW w:w="399" w:type="dxa"/>
            <w:shd w:val="clear" w:color="auto" w:fill="auto"/>
            <w:vAlign w:val="center"/>
          </w:tcPr>
          <w:p w14:paraId="15480626" w14:textId="77777777" w:rsidR="00114CC4" w:rsidRPr="0037735E" w:rsidRDefault="00114CC4" w:rsidP="00756B1B">
            <w:pPr>
              <w:jc w:val="center"/>
              <w:rPr>
                <w:rFonts w:ascii="Calibri" w:hAnsi="Calibri"/>
                <w:sz w:val="18"/>
                <w:szCs w:val="18"/>
              </w:rPr>
            </w:pPr>
            <w:r w:rsidRPr="0037735E">
              <w:rPr>
                <w:rFonts w:ascii="Calibri" w:hAnsi="Calibri"/>
                <w:sz w:val="18"/>
                <w:szCs w:val="18"/>
              </w:rPr>
              <w:t>12</w:t>
            </w:r>
          </w:p>
        </w:tc>
        <w:tc>
          <w:tcPr>
            <w:tcW w:w="4031" w:type="dxa"/>
            <w:shd w:val="clear" w:color="auto" w:fill="auto"/>
            <w:vAlign w:val="center"/>
          </w:tcPr>
          <w:p w14:paraId="15480627" w14:textId="77777777" w:rsidR="00114CC4" w:rsidRPr="0037735E" w:rsidRDefault="00114CC4" w:rsidP="00FE3431">
            <w:pPr>
              <w:rPr>
                <w:rFonts w:ascii="Calibri" w:hAnsi="Calibri"/>
                <w:sz w:val="18"/>
                <w:szCs w:val="18"/>
              </w:rPr>
            </w:pPr>
            <w:r w:rsidRPr="0037735E">
              <w:rPr>
                <w:rFonts w:ascii="Calibri" w:hAnsi="Calibri"/>
                <w:sz w:val="18"/>
                <w:szCs w:val="18"/>
              </w:rPr>
              <w:t>Slab Area</w:t>
            </w:r>
            <w:r w:rsidR="00E75212" w:rsidRPr="0037735E">
              <w:rPr>
                <w:rFonts w:ascii="Calibri" w:hAnsi="Calibri"/>
                <w:sz w:val="18"/>
                <w:szCs w:val="18"/>
              </w:rPr>
              <w:t xml:space="preserve"> (</w:t>
            </w:r>
            <w:r w:rsidR="00FE3431" w:rsidRPr="0037735E">
              <w:rPr>
                <w:rFonts w:ascii="Calibri" w:hAnsi="Calibri"/>
                <w:sz w:val="18"/>
                <w:szCs w:val="18"/>
              </w:rPr>
              <w:t>ft</w:t>
            </w:r>
            <w:r w:rsidR="00E75212" w:rsidRPr="0037735E">
              <w:rPr>
                <w:rFonts w:ascii="Calibri" w:hAnsi="Calibri"/>
                <w:sz w:val="18"/>
                <w:szCs w:val="18"/>
                <w:vertAlign w:val="superscript"/>
              </w:rPr>
              <w:t>2</w:t>
            </w:r>
            <w:r w:rsidR="00E75212" w:rsidRPr="0037735E">
              <w:rPr>
                <w:rFonts w:ascii="Calibri" w:hAnsi="Calibri"/>
                <w:sz w:val="18"/>
                <w:szCs w:val="18"/>
              </w:rPr>
              <w:t>)</w:t>
            </w:r>
            <w:r w:rsidRPr="0037735E">
              <w:rPr>
                <w:rFonts w:ascii="Calibri" w:hAnsi="Calibri"/>
                <w:sz w:val="18"/>
                <w:szCs w:val="18"/>
              </w:rPr>
              <w:t>:</w:t>
            </w:r>
          </w:p>
        </w:tc>
        <w:tc>
          <w:tcPr>
            <w:tcW w:w="2538" w:type="dxa"/>
            <w:tcBorders>
              <w:right w:val="single" w:sz="4" w:space="0" w:color="auto"/>
            </w:tcBorders>
            <w:shd w:val="clear" w:color="auto" w:fill="auto"/>
          </w:tcPr>
          <w:p w14:paraId="15480628" w14:textId="77777777" w:rsidR="00114CC4" w:rsidRPr="00B177C8" w:rsidRDefault="00114CC4" w:rsidP="001D16B9">
            <w:pPr>
              <w:rPr>
                <w:rFonts w:ascii="Calibri" w:hAnsi="Calibri"/>
                <w:sz w:val="18"/>
                <w:szCs w:val="18"/>
              </w:rPr>
            </w:pPr>
          </w:p>
        </w:tc>
      </w:tr>
      <w:tr w:rsidR="00114CC4" w:rsidRPr="00B177C8" w14:paraId="15480630" w14:textId="77777777" w:rsidTr="004603FB">
        <w:trPr>
          <w:trHeight w:val="245"/>
        </w:trPr>
        <w:tc>
          <w:tcPr>
            <w:tcW w:w="453" w:type="dxa"/>
            <w:tcBorders>
              <w:left w:val="single" w:sz="4" w:space="0" w:color="auto"/>
              <w:bottom w:val="single" w:sz="4" w:space="0" w:color="auto"/>
              <w:right w:val="single" w:sz="4" w:space="0" w:color="auto"/>
            </w:tcBorders>
            <w:shd w:val="clear" w:color="auto" w:fill="auto"/>
            <w:vAlign w:val="center"/>
          </w:tcPr>
          <w:p w14:paraId="1548062A" w14:textId="77777777" w:rsidR="00114CC4" w:rsidRPr="0037735E" w:rsidRDefault="00114CC4" w:rsidP="00756B1B">
            <w:pPr>
              <w:jc w:val="center"/>
              <w:rPr>
                <w:rFonts w:ascii="Calibri" w:hAnsi="Calibri"/>
                <w:sz w:val="18"/>
                <w:szCs w:val="18"/>
              </w:rPr>
            </w:pPr>
            <w:r w:rsidRPr="0037735E">
              <w:rPr>
                <w:rFonts w:ascii="Calibri" w:hAnsi="Calibri"/>
                <w:sz w:val="18"/>
                <w:szCs w:val="18"/>
              </w:rPr>
              <w:t>13</w:t>
            </w:r>
          </w:p>
        </w:tc>
        <w:tc>
          <w:tcPr>
            <w:tcW w:w="2189" w:type="dxa"/>
            <w:tcBorders>
              <w:left w:val="single" w:sz="4" w:space="0" w:color="auto"/>
              <w:bottom w:val="single" w:sz="4" w:space="0" w:color="auto"/>
              <w:right w:val="single" w:sz="4" w:space="0" w:color="auto"/>
            </w:tcBorders>
            <w:shd w:val="clear" w:color="auto" w:fill="auto"/>
            <w:vAlign w:val="center"/>
          </w:tcPr>
          <w:p w14:paraId="1548062B" w14:textId="77777777" w:rsidR="00114CC4" w:rsidRPr="0037735E" w:rsidRDefault="00D11A0C" w:rsidP="008B6A69">
            <w:pPr>
              <w:rPr>
                <w:rFonts w:ascii="Calibri" w:hAnsi="Calibri"/>
                <w:sz w:val="18"/>
                <w:szCs w:val="18"/>
              </w:rPr>
            </w:pPr>
            <w:r w:rsidRPr="0037735E">
              <w:rPr>
                <w:rFonts w:ascii="Calibri" w:hAnsi="Calibri"/>
                <w:sz w:val="18"/>
                <w:szCs w:val="18"/>
              </w:rPr>
              <w:t>Project Scope</w:t>
            </w:r>
            <w:r w:rsidR="00114CC4" w:rsidRPr="0037735E">
              <w:rPr>
                <w:rFonts w:ascii="Calibri" w:hAnsi="Calibri"/>
                <w:sz w:val="18"/>
                <w:szCs w:val="18"/>
              </w:rPr>
              <w:t xml:space="preserve">:  </w:t>
            </w:r>
          </w:p>
        </w:tc>
        <w:tc>
          <w:tcPr>
            <w:tcW w:w="5006" w:type="dxa"/>
            <w:tcBorders>
              <w:left w:val="single" w:sz="4" w:space="0" w:color="auto"/>
              <w:bottom w:val="single" w:sz="4" w:space="0" w:color="auto"/>
            </w:tcBorders>
            <w:shd w:val="clear" w:color="auto" w:fill="auto"/>
            <w:vAlign w:val="center"/>
          </w:tcPr>
          <w:p w14:paraId="1548062C" w14:textId="77777777" w:rsidR="00114CC4" w:rsidRPr="00175D5C" w:rsidRDefault="00114CC4" w:rsidP="00114CC4">
            <w:pPr>
              <w:rPr>
                <w:rFonts w:ascii="Calibri" w:hAnsi="Calibri"/>
                <w:sz w:val="18"/>
                <w:szCs w:val="18"/>
              </w:rPr>
            </w:pPr>
          </w:p>
        </w:tc>
        <w:tc>
          <w:tcPr>
            <w:tcW w:w="399" w:type="dxa"/>
            <w:tcBorders>
              <w:bottom w:val="single" w:sz="4" w:space="0" w:color="auto"/>
            </w:tcBorders>
            <w:shd w:val="clear" w:color="auto" w:fill="auto"/>
            <w:vAlign w:val="center"/>
          </w:tcPr>
          <w:p w14:paraId="1548062D" w14:textId="2DC11395" w:rsidR="00114CC4" w:rsidRPr="0037735E" w:rsidRDefault="0094294D" w:rsidP="00756B1B">
            <w:pPr>
              <w:jc w:val="center"/>
              <w:rPr>
                <w:rFonts w:ascii="Calibri" w:hAnsi="Calibri"/>
                <w:sz w:val="18"/>
                <w:szCs w:val="18"/>
              </w:rPr>
            </w:pPr>
            <w:r w:rsidRPr="0037735E">
              <w:rPr>
                <w:rFonts w:ascii="Calibri" w:hAnsi="Calibri"/>
                <w:sz w:val="18"/>
                <w:szCs w:val="18"/>
              </w:rPr>
              <w:t>14</w:t>
            </w:r>
          </w:p>
        </w:tc>
        <w:tc>
          <w:tcPr>
            <w:tcW w:w="4031" w:type="dxa"/>
            <w:tcBorders>
              <w:bottom w:val="single" w:sz="4" w:space="0" w:color="auto"/>
              <w:right w:val="single" w:sz="4" w:space="0" w:color="auto"/>
            </w:tcBorders>
            <w:shd w:val="clear" w:color="auto" w:fill="auto"/>
            <w:vAlign w:val="center"/>
          </w:tcPr>
          <w:p w14:paraId="63190D40" w14:textId="77777777" w:rsidR="00114CC4" w:rsidRPr="0037735E" w:rsidRDefault="0094294D" w:rsidP="00756B1B">
            <w:pPr>
              <w:rPr>
                <w:rFonts w:ascii="Calibri" w:hAnsi="Calibri"/>
                <w:sz w:val="18"/>
                <w:szCs w:val="18"/>
              </w:rPr>
            </w:pPr>
            <w:r w:rsidRPr="0037735E">
              <w:rPr>
                <w:rFonts w:ascii="Calibri" w:hAnsi="Calibri"/>
                <w:sz w:val="18"/>
                <w:szCs w:val="18"/>
              </w:rPr>
              <w:t>Exceptions to Fenestration U-factor and SHGC</w:t>
            </w:r>
          </w:p>
          <w:p w14:paraId="1548062E" w14:textId="29EEF7C8" w:rsidR="0094294D" w:rsidRPr="0037735E" w:rsidRDefault="0094294D" w:rsidP="00756B1B">
            <w:pPr>
              <w:rPr>
                <w:rFonts w:ascii="Calibri" w:hAnsi="Calibri"/>
                <w:sz w:val="18"/>
                <w:szCs w:val="18"/>
              </w:rPr>
            </w:pPr>
            <w:r w:rsidRPr="0037735E">
              <w:rPr>
                <w:rFonts w:ascii="Calibri" w:hAnsi="Calibri"/>
                <w:sz w:val="18"/>
                <w:szCs w:val="18"/>
              </w:rPr>
              <w:t>150.1(c)3A</w:t>
            </w:r>
            <w:r w:rsidR="0037735E">
              <w:rPr>
                <w:rFonts w:ascii="Calibri" w:hAnsi="Calibri"/>
                <w:sz w:val="18"/>
                <w:szCs w:val="18"/>
              </w:rPr>
              <w:t>:</w:t>
            </w:r>
          </w:p>
        </w:tc>
        <w:tc>
          <w:tcPr>
            <w:tcW w:w="2538" w:type="dxa"/>
            <w:tcBorders>
              <w:left w:val="single" w:sz="4" w:space="0" w:color="auto"/>
              <w:bottom w:val="single" w:sz="4" w:space="0" w:color="auto"/>
              <w:right w:val="single" w:sz="4" w:space="0" w:color="auto"/>
            </w:tcBorders>
            <w:shd w:val="clear" w:color="auto" w:fill="auto"/>
            <w:vAlign w:val="bottom"/>
          </w:tcPr>
          <w:p w14:paraId="1548062F" w14:textId="77777777" w:rsidR="00114CC4" w:rsidRPr="00B177C8" w:rsidRDefault="00114CC4" w:rsidP="002F2059">
            <w:pPr>
              <w:rPr>
                <w:rFonts w:ascii="Calibri" w:hAnsi="Calibri"/>
                <w:sz w:val="18"/>
                <w:szCs w:val="18"/>
              </w:rPr>
            </w:pPr>
          </w:p>
        </w:tc>
      </w:tr>
    </w:tbl>
    <w:p w14:paraId="15480631" w14:textId="531E2D16" w:rsidR="0043745C" w:rsidRPr="0037735E" w:rsidRDefault="0043745C">
      <w:pPr>
        <w:rPr>
          <w:rFonts w:ascii="Calibri" w:hAnsi="Calibri"/>
          <w:sz w:val="20"/>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484"/>
        <w:gridCol w:w="1188"/>
        <w:gridCol w:w="1014"/>
        <w:gridCol w:w="1228"/>
        <w:gridCol w:w="889"/>
        <w:gridCol w:w="1127"/>
        <w:gridCol w:w="70"/>
        <w:gridCol w:w="829"/>
        <w:gridCol w:w="1105"/>
        <w:gridCol w:w="1013"/>
        <w:gridCol w:w="1382"/>
        <w:gridCol w:w="2549"/>
      </w:tblGrid>
      <w:tr w:rsidR="00850B00" w:rsidRPr="00CF4C56" w14:paraId="15480633" w14:textId="77777777" w:rsidTr="00B64148">
        <w:trPr>
          <w:cantSplit/>
          <w:trHeight w:val="312"/>
        </w:trPr>
        <w:tc>
          <w:tcPr>
            <w:tcW w:w="14616" w:type="dxa"/>
            <w:gridSpan w:val="13"/>
            <w:shd w:val="clear" w:color="auto" w:fill="auto"/>
            <w:vAlign w:val="center"/>
          </w:tcPr>
          <w:p w14:paraId="15480632" w14:textId="3DC9816A" w:rsidR="0050532B" w:rsidRDefault="00850B00" w:rsidP="004603FB">
            <w:pPr>
              <w:keepNext/>
              <w:rPr>
                <w:rFonts w:ascii="Calibri" w:eastAsia="Calibri" w:hAnsi="Calibri"/>
                <w:b/>
                <w:sz w:val="22"/>
                <w:szCs w:val="22"/>
              </w:rPr>
            </w:pPr>
            <w:r w:rsidRPr="0037735E">
              <w:rPr>
                <w:rFonts w:ascii="Calibri" w:eastAsia="Calibri" w:hAnsi="Calibri"/>
                <w:b/>
                <w:sz w:val="20"/>
                <w:szCs w:val="22"/>
              </w:rPr>
              <w:t xml:space="preserve">B. </w:t>
            </w:r>
            <w:r w:rsidR="004603FB" w:rsidRPr="0037735E">
              <w:rPr>
                <w:rFonts w:ascii="Calibri" w:eastAsia="Calibri" w:hAnsi="Calibri"/>
                <w:b/>
                <w:sz w:val="20"/>
                <w:szCs w:val="22"/>
              </w:rPr>
              <w:t>Opaque Surface Details</w:t>
            </w:r>
            <w:r w:rsidRPr="0037735E">
              <w:rPr>
                <w:rFonts w:ascii="Calibri" w:eastAsia="Calibri" w:hAnsi="Calibri"/>
                <w:b/>
                <w:sz w:val="20"/>
                <w:szCs w:val="22"/>
              </w:rPr>
              <w:t xml:space="preserve"> – Framed </w:t>
            </w:r>
            <w:r w:rsidRPr="0037735E">
              <w:rPr>
                <w:rFonts w:ascii="Calibri" w:eastAsia="Calibri" w:hAnsi="Calibri"/>
                <w:sz w:val="20"/>
                <w:szCs w:val="22"/>
              </w:rPr>
              <w:t>(Section 150.2(a))</w:t>
            </w:r>
          </w:p>
        </w:tc>
      </w:tr>
      <w:tr w:rsidR="00C032D1" w:rsidRPr="00CF4C56" w14:paraId="1548063F" w14:textId="77777777" w:rsidTr="00B64148">
        <w:trPr>
          <w:cantSplit/>
          <w:trHeight w:val="45"/>
        </w:trPr>
        <w:tc>
          <w:tcPr>
            <w:tcW w:w="738" w:type="dxa"/>
            <w:vAlign w:val="bottom"/>
          </w:tcPr>
          <w:p w14:paraId="15480634"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1</w:t>
            </w:r>
          </w:p>
        </w:tc>
        <w:tc>
          <w:tcPr>
            <w:tcW w:w="1484" w:type="dxa"/>
            <w:vAlign w:val="bottom"/>
          </w:tcPr>
          <w:p w14:paraId="15480635"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2</w:t>
            </w:r>
          </w:p>
        </w:tc>
        <w:tc>
          <w:tcPr>
            <w:tcW w:w="1188" w:type="dxa"/>
            <w:vAlign w:val="bottom"/>
          </w:tcPr>
          <w:p w14:paraId="15480636"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3</w:t>
            </w:r>
          </w:p>
        </w:tc>
        <w:tc>
          <w:tcPr>
            <w:tcW w:w="1014" w:type="dxa"/>
            <w:vAlign w:val="bottom"/>
          </w:tcPr>
          <w:p w14:paraId="15480637"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4</w:t>
            </w:r>
          </w:p>
        </w:tc>
        <w:tc>
          <w:tcPr>
            <w:tcW w:w="1228" w:type="dxa"/>
            <w:vAlign w:val="bottom"/>
          </w:tcPr>
          <w:p w14:paraId="15480638"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5</w:t>
            </w:r>
          </w:p>
        </w:tc>
        <w:tc>
          <w:tcPr>
            <w:tcW w:w="2086" w:type="dxa"/>
            <w:gridSpan w:val="3"/>
          </w:tcPr>
          <w:p w14:paraId="15480639" w14:textId="77777777" w:rsidR="00850B00" w:rsidRPr="009B3A0C" w:rsidDel="00773279"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6</w:t>
            </w:r>
          </w:p>
        </w:tc>
        <w:tc>
          <w:tcPr>
            <w:tcW w:w="829" w:type="dxa"/>
          </w:tcPr>
          <w:p w14:paraId="1548063A"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7</w:t>
            </w:r>
          </w:p>
        </w:tc>
        <w:tc>
          <w:tcPr>
            <w:tcW w:w="1105" w:type="dxa"/>
            <w:vAlign w:val="bottom"/>
          </w:tcPr>
          <w:p w14:paraId="1548063B"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8</w:t>
            </w:r>
          </w:p>
        </w:tc>
        <w:tc>
          <w:tcPr>
            <w:tcW w:w="1013" w:type="dxa"/>
            <w:vAlign w:val="bottom"/>
          </w:tcPr>
          <w:p w14:paraId="1548063C"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9</w:t>
            </w:r>
          </w:p>
        </w:tc>
        <w:tc>
          <w:tcPr>
            <w:tcW w:w="1382" w:type="dxa"/>
            <w:vAlign w:val="bottom"/>
          </w:tcPr>
          <w:p w14:paraId="1548063D"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10</w:t>
            </w:r>
          </w:p>
        </w:tc>
        <w:tc>
          <w:tcPr>
            <w:tcW w:w="2549" w:type="dxa"/>
            <w:vAlign w:val="bottom"/>
          </w:tcPr>
          <w:p w14:paraId="1548063E"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11</w:t>
            </w:r>
          </w:p>
        </w:tc>
      </w:tr>
      <w:tr w:rsidR="00C032D1" w:rsidRPr="009B3A0C" w14:paraId="1548064A" w14:textId="77777777" w:rsidTr="00B64148">
        <w:trPr>
          <w:cantSplit/>
          <w:trHeight w:val="266"/>
        </w:trPr>
        <w:tc>
          <w:tcPr>
            <w:tcW w:w="738" w:type="dxa"/>
            <w:vMerge w:val="restart"/>
            <w:vAlign w:val="bottom"/>
          </w:tcPr>
          <w:p w14:paraId="15480640"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Tag/ID</w:t>
            </w:r>
          </w:p>
        </w:tc>
        <w:tc>
          <w:tcPr>
            <w:tcW w:w="1484" w:type="dxa"/>
            <w:vMerge w:val="restart"/>
            <w:vAlign w:val="bottom"/>
          </w:tcPr>
          <w:p w14:paraId="15480641"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Assembly Type</w:t>
            </w:r>
          </w:p>
        </w:tc>
        <w:tc>
          <w:tcPr>
            <w:tcW w:w="1188" w:type="dxa"/>
            <w:vMerge w:val="restart"/>
            <w:vAlign w:val="bottom"/>
          </w:tcPr>
          <w:p w14:paraId="15480642"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Frame Type</w:t>
            </w:r>
          </w:p>
        </w:tc>
        <w:tc>
          <w:tcPr>
            <w:tcW w:w="1014" w:type="dxa"/>
            <w:vMerge w:val="restart"/>
            <w:vAlign w:val="bottom"/>
          </w:tcPr>
          <w:p w14:paraId="15480643" w14:textId="77777777" w:rsidR="00850B00"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Frame Depth</w:t>
            </w:r>
          </w:p>
          <w:p w14:paraId="15480644"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1228" w:type="dxa"/>
            <w:vMerge w:val="restart"/>
            <w:vAlign w:val="bottom"/>
          </w:tcPr>
          <w:p w14:paraId="15480645" w14:textId="77777777" w:rsidR="00850B00"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Frame Spacing</w:t>
            </w:r>
          </w:p>
          <w:p w14:paraId="15480646"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5033" w:type="dxa"/>
            <w:gridSpan w:val="6"/>
            <w:vAlign w:val="bottom"/>
          </w:tcPr>
          <w:p w14:paraId="15480647" w14:textId="77777777" w:rsidR="00850B00" w:rsidRPr="00E77A45" w:rsidRDefault="00850B00" w:rsidP="00850B00">
            <w:pPr>
              <w:tabs>
                <w:tab w:val="left" w:pos="540"/>
                <w:tab w:val="left" w:pos="900"/>
                <w:tab w:val="left" w:pos="3420"/>
              </w:tabs>
              <w:jc w:val="center"/>
              <w:rPr>
                <w:rFonts w:ascii="Calibri" w:hAnsi="Calibri"/>
                <w:b/>
                <w:sz w:val="18"/>
                <w:szCs w:val="18"/>
              </w:rPr>
            </w:pPr>
            <w:r w:rsidRPr="00E77A45">
              <w:rPr>
                <w:rFonts w:ascii="Calibri" w:hAnsi="Calibri"/>
                <w:b/>
                <w:sz w:val="18"/>
                <w:szCs w:val="18"/>
              </w:rPr>
              <w:t>Proposed</w:t>
            </w:r>
          </w:p>
        </w:tc>
        <w:tc>
          <w:tcPr>
            <w:tcW w:w="1382" w:type="dxa"/>
            <w:vAlign w:val="bottom"/>
          </w:tcPr>
          <w:p w14:paraId="15480648" w14:textId="77777777" w:rsidR="00850B00" w:rsidRPr="00E77A45" w:rsidRDefault="00850B00" w:rsidP="00850B00">
            <w:pPr>
              <w:tabs>
                <w:tab w:val="left" w:pos="540"/>
                <w:tab w:val="left" w:pos="900"/>
                <w:tab w:val="left" w:pos="3420"/>
              </w:tabs>
              <w:jc w:val="center"/>
              <w:rPr>
                <w:rFonts w:ascii="Calibri" w:hAnsi="Calibri"/>
                <w:b/>
                <w:sz w:val="18"/>
                <w:szCs w:val="18"/>
              </w:rPr>
            </w:pPr>
            <w:r w:rsidRPr="00E77A45">
              <w:rPr>
                <w:rFonts w:ascii="Calibri" w:hAnsi="Calibri"/>
                <w:b/>
                <w:sz w:val="18"/>
                <w:szCs w:val="18"/>
              </w:rPr>
              <w:t xml:space="preserve">Required </w:t>
            </w:r>
          </w:p>
        </w:tc>
        <w:tc>
          <w:tcPr>
            <w:tcW w:w="2549" w:type="dxa"/>
            <w:vMerge w:val="restart"/>
            <w:vAlign w:val="bottom"/>
          </w:tcPr>
          <w:p w14:paraId="15480649"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Comments</w:t>
            </w:r>
          </w:p>
        </w:tc>
      </w:tr>
      <w:tr w:rsidR="00C032D1" w:rsidRPr="009B3A0C" w14:paraId="15480657" w14:textId="77777777" w:rsidTr="00B64148">
        <w:trPr>
          <w:cantSplit/>
          <w:trHeight w:val="288"/>
        </w:trPr>
        <w:tc>
          <w:tcPr>
            <w:tcW w:w="738" w:type="dxa"/>
            <w:vMerge/>
            <w:vAlign w:val="bottom"/>
          </w:tcPr>
          <w:p w14:paraId="1548064B"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84" w:type="dxa"/>
            <w:vMerge/>
            <w:vAlign w:val="bottom"/>
          </w:tcPr>
          <w:p w14:paraId="1548064C"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88" w:type="dxa"/>
            <w:vMerge/>
            <w:vAlign w:val="bottom"/>
          </w:tcPr>
          <w:p w14:paraId="1548064D"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4" w:type="dxa"/>
            <w:vMerge/>
            <w:vAlign w:val="bottom"/>
          </w:tcPr>
          <w:p w14:paraId="1548064E"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228" w:type="dxa"/>
            <w:vMerge/>
            <w:vAlign w:val="bottom"/>
          </w:tcPr>
          <w:p w14:paraId="1548064F"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89" w:type="dxa"/>
            <w:vMerge w:val="restart"/>
            <w:vAlign w:val="bottom"/>
          </w:tcPr>
          <w:p w14:paraId="15480650"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 xml:space="preserve">Cavity </w:t>
            </w:r>
            <w:r w:rsidRPr="009B3A0C">
              <w:rPr>
                <w:rFonts w:ascii="Calibri" w:hAnsi="Calibri"/>
                <w:sz w:val="18"/>
                <w:szCs w:val="18"/>
              </w:rPr>
              <w:br/>
              <w:t>R-value</w:t>
            </w:r>
          </w:p>
        </w:tc>
        <w:tc>
          <w:tcPr>
            <w:tcW w:w="1127" w:type="dxa"/>
            <w:vMerge w:val="restart"/>
            <w:vAlign w:val="bottom"/>
          </w:tcPr>
          <w:p w14:paraId="15480651" w14:textId="77777777" w:rsidR="00850B00"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 xml:space="preserve">Continuous Insulation </w:t>
            </w:r>
          </w:p>
          <w:p w14:paraId="15480652"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R-value</w:t>
            </w:r>
          </w:p>
        </w:tc>
        <w:tc>
          <w:tcPr>
            <w:tcW w:w="899" w:type="dxa"/>
            <w:gridSpan w:val="2"/>
            <w:vMerge w:val="restart"/>
            <w:vAlign w:val="bottom"/>
          </w:tcPr>
          <w:p w14:paraId="15480653"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2118" w:type="dxa"/>
            <w:gridSpan w:val="2"/>
            <w:vAlign w:val="bottom"/>
          </w:tcPr>
          <w:p w14:paraId="15480654" w14:textId="77777777" w:rsidR="00850B00" w:rsidRDefault="00850B00" w:rsidP="00193018">
            <w:pPr>
              <w:tabs>
                <w:tab w:val="left" w:pos="540"/>
                <w:tab w:val="left" w:pos="900"/>
                <w:tab w:val="left" w:pos="3420"/>
              </w:tabs>
              <w:jc w:val="center"/>
              <w:rPr>
                <w:rFonts w:ascii="Calibri" w:hAnsi="Calibri"/>
                <w:sz w:val="18"/>
                <w:szCs w:val="18"/>
              </w:rPr>
            </w:pPr>
            <w:r>
              <w:rPr>
                <w:rFonts w:ascii="Calibri" w:hAnsi="Calibri"/>
                <w:sz w:val="18"/>
                <w:szCs w:val="18"/>
              </w:rPr>
              <w:t>Appendix JA4</w:t>
            </w:r>
            <w:r w:rsidR="00193018">
              <w:rPr>
                <w:rFonts w:ascii="Calibri" w:hAnsi="Calibri"/>
                <w:sz w:val="18"/>
                <w:szCs w:val="18"/>
              </w:rPr>
              <w:t xml:space="preserve"> Reference</w:t>
            </w:r>
          </w:p>
        </w:tc>
        <w:tc>
          <w:tcPr>
            <w:tcW w:w="1382" w:type="dxa"/>
            <w:vMerge w:val="restart"/>
            <w:vAlign w:val="bottom"/>
          </w:tcPr>
          <w:p w14:paraId="15480655" w14:textId="77777777" w:rsidR="00850B00" w:rsidRPr="009B3A0C" w:rsidRDefault="00850B00" w:rsidP="00193018">
            <w:pPr>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2549" w:type="dxa"/>
            <w:vMerge/>
            <w:vAlign w:val="bottom"/>
          </w:tcPr>
          <w:p w14:paraId="15480656" w14:textId="77777777" w:rsidR="00850B00" w:rsidRPr="009B3A0C" w:rsidRDefault="00850B00" w:rsidP="00850B00">
            <w:pPr>
              <w:tabs>
                <w:tab w:val="left" w:pos="540"/>
                <w:tab w:val="left" w:pos="900"/>
                <w:tab w:val="left" w:pos="3420"/>
              </w:tabs>
              <w:jc w:val="center"/>
              <w:rPr>
                <w:rFonts w:ascii="Calibri" w:hAnsi="Calibri"/>
                <w:sz w:val="18"/>
                <w:szCs w:val="18"/>
              </w:rPr>
            </w:pPr>
          </w:p>
        </w:tc>
      </w:tr>
      <w:tr w:rsidR="00C032D1" w:rsidRPr="009B3A0C" w14:paraId="15480664" w14:textId="77777777" w:rsidTr="00B64148">
        <w:trPr>
          <w:cantSplit/>
          <w:trHeight w:val="288"/>
        </w:trPr>
        <w:tc>
          <w:tcPr>
            <w:tcW w:w="738" w:type="dxa"/>
            <w:vMerge/>
            <w:vAlign w:val="bottom"/>
          </w:tcPr>
          <w:p w14:paraId="15480658"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84" w:type="dxa"/>
            <w:vMerge/>
            <w:vAlign w:val="bottom"/>
          </w:tcPr>
          <w:p w14:paraId="15480659"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88" w:type="dxa"/>
            <w:vMerge/>
            <w:vAlign w:val="bottom"/>
          </w:tcPr>
          <w:p w14:paraId="1548065A"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4" w:type="dxa"/>
            <w:vMerge/>
            <w:vAlign w:val="bottom"/>
          </w:tcPr>
          <w:p w14:paraId="1548065B"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228" w:type="dxa"/>
            <w:vMerge/>
            <w:vAlign w:val="bottom"/>
          </w:tcPr>
          <w:p w14:paraId="1548065C"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89" w:type="dxa"/>
            <w:vMerge/>
            <w:vAlign w:val="bottom"/>
          </w:tcPr>
          <w:p w14:paraId="1548065D"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27" w:type="dxa"/>
            <w:vMerge/>
            <w:vAlign w:val="bottom"/>
          </w:tcPr>
          <w:p w14:paraId="1548065E"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99" w:type="dxa"/>
            <w:gridSpan w:val="2"/>
            <w:vMerge/>
            <w:vAlign w:val="bottom"/>
          </w:tcPr>
          <w:p w14:paraId="1548065F"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vAlign w:val="bottom"/>
          </w:tcPr>
          <w:p w14:paraId="15480660" w14:textId="77777777" w:rsidR="00850B00"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Table</w:t>
            </w:r>
          </w:p>
        </w:tc>
        <w:tc>
          <w:tcPr>
            <w:tcW w:w="1013" w:type="dxa"/>
            <w:vAlign w:val="bottom"/>
          </w:tcPr>
          <w:p w14:paraId="15480661" w14:textId="77777777" w:rsidR="00850B00"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Cell</w:t>
            </w:r>
          </w:p>
        </w:tc>
        <w:tc>
          <w:tcPr>
            <w:tcW w:w="1382" w:type="dxa"/>
            <w:vMerge/>
            <w:vAlign w:val="bottom"/>
          </w:tcPr>
          <w:p w14:paraId="15480662"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2549" w:type="dxa"/>
            <w:vMerge/>
            <w:vAlign w:val="bottom"/>
          </w:tcPr>
          <w:p w14:paraId="15480663" w14:textId="77777777" w:rsidR="00850B00" w:rsidRPr="009B3A0C" w:rsidRDefault="00850B00" w:rsidP="00850B00">
            <w:pPr>
              <w:tabs>
                <w:tab w:val="left" w:pos="540"/>
                <w:tab w:val="left" w:pos="900"/>
                <w:tab w:val="left" w:pos="3420"/>
              </w:tabs>
              <w:jc w:val="center"/>
              <w:rPr>
                <w:rFonts w:ascii="Calibri" w:hAnsi="Calibri"/>
                <w:sz w:val="18"/>
                <w:szCs w:val="18"/>
              </w:rPr>
            </w:pPr>
          </w:p>
        </w:tc>
      </w:tr>
      <w:tr w:rsidR="00C032D1" w:rsidRPr="009B3A0C" w14:paraId="15480671" w14:textId="77777777" w:rsidTr="00B64148">
        <w:trPr>
          <w:cantSplit/>
          <w:trHeight w:val="45"/>
        </w:trPr>
        <w:tc>
          <w:tcPr>
            <w:tcW w:w="738" w:type="dxa"/>
            <w:vAlign w:val="bottom"/>
          </w:tcPr>
          <w:p w14:paraId="15480665"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84" w:type="dxa"/>
            <w:vAlign w:val="bottom"/>
          </w:tcPr>
          <w:p w14:paraId="15480666"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88" w:type="dxa"/>
            <w:vAlign w:val="bottom"/>
          </w:tcPr>
          <w:p w14:paraId="15480667"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4" w:type="dxa"/>
            <w:vAlign w:val="bottom"/>
          </w:tcPr>
          <w:p w14:paraId="15480668"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228" w:type="dxa"/>
            <w:vAlign w:val="bottom"/>
          </w:tcPr>
          <w:p w14:paraId="15480669"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89" w:type="dxa"/>
            <w:vAlign w:val="bottom"/>
          </w:tcPr>
          <w:p w14:paraId="1548066A"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27" w:type="dxa"/>
            <w:vAlign w:val="bottom"/>
          </w:tcPr>
          <w:p w14:paraId="1548066B"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99" w:type="dxa"/>
            <w:gridSpan w:val="2"/>
            <w:vAlign w:val="bottom"/>
          </w:tcPr>
          <w:p w14:paraId="1548066C"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vAlign w:val="bottom"/>
          </w:tcPr>
          <w:p w14:paraId="1548066D"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3" w:type="dxa"/>
            <w:vAlign w:val="bottom"/>
          </w:tcPr>
          <w:p w14:paraId="1548066E"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382" w:type="dxa"/>
            <w:vAlign w:val="bottom"/>
          </w:tcPr>
          <w:p w14:paraId="1548066F"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2549" w:type="dxa"/>
            <w:vAlign w:val="bottom"/>
          </w:tcPr>
          <w:p w14:paraId="15480670" w14:textId="77777777" w:rsidR="00850B00" w:rsidRPr="009B3A0C" w:rsidRDefault="00850B00" w:rsidP="00850B00">
            <w:pPr>
              <w:tabs>
                <w:tab w:val="left" w:pos="540"/>
                <w:tab w:val="left" w:pos="900"/>
                <w:tab w:val="left" w:pos="3420"/>
              </w:tabs>
              <w:jc w:val="center"/>
              <w:rPr>
                <w:rFonts w:ascii="Calibri" w:hAnsi="Calibri"/>
                <w:sz w:val="18"/>
                <w:szCs w:val="18"/>
              </w:rPr>
            </w:pPr>
          </w:p>
        </w:tc>
      </w:tr>
      <w:tr w:rsidR="00C032D1" w:rsidRPr="009B3A0C" w14:paraId="1548067E" w14:textId="77777777" w:rsidTr="00B64148">
        <w:trPr>
          <w:cantSplit/>
          <w:trHeight w:val="45"/>
        </w:trPr>
        <w:tc>
          <w:tcPr>
            <w:tcW w:w="738" w:type="dxa"/>
            <w:vAlign w:val="bottom"/>
          </w:tcPr>
          <w:p w14:paraId="15480672"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84" w:type="dxa"/>
            <w:vAlign w:val="bottom"/>
          </w:tcPr>
          <w:p w14:paraId="15480673"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88" w:type="dxa"/>
            <w:vAlign w:val="bottom"/>
          </w:tcPr>
          <w:p w14:paraId="15480674"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4" w:type="dxa"/>
            <w:vAlign w:val="bottom"/>
          </w:tcPr>
          <w:p w14:paraId="15480675"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228" w:type="dxa"/>
            <w:vAlign w:val="bottom"/>
          </w:tcPr>
          <w:p w14:paraId="15480676"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89" w:type="dxa"/>
          </w:tcPr>
          <w:p w14:paraId="15480677"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27" w:type="dxa"/>
            <w:vAlign w:val="bottom"/>
          </w:tcPr>
          <w:p w14:paraId="15480678"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99" w:type="dxa"/>
            <w:gridSpan w:val="2"/>
            <w:vAlign w:val="bottom"/>
          </w:tcPr>
          <w:p w14:paraId="15480679"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vAlign w:val="bottom"/>
          </w:tcPr>
          <w:p w14:paraId="1548067A"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3" w:type="dxa"/>
            <w:vAlign w:val="bottom"/>
          </w:tcPr>
          <w:p w14:paraId="1548067B"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382" w:type="dxa"/>
            <w:vAlign w:val="bottom"/>
          </w:tcPr>
          <w:p w14:paraId="1548067C"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2549" w:type="dxa"/>
            <w:vAlign w:val="bottom"/>
          </w:tcPr>
          <w:p w14:paraId="1548067D" w14:textId="77777777" w:rsidR="00850B00" w:rsidRPr="009B3A0C" w:rsidRDefault="00850B00" w:rsidP="00850B00">
            <w:pPr>
              <w:tabs>
                <w:tab w:val="left" w:pos="540"/>
                <w:tab w:val="left" w:pos="900"/>
                <w:tab w:val="left" w:pos="3420"/>
              </w:tabs>
              <w:jc w:val="center"/>
              <w:rPr>
                <w:rFonts w:ascii="Calibri" w:hAnsi="Calibri"/>
                <w:sz w:val="18"/>
                <w:szCs w:val="18"/>
              </w:rPr>
            </w:pPr>
          </w:p>
        </w:tc>
      </w:tr>
      <w:tr w:rsidR="004F10AE" w:rsidRPr="009B3A0C" w14:paraId="7695CAD4" w14:textId="77777777" w:rsidTr="00DA23C4">
        <w:trPr>
          <w:cantSplit/>
          <w:trHeight w:val="980"/>
        </w:trPr>
        <w:tc>
          <w:tcPr>
            <w:tcW w:w="14616" w:type="dxa"/>
            <w:gridSpan w:val="13"/>
            <w:vAlign w:val="center"/>
          </w:tcPr>
          <w:p w14:paraId="525D8C8B" w14:textId="5962F0A8" w:rsidR="004F10AE" w:rsidRPr="00974B66" w:rsidRDefault="004F10AE" w:rsidP="00DA23C4">
            <w:pPr>
              <w:keepNext/>
              <w:tabs>
                <w:tab w:val="left" w:pos="540"/>
                <w:tab w:val="left" w:pos="900"/>
                <w:tab w:val="left" w:pos="3420"/>
              </w:tabs>
              <w:rPr>
                <w:rFonts w:ascii="Calibri" w:hAnsi="Calibri"/>
                <w:b/>
                <w:sz w:val="18"/>
                <w:szCs w:val="18"/>
              </w:rPr>
            </w:pPr>
            <w:r w:rsidRPr="00974B66">
              <w:rPr>
                <w:rFonts w:ascii="Calibri" w:hAnsi="Calibri"/>
                <w:b/>
                <w:sz w:val="18"/>
                <w:szCs w:val="18"/>
              </w:rPr>
              <w:t>Note:</w:t>
            </w:r>
          </w:p>
          <w:p w14:paraId="39BE37FE" w14:textId="77777777" w:rsidR="004F10AE" w:rsidRDefault="004F10AE" w:rsidP="00DA23C4">
            <w:pPr>
              <w:pStyle w:val="ListParagraph"/>
              <w:numPr>
                <w:ilvl w:val="0"/>
                <w:numId w:val="64"/>
              </w:numPr>
              <w:tabs>
                <w:tab w:val="left" w:pos="540"/>
                <w:tab w:val="left" w:pos="900"/>
                <w:tab w:val="left" w:pos="3420"/>
              </w:tabs>
              <w:rPr>
                <w:rFonts w:ascii="Calibri" w:hAnsi="Calibri"/>
                <w:sz w:val="18"/>
                <w:szCs w:val="18"/>
              </w:rPr>
            </w:pPr>
            <w:r w:rsidRPr="00974B66">
              <w:rPr>
                <w:rFonts w:ascii="Calibri" w:hAnsi="Calibri"/>
                <w:sz w:val="18"/>
                <w:szCs w:val="18"/>
              </w:rPr>
              <w:t xml:space="preserve">Where insulation is installed above the roofing </w:t>
            </w:r>
            <w:proofErr w:type="gramStart"/>
            <w:r w:rsidRPr="00974B66">
              <w:rPr>
                <w:rFonts w:ascii="Calibri" w:hAnsi="Calibri"/>
                <w:sz w:val="18"/>
                <w:szCs w:val="18"/>
              </w:rPr>
              <w:t>membrane</w:t>
            </w:r>
            <w:r w:rsidR="00B64148">
              <w:rPr>
                <w:rFonts w:ascii="Calibri" w:hAnsi="Calibri"/>
                <w:sz w:val="18"/>
                <w:szCs w:val="18"/>
              </w:rPr>
              <w:t>,</w:t>
            </w:r>
            <w:proofErr w:type="gramEnd"/>
            <w:r w:rsidRPr="00974B66">
              <w:rPr>
                <w:rFonts w:ascii="Calibri" w:hAnsi="Calibri"/>
                <w:sz w:val="18"/>
                <w:szCs w:val="18"/>
              </w:rPr>
              <w:t xml:space="preserve"> or above the layer used to seal the roof from water penetration</w:t>
            </w:r>
            <w:r w:rsidR="00B64148">
              <w:rPr>
                <w:rFonts w:ascii="Calibri" w:hAnsi="Calibri"/>
                <w:sz w:val="18"/>
                <w:szCs w:val="18"/>
              </w:rPr>
              <w:t>,</w:t>
            </w:r>
            <w:r w:rsidRPr="00974B66">
              <w:rPr>
                <w:rFonts w:ascii="Calibri" w:hAnsi="Calibri"/>
                <w:sz w:val="18"/>
                <w:szCs w:val="18"/>
              </w:rPr>
              <w:t xml:space="preserve"> the insulation shall have a maximum water absorption of 0.3 percent by volume when tested according to ASTM Standard C272.</w:t>
            </w:r>
          </w:p>
          <w:p w14:paraId="6BFA2622" w14:textId="66C6246F" w:rsidR="00DA23C4" w:rsidRPr="00974B66" w:rsidRDefault="00DA23C4" w:rsidP="00DA23C4">
            <w:pPr>
              <w:pStyle w:val="ListParagraph"/>
              <w:numPr>
                <w:ilvl w:val="0"/>
                <w:numId w:val="64"/>
              </w:numPr>
              <w:tabs>
                <w:tab w:val="left" w:pos="540"/>
                <w:tab w:val="left" w:pos="900"/>
                <w:tab w:val="left" w:pos="3420"/>
              </w:tabs>
              <w:rPr>
                <w:rFonts w:ascii="Calibri" w:hAnsi="Calibri"/>
                <w:sz w:val="18"/>
                <w:szCs w:val="18"/>
              </w:rPr>
            </w:pPr>
            <w:r>
              <w:rPr>
                <w:rFonts w:ascii="Calibri" w:hAnsi="Calibri"/>
                <w:sz w:val="18"/>
                <w:szCs w:val="18"/>
              </w:rPr>
              <w:t>Extensions of existing wood-framed walls may retain the dimensions of the existing walls and shall install cavity insulation of R-15 in a 2x4 framing and R-19 in a 2x6 framing.</w:t>
            </w:r>
          </w:p>
        </w:tc>
      </w:tr>
    </w:tbl>
    <w:p w14:paraId="1548067F" w14:textId="77777777" w:rsidR="00850B00" w:rsidRPr="0037735E" w:rsidRDefault="00850B00">
      <w:pPr>
        <w:rPr>
          <w:rFonts w:ascii="Calibri" w:hAnsi="Calibri"/>
          <w:sz w:val="20"/>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40"/>
        <w:gridCol w:w="1474"/>
        <w:gridCol w:w="2027"/>
        <w:gridCol w:w="1013"/>
        <w:gridCol w:w="1105"/>
        <w:gridCol w:w="1105"/>
        <w:gridCol w:w="1012"/>
        <w:gridCol w:w="860"/>
        <w:gridCol w:w="860"/>
        <w:gridCol w:w="1318"/>
        <w:gridCol w:w="3102"/>
      </w:tblGrid>
      <w:tr w:rsidR="00850B00" w:rsidRPr="009B3A0C" w14:paraId="15480681" w14:textId="77777777" w:rsidTr="00B64148">
        <w:trPr>
          <w:cantSplit/>
          <w:trHeight w:val="312"/>
        </w:trPr>
        <w:tc>
          <w:tcPr>
            <w:tcW w:w="14616" w:type="dxa"/>
            <w:gridSpan w:val="11"/>
            <w:tcBorders>
              <w:top w:val="single" w:sz="4" w:space="0" w:color="auto"/>
              <w:left w:val="single" w:sz="4" w:space="0" w:color="auto"/>
              <w:bottom w:val="single" w:sz="4" w:space="0" w:color="auto"/>
              <w:right w:val="single" w:sz="4" w:space="0" w:color="auto"/>
            </w:tcBorders>
            <w:shd w:val="clear" w:color="auto" w:fill="auto"/>
            <w:vAlign w:val="center"/>
          </w:tcPr>
          <w:p w14:paraId="15480680" w14:textId="3CE61406" w:rsidR="00850B00" w:rsidRPr="00850B00" w:rsidRDefault="00850B00" w:rsidP="004603FB">
            <w:pPr>
              <w:tabs>
                <w:tab w:val="left" w:pos="1368"/>
                <w:tab w:val="left" w:pos="2988"/>
                <w:tab w:val="left" w:pos="3978"/>
                <w:tab w:val="left" w:pos="5508"/>
                <w:tab w:val="left" w:pos="6948"/>
                <w:tab w:val="left" w:pos="7938"/>
                <w:tab w:val="left" w:pos="9108"/>
                <w:tab w:val="left" w:pos="10098"/>
                <w:tab w:val="left" w:pos="11178"/>
              </w:tabs>
              <w:rPr>
                <w:rFonts w:ascii="Calibri" w:eastAsia="Calibri" w:hAnsi="Calibri"/>
                <w:b/>
                <w:sz w:val="22"/>
                <w:szCs w:val="22"/>
              </w:rPr>
            </w:pPr>
            <w:r w:rsidRPr="0037735E">
              <w:rPr>
                <w:rFonts w:ascii="Calibri" w:eastAsia="Calibri" w:hAnsi="Calibri"/>
                <w:b/>
                <w:sz w:val="20"/>
                <w:szCs w:val="22"/>
              </w:rPr>
              <w:t xml:space="preserve">C. </w:t>
            </w:r>
            <w:r w:rsidR="004603FB" w:rsidRPr="0037735E">
              <w:rPr>
                <w:rFonts w:ascii="Calibri" w:eastAsia="Calibri" w:hAnsi="Calibri"/>
                <w:b/>
                <w:sz w:val="20"/>
                <w:szCs w:val="22"/>
              </w:rPr>
              <w:t>Opaque Surface Details</w:t>
            </w:r>
            <w:r w:rsidRPr="0037735E">
              <w:rPr>
                <w:rFonts w:ascii="Calibri" w:eastAsia="Calibri" w:hAnsi="Calibri"/>
                <w:b/>
                <w:sz w:val="20"/>
                <w:szCs w:val="22"/>
              </w:rPr>
              <w:t xml:space="preserve"> – Non-framed </w:t>
            </w:r>
            <w:r w:rsidRPr="0037735E">
              <w:rPr>
                <w:rFonts w:ascii="Calibri" w:eastAsia="Calibri" w:hAnsi="Calibri"/>
                <w:sz w:val="20"/>
                <w:szCs w:val="22"/>
              </w:rPr>
              <w:t>(Section 150.1(c)1)</w:t>
            </w:r>
          </w:p>
        </w:tc>
      </w:tr>
      <w:tr w:rsidR="00C032D1" w:rsidRPr="009B3A0C" w14:paraId="1548068D" w14:textId="77777777" w:rsidTr="00B64148">
        <w:trPr>
          <w:cantSplit/>
          <w:trHeight w:val="45"/>
        </w:trPr>
        <w:tc>
          <w:tcPr>
            <w:tcW w:w="740" w:type="dxa"/>
            <w:tcBorders>
              <w:top w:val="single" w:sz="4" w:space="0" w:color="auto"/>
              <w:left w:val="single" w:sz="4" w:space="0" w:color="auto"/>
              <w:bottom w:val="single" w:sz="4" w:space="0" w:color="auto"/>
              <w:right w:val="single" w:sz="4" w:space="0" w:color="auto"/>
            </w:tcBorders>
            <w:vAlign w:val="bottom"/>
          </w:tcPr>
          <w:p w14:paraId="15480682"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1</w:t>
            </w:r>
          </w:p>
        </w:tc>
        <w:tc>
          <w:tcPr>
            <w:tcW w:w="1474" w:type="dxa"/>
            <w:tcBorders>
              <w:top w:val="single" w:sz="4" w:space="0" w:color="auto"/>
              <w:left w:val="single" w:sz="4" w:space="0" w:color="auto"/>
              <w:bottom w:val="single" w:sz="4" w:space="0" w:color="auto"/>
              <w:right w:val="single" w:sz="4" w:space="0" w:color="auto"/>
            </w:tcBorders>
            <w:vAlign w:val="bottom"/>
          </w:tcPr>
          <w:p w14:paraId="15480683"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2</w:t>
            </w:r>
          </w:p>
        </w:tc>
        <w:tc>
          <w:tcPr>
            <w:tcW w:w="2027" w:type="dxa"/>
            <w:tcBorders>
              <w:top w:val="single" w:sz="4" w:space="0" w:color="auto"/>
              <w:left w:val="single" w:sz="4" w:space="0" w:color="auto"/>
              <w:bottom w:val="single" w:sz="4" w:space="0" w:color="auto"/>
              <w:right w:val="single" w:sz="4" w:space="0" w:color="auto"/>
            </w:tcBorders>
            <w:vAlign w:val="bottom"/>
          </w:tcPr>
          <w:p w14:paraId="15480684"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3</w:t>
            </w:r>
          </w:p>
        </w:tc>
        <w:tc>
          <w:tcPr>
            <w:tcW w:w="1013" w:type="dxa"/>
            <w:tcBorders>
              <w:top w:val="single" w:sz="4" w:space="0" w:color="auto"/>
              <w:left w:val="single" w:sz="4" w:space="0" w:color="auto"/>
              <w:bottom w:val="single" w:sz="4" w:space="0" w:color="auto"/>
              <w:right w:val="single" w:sz="4" w:space="0" w:color="auto"/>
            </w:tcBorders>
            <w:vAlign w:val="bottom"/>
          </w:tcPr>
          <w:p w14:paraId="15480685"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4</w:t>
            </w:r>
          </w:p>
        </w:tc>
        <w:tc>
          <w:tcPr>
            <w:tcW w:w="1105" w:type="dxa"/>
            <w:tcBorders>
              <w:top w:val="single" w:sz="4" w:space="0" w:color="auto"/>
              <w:left w:val="single" w:sz="4" w:space="0" w:color="auto"/>
              <w:bottom w:val="single" w:sz="4" w:space="0" w:color="auto"/>
              <w:right w:val="single" w:sz="4" w:space="0" w:color="auto"/>
            </w:tcBorders>
            <w:vAlign w:val="bottom"/>
          </w:tcPr>
          <w:p w14:paraId="15480686" w14:textId="77777777" w:rsidR="00850B00" w:rsidRPr="009B3A0C" w:rsidDel="00773279"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5</w:t>
            </w:r>
          </w:p>
        </w:tc>
        <w:tc>
          <w:tcPr>
            <w:tcW w:w="1105" w:type="dxa"/>
            <w:tcBorders>
              <w:top w:val="single" w:sz="4" w:space="0" w:color="auto"/>
              <w:left w:val="single" w:sz="4" w:space="0" w:color="auto"/>
              <w:bottom w:val="single" w:sz="4" w:space="0" w:color="auto"/>
              <w:right w:val="single" w:sz="4" w:space="0" w:color="auto"/>
            </w:tcBorders>
            <w:vAlign w:val="bottom"/>
          </w:tcPr>
          <w:p w14:paraId="15480687"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6</w:t>
            </w:r>
          </w:p>
        </w:tc>
        <w:tc>
          <w:tcPr>
            <w:tcW w:w="1012" w:type="dxa"/>
            <w:tcBorders>
              <w:top w:val="single" w:sz="4" w:space="0" w:color="auto"/>
              <w:left w:val="single" w:sz="4" w:space="0" w:color="auto"/>
              <w:bottom w:val="single" w:sz="4" w:space="0" w:color="auto"/>
              <w:right w:val="single" w:sz="4" w:space="0" w:color="auto"/>
            </w:tcBorders>
            <w:vAlign w:val="bottom"/>
          </w:tcPr>
          <w:p w14:paraId="15480688"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7</w:t>
            </w:r>
          </w:p>
        </w:tc>
        <w:tc>
          <w:tcPr>
            <w:tcW w:w="860" w:type="dxa"/>
            <w:tcBorders>
              <w:top w:val="single" w:sz="4" w:space="0" w:color="auto"/>
              <w:left w:val="single" w:sz="4" w:space="0" w:color="auto"/>
              <w:bottom w:val="single" w:sz="4" w:space="0" w:color="auto"/>
              <w:right w:val="single" w:sz="4" w:space="0" w:color="auto"/>
            </w:tcBorders>
            <w:vAlign w:val="bottom"/>
          </w:tcPr>
          <w:p w14:paraId="15480689" w14:textId="77777777" w:rsidR="00850B00" w:rsidRPr="009B3A0C" w:rsidRDefault="00BE5FED" w:rsidP="00850B00">
            <w:pPr>
              <w:tabs>
                <w:tab w:val="left" w:pos="540"/>
                <w:tab w:val="left" w:pos="900"/>
                <w:tab w:val="left" w:pos="3420"/>
              </w:tabs>
              <w:ind w:left="540" w:hanging="540"/>
              <w:jc w:val="center"/>
              <w:rPr>
                <w:rFonts w:ascii="Calibri" w:hAnsi="Calibri"/>
                <w:sz w:val="18"/>
                <w:szCs w:val="18"/>
              </w:rPr>
            </w:pPr>
            <w:r>
              <w:rPr>
                <w:rFonts w:ascii="Calibri" w:hAnsi="Calibri"/>
                <w:sz w:val="18"/>
                <w:szCs w:val="18"/>
              </w:rPr>
              <w:t>0</w:t>
            </w:r>
            <w:r w:rsidR="00850B00">
              <w:rPr>
                <w:rFonts w:ascii="Calibri" w:hAnsi="Calibri"/>
                <w:sz w:val="18"/>
                <w:szCs w:val="18"/>
              </w:rPr>
              <w:t>8</w:t>
            </w:r>
          </w:p>
        </w:tc>
        <w:tc>
          <w:tcPr>
            <w:tcW w:w="860" w:type="dxa"/>
            <w:tcBorders>
              <w:top w:val="single" w:sz="4" w:space="0" w:color="auto"/>
              <w:left w:val="single" w:sz="4" w:space="0" w:color="auto"/>
              <w:bottom w:val="single" w:sz="4" w:space="0" w:color="auto"/>
              <w:right w:val="single" w:sz="4" w:space="0" w:color="auto"/>
            </w:tcBorders>
            <w:vAlign w:val="bottom"/>
          </w:tcPr>
          <w:p w14:paraId="1548068A" w14:textId="77777777" w:rsidR="00850B00" w:rsidRPr="009B3A0C" w:rsidRDefault="00BE5FED" w:rsidP="00850B00">
            <w:pPr>
              <w:tabs>
                <w:tab w:val="left" w:pos="540"/>
                <w:tab w:val="left" w:pos="900"/>
                <w:tab w:val="left" w:pos="3420"/>
              </w:tabs>
              <w:ind w:left="540" w:hanging="540"/>
              <w:jc w:val="center"/>
              <w:rPr>
                <w:rFonts w:ascii="Calibri" w:hAnsi="Calibri"/>
                <w:sz w:val="18"/>
                <w:szCs w:val="18"/>
              </w:rPr>
            </w:pPr>
            <w:r>
              <w:rPr>
                <w:rFonts w:ascii="Calibri" w:hAnsi="Calibri"/>
                <w:sz w:val="18"/>
                <w:szCs w:val="18"/>
              </w:rPr>
              <w:t>0</w:t>
            </w:r>
            <w:r w:rsidR="00850B00">
              <w:rPr>
                <w:rFonts w:ascii="Calibri" w:hAnsi="Calibri"/>
                <w:sz w:val="18"/>
                <w:szCs w:val="18"/>
              </w:rPr>
              <w:t>9</w:t>
            </w:r>
          </w:p>
        </w:tc>
        <w:tc>
          <w:tcPr>
            <w:tcW w:w="1318" w:type="dxa"/>
            <w:tcBorders>
              <w:top w:val="single" w:sz="4" w:space="0" w:color="auto"/>
              <w:left w:val="single" w:sz="4" w:space="0" w:color="auto"/>
              <w:bottom w:val="single" w:sz="4" w:space="0" w:color="auto"/>
              <w:right w:val="single" w:sz="4" w:space="0" w:color="auto"/>
            </w:tcBorders>
            <w:vAlign w:val="bottom"/>
          </w:tcPr>
          <w:p w14:paraId="1548068B"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10</w:t>
            </w:r>
          </w:p>
        </w:tc>
        <w:tc>
          <w:tcPr>
            <w:tcW w:w="3102" w:type="dxa"/>
            <w:tcBorders>
              <w:top w:val="single" w:sz="4" w:space="0" w:color="auto"/>
              <w:left w:val="single" w:sz="4" w:space="0" w:color="auto"/>
              <w:bottom w:val="single" w:sz="4" w:space="0" w:color="auto"/>
              <w:right w:val="single" w:sz="4" w:space="0" w:color="auto"/>
            </w:tcBorders>
          </w:tcPr>
          <w:p w14:paraId="1548068C"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11</w:t>
            </w:r>
          </w:p>
        </w:tc>
      </w:tr>
      <w:tr w:rsidR="00C032D1" w:rsidRPr="009B3A0C" w14:paraId="15480696" w14:textId="77777777" w:rsidTr="00B64148">
        <w:trPr>
          <w:cantSplit/>
          <w:trHeight w:val="249"/>
        </w:trPr>
        <w:tc>
          <w:tcPr>
            <w:tcW w:w="740" w:type="dxa"/>
            <w:vMerge w:val="restart"/>
            <w:tcBorders>
              <w:top w:val="single" w:sz="4" w:space="0" w:color="auto"/>
              <w:left w:val="single" w:sz="4" w:space="0" w:color="auto"/>
              <w:bottom w:val="single" w:sz="4" w:space="0" w:color="auto"/>
              <w:right w:val="single" w:sz="4" w:space="0" w:color="auto"/>
            </w:tcBorders>
            <w:vAlign w:val="bottom"/>
          </w:tcPr>
          <w:p w14:paraId="1548068E"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Tag/ID</w:t>
            </w:r>
          </w:p>
        </w:tc>
        <w:tc>
          <w:tcPr>
            <w:tcW w:w="1474" w:type="dxa"/>
            <w:vMerge w:val="restart"/>
            <w:tcBorders>
              <w:top w:val="single" w:sz="4" w:space="0" w:color="auto"/>
              <w:left w:val="single" w:sz="4" w:space="0" w:color="auto"/>
              <w:bottom w:val="single" w:sz="4" w:space="0" w:color="auto"/>
              <w:right w:val="single" w:sz="4" w:space="0" w:color="auto"/>
            </w:tcBorders>
            <w:vAlign w:val="bottom"/>
          </w:tcPr>
          <w:p w14:paraId="1548068F"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Assembly Type</w:t>
            </w:r>
          </w:p>
        </w:tc>
        <w:tc>
          <w:tcPr>
            <w:tcW w:w="2027" w:type="dxa"/>
            <w:vMerge w:val="restart"/>
            <w:tcBorders>
              <w:top w:val="single" w:sz="4" w:space="0" w:color="auto"/>
              <w:left w:val="single" w:sz="4" w:space="0" w:color="auto"/>
              <w:bottom w:val="single" w:sz="4" w:space="0" w:color="auto"/>
              <w:right w:val="single" w:sz="4" w:space="0" w:color="auto"/>
            </w:tcBorders>
            <w:vAlign w:val="bottom"/>
          </w:tcPr>
          <w:p w14:paraId="15480690"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Assembly Materials</w:t>
            </w:r>
          </w:p>
        </w:tc>
        <w:tc>
          <w:tcPr>
            <w:tcW w:w="1013" w:type="dxa"/>
            <w:vMerge w:val="restart"/>
            <w:tcBorders>
              <w:top w:val="single" w:sz="4" w:space="0" w:color="auto"/>
              <w:left w:val="single" w:sz="4" w:space="0" w:color="auto"/>
              <w:bottom w:val="single" w:sz="4" w:space="0" w:color="auto"/>
              <w:right w:val="single" w:sz="4" w:space="0" w:color="auto"/>
            </w:tcBorders>
            <w:vAlign w:val="bottom"/>
          </w:tcPr>
          <w:p w14:paraId="15480691" w14:textId="77777777" w:rsidR="00850B00"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Thickness</w:t>
            </w:r>
          </w:p>
          <w:p w14:paraId="15480692"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4942" w:type="dxa"/>
            <w:gridSpan w:val="5"/>
            <w:tcBorders>
              <w:top w:val="single" w:sz="4" w:space="0" w:color="auto"/>
              <w:left w:val="single" w:sz="4" w:space="0" w:color="auto"/>
              <w:bottom w:val="single" w:sz="4" w:space="0" w:color="auto"/>
              <w:right w:val="single" w:sz="4" w:space="0" w:color="auto"/>
            </w:tcBorders>
            <w:vAlign w:val="bottom"/>
          </w:tcPr>
          <w:p w14:paraId="15480693" w14:textId="77777777" w:rsidR="00850B00" w:rsidRPr="00E77A45" w:rsidRDefault="00850B00" w:rsidP="00850B00">
            <w:pPr>
              <w:tabs>
                <w:tab w:val="left" w:pos="540"/>
                <w:tab w:val="left" w:pos="900"/>
                <w:tab w:val="left" w:pos="3420"/>
              </w:tabs>
              <w:jc w:val="center"/>
              <w:rPr>
                <w:rFonts w:ascii="Calibri" w:hAnsi="Calibri"/>
                <w:b/>
                <w:sz w:val="18"/>
                <w:szCs w:val="18"/>
              </w:rPr>
            </w:pPr>
            <w:r w:rsidRPr="00E77A45">
              <w:rPr>
                <w:rFonts w:ascii="Calibri" w:hAnsi="Calibri"/>
                <w:b/>
                <w:sz w:val="18"/>
                <w:szCs w:val="18"/>
              </w:rPr>
              <w:t>Proposed</w:t>
            </w:r>
          </w:p>
        </w:tc>
        <w:tc>
          <w:tcPr>
            <w:tcW w:w="1318" w:type="dxa"/>
            <w:tcBorders>
              <w:top w:val="single" w:sz="4" w:space="0" w:color="auto"/>
              <w:left w:val="single" w:sz="4" w:space="0" w:color="auto"/>
              <w:bottom w:val="single" w:sz="4" w:space="0" w:color="auto"/>
              <w:right w:val="single" w:sz="4" w:space="0" w:color="auto"/>
            </w:tcBorders>
            <w:vAlign w:val="bottom"/>
          </w:tcPr>
          <w:p w14:paraId="15480694" w14:textId="77777777" w:rsidR="00850B00" w:rsidRPr="00E77A45" w:rsidRDefault="00850B00" w:rsidP="00850B00">
            <w:pPr>
              <w:tabs>
                <w:tab w:val="left" w:pos="540"/>
                <w:tab w:val="left" w:pos="900"/>
                <w:tab w:val="left" w:pos="3420"/>
              </w:tabs>
              <w:jc w:val="center"/>
              <w:rPr>
                <w:rFonts w:ascii="Calibri" w:hAnsi="Calibri"/>
                <w:b/>
                <w:sz w:val="18"/>
                <w:szCs w:val="18"/>
              </w:rPr>
            </w:pPr>
            <w:r w:rsidRPr="00E77A45">
              <w:rPr>
                <w:rFonts w:ascii="Calibri" w:hAnsi="Calibri"/>
                <w:b/>
                <w:sz w:val="18"/>
                <w:szCs w:val="18"/>
              </w:rPr>
              <w:t xml:space="preserve">Required </w:t>
            </w:r>
          </w:p>
        </w:tc>
        <w:tc>
          <w:tcPr>
            <w:tcW w:w="3102" w:type="dxa"/>
            <w:vMerge w:val="restart"/>
            <w:tcBorders>
              <w:top w:val="single" w:sz="4" w:space="0" w:color="auto"/>
              <w:left w:val="single" w:sz="4" w:space="0" w:color="auto"/>
              <w:bottom w:val="single" w:sz="4" w:space="0" w:color="auto"/>
              <w:right w:val="single" w:sz="4" w:space="0" w:color="auto"/>
            </w:tcBorders>
            <w:vAlign w:val="bottom"/>
          </w:tcPr>
          <w:p w14:paraId="15480695" w14:textId="77777777" w:rsidR="00850B00" w:rsidRPr="009B3A0C" w:rsidRDefault="00850B00" w:rsidP="00850B00">
            <w:pPr>
              <w:tabs>
                <w:tab w:val="left" w:pos="540"/>
                <w:tab w:val="left" w:pos="900"/>
                <w:tab w:val="left" w:pos="3420"/>
              </w:tabs>
              <w:ind w:left="540" w:hanging="540"/>
              <w:jc w:val="center"/>
              <w:rPr>
                <w:rFonts w:ascii="Calibri" w:hAnsi="Calibri"/>
                <w:sz w:val="18"/>
                <w:szCs w:val="18"/>
              </w:rPr>
            </w:pPr>
            <w:r w:rsidRPr="009B3A0C">
              <w:rPr>
                <w:rFonts w:ascii="Calibri" w:hAnsi="Calibri"/>
                <w:sz w:val="18"/>
                <w:szCs w:val="18"/>
              </w:rPr>
              <w:t>Comments</w:t>
            </w:r>
          </w:p>
        </w:tc>
      </w:tr>
      <w:tr w:rsidR="00C032D1" w:rsidRPr="009B3A0C" w14:paraId="154806A1" w14:textId="77777777" w:rsidTr="00B64148">
        <w:trPr>
          <w:cantSplit/>
          <w:trHeight w:val="386"/>
        </w:trPr>
        <w:tc>
          <w:tcPr>
            <w:tcW w:w="740" w:type="dxa"/>
            <w:vMerge/>
            <w:tcBorders>
              <w:top w:val="single" w:sz="4" w:space="0" w:color="auto"/>
              <w:left w:val="single" w:sz="4" w:space="0" w:color="auto"/>
              <w:bottom w:val="single" w:sz="4" w:space="0" w:color="auto"/>
              <w:right w:val="single" w:sz="4" w:space="0" w:color="auto"/>
            </w:tcBorders>
            <w:vAlign w:val="bottom"/>
          </w:tcPr>
          <w:p w14:paraId="15480697"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74" w:type="dxa"/>
            <w:vMerge/>
            <w:tcBorders>
              <w:top w:val="single" w:sz="4" w:space="0" w:color="auto"/>
              <w:left w:val="single" w:sz="4" w:space="0" w:color="auto"/>
              <w:bottom w:val="single" w:sz="4" w:space="0" w:color="auto"/>
              <w:right w:val="single" w:sz="4" w:space="0" w:color="auto"/>
            </w:tcBorders>
            <w:vAlign w:val="bottom"/>
          </w:tcPr>
          <w:p w14:paraId="15480698"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2027" w:type="dxa"/>
            <w:vMerge/>
            <w:tcBorders>
              <w:top w:val="single" w:sz="4" w:space="0" w:color="auto"/>
              <w:left w:val="single" w:sz="4" w:space="0" w:color="auto"/>
              <w:bottom w:val="single" w:sz="4" w:space="0" w:color="auto"/>
              <w:right w:val="single" w:sz="4" w:space="0" w:color="auto"/>
            </w:tcBorders>
            <w:vAlign w:val="bottom"/>
          </w:tcPr>
          <w:p w14:paraId="15480699"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3" w:type="dxa"/>
            <w:vMerge/>
            <w:tcBorders>
              <w:top w:val="single" w:sz="4" w:space="0" w:color="auto"/>
              <w:left w:val="single" w:sz="4" w:space="0" w:color="auto"/>
              <w:bottom w:val="single" w:sz="4" w:space="0" w:color="auto"/>
              <w:right w:val="single" w:sz="4" w:space="0" w:color="auto"/>
            </w:tcBorders>
            <w:vAlign w:val="bottom"/>
          </w:tcPr>
          <w:p w14:paraId="1548069A"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vMerge w:val="restart"/>
            <w:tcBorders>
              <w:top w:val="single" w:sz="4" w:space="0" w:color="auto"/>
              <w:left w:val="single" w:sz="4" w:space="0" w:color="auto"/>
              <w:bottom w:val="single" w:sz="4" w:space="0" w:color="auto"/>
              <w:right w:val="single" w:sz="4" w:space="0" w:color="auto"/>
            </w:tcBorders>
            <w:vAlign w:val="bottom"/>
          </w:tcPr>
          <w:p w14:paraId="1548069B" w14:textId="77777777" w:rsidR="00850B00" w:rsidRPr="009B3A0C" w:rsidRDefault="00850B00" w:rsidP="00742DA8">
            <w:pPr>
              <w:tabs>
                <w:tab w:val="left" w:pos="540"/>
                <w:tab w:val="left" w:pos="900"/>
                <w:tab w:val="left" w:pos="3420"/>
              </w:tabs>
              <w:jc w:val="center"/>
              <w:rPr>
                <w:rFonts w:ascii="Calibri" w:hAnsi="Calibri"/>
                <w:sz w:val="18"/>
                <w:szCs w:val="18"/>
              </w:rPr>
            </w:pPr>
            <w:r w:rsidRPr="009B3A0C">
              <w:rPr>
                <w:rFonts w:ascii="Calibri" w:hAnsi="Calibri"/>
                <w:sz w:val="18"/>
                <w:szCs w:val="18"/>
              </w:rPr>
              <w:t>Core Insulation R-value</w:t>
            </w:r>
          </w:p>
        </w:tc>
        <w:tc>
          <w:tcPr>
            <w:tcW w:w="1105" w:type="dxa"/>
            <w:vMerge w:val="restart"/>
            <w:tcBorders>
              <w:top w:val="single" w:sz="4" w:space="0" w:color="auto"/>
              <w:left w:val="single" w:sz="4" w:space="0" w:color="auto"/>
              <w:bottom w:val="single" w:sz="4" w:space="0" w:color="auto"/>
              <w:right w:val="single" w:sz="4" w:space="0" w:color="auto"/>
            </w:tcBorders>
            <w:vAlign w:val="bottom"/>
          </w:tcPr>
          <w:p w14:paraId="1548069C"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Continuous Insulation R-value</w:t>
            </w:r>
          </w:p>
        </w:tc>
        <w:tc>
          <w:tcPr>
            <w:tcW w:w="1012" w:type="dxa"/>
            <w:vMerge w:val="restart"/>
            <w:tcBorders>
              <w:top w:val="single" w:sz="4" w:space="0" w:color="auto"/>
              <w:left w:val="single" w:sz="4" w:space="0" w:color="auto"/>
              <w:bottom w:val="single" w:sz="4" w:space="0" w:color="auto"/>
              <w:right w:val="single" w:sz="4" w:space="0" w:color="auto"/>
            </w:tcBorders>
            <w:vAlign w:val="bottom"/>
          </w:tcPr>
          <w:p w14:paraId="1548069D" w14:textId="77777777" w:rsidR="00850B00"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1720" w:type="dxa"/>
            <w:gridSpan w:val="2"/>
            <w:tcBorders>
              <w:top w:val="single" w:sz="4" w:space="0" w:color="auto"/>
              <w:left w:val="single" w:sz="4" w:space="0" w:color="auto"/>
              <w:bottom w:val="single" w:sz="4" w:space="0" w:color="auto"/>
              <w:right w:val="single" w:sz="4" w:space="0" w:color="auto"/>
            </w:tcBorders>
            <w:vAlign w:val="bottom"/>
          </w:tcPr>
          <w:p w14:paraId="1548069E"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 xml:space="preserve">Appendix JA4 </w:t>
            </w:r>
            <w:r w:rsidR="00193018">
              <w:rPr>
                <w:rFonts w:ascii="Calibri" w:hAnsi="Calibri"/>
                <w:sz w:val="18"/>
                <w:szCs w:val="18"/>
              </w:rPr>
              <w:t>Reference</w:t>
            </w:r>
          </w:p>
        </w:tc>
        <w:tc>
          <w:tcPr>
            <w:tcW w:w="1318" w:type="dxa"/>
            <w:vMerge w:val="restart"/>
            <w:tcBorders>
              <w:top w:val="single" w:sz="4" w:space="0" w:color="auto"/>
              <w:left w:val="single" w:sz="4" w:space="0" w:color="auto"/>
              <w:bottom w:val="single" w:sz="4" w:space="0" w:color="auto"/>
              <w:right w:val="single" w:sz="4" w:space="0" w:color="auto"/>
            </w:tcBorders>
            <w:vAlign w:val="bottom"/>
          </w:tcPr>
          <w:p w14:paraId="1548069F" w14:textId="77777777" w:rsidR="00850B00" w:rsidRPr="009B3A0C" w:rsidRDefault="00850B00" w:rsidP="00193018">
            <w:pPr>
              <w:tabs>
                <w:tab w:val="left" w:pos="540"/>
                <w:tab w:val="left" w:pos="900"/>
                <w:tab w:val="left" w:pos="3420"/>
              </w:tabs>
              <w:jc w:val="center"/>
              <w:rPr>
                <w:rFonts w:ascii="Calibri" w:hAnsi="Calibri"/>
                <w:sz w:val="18"/>
                <w:szCs w:val="18"/>
              </w:rPr>
            </w:pPr>
            <w:r w:rsidRPr="009B3A0C">
              <w:rPr>
                <w:rFonts w:ascii="Calibri" w:hAnsi="Calibri"/>
                <w:sz w:val="18"/>
                <w:szCs w:val="18"/>
              </w:rPr>
              <w:t>U-Factor from Package A</w:t>
            </w:r>
          </w:p>
        </w:tc>
        <w:tc>
          <w:tcPr>
            <w:tcW w:w="3102" w:type="dxa"/>
            <w:vMerge/>
            <w:tcBorders>
              <w:top w:val="single" w:sz="4" w:space="0" w:color="auto"/>
              <w:left w:val="single" w:sz="4" w:space="0" w:color="auto"/>
              <w:bottom w:val="single" w:sz="4" w:space="0" w:color="auto"/>
              <w:right w:val="single" w:sz="4" w:space="0" w:color="auto"/>
            </w:tcBorders>
            <w:vAlign w:val="bottom"/>
          </w:tcPr>
          <w:p w14:paraId="154806A0" w14:textId="77777777" w:rsidR="00850B00" w:rsidRPr="009B3A0C" w:rsidRDefault="00850B00" w:rsidP="00850B00">
            <w:pPr>
              <w:tabs>
                <w:tab w:val="left" w:pos="540"/>
                <w:tab w:val="left" w:pos="900"/>
                <w:tab w:val="left" w:pos="3420"/>
              </w:tabs>
              <w:ind w:left="540" w:hanging="540"/>
              <w:jc w:val="center"/>
              <w:rPr>
                <w:rFonts w:ascii="Calibri" w:hAnsi="Calibri"/>
                <w:sz w:val="18"/>
                <w:szCs w:val="18"/>
              </w:rPr>
            </w:pPr>
          </w:p>
        </w:tc>
      </w:tr>
      <w:tr w:rsidR="00C032D1" w:rsidRPr="009B3A0C" w14:paraId="154806AD" w14:textId="77777777" w:rsidTr="00B64148">
        <w:trPr>
          <w:cantSplit/>
          <w:trHeight w:val="386"/>
        </w:trPr>
        <w:tc>
          <w:tcPr>
            <w:tcW w:w="740" w:type="dxa"/>
            <w:vMerge/>
            <w:tcBorders>
              <w:top w:val="single" w:sz="4" w:space="0" w:color="auto"/>
              <w:left w:val="single" w:sz="4" w:space="0" w:color="auto"/>
              <w:bottom w:val="single" w:sz="4" w:space="0" w:color="auto"/>
              <w:right w:val="single" w:sz="4" w:space="0" w:color="auto"/>
            </w:tcBorders>
            <w:vAlign w:val="bottom"/>
          </w:tcPr>
          <w:p w14:paraId="154806A2"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74" w:type="dxa"/>
            <w:vMerge/>
            <w:tcBorders>
              <w:top w:val="single" w:sz="4" w:space="0" w:color="auto"/>
              <w:left w:val="single" w:sz="4" w:space="0" w:color="auto"/>
              <w:bottom w:val="single" w:sz="4" w:space="0" w:color="auto"/>
              <w:right w:val="single" w:sz="4" w:space="0" w:color="auto"/>
            </w:tcBorders>
            <w:vAlign w:val="bottom"/>
          </w:tcPr>
          <w:p w14:paraId="154806A3"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2027" w:type="dxa"/>
            <w:vMerge/>
            <w:tcBorders>
              <w:top w:val="single" w:sz="4" w:space="0" w:color="auto"/>
              <w:left w:val="single" w:sz="4" w:space="0" w:color="auto"/>
              <w:bottom w:val="single" w:sz="4" w:space="0" w:color="auto"/>
              <w:right w:val="single" w:sz="4" w:space="0" w:color="auto"/>
            </w:tcBorders>
            <w:vAlign w:val="bottom"/>
          </w:tcPr>
          <w:p w14:paraId="154806A4"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3" w:type="dxa"/>
            <w:vMerge/>
            <w:tcBorders>
              <w:top w:val="single" w:sz="4" w:space="0" w:color="auto"/>
              <w:left w:val="single" w:sz="4" w:space="0" w:color="auto"/>
              <w:bottom w:val="single" w:sz="4" w:space="0" w:color="auto"/>
              <w:right w:val="single" w:sz="4" w:space="0" w:color="auto"/>
            </w:tcBorders>
            <w:vAlign w:val="bottom"/>
          </w:tcPr>
          <w:p w14:paraId="154806A5"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vMerge/>
            <w:tcBorders>
              <w:top w:val="single" w:sz="4" w:space="0" w:color="auto"/>
              <w:left w:val="single" w:sz="4" w:space="0" w:color="auto"/>
              <w:bottom w:val="single" w:sz="4" w:space="0" w:color="auto"/>
              <w:right w:val="single" w:sz="4" w:space="0" w:color="auto"/>
            </w:tcBorders>
            <w:vAlign w:val="bottom"/>
          </w:tcPr>
          <w:p w14:paraId="154806A6"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vMerge/>
            <w:tcBorders>
              <w:top w:val="single" w:sz="4" w:space="0" w:color="auto"/>
              <w:left w:val="single" w:sz="4" w:space="0" w:color="auto"/>
              <w:bottom w:val="single" w:sz="4" w:space="0" w:color="auto"/>
              <w:right w:val="single" w:sz="4" w:space="0" w:color="auto"/>
            </w:tcBorders>
            <w:vAlign w:val="bottom"/>
          </w:tcPr>
          <w:p w14:paraId="154806A7"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2" w:type="dxa"/>
            <w:vMerge/>
            <w:tcBorders>
              <w:top w:val="single" w:sz="4" w:space="0" w:color="auto"/>
              <w:left w:val="single" w:sz="4" w:space="0" w:color="auto"/>
              <w:bottom w:val="single" w:sz="4" w:space="0" w:color="auto"/>
              <w:right w:val="single" w:sz="4" w:space="0" w:color="auto"/>
            </w:tcBorders>
            <w:vAlign w:val="bottom"/>
          </w:tcPr>
          <w:p w14:paraId="154806A8"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60" w:type="dxa"/>
            <w:tcBorders>
              <w:top w:val="single" w:sz="4" w:space="0" w:color="auto"/>
              <w:left w:val="single" w:sz="4" w:space="0" w:color="auto"/>
              <w:bottom w:val="single" w:sz="4" w:space="0" w:color="auto"/>
              <w:right w:val="single" w:sz="4" w:space="0" w:color="auto"/>
            </w:tcBorders>
            <w:vAlign w:val="bottom"/>
          </w:tcPr>
          <w:p w14:paraId="154806A9" w14:textId="77777777" w:rsidR="00850B00"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Table</w:t>
            </w:r>
          </w:p>
        </w:tc>
        <w:tc>
          <w:tcPr>
            <w:tcW w:w="860" w:type="dxa"/>
            <w:tcBorders>
              <w:top w:val="single" w:sz="4" w:space="0" w:color="auto"/>
              <w:left w:val="single" w:sz="4" w:space="0" w:color="auto"/>
              <w:bottom w:val="single" w:sz="4" w:space="0" w:color="auto"/>
              <w:right w:val="single" w:sz="4" w:space="0" w:color="auto"/>
            </w:tcBorders>
            <w:vAlign w:val="bottom"/>
          </w:tcPr>
          <w:p w14:paraId="154806AA" w14:textId="77777777" w:rsidR="00850B00"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Cell</w:t>
            </w:r>
          </w:p>
        </w:tc>
        <w:tc>
          <w:tcPr>
            <w:tcW w:w="1318" w:type="dxa"/>
            <w:vMerge/>
            <w:tcBorders>
              <w:top w:val="single" w:sz="4" w:space="0" w:color="auto"/>
              <w:left w:val="single" w:sz="4" w:space="0" w:color="auto"/>
              <w:bottom w:val="single" w:sz="4" w:space="0" w:color="auto"/>
              <w:right w:val="single" w:sz="4" w:space="0" w:color="auto"/>
            </w:tcBorders>
            <w:vAlign w:val="bottom"/>
          </w:tcPr>
          <w:p w14:paraId="154806AB"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3102" w:type="dxa"/>
            <w:vMerge/>
            <w:tcBorders>
              <w:top w:val="single" w:sz="4" w:space="0" w:color="auto"/>
              <w:left w:val="single" w:sz="4" w:space="0" w:color="auto"/>
              <w:bottom w:val="single" w:sz="4" w:space="0" w:color="auto"/>
              <w:right w:val="single" w:sz="4" w:space="0" w:color="auto"/>
            </w:tcBorders>
            <w:vAlign w:val="bottom"/>
          </w:tcPr>
          <w:p w14:paraId="154806AC" w14:textId="77777777" w:rsidR="00850B00" w:rsidRPr="009B3A0C" w:rsidRDefault="00850B00" w:rsidP="00850B00">
            <w:pPr>
              <w:tabs>
                <w:tab w:val="left" w:pos="540"/>
                <w:tab w:val="left" w:pos="900"/>
                <w:tab w:val="left" w:pos="3420"/>
              </w:tabs>
              <w:ind w:left="540" w:hanging="540"/>
              <w:jc w:val="center"/>
              <w:rPr>
                <w:rFonts w:ascii="Calibri" w:hAnsi="Calibri"/>
                <w:sz w:val="18"/>
                <w:szCs w:val="18"/>
              </w:rPr>
            </w:pPr>
          </w:p>
        </w:tc>
      </w:tr>
      <w:tr w:rsidR="00C032D1" w:rsidRPr="009B3A0C" w14:paraId="154806B9" w14:textId="77777777" w:rsidTr="00B64148">
        <w:trPr>
          <w:cantSplit/>
          <w:trHeight w:val="45"/>
        </w:trPr>
        <w:tc>
          <w:tcPr>
            <w:tcW w:w="740" w:type="dxa"/>
            <w:tcBorders>
              <w:top w:val="single" w:sz="4" w:space="0" w:color="auto"/>
              <w:left w:val="single" w:sz="4" w:space="0" w:color="auto"/>
              <w:bottom w:val="single" w:sz="4" w:space="0" w:color="auto"/>
              <w:right w:val="single" w:sz="4" w:space="0" w:color="auto"/>
            </w:tcBorders>
            <w:vAlign w:val="bottom"/>
          </w:tcPr>
          <w:p w14:paraId="154806AE"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74" w:type="dxa"/>
            <w:tcBorders>
              <w:top w:val="single" w:sz="4" w:space="0" w:color="auto"/>
              <w:left w:val="single" w:sz="4" w:space="0" w:color="auto"/>
              <w:bottom w:val="single" w:sz="4" w:space="0" w:color="auto"/>
              <w:right w:val="single" w:sz="4" w:space="0" w:color="auto"/>
            </w:tcBorders>
            <w:vAlign w:val="bottom"/>
          </w:tcPr>
          <w:p w14:paraId="154806AF"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2027" w:type="dxa"/>
            <w:tcBorders>
              <w:top w:val="single" w:sz="4" w:space="0" w:color="auto"/>
              <w:left w:val="single" w:sz="4" w:space="0" w:color="auto"/>
              <w:bottom w:val="single" w:sz="4" w:space="0" w:color="auto"/>
              <w:right w:val="single" w:sz="4" w:space="0" w:color="auto"/>
            </w:tcBorders>
            <w:vAlign w:val="bottom"/>
          </w:tcPr>
          <w:p w14:paraId="154806B0"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3" w:type="dxa"/>
            <w:tcBorders>
              <w:top w:val="single" w:sz="4" w:space="0" w:color="auto"/>
              <w:left w:val="single" w:sz="4" w:space="0" w:color="auto"/>
              <w:bottom w:val="single" w:sz="4" w:space="0" w:color="auto"/>
              <w:right w:val="single" w:sz="4" w:space="0" w:color="auto"/>
            </w:tcBorders>
            <w:vAlign w:val="bottom"/>
          </w:tcPr>
          <w:p w14:paraId="154806B1"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tcBorders>
              <w:top w:val="single" w:sz="4" w:space="0" w:color="auto"/>
              <w:left w:val="single" w:sz="4" w:space="0" w:color="auto"/>
              <w:bottom w:val="single" w:sz="4" w:space="0" w:color="auto"/>
              <w:right w:val="single" w:sz="4" w:space="0" w:color="auto"/>
            </w:tcBorders>
          </w:tcPr>
          <w:p w14:paraId="154806B2"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tcBorders>
              <w:top w:val="single" w:sz="4" w:space="0" w:color="auto"/>
              <w:left w:val="single" w:sz="4" w:space="0" w:color="auto"/>
              <w:bottom w:val="single" w:sz="4" w:space="0" w:color="auto"/>
              <w:right w:val="single" w:sz="4" w:space="0" w:color="auto"/>
            </w:tcBorders>
            <w:vAlign w:val="bottom"/>
          </w:tcPr>
          <w:p w14:paraId="154806B3"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2" w:type="dxa"/>
            <w:tcBorders>
              <w:top w:val="single" w:sz="4" w:space="0" w:color="auto"/>
              <w:left w:val="single" w:sz="4" w:space="0" w:color="auto"/>
              <w:bottom w:val="single" w:sz="4" w:space="0" w:color="auto"/>
              <w:right w:val="single" w:sz="4" w:space="0" w:color="auto"/>
            </w:tcBorders>
            <w:vAlign w:val="bottom"/>
          </w:tcPr>
          <w:p w14:paraId="154806B4"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60" w:type="dxa"/>
            <w:tcBorders>
              <w:top w:val="single" w:sz="4" w:space="0" w:color="auto"/>
              <w:left w:val="single" w:sz="4" w:space="0" w:color="auto"/>
              <w:bottom w:val="single" w:sz="4" w:space="0" w:color="auto"/>
              <w:right w:val="single" w:sz="4" w:space="0" w:color="auto"/>
            </w:tcBorders>
            <w:vAlign w:val="bottom"/>
          </w:tcPr>
          <w:p w14:paraId="154806B5"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60" w:type="dxa"/>
            <w:tcBorders>
              <w:top w:val="single" w:sz="4" w:space="0" w:color="auto"/>
              <w:left w:val="single" w:sz="4" w:space="0" w:color="auto"/>
              <w:bottom w:val="single" w:sz="4" w:space="0" w:color="auto"/>
              <w:right w:val="single" w:sz="4" w:space="0" w:color="auto"/>
            </w:tcBorders>
            <w:vAlign w:val="bottom"/>
          </w:tcPr>
          <w:p w14:paraId="154806B6"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318" w:type="dxa"/>
            <w:tcBorders>
              <w:top w:val="single" w:sz="4" w:space="0" w:color="auto"/>
              <w:left w:val="single" w:sz="4" w:space="0" w:color="auto"/>
              <w:bottom w:val="single" w:sz="4" w:space="0" w:color="auto"/>
              <w:right w:val="single" w:sz="4" w:space="0" w:color="auto"/>
            </w:tcBorders>
            <w:vAlign w:val="bottom"/>
          </w:tcPr>
          <w:p w14:paraId="154806B7"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3102" w:type="dxa"/>
            <w:tcBorders>
              <w:top w:val="single" w:sz="4" w:space="0" w:color="auto"/>
              <w:left w:val="single" w:sz="4" w:space="0" w:color="auto"/>
              <w:bottom w:val="single" w:sz="4" w:space="0" w:color="auto"/>
              <w:right w:val="single" w:sz="4" w:space="0" w:color="auto"/>
            </w:tcBorders>
          </w:tcPr>
          <w:p w14:paraId="154806B8" w14:textId="77777777" w:rsidR="00850B00" w:rsidRPr="009B3A0C" w:rsidRDefault="00850B00" w:rsidP="00850B00">
            <w:pPr>
              <w:tabs>
                <w:tab w:val="left" w:pos="540"/>
                <w:tab w:val="left" w:pos="900"/>
                <w:tab w:val="left" w:pos="3420"/>
              </w:tabs>
              <w:jc w:val="center"/>
              <w:rPr>
                <w:rFonts w:ascii="Calibri" w:hAnsi="Calibri"/>
                <w:sz w:val="18"/>
                <w:szCs w:val="18"/>
              </w:rPr>
            </w:pPr>
          </w:p>
        </w:tc>
      </w:tr>
      <w:tr w:rsidR="00C032D1" w:rsidRPr="009B3A0C" w14:paraId="154806C5" w14:textId="77777777" w:rsidTr="00B64148">
        <w:trPr>
          <w:cantSplit/>
          <w:trHeight w:val="45"/>
        </w:trPr>
        <w:tc>
          <w:tcPr>
            <w:tcW w:w="740" w:type="dxa"/>
            <w:tcBorders>
              <w:top w:val="single" w:sz="4" w:space="0" w:color="auto"/>
              <w:left w:val="single" w:sz="4" w:space="0" w:color="auto"/>
              <w:bottom w:val="single" w:sz="4" w:space="0" w:color="auto"/>
              <w:right w:val="single" w:sz="4" w:space="0" w:color="auto"/>
            </w:tcBorders>
            <w:vAlign w:val="bottom"/>
          </w:tcPr>
          <w:p w14:paraId="154806BA"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74" w:type="dxa"/>
            <w:tcBorders>
              <w:top w:val="single" w:sz="4" w:space="0" w:color="auto"/>
              <w:left w:val="single" w:sz="4" w:space="0" w:color="auto"/>
              <w:bottom w:val="single" w:sz="4" w:space="0" w:color="auto"/>
              <w:right w:val="single" w:sz="4" w:space="0" w:color="auto"/>
            </w:tcBorders>
            <w:vAlign w:val="bottom"/>
          </w:tcPr>
          <w:p w14:paraId="154806BB"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2027" w:type="dxa"/>
            <w:tcBorders>
              <w:top w:val="single" w:sz="4" w:space="0" w:color="auto"/>
              <w:left w:val="single" w:sz="4" w:space="0" w:color="auto"/>
              <w:bottom w:val="single" w:sz="4" w:space="0" w:color="auto"/>
              <w:right w:val="single" w:sz="4" w:space="0" w:color="auto"/>
            </w:tcBorders>
            <w:vAlign w:val="bottom"/>
          </w:tcPr>
          <w:p w14:paraId="154806BC"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3" w:type="dxa"/>
            <w:tcBorders>
              <w:top w:val="single" w:sz="4" w:space="0" w:color="auto"/>
              <w:left w:val="single" w:sz="4" w:space="0" w:color="auto"/>
              <w:bottom w:val="single" w:sz="4" w:space="0" w:color="auto"/>
              <w:right w:val="single" w:sz="4" w:space="0" w:color="auto"/>
            </w:tcBorders>
            <w:vAlign w:val="bottom"/>
          </w:tcPr>
          <w:p w14:paraId="154806BD"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tcBorders>
              <w:top w:val="single" w:sz="4" w:space="0" w:color="auto"/>
              <w:left w:val="single" w:sz="4" w:space="0" w:color="auto"/>
              <w:bottom w:val="single" w:sz="4" w:space="0" w:color="auto"/>
              <w:right w:val="single" w:sz="4" w:space="0" w:color="auto"/>
            </w:tcBorders>
          </w:tcPr>
          <w:p w14:paraId="154806BE"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tcBorders>
              <w:top w:val="single" w:sz="4" w:space="0" w:color="auto"/>
              <w:left w:val="single" w:sz="4" w:space="0" w:color="auto"/>
              <w:bottom w:val="single" w:sz="4" w:space="0" w:color="auto"/>
              <w:right w:val="single" w:sz="4" w:space="0" w:color="auto"/>
            </w:tcBorders>
            <w:vAlign w:val="bottom"/>
          </w:tcPr>
          <w:p w14:paraId="154806BF"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2" w:type="dxa"/>
            <w:tcBorders>
              <w:top w:val="single" w:sz="4" w:space="0" w:color="auto"/>
              <w:left w:val="single" w:sz="4" w:space="0" w:color="auto"/>
              <w:bottom w:val="single" w:sz="4" w:space="0" w:color="auto"/>
              <w:right w:val="single" w:sz="4" w:space="0" w:color="auto"/>
            </w:tcBorders>
            <w:vAlign w:val="bottom"/>
          </w:tcPr>
          <w:p w14:paraId="154806C0"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60" w:type="dxa"/>
            <w:tcBorders>
              <w:top w:val="single" w:sz="4" w:space="0" w:color="auto"/>
              <w:left w:val="single" w:sz="4" w:space="0" w:color="auto"/>
              <w:bottom w:val="single" w:sz="4" w:space="0" w:color="auto"/>
              <w:right w:val="single" w:sz="4" w:space="0" w:color="auto"/>
            </w:tcBorders>
            <w:vAlign w:val="bottom"/>
          </w:tcPr>
          <w:p w14:paraId="154806C1"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60" w:type="dxa"/>
            <w:tcBorders>
              <w:top w:val="single" w:sz="4" w:space="0" w:color="auto"/>
              <w:left w:val="single" w:sz="4" w:space="0" w:color="auto"/>
              <w:bottom w:val="single" w:sz="4" w:space="0" w:color="auto"/>
              <w:right w:val="single" w:sz="4" w:space="0" w:color="auto"/>
            </w:tcBorders>
            <w:vAlign w:val="bottom"/>
          </w:tcPr>
          <w:p w14:paraId="154806C2"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318" w:type="dxa"/>
            <w:tcBorders>
              <w:top w:val="single" w:sz="4" w:space="0" w:color="auto"/>
              <w:left w:val="single" w:sz="4" w:space="0" w:color="auto"/>
              <w:bottom w:val="single" w:sz="4" w:space="0" w:color="auto"/>
              <w:right w:val="single" w:sz="4" w:space="0" w:color="auto"/>
            </w:tcBorders>
            <w:vAlign w:val="bottom"/>
          </w:tcPr>
          <w:p w14:paraId="154806C3"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3102" w:type="dxa"/>
            <w:tcBorders>
              <w:top w:val="single" w:sz="4" w:space="0" w:color="auto"/>
              <w:left w:val="single" w:sz="4" w:space="0" w:color="auto"/>
              <w:bottom w:val="single" w:sz="4" w:space="0" w:color="auto"/>
              <w:right w:val="single" w:sz="4" w:space="0" w:color="auto"/>
            </w:tcBorders>
          </w:tcPr>
          <w:p w14:paraId="154806C4" w14:textId="77777777" w:rsidR="00850B00" w:rsidRPr="009B3A0C" w:rsidRDefault="00850B00" w:rsidP="00850B00">
            <w:pPr>
              <w:tabs>
                <w:tab w:val="left" w:pos="540"/>
                <w:tab w:val="left" w:pos="900"/>
                <w:tab w:val="left" w:pos="3420"/>
              </w:tabs>
              <w:jc w:val="center"/>
              <w:rPr>
                <w:rFonts w:ascii="Calibri" w:hAnsi="Calibri"/>
                <w:sz w:val="18"/>
                <w:szCs w:val="18"/>
              </w:rPr>
            </w:pPr>
          </w:p>
        </w:tc>
      </w:tr>
      <w:tr w:rsidR="004F10AE" w:rsidRPr="009B3A0C" w14:paraId="18768D88" w14:textId="77777777" w:rsidTr="00D30E2A">
        <w:trPr>
          <w:cantSplit/>
          <w:trHeight w:val="45"/>
        </w:trPr>
        <w:tc>
          <w:tcPr>
            <w:tcW w:w="14616" w:type="dxa"/>
            <w:gridSpan w:val="11"/>
            <w:tcBorders>
              <w:top w:val="single" w:sz="4" w:space="0" w:color="auto"/>
              <w:left w:val="single" w:sz="4" w:space="0" w:color="auto"/>
              <w:bottom w:val="single" w:sz="4" w:space="0" w:color="auto"/>
              <w:right w:val="single" w:sz="4" w:space="0" w:color="auto"/>
            </w:tcBorders>
            <w:vAlign w:val="bottom"/>
          </w:tcPr>
          <w:p w14:paraId="2A8ADCCD" w14:textId="77777777" w:rsidR="004F10AE" w:rsidRPr="00974B66" w:rsidRDefault="004F10AE" w:rsidP="004F10AE">
            <w:pPr>
              <w:keepNext/>
              <w:tabs>
                <w:tab w:val="left" w:pos="540"/>
                <w:tab w:val="left" w:pos="900"/>
                <w:tab w:val="left" w:pos="3420"/>
              </w:tabs>
              <w:rPr>
                <w:rFonts w:ascii="Calibri" w:hAnsi="Calibri"/>
                <w:b/>
                <w:sz w:val="18"/>
                <w:szCs w:val="18"/>
              </w:rPr>
            </w:pPr>
            <w:r w:rsidRPr="00974B66">
              <w:rPr>
                <w:rFonts w:ascii="Calibri" w:hAnsi="Calibri"/>
                <w:b/>
                <w:sz w:val="18"/>
                <w:szCs w:val="18"/>
              </w:rPr>
              <w:t>Note:</w:t>
            </w:r>
          </w:p>
          <w:p w14:paraId="6FB89D47" w14:textId="7F47A8AD" w:rsidR="004F10AE" w:rsidRPr="00974B66" w:rsidRDefault="004F10AE" w:rsidP="00974B66">
            <w:pPr>
              <w:pStyle w:val="ListParagraph"/>
              <w:numPr>
                <w:ilvl w:val="0"/>
                <w:numId w:val="63"/>
              </w:numPr>
              <w:tabs>
                <w:tab w:val="left" w:pos="540"/>
                <w:tab w:val="left" w:pos="900"/>
                <w:tab w:val="left" w:pos="3420"/>
              </w:tabs>
              <w:rPr>
                <w:rFonts w:ascii="Calibri" w:hAnsi="Calibri"/>
                <w:sz w:val="18"/>
                <w:szCs w:val="18"/>
              </w:rPr>
            </w:pPr>
            <w:r w:rsidRPr="00974B66">
              <w:rPr>
                <w:rFonts w:ascii="Calibri" w:hAnsi="Calibri"/>
                <w:sz w:val="18"/>
                <w:szCs w:val="18"/>
              </w:rPr>
              <w:t xml:space="preserve">Where insulation is installed above the roofing </w:t>
            </w:r>
            <w:proofErr w:type="gramStart"/>
            <w:r w:rsidRPr="00974B66">
              <w:rPr>
                <w:rFonts w:ascii="Calibri" w:hAnsi="Calibri"/>
                <w:sz w:val="18"/>
                <w:szCs w:val="18"/>
              </w:rPr>
              <w:t>membrane</w:t>
            </w:r>
            <w:r w:rsidR="00B64148">
              <w:rPr>
                <w:rFonts w:ascii="Calibri" w:hAnsi="Calibri"/>
                <w:sz w:val="18"/>
                <w:szCs w:val="18"/>
              </w:rPr>
              <w:t>,</w:t>
            </w:r>
            <w:proofErr w:type="gramEnd"/>
            <w:r w:rsidRPr="00974B66">
              <w:rPr>
                <w:rFonts w:ascii="Calibri" w:hAnsi="Calibri"/>
                <w:sz w:val="18"/>
                <w:szCs w:val="18"/>
              </w:rPr>
              <w:t xml:space="preserve"> or above the layer used to seal the roof from water penetration</w:t>
            </w:r>
            <w:r w:rsidR="00B64148">
              <w:rPr>
                <w:rFonts w:ascii="Calibri" w:hAnsi="Calibri"/>
                <w:sz w:val="18"/>
                <w:szCs w:val="18"/>
              </w:rPr>
              <w:t>,</w:t>
            </w:r>
            <w:r w:rsidRPr="00974B66">
              <w:rPr>
                <w:rFonts w:ascii="Calibri" w:hAnsi="Calibri"/>
                <w:sz w:val="18"/>
                <w:szCs w:val="18"/>
              </w:rPr>
              <w:t xml:space="preserve"> the insulation shall have a maximum water absorption of 0.3 percent by volume when tested according to ASTM Standard C272.</w:t>
            </w:r>
          </w:p>
        </w:tc>
      </w:tr>
    </w:tbl>
    <w:p w14:paraId="154806C6" w14:textId="77777777" w:rsidR="00A54CC3" w:rsidRDefault="00A54CC3" w:rsidP="00A54CC3">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18"/>
        </w:rPr>
      </w:pPr>
    </w:p>
    <w:tbl>
      <w:tblPr>
        <w:tblW w:w="5002"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38"/>
        <w:gridCol w:w="810"/>
        <w:gridCol w:w="1342"/>
        <w:gridCol w:w="1156"/>
        <w:gridCol w:w="1052"/>
        <w:gridCol w:w="951"/>
        <w:gridCol w:w="867"/>
        <w:gridCol w:w="867"/>
        <w:gridCol w:w="867"/>
        <w:gridCol w:w="867"/>
        <w:gridCol w:w="694"/>
        <w:gridCol w:w="694"/>
        <w:gridCol w:w="953"/>
        <w:gridCol w:w="867"/>
        <w:gridCol w:w="867"/>
        <w:gridCol w:w="1030"/>
      </w:tblGrid>
      <w:tr w:rsidR="00C3457A" w:rsidRPr="003E3A17" w14:paraId="154806C8" w14:textId="77777777" w:rsidTr="00DA23C4">
        <w:trPr>
          <w:trHeight w:val="330"/>
        </w:trPr>
        <w:tc>
          <w:tcPr>
            <w:tcW w:w="14622" w:type="dxa"/>
            <w:gridSpan w:val="16"/>
            <w:tcBorders>
              <w:top w:val="single" w:sz="4" w:space="0" w:color="auto"/>
              <w:left w:val="single" w:sz="4" w:space="0" w:color="auto"/>
              <w:bottom w:val="single" w:sz="4" w:space="0" w:color="auto"/>
              <w:right w:val="single" w:sz="4" w:space="0" w:color="auto"/>
            </w:tcBorders>
          </w:tcPr>
          <w:p w14:paraId="154806C7" w14:textId="60DAD73F" w:rsidR="00C3457A" w:rsidRPr="003E3A17" w:rsidRDefault="00C3457A" w:rsidP="004603FB">
            <w:pPr>
              <w:keepNext/>
              <w:rPr>
                <w:rFonts w:ascii="Calibri" w:eastAsia="Calibri" w:hAnsi="Calibri"/>
                <w:b/>
                <w:sz w:val="22"/>
                <w:szCs w:val="22"/>
              </w:rPr>
            </w:pPr>
            <w:r w:rsidRPr="0037735E">
              <w:rPr>
                <w:rFonts w:ascii="Calibri" w:eastAsia="Calibri" w:hAnsi="Calibri"/>
                <w:b/>
                <w:sz w:val="20"/>
                <w:szCs w:val="22"/>
              </w:rPr>
              <w:lastRenderedPageBreak/>
              <w:t xml:space="preserve">D. Opaque Surface Details – Mass Walls </w:t>
            </w:r>
            <w:r w:rsidRPr="0037735E">
              <w:rPr>
                <w:rFonts w:ascii="Calibri" w:eastAsia="Calibri" w:hAnsi="Calibri"/>
                <w:sz w:val="20"/>
                <w:szCs w:val="22"/>
              </w:rPr>
              <w:t>(Section 150.1(c)1)</w:t>
            </w:r>
          </w:p>
        </w:tc>
      </w:tr>
      <w:tr w:rsidR="00C3457A" w:rsidRPr="003E3A17" w14:paraId="154806D4" w14:textId="77777777" w:rsidTr="00C3457A">
        <w:trPr>
          <w:trHeight w:val="235"/>
        </w:trPr>
        <w:tc>
          <w:tcPr>
            <w:tcW w:w="738" w:type="dxa"/>
            <w:tcBorders>
              <w:top w:val="single" w:sz="4" w:space="0" w:color="auto"/>
              <w:left w:val="single" w:sz="4" w:space="0" w:color="auto"/>
              <w:bottom w:val="single" w:sz="4" w:space="0" w:color="auto"/>
            </w:tcBorders>
            <w:shd w:val="clear" w:color="auto" w:fill="auto"/>
            <w:vAlign w:val="bottom"/>
          </w:tcPr>
          <w:p w14:paraId="154806C9" w14:textId="77777777" w:rsidR="00C3457A" w:rsidRPr="003E3A17" w:rsidRDefault="00C3457A" w:rsidP="009A3260">
            <w:pPr>
              <w:keepNext/>
              <w:jc w:val="center"/>
              <w:rPr>
                <w:rFonts w:ascii="Calibri" w:hAnsi="Calibri"/>
                <w:sz w:val="18"/>
                <w:szCs w:val="18"/>
              </w:rPr>
            </w:pPr>
            <w:r>
              <w:rPr>
                <w:rFonts w:ascii="Calibri" w:hAnsi="Calibri"/>
                <w:sz w:val="18"/>
                <w:szCs w:val="18"/>
              </w:rPr>
              <w:t>0</w:t>
            </w:r>
            <w:r w:rsidRPr="003E3A17">
              <w:rPr>
                <w:rFonts w:ascii="Calibri" w:hAnsi="Calibri"/>
                <w:sz w:val="18"/>
                <w:szCs w:val="18"/>
              </w:rPr>
              <w:t>1</w:t>
            </w:r>
          </w:p>
        </w:tc>
        <w:tc>
          <w:tcPr>
            <w:tcW w:w="810" w:type="dxa"/>
            <w:tcBorders>
              <w:top w:val="single" w:sz="4" w:space="0" w:color="auto"/>
              <w:bottom w:val="single" w:sz="4" w:space="0" w:color="auto"/>
            </w:tcBorders>
            <w:shd w:val="clear" w:color="auto" w:fill="auto"/>
            <w:vAlign w:val="bottom"/>
          </w:tcPr>
          <w:p w14:paraId="154806CA" w14:textId="77777777" w:rsidR="00C3457A" w:rsidRPr="003E3A17" w:rsidRDefault="00C3457A" w:rsidP="009A3260">
            <w:pPr>
              <w:keepNext/>
              <w:jc w:val="center"/>
              <w:rPr>
                <w:rFonts w:ascii="Calibri" w:hAnsi="Calibri"/>
                <w:sz w:val="18"/>
                <w:szCs w:val="18"/>
              </w:rPr>
            </w:pPr>
            <w:r>
              <w:rPr>
                <w:rFonts w:ascii="Calibri" w:hAnsi="Calibri"/>
                <w:sz w:val="18"/>
                <w:szCs w:val="18"/>
              </w:rPr>
              <w:t>0</w:t>
            </w:r>
            <w:r w:rsidRPr="003E3A17">
              <w:rPr>
                <w:rFonts w:ascii="Calibri" w:hAnsi="Calibri"/>
                <w:sz w:val="18"/>
                <w:szCs w:val="18"/>
              </w:rPr>
              <w:t>2</w:t>
            </w:r>
          </w:p>
        </w:tc>
        <w:tc>
          <w:tcPr>
            <w:tcW w:w="1342" w:type="dxa"/>
            <w:tcBorders>
              <w:top w:val="single" w:sz="4" w:space="0" w:color="auto"/>
              <w:bottom w:val="single" w:sz="4" w:space="0" w:color="auto"/>
            </w:tcBorders>
            <w:shd w:val="clear" w:color="auto" w:fill="auto"/>
            <w:vAlign w:val="bottom"/>
          </w:tcPr>
          <w:p w14:paraId="154806CB" w14:textId="77777777" w:rsidR="00C3457A" w:rsidRPr="003E3A17" w:rsidRDefault="00C3457A" w:rsidP="009A3260">
            <w:pPr>
              <w:keepNext/>
              <w:jc w:val="center"/>
              <w:rPr>
                <w:rFonts w:ascii="Calibri" w:hAnsi="Calibri"/>
                <w:sz w:val="18"/>
                <w:szCs w:val="18"/>
              </w:rPr>
            </w:pPr>
            <w:r>
              <w:rPr>
                <w:rFonts w:ascii="Calibri" w:hAnsi="Calibri"/>
                <w:sz w:val="18"/>
                <w:szCs w:val="18"/>
              </w:rPr>
              <w:t>0</w:t>
            </w:r>
            <w:r w:rsidRPr="003E3A17">
              <w:rPr>
                <w:rFonts w:ascii="Calibri" w:hAnsi="Calibri"/>
                <w:sz w:val="18"/>
                <w:szCs w:val="18"/>
              </w:rPr>
              <w:t>3</w:t>
            </w:r>
          </w:p>
        </w:tc>
        <w:tc>
          <w:tcPr>
            <w:tcW w:w="1156" w:type="dxa"/>
            <w:tcBorders>
              <w:top w:val="single" w:sz="4" w:space="0" w:color="auto"/>
              <w:bottom w:val="single" w:sz="4" w:space="0" w:color="auto"/>
            </w:tcBorders>
            <w:shd w:val="clear" w:color="auto" w:fill="auto"/>
            <w:vAlign w:val="bottom"/>
          </w:tcPr>
          <w:p w14:paraId="154806CC" w14:textId="77777777" w:rsidR="00C3457A" w:rsidRPr="003E3A17" w:rsidRDefault="00C3457A" w:rsidP="009A3260">
            <w:pPr>
              <w:keepNext/>
              <w:jc w:val="center"/>
              <w:rPr>
                <w:rFonts w:ascii="Calibri" w:hAnsi="Calibri"/>
                <w:sz w:val="18"/>
                <w:szCs w:val="18"/>
              </w:rPr>
            </w:pPr>
            <w:r>
              <w:rPr>
                <w:rFonts w:ascii="Calibri" w:hAnsi="Calibri"/>
                <w:sz w:val="18"/>
                <w:szCs w:val="18"/>
              </w:rPr>
              <w:t>0</w:t>
            </w:r>
            <w:r w:rsidRPr="003E3A17">
              <w:rPr>
                <w:rFonts w:ascii="Calibri" w:hAnsi="Calibri"/>
                <w:sz w:val="18"/>
                <w:szCs w:val="18"/>
              </w:rPr>
              <w:t>4</w:t>
            </w:r>
          </w:p>
        </w:tc>
        <w:tc>
          <w:tcPr>
            <w:tcW w:w="1052" w:type="dxa"/>
            <w:tcBorders>
              <w:top w:val="single" w:sz="4" w:space="0" w:color="auto"/>
              <w:bottom w:val="single" w:sz="4" w:space="0" w:color="auto"/>
            </w:tcBorders>
            <w:shd w:val="clear" w:color="auto" w:fill="auto"/>
            <w:vAlign w:val="bottom"/>
          </w:tcPr>
          <w:p w14:paraId="154806CD" w14:textId="77777777" w:rsidR="00C3457A" w:rsidRPr="003E3A17" w:rsidRDefault="00C3457A" w:rsidP="009A3260">
            <w:pPr>
              <w:keepNext/>
              <w:jc w:val="center"/>
              <w:rPr>
                <w:rFonts w:ascii="Calibri" w:hAnsi="Calibri"/>
                <w:sz w:val="18"/>
                <w:szCs w:val="18"/>
              </w:rPr>
            </w:pPr>
            <w:r>
              <w:rPr>
                <w:rFonts w:ascii="Calibri" w:hAnsi="Calibri"/>
                <w:sz w:val="18"/>
                <w:szCs w:val="18"/>
              </w:rPr>
              <w:t>0</w:t>
            </w:r>
            <w:r w:rsidRPr="003E3A17">
              <w:rPr>
                <w:rFonts w:ascii="Calibri" w:hAnsi="Calibri"/>
                <w:sz w:val="18"/>
                <w:szCs w:val="18"/>
              </w:rPr>
              <w:t>5</w:t>
            </w:r>
          </w:p>
        </w:tc>
        <w:tc>
          <w:tcPr>
            <w:tcW w:w="951" w:type="dxa"/>
            <w:tcBorders>
              <w:top w:val="single" w:sz="4" w:space="0" w:color="auto"/>
              <w:bottom w:val="single" w:sz="4" w:space="0" w:color="auto"/>
            </w:tcBorders>
          </w:tcPr>
          <w:p w14:paraId="37D7B47E" w14:textId="60969B66" w:rsidR="00C3457A" w:rsidRDefault="00C3457A" w:rsidP="009A3260">
            <w:pPr>
              <w:keepNext/>
              <w:jc w:val="center"/>
              <w:rPr>
                <w:rFonts w:ascii="Calibri" w:hAnsi="Calibri"/>
                <w:sz w:val="18"/>
                <w:szCs w:val="18"/>
              </w:rPr>
            </w:pPr>
            <w:r>
              <w:rPr>
                <w:rFonts w:ascii="Calibri" w:hAnsi="Calibri"/>
                <w:sz w:val="18"/>
                <w:szCs w:val="18"/>
              </w:rPr>
              <w:t>06</w:t>
            </w:r>
          </w:p>
        </w:tc>
        <w:tc>
          <w:tcPr>
            <w:tcW w:w="1734" w:type="dxa"/>
            <w:gridSpan w:val="2"/>
            <w:tcBorders>
              <w:top w:val="single" w:sz="4" w:space="0" w:color="auto"/>
              <w:bottom w:val="single" w:sz="4" w:space="0" w:color="auto"/>
            </w:tcBorders>
            <w:shd w:val="clear" w:color="auto" w:fill="auto"/>
            <w:vAlign w:val="bottom"/>
          </w:tcPr>
          <w:p w14:paraId="154806CE" w14:textId="362B1038" w:rsidR="00C3457A" w:rsidRPr="003E3A17" w:rsidRDefault="00C3457A" w:rsidP="009A3260">
            <w:pPr>
              <w:keepNext/>
              <w:jc w:val="center"/>
              <w:rPr>
                <w:rFonts w:ascii="Calibri" w:hAnsi="Calibri"/>
                <w:sz w:val="18"/>
                <w:szCs w:val="18"/>
              </w:rPr>
            </w:pPr>
            <w:r>
              <w:rPr>
                <w:rFonts w:ascii="Calibri" w:hAnsi="Calibri"/>
                <w:sz w:val="18"/>
                <w:szCs w:val="18"/>
              </w:rPr>
              <w:t>07</w:t>
            </w:r>
          </w:p>
        </w:tc>
        <w:tc>
          <w:tcPr>
            <w:tcW w:w="1734" w:type="dxa"/>
            <w:gridSpan w:val="2"/>
            <w:tcBorders>
              <w:top w:val="single" w:sz="4" w:space="0" w:color="auto"/>
              <w:bottom w:val="single" w:sz="4" w:space="0" w:color="auto"/>
            </w:tcBorders>
            <w:shd w:val="clear" w:color="auto" w:fill="auto"/>
            <w:vAlign w:val="bottom"/>
          </w:tcPr>
          <w:p w14:paraId="154806CF" w14:textId="2D1A1694" w:rsidR="00C3457A" w:rsidRPr="003E3A17" w:rsidRDefault="00C3457A" w:rsidP="009A3260">
            <w:pPr>
              <w:keepNext/>
              <w:jc w:val="center"/>
              <w:rPr>
                <w:rFonts w:ascii="Calibri" w:hAnsi="Calibri"/>
                <w:sz w:val="18"/>
                <w:szCs w:val="18"/>
              </w:rPr>
            </w:pPr>
            <w:r>
              <w:rPr>
                <w:rFonts w:ascii="Calibri" w:hAnsi="Calibri"/>
                <w:sz w:val="18"/>
                <w:szCs w:val="18"/>
              </w:rPr>
              <w:t>08</w:t>
            </w:r>
          </w:p>
        </w:tc>
        <w:tc>
          <w:tcPr>
            <w:tcW w:w="694" w:type="dxa"/>
            <w:tcBorders>
              <w:top w:val="single" w:sz="4" w:space="0" w:color="auto"/>
              <w:bottom w:val="single" w:sz="4" w:space="0" w:color="auto"/>
            </w:tcBorders>
            <w:shd w:val="clear" w:color="auto" w:fill="auto"/>
            <w:vAlign w:val="bottom"/>
          </w:tcPr>
          <w:p w14:paraId="154806D0" w14:textId="5CE0E443" w:rsidR="00C3457A" w:rsidRPr="003E3A17" w:rsidDel="00662B11" w:rsidRDefault="00C3457A" w:rsidP="009A3260">
            <w:pPr>
              <w:keepNext/>
              <w:jc w:val="center"/>
              <w:rPr>
                <w:rFonts w:ascii="Calibri" w:hAnsi="Calibri"/>
                <w:sz w:val="18"/>
                <w:szCs w:val="18"/>
              </w:rPr>
            </w:pPr>
            <w:r>
              <w:rPr>
                <w:rFonts w:ascii="Calibri" w:hAnsi="Calibri"/>
                <w:sz w:val="18"/>
                <w:szCs w:val="18"/>
              </w:rPr>
              <w:t>09</w:t>
            </w:r>
          </w:p>
        </w:tc>
        <w:tc>
          <w:tcPr>
            <w:tcW w:w="694" w:type="dxa"/>
            <w:tcBorders>
              <w:top w:val="single" w:sz="4" w:space="0" w:color="auto"/>
              <w:bottom w:val="single" w:sz="4" w:space="0" w:color="auto"/>
            </w:tcBorders>
            <w:shd w:val="clear" w:color="auto" w:fill="auto"/>
            <w:vAlign w:val="bottom"/>
          </w:tcPr>
          <w:p w14:paraId="154806D1" w14:textId="3AA1B688" w:rsidR="00C3457A" w:rsidRPr="003E3A17" w:rsidRDefault="00C3457A" w:rsidP="009A3260">
            <w:pPr>
              <w:keepNext/>
              <w:jc w:val="center"/>
              <w:rPr>
                <w:rFonts w:ascii="Calibri" w:hAnsi="Calibri"/>
                <w:sz w:val="18"/>
                <w:szCs w:val="18"/>
              </w:rPr>
            </w:pPr>
            <w:r>
              <w:rPr>
                <w:rFonts w:ascii="Calibri" w:hAnsi="Calibri"/>
                <w:sz w:val="18"/>
                <w:szCs w:val="18"/>
              </w:rPr>
              <w:t>10</w:t>
            </w:r>
          </w:p>
        </w:tc>
        <w:tc>
          <w:tcPr>
            <w:tcW w:w="1820" w:type="dxa"/>
            <w:gridSpan w:val="2"/>
            <w:tcBorders>
              <w:top w:val="single" w:sz="4" w:space="0" w:color="auto"/>
              <w:bottom w:val="single" w:sz="4" w:space="0" w:color="auto"/>
            </w:tcBorders>
            <w:shd w:val="clear" w:color="auto" w:fill="auto"/>
            <w:vAlign w:val="bottom"/>
          </w:tcPr>
          <w:p w14:paraId="154806D2" w14:textId="68E4513A" w:rsidR="00C3457A" w:rsidRPr="003E3A17" w:rsidRDefault="00C3457A" w:rsidP="009A3260">
            <w:pPr>
              <w:keepNext/>
              <w:jc w:val="center"/>
              <w:rPr>
                <w:rFonts w:ascii="Calibri" w:hAnsi="Calibri"/>
                <w:sz w:val="18"/>
                <w:szCs w:val="18"/>
              </w:rPr>
            </w:pPr>
            <w:r>
              <w:rPr>
                <w:rFonts w:ascii="Calibri" w:hAnsi="Calibri"/>
                <w:sz w:val="18"/>
                <w:szCs w:val="18"/>
              </w:rPr>
              <w:t>11</w:t>
            </w:r>
          </w:p>
        </w:tc>
        <w:tc>
          <w:tcPr>
            <w:tcW w:w="1897" w:type="dxa"/>
            <w:gridSpan w:val="2"/>
            <w:tcBorders>
              <w:top w:val="single" w:sz="4" w:space="0" w:color="auto"/>
              <w:bottom w:val="single" w:sz="4" w:space="0" w:color="auto"/>
              <w:right w:val="single" w:sz="4" w:space="0" w:color="auto"/>
            </w:tcBorders>
            <w:shd w:val="clear" w:color="auto" w:fill="auto"/>
            <w:vAlign w:val="bottom"/>
          </w:tcPr>
          <w:p w14:paraId="154806D3" w14:textId="1A0D0566" w:rsidR="00C3457A" w:rsidRPr="003E3A17" w:rsidRDefault="00C3457A" w:rsidP="009A3260">
            <w:pPr>
              <w:keepNext/>
              <w:jc w:val="center"/>
              <w:rPr>
                <w:rFonts w:ascii="Calibri" w:hAnsi="Calibri"/>
                <w:sz w:val="18"/>
                <w:szCs w:val="18"/>
              </w:rPr>
            </w:pPr>
            <w:r>
              <w:rPr>
                <w:rFonts w:ascii="Calibri" w:hAnsi="Calibri"/>
                <w:sz w:val="18"/>
                <w:szCs w:val="18"/>
              </w:rPr>
              <w:t>12</w:t>
            </w:r>
          </w:p>
        </w:tc>
      </w:tr>
      <w:tr w:rsidR="00C3457A" w:rsidRPr="003E3A17" w14:paraId="154806DC" w14:textId="77777777" w:rsidTr="00C3457A">
        <w:trPr>
          <w:trHeight w:val="252"/>
        </w:trPr>
        <w:tc>
          <w:tcPr>
            <w:tcW w:w="738" w:type="dxa"/>
            <w:vMerge w:val="restart"/>
            <w:tcBorders>
              <w:top w:val="single" w:sz="4" w:space="0" w:color="auto"/>
              <w:left w:val="single" w:sz="4" w:space="0" w:color="auto"/>
              <w:bottom w:val="single" w:sz="4" w:space="0" w:color="auto"/>
            </w:tcBorders>
            <w:shd w:val="clear" w:color="auto" w:fill="auto"/>
            <w:vAlign w:val="bottom"/>
          </w:tcPr>
          <w:p w14:paraId="154806D5" w14:textId="77777777" w:rsidR="00C3457A" w:rsidRPr="003E3A17" w:rsidRDefault="00C3457A" w:rsidP="009A3260">
            <w:pPr>
              <w:keepNext/>
              <w:jc w:val="center"/>
              <w:rPr>
                <w:rFonts w:ascii="Calibri" w:hAnsi="Calibri"/>
                <w:sz w:val="18"/>
                <w:szCs w:val="18"/>
              </w:rPr>
            </w:pPr>
            <w:r w:rsidRPr="003E3A17">
              <w:rPr>
                <w:rFonts w:ascii="Calibri" w:hAnsi="Calibri"/>
                <w:sz w:val="18"/>
                <w:szCs w:val="18"/>
              </w:rPr>
              <w:t>Tag/ID</w:t>
            </w:r>
          </w:p>
        </w:tc>
        <w:tc>
          <w:tcPr>
            <w:tcW w:w="810" w:type="dxa"/>
            <w:vMerge w:val="restart"/>
            <w:tcBorders>
              <w:top w:val="single" w:sz="4" w:space="0" w:color="auto"/>
              <w:bottom w:val="single" w:sz="4" w:space="0" w:color="auto"/>
            </w:tcBorders>
            <w:shd w:val="clear" w:color="auto" w:fill="auto"/>
            <w:vAlign w:val="bottom"/>
          </w:tcPr>
          <w:p w14:paraId="154806D6" w14:textId="77777777" w:rsidR="00C3457A" w:rsidRPr="003E3A17" w:rsidRDefault="00C3457A" w:rsidP="009A3260">
            <w:pPr>
              <w:keepNext/>
              <w:jc w:val="center"/>
              <w:rPr>
                <w:rFonts w:ascii="Calibri" w:hAnsi="Calibri"/>
                <w:sz w:val="18"/>
                <w:szCs w:val="18"/>
              </w:rPr>
            </w:pPr>
            <w:r w:rsidRPr="003E3A17">
              <w:rPr>
                <w:rFonts w:ascii="Calibri" w:hAnsi="Calibri"/>
                <w:sz w:val="18"/>
                <w:szCs w:val="18"/>
              </w:rPr>
              <w:t>Walls Above Grade</w:t>
            </w:r>
          </w:p>
        </w:tc>
        <w:tc>
          <w:tcPr>
            <w:tcW w:w="1342" w:type="dxa"/>
            <w:vMerge w:val="restart"/>
            <w:tcBorders>
              <w:top w:val="single" w:sz="4" w:space="0" w:color="auto"/>
              <w:bottom w:val="single" w:sz="4" w:space="0" w:color="auto"/>
            </w:tcBorders>
            <w:shd w:val="clear" w:color="auto" w:fill="auto"/>
            <w:vAlign w:val="bottom"/>
          </w:tcPr>
          <w:p w14:paraId="154806D7" w14:textId="77777777" w:rsidR="00C3457A" w:rsidRPr="003E3A17" w:rsidRDefault="00C3457A" w:rsidP="009A3260">
            <w:pPr>
              <w:keepNext/>
              <w:jc w:val="center"/>
              <w:rPr>
                <w:rFonts w:ascii="Calibri" w:hAnsi="Calibri"/>
                <w:sz w:val="18"/>
                <w:szCs w:val="18"/>
              </w:rPr>
            </w:pPr>
            <w:r w:rsidRPr="003E3A17">
              <w:rPr>
                <w:rFonts w:ascii="Calibri" w:hAnsi="Calibri"/>
                <w:sz w:val="18"/>
                <w:szCs w:val="18"/>
              </w:rPr>
              <w:t>Mass Type</w:t>
            </w:r>
          </w:p>
        </w:tc>
        <w:tc>
          <w:tcPr>
            <w:tcW w:w="1156" w:type="dxa"/>
            <w:vMerge w:val="restart"/>
            <w:tcBorders>
              <w:top w:val="single" w:sz="4" w:space="0" w:color="auto"/>
              <w:bottom w:val="single" w:sz="4" w:space="0" w:color="auto"/>
            </w:tcBorders>
            <w:shd w:val="clear" w:color="auto" w:fill="auto"/>
            <w:vAlign w:val="bottom"/>
          </w:tcPr>
          <w:p w14:paraId="154806D8" w14:textId="77777777" w:rsidR="00C3457A" w:rsidRPr="003E3A17" w:rsidRDefault="00C3457A" w:rsidP="009A3260">
            <w:pPr>
              <w:keepNext/>
              <w:jc w:val="center"/>
              <w:rPr>
                <w:rFonts w:ascii="Calibri" w:hAnsi="Calibri"/>
                <w:sz w:val="18"/>
                <w:szCs w:val="18"/>
              </w:rPr>
            </w:pPr>
            <w:r w:rsidRPr="003E3A17">
              <w:rPr>
                <w:rFonts w:ascii="Calibri" w:hAnsi="Calibri"/>
                <w:sz w:val="18"/>
                <w:szCs w:val="18"/>
              </w:rPr>
              <w:t>Mass Thickness (inches)</w:t>
            </w:r>
          </w:p>
        </w:tc>
        <w:tc>
          <w:tcPr>
            <w:tcW w:w="1052" w:type="dxa"/>
            <w:vMerge w:val="restart"/>
            <w:tcBorders>
              <w:top w:val="single" w:sz="4" w:space="0" w:color="auto"/>
              <w:bottom w:val="single" w:sz="4" w:space="0" w:color="auto"/>
            </w:tcBorders>
            <w:shd w:val="clear" w:color="auto" w:fill="auto"/>
            <w:vAlign w:val="bottom"/>
          </w:tcPr>
          <w:p w14:paraId="154806D9" w14:textId="76700236" w:rsidR="00C3457A" w:rsidRPr="003E3A17" w:rsidRDefault="00C3457A" w:rsidP="009A3260">
            <w:pPr>
              <w:keepNext/>
              <w:jc w:val="center"/>
              <w:rPr>
                <w:rFonts w:ascii="Calibri" w:hAnsi="Calibri"/>
                <w:sz w:val="18"/>
                <w:szCs w:val="18"/>
              </w:rPr>
            </w:pPr>
            <w:r>
              <w:rPr>
                <w:rFonts w:ascii="Calibri" w:hAnsi="Calibri"/>
                <w:sz w:val="18"/>
                <w:szCs w:val="18"/>
              </w:rPr>
              <w:t xml:space="preserve">Interior </w:t>
            </w:r>
            <w:r w:rsidRPr="003E3A17">
              <w:rPr>
                <w:rFonts w:ascii="Calibri" w:hAnsi="Calibri"/>
                <w:sz w:val="18"/>
                <w:szCs w:val="18"/>
              </w:rPr>
              <w:t>Furring Strip Thickness (inches)</w:t>
            </w:r>
          </w:p>
        </w:tc>
        <w:tc>
          <w:tcPr>
            <w:tcW w:w="951" w:type="dxa"/>
            <w:vMerge w:val="restart"/>
            <w:tcBorders>
              <w:top w:val="single" w:sz="4" w:space="0" w:color="auto"/>
            </w:tcBorders>
            <w:vAlign w:val="bottom"/>
          </w:tcPr>
          <w:p w14:paraId="10517457" w14:textId="52A0096E" w:rsidR="00C3457A" w:rsidRPr="00C3457A" w:rsidRDefault="00C3457A" w:rsidP="00C3457A">
            <w:pPr>
              <w:keepNext/>
              <w:jc w:val="center"/>
              <w:rPr>
                <w:rFonts w:ascii="Calibri" w:hAnsi="Calibri"/>
                <w:sz w:val="18"/>
                <w:szCs w:val="18"/>
              </w:rPr>
            </w:pPr>
            <w:r>
              <w:rPr>
                <w:rFonts w:ascii="Calibri" w:hAnsi="Calibri"/>
                <w:sz w:val="18"/>
                <w:szCs w:val="18"/>
              </w:rPr>
              <w:t>Exterior Furring Strip Thickness (inches)</w:t>
            </w:r>
          </w:p>
        </w:tc>
        <w:tc>
          <w:tcPr>
            <w:tcW w:w="4856" w:type="dxa"/>
            <w:gridSpan w:val="6"/>
            <w:tcBorders>
              <w:top w:val="single" w:sz="4" w:space="0" w:color="auto"/>
              <w:bottom w:val="single" w:sz="4" w:space="0" w:color="auto"/>
            </w:tcBorders>
            <w:shd w:val="clear" w:color="auto" w:fill="auto"/>
            <w:vAlign w:val="bottom"/>
          </w:tcPr>
          <w:p w14:paraId="154806DA" w14:textId="693423E2" w:rsidR="00C3457A" w:rsidRPr="00E77A45" w:rsidRDefault="00C3457A" w:rsidP="009A3260">
            <w:pPr>
              <w:keepNext/>
              <w:jc w:val="center"/>
              <w:rPr>
                <w:rFonts w:ascii="Calibri" w:hAnsi="Calibri"/>
                <w:b/>
                <w:sz w:val="18"/>
                <w:szCs w:val="18"/>
              </w:rPr>
            </w:pPr>
            <w:r w:rsidRPr="00E77A45">
              <w:rPr>
                <w:rFonts w:ascii="Calibri" w:hAnsi="Calibri"/>
                <w:b/>
                <w:sz w:val="18"/>
                <w:szCs w:val="18"/>
              </w:rPr>
              <w:t>Proposed</w:t>
            </w:r>
          </w:p>
        </w:tc>
        <w:tc>
          <w:tcPr>
            <w:tcW w:w="3717" w:type="dxa"/>
            <w:gridSpan w:val="4"/>
            <w:tcBorders>
              <w:top w:val="single" w:sz="4" w:space="0" w:color="auto"/>
              <w:bottom w:val="single" w:sz="4" w:space="0" w:color="auto"/>
              <w:right w:val="single" w:sz="4" w:space="0" w:color="auto"/>
            </w:tcBorders>
            <w:shd w:val="clear" w:color="auto" w:fill="auto"/>
            <w:vAlign w:val="bottom"/>
          </w:tcPr>
          <w:p w14:paraId="154806DB" w14:textId="77777777" w:rsidR="00C3457A" w:rsidRPr="00E77A45" w:rsidRDefault="00C3457A" w:rsidP="009A3260">
            <w:pPr>
              <w:keepNext/>
              <w:jc w:val="center"/>
              <w:rPr>
                <w:rFonts w:ascii="Calibri" w:hAnsi="Calibri"/>
                <w:b/>
                <w:sz w:val="18"/>
                <w:szCs w:val="18"/>
              </w:rPr>
            </w:pPr>
            <w:r w:rsidRPr="00E77A45">
              <w:rPr>
                <w:rFonts w:ascii="Calibri" w:hAnsi="Calibri"/>
                <w:b/>
                <w:sz w:val="18"/>
                <w:szCs w:val="18"/>
              </w:rPr>
              <w:t>Required</w:t>
            </w:r>
            <w:r w:rsidRPr="00E77A45" w:rsidDel="0057479D">
              <w:rPr>
                <w:rFonts w:ascii="Calibri" w:hAnsi="Calibri"/>
                <w:b/>
                <w:sz w:val="18"/>
                <w:szCs w:val="18"/>
              </w:rPr>
              <w:t xml:space="preserve"> </w:t>
            </w:r>
          </w:p>
        </w:tc>
      </w:tr>
      <w:tr w:rsidR="00C3457A" w:rsidRPr="003E3A17" w14:paraId="154806E8" w14:textId="77777777" w:rsidTr="00C3457A">
        <w:trPr>
          <w:trHeight w:val="377"/>
        </w:trPr>
        <w:tc>
          <w:tcPr>
            <w:tcW w:w="738" w:type="dxa"/>
            <w:vMerge/>
            <w:tcBorders>
              <w:top w:val="single" w:sz="4" w:space="0" w:color="auto"/>
              <w:left w:val="single" w:sz="4" w:space="0" w:color="auto"/>
              <w:bottom w:val="single" w:sz="4" w:space="0" w:color="auto"/>
            </w:tcBorders>
            <w:shd w:val="clear" w:color="auto" w:fill="auto"/>
            <w:vAlign w:val="bottom"/>
          </w:tcPr>
          <w:p w14:paraId="154806DD" w14:textId="77777777" w:rsidR="00C3457A" w:rsidRPr="003E3A17" w:rsidRDefault="00C3457A" w:rsidP="009A3260">
            <w:pPr>
              <w:keepNext/>
              <w:jc w:val="center"/>
              <w:rPr>
                <w:rFonts w:ascii="Calibri" w:hAnsi="Calibri"/>
                <w:sz w:val="18"/>
                <w:szCs w:val="18"/>
              </w:rPr>
            </w:pPr>
          </w:p>
        </w:tc>
        <w:tc>
          <w:tcPr>
            <w:tcW w:w="810" w:type="dxa"/>
            <w:vMerge/>
            <w:tcBorders>
              <w:top w:val="single" w:sz="4" w:space="0" w:color="auto"/>
              <w:bottom w:val="single" w:sz="4" w:space="0" w:color="auto"/>
            </w:tcBorders>
            <w:shd w:val="clear" w:color="auto" w:fill="auto"/>
            <w:vAlign w:val="bottom"/>
          </w:tcPr>
          <w:p w14:paraId="154806DE" w14:textId="77777777" w:rsidR="00C3457A" w:rsidRPr="003E3A17" w:rsidRDefault="00C3457A" w:rsidP="009A3260">
            <w:pPr>
              <w:keepNext/>
              <w:jc w:val="center"/>
              <w:rPr>
                <w:rFonts w:ascii="Calibri" w:hAnsi="Calibri"/>
                <w:sz w:val="18"/>
                <w:szCs w:val="18"/>
              </w:rPr>
            </w:pPr>
          </w:p>
        </w:tc>
        <w:tc>
          <w:tcPr>
            <w:tcW w:w="1342" w:type="dxa"/>
            <w:vMerge/>
            <w:tcBorders>
              <w:top w:val="single" w:sz="4" w:space="0" w:color="auto"/>
              <w:bottom w:val="single" w:sz="4" w:space="0" w:color="auto"/>
            </w:tcBorders>
            <w:shd w:val="clear" w:color="auto" w:fill="auto"/>
            <w:vAlign w:val="bottom"/>
          </w:tcPr>
          <w:p w14:paraId="154806DF" w14:textId="77777777" w:rsidR="00C3457A" w:rsidRPr="003E3A17" w:rsidRDefault="00C3457A" w:rsidP="009A3260">
            <w:pPr>
              <w:keepNext/>
              <w:jc w:val="center"/>
              <w:rPr>
                <w:rFonts w:ascii="Calibri" w:hAnsi="Calibri"/>
                <w:sz w:val="18"/>
                <w:szCs w:val="18"/>
              </w:rPr>
            </w:pPr>
          </w:p>
        </w:tc>
        <w:tc>
          <w:tcPr>
            <w:tcW w:w="1156" w:type="dxa"/>
            <w:vMerge/>
            <w:tcBorders>
              <w:top w:val="single" w:sz="4" w:space="0" w:color="auto"/>
              <w:bottom w:val="single" w:sz="4" w:space="0" w:color="auto"/>
            </w:tcBorders>
            <w:shd w:val="clear" w:color="auto" w:fill="auto"/>
            <w:vAlign w:val="bottom"/>
          </w:tcPr>
          <w:p w14:paraId="154806E0" w14:textId="77777777" w:rsidR="00C3457A" w:rsidRPr="003E3A17" w:rsidRDefault="00C3457A" w:rsidP="009A3260">
            <w:pPr>
              <w:keepNext/>
              <w:jc w:val="center"/>
              <w:rPr>
                <w:rFonts w:ascii="Calibri" w:hAnsi="Calibri"/>
                <w:sz w:val="18"/>
                <w:szCs w:val="18"/>
              </w:rPr>
            </w:pPr>
          </w:p>
        </w:tc>
        <w:tc>
          <w:tcPr>
            <w:tcW w:w="1052" w:type="dxa"/>
            <w:vMerge/>
            <w:tcBorders>
              <w:top w:val="single" w:sz="4" w:space="0" w:color="auto"/>
              <w:bottom w:val="single" w:sz="4" w:space="0" w:color="auto"/>
            </w:tcBorders>
            <w:shd w:val="clear" w:color="auto" w:fill="auto"/>
            <w:vAlign w:val="bottom"/>
          </w:tcPr>
          <w:p w14:paraId="154806E1" w14:textId="77777777" w:rsidR="00C3457A" w:rsidRPr="003E3A17" w:rsidRDefault="00C3457A" w:rsidP="009A3260">
            <w:pPr>
              <w:keepNext/>
              <w:jc w:val="center"/>
              <w:rPr>
                <w:rFonts w:ascii="Calibri" w:hAnsi="Calibri"/>
                <w:sz w:val="18"/>
                <w:szCs w:val="18"/>
              </w:rPr>
            </w:pPr>
          </w:p>
        </w:tc>
        <w:tc>
          <w:tcPr>
            <w:tcW w:w="951" w:type="dxa"/>
            <w:vMerge/>
          </w:tcPr>
          <w:p w14:paraId="43495D39" w14:textId="77777777" w:rsidR="00C3457A" w:rsidRPr="003E3A17" w:rsidRDefault="00C3457A" w:rsidP="009A3260">
            <w:pPr>
              <w:keepNext/>
              <w:jc w:val="center"/>
              <w:rPr>
                <w:rFonts w:ascii="Calibri" w:hAnsi="Calibri"/>
                <w:sz w:val="18"/>
                <w:szCs w:val="18"/>
              </w:rPr>
            </w:pPr>
          </w:p>
        </w:tc>
        <w:tc>
          <w:tcPr>
            <w:tcW w:w="1734" w:type="dxa"/>
            <w:gridSpan w:val="2"/>
            <w:tcBorders>
              <w:top w:val="single" w:sz="4" w:space="0" w:color="auto"/>
              <w:bottom w:val="single" w:sz="4" w:space="0" w:color="auto"/>
            </w:tcBorders>
            <w:shd w:val="clear" w:color="auto" w:fill="auto"/>
            <w:vAlign w:val="center"/>
          </w:tcPr>
          <w:p w14:paraId="154806E2" w14:textId="1FE8DBEA" w:rsidR="00C3457A" w:rsidRPr="003E3A17" w:rsidRDefault="00C3457A" w:rsidP="009A3260">
            <w:pPr>
              <w:keepNext/>
              <w:jc w:val="center"/>
              <w:rPr>
                <w:rFonts w:ascii="Calibri" w:hAnsi="Calibri"/>
                <w:sz w:val="18"/>
                <w:szCs w:val="18"/>
              </w:rPr>
            </w:pPr>
            <w:r w:rsidRPr="003E3A17">
              <w:rPr>
                <w:rFonts w:ascii="Calibri" w:hAnsi="Calibri"/>
                <w:sz w:val="18"/>
                <w:szCs w:val="18"/>
              </w:rPr>
              <w:t>Interior Insulation</w:t>
            </w:r>
          </w:p>
        </w:tc>
        <w:tc>
          <w:tcPr>
            <w:tcW w:w="1734" w:type="dxa"/>
            <w:gridSpan w:val="2"/>
            <w:tcBorders>
              <w:top w:val="single" w:sz="4" w:space="0" w:color="auto"/>
              <w:bottom w:val="single" w:sz="4" w:space="0" w:color="auto"/>
            </w:tcBorders>
            <w:shd w:val="clear" w:color="auto" w:fill="auto"/>
            <w:vAlign w:val="center"/>
          </w:tcPr>
          <w:p w14:paraId="154806E3" w14:textId="77777777" w:rsidR="00C3457A" w:rsidRPr="003E3A17" w:rsidRDefault="00C3457A" w:rsidP="009A3260">
            <w:pPr>
              <w:keepNext/>
              <w:jc w:val="center"/>
              <w:rPr>
                <w:rFonts w:ascii="Calibri" w:hAnsi="Calibri"/>
                <w:sz w:val="18"/>
                <w:szCs w:val="18"/>
              </w:rPr>
            </w:pPr>
            <w:r w:rsidRPr="003E3A17">
              <w:rPr>
                <w:rFonts w:ascii="Calibri" w:hAnsi="Calibri"/>
                <w:sz w:val="18"/>
                <w:szCs w:val="18"/>
              </w:rPr>
              <w:t>Exterior Insulation</w:t>
            </w:r>
          </w:p>
        </w:tc>
        <w:tc>
          <w:tcPr>
            <w:tcW w:w="1388" w:type="dxa"/>
            <w:gridSpan w:val="2"/>
            <w:tcBorders>
              <w:top w:val="single" w:sz="4" w:space="0" w:color="auto"/>
              <w:bottom w:val="single" w:sz="4" w:space="0" w:color="auto"/>
            </w:tcBorders>
            <w:shd w:val="clear" w:color="auto" w:fill="auto"/>
            <w:vAlign w:val="center"/>
          </w:tcPr>
          <w:p w14:paraId="154806E5" w14:textId="77777777" w:rsidR="00C3457A" w:rsidRPr="003E3A17" w:rsidRDefault="00C3457A" w:rsidP="009A3260">
            <w:pPr>
              <w:keepNext/>
              <w:jc w:val="center"/>
              <w:rPr>
                <w:rFonts w:ascii="Calibri" w:hAnsi="Calibri"/>
                <w:sz w:val="18"/>
                <w:szCs w:val="18"/>
              </w:rPr>
            </w:pPr>
            <w:r w:rsidRPr="003E3A17">
              <w:rPr>
                <w:rFonts w:ascii="Calibri" w:hAnsi="Calibri"/>
                <w:sz w:val="18"/>
                <w:szCs w:val="18"/>
              </w:rPr>
              <w:t>Appendix JA4</w:t>
            </w:r>
            <w:r>
              <w:rPr>
                <w:rFonts w:ascii="Calibri" w:hAnsi="Calibri"/>
                <w:sz w:val="18"/>
                <w:szCs w:val="18"/>
              </w:rPr>
              <w:t xml:space="preserve"> Reference</w:t>
            </w:r>
          </w:p>
        </w:tc>
        <w:tc>
          <w:tcPr>
            <w:tcW w:w="1820" w:type="dxa"/>
            <w:gridSpan w:val="2"/>
            <w:tcBorders>
              <w:top w:val="single" w:sz="4" w:space="0" w:color="auto"/>
              <w:bottom w:val="single" w:sz="4" w:space="0" w:color="auto"/>
            </w:tcBorders>
            <w:shd w:val="clear" w:color="auto" w:fill="auto"/>
            <w:vAlign w:val="center"/>
          </w:tcPr>
          <w:p w14:paraId="154806E6" w14:textId="77777777" w:rsidR="00C3457A" w:rsidRPr="003E3A17" w:rsidRDefault="00C3457A" w:rsidP="009A3260">
            <w:pPr>
              <w:keepNext/>
              <w:jc w:val="center"/>
              <w:rPr>
                <w:rFonts w:ascii="Calibri" w:hAnsi="Calibri"/>
                <w:sz w:val="18"/>
                <w:szCs w:val="18"/>
              </w:rPr>
            </w:pPr>
            <w:r w:rsidRPr="003E3A17">
              <w:rPr>
                <w:rFonts w:ascii="Calibri" w:hAnsi="Calibri"/>
                <w:sz w:val="18"/>
                <w:szCs w:val="18"/>
              </w:rPr>
              <w:t>Interior Insulation</w:t>
            </w:r>
          </w:p>
        </w:tc>
        <w:tc>
          <w:tcPr>
            <w:tcW w:w="1897" w:type="dxa"/>
            <w:gridSpan w:val="2"/>
            <w:tcBorders>
              <w:top w:val="single" w:sz="4" w:space="0" w:color="auto"/>
              <w:bottom w:val="single" w:sz="4" w:space="0" w:color="auto"/>
              <w:right w:val="single" w:sz="4" w:space="0" w:color="auto"/>
            </w:tcBorders>
            <w:shd w:val="clear" w:color="auto" w:fill="auto"/>
            <w:vAlign w:val="center"/>
          </w:tcPr>
          <w:p w14:paraId="154806E7" w14:textId="77777777" w:rsidR="00C3457A" w:rsidRPr="003E3A17" w:rsidRDefault="00C3457A" w:rsidP="009A3260">
            <w:pPr>
              <w:keepNext/>
              <w:jc w:val="center"/>
              <w:rPr>
                <w:rFonts w:ascii="Calibri" w:hAnsi="Calibri"/>
                <w:sz w:val="18"/>
                <w:szCs w:val="18"/>
              </w:rPr>
            </w:pPr>
            <w:r w:rsidRPr="003E3A17">
              <w:rPr>
                <w:rFonts w:ascii="Calibri" w:hAnsi="Calibri"/>
                <w:sz w:val="18"/>
                <w:szCs w:val="18"/>
              </w:rPr>
              <w:t>Exterior Insulation</w:t>
            </w:r>
          </w:p>
        </w:tc>
      </w:tr>
      <w:tr w:rsidR="00C3457A" w:rsidRPr="003E3A17" w14:paraId="154806F8" w14:textId="77777777" w:rsidTr="00C3457A">
        <w:trPr>
          <w:trHeight w:val="402"/>
        </w:trPr>
        <w:tc>
          <w:tcPr>
            <w:tcW w:w="738" w:type="dxa"/>
            <w:vMerge/>
            <w:tcBorders>
              <w:top w:val="single" w:sz="4" w:space="0" w:color="auto"/>
              <w:left w:val="single" w:sz="4" w:space="0" w:color="auto"/>
              <w:bottom w:val="single" w:sz="4" w:space="0" w:color="auto"/>
            </w:tcBorders>
            <w:shd w:val="clear" w:color="auto" w:fill="auto"/>
            <w:vAlign w:val="bottom"/>
          </w:tcPr>
          <w:p w14:paraId="154806E9" w14:textId="77777777" w:rsidR="00C3457A" w:rsidRPr="003E3A17" w:rsidRDefault="00C3457A" w:rsidP="009A3260">
            <w:pPr>
              <w:keepNext/>
              <w:jc w:val="center"/>
              <w:rPr>
                <w:rFonts w:ascii="Calibri" w:hAnsi="Calibri"/>
                <w:sz w:val="18"/>
                <w:szCs w:val="18"/>
              </w:rPr>
            </w:pPr>
          </w:p>
        </w:tc>
        <w:tc>
          <w:tcPr>
            <w:tcW w:w="810" w:type="dxa"/>
            <w:vMerge/>
            <w:tcBorders>
              <w:top w:val="single" w:sz="4" w:space="0" w:color="auto"/>
              <w:bottom w:val="single" w:sz="4" w:space="0" w:color="auto"/>
            </w:tcBorders>
            <w:shd w:val="clear" w:color="auto" w:fill="auto"/>
            <w:vAlign w:val="bottom"/>
          </w:tcPr>
          <w:p w14:paraId="154806EA" w14:textId="77777777" w:rsidR="00C3457A" w:rsidRPr="003E3A17" w:rsidRDefault="00C3457A" w:rsidP="009A3260">
            <w:pPr>
              <w:keepNext/>
              <w:jc w:val="center"/>
              <w:rPr>
                <w:rFonts w:ascii="Calibri" w:hAnsi="Calibri"/>
                <w:sz w:val="18"/>
                <w:szCs w:val="18"/>
              </w:rPr>
            </w:pPr>
          </w:p>
        </w:tc>
        <w:tc>
          <w:tcPr>
            <w:tcW w:w="1342" w:type="dxa"/>
            <w:vMerge/>
            <w:tcBorders>
              <w:top w:val="single" w:sz="4" w:space="0" w:color="auto"/>
              <w:bottom w:val="single" w:sz="4" w:space="0" w:color="auto"/>
            </w:tcBorders>
            <w:shd w:val="clear" w:color="auto" w:fill="auto"/>
            <w:vAlign w:val="bottom"/>
          </w:tcPr>
          <w:p w14:paraId="154806EB" w14:textId="77777777" w:rsidR="00C3457A" w:rsidRPr="003E3A17" w:rsidRDefault="00C3457A" w:rsidP="009A3260">
            <w:pPr>
              <w:keepNext/>
              <w:jc w:val="center"/>
              <w:rPr>
                <w:rFonts w:ascii="Calibri" w:hAnsi="Calibri"/>
                <w:sz w:val="18"/>
                <w:szCs w:val="18"/>
              </w:rPr>
            </w:pPr>
          </w:p>
        </w:tc>
        <w:tc>
          <w:tcPr>
            <w:tcW w:w="1156" w:type="dxa"/>
            <w:vMerge/>
            <w:tcBorders>
              <w:top w:val="single" w:sz="4" w:space="0" w:color="auto"/>
              <w:bottom w:val="single" w:sz="4" w:space="0" w:color="auto"/>
            </w:tcBorders>
            <w:shd w:val="clear" w:color="auto" w:fill="auto"/>
            <w:vAlign w:val="bottom"/>
          </w:tcPr>
          <w:p w14:paraId="154806EC" w14:textId="77777777" w:rsidR="00C3457A" w:rsidRPr="003E3A17" w:rsidRDefault="00C3457A" w:rsidP="009A3260">
            <w:pPr>
              <w:keepNext/>
              <w:jc w:val="center"/>
              <w:rPr>
                <w:rFonts w:ascii="Calibri" w:hAnsi="Calibri"/>
                <w:sz w:val="18"/>
                <w:szCs w:val="18"/>
              </w:rPr>
            </w:pPr>
          </w:p>
        </w:tc>
        <w:tc>
          <w:tcPr>
            <w:tcW w:w="1052" w:type="dxa"/>
            <w:vMerge/>
            <w:tcBorders>
              <w:top w:val="single" w:sz="4" w:space="0" w:color="auto"/>
              <w:bottom w:val="single" w:sz="4" w:space="0" w:color="auto"/>
            </w:tcBorders>
            <w:shd w:val="clear" w:color="auto" w:fill="auto"/>
            <w:vAlign w:val="bottom"/>
          </w:tcPr>
          <w:p w14:paraId="154806ED" w14:textId="77777777" w:rsidR="00C3457A" w:rsidRPr="003E3A17" w:rsidRDefault="00C3457A" w:rsidP="009A3260">
            <w:pPr>
              <w:keepNext/>
              <w:jc w:val="center"/>
              <w:rPr>
                <w:rFonts w:ascii="Calibri" w:hAnsi="Calibri"/>
                <w:sz w:val="18"/>
                <w:szCs w:val="18"/>
              </w:rPr>
            </w:pPr>
          </w:p>
        </w:tc>
        <w:tc>
          <w:tcPr>
            <w:tcW w:w="951" w:type="dxa"/>
            <w:vMerge/>
            <w:tcBorders>
              <w:bottom w:val="single" w:sz="4" w:space="0" w:color="auto"/>
            </w:tcBorders>
          </w:tcPr>
          <w:p w14:paraId="024F6B06" w14:textId="77777777" w:rsidR="00C3457A" w:rsidRPr="003E3A17" w:rsidRDefault="00C3457A" w:rsidP="009A3260">
            <w:pPr>
              <w:keepNext/>
              <w:jc w:val="center"/>
              <w:rPr>
                <w:rFonts w:ascii="Calibri" w:hAnsi="Calibri"/>
                <w:sz w:val="18"/>
                <w:szCs w:val="18"/>
              </w:rPr>
            </w:pPr>
          </w:p>
        </w:tc>
        <w:tc>
          <w:tcPr>
            <w:tcW w:w="867" w:type="dxa"/>
            <w:tcBorders>
              <w:top w:val="single" w:sz="4" w:space="0" w:color="auto"/>
              <w:bottom w:val="single" w:sz="4" w:space="0" w:color="auto"/>
            </w:tcBorders>
            <w:shd w:val="clear" w:color="auto" w:fill="auto"/>
            <w:vAlign w:val="bottom"/>
          </w:tcPr>
          <w:p w14:paraId="154806EE" w14:textId="708A3CE7" w:rsidR="00C3457A" w:rsidRPr="003E3A17" w:rsidRDefault="00C3457A" w:rsidP="009A3260">
            <w:pPr>
              <w:keepNext/>
              <w:jc w:val="center"/>
              <w:rPr>
                <w:rFonts w:ascii="Calibri" w:hAnsi="Calibri"/>
                <w:sz w:val="18"/>
                <w:szCs w:val="18"/>
              </w:rPr>
            </w:pPr>
            <w:r w:rsidRPr="003E3A17">
              <w:rPr>
                <w:rFonts w:ascii="Calibri" w:hAnsi="Calibri"/>
                <w:sz w:val="18"/>
                <w:szCs w:val="18"/>
              </w:rPr>
              <w:t>R-value</w:t>
            </w:r>
          </w:p>
        </w:tc>
        <w:tc>
          <w:tcPr>
            <w:tcW w:w="867" w:type="dxa"/>
            <w:tcBorders>
              <w:top w:val="single" w:sz="4" w:space="0" w:color="auto"/>
              <w:bottom w:val="single" w:sz="4" w:space="0" w:color="auto"/>
            </w:tcBorders>
            <w:shd w:val="clear" w:color="auto" w:fill="auto"/>
            <w:vAlign w:val="bottom"/>
          </w:tcPr>
          <w:p w14:paraId="154806EF" w14:textId="77777777" w:rsidR="00C3457A" w:rsidRPr="003E3A17" w:rsidRDefault="00C3457A" w:rsidP="009A3260">
            <w:pPr>
              <w:keepNext/>
              <w:jc w:val="center"/>
              <w:rPr>
                <w:rFonts w:ascii="Calibri" w:hAnsi="Calibri"/>
                <w:sz w:val="18"/>
                <w:szCs w:val="18"/>
              </w:rPr>
            </w:pPr>
            <w:r w:rsidRPr="003E3A17">
              <w:rPr>
                <w:rFonts w:ascii="Calibri" w:hAnsi="Calibri"/>
                <w:sz w:val="18"/>
                <w:szCs w:val="18"/>
              </w:rPr>
              <w:t>U-factor</w:t>
            </w:r>
          </w:p>
        </w:tc>
        <w:tc>
          <w:tcPr>
            <w:tcW w:w="867" w:type="dxa"/>
            <w:tcBorders>
              <w:top w:val="single" w:sz="4" w:space="0" w:color="auto"/>
              <w:bottom w:val="single" w:sz="4" w:space="0" w:color="auto"/>
            </w:tcBorders>
            <w:shd w:val="clear" w:color="auto" w:fill="auto"/>
            <w:vAlign w:val="bottom"/>
          </w:tcPr>
          <w:p w14:paraId="154806F0" w14:textId="77777777" w:rsidR="00C3457A" w:rsidRPr="003E3A17" w:rsidRDefault="00C3457A" w:rsidP="009A3260">
            <w:pPr>
              <w:keepNext/>
              <w:jc w:val="center"/>
              <w:rPr>
                <w:rFonts w:ascii="Calibri" w:hAnsi="Calibri"/>
                <w:sz w:val="18"/>
                <w:szCs w:val="18"/>
              </w:rPr>
            </w:pPr>
            <w:r w:rsidRPr="003E3A17">
              <w:rPr>
                <w:rFonts w:ascii="Calibri" w:hAnsi="Calibri"/>
                <w:sz w:val="18"/>
                <w:szCs w:val="18"/>
              </w:rPr>
              <w:t>R-value</w:t>
            </w:r>
          </w:p>
        </w:tc>
        <w:tc>
          <w:tcPr>
            <w:tcW w:w="867" w:type="dxa"/>
            <w:tcBorders>
              <w:top w:val="single" w:sz="4" w:space="0" w:color="auto"/>
              <w:bottom w:val="single" w:sz="4" w:space="0" w:color="auto"/>
            </w:tcBorders>
            <w:shd w:val="clear" w:color="auto" w:fill="auto"/>
            <w:vAlign w:val="bottom"/>
          </w:tcPr>
          <w:p w14:paraId="154806F1" w14:textId="77777777" w:rsidR="00C3457A" w:rsidRPr="003E3A17" w:rsidRDefault="00C3457A" w:rsidP="009A3260">
            <w:pPr>
              <w:keepNext/>
              <w:jc w:val="center"/>
              <w:rPr>
                <w:rFonts w:ascii="Calibri" w:hAnsi="Calibri"/>
                <w:sz w:val="18"/>
                <w:szCs w:val="18"/>
              </w:rPr>
            </w:pPr>
            <w:r w:rsidRPr="003E3A17">
              <w:rPr>
                <w:rFonts w:ascii="Calibri" w:hAnsi="Calibri"/>
                <w:sz w:val="18"/>
                <w:szCs w:val="18"/>
              </w:rPr>
              <w:t>U-factor</w:t>
            </w:r>
          </w:p>
        </w:tc>
        <w:tc>
          <w:tcPr>
            <w:tcW w:w="694" w:type="dxa"/>
            <w:tcBorders>
              <w:top w:val="single" w:sz="4" w:space="0" w:color="auto"/>
              <w:bottom w:val="single" w:sz="4" w:space="0" w:color="auto"/>
            </w:tcBorders>
            <w:shd w:val="clear" w:color="auto" w:fill="auto"/>
            <w:vAlign w:val="bottom"/>
          </w:tcPr>
          <w:p w14:paraId="154806F2" w14:textId="77777777" w:rsidR="00C3457A" w:rsidRPr="003E3A17" w:rsidRDefault="00C3457A" w:rsidP="009A3260">
            <w:pPr>
              <w:keepNext/>
              <w:jc w:val="center"/>
              <w:rPr>
                <w:rFonts w:ascii="Calibri" w:hAnsi="Calibri"/>
                <w:sz w:val="18"/>
                <w:szCs w:val="18"/>
              </w:rPr>
            </w:pPr>
            <w:r>
              <w:rPr>
                <w:rFonts w:ascii="Calibri" w:hAnsi="Calibri"/>
                <w:sz w:val="18"/>
                <w:szCs w:val="18"/>
              </w:rPr>
              <w:t>Table</w:t>
            </w:r>
          </w:p>
        </w:tc>
        <w:tc>
          <w:tcPr>
            <w:tcW w:w="694" w:type="dxa"/>
            <w:tcBorders>
              <w:top w:val="single" w:sz="4" w:space="0" w:color="auto"/>
              <w:bottom w:val="single" w:sz="4" w:space="0" w:color="auto"/>
            </w:tcBorders>
            <w:shd w:val="clear" w:color="auto" w:fill="auto"/>
            <w:vAlign w:val="bottom"/>
          </w:tcPr>
          <w:p w14:paraId="154806F3" w14:textId="77777777" w:rsidR="00C3457A" w:rsidRPr="003E3A17" w:rsidRDefault="00C3457A" w:rsidP="009A3260">
            <w:pPr>
              <w:keepNext/>
              <w:jc w:val="center"/>
              <w:rPr>
                <w:rFonts w:ascii="Calibri" w:hAnsi="Calibri"/>
                <w:sz w:val="18"/>
                <w:szCs w:val="18"/>
              </w:rPr>
            </w:pPr>
            <w:r>
              <w:rPr>
                <w:rFonts w:ascii="Calibri" w:hAnsi="Calibri"/>
                <w:sz w:val="18"/>
                <w:szCs w:val="18"/>
              </w:rPr>
              <w:t>Cell</w:t>
            </w:r>
          </w:p>
        </w:tc>
        <w:tc>
          <w:tcPr>
            <w:tcW w:w="953" w:type="dxa"/>
            <w:tcBorders>
              <w:top w:val="single" w:sz="4" w:space="0" w:color="auto"/>
              <w:bottom w:val="single" w:sz="4" w:space="0" w:color="auto"/>
            </w:tcBorders>
            <w:shd w:val="clear" w:color="auto" w:fill="auto"/>
            <w:vAlign w:val="bottom"/>
          </w:tcPr>
          <w:p w14:paraId="154806F4" w14:textId="77777777" w:rsidR="00C3457A" w:rsidRPr="003E3A17" w:rsidRDefault="00C3457A" w:rsidP="009A3260">
            <w:pPr>
              <w:keepNext/>
              <w:jc w:val="center"/>
              <w:rPr>
                <w:rFonts w:ascii="Calibri" w:hAnsi="Calibri"/>
                <w:sz w:val="18"/>
                <w:szCs w:val="18"/>
              </w:rPr>
            </w:pPr>
            <w:r w:rsidRPr="003E3A17">
              <w:rPr>
                <w:rFonts w:ascii="Calibri" w:hAnsi="Calibri"/>
                <w:sz w:val="18"/>
                <w:szCs w:val="18"/>
              </w:rPr>
              <w:t>R-value</w:t>
            </w:r>
          </w:p>
        </w:tc>
        <w:tc>
          <w:tcPr>
            <w:tcW w:w="867" w:type="dxa"/>
            <w:tcBorders>
              <w:top w:val="single" w:sz="4" w:space="0" w:color="auto"/>
              <w:bottom w:val="single" w:sz="4" w:space="0" w:color="auto"/>
            </w:tcBorders>
            <w:shd w:val="clear" w:color="auto" w:fill="auto"/>
            <w:vAlign w:val="bottom"/>
          </w:tcPr>
          <w:p w14:paraId="154806F5" w14:textId="77777777" w:rsidR="00C3457A" w:rsidRPr="003E3A17" w:rsidRDefault="00C3457A" w:rsidP="009A3260">
            <w:pPr>
              <w:keepNext/>
              <w:jc w:val="center"/>
              <w:rPr>
                <w:rFonts w:ascii="Calibri" w:hAnsi="Calibri"/>
                <w:sz w:val="18"/>
                <w:szCs w:val="18"/>
              </w:rPr>
            </w:pPr>
            <w:r w:rsidRPr="003E3A17">
              <w:rPr>
                <w:rFonts w:ascii="Calibri" w:hAnsi="Calibri"/>
                <w:sz w:val="18"/>
                <w:szCs w:val="18"/>
              </w:rPr>
              <w:t>U-factor</w:t>
            </w:r>
          </w:p>
        </w:tc>
        <w:tc>
          <w:tcPr>
            <w:tcW w:w="867" w:type="dxa"/>
            <w:tcBorders>
              <w:top w:val="single" w:sz="4" w:space="0" w:color="auto"/>
              <w:bottom w:val="single" w:sz="4" w:space="0" w:color="auto"/>
            </w:tcBorders>
            <w:shd w:val="clear" w:color="auto" w:fill="auto"/>
            <w:vAlign w:val="bottom"/>
          </w:tcPr>
          <w:p w14:paraId="154806F6" w14:textId="77777777" w:rsidR="00C3457A" w:rsidRPr="003E3A17" w:rsidRDefault="00C3457A" w:rsidP="009A3260">
            <w:pPr>
              <w:keepNext/>
              <w:jc w:val="center"/>
              <w:rPr>
                <w:rFonts w:ascii="Calibri" w:hAnsi="Calibri"/>
                <w:sz w:val="18"/>
                <w:szCs w:val="18"/>
              </w:rPr>
            </w:pPr>
            <w:r w:rsidRPr="003E3A17">
              <w:rPr>
                <w:rFonts w:ascii="Calibri" w:hAnsi="Calibri"/>
                <w:sz w:val="18"/>
                <w:szCs w:val="18"/>
              </w:rPr>
              <w:t>R-value</w:t>
            </w:r>
          </w:p>
        </w:tc>
        <w:tc>
          <w:tcPr>
            <w:tcW w:w="1030" w:type="dxa"/>
            <w:tcBorders>
              <w:top w:val="single" w:sz="4" w:space="0" w:color="auto"/>
              <w:bottom w:val="single" w:sz="4" w:space="0" w:color="auto"/>
              <w:right w:val="single" w:sz="4" w:space="0" w:color="auto"/>
            </w:tcBorders>
            <w:shd w:val="clear" w:color="auto" w:fill="auto"/>
            <w:vAlign w:val="bottom"/>
          </w:tcPr>
          <w:p w14:paraId="154806F7" w14:textId="77777777" w:rsidR="00C3457A" w:rsidRPr="003E3A17" w:rsidRDefault="00C3457A" w:rsidP="009A3260">
            <w:pPr>
              <w:keepNext/>
              <w:jc w:val="center"/>
              <w:rPr>
                <w:rFonts w:ascii="Calibri" w:hAnsi="Calibri"/>
                <w:sz w:val="18"/>
                <w:szCs w:val="18"/>
              </w:rPr>
            </w:pPr>
            <w:r w:rsidRPr="003E3A17">
              <w:rPr>
                <w:rFonts w:ascii="Calibri" w:hAnsi="Calibri"/>
                <w:sz w:val="18"/>
                <w:szCs w:val="18"/>
              </w:rPr>
              <w:t>U-factor</w:t>
            </w:r>
          </w:p>
        </w:tc>
      </w:tr>
      <w:tr w:rsidR="00C3457A" w:rsidRPr="003E3A17" w14:paraId="15480708" w14:textId="77777777" w:rsidTr="00C3457A">
        <w:trPr>
          <w:trHeight w:val="219"/>
        </w:trPr>
        <w:tc>
          <w:tcPr>
            <w:tcW w:w="738" w:type="dxa"/>
            <w:tcBorders>
              <w:top w:val="single" w:sz="4" w:space="0" w:color="auto"/>
              <w:left w:val="single" w:sz="4" w:space="0" w:color="auto"/>
              <w:bottom w:val="single" w:sz="4" w:space="0" w:color="auto"/>
            </w:tcBorders>
            <w:shd w:val="clear" w:color="auto" w:fill="auto"/>
            <w:vAlign w:val="bottom"/>
          </w:tcPr>
          <w:p w14:paraId="154806F9" w14:textId="77777777" w:rsidR="00C3457A" w:rsidRPr="003E3A17" w:rsidRDefault="00C3457A" w:rsidP="009A3260">
            <w:pPr>
              <w:keepNext/>
              <w:jc w:val="center"/>
              <w:rPr>
                <w:rFonts w:ascii="Calibri" w:hAnsi="Calibri"/>
                <w:sz w:val="18"/>
                <w:szCs w:val="18"/>
              </w:rPr>
            </w:pPr>
          </w:p>
        </w:tc>
        <w:tc>
          <w:tcPr>
            <w:tcW w:w="810" w:type="dxa"/>
            <w:tcBorders>
              <w:top w:val="single" w:sz="4" w:space="0" w:color="auto"/>
              <w:bottom w:val="single" w:sz="4" w:space="0" w:color="auto"/>
            </w:tcBorders>
            <w:shd w:val="clear" w:color="auto" w:fill="auto"/>
            <w:vAlign w:val="bottom"/>
          </w:tcPr>
          <w:p w14:paraId="154806FA" w14:textId="77777777" w:rsidR="00C3457A" w:rsidRPr="003E3A17" w:rsidRDefault="00C3457A" w:rsidP="009A3260">
            <w:pPr>
              <w:keepNext/>
              <w:jc w:val="center"/>
              <w:rPr>
                <w:rFonts w:ascii="Calibri" w:hAnsi="Calibri"/>
                <w:sz w:val="18"/>
                <w:szCs w:val="18"/>
              </w:rPr>
            </w:pPr>
          </w:p>
        </w:tc>
        <w:tc>
          <w:tcPr>
            <w:tcW w:w="1342" w:type="dxa"/>
            <w:tcBorders>
              <w:top w:val="single" w:sz="4" w:space="0" w:color="auto"/>
              <w:bottom w:val="single" w:sz="4" w:space="0" w:color="auto"/>
            </w:tcBorders>
            <w:shd w:val="clear" w:color="auto" w:fill="auto"/>
            <w:vAlign w:val="bottom"/>
          </w:tcPr>
          <w:p w14:paraId="154806FB" w14:textId="77777777" w:rsidR="00C3457A" w:rsidRPr="003E3A17" w:rsidRDefault="00C3457A" w:rsidP="009A3260">
            <w:pPr>
              <w:keepNext/>
              <w:jc w:val="center"/>
              <w:rPr>
                <w:rFonts w:ascii="Calibri" w:hAnsi="Calibri"/>
                <w:sz w:val="18"/>
                <w:szCs w:val="18"/>
              </w:rPr>
            </w:pPr>
          </w:p>
        </w:tc>
        <w:tc>
          <w:tcPr>
            <w:tcW w:w="1156" w:type="dxa"/>
            <w:tcBorders>
              <w:top w:val="single" w:sz="4" w:space="0" w:color="auto"/>
              <w:bottom w:val="single" w:sz="4" w:space="0" w:color="auto"/>
            </w:tcBorders>
            <w:shd w:val="clear" w:color="auto" w:fill="auto"/>
            <w:vAlign w:val="bottom"/>
          </w:tcPr>
          <w:p w14:paraId="154806FC" w14:textId="77777777" w:rsidR="00C3457A" w:rsidRPr="003E3A17" w:rsidRDefault="00C3457A" w:rsidP="009A3260">
            <w:pPr>
              <w:keepNext/>
              <w:jc w:val="center"/>
              <w:rPr>
                <w:rFonts w:ascii="Calibri" w:hAnsi="Calibri"/>
                <w:sz w:val="18"/>
                <w:szCs w:val="18"/>
              </w:rPr>
            </w:pPr>
          </w:p>
        </w:tc>
        <w:tc>
          <w:tcPr>
            <w:tcW w:w="1052" w:type="dxa"/>
            <w:tcBorders>
              <w:top w:val="single" w:sz="4" w:space="0" w:color="auto"/>
              <w:bottom w:val="single" w:sz="4" w:space="0" w:color="auto"/>
            </w:tcBorders>
            <w:shd w:val="clear" w:color="auto" w:fill="auto"/>
            <w:vAlign w:val="bottom"/>
          </w:tcPr>
          <w:p w14:paraId="154806FD" w14:textId="77777777" w:rsidR="00C3457A" w:rsidRPr="003E3A17" w:rsidRDefault="00C3457A" w:rsidP="009A3260">
            <w:pPr>
              <w:keepNext/>
              <w:jc w:val="center"/>
              <w:rPr>
                <w:rFonts w:ascii="Calibri" w:hAnsi="Calibri"/>
                <w:sz w:val="18"/>
                <w:szCs w:val="18"/>
              </w:rPr>
            </w:pPr>
          </w:p>
        </w:tc>
        <w:tc>
          <w:tcPr>
            <w:tcW w:w="951" w:type="dxa"/>
            <w:tcBorders>
              <w:top w:val="single" w:sz="4" w:space="0" w:color="auto"/>
              <w:bottom w:val="single" w:sz="4" w:space="0" w:color="auto"/>
            </w:tcBorders>
          </w:tcPr>
          <w:p w14:paraId="3AF898C6" w14:textId="77777777" w:rsidR="00C3457A" w:rsidRPr="003E3A17" w:rsidRDefault="00C3457A" w:rsidP="009A3260">
            <w:pPr>
              <w:keepNext/>
              <w:jc w:val="center"/>
              <w:rPr>
                <w:rFonts w:ascii="Calibri" w:hAnsi="Calibri"/>
                <w:sz w:val="18"/>
                <w:szCs w:val="18"/>
              </w:rPr>
            </w:pPr>
          </w:p>
        </w:tc>
        <w:tc>
          <w:tcPr>
            <w:tcW w:w="867" w:type="dxa"/>
            <w:tcBorders>
              <w:top w:val="single" w:sz="4" w:space="0" w:color="auto"/>
              <w:bottom w:val="single" w:sz="4" w:space="0" w:color="auto"/>
            </w:tcBorders>
            <w:shd w:val="clear" w:color="auto" w:fill="auto"/>
            <w:vAlign w:val="bottom"/>
          </w:tcPr>
          <w:p w14:paraId="154806FE" w14:textId="3BC97775" w:rsidR="00C3457A" w:rsidRPr="003E3A17" w:rsidRDefault="00C3457A" w:rsidP="009A3260">
            <w:pPr>
              <w:keepNext/>
              <w:jc w:val="center"/>
              <w:rPr>
                <w:rFonts w:ascii="Calibri" w:hAnsi="Calibri"/>
                <w:sz w:val="18"/>
                <w:szCs w:val="18"/>
              </w:rPr>
            </w:pPr>
          </w:p>
        </w:tc>
        <w:tc>
          <w:tcPr>
            <w:tcW w:w="867" w:type="dxa"/>
            <w:tcBorders>
              <w:top w:val="single" w:sz="4" w:space="0" w:color="auto"/>
              <w:bottom w:val="single" w:sz="4" w:space="0" w:color="auto"/>
            </w:tcBorders>
            <w:shd w:val="clear" w:color="auto" w:fill="auto"/>
            <w:vAlign w:val="bottom"/>
          </w:tcPr>
          <w:p w14:paraId="154806FF" w14:textId="77777777" w:rsidR="00C3457A" w:rsidRPr="003E3A17" w:rsidRDefault="00C3457A" w:rsidP="009A3260">
            <w:pPr>
              <w:keepNext/>
              <w:jc w:val="center"/>
              <w:rPr>
                <w:rFonts w:ascii="Calibri" w:hAnsi="Calibri"/>
                <w:sz w:val="18"/>
                <w:szCs w:val="18"/>
              </w:rPr>
            </w:pPr>
          </w:p>
        </w:tc>
        <w:tc>
          <w:tcPr>
            <w:tcW w:w="867" w:type="dxa"/>
            <w:tcBorders>
              <w:top w:val="single" w:sz="4" w:space="0" w:color="auto"/>
              <w:bottom w:val="single" w:sz="4" w:space="0" w:color="auto"/>
            </w:tcBorders>
            <w:shd w:val="clear" w:color="auto" w:fill="auto"/>
            <w:vAlign w:val="bottom"/>
          </w:tcPr>
          <w:p w14:paraId="15480700" w14:textId="77777777" w:rsidR="00C3457A" w:rsidRPr="003E3A17" w:rsidRDefault="00C3457A" w:rsidP="009A3260">
            <w:pPr>
              <w:keepNext/>
              <w:jc w:val="center"/>
              <w:rPr>
                <w:rFonts w:ascii="Calibri" w:hAnsi="Calibri"/>
                <w:sz w:val="18"/>
                <w:szCs w:val="18"/>
              </w:rPr>
            </w:pPr>
          </w:p>
        </w:tc>
        <w:tc>
          <w:tcPr>
            <w:tcW w:w="867" w:type="dxa"/>
            <w:tcBorders>
              <w:top w:val="single" w:sz="4" w:space="0" w:color="auto"/>
              <w:bottom w:val="single" w:sz="4" w:space="0" w:color="auto"/>
            </w:tcBorders>
            <w:shd w:val="clear" w:color="auto" w:fill="auto"/>
            <w:vAlign w:val="bottom"/>
          </w:tcPr>
          <w:p w14:paraId="15480701" w14:textId="77777777" w:rsidR="00C3457A" w:rsidRPr="003E3A17" w:rsidRDefault="00C3457A" w:rsidP="009A3260">
            <w:pPr>
              <w:keepNext/>
              <w:jc w:val="center"/>
              <w:rPr>
                <w:rFonts w:ascii="Calibri" w:hAnsi="Calibri"/>
                <w:sz w:val="18"/>
                <w:szCs w:val="18"/>
              </w:rPr>
            </w:pPr>
          </w:p>
        </w:tc>
        <w:tc>
          <w:tcPr>
            <w:tcW w:w="694" w:type="dxa"/>
            <w:tcBorders>
              <w:top w:val="single" w:sz="4" w:space="0" w:color="auto"/>
              <w:bottom w:val="single" w:sz="4" w:space="0" w:color="auto"/>
            </w:tcBorders>
            <w:shd w:val="clear" w:color="auto" w:fill="auto"/>
            <w:vAlign w:val="bottom"/>
          </w:tcPr>
          <w:p w14:paraId="15480702" w14:textId="77777777" w:rsidR="00C3457A" w:rsidRPr="003E3A17" w:rsidRDefault="00C3457A" w:rsidP="009A3260">
            <w:pPr>
              <w:keepNext/>
              <w:jc w:val="center"/>
              <w:rPr>
                <w:rFonts w:ascii="Calibri" w:hAnsi="Calibri"/>
                <w:sz w:val="18"/>
                <w:szCs w:val="18"/>
              </w:rPr>
            </w:pPr>
          </w:p>
        </w:tc>
        <w:tc>
          <w:tcPr>
            <w:tcW w:w="694" w:type="dxa"/>
            <w:tcBorders>
              <w:top w:val="single" w:sz="4" w:space="0" w:color="auto"/>
              <w:bottom w:val="single" w:sz="4" w:space="0" w:color="auto"/>
            </w:tcBorders>
            <w:shd w:val="clear" w:color="auto" w:fill="auto"/>
            <w:vAlign w:val="bottom"/>
          </w:tcPr>
          <w:p w14:paraId="15480703" w14:textId="77777777" w:rsidR="00C3457A" w:rsidRPr="003E3A17" w:rsidRDefault="00C3457A" w:rsidP="009A3260">
            <w:pPr>
              <w:keepNext/>
              <w:jc w:val="center"/>
              <w:rPr>
                <w:rFonts w:ascii="Calibri" w:hAnsi="Calibri"/>
                <w:sz w:val="18"/>
                <w:szCs w:val="18"/>
              </w:rPr>
            </w:pPr>
          </w:p>
        </w:tc>
        <w:tc>
          <w:tcPr>
            <w:tcW w:w="953" w:type="dxa"/>
            <w:tcBorders>
              <w:top w:val="single" w:sz="4" w:space="0" w:color="auto"/>
              <w:bottom w:val="single" w:sz="4" w:space="0" w:color="auto"/>
            </w:tcBorders>
            <w:shd w:val="clear" w:color="auto" w:fill="auto"/>
            <w:vAlign w:val="bottom"/>
          </w:tcPr>
          <w:p w14:paraId="15480704" w14:textId="77777777" w:rsidR="00C3457A" w:rsidRPr="003E3A17" w:rsidRDefault="00C3457A" w:rsidP="009A3260">
            <w:pPr>
              <w:keepNext/>
              <w:jc w:val="center"/>
              <w:rPr>
                <w:rFonts w:ascii="Calibri" w:hAnsi="Calibri"/>
                <w:sz w:val="18"/>
                <w:szCs w:val="18"/>
              </w:rPr>
            </w:pPr>
          </w:p>
        </w:tc>
        <w:tc>
          <w:tcPr>
            <w:tcW w:w="867" w:type="dxa"/>
            <w:tcBorders>
              <w:top w:val="single" w:sz="4" w:space="0" w:color="auto"/>
              <w:bottom w:val="single" w:sz="4" w:space="0" w:color="auto"/>
            </w:tcBorders>
            <w:shd w:val="clear" w:color="auto" w:fill="auto"/>
            <w:vAlign w:val="bottom"/>
          </w:tcPr>
          <w:p w14:paraId="15480705" w14:textId="77777777" w:rsidR="00C3457A" w:rsidRPr="003E3A17" w:rsidRDefault="00C3457A" w:rsidP="009A3260">
            <w:pPr>
              <w:keepNext/>
              <w:jc w:val="center"/>
              <w:rPr>
                <w:rFonts w:ascii="Calibri" w:hAnsi="Calibri"/>
                <w:sz w:val="18"/>
                <w:szCs w:val="18"/>
              </w:rPr>
            </w:pPr>
          </w:p>
        </w:tc>
        <w:tc>
          <w:tcPr>
            <w:tcW w:w="867" w:type="dxa"/>
            <w:tcBorders>
              <w:top w:val="single" w:sz="4" w:space="0" w:color="auto"/>
              <w:bottom w:val="single" w:sz="4" w:space="0" w:color="auto"/>
            </w:tcBorders>
            <w:shd w:val="clear" w:color="auto" w:fill="auto"/>
            <w:vAlign w:val="bottom"/>
          </w:tcPr>
          <w:p w14:paraId="15480706" w14:textId="77777777" w:rsidR="00C3457A" w:rsidRPr="003E3A17" w:rsidRDefault="00C3457A" w:rsidP="009A3260">
            <w:pPr>
              <w:keepNext/>
              <w:jc w:val="center"/>
              <w:rPr>
                <w:rFonts w:ascii="Calibri" w:hAnsi="Calibri"/>
                <w:sz w:val="18"/>
                <w:szCs w:val="18"/>
              </w:rPr>
            </w:pPr>
          </w:p>
        </w:tc>
        <w:tc>
          <w:tcPr>
            <w:tcW w:w="1030" w:type="dxa"/>
            <w:tcBorders>
              <w:top w:val="single" w:sz="4" w:space="0" w:color="auto"/>
              <w:bottom w:val="single" w:sz="4" w:space="0" w:color="auto"/>
              <w:right w:val="single" w:sz="4" w:space="0" w:color="auto"/>
            </w:tcBorders>
            <w:shd w:val="clear" w:color="auto" w:fill="auto"/>
            <w:vAlign w:val="bottom"/>
          </w:tcPr>
          <w:p w14:paraId="15480707" w14:textId="77777777" w:rsidR="00C3457A" w:rsidRPr="003E3A17" w:rsidRDefault="00C3457A" w:rsidP="009A3260">
            <w:pPr>
              <w:keepNext/>
              <w:jc w:val="center"/>
              <w:rPr>
                <w:rFonts w:ascii="Calibri" w:hAnsi="Calibri"/>
                <w:sz w:val="18"/>
                <w:szCs w:val="18"/>
              </w:rPr>
            </w:pPr>
          </w:p>
        </w:tc>
      </w:tr>
      <w:tr w:rsidR="00C3457A" w:rsidRPr="003E3A17" w14:paraId="15480718" w14:textId="77777777" w:rsidTr="00C3457A">
        <w:trPr>
          <w:trHeight w:val="235"/>
        </w:trPr>
        <w:tc>
          <w:tcPr>
            <w:tcW w:w="738" w:type="dxa"/>
            <w:tcBorders>
              <w:top w:val="single" w:sz="4" w:space="0" w:color="auto"/>
              <w:left w:val="single" w:sz="4" w:space="0" w:color="auto"/>
              <w:bottom w:val="single" w:sz="4" w:space="0" w:color="auto"/>
            </w:tcBorders>
            <w:shd w:val="clear" w:color="auto" w:fill="auto"/>
            <w:vAlign w:val="bottom"/>
          </w:tcPr>
          <w:p w14:paraId="15480709" w14:textId="77777777" w:rsidR="00C3457A" w:rsidRPr="003E3A17" w:rsidRDefault="00C3457A" w:rsidP="009A3260">
            <w:pPr>
              <w:keepNext/>
              <w:jc w:val="center"/>
              <w:rPr>
                <w:rFonts w:ascii="Calibri" w:hAnsi="Calibri"/>
                <w:sz w:val="18"/>
                <w:szCs w:val="18"/>
              </w:rPr>
            </w:pPr>
          </w:p>
        </w:tc>
        <w:tc>
          <w:tcPr>
            <w:tcW w:w="810" w:type="dxa"/>
            <w:tcBorders>
              <w:top w:val="single" w:sz="4" w:space="0" w:color="auto"/>
              <w:bottom w:val="single" w:sz="4" w:space="0" w:color="auto"/>
            </w:tcBorders>
            <w:shd w:val="clear" w:color="auto" w:fill="auto"/>
            <w:vAlign w:val="bottom"/>
          </w:tcPr>
          <w:p w14:paraId="1548070A" w14:textId="77777777" w:rsidR="00C3457A" w:rsidRPr="003E3A17" w:rsidRDefault="00C3457A" w:rsidP="009A3260">
            <w:pPr>
              <w:keepNext/>
              <w:jc w:val="center"/>
              <w:rPr>
                <w:rFonts w:ascii="Calibri" w:hAnsi="Calibri"/>
                <w:sz w:val="18"/>
                <w:szCs w:val="18"/>
              </w:rPr>
            </w:pPr>
          </w:p>
        </w:tc>
        <w:tc>
          <w:tcPr>
            <w:tcW w:w="1342" w:type="dxa"/>
            <w:tcBorders>
              <w:top w:val="single" w:sz="4" w:space="0" w:color="auto"/>
              <w:bottom w:val="single" w:sz="4" w:space="0" w:color="auto"/>
            </w:tcBorders>
            <w:shd w:val="clear" w:color="auto" w:fill="auto"/>
            <w:vAlign w:val="bottom"/>
          </w:tcPr>
          <w:p w14:paraId="1548070B" w14:textId="77777777" w:rsidR="00C3457A" w:rsidRPr="003E3A17" w:rsidRDefault="00C3457A" w:rsidP="009A3260">
            <w:pPr>
              <w:keepNext/>
              <w:jc w:val="center"/>
              <w:rPr>
                <w:rFonts w:ascii="Calibri" w:hAnsi="Calibri"/>
                <w:sz w:val="18"/>
                <w:szCs w:val="18"/>
              </w:rPr>
            </w:pPr>
          </w:p>
        </w:tc>
        <w:tc>
          <w:tcPr>
            <w:tcW w:w="1156" w:type="dxa"/>
            <w:tcBorders>
              <w:top w:val="single" w:sz="4" w:space="0" w:color="auto"/>
              <w:bottom w:val="single" w:sz="4" w:space="0" w:color="auto"/>
            </w:tcBorders>
            <w:shd w:val="clear" w:color="auto" w:fill="auto"/>
            <w:vAlign w:val="bottom"/>
          </w:tcPr>
          <w:p w14:paraId="1548070C" w14:textId="77777777" w:rsidR="00C3457A" w:rsidRPr="003E3A17" w:rsidRDefault="00C3457A" w:rsidP="009A3260">
            <w:pPr>
              <w:keepNext/>
              <w:jc w:val="center"/>
              <w:rPr>
                <w:rFonts w:ascii="Calibri" w:hAnsi="Calibri"/>
                <w:sz w:val="18"/>
                <w:szCs w:val="18"/>
              </w:rPr>
            </w:pPr>
          </w:p>
        </w:tc>
        <w:tc>
          <w:tcPr>
            <w:tcW w:w="1052" w:type="dxa"/>
            <w:tcBorders>
              <w:top w:val="single" w:sz="4" w:space="0" w:color="auto"/>
              <w:bottom w:val="single" w:sz="4" w:space="0" w:color="auto"/>
            </w:tcBorders>
            <w:shd w:val="clear" w:color="auto" w:fill="auto"/>
            <w:vAlign w:val="bottom"/>
          </w:tcPr>
          <w:p w14:paraId="1548070D" w14:textId="77777777" w:rsidR="00C3457A" w:rsidRPr="003E3A17" w:rsidRDefault="00C3457A" w:rsidP="009A3260">
            <w:pPr>
              <w:keepNext/>
              <w:jc w:val="center"/>
              <w:rPr>
                <w:rFonts w:ascii="Calibri" w:hAnsi="Calibri"/>
                <w:sz w:val="18"/>
                <w:szCs w:val="18"/>
              </w:rPr>
            </w:pPr>
          </w:p>
        </w:tc>
        <w:tc>
          <w:tcPr>
            <w:tcW w:w="951" w:type="dxa"/>
            <w:tcBorders>
              <w:top w:val="single" w:sz="4" w:space="0" w:color="auto"/>
              <w:bottom w:val="single" w:sz="4" w:space="0" w:color="auto"/>
            </w:tcBorders>
          </w:tcPr>
          <w:p w14:paraId="08854BF0" w14:textId="77777777" w:rsidR="00C3457A" w:rsidRPr="003E3A17" w:rsidRDefault="00C3457A" w:rsidP="009A3260">
            <w:pPr>
              <w:keepNext/>
              <w:jc w:val="center"/>
              <w:rPr>
                <w:rFonts w:ascii="Calibri" w:hAnsi="Calibri"/>
                <w:sz w:val="18"/>
                <w:szCs w:val="18"/>
              </w:rPr>
            </w:pPr>
          </w:p>
        </w:tc>
        <w:tc>
          <w:tcPr>
            <w:tcW w:w="867" w:type="dxa"/>
            <w:tcBorders>
              <w:top w:val="single" w:sz="4" w:space="0" w:color="auto"/>
              <w:bottom w:val="single" w:sz="4" w:space="0" w:color="auto"/>
            </w:tcBorders>
            <w:shd w:val="clear" w:color="auto" w:fill="auto"/>
            <w:vAlign w:val="bottom"/>
          </w:tcPr>
          <w:p w14:paraId="1548070E" w14:textId="6E09C988" w:rsidR="00C3457A" w:rsidRPr="003E3A17" w:rsidRDefault="00C3457A" w:rsidP="009A3260">
            <w:pPr>
              <w:keepNext/>
              <w:jc w:val="center"/>
              <w:rPr>
                <w:rFonts w:ascii="Calibri" w:hAnsi="Calibri"/>
                <w:sz w:val="18"/>
                <w:szCs w:val="18"/>
              </w:rPr>
            </w:pPr>
          </w:p>
        </w:tc>
        <w:tc>
          <w:tcPr>
            <w:tcW w:w="867" w:type="dxa"/>
            <w:tcBorders>
              <w:top w:val="single" w:sz="4" w:space="0" w:color="auto"/>
              <w:bottom w:val="single" w:sz="4" w:space="0" w:color="auto"/>
            </w:tcBorders>
            <w:shd w:val="clear" w:color="auto" w:fill="auto"/>
            <w:vAlign w:val="bottom"/>
          </w:tcPr>
          <w:p w14:paraId="1548070F" w14:textId="77777777" w:rsidR="00C3457A" w:rsidRPr="003E3A17" w:rsidRDefault="00C3457A" w:rsidP="009A3260">
            <w:pPr>
              <w:keepNext/>
              <w:jc w:val="center"/>
              <w:rPr>
                <w:rFonts w:ascii="Calibri" w:hAnsi="Calibri"/>
                <w:sz w:val="18"/>
                <w:szCs w:val="18"/>
              </w:rPr>
            </w:pPr>
          </w:p>
        </w:tc>
        <w:tc>
          <w:tcPr>
            <w:tcW w:w="867" w:type="dxa"/>
            <w:tcBorders>
              <w:top w:val="single" w:sz="4" w:space="0" w:color="auto"/>
              <w:bottom w:val="single" w:sz="4" w:space="0" w:color="auto"/>
            </w:tcBorders>
            <w:shd w:val="clear" w:color="auto" w:fill="auto"/>
            <w:vAlign w:val="bottom"/>
          </w:tcPr>
          <w:p w14:paraId="15480710" w14:textId="77777777" w:rsidR="00C3457A" w:rsidRPr="003E3A17" w:rsidRDefault="00C3457A" w:rsidP="009A3260">
            <w:pPr>
              <w:keepNext/>
              <w:jc w:val="center"/>
              <w:rPr>
                <w:rFonts w:ascii="Calibri" w:hAnsi="Calibri"/>
                <w:sz w:val="18"/>
                <w:szCs w:val="18"/>
              </w:rPr>
            </w:pPr>
          </w:p>
        </w:tc>
        <w:tc>
          <w:tcPr>
            <w:tcW w:w="867" w:type="dxa"/>
            <w:tcBorders>
              <w:top w:val="single" w:sz="4" w:space="0" w:color="auto"/>
              <w:bottom w:val="single" w:sz="4" w:space="0" w:color="auto"/>
            </w:tcBorders>
            <w:shd w:val="clear" w:color="auto" w:fill="auto"/>
            <w:vAlign w:val="bottom"/>
          </w:tcPr>
          <w:p w14:paraId="15480711" w14:textId="77777777" w:rsidR="00C3457A" w:rsidRPr="003E3A17" w:rsidRDefault="00C3457A" w:rsidP="009A3260">
            <w:pPr>
              <w:keepNext/>
              <w:jc w:val="center"/>
              <w:rPr>
                <w:rFonts w:ascii="Calibri" w:hAnsi="Calibri"/>
                <w:sz w:val="18"/>
                <w:szCs w:val="18"/>
              </w:rPr>
            </w:pPr>
          </w:p>
        </w:tc>
        <w:tc>
          <w:tcPr>
            <w:tcW w:w="694" w:type="dxa"/>
            <w:tcBorders>
              <w:top w:val="single" w:sz="4" w:space="0" w:color="auto"/>
              <w:bottom w:val="single" w:sz="4" w:space="0" w:color="auto"/>
            </w:tcBorders>
            <w:shd w:val="clear" w:color="auto" w:fill="auto"/>
            <w:vAlign w:val="bottom"/>
          </w:tcPr>
          <w:p w14:paraId="15480712" w14:textId="77777777" w:rsidR="00C3457A" w:rsidRPr="003E3A17" w:rsidRDefault="00C3457A" w:rsidP="009A3260">
            <w:pPr>
              <w:keepNext/>
              <w:jc w:val="center"/>
              <w:rPr>
                <w:rFonts w:ascii="Calibri" w:hAnsi="Calibri"/>
                <w:sz w:val="18"/>
                <w:szCs w:val="18"/>
              </w:rPr>
            </w:pPr>
          </w:p>
        </w:tc>
        <w:tc>
          <w:tcPr>
            <w:tcW w:w="694" w:type="dxa"/>
            <w:tcBorders>
              <w:top w:val="single" w:sz="4" w:space="0" w:color="auto"/>
              <w:bottom w:val="single" w:sz="4" w:space="0" w:color="auto"/>
            </w:tcBorders>
            <w:shd w:val="clear" w:color="auto" w:fill="auto"/>
            <w:vAlign w:val="bottom"/>
          </w:tcPr>
          <w:p w14:paraId="15480713" w14:textId="77777777" w:rsidR="00C3457A" w:rsidRPr="003E3A17" w:rsidRDefault="00C3457A" w:rsidP="009A3260">
            <w:pPr>
              <w:keepNext/>
              <w:jc w:val="center"/>
              <w:rPr>
                <w:rFonts w:ascii="Calibri" w:hAnsi="Calibri"/>
                <w:sz w:val="18"/>
                <w:szCs w:val="18"/>
              </w:rPr>
            </w:pPr>
          </w:p>
        </w:tc>
        <w:tc>
          <w:tcPr>
            <w:tcW w:w="953" w:type="dxa"/>
            <w:tcBorders>
              <w:top w:val="single" w:sz="4" w:space="0" w:color="auto"/>
              <w:bottom w:val="single" w:sz="4" w:space="0" w:color="auto"/>
            </w:tcBorders>
            <w:shd w:val="clear" w:color="auto" w:fill="auto"/>
            <w:vAlign w:val="bottom"/>
          </w:tcPr>
          <w:p w14:paraId="15480714" w14:textId="77777777" w:rsidR="00C3457A" w:rsidRPr="003E3A17" w:rsidRDefault="00C3457A" w:rsidP="009A3260">
            <w:pPr>
              <w:keepNext/>
              <w:jc w:val="center"/>
              <w:rPr>
                <w:rFonts w:ascii="Calibri" w:hAnsi="Calibri"/>
                <w:sz w:val="18"/>
                <w:szCs w:val="18"/>
              </w:rPr>
            </w:pPr>
          </w:p>
        </w:tc>
        <w:tc>
          <w:tcPr>
            <w:tcW w:w="867" w:type="dxa"/>
            <w:tcBorders>
              <w:top w:val="single" w:sz="4" w:space="0" w:color="auto"/>
              <w:bottom w:val="single" w:sz="4" w:space="0" w:color="auto"/>
            </w:tcBorders>
            <w:shd w:val="clear" w:color="auto" w:fill="auto"/>
            <w:vAlign w:val="bottom"/>
          </w:tcPr>
          <w:p w14:paraId="15480715" w14:textId="77777777" w:rsidR="00C3457A" w:rsidRPr="003E3A17" w:rsidRDefault="00C3457A" w:rsidP="009A3260">
            <w:pPr>
              <w:keepNext/>
              <w:jc w:val="center"/>
              <w:rPr>
                <w:rFonts w:ascii="Calibri" w:hAnsi="Calibri"/>
                <w:sz w:val="18"/>
                <w:szCs w:val="18"/>
              </w:rPr>
            </w:pPr>
          </w:p>
        </w:tc>
        <w:tc>
          <w:tcPr>
            <w:tcW w:w="867" w:type="dxa"/>
            <w:tcBorders>
              <w:top w:val="single" w:sz="4" w:space="0" w:color="auto"/>
              <w:bottom w:val="single" w:sz="4" w:space="0" w:color="auto"/>
            </w:tcBorders>
            <w:shd w:val="clear" w:color="auto" w:fill="auto"/>
            <w:vAlign w:val="bottom"/>
          </w:tcPr>
          <w:p w14:paraId="15480716" w14:textId="77777777" w:rsidR="00C3457A" w:rsidRPr="003E3A17" w:rsidRDefault="00C3457A" w:rsidP="009A3260">
            <w:pPr>
              <w:keepNext/>
              <w:jc w:val="center"/>
              <w:rPr>
                <w:rFonts w:ascii="Calibri" w:hAnsi="Calibri"/>
                <w:sz w:val="18"/>
                <w:szCs w:val="18"/>
              </w:rPr>
            </w:pPr>
          </w:p>
        </w:tc>
        <w:tc>
          <w:tcPr>
            <w:tcW w:w="1030" w:type="dxa"/>
            <w:tcBorders>
              <w:top w:val="single" w:sz="4" w:space="0" w:color="auto"/>
              <w:bottom w:val="single" w:sz="4" w:space="0" w:color="auto"/>
              <w:right w:val="single" w:sz="4" w:space="0" w:color="auto"/>
            </w:tcBorders>
            <w:shd w:val="clear" w:color="auto" w:fill="auto"/>
            <w:vAlign w:val="bottom"/>
          </w:tcPr>
          <w:p w14:paraId="15480717" w14:textId="77777777" w:rsidR="00C3457A" w:rsidRPr="003E3A17" w:rsidRDefault="00C3457A" w:rsidP="009A3260">
            <w:pPr>
              <w:keepNext/>
              <w:jc w:val="center"/>
              <w:rPr>
                <w:rFonts w:ascii="Calibri" w:hAnsi="Calibri"/>
                <w:sz w:val="18"/>
                <w:szCs w:val="18"/>
              </w:rPr>
            </w:pPr>
          </w:p>
        </w:tc>
      </w:tr>
    </w:tbl>
    <w:p w14:paraId="15480719" w14:textId="77777777" w:rsidR="00850B00" w:rsidRPr="0037735E" w:rsidRDefault="00850B00" w:rsidP="00A54CC3">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047"/>
        <w:gridCol w:w="1462"/>
        <w:gridCol w:w="1461"/>
        <w:gridCol w:w="1461"/>
        <w:gridCol w:w="1461"/>
        <w:gridCol w:w="5724"/>
      </w:tblGrid>
      <w:tr w:rsidR="003865C6" w:rsidRPr="009B3A0C" w14:paraId="1548071B" w14:textId="77777777" w:rsidTr="00B64148">
        <w:trPr>
          <w:cantSplit/>
          <w:trHeight w:val="317"/>
          <w:hidden/>
        </w:trPr>
        <w:tc>
          <w:tcPr>
            <w:tcW w:w="1440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48071A" w14:textId="1396FE40" w:rsidR="003865C6" w:rsidRPr="009B3A0C" w:rsidRDefault="003865C6" w:rsidP="004603FB">
            <w:pPr>
              <w:keepNext/>
              <w:rPr>
                <w:rFonts w:ascii="Calibri" w:hAnsi="Calibri"/>
                <w:b/>
                <w:sz w:val="22"/>
                <w:szCs w:val="22"/>
              </w:rPr>
            </w:pPr>
            <w:r w:rsidRPr="009B3A0C">
              <w:rPr>
                <w:rFonts w:ascii="Calibri" w:hAnsi="Calibri"/>
                <w:vanish/>
              </w:rPr>
              <w:br w:type="page"/>
            </w:r>
            <w:r w:rsidRPr="0037735E">
              <w:rPr>
                <w:rFonts w:ascii="Calibri" w:eastAsia="Calibri" w:hAnsi="Calibri"/>
                <w:b/>
                <w:sz w:val="20"/>
                <w:szCs w:val="22"/>
              </w:rPr>
              <w:t xml:space="preserve">E. </w:t>
            </w:r>
            <w:r w:rsidR="004603FB" w:rsidRPr="0037735E">
              <w:rPr>
                <w:rFonts w:ascii="Calibri" w:eastAsia="Calibri" w:hAnsi="Calibri"/>
                <w:b/>
                <w:sz w:val="20"/>
                <w:szCs w:val="22"/>
              </w:rPr>
              <w:t>Slab Insulation</w:t>
            </w:r>
            <w:r w:rsidRPr="0037735E">
              <w:rPr>
                <w:rFonts w:ascii="Calibri" w:eastAsia="Calibri" w:hAnsi="Calibri"/>
                <w:b/>
                <w:sz w:val="20"/>
                <w:szCs w:val="22"/>
              </w:rPr>
              <w:t xml:space="preserve"> </w:t>
            </w:r>
            <w:r w:rsidRPr="0037735E">
              <w:rPr>
                <w:rFonts w:ascii="Calibri" w:eastAsia="Calibri" w:hAnsi="Calibri"/>
                <w:sz w:val="20"/>
                <w:szCs w:val="22"/>
              </w:rPr>
              <w:t>(Table 150.1-A)</w:t>
            </w:r>
          </w:p>
        </w:tc>
      </w:tr>
      <w:tr w:rsidR="0090181E" w:rsidRPr="009B3A0C" w14:paraId="15480722" w14:textId="77777777" w:rsidTr="00B64148">
        <w:trPr>
          <w:cantSplit/>
          <w:trHeight w:val="264"/>
        </w:trPr>
        <w:tc>
          <w:tcPr>
            <w:tcW w:w="3001" w:type="dxa"/>
            <w:tcBorders>
              <w:top w:val="single" w:sz="4" w:space="0" w:color="auto"/>
              <w:left w:val="single" w:sz="4" w:space="0" w:color="auto"/>
              <w:bottom w:val="single" w:sz="4" w:space="0" w:color="auto"/>
              <w:right w:val="single" w:sz="4" w:space="0" w:color="auto"/>
            </w:tcBorders>
            <w:vAlign w:val="center"/>
          </w:tcPr>
          <w:p w14:paraId="1548071C" w14:textId="77777777" w:rsidR="0090181E" w:rsidRPr="0037735E" w:rsidRDefault="00BE5FED">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w:t>
            </w:r>
            <w:r w:rsidR="0090181E" w:rsidRPr="0037735E">
              <w:rPr>
                <w:rFonts w:ascii="Calibri" w:hAnsi="Calibri"/>
                <w:sz w:val="18"/>
                <w:szCs w:val="22"/>
              </w:rPr>
              <w:t>1</w:t>
            </w:r>
          </w:p>
        </w:tc>
        <w:tc>
          <w:tcPr>
            <w:tcW w:w="1440" w:type="dxa"/>
            <w:tcBorders>
              <w:top w:val="single" w:sz="4" w:space="0" w:color="auto"/>
              <w:left w:val="single" w:sz="4" w:space="0" w:color="auto"/>
              <w:bottom w:val="single" w:sz="4" w:space="0" w:color="auto"/>
              <w:right w:val="single" w:sz="4" w:space="0" w:color="auto"/>
            </w:tcBorders>
            <w:vAlign w:val="center"/>
          </w:tcPr>
          <w:p w14:paraId="1548071D" w14:textId="77777777" w:rsidR="0090181E" w:rsidRPr="0037735E" w:rsidRDefault="00BE5FED">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w:t>
            </w:r>
            <w:r w:rsidR="0090181E" w:rsidRPr="0037735E">
              <w:rPr>
                <w:rFonts w:ascii="Calibri" w:hAnsi="Calibri"/>
                <w:sz w:val="18"/>
                <w:szCs w:val="22"/>
              </w:rPr>
              <w:t>2</w:t>
            </w:r>
          </w:p>
        </w:tc>
        <w:tc>
          <w:tcPr>
            <w:tcW w:w="1440" w:type="dxa"/>
            <w:tcBorders>
              <w:top w:val="single" w:sz="4" w:space="0" w:color="auto"/>
              <w:left w:val="single" w:sz="4" w:space="0" w:color="auto"/>
              <w:bottom w:val="single" w:sz="4" w:space="0" w:color="auto"/>
              <w:right w:val="single" w:sz="4" w:space="0" w:color="auto"/>
            </w:tcBorders>
            <w:vAlign w:val="center"/>
          </w:tcPr>
          <w:p w14:paraId="1548071E" w14:textId="77777777" w:rsidR="0090181E" w:rsidRPr="0037735E" w:rsidRDefault="00BE5FED">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w:t>
            </w:r>
            <w:r w:rsidR="0090181E" w:rsidRPr="0037735E">
              <w:rPr>
                <w:rFonts w:ascii="Calibri" w:hAnsi="Calibri"/>
                <w:sz w:val="18"/>
                <w:szCs w:val="22"/>
              </w:rPr>
              <w:t>3</w:t>
            </w:r>
          </w:p>
        </w:tc>
        <w:tc>
          <w:tcPr>
            <w:tcW w:w="1440" w:type="dxa"/>
            <w:tcBorders>
              <w:top w:val="single" w:sz="4" w:space="0" w:color="auto"/>
              <w:left w:val="single" w:sz="4" w:space="0" w:color="auto"/>
              <w:bottom w:val="single" w:sz="4" w:space="0" w:color="auto"/>
              <w:right w:val="single" w:sz="4" w:space="0" w:color="auto"/>
            </w:tcBorders>
            <w:vAlign w:val="center"/>
          </w:tcPr>
          <w:p w14:paraId="1548071F" w14:textId="77777777" w:rsidR="0090181E" w:rsidRPr="0037735E" w:rsidRDefault="00BE5FED">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w:t>
            </w:r>
            <w:r w:rsidR="0090181E" w:rsidRPr="0037735E">
              <w:rPr>
                <w:rFonts w:ascii="Calibri" w:hAnsi="Calibri"/>
                <w:sz w:val="18"/>
                <w:szCs w:val="22"/>
              </w:rPr>
              <w:t>4</w:t>
            </w:r>
          </w:p>
        </w:tc>
        <w:tc>
          <w:tcPr>
            <w:tcW w:w="1440" w:type="dxa"/>
            <w:tcBorders>
              <w:top w:val="single" w:sz="4" w:space="0" w:color="auto"/>
              <w:left w:val="single" w:sz="4" w:space="0" w:color="auto"/>
              <w:bottom w:val="single" w:sz="4" w:space="0" w:color="auto"/>
              <w:right w:val="single" w:sz="4" w:space="0" w:color="auto"/>
            </w:tcBorders>
            <w:vAlign w:val="center"/>
          </w:tcPr>
          <w:p w14:paraId="15480720" w14:textId="77777777" w:rsidR="0090181E" w:rsidRPr="0037735E" w:rsidRDefault="00BE5FED">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w:t>
            </w:r>
            <w:r w:rsidR="0090181E" w:rsidRPr="0037735E">
              <w:rPr>
                <w:rFonts w:ascii="Calibri" w:hAnsi="Calibri"/>
                <w:sz w:val="18"/>
                <w:szCs w:val="22"/>
              </w:rPr>
              <w:t>5</w:t>
            </w:r>
          </w:p>
        </w:tc>
        <w:tc>
          <w:tcPr>
            <w:tcW w:w="5640" w:type="dxa"/>
            <w:tcBorders>
              <w:top w:val="single" w:sz="4" w:space="0" w:color="auto"/>
              <w:left w:val="single" w:sz="4" w:space="0" w:color="auto"/>
              <w:bottom w:val="single" w:sz="4" w:space="0" w:color="auto"/>
              <w:right w:val="single" w:sz="4" w:space="0" w:color="auto"/>
            </w:tcBorders>
            <w:vAlign w:val="center"/>
          </w:tcPr>
          <w:p w14:paraId="15480721" w14:textId="77777777" w:rsidR="0090181E" w:rsidRPr="0037735E" w:rsidRDefault="00BE5FED">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w:t>
            </w:r>
            <w:r w:rsidR="0090181E" w:rsidRPr="0037735E">
              <w:rPr>
                <w:rFonts w:ascii="Calibri" w:hAnsi="Calibri"/>
                <w:sz w:val="18"/>
                <w:szCs w:val="22"/>
              </w:rPr>
              <w:t>6</w:t>
            </w:r>
          </w:p>
        </w:tc>
      </w:tr>
      <w:tr w:rsidR="00F077FE" w:rsidRPr="009B3A0C" w14:paraId="15480727" w14:textId="77777777" w:rsidTr="00B64148">
        <w:trPr>
          <w:cantSplit/>
          <w:trHeight w:val="288"/>
        </w:trPr>
        <w:tc>
          <w:tcPr>
            <w:tcW w:w="3001" w:type="dxa"/>
            <w:vMerge w:val="restart"/>
            <w:tcBorders>
              <w:top w:val="single" w:sz="4" w:space="0" w:color="auto"/>
              <w:left w:val="single" w:sz="4" w:space="0" w:color="auto"/>
              <w:bottom w:val="single" w:sz="4" w:space="0" w:color="auto"/>
              <w:right w:val="single" w:sz="4" w:space="0" w:color="auto"/>
            </w:tcBorders>
            <w:vAlign w:val="bottom"/>
          </w:tcPr>
          <w:p w14:paraId="15480723" w14:textId="77777777" w:rsidR="00F077FE" w:rsidRPr="009B3A0C" w:rsidRDefault="00F077FE" w:rsidP="00CB70C4">
            <w:pPr>
              <w:keepNext/>
              <w:tabs>
                <w:tab w:val="left" w:pos="540"/>
                <w:tab w:val="left" w:pos="900"/>
                <w:tab w:val="left" w:pos="3420"/>
              </w:tabs>
              <w:jc w:val="center"/>
              <w:rPr>
                <w:rFonts w:ascii="Calibri" w:hAnsi="Calibri"/>
                <w:sz w:val="18"/>
                <w:szCs w:val="18"/>
              </w:rPr>
            </w:pPr>
            <w:r w:rsidRPr="009B3A0C">
              <w:rPr>
                <w:rFonts w:ascii="Calibri" w:hAnsi="Calibri"/>
                <w:sz w:val="18"/>
                <w:szCs w:val="18"/>
              </w:rPr>
              <w:t>Floor Type</w:t>
            </w:r>
          </w:p>
        </w:tc>
        <w:tc>
          <w:tcPr>
            <w:tcW w:w="2880" w:type="dxa"/>
            <w:gridSpan w:val="2"/>
            <w:tcBorders>
              <w:top w:val="single" w:sz="4" w:space="0" w:color="auto"/>
              <w:left w:val="single" w:sz="4" w:space="0" w:color="auto"/>
              <w:bottom w:val="single" w:sz="4" w:space="0" w:color="auto"/>
              <w:right w:val="single" w:sz="4" w:space="0" w:color="auto"/>
            </w:tcBorders>
            <w:vAlign w:val="bottom"/>
          </w:tcPr>
          <w:p w14:paraId="15480724" w14:textId="77777777" w:rsidR="00F077FE" w:rsidRPr="009B3A0C" w:rsidRDefault="009064F8" w:rsidP="00D74130">
            <w:pPr>
              <w:keepNext/>
              <w:tabs>
                <w:tab w:val="left" w:pos="540"/>
                <w:tab w:val="left" w:pos="900"/>
                <w:tab w:val="left" w:pos="3420"/>
              </w:tabs>
              <w:jc w:val="center"/>
              <w:rPr>
                <w:rFonts w:ascii="Calibri" w:hAnsi="Calibri"/>
                <w:sz w:val="18"/>
                <w:szCs w:val="18"/>
              </w:rPr>
            </w:pPr>
            <w:r w:rsidRPr="009064F8">
              <w:rPr>
                <w:rFonts w:ascii="Calibri" w:hAnsi="Calibri"/>
                <w:b/>
                <w:sz w:val="18"/>
                <w:szCs w:val="18"/>
              </w:rPr>
              <w:t>Proposed</w:t>
            </w:r>
          </w:p>
        </w:tc>
        <w:tc>
          <w:tcPr>
            <w:tcW w:w="2880" w:type="dxa"/>
            <w:gridSpan w:val="2"/>
            <w:tcBorders>
              <w:top w:val="single" w:sz="4" w:space="0" w:color="auto"/>
              <w:left w:val="single" w:sz="4" w:space="0" w:color="auto"/>
              <w:bottom w:val="single" w:sz="4" w:space="0" w:color="auto"/>
              <w:right w:val="single" w:sz="4" w:space="0" w:color="auto"/>
            </w:tcBorders>
            <w:vAlign w:val="bottom"/>
          </w:tcPr>
          <w:p w14:paraId="15480725" w14:textId="77777777" w:rsidR="0050532B" w:rsidRDefault="009064F8">
            <w:pPr>
              <w:keepNext/>
              <w:tabs>
                <w:tab w:val="left" w:pos="540"/>
                <w:tab w:val="left" w:pos="900"/>
                <w:tab w:val="left" w:pos="2844"/>
              </w:tabs>
              <w:jc w:val="center"/>
              <w:rPr>
                <w:rFonts w:ascii="Calibri" w:hAnsi="Calibri"/>
                <w:sz w:val="18"/>
                <w:szCs w:val="18"/>
              </w:rPr>
            </w:pPr>
            <w:r w:rsidRPr="009064F8">
              <w:rPr>
                <w:rFonts w:ascii="Calibri" w:hAnsi="Calibri"/>
                <w:b/>
                <w:sz w:val="18"/>
                <w:szCs w:val="18"/>
              </w:rPr>
              <w:t>Required</w:t>
            </w:r>
          </w:p>
        </w:tc>
        <w:tc>
          <w:tcPr>
            <w:tcW w:w="5640" w:type="dxa"/>
            <w:vMerge w:val="restart"/>
            <w:tcBorders>
              <w:top w:val="single" w:sz="4" w:space="0" w:color="auto"/>
              <w:left w:val="single" w:sz="4" w:space="0" w:color="auto"/>
              <w:bottom w:val="single" w:sz="4" w:space="0" w:color="auto"/>
              <w:right w:val="single" w:sz="4" w:space="0" w:color="auto"/>
            </w:tcBorders>
            <w:vAlign w:val="bottom"/>
          </w:tcPr>
          <w:p w14:paraId="15480726" w14:textId="77777777" w:rsidR="00F077FE" w:rsidRPr="009B3A0C" w:rsidRDefault="00F077FE" w:rsidP="00D74130">
            <w:pPr>
              <w:keepNext/>
              <w:tabs>
                <w:tab w:val="left" w:pos="540"/>
                <w:tab w:val="left" w:pos="900"/>
                <w:tab w:val="left" w:pos="3420"/>
              </w:tabs>
              <w:jc w:val="center"/>
              <w:rPr>
                <w:rFonts w:ascii="Calibri" w:hAnsi="Calibri"/>
                <w:sz w:val="18"/>
                <w:szCs w:val="18"/>
              </w:rPr>
            </w:pPr>
            <w:r>
              <w:rPr>
                <w:rFonts w:ascii="Calibri" w:hAnsi="Calibri"/>
                <w:sz w:val="18"/>
                <w:szCs w:val="18"/>
              </w:rPr>
              <w:t>Comments</w:t>
            </w:r>
          </w:p>
        </w:tc>
      </w:tr>
      <w:tr w:rsidR="00F077FE" w:rsidRPr="009B3A0C" w14:paraId="1548072E" w14:textId="77777777" w:rsidTr="00B64148">
        <w:trPr>
          <w:cantSplit/>
          <w:trHeight w:val="288"/>
        </w:trPr>
        <w:tc>
          <w:tcPr>
            <w:tcW w:w="3001" w:type="dxa"/>
            <w:vMerge/>
            <w:tcBorders>
              <w:top w:val="single" w:sz="4" w:space="0" w:color="auto"/>
              <w:left w:val="single" w:sz="4" w:space="0" w:color="auto"/>
              <w:bottom w:val="single" w:sz="4" w:space="0" w:color="auto"/>
              <w:right w:val="single" w:sz="4" w:space="0" w:color="auto"/>
            </w:tcBorders>
            <w:vAlign w:val="bottom"/>
          </w:tcPr>
          <w:p w14:paraId="15480728" w14:textId="77777777" w:rsidR="00F077FE" w:rsidRPr="009B3A0C" w:rsidRDefault="00F077FE" w:rsidP="00CB70C4">
            <w:pPr>
              <w:keepNext/>
              <w:tabs>
                <w:tab w:val="left" w:pos="540"/>
                <w:tab w:val="left" w:pos="900"/>
                <w:tab w:val="left" w:pos="3420"/>
              </w:tabs>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vAlign w:val="bottom"/>
          </w:tcPr>
          <w:p w14:paraId="15480729" w14:textId="77777777" w:rsidR="0050532B" w:rsidRDefault="00F077FE">
            <w:pPr>
              <w:keepNext/>
              <w:tabs>
                <w:tab w:val="left" w:pos="540"/>
                <w:tab w:val="left" w:pos="900"/>
                <w:tab w:val="left" w:pos="3420"/>
              </w:tabs>
              <w:jc w:val="center"/>
              <w:rPr>
                <w:rFonts w:ascii="Calibri" w:hAnsi="Calibri"/>
                <w:sz w:val="18"/>
                <w:szCs w:val="18"/>
              </w:rPr>
            </w:pPr>
            <w:r>
              <w:rPr>
                <w:rFonts w:ascii="Calibri" w:hAnsi="Calibri"/>
                <w:sz w:val="18"/>
                <w:szCs w:val="18"/>
              </w:rPr>
              <w:t>R</w:t>
            </w:r>
            <w:r w:rsidRPr="009B3A0C">
              <w:rPr>
                <w:rFonts w:ascii="Calibri" w:hAnsi="Calibri"/>
                <w:sz w:val="18"/>
                <w:szCs w:val="18"/>
              </w:rPr>
              <w:t>-value</w:t>
            </w:r>
          </w:p>
        </w:tc>
        <w:tc>
          <w:tcPr>
            <w:tcW w:w="1440" w:type="dxa"/>
            <w:tcBorders>
              <w:top w:val="single" w:sz="4" w:space="0" w:color="auto"/>
              <w:left w:val="single" w:sz="4" w:space="0" w:color="auto"/>
              <w:bottom w:val="single" w:sz="4" w:space="0" w:color="auto"/>
              <w:right w:val="single" w:sz="4" w:space="0" w:color="auto"/>
            </w:tcBorders>
            <w:vAlign w:val="bottom"/>
          </w:tcPr>
          <w:p w14:paraId="1548072A" w14:textId="77777777" w:rsidR="0050532B" w:rsidRDefault="00F077FE">
            <w:pPr>
              <w:keepNext/>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1440" w:type="dxa"/>
            <w:tcBorders>
              <w:top w:val="single" w:sz="4" w:space="0" w:color="auto"/>
              <w:left w:val="single" w:sz="4" w:space="0" w:color="auto"/>
              <w:bottom w:val="single" w:sz="4" w:space="0" w:color="auto"/>
              <w:right w:val="single" w:sz="4" w:space="0" w:color="auto"/>
            </w:tcBorders>
            <w:vAlign w:val="bottom"/>
          </w:tcPr>
          <w:p w14:paraId="1548072B" w14:textId="77777777" w:rsidR="00F077FE" w:rsidRDefault="00F077FE" w:rsidP="0090181E">
            <w:pPr>
              <w:keepNext/>
              <w:tabs>
                <w:tab w:val="left" w:pos="540"/>
                <w:tab w:val="left" w:pos="900"/>
                <w:tab w:val="left" w:pos="2844"/>
              </w:tabs>
              <w:jc w:val="center"/>
              <w:rPr>
                <w:rFonts w:ascii="Calibri" w:hAnsi="Calibri"/>
                <w:sz w:val="18"/>
                <w:szCs w:val="18"/>
              </w:rPr>
            </w:pPr>
            <w:r w:rsidRPr="009B3A0C">
              <w:rPr>
                <w:rFonts w:ascii="Calibri" w:hAnsi="Calibri"/>
                <w:sz w:val="18"/>
                <w:szCs w:val="18"/>
              </w:rPr>
              <w:t xml:space="preserve">Insulation </w:t>
            </w:r>
            <w:r>
              <w:rPr>
                <w:rFonts w:ascii="Calibri" w:hAnsi="Calibri"/>
                <w:sz w:val="18"/>
                <w:szCs w:val="18"/>
              </w:rPr>
              <w:br/>
            </w:r>
            <w:r w:rsidRPr="009B3A0C">
              <w:rPr>
                <w:rFonts w:ascii="Calibri" w:hAnsi="Calibri"/>
                <w:sz w:val="18"/>
                <w:szCs w:val="18"/>
              </w:rPr>
              <w:t>R-value</w:t>
            </w:r>
          </w:p>
        </w:tc>
        <w:tc>
          <w:tcPr>
            <w:tcW w:w="1440" w:type="dxa"/>
            <w:tcBorders>
              <w:top w:val="single" w:sz="4" w:space="0" w:color="auto"/>
              <w:left w:val="single" w:sz="4" w:space="0" w:color="auto"/>
              <w:bottom w:val="single" w:sz="4" w:space="0" w:color="auto"/>
              <w:right w:val="single" w:sz="4" w:space="0" w:color="auto"/>
            </w:tcBorders>
            <w:vAlign w:val="bottom"/>
          </w:tcPr>
          <w:p w14:paraId="1548072C" w14:textId="77777777" w:rsidR="00F077FE" w:rsidRDefault="00F077FE" w:rsidP="0090181E">
            <w:pPr>
              <w:keepNext/>
              <w:tabs>
                <w:tab w:val="left" w:pos="540"/>
                <w:tab w:val="left" w:pos="900"/>
                <w:tab w:val="left" w:pos="2844"/>
              </w:tabs>
              <w:jc w:val="center"/>
              <w:rPr>
                <w:rFonts w:ascii="Calibri" w:hAnsi="Calibri"/>
                <w:sz w:val="18"/>
                <w:szCs w:val="18"/>
              </w:rPr>
            </w:pPr>
            <w:r>
              <w:rPr>
                <w:rFonts w:ascii="Calibri" w:hAnsi="Calibri"/>
                <w:sz w:val="18"/>
                <w:szCs w:val="18"/>
              </w:rPr>
              <w:t>I</w:t>
            </w:r>
            <w:r w:rsidRPr="009B3A0C">
              <w:rPr>
                <w:rFonts w:ascii="Calibri" w:hAnsi="Calibri"/>
                <w:sz w:val="18"/>
                <w:szCs w:val="18"/>
              </w:rPr>
              <w:t xml:space="preserve">nsulation </w:t>
            </w:r>
            <w:r>
              <w:rPr>
                <w:rFonts w:ascii="Calibri" w:hAnsi="Calibri"/>
                <w:sz w:val="18"/>
                <w:szCs w:val="18"/>
              </w:rPr>
              <w:br/>
              <w:t>U-f</w:t>
            </w:r>
            <w:r w:rsidRPr="009B3A0C">
              <w:rPr>
                <w:rFonts w:ascii="Calibri" w:hAnsi="Calibri"/>
                <w:sz w:val="18"/>
                <w:szCs w:val="18"/>
              </w:rPr>
              <w:t>a</w:t>
            </w:r>
            <w:r>
              <w:rPr>
                <w:rFonts w:ascii="Calibri" w:hAnsi="Calibri"/>
                <w:sz w:val="18"/>
                <w:szCs w:val="18"/>
              </w:rPr>
              <w:t>ctor</w:t>
            </w:r>
          </w:p>
        </w:tc>
        <w:tc>
          <w:tcPr>
            <w:tcW w:w="5640" w:type="dxa"/>
            <w:vMerge/>
            <w:tcBorders>
              <w:top w:val="single" w:sz="4" w:space="0" w:color="auto"/>
              <w:left w:val="single" w:sz="4" w:space="0" w:color="auto"/>
              <w:bottom w:val="single" w:sz="4" w:space="0" w:color="auto"/>
              <w:right w:val="single" w:sz="4" w:space="0" w:color="auto"/>
            </w:tcBorders>
            <w:vAlign w:val="bottom"/>
          </w:tcPr>
          <w:p w14:paraId="1548072D" w14:textId="77777777" w:rsidR="00F077FE" w:rsidRDefault="00F077FE" w:rsidP="00D74130">
            <w:pPr>
              <w:keepNext/>
              <w:tabs>
                <w:tab w:val="left" w:pos="540"/>
                <w:tab w:val="left" w:pos="900"/>
                <w:tab w:val="left" w:pos="3420"/>
              </w:tabs>
              <w:jc w:val="center"/>
              <w:rPr>
                <w:rFonts w:ascii="Calibri" w:hAnsi="Calibri"/>
                <w:sz w:val="18"/>
                <w:szCs w:val="18"/>
              </w:rPr>
            </w:pPr>
          </w:p>
        </w:tc>
      </w:tr>
      <w:tr w:rsidR="00F077FE" w:rsidRPr="009B3A0C" w14:paraId="15480735" w14:textId="77777777" w:rsidTr="00B64148">
        <w:trPr>
          <w:cantSplit/>
          <w:trHeight w:val="320"/>
        </w:trPr>
        <w:tc>
          <w:tcPr>
            <w:tcW w:w="3001" w:type="dxa"/>
            <w:tcBorders>
              <w:top w:val="single" w:sz="4" w:space="0" w:color="auto"/>
              <w:left w:val="single" w:sz="4" w:space="0" w:color="auto"/>
              <w:bottom w:val="single" w:sz="4" w:space="0" w:color="auto"/>
              <w:right w:val="single" w:sz="4" w:space="0" w:color="auto"/>
            </w:tcBorders>
            <w:vAlign w:val="bottom"/>
          </w:tcPr>
          <w:p w14:paraId="1548072F" w14:textId="77777777" w:rsidR="00F077FE" w:rsidRPr="006A69BB" w:rsidRDefault="00F077FE" w:rsidP="00D7413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vAlign w:val="bottom"/>
          </w:tcPr>
          <w:p w14:paraId="15480730" w14:textId="77777777" w:rsidR="00F077FE" w:rsidRPr="006A69BB" w:rsidRDefault="00F077FE" w:rsidP="00D7413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vAlign w:val="bottom"/>
          </w:tcPr>
          <w:p w14:paraId="15480731" w14:textId="77777777" w:rsidR="00F077FE" w:rsidRPr="006A69BB" w:rsidRDefault="00F077FE" w:rsidP="00D7413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vAlign w:val="bottom"/>
          </w:tcPr>
          <w:p w14:paraId="15480732" w14:textId="77777777" w:rsidR="00F077FE" w:rsidRPr="006A69BB" w:rsidRDefault="00F077FE" w:rsidP="00D7413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vAlign w:val="bottom"/>
          </w:tcPr>
          <w:p w14:paraId="15480733" w14:textId="77777777" w:rsidR="00F077FE" w:rsidRPr="006A69BB" w:rsidRDefault="00F077FE" w:rsidP="00D7413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5640" w:type="dxa"/>
            <w:tcBorders>
              <w:top w:val="single" w:sz="4" w:space="0" w:color="auto"/>
              <w:left w:val="single" w:sz="4" w:space="0" w:color="auto"/>
              <w:bottom w:val="single" w:sz="4" w:space="0" w:color="auto"/>
              <w:right w:val="single" w:sz="4" w:space="0" w:color="auto"/>
            </w:tcBorders>
            <w:vAlign w:val="bottom"/>
          </w:tcPr>
          <w:p w14:paraId="15480734" w14:textId="77777777" w:rsidR="00F077FE" w:rsidRPr="006A69BB" w:rsidRDefault="00F077FE" w:rsidP="00D7413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r>
      <w:tr w:rsidR="00F077FE" w:rsidRPr="009B3A0C" w14:paraId="15480737" w14:textId="77777777" w:rsidTr="00B64148">
        <w:trPr>
          <w:cantSplit/>
          <w:trHeight w:val="228"/>
        </w:trPr>
        <w:tc>
          <w:tcPr>
            <w:tcW w:w="14401" w:type="dxa"/>
            <w:gridSpan w:val="6"/>
            <w:tcBorders>
              <w:top w:val="single" w:sz="4" w:space="0" w:color="auto"/>
              <w:left w:val="single" w:sz="4" w:space="0" w:color="auto"/>
              <w:bottom w:val="single" w:sz="4" w:space="0" w:color="auto"/>
              <w:right w:val="single" w:sz="4" w:space="0" w:color="auto"/>
            </w:tcBorders>
            <w:vAlign w:val="center"/>
          </w:tcPr>
          <w:p w14:paraId="646A06E1" w14:textId="5296C678" w:rsidR="004F10AE" w:rsidRPr="00B64148" w:rsidRDefault="004F10AE" w:rsidP="00974B66">
            <w:pPr>
              <w:tabs>
                <w:tab w:val="left" w:pos="0"/>
                <w:tab w:val="left" w:pos="2700"/>
                <w:tab w:val="left" w:pos="3420"/>
                <w:tab w:val="left" w:pos="3780"/>
                <w:tab w:val="left" w:pos="5760"/>
                <w:tab w:val="left" w:pos="7212"/>
              </w:tabs>
              <w:spacing w:line="276" w:lineRule="auto"/>
              <w:rPr>
                <w:rFonts w:ascii="Calibri" w:hAnsi="Calibri"/>
                <w:b/>
                <w:noProof/>
                <w:sz w:val="18"/>
                <w:szCs w:val="18"/>
              </w:rPr>
            </w:pPr>
            <w:r w:rsidRPr="00B64148">
              <w:rPr>
                <w:rFonts w:ascii="Calibri" w:hAnsi="Calibri"/>
                <w:b/>
                <w:noProof/>
                <w:sz w:val="18"/>
                <w:szCs w:val="18"/>
              </w:rPr>
              <w:t>Note:</w:t>
            </w:r>
          </w:p>
          <w:p w14:paraId="15480736" w14:textId="77777777" w:rsidR="00F077FE" w:rsidRPr="00B64148" w:rsidRDefault="00F077FE" w:rsidP="00974B66">
            <w:pPr>
              <w:pStyle w:val="ListParagraph"/>
              <w:numPr>
                <w:ilvl w:val="0"/>
                <w:numId w:val="62"/>
              </w:numPr>
              <w:tabs>
                <w:tab w:val="left" w:pos="342"/>
                <w:tab w:val="left" w:pos="2700"/>
                <w:tab w:val="left" w:pos="3420"/>
                <w:tab w:val="left" w:pos="3780"/>
                <w:tab w:val="left" w:pos="5760"/>
                <w:tab w:val="left" w:pos="7212"/>
              </w:tabs>
              <w:spacing w:line="276" w:lineRule="auto"/>
              <w:rPr>
                <w:rFonts w:ascii="Calibri" w:hAnsi="Calibri"/>
                <w:noProof/>
                <w:sz w:val="18"/>
                <w:szCs w:val="18"/>
              </w:rPr>
            </w:pPr>
            <w:r w:rsidRPr="00B64148">
              <w:rPr>
                <w:rFonts w:ascii="Calibri" w:hAnsi="Calibri"/>
                <w:noProof/>
                <w:sz w:val="18"/>
                <w:szCs w:val="18"/>
              </w:rPr>
              <w:t xml:space="preserve">Heated slab floors require mandatory slab insulation (see Table 110.8-A). </w:t>
            </w:r>
          </w:p>
        </w:tc>
      </w:tr>
    </w:tbl>
    <w:p w14:paraId="15480738" w14:textId="77777777" w:rsidR="003A506B" w:rsidRPr="0037735E" w:rsidRDefault="003A506B" w:rsidP="003A506B">
      <w:pPr>
        <w:rPr>
          <w:sz w:val="20"/>
        </w:rPr>
      </w:pPr>
    </w:p>
    <w:tbl>
      <w:tblPr>
        <w:tblW w:w="4983" w:type="pct"/>
        <w:tblInd w:w="25" w:type="dxa"/>
        <w:tblBorders>
          <w:top w:val="single" w:sz="12" w:space="0" w:color="auto"/>
          <w:left w:val="single" w:sz="12" w:space="0" w:color="auto"/>
          <w:bottom w:val="single" w:sz="12" w:space="0" w:color="auto"/>
          <w:right w:val="single" w:sz="12" w:space="0" w:color="auto"/>
        </w:tblBorders>
        <w:tblLayout w:type="fixed"/>
        <w:tblCellMar>
          <w:top w:w="29" w:type="dxa"/>
          <w:left w:w="115" w:type="dxa"/>
          <w:bottom w:w="29" w:type="dxa"/>
          <w:right w:w="115" w:type="dxa"/>
        </w:tblCellMar>
        <w:tblLook w:val="0000" w:firstRow="0" w:lastRow="0" w:firstColumn="0" w:lastColumn="0" w:noHBand="0" w:noVBand="0"/>
      </w:tblPr>
      <w:tblGrid>
        <w:gridCol w:w="6666"/>
        <w:gridCol w:w="7914"/>
      </w:tblGrid>
      <w:tr w:rsidR="00F077FE" w:rsidRPr="00FE052A" w14:paraId="1548073A" w14:textId="77777777" w:rsidTr="004603FB">
        <w:trPr>
          <w:cantSplit/>
          <w:trHeight w:val="317"/>
        </w:trPr>
        <w:tc>
          <w:tcPr>
            <w:tcW w:w="1458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480739" w14:textId="22A48FAE" w:rsidR="00F077FE" w:rsidRPr="0037735E" w:rsidRDefault="00F077FE" w:rsidP="004603FB">
            <w:pPr>
              <w:keepNext/>
              <w:rPr>
                <w:rFonts w:ascii="Calibri" w:eastAsia="Calibri" w:hAnsi="Calibri"/>
                <w:b/>
                <w:sz w:val="20"/>
                <w:szCs w:val="20"/>
              </w:rPr>
            </w:pPr>
            <w:r w:rsidRPr="0037735E">
              <w:rPr>
                <w:rFonts w:ascii="Calibri" w:eastAsia="Calibri" w:hAnsi="Calibri"/>
                <w:b/>
                <w:sz w:val="20"/>
                <w:szCs w:val="20"/>
              </w:rPr>
              <w:t xml:space="preserve">F. </w:t>
            </w:r>
            <w:r w:rsidR="004603FB" w:rsidRPr="0037735E">
              <w:rPr>
                <w:rFonts w:ascii="Calibri" w:eastAsia="Calibri" w:hAnsi="Calibri"/>
                <w:b/>
                <w:sz w:val="20"/>
                <w:szCs w:val="20"/>
              </w:rPr>
              <w:t>Radiant Barrier</w:t>
            </w:r>
            <w:r w:rsidRPr="0037735E">
              <w:rPr>
                <w:rFonts w:ascii="Calibri" w:eastAsia="Calibri" w:hAnsi="Calibri"/>
                <w:b/>
                <w:sz w:val="20"/>
                <w:szCs w:val="20"/>
              </w:rPr>
              <w:t xml:space="preserve"> </w:t>
            </w:r>
            <w:r w:rsidRPr="0037735E">
              <w:rPr>
                <w:rFonts w:ascii="Calibri" w:eastAsia="Calibri" w:hAnsi="Calibri"/>
                <w:sz w:val="20"/>
                <w:szCs w:val="20"/>
              </w:rPr>
              <w:t>(Section 150.1(c)2</w:t>
            </w:r>
            <w:r w:rsidR="0094294D" w:rsidRPr="0037735E">
              <w:rPr>
                <w:rFonts w:ascii="Calibri" w:eastAsia="Calibri" w:hAnsi="Calibri"/>
                <w:sz w:val="20"/>
                <w:szCs w:val="20"/>
              </w:rPr>
              <w:t>)</w:t>
            </w:r>
          </w:p>
        </w:tc>
      </w:tr>
      <w:tr w:rsidR="00F077FE" w:rsidRPr="00FE052A" w14:paraId="1548073D" w14:textId="77777777" w:rsidTr="004603FB">
        <w:trPr>
          <w:cantSplit/>
          <w:trHeight w:val="203"/>
        </w:trPr>
        <w:tc>
          <w:tcPr>
            <w:tcW w:w="6666" w:type="dxa"/>
            <w:tcBorders>
              <w:top w:val="single" w:sz="4" w:space="0" w:color="auto"/>
              <w:left w:val="single" w:sz="4" w:space="0" w:color="auto"/>
              <w:bottom w:val="single" w:sz="4" w:space="0" w:color="auto"/>
              <w:right w:val="single" w:sz="4" w:space="0" w:color="auto"/>
            </w:tcBorders>
            <w:vAlign w:val="center"/>
          </w:tcPr>
          <w:p w14:paraId="1548073B" w14:textId="77777777" w:rsidR="00F077FE" w:rsidRPr="0037735E" w:rsidRDefault="00BE5FED" w:rsidP="00F077FE">
            <w:pPr>
              <w:jc w:val="center"/>
              <w:rPr>
                <w:rFonts w:ascii="Calibri" w:hAnsi="Calibri"/>
                <w:sz w:val="18"/>
                <w:szCs w:val="20"/>
              </w:rPr>
            </w:pPr>
            <w:r w:rsidRPr="0037735E">
              <w:rPr>
                <w:rFonts w:ascii="Calibri" w:hAnsi="Calibri"/>
                <w:sz w:val="18"/>
                <w:szCs w:val="20"/>
              </w:rPr>
              <w:t>0</w:t>
            </w:r>
            <w:r w:rsidR="00F077FE" w:rsidRPr="0037735E">
              <w:rPr>
                <w:rFonts w:ascii="Calibri" w:hAnsi="Calibri"/>
                <w:sz w:val="18"/>
                <w:szCs w:val="20"/>
              </w:rPr>
              <w:t>1</w:t>
            </w:r>
          </w:p>
        </w:tc>
        <w:tc>
          <w:tcPr>
            <w:tcW w:w="7914" w:type="dxa"/>
            <w:tcBorders>
              <w:top w:val="single" w:sz="4" w:space="0" w:color="auto"/>
              <w:left w:val="single" w:sz="4" w:space="0" w:color="auto"/>
              <w:bottom w:val="single" w:sz="4" w:space="0" w:color="auto"/>
              <w:right w:val="single" w:sz="4" w:space="0" w:color="auto"/>
            </w:tcBorders>
            <w:vAlign w:val="center"/>
          </w:tcPr>
          <w:p w14:paraId="1548073C" w14:textId="77777777" w:rsidR="00F077FE" w:rsidRPr="0037735E" w:rsidRDefault="00BE5FED" w:rsidP="00F077FE">
            <w:pPr>
              <w:jc w:val="center"/>
              <w:rPr>
                <w:rFonts w:ascii="Calibri" w:hAnsi="Calibri"/>
                <w:sz w:val="18"/>
                <w:szCs w:val="20"/>
              </w:rPr>
            </w:pPr>
            <w:r w:rsidRPr="0037735E">
              <w:rPr>
                <w:rFonts w:ascii="Calibri" w:hAnsi="Calibri"/>
                <w:sz w:val="18"/>
                <w:szCs w:val="20"/>
              </w:rPr>
              <w:t>0</w:t>
            </w:r>
            <w:r w:rsidR="00F077FE" w:rsidRPr="0037735E">
              <w:rPr>
                <w:rFonts w:ascii="Calibri" w:hAnsi="Calibri"/>
                <w:sz w:val="18"/>
                <w:szCs w:val="20"/>
              </w:rPr>
              <w:t>2</w:t>
            </w:r>
          </w:p>
        </w:tc>
      </w:tr>
      <w:tr w:rsidR="00F077FE" w:rsidRPr="00FE052A" w14:paraId="15480740" w14:textId="77777777" w:rsidTr="004603FB">
        <w:trPr>
          <w:cantSplit/>
          <w:trHeight w:val="203"/>
        </w:trPr>
        <w:tc>
          <w:tcPr>
            <w:tcW w:w="6666" w:type="dxa"/>
            <w:tcBorders>
              <w:top w:val="single" w:sz="4" w:space="0" w:color="auto"/>
              <w:left w:val="single" w:sz="4" w:space="0" w:color="auto"/>
              <w:bottom w:val="single" w:sz="4" w:space="0" w:color="auto"/>
              <w:right w:val="single" w:sz="4" w:space="0" w:color="auto"/>
            </w:tcBorders>
            <w:vAlign w:val="center"/>
          </w:tcPr>
          <w:p w14:paraId="1548073E" w14:textId="77777777" w:rsidR="00F077FE" w:rsidRPr="0037735E" w:rsidRDefault="00F077FE" w:rsidP="00F077FE">
            <w:pPr>
              <w:jc w:val="center"/>
              <w:rPr>
                <w:rFonts w:ascii="Calibri" w:hAnsi="Calibri"/>
                <w:sz w:val="18"/>
                <w:szCs w:val="20"/>
              </w:rPr>
            </w:pPr>
            <w:r w:rsidRPr="0037735E">
              <w:rPr>
                <w:rFonts w:ascii="Calibri" w:hAnsi="Calibri"/>
                <w:sz w:val="18"/>
                <w:szCs w:val="20"/>
              </w:rPr>
              <w:t>Radiant Barrier installed below the roof deck and on all gable end walls</w:t>
            </w:r>
          </w:p>
        </w:tc>
        <w:tc>
          <w:tcPr>
            <w:tcW w:w="7914" w:type="dxa"/>
            <w:tcBorders>
              <w:top w:val="single" w:sz="4" w:space="0" w:color="auto"/>
              <w:left w:val="single" w:sz="4" w:space="0" w:color="auto"/>
              <w:bottom w:val="single" w:sz="4" w:space="0" w:color="auto"/>
              <w:right w:val="single" w:sz="4" w:space="0" w:color="auto"/>
            </w:tcBorders>
            <w:vAlign w:val="center"/>
          </w:tcPr>
          <w:p w14:paraId="1548073F" w14:textId="77777777" w:rsidR="00F077FE" w:rsidRPr="0037735E" w:rsidRDefault="00F077FE" w:rsidP="00F077FE">
            <w:pPr>
              <w:jc w:val="center"/>
              <w:rPr>
                <w:rFonts w:ascii="Calibri" w:hAnsi="Calibri"/>
                <w:sz w:val="18"/>
                <w:szCs w:val="20"/>
              </w:rPr>
            </w:pPr>
            <w:r w:rsidRPr="0037735E">
              <w:rPr>
                <w:rFonts w:ascii="Calibri" w:hAnsi="Calibri"/>
                <w:sz w:val="18"/>
                <w:szCs w:val="20"/>
              </w:rPr>
              <w:t>Comment</w:t>
            </w:r>
          </w:p>
        </w:tc>
      </w:tr>
      <w:tr w:rsidR="00F077FE" w:rsidRPr="00FE052A" w14:paraId="15480743" w14:textId="77777777" w:rsidTr="004603FB">
        <w:trPr>
          <w:cantSplit/>
          <w:trHeight w:val="203"/>
        </w:trPr>
        <w:tc>
          <w:tcPr>
            <w:tcW w:w="6666" w:type="dxa"/>
            <w:tcBorders>
              <w:top w:val="single" w:sz="4" w:space="0" w:color="auto"/>
              <w:left w:val="single" w:sz="4" w:space="0" w:color="auto"/>
              <w:bottom w:val="single" w:sz="4" w:space="0" w:color="auto"/>
              <w:right w:val="single" w:sz="4" w:space="0" w:color="auto"/>
            </w:tcBorders>
            <w:vAlign w:val="center"/>
          </w:tcPr>
          <w:p w14:paraId="15480741" w14:textId="77777777" w:rsidR="00F077FE" w:rsidRPr="00E56773" w:rsidRDefault="00F077FE" w:rsidP="00F077FE">
            <w:pPr>
              <w:jc w:val="center"/>
              <w:rPr>
                <w:rFonts w:ascii="Calibri" w:hAnsi="Calibri"/>
                <w:sz w:val="20"/>
                <w:szCs w:val="20"/>
              </w:rPr>
            </w:pPr>
          </w:p>
        </w:tc>
        <w:tc>
          <w:tcPr>
            <w:tcW w:w="7914" w:type="dxa"/>
            <w:tcBorders>
              <w:top w:val="single" w:sz="4" w:space="0" w:color="auto"/>
              <w:left w:val="single" w:sz="4" w:space="0" w:color="auto"/>
              <w:bottom w:val="single" w:sz="4" w:space="0" w:color="auto"/>
              <w:right w:val="single" w:sz="4" w:space="0" w:color="auto"/>
            </w:tcBorders>
            <w:vAlign w:val="center"/>
          </w:tcPr>
          <w:p w14:paraId="15480742" w14:textId="77777777" w:rsidR="00F077FE" w:rsidRPr="00E56773" w:rsidRDefault="00F077FE" w:rsidP="00F077FE">
            <w:pPr>
              <w:jc w:val="center"/>
              <w:rPr>
                <w:rFonts w:ascii="Calibri" w:hAnsi="Calibri"/>
                <w:sz w:val="20"/>
                <w:szCs w:val="20"/>
              </w:rPr>
            </w:pPr>
          </w:p>
        </w:tc>
      </w:tr>
      <w:tr w:rsidR="003865BA" w:rsidRPr="00FE052A" w14:paraId="15480748" w14:textId="77777777" w:rsidTr="004603FB">
        <w:trPr>
          <w:cantSplit/>
          <w:trHeight w:val="203"/>
        </w:trPr>
        <w:tc>
          <w:tcPr>
            <w:tcW w:w="14580" w:type="dxa"/>
            <w:gridSpan w:val="2"/>
            <w:tcBorders>
              <w:top w:val="single" w:sz="4" w:space="0" w:color="auto"/>
              <w:left w:val="single" w:sz="4" w:space="0" w:color="auto"/>
              <w:bottom w:val="single" w:sz="4" w:space="0" w:color="auto"/>
              <w:right w:val="single" w:sz="4" w:space="0" w:color="auto"/>
            </w:tcBorders>
            <w:vAlign w:val="center"/>
          </w:tcPr>
          <w:p w14:paraId="15480744" w14:textId="77777777" w:rsidR="003865BA" w:rsidRPr="00B64148" w:rsidRDefault="003865BA" w:rsidP="003865BA">
            <w:pPr>
              <w:keepNext/>
              <w:rPr>
                <w:rFonts w:ascii="Calibri" w:hAnsi="Calibri"/>
                <w:b/>
                <w:sz w:val="18"/>
                <w:szCs w:val="18"/>
              </w:rPr>
            </w:pPr>
            <w:r w:rsidRPr="00B64148">
              <w:rPr>
                <w:rFonts w:ascii="Calibri" w:hAnsi="Calibri"/>
                <w:b/>
                <w:sz w:val="18"/>
                <w:szCs w:val="18"/>
              </w:rPr>
              <w:t>A radiant barrier is required (for Climate Zones 2-15)</w:t>
            </w:r>
          </w:p>
          <w:p w14:paraId="15480745" w14:textId="77777777" w:rsidR="003865BA" w:rsidRPr="00B64148" w:rsidRDefault="003865BA" w:rsidP="003865BA">
            <w:pPr>
              <w:pStyle w:val="ListParagraph"/>
              <w:numPr>
                <w:ilvl w:val="0"/>
                <w:numId w:val="4"/>
              </w:numPr>
              <w:rPr>
                <w:rFonts w:asciiTheme="minorHAnsi" w:hAnsiTheme="minorHAnsi" w:cs="ArialMT"/>
                <w:sz w:val="18"/>
                <w:szCs w:val="20"/>
              </w:rPr>
            </w:pPr>
            <w:r w:rsidRPr="00B64148">
              <w:rPr>
                <w:rFonts w:asciiTheme="minorHAnsi" w:hAnsiTheme="minorHAnsi" w:cs="ArialMT"/>
                <w:sz w:val="18"/>
                <w:szCs w:val="20"/>
              </w:rPr>
              <w:t>Radiant barriers shall meet specific eligibility and installation criteria to receive energy credit for compliance with the Building Energy Efficiency Standards for low-rise residential buildings.  Refer to RA4.2.1</w:t>
            </w:r>
          </w:p>
          <w:p w14:paraId="15480746" w14:textId="77777777" w:rsidR="003865BA" w:rsidRPr="00B64148" w:rsidRDefault="003865BA" w:rsidP="003865BA">
            <w:pPr>
              <w:pStyle w:val="ListParagraph"/>
              <w:numPr>
                <w:ilvl w:val="0"/>
                <w:numId w:val="4"/>
              </w:numPr>
              <w:rPr>
                <w:rFonts w:asciiTheme="minorHAnsi" w:hAnsiTheme="minorHAnsi" w:cs="ArialMT"/>
                <w:sz w:val="18"/>
                <w:szCs w:val="20"/>
              </w:rPr>
            </w:pPr>
            <w:r w:rsidRPr="00B64148">
              <w:rPr>
                <w:rFonts w:asciiTheme="minorHAnsi" w:hAnsiTheme="minorHAnsi" w:cs="ArialMT"/>
                <w:sz w:val="18"/>
                <w:szCs w:val="20"/>
              </w:rPr>
              <w:t>The emittance of the radiant barrier shall be less than or equal to 0.05 as tested in accordance with ASTM C1371 or ASTM E408.</w:t>
            </w:r>
          </w:p>
          <w:p w14:paraId="15480747" w14:textId="170AC5DE" w:rsidR="00F076B0" w:rsidRPr="00B64148" w:rsidRDefault="003865BA" w:rsidP="00B64148">
            <w:pPr>
              <w:pStyle w:val="ListParagraph"/>
              <w:numPr>
                <w:ilvl w:val="0"/>
                <w:numId w:val="4"/>
              </w:numPr>
              <w:rPr>
                <w:rFonts w:ascii="Calibri" w:hAnsi="Calibri"/>
                <w:sz w:val="18"/>
                <w:szCs w:val="20"/>
              </w:rPr>
            </w:pPr>
            <w:r w:rsidRPr="00B64148">
              <w:rPr>
                <w:rFonts w:asciiTheme="minorHAnsi" w:hAnsiTheme="minorHAnsi" w:cs="ArialMT"/>
                <w:bCs/>
                <w:iCs/>
                <w:sz w:val="18"/>
                <w:szCs w:val="20"/>
              </w:rPr>
              <w:t>For Prescriptive Compliance the attic shall be ventilated to p</w:t>
            </w:r>
            <w:r w:rsidRPr="00B64148">
              <w:rPr>
                <w:rFonts w:asciiTheme="minorHAnsi" w:hAnsiTheme="minorHAnsi" w:cs="ArialMT"/>
                <w:sz w:val="18"/>
                <w:szCs w:val="20"/>
              </w:rPr>
              <w:t xml:space="preserve">rovide a minimum free ventilation area of not less than </w:t>
            </w:r>
            <w:r w:rsidR="00B64148" w:rsidRPr="00B64148">
              <w:rPr>
                <w:rFonts w:asciiTheme="minorHAnsi" w:hAnsiTheme="minorHAnsi" w:cs="ArialMT"/>
                <w:sz w:val="18"/>
                <w:szCs w:val="20"/>
              </w:rPr>
              <w:t xml:space="preserve">1 </w:t>
            </w:r>
            <w:r w:rsidR="00B64148" w:rsidRPr="00B64148">
              <w:rPr>
                <w:rFonts w:ascii="Calibri" w:hAnsi="Calibri" w:cs="Arial"/>
                <w:sz w:val="18"/>
                <w:szCs w:val="20"/>
              </w:rPr>
              <w:t>ft</w:t>
            </w:r>
            <w:r w:rsidR="00B64148" w:rsidRPr="00B64148">
              <w:rPr>
                <w:rFonts w:ascii="Calibri" w:hAnsi="Calibri" w:cs="Arial"/>
                <w:sz w:val="18"/>
                <w:szCs w:val="20"/>
                <w:vertAlign w:val="superscript"/>
              </w:rPr>
              <w:t>2</w:t>
            </w:r>
            <w:r w:rsidRPr="00B64148">
              <w:rPr>
                <w:rFonts w:asciiTheme="minorHAnsi" w:hAnsiTheme="minorHAnsi" w:cs="ArialMT"/>
                <w:sz w:val="18"/>
                <w:szCs w:val="20"/>
              </w:rPr>
              <w:t xml:space="preserve"> of vent area for each 300 ft</w:t>
            </w:r>
            <w:r w:rsidRPr="00B64148">
              <w:rPr>
                <w:rFonts w:asciiTheme="minorHAnsi" w:hAnsiTheme="minorHAnsi" w:cs="ArialMT"/>
                <w:sz w:val="18"/>
                <w:szCs w:val="20"/>
                <w:vertAlign w:val="superscript"/>
              </w:rPr>
              <w:t>2</w:t>
            </w:r>
            <w:r w:rsidRPr="00B64148">
              <w:rPr>
                <w:rFonts w:asciiTheme="minorHAnsi" w:hAnsiTheme="minorHAnsi" w:cs="ArialMT"/>
                <w:sz w:val="18"/>
                <w:szCs w:val="20"/>
              </w:rPr>
              <w:t xml:space="preserve"> of attic floor area with no less than 30</w:t>
            </w:r>
            <w:r w:rsidR="00B64148" w:rsidRPr="00B64148">
              <w:rPr>
                <w:rFonts w:asciiTheme="minorHAnsi" w:hAnsiTheme="minorHAnsi" w:cs="ArialMT"/>
                <w:sz w:val="18"/>
                <w:szCs w:val="20"/>
              </w:rPr>
              <w:t>%</w:t>
            </w:r>
            <w:r w:rsidRPr="00B64148">
              <w:rPr>
                <w:rFonts w:asciiTheme="minorHAnsi" w:hAnsiTheme="minorHAnsi" w:cs="ArialMT"/>
                <w:sz w:val="18"/>
                <w:szCs w:val="20"/>
              </w:rPr>
              <w:t xml:space="preserve"> upper vents.</w:t>
            </w:r>
            <w:r w:rsidRPr="00B64148">
              <w:rPr>
                <w:rFonts w:asciiTheme="minorHAnsi" w:hAnsiTheme="minorHAnsi" w:cs="ArialMT"/>
                <w:bCs/>
                <w:iCs/>
                <w:sz w:val="18"/>
                <w:szCs w:val="20"/>
              </w:rPr>
              <w:t xml:space="preserve"> </w:t>
            </w:r>
            <w:r w:rsidRPr="00B64148">
              <w:rPr>
                <w:rFonts w:asciiTheme="minorHAnsi" w:hAnsiTheme="minorHAnsi" w:cs="ArialMT"/>
                <w:sz w:val="18"/>
                <w:szCs w:val="20"/>
              </w:rPr>
              <w:t>Ridge vents or gable end vents are recommended to achieve the best performance. The material should be cut to allow for full airflow to the venting.</w:t>
            </w:r>
          </w:p>
        </w:tc>
      </w:tr>
    </w:tbl>
    <w:p w14:paraId="15480749" w14:textId="77777777" w:rsidR="00A844AA" w:rsidRDefault="00A844AA"/>
    <w:p w14:paraId="1548074A" w14:textId="77777777" w:rsidR="00D37915" w:rsidRDefault="00D37915"/>
    <w:tbl>
      <w:tblPr>
        <w:tblW w:w="4991" w:type="pct"/>
        <w:tblBorders>
          <w:top w:val="single" w:sz="12" w:space="0" w:color="auto"/>
          <w:left w:val="single" w:sz="12" w:space="0" w:color="auto"/>
          <w:bottom w:val="single" w:sz="12" w:space="0" w:color="auto"/>
          <w:right w:val="single" w:sz="12" w:space="0" w:color="auto"/>
        </w:tblBorders>
        <w:tblLayout w:type="fixed"/>
        <w:tblCellMar>
          <w:top w:w="29" w:type="dxa"/>
          <w:left w:w="115" w:type="dxa"/>
          <w:bottom w:w="29" w:type="dxa"/>
          <w:right w:w="115" w:type="dxa"/>
        </w:tblCellMar>
        <w:tblLook w:val="0000" w:firstRow="0" w:lastRow="0" w:firstColumn="0" w:lastColumn="0" w:noHBand="0" w:noVBand="0"/>
      </w:tblPr>
      <w:tblGrid>
        <w:gridCol w:w="9"/>
        <w:gridCol w:w="735"/>
        <w:gridCol w:w="990"/>
        <w:gridCol w:w="900"/>
        <w:gridCol w:w="1080"/>
        <w:gridCol w:w="1081"/>
        <w:gridCol w:w="1440"/>
        <w:gridCol w:w="1259"/>
        <w:gridCol w:w="1260"/>
        <w:gridCol w:w="1170"/>
        <w:gridCol w:w="1080"/>
        <w:gridCol w:w="1170"/>
        <w:gridCol w:w="1440"/>
        <w:gridCol w:w="990"/>
      </w:tblGrid>
      <w:tr w:rsidR="003C6CEF" w:rsidRPr="00FE052A" w14:paraId="1548074C" w14:textId="77777777" w:rsidTr="0037735E">
        <w:trPr>
          <w:cantSplit/>
          <w:trHeight w:val="238"/>
        </w:trPr>
        <w:tc>
          <w:tcPr>
            <w:tcW w:w="14604" w:type="dxa"/>
            <w:gridSpan w:val="14"/>
            <w:tcBorders>
              <w:top w:val="single" w:sz="4" w:space="0" w:color="auto"/>
              <w:left w:val="single" w:sz="4" w:space="0" w:color="auto"/>
              <w:bottom w:val="single" w:sz="4" w:space="0" w:color="auto"/>
              <w:right w:val="single" w:sz="4" w:space="0" w:color="auto"/>
            </w:tcBorders>
            <w:vAlign w:val="center"/>
          </w:tcPr>
          <w:p w14:paraId="1548074B" w14:textId="1CCFB672" w:rsidR="003C6CEF" w:rsidRPr="0037735E" w:rsidRDefault="003C6CEF" w:rsidP="004603FB">
            <w:pPr>
              <w:keepNext/>
              <w:rPr>
                <w:rFonts w:ascii="Calibri" w:hAnsi="Calibri"/>
                <w:b/>
                <w:sz w:val="20"/>
                <w:szCs w:val="22"/>
              </w:rPr>
            </w:pPr>
            <w:r w:rsidRPr="0037735E">
              <w:rPr>
                <w:rFonts w:ascii="Calibri" w:hAnsi="Calibri"/>
                <w:b/>
                <w:sz w:val="20"/>
                <w:szCs w:val="22"/>
              </w:rPr>
              <w:lastRenderedPageBreak/>
              <w:t xml:space="preserve">G. </w:t>
            </w:r>
            <w:r w:rsidR="004603FB" w:rsidRPr="0037735E">
              <w:rPr>
                <w:rFonts w:ascii="Calibri" w:hAnsi="Calibri"/>
                <w:b/>
                <w:sz w:val="20"/>
                <w:szCs w:val="22"/>
              </w:rPr>
              <w:t>Roofing Products</w:t>
            </w:r>
            <w:r w:rsidRPr="0037735E">
              <w:rPr>
                <w:rFonts w:ascii="Calibri" w:hAnsi="Calibri"/>
                <w:b/>
                <w:sz w:val="20"/>
                <w:szCs w:val="22"/>
              </w:rPr>
              <w:t xml:space="preserve"> (</w:t>
            </w:r>
            <w:r w:rsidR="004603FB" w:rsidRPr="0037735E">
              <w:rPr>
                <w:rFonts w:ascii="Calibri" w:hAnsi="Calibri"/>
                <w:b/>
                <w:sz w:val="20"/>
                <w:szCs w:val="22"/>
              </w:rPr>
              <w:t>Cool Roof</w:t>
            </w:r>
            <w:r w:rsidRPr="0037735E">
              <w:rPr>
                <w:rFonts w:ascii="Calibri" w:hAnsi="Calibri"/>
                <w:b/>
                <w:sz w:val="20"/>
                <w:szCs w:val="22"/>
              </w:rPr>
              <w:t xml:space="preserve">) </w:t>
            </w:r>
            <w:r w:rsidRPr="0037735E">
              <w:rPr>
                <w:rFonts w:ascii="Calibri" w:hAnsi="Calibri"/>
                <w:sz w:val="20"/>
                <w:szCs w:val="22"/>
              </w:rPr>
              <w:t>(Section 150.1(c)11)</w:t>
            </w:r>
          </w:p>
        </w:tc>
      </w:tr>
      <w:tr w:rsidR="003C6CEF" w:rsidRPr="00FE052A" w14:paraId="1548075A" w14:textId="77777777" w:rsidTr="00B64148">
        <w:tblPrEx>
          <w:tblBorders>
            <w:insideH w:val="single" w:sz="6" w:space="0" w:color="auto"/>
            <w:insideV w:val="single" w:sz="6" w:space="0" w:color="auto"/>
          </w:tblBorders>
          <w:tblCellMar>
            <w:top w:w="0" w:type="dxa"/>
            <w:left w:w="108" w:type="dxa"/>
            <w:bottom w:w="0" w:type="dxa"/>
            <w:right w:w="108" w:type="dxa"/>
          </w:tblCellMar>
          <w:tblLook w:val="04A0" w:firstRow="1" w:lastRow="0" w:firstColumn="1" w:lastColumn="0" w:noHBand="0" w:noVBand="1"/>
        </w:tblPrEx>
        <w:trPr>
          <w:gridBefore w:val="1"/>
          <w:wBefore w:w="9" w:type="dxa"/>
          <w:trHeight w:val="241"/>
        </w:trPr>
        <w:tc>
          <w:tcPr>
            <w:tcW w:w="735" w:type="dxa"/>
            <w:tcBorders>
              <w:top w:val="single" w:sz="4" w:space="0" w:color="auto"/>
              <w:left w:val="single" w:sz="4" w:space="0" w:color="auto"/>
              <w:bottom w:val="single" w:sz="4" w:space="0" w:color="auto"/>
              <w:right w:val="single" w:sz="4" w:space="0" w:color="auto"/>
            </w:tcBorders>
          </w:tcPr>
          <w:p w14:paraId="1548074D"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01</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1548074E"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02</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1548074F"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03</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bottom"/>
          </w:tcPr>
          <w:p w14:paraId="15480750"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04</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bottom"/>
          </w:tcPr>
          <w:p w14:paraId="15480751"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05</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15480752"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sz w:val="18"/>
              </w:rPr>
            </w:pPr>
            <w:r>
              <w:rPr>
                <w:rFonts w:ascii="Calibri" w:hAnsi="Calibri"/>
                <w:b w:val="0"/>
                <w:sz w:val="18"/>
              </w:rPr>
              <w:t>06</w:t>
            </w:r>
          </w:p>
        </w:tc>
        <w:tc>
          <w:tcPr>
            <w:tcW w:w="1259" w:type="dxa"/>
            <w:tcBorders>
              <w:top w:val="single" w:sz="4" w:space="0" w:color="auto"/>
              <w:left w:val="single" w:sz="4" w:space="0" w:color="auto"/>
              <w:bottom w:val="single" w:sz="4" w:space="0" w:color="auto"/>
              <w:right w:val="single" w:sz="4" w:space="0" w:color="auto"/>
            </w:tcBorders>
            <w:shd w:val="clear" w:color="auto" w:fill="auto"/>
            <w:vAlign w:val="bottom"/>
          </w:tcPr>
          <w:p w14:paraId="15480753"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sz w:val="18"/>
              </w:rPr>
            </w:pPr>
            <w:r>
              <w:rPr>
                <w:rFonts w:ascii="Calibri" w:hAnsi="Calibri"/>
                <w:b w:val="0"/>
                <w:sz w:val="18"/>
              </w:rPr>
              <w:t>07</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15480754" w14:textId="77777777" w:rsidR="003C6CEF" w:rsidRDefault="003C6CEF" w:rsidP="00D37915">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08</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bottom"/>
          </w:tcPr>
          <w:p w14:paraId="15480755" w14:textId="77777777" w:rsidR="003C6CEF" w:rsidRDefault="003C6CEF" w:rsidP="00D37915">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09</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bottom"/>
          </w:tcPr>
          <w:p w14:paraId="15480756"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10</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bottom"/>
          </w:tcPr>
          <w:p w14:paraId="15480757"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11</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15480758"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12</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15480759"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13</w:t>
            </w:r>
          </w:p>
        </w:tc>
      </w:tr>
      <w:tr w:rsidR="003C6CEF" w:rsidRPr="00FE052A" w14:paraId="15480763" w14:textId="77777777" w:rsidTr="00B64148">
        <w:tblPrEx>
          <w:tblBorders>
            <w:insideH w:val="single" w:sz="6" w:space="0" w:color="auto"/>
            <w:insideV w:val="single" w:sz="6" w:space="0" w:color="auto"/>
          </w:tblBorders>
          <w:tblCellMar>
            <w:top w:w="0" w:type="dxa"/>
            <w:left w:w="108" w:type="dxa"/>
            <w:bottom w:w="0" w:type="dxa"/>
            <w:right w:w="108" w:type="dxa"/>
          </w:tblCellMar>
          <w:tblLook w:val="04A0" w:firstRow="1" w:lastRow="0" w:firstColumn="1" w:lastColumn="0" w:noHBand="0" w:noVBand="1"/>
        </w:tblPrEx>
        <w:trPr>
          <w:gridBefore w:val="1"/>
          <w:wBefore w:w="9" w:type="dxa"/>
          <w:trHeight w:val="149"/>
        </w:trPr>
        <w:tc>
          <w:tcPr>
            <w:tcW w:w="735" w:type="dxa"/>
            <w:vMerge w:val="restart"/>
            <w:tcBorders>
              <w:top w:val="single" w:sz="4" w:space="0" w:color="auto"/>
              <w:left w:val="single" w:sz="4" w:space="0" w:color="auto"/>
              <w:bottom w:val="single" w:sz="4" w:space="0" w:color="auto"/>
              <w:right w:val="single" w:sz="4" w:space="0" w:color="auto"/>
            </w:tcBorders>
            <w:vAlign w:val="bottom"/>
          </w:tcPr>
          <w:p w14:paraId="1548075B" w14:textId="77777777" w:rsidR="003C6CEF" w:rsidRPr="009B3A0C" w:rsidRDefault="003C6CEF" w:rsidP="003C6CEF">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Tag/ID</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1548075C" w14:textId="14AA1E25" w:rsidR="003C6CEF" w:rsidRPr="009B3A0C" w:rsidRDefault="003C6CEF" w:rsidP="00B64148">
            <w:pPr>
              <w:keepNext/>
              <w:tabs>
                <w:tab w:val="left" w:pos="7200"/>
                <w:tab w:val="left" w:pos="9990"/>
                <w:tab w:val="left" w:pos="10980"/>
                <w:tab w:val="right" w:pos="11430"/>
              </w:tabs>
              <w:jc w:val="center"/>
              <w:rPr>
                <w:rFonts w:ascii="Calibri" w:hAnsi="Calibri"/>
                <w:noProof/>
                <w:sz w:val="18"/>
                <w:szCs w:val="18"/>
              </w:rPr>
            </w:pPr>
            <w:r w:rsidRPr="009B3A0C">
              <w:rPr>
                <w:rFonts w:ascii="Calibri" w:hAnsi="Calibri"/>
                <w:noProof/>
                <w:sz w:val="18"/>
                <w:szCs w:val="18"/>
              </w:rPr>
              <w:t>Mass Roof 25 lb</w:t>
            </w:r>
            <w:r>
              <w:rPr>
                <w:rFonts w:ascii="Calibri" w:hAnsi="Calibri"/>
                <w:noProof/>
                <w:sz w:val="18"/>
                <w:szCs w:val="18"/>
              </w:rPr>
              <w:t>/</w:t>
            </w:r>
            <w:r w:rsidRPr="009B3A0C">
              <w:rPr>
                <w:rFonts w:ascii="Calibri" w:hAnsi="Calibri"/>
                <w:noProof/>
                <w:sz w:val="18"/>
                <w:szCs w:val="18"/>
              </w:rPr>
              <w:t>ft</w:t>
            </w:r>
            <w:r w:rsidRPr="0037735E">
              <w:rPr>
                <w:rFonts w:ascii="Calibri" w:hAnsi="Calibri"/>
                <w:noProof/>
                <w:sz w:val="18"/>
                <w:szCs w:val="18"/>
                <w:vertAlign w:val="superscript"/>
              </w:rPr>
              <w:t>2</w:t>
            </w:r>
            <w:r w:rsidRPr="00EC3848">
              <w:rPr>
                <w:rFonts w:ascii="Calibri" w:hAnsi="Calibri"/>
                <w:noProof/>
                <w:sz w:val="18"/>
                <w:szCs w:val="18"/>
                <w:vertAlign w:val="superscript"/>
              </w:rPr>
              <w:t xml:space="preserve"> </w:t>
            </w:r>
            <w:r w:rsidRPr="009B3A0C">
              <w:rPr>
                <w:rFonts w:ascii="Calibri" w:hAnsi="Calibri"/>
                <w:noProof/>
                <w:sz w:val="18"/>
                <w:szCs w:val="18"/>
              </w:rPr>
              <w:t xml:space="preserve">or </w:t>
            </w:r>
            <w:r w:rsidR="00B64148">
              <w:rPr>
                <w:rFonts w:ascii="Calibri" w:hAnsi="Calibri"/>
                <w:noProof/>
                <w:sz w:val="18"/>
                <w:szCs w:val="18"/>
              </w:rPr>
              <w:t>G</w:t>
            </w:r>
            <w:r w:rsidRPr="009B3A0C">
              <w:rPr>
                <w:rFonts w:ascii="Calibri" w:hAnsi="Calibri"/>
                <w:noProof/>
                <w:sz w:val="18"/>
                <w:szCs w:val="18"/>
              </w:rPr>
              <w:t>reater</w:t>
            </w:r>
          </w:p>
        </w:tc>
        <w:tc>
          <w:tcPr>
            <w:tcW w:w="900"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1548075D" w14:textId="77777777" w:rsidR="003C6CEF" w:rsidRPr="009B3A0C" w:rsidRDefault="003C6CEF" w:rsidP="00D37915">
            <w:pPr>
              <w:keepNext/>
              <w:tabs>
                <w:tab w:val="left" w:pos="7200"/>
                <w:tab w:val="left" w:pos="9990"/>
                <w:tab w:val="left" w:pos="10980"/>
                <w:tab w:val="right" w:pos="11430"/>
              </w:tabs>
              <w:jc w:val="center"/>
              <w:rPr>
                <w:rFonts w:ascii="Calibri" w:hAnsi="Calibri"/>
                <w:b/>
                <w:sz w:val="18"/>
              </w:rPr>
            </w:pPr>
            <w:r w:rsidRPr="009B3A0C">
              <w:rPr>
                <w:rFonts w:ascii="Calibri" w:hAnsi="Calibri"/>
                <w:noProof/>
                <w:sz w:val="18"/>
                <w:szCs w:val="18"/>
              </w:rPr>
              <w:t>Roof Pitch</w:t>
            </w:r>
          </w:p>
        </w:tc>
        <w:tc>
          <w:tcPr>
            <w:tcW w:w="1080"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1548075E" w14:textId="091775C6" w:rsidR="003C6CEF" w:rsidRPr="009B3A0C" w:rsidRDefault="003C6CEF" w:rsidP="00B64148">
            <w:pPr>
              <w:pStyle w:val="Heading7"/>
              <w:tabs>
                <w:tab w:val="clear" w:pos="10980"/>
                <w:tab w:val="clear" w:pos="11430"/>
                <w:tab w:val="left" w:pos="180"/>
                <w:tab w:val="left" w:pos="5310"/>
                <w:tab w:val="left" w:pos="8100"/>
              </w:tabs>
              <w:jc w:val="center"/>
              <w:rPr>
                <w:rFonts w:ascii="Calibri" w:hAnsi="Calibri"/>
                <w:b w:val="0"/>
                <w:color w:val="auto"/>
                <w:sz w:val="22"/>
              </w:rPr>
            </w:pPr>
            <w:r>
              <w:rPr>
                <w:rFonts w:ascii="Calibri" w:hAnsi="Calibri"/>
                <w:b w:val="0"/>
                <w:color w:val="auto"/>
                <w:sz w:val="18"/>
                <w:szCs w:val="18"/>
              </w:rPr>
              <w:t xml:space="preserve">Method of </w:t>
            </w:r>
            <w:r w:rsidR="00B64148">
              <w:rPr>
                <w:rFonts w:ascii="Calibri" w:hAnsi="Calibri"/>
                <w:b w:val="0"/>
                <w:color w:val="auto"/>
                <w:sz w:val="18"/>
                <w:szCs w:val="18"/>
              </w:rPr>
              <w:t>C</w:t>
            </w:r>
            <w:r>
              <w:rPr>
                <w:rFonts w:ascii="Calibri" w:hAnsi="Calibri"/>
                <w:b w:val="0"/>
                <w:color w:val="auto"/>
                <w:sz w:val="18"/>
                <w:szCs w:val="18"/>
              </w:rPr>
              <w:t>ompliance</w:t>
            </w:r>
          </w:p>
        </w:tc>
        <w:tc>
          <w:tcPr>
            <w:tcW w:w="1081"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1548075F"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r w:rsidRPr="00061D5E">
              <w:rPr>
                <w:rFonts w:ascii="Calibri" w:hAnsi="Calibri"/>
                <w:b w:val="0"/>
                <w:color w:val="auto"/>
                <w:sz w:val="18"/>
              </w:rPr>
              <w:t>Product Type</w:t>
            </w:r>
          </w:p>
        </w:tc>
        <w:tc>
          <w:tcPr>
            <w:tcW w:w="1440"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15480760"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20"/>
                <w:szCs w:val="20"/>
              </w:rPr>
            </w:pPr>
            <w:r>
              <w:rPr>
                <w:rFonts w:ascii="Calibri" w:hAnsi="Calibri"/>
                <w:b w:val="0"/>
                <w:color w:val="auto"/>
                <w:sz w:val="18"/>
              </w:rPr>
              <w:t>CRRC Product ID Number</w:t>
            </w:r>
          </w:p>
        </w:tc>
        <w:tc>
          <w:tcPr>
            <w:tcW w:w="4769" w:type="dxa"/>
            <w:gridSpan w:val="4"/>
            <w:tcBorders>
              <w:top w:val="single" w:sz="4" w:space="0" w:color="auto"/>
              <w:left w:val="single" w:sz="4" w:space="0" w:color="auto"/>
              <w:bottom w:val="single" w:sz="4" w:space="0" w:color="auto"/>
              <w:right w:val="single" w:sz="4" w:space="0" w:color="auto"/>
            </w:tcBorders>
            <w:shd w:val="clear" w:color="auto" w:fill="auto"/>
            <w:vAlign w:val="bottom"/>
          </w:tcPr>
          <w:p w14:paraId="15480761"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color w:val="auto"/>
                <w:sz w:val="18"/>
              </w:rPr>
            </w:pPr>
            <w:r w:rsidRPr="00D15D16">
              <w:rPr>
                <w:rFonts w:ascii="Calibri" w:hAnsi="Calibri"/>
                <w:color w:val="auto"/>
                <w:sz w:val="18"/>
              </w:rPr>
              <w:t>Proposed</w:t>
            </w:r>
          </w:p>
        </w:tc>
        <w:tc>
          <w:tcPr>
            <w:tcW w:w="3600" w:type="dxa"/>
            <w:gridSpan w:val="3"/>
            <w:tcBorders>
              <w:top w:val="single" w:sz="4" w:space="0" w:color="auto"/>
              <w:left w:val="single" w:sz="4" w:space="0" w:color="auto"/>
              <w:bottom w:val="single" w:sz="4" w:space="0" w:color="auto"/>
              <w:right w:val="single" w:sz="4" w:space="0" w:color="auto"/>
            </w:tcBorders>
            <w:shd w:val="clear" w:color="auto" w:fill="auto"/>
            <w:vAlign w:val="bottom"/>
          </w:tcPr>
          <w:p w14:paraId="15480762"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sidRPr="00D15D16">
              <w:rPr>
                <w:rFonts w:ascii="Calibri" w:hAnsi="Calibri"/>
                <w:color w:val="auto"/>
                <w:sz w:val="18"/>
              </w:rPr>
              <w:t>Required</w:t>
            </w:r>
          </w:p>
        </w:tc>
      </w:tr>
      <w:tr w:rsidR="003C6CEF" w:rsidRPr="00FE052A" w14:paraId="15480772" w14:textId="77777777" w:rsidTr="00B64148">
        <w:tblPrEx>
          <w:tblBorders>
            <w:insideH w:val="single" w:sz="6" w:space="0" w:color="auto"/>
            <w:insideV w:val="single" w:sz="6" w:space="0" w:color="auto"/>
          </w:tblBorders>
          <w:tblCellMar>
            <w:top w:w="0" w:type="dxa"/>
            <w:left w:w="108" w:type="dxa"/>
            <w:bottom w:w="0" w:type="dxa"/>
            <w:right w:w="108" w:type="dxa"/>
          </w:tblCellMar>
          <w:tblLook w:val="04A0" w:firstRow="1" w:lastRow="0" w:firstColumn="1" w:lastColumn="0" w:noHBand="0" w:noVBand="1"/>
        </w:tblPrEx>
        <w:trPr>
          <w:gridBefore w:val="1"/>
          <w:wBefore w:w="9" w:type="dxa"/>
          <w:trHeight w:val="483"/>
        </w:trPr>
        <w:tc>
          <w:tcPr>
            <w:tcW w:w="735" w:type="dxa"/>
            <w:vMerge/>
            <w:tcBorders>
              <w:top w:val="single" w:sz="4" w:space="0" w:color="auto"/>
              <w:left w:val="single" w:sz="4" w:space="0" w:color="auto"/>
              <w:bottom w:val="single" w:sz="4" w:space="0" w:color="auto"/>
              <w:right w:val="single" w:sz="4" w:space="0" w:color="auto"/>
            </w:tcBorders>
          </w:tcPr>
          <w:p w14:paraId="15480764" w14:textId="77777777" w:rsidR="003C6CEF" w:rsidRPr="009B3A0C" w:rsidRDefault="003C6CEF" w:rsidP="00D37915">
            <w:pPr>
              <w:keepNext/>
              <w:tabs>
                <w:tab w:val="left" w:pos="7200"/>
                <w:tab w:val="left" w:pos="9990"/>
                <w:tab w:val="left" w:pos="10980"/>
                <w:tab w:val="right" w:pos="11430"/>
              </w:tabs>
              <w:jc w:val="center"/>
              <w:rPr>
                <w:rFonts w:ascii="Calibri" w:hAnsi="Calibri"/>
                <w:noProof/>
                <w:sz w:val="18"/>
                <w:szCs w:val="18"/>
              </w:rPr>
            </w:pPr>
          </w:p>
        </w:tc>
        <w:tc>
          <w:tcPr>
            <w:tcW w:w="990" w:type="dxa"/>
            <w:vMerge/>
            <w:tcBorders>
              <w:top w:val="single" w:sz="4" w:space="0" w:color="auto"/>
              <w:left w:val="single" w:sz="4" w:space="0" w:color="auto"/>
              <w:bottom w:val="single" w:sz="4" w:space="0" w:color="auto"/>
              <w:right w:val="single" w:sz="4" w:space="0" w:color="auto"/>
            </w:tcBorders>
            <w:shd w:val="clear" w:color="auto" w:fill="auto"/>
            <w:vAlign w:val="bottom"/>
          </w:tcPr>
          <w:p w14:paraId="15480765" w14:textId="77777777" w:rsidR="003C6CEF" w:rsidRPr="009B3A0C" w:rsidRDefault="003C6CEF" w:rsidP="00D37915">
            <w:pPr>
              <w:keepNext/>
              <w:tabs>
                <w:tab w:val="left" w:pos="7200"/>
                <w:tab w:val="left" w:pos="9990"/>
                <w:tab w:val="left" w:pos="10980"/>
                <w:tab w:val="right" w:pos="11430"/>
              </w:tabs>
              <w:jc w:val="center"/>
              <w:rPr>
                <w:rFonts w:ascii="Calibri" w:hAnsi="Calibri"/>
                <w:noProof/>
                <w:sz w:val="18"/>
                <w:szCs w:val="18"/>
              </w:rPr>
            </w:pPr>
          </w:p>
        </w:tc>
        <w:tc>
          <w:tcPr>
            <w:tcW w:w="900" w:type="dxa"/>
            <w:vMerge/>
            <w:tcBorders>
              <w:top w:val="single" w:sz="4" w:space="0" w:color="auto"/>
              <w:left w:val="single" w:sz="4" w:space="0" w:color="auto"/>
              <w:bottom w:val="single" w:sz="4" w:space="0" w:color="auto"/>
              <w:right w:val="single" w:sz="4" w:space="0" w:color="auto"/>
            </w:tcBorders>
            <w:shd w:val="clear" w:color="auto" w:fill="auto"/>
            <w:vAlign w:val="bottom"/>
          </w:tcPr>
          <w:p w14:paraId="15480766" w14:textId="77777777" w:rsidR="003C6CEF" w:rsidRPr="009B3A0C" w:rsidRDefault="003C6CEF" w:rsidP="00D37915">
            <w:pPr>
              <w:keepNext/>
              <w:tabs>
                <w:tab w:val="left" w:pos="7200"/>
                <w:tab w:val="left" w:pos="9990"/>
                <w:tab w:val="left" w:pos="10980"/>
                <w:tab w:val="right" w:pos="11430"/>
              </w:tabs>
              <w:jc w:val="center"/>
              <w:rPr>
                <w:rFonts w:ascii="Calibri" w:hAnsi="Calibri"/>
                <w:noProof/>
                <w:sz w:val="18"/>
                <w:szCs w:val="18"/>
              </w:rPr>
            </w:pPr>
          </w:p>
        </w:tc>
        <w:tc>
          <w:tcPr>
            <w:tcW w:w="1080" w:type="dxa"/>
            <w:vMerge/>
            <w:tcBorders>
              <w:top w:val="single" w:sz="4" w:space="0" w:color="auto"/>
              <w:left w:val="single" w:sz="4" w:space="0" w:color="auto"/>
              <w:bottom w:val="single" w:sz="4" w:space="0" w:color="auto"/>
              <w:right w:val="single" w:sz="4" w:space="0" w:color="auto"/>
            </w:tcBorders>
            <w:shd w:val="clear" w:color="auto" w:fill="auto"/>
            <w:vAlign w:val="bottom"/>
          </w:tcPr>
          <w:p w14:paraId="15480767"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081" w:type="dxa"/>
            <w:vMerge/>
            <w:tcBorders>
              <w:top w:val="single" w:sz="4" w:space="0" w:color="auto"/>
              <w:left w:val="single" w:sz="4" w:space="0" w:color="auto"/>
              <w:bottom w:val="single" w:sz="4" w:space="0" w:color="auto"/>
              <w:right w:val="single" w:sz="4" w:space="0" w:color="auto"/>
            </w:tcBorders>
            <w:shd w:val="clear" w:color="auto" w:fill="auto"/>
            <w:vAlign w:val="bottom"/>
          </w:tcPr>
          <w:p w14:paraId="15480768"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440" w:type="dxa"/>
            <w:vMerge/>
            <w:tcBorders>
              <w:top w:val="single" w:sz="4" w:space="0" w:color="auto"/>
              <w:left w:val="single" w:sz="4" w:space="0" w:color="auto"/>
              <w:bottom w:val="single" w:sz="4" w:space="0" w:color="auto"/>
              <w:right w:val="single" w:sz="4" w:space="0" w:color="auto"/>
            </w:tcBorders>
            <w:shd w:val="clear" w:color="auto" w:fill="auto"/>
            <w:vAlign w:val="bottom"/>
          </w:tcPr>
          <w:p w14:paraId="15480769" w14:textId="77777777" w:rsidR="003C6CEF" w:rsidRPr="00061D5E"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259" w:type="dxa"/>
            <w:tcBorders>
              <w:top w:val="single" w:sz="4" w:space="0" w:color="auto"/>
              <w:left w:val="single" w:sz="4" w:space="0" w:color="auto"/>
              <w:bottom w:val="single" w:sz="4" w:space="0" w:color="auto"/>
              <w:right w:val="single" w:sz="4" w:space="0" w:color="auto"/>
            </w:tcBorders>
            <w:shd w:val="clear" w:color="auto" w:fill="auto"/>
            <w:vAlign w:val="bottom"/>
          </w:tcPr>
          <w:p w14:paraId="1548076A"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Initial Solar Reflectance</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1548076B"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Aged Solar Reflectance</w:t>
            </w:r>
            <w:r w:rsidDel="00484660">
              <w:rPr>
                <w:rFonts w:ascii="Calibri" w:hAnsi="Calibri"/>
                <w:b w:val="0"/>
                <w:color w:val="auto"/>
                <w:sz w:val="18"/>
              </w:rPr>
              <w:t xml:space="preserve"> </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bottom"/>
          </w:tcPr>
          <w:p w14:paraId="1548076C" w14:textId="77777777" w:rsidR="003C6CEF" w:rsidRDefault="003C6CEF" w:rsidP="00D37915">
            <w:pPr>
              <w:jc w:val="center"/>
              <w:rPr>
                <w:b/>
                <w:sz w:val="18"/>
                <w:szCs w:val="18"/>
              </w:rPr>
            </w:pPr>
            <w:r>
              <w:rPr>
                <w:rFonts w:ascii="Calibri" w:hAnsi="Calibri"/>
                <w:sz w:val="18"/>
              </w:rPr>
              <w:t>Thermal Emittance</w:t>
            </w:r>
            <w:r w:rsidDel="00484660">
              <w:rPr>
                <w:rFonts w:ascii="Calibri" w:hAnsi="Calibri"/>
                <w:sz w:val="18"/>
              </w:rPr>
              <w:t xml:space="preserve">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bottom"/>
          </w:tcPr>
          <w:p w14:paraId="1548076D"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SRI</w:t>
            </w:r>
          </w:p>
          <w:p w14:paraId="1548076E" w14:textId="77777777" w:rsidR="003C6CEF" w:rsidRPr="00484660"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sidRPr="00737E08">
              <w:rPr>
                <w:b w:val="0"/>
                <w:sz w:val="18"/>
                <w:szCs w:val="18"/>
              </w:rPr>
              <w:t>(Optional)</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bottom"/>
          </w:tcPr>
          <w:p w14:paraId="1548076F"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Aged Solar Reflectance</w:t>
            </w:r>
            <w:r w:rsidDel="00484660">
              <w:rPr>
                <w:rFonts w:ascii="Calibri" w:hAnsi="Calibri"/>
                <w:b w:val="0"/>
                <w:color w:val="auto"/>
                <w:sz w:val="18"/>
              </w:rPr>
              <w:t xml:space="preserve"> </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15480770"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Thermal Emittance</w:t>
            </w:r>
            <w:r w:rsidDel="00484660">
              <w:rPr>
                <w:rFonts w:ascii="Calibri" w:hAnsi="Calibri"/>
                <w:b w:val="0"/>
                <w:color w:val="auto"/>
                <w:sz w:val="18"/>
              </w:rPr>
              <w:t xml:space="preserve"> </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15480771"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SRI (Optional)</w:t>
            </w:r>
          </w:p>
        </w:tc>
      </w:tr>
      <w:tr w:rsidR="003C6CEF" w:rsidRPr="00FE052A" w14:paraId="15480780" w14:textId="77777777" w:rsidTr="00B64148">
        <w:tblPrEx>
          <w:tblBorders>
            <w:insideH w:val="single" w:sz="6" w:space="0" w:color="auto"/>
            <w:insideV w:val="single" w:sz="6" w:space="0" w:color="auto"/>
          </w:tblBorders>
          <w:tblCellMar>
            <w:top w:w="0" w:type="dxa"/>
            <w:left w:w="108" w:type="dxa"/>
            <w:bottom w:w="0" w:type="dxa"/>
            <w:right w:w="108" w:type="dxa"/>
          </w:tblCellMar>
          <w:tblLook w:val="04A0" w:firstRow="1" w:lastRow="0" w:firstColumn="1" w:lastColumn="0" w:noHBand="0" w:noVBand="1"/>
        </w:tblPrEx>
        <w:trPr>
          <w:gridBefore w:val="1"/>
          <w:wBefore w:w="9" w:type="dxa"/>
          <w:trHeight w:val="282"/>
        </w:trPr>
        <w:tc>
          <w:tcPr>
            <w:tcW w:w="735" w:type="dxa"/>
            <w:tcBorders>
              <w:top w:val="single" w:sz="4" w:space="0" w:color="auto"/>
              <w:left w:val="single" w:sz="4" w:space="0" w:color="auto"/>
              <w:bottom w:val="single" w:sz="4" w:space="0" w:color="auto"/>
              <w:right w:val="single" w:sz="4" w:space="0" w:color="auto"/>
            </w:tcBorders>
          </w:tcPr>
          <w:p w14:paraId="15480773" w14:textId="77777777" w:rsidR="003C6CEF" w:rsidRPr="009B3A0C" w:rsidRDefault="003C6CEF" w:rsidP="00D37915">
            <w:pPr>
              <w:keepNext/>
              <w:tabs>
                <w:tab w:val="left" w:pos="7200"/>
                <w:tab w:val="left" w:pos="9990"/>
                <w:tab w:val="left" w:pos="10980"/>
                <w:tab w:val="right" w:pos="11430"/>
              </w:tabs>
              <w:spacing w:line="200" w:lineRule="exac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15480774" w14:textId="77777777" w:rsidR="003C6CEF" w:rsidRPr="009B3A0C" w:rsidRDefault="003C6CEF" w:rsidP="00D37915">
            <w:pPr>
              <w:keepNext/>
              <w:tabs>
                <w:tab w:val="left" w:pos="7200"/>
                <w:tab w:val="left" w:pos="9990"/>
                <w:tab w:val="left" w:pos="10980"/>
                <w:tab w:val="right" w:pos="11430"/>
              </w:tabs>
              <w:spacing w:line="200" w:lineRule="exact"/>
              <w:jc w:val="center"/>
              <w:rPr>
                <w:rFonts w:ascii="Calibri" w:hAnsi="Calibri"/>
                <w:sz w:val="18"/>
                <w:szCs w:val="18"/>
              </w:rPr>
            </w:pP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15480775" w14:textId="77777777" w:rsidR="003C6CEF" w:rsidRPr="009B3A0C" w:rsidRDefault="003C6CEF" w:rsidP="00D37915">
            <w:pPr>
              <w:keepNext/>
              <w:jc w:val="center"/>
              <w:rPr>
                <w:rFonts w:ascii="Calibri" w:hAnsi="Calibri"/>
                <w:noProof/>
                <w:sz w:val="18"/>
                <w:szCs w:val="18"/>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bottom"/>
          </w:tcPr>
          <w:p w14:paraId="15480776"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081" w:type="dxa"/>
            <w:tcBorders>
              <w:top w:val="single" w:sz="4" w:space="0" w:color="auto"/>
              <w:left w:val="single" w:sz="4" w:space="0" w:color="auto"/>
              <w:bottom w:val="single" w:sz="4" w:space="0" w:color="auto"/>
              <w:right w:val="single" w:sz="4" w:space="0" w:color="auto"/>
            </w:tcBorders>
            <w:shd w:val="clear" w:color="auto" w:fill="auto"/>
            <w:vAlign w:val="bottom"/>
          </w:tcPr>
          <w:p w14:paraId="15480777"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15480778" w14:textId="77777777" w:rsidR="003C6CEF" w:rsidRDefault="003C6CEF" w:rsidP="00D37915">
            <w:pPr>
              <w:pStyle w:val="Heading7"/>
              <w:jc w:val="center"/>
              <w:rPr>
                <w:rFonts w:ascii="Calibri" w:hAnsi="Calibri"/>
                <w:noProof/>
                <w:sz w:val="18"/>
                <w:szCs w:val="18"/>
              </w:rPr>
            </w:pPr>
          </w:p>
        </w:tc>
        <w:tc>
          <w:tcPr>
            <w:tcW w:w="1259" w:type="dxa"/>
            <w:tcBorders>
              <w:top w:val="single" w:sz="4" w:space="0" w:color="auto"/>
              <w:left w:val="single" w:sz="4" w:space="0" w:color="auto"/>
              <w:bottom w:val="single" w:sz="4" w:space="0" w:color="auto"/>
              <w:right w:val="single" w:sz="4" w:space="0" w:color="auto"/>
            </w:tcBorders>
            <w:shd w:val="clear" w:color="auto" w:fill="auto"/>
            <w:vAlign w:val="bottom"/>
          </w:tcPr>
          <w:p w14:paraId="15480779"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1548077A" w14:textId="77777777" w:rsidR="003C6CEF" w:rsidRPr="009B3A0C" w:rsidRDefault="003C6CEF" w:rsidP="00D37915">
            <w:pPr>
              <w:keepNext/>
              <w:jc w:val="center"/>
              <w:rPr>
                <w:rFonts w:ascii="Calibri" w:hAnsi="Calibri"/>
                <w:noProof/>
                <w:sz w:val="18"/>
                <w:szCs w:val="18"/>
              </w:rPr>
            </w:pPr>
          </w:p>
        </w:tc>
        <w:tc>
          <w:tcPr>
            <w:tcW w:w="1170" w:type="dxa"/>
            <w:tcBorders>
              <w:top w:val="single" w:sz="4" w:space="0" w:color="auto"/>
              <w:left w:val="single" w:sz="4" w:space="0" w:color="auto"/>
              <w:bottom w:val="single" w:sz="4" w:space="0" w:color="auto"/>
              <w:right w:val="single" w:sz="4" w:space="0" w:color="auto"/>
            </w:tcBorders>
            <w:shd w:val="clear" w:color="auto" w:fill="auto"/>
            <w:vAlign w:val="bottom"/>
          </w:tcPr>
          <w:p w14:paraId="1548077B" w14:textId="77777777" w:rsidR="003C6CEF" w:rsidRDefault="003C6CEF" w:rsidP="00D37915">
            <w:pPr>
              <w:jc w:val="center"/>
              <w:rPr>
                <w:rFonts w:ascii="Calibri" w:hAnsi="Calibri"/>
                <w:noProof/>
                <w:sz w:val="18"/>
                <w:szCs w:val="18"/>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bottom"/>
          </w:tcPr>
          <w:p w14:paraId="1548077C" w14:textId="77777777" w:rsidR="003C6CEF" w:rsidRDefault="003C6CEF" w:rsidP="00D37915">
            <w:pPr>
              <w:jc w:val="center"/>
              <w:rPr>
                <w:rFonts w:ascii="Calibri" w:hAnsi="Calibri"/>
                <w:noProof/>
                <w:sz w:val="18"/>
                <w:szCs w:val="18"/>
              </w:rPr>
            </w:pPr>
          </w:p>
        </w:tc>
        <w:tc>
          <w:tcPr>
            <w:tcW w:w="1170" w:type="dxa"/>
            <w:tcBorders>
              <w:top w:val="single" w:sz="4" w:space="0" w:color="auto"/>
              <w:left w:val="single" w:sz="4" w:space="0" w:color="auto"/>
              <w:bottom w:val="single" w:sz="4" w:space="0" w:color="auto"/>
              <w:right w:val="single" w:sz="4" w:space="0" w:color="auto"/>
            </w:tcBorders>
            <w:shd w:val="clear" w:color="auto" w:fill="auto"/>
            <w:vAlign w:val="bottom"/>
          </w:tcPr>
          <w:p w14:paraId="1548077D" w14:textId="77777777" w:rsidR="003C6CEF" w:rsidRDefault="003C6CEF" w:rsidP="00D37915">
            <w:pPr>
              <w:jc w:val="center"/>
              <w:rPr>
                <w:rFonts w:ascii="Calibri" w:hAnsi="Calibri"/>
                <w:noProof/>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1548077E"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1548077F"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3C6CEF" w:rsidRPr="00FE052A" w14:paraId="1548078E" w14:textId="77777777" w:rsidTr="00B64148">
        <w:tblPrEx>
          <w:tblBorders>
            <w:insideH w:val="single" w:sz="6" w:space="0" w:color="auto"/>
            <w:insideV w:val="single" w:sz="6" w:space="0" w:color="auto"/>
          </w:tblBorders>
          <w:tblCellMar>
            <w:top w:w="0" w:type="dxa"/>
            <w:left w:w="108" w:type="dxa"/>
            <w:bottom w:w="0" w:type="dxa"/>
            <w:right w:w="108" w:type="dxa"/>
          </w:tblCellMar>
          <w:tblLook w:val="04A0" w:firstRow="1" w:lastRow="0" w:firstColumn="1" w:lastColumn="0" w:noHBand="0" w:noVBand="1"/>
        </w:tblPrEx>
        <w:trPr>
          <w:gridBefore w:val="1"/>
          <w:wBefore w:w="9" w:type="dxa"/>
          <w:trHeight w:val="264"/>
        </w:trPr>
        <w:tc>
          <w:tcPr>
            <w:tcW w:w="735" w:type="dxa"/>
            <w:tcBorders>
              <w:top w:val="single" w:sz="4" w:space="0" w:color="auto"/>
              <w:left w:val="single" w:sz="4" w:space="0" w:color="auto"/>
              <w:bottom w:val="single" w:sz="4" w:space="0" w:color="auto"/>
              <w:right w:val="single" w:sz="4" w:space="0" w:color="auto"/>
            </w:tcBorders>
          </w:tcPr>
          <w:p w14:paraId="15480781" w14:textId="77777777" w:rsidR="003C6CEF" w:rsidRPr="009B3A0C" w:rsidRDefault="003C6CEF" w:rsidP="00D37915">
            <w:pPr>
              <w:keepNext/>
              <w:tabs>
                <w:tab w:val="left" w:pos="7200"/>
                <w:tab w:val="left" w:pos="9990"/>
                <w:tab w:val="left" w:pos="10980"/>
                <w:tab w:val="right" w:pos="11430"/>
              </w:tabs>
              <w:spacing w:line="200" w:lineRule="exac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15480782" w14:textId="77777777" w:rsidR="003C6CEF" w:rsidRPr="009B3A0C" w:rsidRDefault="003C6CEF" w:rsidP="00D37915">
            <w:pPr>
              <w:keepNext/>
              <w:tabs>
                <w:tab w:val="left" w:pos="7200"/>
                <w:tab w:val="left" w:pos="9990"/>
                <w:tab w:val="left" w:pos="10980"/>
                <w:tab w:val="right" w:pos="11430"/>
              </w:tabs>
              <w:spacing w:line="200" w:lineRule="exact"/>
              <w:jc w:val="center"/>
              <w:rPr>
                <w:rFonts w:ascii="Calibri" w:hAnsi="Calibri"/>
                <w:sz w:val="18"/>
                <w:szCs w:val="18"/>
              </w:rPr>
            </w:pP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15480783" w14:textId="77777777" w:rsidR="003C6CEF" w:rsidRPr="009B3A0C" w:rsidRDefault="003C6CEF" w:rsidP="00D37915">
            <w:pPr>
              <w:keepNext/>
              <w:jc w:val="center"/>
              <w:rPr>
                <w:rFonts w:ascii="Calibri" w:hAnsi="Calibri"/>
                <w:noProof/>
                <w:sz w:val="18"/>
                <w:szCs w:val="18"/>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bottom"/>
          </w:tcPr>
          <w:p w14:paraId="15480784"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081" w:type="dxa"/>
            <w:tcBorders>
              <w:top w:val="single" w:sz="4" w:space="0" w:color="auto"/>
              <w:left w:val="single" w:sz="4" w:space="0" w:color="auto"/>
              <w:bottom w:val="single" w:sz="4" w:space="0" w:color="auto"/>
              <w:right w:val="single" w:sz="4" w:space="0" w:color="auto"/>
            </w:tcBorders>
            <w:shd w:val="clear" w:color="auto" w:fill="auto"/>
            <w:vAlign w:val="bottom"/>
          </w:tcPr>
          <w:p w14:paraId="15480785"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15480786" w14:textId="77777777" w:rsidR="003C6CEF" w:rsidRDefault="003C6CEF" w:rsidP="00D37915">
            <w:pPr>
              <w:pStyle w:val="Heading7"/>
              <w:jc w:val="center"/>
              <w:rPr>
                <w:rFonts w:ascii="Calibri" w:hAnsi="Calibri"/>
                <w:noProof/>
                <w:sz w:val="18"/>
                <w:szCs w:val="18"/>
              </w:rPr>
            </w:pPr>
          </w:p>
        </w:tc>
        <w:tc>
          <w:tcPr>
            <w:tcW w:w="1259" w:type="dxa"/>
            <w:tcBorders>
              <w:top w:val="single" w:sz="4" w:space="0" w:color="auto"/>
              <w:left w:val="single" w:sz="4" w:space="0" w:color="auto"/>
              <w:bottom w:val="single" w:sz="4" w:space="0" w:color="auto"/>
              <w:right w:val="single" w:sz="4" w:space="0" w:color="auto"/>
            </w:tcBorders>
            <w:shd w:val="clear" w:color="auto" w:fill="auto"/>
            <w:vAlign w:val="bottom"/>
          </w:tcPr>
          <w:p w14:paraId="15480787" w14:textId="77777777" w:rsidR="003C6CEF" w:rsidRPr="009B3A0C" w:rsidRDefault="003C6CEF" w:rsidP="00D37915">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15480788" w14:textId="77777777" w:rsidR="003C6CEF" w:rsidRPr="009B3A0C" w:rsidRDefault="003C6CEF" w:rsidP="00D37915">
            <w:pPr>
              <w:keepNext/>
              <w:jc w:val="center"/>
              <w:rPr>
                <w:rFonts w:ascii="Calibri" w:hAnsi="Calibri"/>
                <w:noProof/>
                <w:sz w:val="18"/>
                <w:szCs w:val="18"/>
              </w:rPr>
            </w:pPr>
          </w:p>
        </w:tc>
        <w:tc>
          <w:tcPr>
            <w:tcW w:w="1170" w:type="dxa"/>
            <w:tcBorders>
              <w:top w:val="single" w:sz="4" w:space="0" w:color="auto"/>
              <w:left w:val="single" w:sz="4" w:space="0" w:color="auto"/>
              <w:bottom w:val="single" w:sz="4" w:space="0" w:color="auto"/>
              <w:right w:val="single" w:sz="4" w:space="0" w:color="auto"/>
            </w:tcBorders>
            <w:shd w:val="clear" w:color="auto" w:fill="auto"/>
            <w:vAlign w:val="bottom"/>
          </w:tcPr>
          <w:p w14:paraId="15480789" w14:textId="77777777" w:rsidR="003C6CEF" w:rsidRPr="009B3A0C" w:rsidRDefault="003C6CEF" w:rsidP="00D37915">
            <w:pPr>
              <w:keepNext/>
              <w:jc w:val="center"/>
              <w:rPr>
                <w:rFonts w:ascii="Calibri" w:hAnsi="Calibri"/>
                <w:noProof/>
                <w:sz w:val="18"/>
                <w:szCs w:val="18"/>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bottom"/>
          </w:tcPr>
          <w:p w14:paraId="1548078A" w14:textId="77777777" w:rsidR="003C6CEF" w:rsidRPr="009B3A0C" w:rsidRDefault="003C6CEF" w:rsidP="00D37915">
            <w:pPr>
              <w:keepNext/>
              <w:jc w:val="center"/>
              <w:rPr>
                <w:rFonts w:ascii="Calibri" w:hAnsi="Calibri"/>
                <w:noProof/>
                <w:sz w:val="18"/>
                <w:szCs w:val="18"/>
              </w:rPr>
            </w:pPr>
          </w:p>
        </w:tc>
        <w:tc>
          <w:tcPr>
            <w:tcW w:w="1170" w:type="dxa"/>
            <w:tcBorders>
              <w:top w:val="single" w:sz="4" w:space="0" w:color="auto"/>
              <w:left w:val="single" w:sz="4" w:space="0" w:color="auto"/>
              <w:bottom w:val="single" w:sz="4" w:space="0" w:color="auto"/>
              <w:right w:val="single" w:sz="4" w:space="0" w:color="auto"/>
            </w:tcBorders>
            <w:shd w:val="clear" w:color="auto" w:fill="auto"/>
            <w:vAlign w:val="bottom"/>
          </w:tcPr>
          <w:p w14:paraId="1548078B" w14:textId="77777777" w:rsidR="003C6CEF" w:rsidRPr="009B3A0C" w:rsidRDefault="003C6CEF" w:rsidP="00D37915">
            <w:pPr>
              <w:keepNext/>
              <w:jc w:val="center"/>
              <w:rPr>
                <w:rFonts w:ascii="Calibri" w:hAnsi="Calibri"/>
                <w:noProof/>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1548078C"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1548078D"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3C6CEF" w:rsidRPr="00FE052A" w14:paraId="15480792" w14:textId="77777777" w:rsidTr="0037735E">
        <w:tblPrEx>
          <w:tblBorders>
            <w:insideH w:val="single" w:sz="6" w:space="0" w:color="auto"/>
            <w:insideV w:val="single" w:sz="6" w:space="0" w:color="auto"/>
          </w:tblBorders>
          <w:tblCellMar>
            <w:top w:w="0" w:type="dxa"/>
            <w:left w:w="108" w:type="dxa"/>
            <w:bottom w:w="0" w:type="dxa"/>
            <w:right w:w="108" w:type="dxa"/>
          </w:tblCellMar>
          <w:tblLook w:val="04A0" w:firstRow="1" w:lastRow="0" w:firstColumn="1" w:lastColumn="0" w:noHBand="0" w:noVBand="1"/>
        </w:tblPrEx>
        <w:trPr>
          <w:gridBefore w:val="1"/>
          <w:wBefore w:w="9" w:type="dxa"/>
          <w:trHeight w:val="656"/>
        </w:trPr>
        <w:tc>
          <w:tcPr>
            <w:tcW w:w="14595" w:type="dxa"/>
            <w:gridSpan w:val="13"/>
            <w:tcBorders>
              <w:top w:val="single" w:sz="4" w:space="0" w:color="auto"/>
              <w:left w:val="single" w:sz="4" w:space="0" w:color="auto"/>
              <w:bottom w:val="single" w:sz="4" w:space="0" w:color="auto"/>
              <w:right w:val="single" w:sz="4" w:space="0" w:color="auto"/>
            </w:tcBorders>
          </w:tcPr>
          <w:p w14:paraId="1548078F" w14:textId="57742E50" w:rsidR="003C6CEF" w:rsidRPr="00B64148" w:rsidRDefault="00467BB0" w:rsidP="00D37915">
            <w:pPr>
              <w:pStyle w:val="Heading7"/>
              <w:tabs>
                <w:tab w:val="clear" w:pos="10980"/>
                <w:tab w:val="clear" w:pos="11430"/>
                <w:tab w:val="left" w:pos="180"/>
                <w:tab w:val="left" w:pos="5310"/>
                <w:tab w:val="left" w:pos="8100"/>
              </w:tabs>
              <w:rPr>
                <w:rFonts w:ascii="Calibri" w:hAnsi="Calibri"/>
                <w:color w:val="auto"/>
                <w:sz w:val="18"/>
                <w:szCs w:val="20"/>
              </w:rPr>
            </w:pPr>
            <w:r w:rsidRPr="00B64148">
              <w:rPr>
                <w:rFonts w:ascii="Calibri" w:hAnsi="Calibri"/>
                <w:color w:val="auto"/>
                <w:sz w:val="18"/>
                <w:szCs w:val="20"/>
              </w:rPr>
              <w:t>Notes</w:t>
            </w:r>
            <w:r w:rsidR="003C6CEF" w:rsidRPr="00B64148">
              <w:rPr>
                <w:rFonts w:ascii="Calibri" w:hAnsi="Calibri"/>
                <w:color w:val="auto"/>
                <w:sz w:val="18"/>
                <w:szCs w:val="20"/>
              </w:rPr>
              <w:t>:</w:t>
            </w:r>
          </w:p>
          <w:p w14:paraId="15480790" w14:textId="77777777" w:rsidR="003C6CEF" w:rsidRPr="00B64148" w:rsidRDefault="003C6CEF" w:rsidP="0094294D">
            <w:pPr>
              <w:keepNext/>
              <w:numPr>
                <w:ilvl w:val="0"/>
                <w:numId w:val="4"/>
              </w:numPr>
              <w:tabs>
                <w:tab w:val="left" w:pos="342"/>
                <w:tab w:val="left" w:pos="2700"/>
                <w:tab w:val="left" w:pos="3420"/>
                <w:tab w:val="left" w:pos="3780"/>
                <w:tab w:val="left" w:pos="5760"/>
                <w:tab w:val="left" w:pos="7212"/>
              </w:tabs>
              <w:spacing w:line="276" w:lineRule="auto"/>
              <w:ind w:left="628" w:hanging="225"/>
              <w:rPr>
                <w:rFonts w:ascii="Calibri" w:hAnsi="Calibri"/>
                <w:noProof/>
                <w:sz w:val="18"/>
                <w:szCs w:val="20"/>
              </w:rPr>
            </w:pPr>
            <w:r w:rsidRPr="00B64148">
              <w:rPr>
                <w:rFonts w:ascii="Calibri" w:hAnsi="Calibri"/>
                <w:noProof/>
                <w:sz w:val="18"/>
                <w:szCs w:val="20"/>
              </w:rPr>
              <w:t xml:space="preserve">Any roof area covered by building integrated photovoltaic panels and solar thermal panels are exempt from the above Cool Roof requirements. </w:t>
            </w:r>
          </w:p>
          <w:p w14:paraId="15480791" w14:textId="77777777" w:rsidR="003C6CEF" w:rsidRPr="009B3A0C" w:rsidRDefault="003C6CEF" w:rsidP="0094294D">
            <w:pPr>
              <w:keepNext/>
              <w:numPr>
                <w:ilvl w:val="0"/>
                <w:numId w:val="4"/>
              </w:numPr>
              <w:tabs>
                <w:tab w:val="left" w:pos="342"/>
                <w:tab w:val="left" w:pos="2160"/>
                <w:tab w:val="left" w:pos="2700"/>
                <w:tab w:val="left" w:pos="3420"/>
                <w:tab w:val="left" w:pos="3780"/>
                <w:tab w:val="left" w:pos="5760"/>
                <w:tab w:val="left" w:pos="7212"/>
              </w:tabs>
              <w:spacing w:line="276" w:lineRule="auto"/>
              <w:ind w:left="628" w:hanging="225"/>
              <w:rPr>
                <w:rFonts w:ascii="Calibri" w:hAnsi="Calibri"/>
                <w:noProof/>
                <w:sz w:val="18"/>
                <w:szCs w:val="18"/>
              </w:rPr>
            </w:pPr>
            <w:r w:rsidRPr="00B64148">
              <w:rPr>
                <w:rFonts w:ascii="Calibri" w:hAnsi="Calibri"/>
                <w:noProof/>
                <w:sz w:val="18"/>
                <w:szCs w:val="20"/>
              </w:rPr>
              <w:t>Liquid field applied coatings must comply with installation criteria from section 110.8(i)4.</w:t>
            </w:r>
          </w:p>
        </w:tc>
      </w:tr>
    </w:tbl>
    <w:p w14:paraId="15480793" w14:textId="77777777" w:rsidR="00F077FE" w:rsidRPr="0037735E" w:rsidRDefault="00F077FE" w:rsidP="00A54CC3">
      <w:pPr>
        <w:rPr>
          <w:rFonts w:ascii="Calibri" w:hAnsi="Calibri"/>
          <w:sz w:val="20"/>
        </w:rPr>
      </w:pPr>
    </w:p>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188"/>
        <w:gridCol w:w="1080"/>
        <w:gridCol w:w="1170"/>
        <w:gridCol w:w="1170"/>
        <w:gridCol w:w="1080"/>
        <w:gridCol w:w="1170"/>
        <w:gridCol w:w="1170"/>
        <w:gridCol w:w="1170"/>
        <w:gridCol w:w="1080"/>
        <w:gridCol w:w="4320"/>
      </w:tblGrid>
      <w:tr w:rsidR="005757FA" w14:paraId="15480795" w14:textId="77777777" w:rsidTr="0037735E">
        <w:trPr>
          <w:trHeight w:val="332"/>
        </w:trPr>
        <w:tc>
          <w:tcPr>
            <w:tcW w:w="14598" w:type="dxa"/>
            <w:gridSpan w:val="10"/>
            <w:tcBorders>
              <w:top w:val="single" w:sz="4" w:space="0" w:color="auto"/>
              <w:left w:val="single" w:sz="4" w:space="0" w:color="auto"/>
              <w:bottom w:val="single" w:sz="4" w:space="0" w:color="auto"/>
              <w:right w:val="single" w:sz="4" w:space="0" w:color="auto"/>
            </w:tcBorders>
            <w:vAlign w:val="center"/>
          </w:tcPr>
          <w:p w14:paraId="15480794" w14:textId="265D8563" w:rsidR="005757FA" w:rsidRDefault="005757FA" w:rsidP="00B447CC">
            <w:pPr>
              <w:rPr>
                <w:rFonts w:ascii="Calibri" w:eastAsia="Calibri" w:hAnsi="Calibri"/>
                <w:b/>
                <w:sz w:val="22"/>
                <w:szCs w:val="22"/>
              </w:rPr>
            </w:pPr>
            <w:r w:rsidRPr="0037735E">
              <w:rPr>
                <w:rFonts w:ascii="Calibri" w:eastAsia="Calibri" w:hAnsi="Calibri"/>
                <w:b/>
                <w:sz w:val="20"/>
                <w:szCs w:val="22"/>
              </w:rPr>
              <w:t>H. Fenestration/Glazing Allowed</w:t>
            </w:r>
            <w:r w:rsidR="002247F6" w:rsidRPr="0037735E">
              <w:rPr>
                <w:rFonts w:ascii="Calibri" w:eastAsia="Calibri" w:hAnsi="Calibri"/>
                <w:b/>
                <w:sz w:val="20"/>
                <w:szCs w:val="22"/>
              </w:rPr>
              <w:t xml:space="preserve"> Areas and Efficiencies</w:t>
            </w:r>
            <w:r w:rsidRPr="0037735E">
              <w:rPr>
                <w:rFonts w:ascii="Calibri" w:eastAsia="Calibri" w:hAnsi="Calibri"/>
                <w:b/>
                <w:sz w:val="20"/>
                <w:szCs w:val="22"/>
              </w:rPr>
              <w:t xml:space="preserve"> </w:t>
            </w:r>
            <w:r w:rsidRPr="0037735E">
              <w:rPr>
                <w:rFonts w:ascii="Calibri" w:eastAsia="Calibri" w:hAnsi="Calibri"/>
                <w:sz w:val="20"/>
                <w:szCs w:val="22"/>
              </w:rPr>
              <w:t>(Section 150.2(a)1)</w:t>
            </w:r>
          </w:p>
        </w:tc>
      </w:tr>
      <w:tr w:rsidR="006011F8" w:rsidRPr="006D4D6F" w14:paraId="1548079E" w14:textId="77777777" w:rsidTr="00377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260"/>
        </w:trPr>
        <w:tc>
          <w:tcPr>
            <w:tcW w:w="1188" w:type="dxa"/>
            <w:tcBorders>
              <w:left w:val="single" w:sz="4" w:space="0" w:color="auto"/>
            </w:tcBorders>
            <w:vAlign w:val="center"/>
          </w:tcPr>
          <w:p w14:paraId="15480796" w14:textId="77777777"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01</w:t>
            </w:r>
          </w:p>
        </w:tc>
        <w:tc>
          <w:tcPr>
            <w:tcW w:w="1080" w:type="dxa"/>
            <w:vAlign w:val="center"/>
          </w:tcPr>
          <w:p w14:paraId="15480797" w14:textId="77777777"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02</w:t>
            </w:r>
          </w:p>
        </w:tc>
        <w:tc>
          <w:tcPr>
            <w:tcW w:w="1170" w:type="dxa"/>
            <w:vAlign w:val="center"/>
          </w:tcPr>
          <w:p w14:paraId="15480798" w14:textId="77777777"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03</w:t>
            </w:r>
          </w:p>
        </w:tc>
        <w:tc>
          <w:tcPr>
            <w:tcW w:w="1170" w:type="dxa"/>
            <w:vAlign w:val="center"/>
          </w:tcPr>
          <w:p w14:paraId="15480799" w14:textId="77777777"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04</w:t>
            </w:r>
          </w:p>
        </w:tc>
        <w:tc>
          <w:tcPr>
            <w:tcW w:w="1080" w:type="dxa"/>
            <w:tcBorders>
              <w:right w:val="single" w:sz="4" w:space="0" w:color="auto"/>
            </w:tcBorders>
            <w:vAlign w:val="center"/>
          </w:tcPr>
          <w:p w14:paraId="1548079A" w14:textId="77777777"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05</w:t>
            </w:r>
          </w:p>
        </w:tc>
        <w:tc>
          <w:tcPr>
            <w:tcW w:w="1170" w:type="dxa"/>
            <w:vAlign w:val="center"/>
          </w:tcPr>
          <w:p w14:paraId="1548079B" w14:textId="77777777"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06</w:t>
            </w:r>
          </w:p>
        </w:tc>
        <w:tc>
          <w:tcPr>
            <w:tcW w:w="1170" w:type="dxa"/>
            <w:vAlign w:val="center"/>
          </w:tcPr>
          <w:p w14:paraId="7D1510A2" w14:textId="5CE7D20D"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07</w:t>
            </w:r>
          </w:p>
        </w:tc>
        <w:tc>
          <w:tcPr>
            <w:tcW w:w="1170" w:type="dxa"/>
            <w:tcBorders>
              <w:right w:val="single" w:sz="4" w:space="0" w:color="auto"/>
            </w:tcBorders>
            <w:vAlign w:val="center"/>
          </w:tcPr>
          <w:p w14:paraId="1548079C" w14:textId="6CD2E082"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08</w:t>
            </w:r>
          </w:p>
        </w:tc>
        <w:tc>
          <w:tcPr>
            <w:tcW w:w="1080" w:type="dxa"/>
            <w:tcBorders>
              <w:right w:val="single" w:sz="4" w:space="0" w:color="auto"/>
            </w:tcBorders>
            <w:vAlign w:val="center"/>
          </w:tcPr>
          <w:p w14:paraId="2523115D" w14:textId="3EFD735D"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09</w:t>
            </w:r>
          </w:p>
        </w:tc>
        <w:tc>
          <w:tcPr>
            <w:tcW w:w="4320" w:type="dxa"/>
            <w:tcBorders>
              <w:left w:val="single" w:sz="4" w:space="0" w:color="auto"/>
              <w:right w:val="single" w:sz="4" w:space="0" w:color="auto"/>
            </w:tcBorders>
            <w:vAlign w:val="center"/>
          </w:tcPr>
          <w:p w14:paraId="1548079D" w14:textId="70FBC83F"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10</w:t>
            </w:r>
          </w:p>
        </w:tc>
      </w:tr>
      <w:tr w:rsidR="006011F8" w14:paraId="154807A6" w14:textId="77777777" w:rsidTr="00377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01"/>
        </w:trPr>
        <w:tc>
          <w:tcPr>
            <w:tcW w:w="1188" w:type="dxa"/>
            <w:vMerge w:val="restart"/>
            <w:tcBorders>
              <w:left w:val="single" w:sz="4" w:space="0" w:color="auto"/>
            </w:tcBorders>
            <w:vAlign w:val="center"/>
          </w:tcPr>
          <w:p w14:paraId="1548079F" w14:textId="77777777" w:rsidR="005757FA" w:rsidRPr="0094294D"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 xml:space="preserve">Addition Type </w:t>
            </w:r>
            <w:r w:rsidRPr="0037735E">
              <w:rPr>
                <w:rFonts w:ascii="Calibri" w:hAnsi="Calibri"/>
                <w:sz w:val="18"/>
                <w:szCs w:val="20"/>
              </w:rPr>
              <w:t>ft</w:t>
            </w:r>
            <w:r w:rsidRPr="0037735E">
              <w:rPr>
                <w:rFonts w:ascii="Calibri" w:hAnsi="Calibri"/>
                <w:sz w:val="18"/>
                <w:szCs w:val="20"/>
                <w:vertAlign w:val="superscript"/>
              </w:rPr>
              <w:t>2</w:t>
            </w:r>
          </w:p>
        </w:tc>
        <w:tc>
          <w:tcPr>
            <w:tcW w:w="2250" w:type="dxa"/>
            <w:gridSpan w:val="2"/>
            <w:tcMar>
              <w:left w:w="72" w:type="dxa"/>
              <w:right w:w="72" w:type="dxa"/>
            </w:tcMar>
            <w:vAlign w:val="center"/>
          </w:tcPr>
          <w:p w14:paraId="154807A0" w14:textId="77777777" w:rsidR="005757FA" w:rsidRPr="0094294D"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Maximum Allowed</w:t>
            </w:r>
          </w:p>
          <w:p w14:paraId="154807A1" w14:textId="063DFDD2" w:rsidR="005757FA" w:rsidRPr="0094294D" w:rsidRDefault="005757FA" w:rsidP="004603FB">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Fenestration Area for All Orientations ft</w:t>
            </w:r>
            <w:r w:rsidRPr="0037735E">
              <w:rPr>
                <w:rFonts w:ascii="Calibri" w:hAnsi="Calibri"/>
                <w:sz w:val="18"/>
                <w:szCs w:val="18"/>
                <w:vertAlign w:val="superscript"/>
              </w:rPr>
              <w:t>2</w:t>
            </w:r>
          </w:p>
        </w:tc>
        <w:tc>
          <w:tcPr>
            <w:tcW w:w="2250" w:type="dxa"/>
            <w:gridSpan w:val="2"/>
            <w:tcBorders>
              <w:right w:val="single" w:sz="4" w:space="0" w:color="auto"/>
            </w:tcBorders>
            <w:vAlign w:val="center"/>
          </w:tcPr>
          <w:p w14:paraId="154807A2" w14:textId="77777777" w:rsidR="005757FA" w:rsidRPr="0094294D"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Maximum Allowed                                                              West-Facing Fenestration Area Only ft</w:t>
            </w:r>
            <w:r w:rsidRPr="0037735E">
              <w:rPr>
                <w:rFonts w:ascii="Calibri" w:hAnsi="Calibri"/>
                <w:sz w:val="18"/>
                <w:szCs w:val="18"/>
                <w:vertAlign w:val="superscript"/>
              </w:rPr>
              <w:t>2</w:t>
            </w:r>
          </w:p>
        </w:tc>
        <w:tc>
          <w:tcPr>
            <w:tcW w:w="1170" w:type="dxa"/>
            <w:vMerge w:val="restart"/>
            <w:vAlign w:val="center"/>
          </w:tcPr>
          <w:p w14:paraId="64B37720" w14:textId="77777777" w:rsidR="005757FA" w:rsidRPr="0094294D"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 xml:space="preserve">Maximum </w:t>
            </w:r>
          </w:p>
          <w:p w14:paraId="5CF9A106" w14:textId="53EDE7F5" w:rsidR="005757FA" w:rsidRPr="0094294D"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 xml:space="preserve">Allowed               </w:t>
            </w:r>
          </w:p>
          <w:p w14:paraId="68E879F8" w14:textId="77777777" w:rsidR="005757FA" w:rsidRPr="0094294D"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U-factor</w:t>
            </w:r>
          </w:p>
          <w:p w14:paraId="154807A3" w14:textId="399C0260"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(Windows)</w:t>
            </w:r>
          </w:p>
        </w:tc>
        <w:tc>
          <w:tcPr>
            <w:tcW w:w="1170" w:type="dxa"/>
            <w:vMerge w:val="restart"/>
            <w:vAlign w:val="center"/>
          </w:tcPr>
          <w:p w14:paraId="4F6DA6A1" w14:textId="64E2EAA4" w:rsidR="005757FA" w:rsidRPr="0094294D"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Maximum</w:t>
            </w:r>
          </w:p>
          <w:p w14:paraId="1F40F094" w14:textId="7050812C" w:rsidR="005757FA" w:rsidRPr="0094294D"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Allowed</w:t>
            </w:r>
          </w:p>
          <w:p w14:paraId="311D54A2" w14:textId="5B786EE4" w:rsidR="005757FA" w:rsidRPr="0094294D"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U-factor</w:t>
            </w:r>
          </w:p>
          <w:p w14:paraId="33F5D4D1" w14:textId="4D44A12B" w:rsidR="005757FA" w:rsidRPr="0094294D"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(Skylights)</w:t>
            </w:r>
          </w:p>
        </w:tc>
        <w:tc>
          <w:tcPr>
            <w:tcW w:w="1170" w:type="dxa"/>
            <w:vMerge w:val="restart"/>
            <w:tcBorders>
              <w:right w:val="single" w:sz="4" w:space="0" w:color="auto"/>
            </w:tcBorders>
            <w:vAlign w:val="center"/>
          </w:tcPr>
          <w:p w14:paraId="3113EA34" w14:textId="2C2C20DF" w:rsidR="005757FA" w:rsidRPr="0094294D"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Maximum       Allowed               SHGC</w:t>
            </w:r>
          </w:p>
          <w:p w14:paraId="154807A4" w14:textId="640C91BF"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(Windows)</w:t>
            </w:r>
          </w:p>
        </w:tc>
        <w:tc>
          <w:tcPr>
            <w:tcW w:w="1080" w:type="dxa"/>
            <w:vMerge w:val="restart"/>
            <w:tcBorders>
              <w:right w:val="single" w:sz="4" w:space="0" w:color="auto"/>
            </w:tcBorders>
            <w:vAlign w:val="center"/>
          </w:tcPr>
          <w:p w14:paraId="2846EFBF" w14:textId="6C0CC553" w:rsidR="005757FA" w:rsidRPr="002C1C20"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18"/>
              </w:rPr>
            </w:pPr>
            <w:r w:rsidRPr="006E1B59">
              <w:rPr>
                <w:rFonts w:ascii="Calibri" w:hAnsi="Calibri"/>
                <w:sz w:val="18"/>
                <w:szCs w:val="18"/>
              </w:rPr>
              <w:t>Maximum Allowed SHGC (Skylights)</w:t>
            </w:r>
          </w:p>
        </w:tc>
        <w:tc>
          <w:tcPr>
            <w:tcW w:w="4320" w:type="dxa"/>
            <w:vMerge w:val="restart"/>
            <w:tcBorders>
              <w:left w:val="single" w:sz="4" w:space="0" w:color="auto"/>
              <w:right w:val="single" w:sz="4" w:space="0" w:color="auto"/>
            </w:tcBorders>
            <w:vAlign w:val="center"/>
          </w:tcPr>
          <w:p w14:paraId="154807A5" w14:textId="4D5DF32D"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Comments</w:t>
            </w:r>
          </w:p>
        </w:tc>
      </w:tr>
      <w:tr w:rsidR="006011F8" w14:paraId="154807AD" w14:textId="77777777" w:rsidTr="00377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01"/>
        </w:trPr>
        <w:tc>
          <w:tcPr>
            <w:tcW w:w="1188" w:type="dxa"/>
            <w:vMerge/>
            <w:tcBorders>
              <w:left w:val="single" w:sz="4" w:space="0" w:color="auto"/>
            </w:tcBorders>
            <w:vAlign w:val="bottom"/>
          </w:tcPr>
          <w:p w14:paraId="154807A7" w14:textId="77777777" w:rsidR="005757FA"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2250" w:type="dxa"/>
            <w:gridSpan w:val="2"/>
            <w:vAlign w:val="center"/>
          </w:tcPr>
          <w:p w14:paraId="154807A8" w14:textId="77777777" w:rsidR="005757FA" w:rsidRPr="0094294D"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The Greater</w:t>
            </w:r>
          </w:p>
        </w:tc>
        <w:tc>
          <w:tcPr>
            <w:tcW w:w="2250" w:type="dxa"/>
            <w:gridSpan w:val="2"/>
            <w:tcBorders>
              <w:right w:val="single" w:sz="4" w:space="0" w:color="auto"/>
            </w:tcBorders>
            <w:vAlign w:val="center"/>
          </w:tcPr>
          <w:p w14:paraId="154807A9" w14:textId="77777777" w:rsidR="005757FA" w:rsidRPr="0094294D"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The Greater</w:t>
            </w:r>
          </w:p>
        </w:tc>
        <w:tc>
          <w:tcPr>
            <w:tcW w:w="1170" w:type="dxa"/>
            <w:vMerge/>
          </w:tcPr>
          <w:p w14:paraId="154807AA"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vMerge/>
          </w:tcPr>
          <w:p w14:paraId="7DA3A96F"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vMerge/>
            <w:tcBorders>
              <w:right w:val="single" w:sz="4" w:space="0" w:color="auto"/>
            </w:tcBorders>
          </w:tcPr>
          <w:p w14:paraId="154807AB" w14:textId="78F22C8A"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0" w:type="dxa"/>
            <w:vMerge/>
            <w:tcBorders>
              <w:right w:val="single" w:sz="4" w:space="0" w:color="auto"/>
            </w:tcBorders>
          </w:tcPr>
          <w:p w14:paraId="6FD9A365"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4320" w:type="dxa"/>
            <w:vMerge/>
            <w:tcBorders>
              <w:left w:val="single" w:sz="4" w:space="0" w:color="auto"/>
              <w:right w:val="single" w:sz="4" w:space="0" w:color="auto"/>
            </w:tcBorders>
            <w:vAlign w:val="bottom"/>
          </w:tcPr>
          <w:p w14:paraId="154807AC" w14:textId="4468498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r>
      <w:tr w:rsidR="006011F8" w:rsidRPr="006D4D6F" w14:paraId="154807B6" w14:textId="77777777" w:rsidTr="0060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01"/>
        </w:trPr>
        <w:tc>
          <w:tcPr>
            <w:tcW w:w="1188" w:type="dxa"/>
            <w:vMerge/>
            <w:tcBorders>
              <w:left w:val="single" w:sz="4" w:space="0" w:color="auto"/>
            </w:tcBorders>
            <w:vAlign w:val="center"/>
          </w:tcPr>
          <w:p w14:paraId="154807AE" w14:textId="77777777" w:rsidR="005757FA" w:rsidRPr="006D4D6F" w:rsidRDefault="005757FA" w:rsidP="00A57182">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080" w:type="dxa"/>
            <w:vAlign w:val="center"/>
          </w:tcPr>
          <w:p w14:paraId="154807AF"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cs="Arial"/>
                <w:sz w:val="18"/>
                <w:szCs w:val="18"/>
              </w:rPr>
              <w:t>Maximum Calculated based on Allowed %</w:t>
            </w:r>
          </w:p>
        </w:tc>
        <w:tc>
          <w:tcPr>
            <w:tcW w:w="1170" w:type="dxa"/>
            <w:vAlign w:val="center"/>
          </w:tcPr>
          <w:p w14:paraId="154807B0"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cs="Arial"/>
                <w:sz w:val="18"/>
                <w:szCs w:val="18"/>
              </w:rPr>
            </w:pPr>
            <w:r w:rsidRPr="0037735E">
              <w:rPr>
                <w:rFonts w:ascii="Calibri" w:hAnsi="Calibri"/>
                <w:sz w:val="18"/>
                <w:szCs w:val="18"/>
              </w:rPr>
              <w:t>Maximum Calculated Allowed ft</w:t>
            </w:r>
            <w:r w:rsidRPr="0037735E">
              <w:rPr>
                <w:rFonts w:ascii="Calibri" w:hAnsi="Calibri"/>
                <w:sz w:val="18"/>
                <w:szCs w:val="18"/>
                <w:vertAlign w:val="superscript"/>
              </w:rPr>
              <w:t>2</w:t>
            </w:r>
          </w:p>
        </w:tc>
        <w:tc>
          <w:tcPr>
            <w:tcW w:w="1170" w:type="dxa"/>
            <w:vAlign w:val="center"/>
          </w:tcPr>
          <w:p w14:paraId="154807B1"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cs="Arial"/>
                <w:sz w:val="18"/>
                <w:szCs w:val="18"/>
              </w:rPr>
              <w:t>Maximum Calculated based on Allowed %</w:t>
            </w:r>
          </w:p>
        </w:tc>
        <w:tc>
          <w:tcPr>
            <w:tcW w:w="1080" w:type="dxa"/>
            <w:tcBorders>
              <w:right w:val="single" w:sz="4" w:space="0" w:color="auto"/>
            </w:tcBorders>
            <w:vAlign w:val="center"/>
          </w:tcPr>
          <w:p w14:paraId="154807B2"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Maximum Calculated Allowed ft</w:t>
            </w:r>
            <w:r w:rsidRPr="0037735E">
              <w:rPr>
                <w:rFonts w:ascii="Calibri" w:hAnsi="Calibri"/>
                <w:sz w:val="18"/>
                <w:szCs w:val="18"/>
                <w:vertAlign w:val="superscript"/>
              </w:rPr>
              <w:t>2</w:t>
            </w:r>
          </w:p>
        </w:tc>
        <w:tc>
          <w:tcPr>
            <w:tcW w:w="1170" w:type="dxa"/>
            <w:vMerge/>
          </w:tcPr>
          <w:p w14:paraId="154807B3"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vMerge/>
          </w:tcPr>
          <w:p w14:paraId="68F6B1A7"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vMerge/>
            <w:tcBorders>
              <w:right w:val="single" w:sz="4" w:space="0" w:color="auto"/>
            </w:tcBorders>
          </w:tcPr>
          <w:p w14:paraId="154807B4" w14:textId="0AA7F88B"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0" w:type="dxa"/>
            <w:vMerge/>
            <w:tcBorders>
              <w:right w:val="single" w:sz="4" w:space="0" w:color="auto"/>
            </w:tcBorders>
          </w:tcPr>
          <w:p w14:paraId="3CD6C182"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4320" w:type="dxa"/>
            <w:vMerge/>
            <w:tcBorders>
              <w:left w:val="single" w:sz="4" w:space="0" w:color="auto"/>
              <w:right w:val="single" w:sz="4" w:space="0" w:color="auto"/>
            </w:tcBorders>
            <w:vAlign w:val="bottom"/>
          </w:tcPr>
          <w:p w14:paraId="154807B5" w14:textId="0B5E545A"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r>
      <w:tr w:rsidR="006011F8" w:rsidRPr="006D4D6F" w14:paraId="154807BF" w14:textId="77777777" w:rsidTr="00377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01"/>
        </w:trPr>
        <w:tc>
          <w:tcPr>
            <w:tcW w:w="1188" w:type="dxa"/>
            <w:tcBorders>
              <w:left w:val="single" w:sz="4" w:space="0" w:color="auto"/>
              <w:bottom w:val="single" w:sz="4" w:space="0" w:color="auto"/>
            </w:tcBorders>
          </w:tcPr>
          <w:p w14:paraId="154807B7" w14:textId="77777777" w:rsidR="005757FA" w:rsidRPr="006D4D6F" w:rsidRDefault="005757FA" w:rsidP="00A57182">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080" w:type="dxa"/>
            <w:tcBorders>
              <w:bottom w:val="single" w:sz="4" w:space="0" w:color="auto"/>
            </w:tcBorders>
          </w:tcPr>
          <w:p w14:paraId="154807B8" w14:textId="77777777" w:rsidR="005757FA" w:rsidRPr="006D4D6F" w:rsidRDefault="005757FA" w:rsidP="00A57182">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170" w:type="dxa"/>
            <w:tcBorders>
              <w:bottom w:val="single" w:sz="4" w:space="0" w:color="auto"/>
            </w:tcBorders>
          </w:tcPr>
          <w:p w14:paraId="154807B9" w14:textId="77777777" w:rsidR="005757FA" w:rsidRDefault="005757FA" w:rsidP="00A57182">
            <w:pPr>
              <w:jc w:val="center"/>
              <w:rPr>
                <w:rFonts w:ascii="Calibri" w:hAnsi="Calibri"/>
                <w:sz w:val="18"/>
                <w:szCs w:val="18"/>
              </w:rPr>
            </w:pPr>
          </w:p>
        </w:tc>
        <w:tc>
          <w:tcPr>
            <w:tcW w:w="1170" w:type="dxa"/>
            <w:tcBorders>
              <w:bottom w:val="single" w:sz="4" w:space="0" w:color="auto"/>
            </w:tcBorders>
          </w:tcPr>
          <w:p w14:paraId="154807BA" w14:textId="77777777" w:rsidR="005757FA" w:rsidRPr="006D4D6F" w:rsidRDefault="005757FA" w:rsidP="00A57182">
            <w:pPr>
              <w:jc w:val="center"/>
              <w:rPr>
                <w:rFonts w:ascii="Calibri" w:hAnsi="Calibri"/>
                <w:sz w:val="20"/>
                <w:szCs w:val="20"/>
              </w:rPr>
            </w:pPr>
          </w:p>
        </w:tc>
        <w:tc>
          <w:tcPr>
            <w:tcW w:w="1080" w:type="dxa"/>
            <w:tcBorders>
              <w:bottom w:val="single" w:sz="4" w:space="0" w:color="auto"/>
              <w:right w:val="single" w:sz="4" w:space="0" w:color="auto"/>
            </w:tcBorders>
          </w:tcPr>
          <w:p w14:paraId="154807BB" w14:textId="77777777" w:rsidR="005757FA" w:rsidRPr="006D4D6F" w:rsidRDefault="005757FA" w:rsidP="00A57182">
            <w:pPr>
              <w:jc w:val="center"/>
              <w:rPr>
                <w:rFonts w:ascii="Calibri" w:hAnsi="Calibri"/>
                <w:sz w:val="20"/>
                <w:szCs w:val="20"/>
              </w:rPr>
            </w:pPr>
          </w:p>
        </w:tc>
        <w:tc>
          <w:tcPr>
            <w:tcW w:w="1170" w:type="dxa"/>
            <w:tcBorders>
              <w:bottom w:val="single" w:sz="4" w:space="0" w:color="auto"/>
            </w:tcBorders>
            <w:vAlign w:val="center"/>
          </w:tcPr>
          <w:p w14:paraId="154807BC" w14:textId="77777777" w:rsidR="005757FA" w:rsidRPr="006D4D6F" w:rsidRDefault="005757FA" w:rsidP="00A57182">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170" w:type="dxa"/>
            <w:tcBorders>
              <w:bottom w:val="single" w:sz="4" w:space="0" w:color="auto"/>
            </w:tcBorders>
          </w:tcPr>
          <w:p w14:paraId="34439A93" w14:textId="77777777" w:rsidR="005757FA" w:rsidRPr="006D4D6F" w:rsidRDefault="005757FA" w:rsidP="00A57182">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170" w:type="dxa"/>
            <w:tcBorders>
              <w:bottom w:val="single" w:sz="4" w:space="0" w:color="auto"/>
              <w:right w:val="single" w:sz="4" w:space="0" w:color="auto"/>
            </w:tcBorders>
            <w:vAlign w:val="center"/>
          </w:tcPr>
          <w:p w14:paraId="154807BD" w14:textId="5B0A469B" w:rsidR="005757FA" w:rsidRPr="006D4D6F" w:rsidRDefault="005757FA" w:rsidP="00A57182">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080" w:type="dxa"/>
            <w:tcBorders>
              <w:bottom w:val="single" w:sz="4" w:space="0" w:color="auto"/>
              <w:right w:val="single" w:sz="4" w:space="0" w:color="auto"/>
            </w:tcBorders>
          </w:tcPr>
          <w:p w14:paraId="13361FF6" w14:textId="77777777" w:rsidR="005757FA" w:rsidRPr="006D4D6F" w:rsidRDefault="005757FA" w:rsidP="00A57182">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4320" w:type="dxa"/>
            <w:tcBorders>
              <w:left w:val="single" w:sz="4" w:space="0" w:color="auto"/>
              <w:bottom w:val="single" w:sz="4" w:space="0" w:color="auto"/>
              <w:right w:val="single" w:sz="4" w:space="0" w:color="auto"/>
            </w:tcBorders>
            <w:vAlign w:val="bottom"/>
          </w:tcPr>
          <w:p w14:paraId="154807BE" w14:textId="15CA76A4" w:rsidR="005757FA" w:rsidRPr="006D4D6F" w:rsidRDefault="005757FA" w:rsidP="00A57182">
            <w:pPr>
              <w:keepNext/>
              <w:tabs>
                <w:tab w:val="left" w:pos="2160"/>
                <w:tab w:val="left" w:pos="2700"/>
                <w:tab w:val="left" w:pos="3420"/>
                <w:tab w:val="left" w:pos="3780"/>
                <w:tab w:val="left" w:pos="5760"/>
                <w:tab w:val="left" w:pos="7212"/>
              </w:tabs>
              <w:jc w:val="center"/>
              <w:rPr>
                <w:rFonts w:ascii="Calibri" w:hAnsi="Calibri"/>
                <w:sz w:val="20"/>
                <w:szCs w:val="20"/>
              </w:rPr>
            </w:pPr>
          </w:p>
        </w:tc>
      </w:tr>
    </w:tbl>
    <w:p w14:paraId="154807C0" w14:textId="77777777" w:rsidR="00A54CC3" w:rsidRDefault="00A54CC3" w:rsidP="00A54CC3">
      <w:pPr>
        <w:rPr>
          <w:rFonts w:ascii="Calibri" w:hAnsi="Calibri"/>
        </w:rPr>
      </w:pPr>
    </w:p>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
        <w:gridCol w:w="1738"/>
        <w:gridCol w:w="1000"/>
        <w:gridCol w:w="7"/>
        <w:gridCol w:w="1009"/>
        <w:gridCol w:w="1009"/>
        <w:gridCol w:w="1009"/>
        <w:gridCol w:w="1009"/>
        <w:gridCol w:w="1009"/>
        <w:gridCol w:w="1009"/>
        <w:gridCol w:w="831"/>
        <w:gridCol w:w="1080"/>
        <w:gridCol w:w="900"/>
        <w:gridCol w:w="990"/>
        <w:gridCol w:w="1260"/>
      </w:tblGrid>
      <w:tr w:rsidR="006011F8" w:rsidRPr="009B3A0C" w14:paraId="154807C3" w14:textId="77777777" w:rsidTr="002300B1">
        <w:trPr>
          <w:cantSplit/>
          <w:trHeight w:val="315"/>
        </w:trPr>
        <w:tc>
          <w:tcPr>
            <w:tcW w:w="14598" w:type="dxa"/>
            <w:gridSpan w:val="15"/>
            <w:tcBorders>
              <w:top w:val="single" w:sz="4" w:space="0" w:color="auto"/>
              <w:left w:val="single" w:sz="4" w:space="0" w:color="auto"/>
              <w:bottom w:val="single" w:sz="4" w:space="0" w:color="auto"/>
              <w:right w:val="single" w:sz="4" w:space="0" w:color="auto"/>
            </w:tcBorders>
          </w:tcPr>
          <w:p w14:paraId="7BA197BF" w14:textId="133F082E" w:rsidR="006011F8" w:rsidRPr="0037735E" w:rsidRDefault="006011F8" w:rsidP="006011F8">
            <w:pPr>
              <w:keepNext/>
              <w:rPr>
                <w:rFonts w:ascii="Calibri" w:eastAsia="Calibri" w:hAnsi="Calibri"/>
                <w:b/>
                <w:sz w:val="20"/>
                <w:szCs w:val="22"/>
              </w:rPr>
            </w:pPr>
            <w:r w:rsidRPr="0037735E">
              <w:rPr>
                <w:rFonts w:ascii="Calibri" w:eastAsia="Calibri" w:hAnsi="Calibri"/>
                <w:b/>
                <w:sz w:val="20"/>
                <w:szCs w:val="22"/>
              </w:rPr>
              <w:lastRenderedPageBreak/>
              <w:t>I. Fenestration Proposed Areas and Efficiencies</w:t>
            </w:r>
          </w:p>
          <w:p w14:paraId="584A649C" w14:textId="77777777" w:rsidR="006011F8" w:rsidRPr="002300B1" w:rsidRDefault="006011F8" w:rsidP="006011F8">
            <w:pPr>
              <w:rPr>
                <w:rFonts w:asciiTheme="minorHAnsi" w:hAnsiTheme="minorHAnsi"/>
                <w:sz w:val="18"/>
                <w:szCs w:val="20"/>
              </w:rPr>
            </w:pPr>
            <w:r w:rsidRPr="002300B1">
              <w:rPr>
                <w:rFonts w:asciiTheme="minorHAnsi" w:hAnsiTheme="minorHAnsi"/>
                <w:sz w:val="18"/>
                <w:szCs w:val="20"/>
              </w:rPr>
              <w:t>Note: If meeting Exception 1 to 150.1(c</w:t>
            </w:r>
            <w:proofErr w:type="gramStart"/>
            <w:r w:rsidRPr="002300B1">
              <w:rPr>
                <w:rFonts w:asciiTheme="minorHAnsi" w:hAnsiTheme="minorHAnsi"/>
                <w:sz w:val="18"/>
                <w:szCs w:val="20"/>
              </w:rPr>
              <w:t>)3A</w:t>
            </w:r>
            <w:proofErr w:type="gramEnd"/>
            <w:r w:rsidRPr="002300B1">
              <w:rPr>
                <w:rFonts w:asciiTheme="minorHAnsi" w:hAnsiTheme="minorHAnsi"/>
                <w:sz w:val="18"/>
                <w:szCs w:val="20"/>
              </w:rPr>
              <w:t>, Installing ≤ 3ft</w:t>
            </w:r>
            <w:r w:rsidRPr="002300B1">
              <w:rPr>
                <w:rFonts w:asciiTheme="minorHAnsi" w:hAnsiTheme="minorHAnsi"/>
                <w:sz w:val="18"/>
                <w:szCs w:val="20"/>
                <w:vertAlign w:val="superscript"/>
              </w:rPr>
              <w:t>2</w:t>
            </w:r>
            <w:r w:rsidRPr="002300B1">
              <w:rPr>
                <w:rFonts w:asciiTheme="minorHAnsi" w:hAnsiTheme="minorHAnsi"/>
                <w:sz w:val="18"/>
                <w:szCs w:val="20"/>
              </w:rPr>
              <w:t xml:space="preserve"> glass in door, it is assumed to meet the minimum required U-factor (0.32) &amp; SHGC (0.25).</w:t>
            </w:r>
          </w:p>
          <w:p w14:paraId="154807C2" w14:textId="390293C2" w:rsidR="006011F8" w:rsidRPr="006011F8" w:rsidRDefault="006011F8" w:rsidP="0037735E">
            <w:pPr>
              <w:ind w:firstLine="450"/>
              <w:rPr>
                <w:rFonts w:eastAsia="Calibri"/>
              </w:rPr>
            </w:pPr>
            <w:r w:rsidRPr="002300B1">
              <w:rPr>
                <w:rFonts w:asciiTheme="minorHAnsi" w:hAnsiTheme="minorHAnsi"/>
                <w:sz w:val="18"/>
                <w:szCs w:val="20"/>
              </w:rPr>
              <w:t xml:space="preserve"> If meeting Exception 1 to 150.1(c</w:t>
            </w:r>
            <w:proofErr w:type="gramStart"/>
            <w:r w:rsidRPr="002300B1">
              <w:rPr>
                <w:rFonts w:asciiTheme="minorHAnsi" w:hAnsiTheme="minorHAnsi"/>
                <w:sz w:val="18"/>
                <w:szCs w:val="20"/>
              </w:rPr>
              <w:t>)3A</w:t>
            </w:r>
            <w:proofErr w:type="gramEnd"/>
            <w:r w:rsidRPr="002300B1">
              <w:rPr>
                <w:rFonts w:asciiTheme="minorHAnsi" w:hAnsiTheme="minorHAnsi"/>
                <w:sz w:val="18"/>
                <w:szCs w:val="20"/>
              </w:rPr>
              <w:t>, Installing ≤ 3ft</w:t>
            </w:r>
            <w:r w:rsidRPr="002300B1">
              <w:rPr>
                <w:rFonts w:asciiTheme="minorHAnsi" w:hAnsiTheme="minorHAnsi"/>
                <w:sz w:val="18"/>
                <w:szCs w:val="20"/>
                <w:vertAlign w:val="superscript"/>
              </w:rPr>
              <w:t>2</w:t>
            </w:r>
            <w:r w:rsidRPr="002300B1">
              <w:rPr>
                <w:rFonts w:asciiTheme="minorHAnsi" w:hAnsiTheme="minorHAnsi"/>
                <w:sz w:val="18"/>
                <w:szCs w:val="20"/>
              </w:rPr>
              <w:t xml:space="preserve"> tubular skylight, it is assumed to meet the minimum required U-factor (0.55) &amp; SHGC (0.30).</w:t>
            </w:r>
          </w:p>
        </w:tc>
      </w:tr>
      <w:tr w:rsidR="006011F8" w:rsidRPr="009B3A0C" w14:paraId="154807D1" w14:textId="77777777" w:rsidTr="002300B1">
        <w:trPr>
          <w:cantSplit/>
          <w:trHeight w:val="347"/>
        </w:trPr>
        <w:tc>
          <w:tcPr>
            <w:tcW w:w="738" w:type="dxa"/>
            <w:tcBorders>
              <w:top w:val="single" w:sz="4" w:space="0" w:color="auto"/>
              <w:left w:val="single" w:sz="4" w:space="0" w:color="auto"/>
              <w:bottom w:val="single" w:sz="4" w:space="0" w:color="auto"/>
              <w:right w:val="single" w:sz="4" w:space="0" w:color="auto"/>
            </w:tcBorders>
            <w:vAlign w:val="center"/>
          </w:tcPr>
          <w:p w14:paraId="154807C4" w14:textId="77777777" w:rsidR="006011F8" w:rsidRPr="00F3441B" w:rsidRDefault="006011F8" w:rsidP="006011F8">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01</w:t>
            </w:r>
          </w:p>
        </w:tc>
        <w:tc>
          <w:tcPr>
            <w:tcW w:w="1738" w:type="dxa"/>
            <w:tcBorders>
              <w:top w:val="single" w:sz="4" w:space="0" w:color="auto"/>
              <w:left w:val="single" w:sz="4" w:space="0" w:color="auto"/>
              <w:bottom w:val="single" w:sz="4" w:space="0" w:color="auto"/>
              <w:right w:val="single" w:sz="4" w:space="0" w:color="auto"/>
            </w:tcBorders>
            <w:vAlign w:val="center"/>
          </w:tcPr>
          <w:p w14:paraId="154807C5" w14:textId="77777777"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02</w:t>
            </w:r>
          </w:p>
        </w:tc>
        <w:tc>
          <w:tcPr>
            <w:tcW w:w="1007" w:type="dxa"/>
            <w:gridSpan w:val="2"/>
            <w:tcBorders>
              <w:top w:val="single" w:sz="4" w:space="0" w:color="auto"/>
              <w:left w:val="single" w:sz="4" w:space="0" w:color="auto"/>
              <w:bottom w:val="single" w:sz="4" w:space="0" w:color="auto"/>
              <w:right w:val="single" w:sz="4" w:space="0" w:color="auto"/>
            </w:tcBorders>
            <w:vAlign w:val="center"/>
          </w:tcPr>
          <w:p w14:paraId="154807C6" w14:textId="77777777"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03</w:t>
            </w:r>
          </w:p>
        </w:tc>
        <w:tc>
          <w:tcPr>
            <w:tcW w:w="1009" w:type="dxa"/>
            <w:tcBorders>
              <w:top w:val="single" w:sz="4" w:space="0" w:color="auto"/>
              <w:left w:val="single" w:sz="4" w:space="0" w:color="auto"/>
              <w:bottom w:val="single" w:sz="4" w:space="0" w:color="auto"/>
              <w:right w:val="single" w:sz="4" w:space="0" w:color="auto"/>
            </w:tcBorders>
            <w:vAlign w:val="center"/>
          </w:tcPr>
          <w:p w14:paraId="154807C7" w14:textId="77777777"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1009" w:type="dxa"/>
            <w:tcBorders>
              <w:top w:val="single" w:sz="4" w:space="0" w:color="auto"/>
              <w:left w:val="single" w:sz="4" w:space="0" w:color="auto"/>
              <w:bottom w:val="single" w:sz="4" w:space="0" w:color="auto"/>
              <w:right w:val="single" w:sz="4" w:space="0" w:color="auto"/>
            </w:tcBorders>
            <w:vAlign w:val="center"/>
          </w:tcPr>
          <w:p w14:paraId="154807C8" w14:textId="77777777"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1009" w:type="dxa"/>
            <w:tcBorders>
              <w:top w:val="single" w:sz="4" w:space="0" w:color="auto"/>
              <w:left w:val="single" w:sz="4" w:space="0" w:color="auto"/>
              <w:bottom w:val="single" w:sz="4" w:space="0" w:color="auto"/>
              <w:right w:val="single" w:sz="4" w:space="0" w:color="auto"/>
            </w:tcBorders>
            <w:vAlign w:val="center"/>
          </w:tcPr>
          <w:p w14:paraId="154807C9" w14:textId="77777777"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1009" w:type="dxa"/>
            <w:tcBorders>
              <w:top w:val="single" w:sz="4" w:space="0" w:color="auto"/>
              <w:left w:val="single" w:sz="4" w:space="0" w:color="auto"/>
              <w:bottom w:val="single" w:sz="4" w:space="0" w:color="auto"/>
              <w:right w:val="single" w:sz="4" w:space="0" w:color="auto"/>
            </w:tcBorders>
            <w:vAlign w:val="center"/>
          </w:tcPr>
          <w:p w14:paraId="154807CA" w14:textId="77777777"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07</w:t>
            </w:r>
          </w:p>
        </w:tc>
        <w:tc>
          <w:tcPr>
            <w:tcW w:w="1009" w:type="dxa"/>
            <w:tcBorders>
              <w:top w:val="single" w:sz="4" w:space="0" w:color="auto"/>
              <w:left w:val="single" w:sz="4" w:space="0" w:color="auto"/>
              <w:bottom w:val="single" w:sz="4" w:space="0" w:color="auto"/>
              <w:right w:val="single" w:sz="4" w:space="0" w:color="auto"/>
            </w:tcBorders>
            <w:vAlign w:val="center"/>
          </w:tcPr>
          <w:p w14:paraId="154807CB" w14:textId="77777777"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noProof/>
                <w:sz w:val="18"/>
                <w:szCs w:val="18"/>
              </w:rPr>
              <w:t>08</w:t>
            </w:r>
          </w:p>
        </w:tc>
        <w:tc>
          <w:tcPr>
            <w:tcW w:w="1009" w:type="dxa"/>
            <w:tcBorders>
              <w:top w:val="single" w:sz="4" w:space="0" w:color="auto"/>
              <w:left w:val="single" w:sz="4" w:space="0" w:color="auto"/>
              <w:bottom w:val="single" w:sz="4" w:space="0" w:color="auto"/>
              <w:right w:val="single" w:sz="4" w:space="0" w:color="auto"/>
            </w:tcBorders>
            <w:vAlign w:val="center"/>
          </w:tcPr>
          <w:p w14:paraId="154807CC" w14:textId="77777777"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09</w:t>
            </w:r>
          </w:p>
        </w:tc>
        <w:tc>
          <w:tcPr>
            <w:tcW w:w="831" w:type="dxa"/>
            <w:tcBorders>
              <w:top w:val="single" w:sz="4" w:space="0" w:color="auto"/>
              <w:left w:val="single" w:sz="4" w:space="0" w:color="auto"/>
              <w:bottom w:val="single" w:sz="4" w:space="0" w:color="auto"/>
              <w:right w:val="single" w:sz="4" w:space="0" w:color="auto"/>
            </w:tcBorders>
            <w:vAlign w:val="center"/>
          </w:tcPr>
          <w:p w14:paraId="6583BF98" w14:textId="446B7AD8" w:rsidR="006011F8"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10</w:t>
            </w:r>
          </w:p>
        </w:tc>
        <w:tc>
          <w:tcPr>
            <w:tcW w:w="1080" w:type="dxa"/>
            <w:tcBorders>
              <w:top w:val="single" w:sz="4" w:space="0" w:color="auto"/>
              <w:left w:val="single" w:sz="4" w:space="0" w:color="auto"/>
              <w:bottom w:val="single" w:sz="4" w:space="0" w:color="auto"/>
              <w:right w:val="single" w:sz="4" w:space="0" w:color="auto"/>
            </w:tcBorders>
            <w:vAlign w:val="center"/>
          </w:tcPr>
          <w:p w14:paraId="154807CD" w14:textId="74298A99" w:rsidR="006011F8"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11</w:t>
            </w:r>
          </w:p>
        </w:tc>
        <w:tc>
          <w:tcPr>
            <w:tcW w:w="900" w:type="dxa"/>
            <w:tcBorders>
              <w:top w:val="single" w:sz="4" w:space="0" w:color="auto"/>
              <w:left w:val="single" w:sz="4" w:space="0" w:color="auto"/>
              <w:bottom w:val="single" w:sz="4" w:space="0" w:color="auto"/>
              <w:right w:val="single" w:sz="4" w:space="0" w:color="auto"/>
            </w:tcBorders>
            <w:vAlign w:val="center"/>
          </w:tcPr>
          <w:p w14:paraId="154807CE" w14:textId="78B71121" w:rsidR="006011F8"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12</w:t>
            </w:r>
          </w:p>
        </w:tc>
        <w:tc>
          <w:tcPr>
            <w:tcW w:w="990" w:type="dxa"/>
            <w:tcBorders>
              <w:top w:val="single" w:sz="4" w:space="0" w:color="auto"/>
              <w:left w:val="single" w:sz="4" w:space="0" w:color="auto"/>
              <w:bottom w:val="single" w:sz="4" w:space="0" w:color="auto"/>
              <w:right w:val="single" w:sz="4" w:space="0" w:color="auto"/>
            </w:tcBorders>
            <w:vAlign w:val="center"/>
          </w:tcPr>
          <w:p w14:paraId="154807CF" w14:textId="22192171" w:rsidR="006011F8"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13</w:t>
            </w:r>
          </w:p>
        </w:tc>
        <w:tc>
          <w:tcPr>
            <w:tcW w:w="1260" w:type="dxa"/>
            <w:tcBorders>
              <w:top w:val="single" w:sz="4" w:space="0" w:color="auto"/>
              <w:left w:val="single" w:sz="4" w:space="0" w:color="auto"/>
              <w:bottom w:val="single" w:sz="4" w:space="0" w:color="auto"/>
              <w:right w:val="single" w:sz="4" w:space="0" w:color="auto"/>
            </w:tcBorders>
            <w:vAlign w:val="center"/>
          </w:tcPr>
          <w:p w14:paraId="154807D0" w14:textId="3924A8AB"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14</w:t>
            </w:r>
          </w:p>
        </w:tc>
      </w:tr>
      <w:tr w:rsidR="006011F8" w:rsidRPr="009B3A0C" w14:paraId="154807E6" w14:textId="77777777" w:rsidTr="002300B1">
        <w:trPr>
          <w:cantSplit/>
          <w:trHeight w:val="347"/>
        </w:trPr>
        <w:tc>
          <w:tcPr>
            <w:tcW w:w="738" w:type="dxa"/>
            <w:tcBorders>
              <w:top w:val="single" w:sz="4" w:space="0" w:color="auto"/>
              <w:left w:val="single" w:sz="4" w:space="0" w:color="auto"/>
              <w:bottom w:val="single" w:sz="4" w:space="0" w:color="auto"/>
              <w:right w:val="single" w:sz="4" w:space="0" w:color="auto"/>
            </w:tcBorders>
            <w:vAlign w:val="bottom"/>
          </w:tcPr>
          <w:p w14:paraId="154807D2"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Tag/ID</w:t>
            </w:r>
          </w:p>
        </w:tc>
        <w:tc>
          <w:tcPr>
            <w:tcW w:w="1738" w:type="dxa"/>
            <w:tcBorders>
              <w:top w:val="single" w:sz="4" w:space="0" w:color="auto"/>
              <w:left w:val="single" w:sz="4" w:space="0" w:color="auto"/>
              <w:bottom w:val="single" w:sz="4" w:space="0" w:color="auto"/>
              <w:right w:val="single" w:sz="4" w:space="0" w:color="auto"/>
            </w:tcBorders>
            <w:vAlign w:val="bottom"/>
          </w:tcPr>
          <w:p w14:paraId="154807D3"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Fenestration Type</w:t>
            </w:r>
          </w:p>
        </w:tc>
        <w:tc>
          <w:tcPr>
            <w:tcW w:w="1007" w:type="dxa"/>
            <w:gridSpan w:val="2"/>
            <w:tcBorders>
              <w:top w:val="single" w:sz="4" w:space="0" w:color="auto"/>
              <w:left w:val="single" w:sz="4" w:space="0" w:color="auto"/>
              <w:bottom w:val="single" w:sz="4" w:space="0" w:color="auto"/>
              <w:right w:val="single" w:sz="4" w:space="0" w:color="auto"/>
            </w:tcBorders>
            <w:vAlign w:val="bottom"/>
          </w:tcPr>
          <w:p w14:paraId="154807D4" w14:textId="77777777" w:rsidR="006011F8" w:rsidRPr="00F3441B" w:rsidRDefault="006011F8" w:rsidP="002300B1">
            <w:pPr>
              <w:keepNext/>
              <w:jc w:val="center"/>
              <w:rPr>
                <w:rFonts w:ascii="Calibri" w:hAnsi="Calibri"/>
                <w:sz w:val="18"/>
                <w:szCs w:val="18"/>
              </w:rPr>
            </w:pPr>
            <w:r>
              <w:rPr>
                <w:rFonts w:asciiTheme="minorHAnsi" w:hAnsiTheme="minorHAnsi"/>
                <w:sz w:val="18"/>
                <w:szCs w:val="18"/>
              </w:rPr>
              <w:t>Frame Type</w:t>
            </w:r>
          </w:p>
        </w:tc>
        <w:tc>
          <w:tcPr>
            <w:tcW w:w="1009" w:type="dxa"/>
            <w:tcBorders>
              <w:top w:val="single" w:sz="4" w:space="0" w:color="auto"/>
              <w:left w:val="single" w:sz="4" w:space="0" w:color="auto"/>
              <w:bottom w:val="single" w:sz="4" w:space="0" w:color="auto"/>
              <w:right w:val="single" w:sz="4" w:space="0" w:color="auto"/>
            </w:tcBorders>
            <w:vAlign w:val="bottom"/>
          </w:tcPr>
          <w:p w14:paraId="154807D5" w14:textId="77777777" w:rsidR="006011F8" w:rsidRPr="00F3441B" w:rsidRDefault="006011F8" w:rsidP="002300B1">
            <w:pPr>
              <w:keepNext/>
              <w:jc w:val="center"/>
              <w:rPr>
                <w:rFonts w:ascii="Calibri" w:hAnsi="Calibri"/>
                <w:sz w:val="18"/>
                <w:szCs w:val="18"/>
              </w:rPr>
            </w:pPr>
            <w:r w:rsidRPr="00F3441B">
              <w:rPr>
                <w:rFonts w:asciiTheme="minorHAnsi" w:hAnsiTheme="minorHAnsi"/>
                <w:sz w:val="18"/>
                <w:szCs w:val="18"/>
              </w:rPr>
              <w:t>Dynamic Glazing</w:t>
            </w:r>
          </w:p>
        </w:tc>
        <w:tc>
          <w:tcPr>
            <w:tcW w:w="1009" w:type="dxa"/>
            <w:tcBorders>
              <w:top w:val="single" w:sz="4" w:space="0" w:color="auto"/>
              <w:left w:val="single" w:sz="4" w:space="0" w:color="auto"/>
              <w:bottom w:val="single" w:sz="4" w:space="0" w:color="auto"/>
              <w:right w:val="single" w:sz="4" w:space="0" w:color="auto"/>
            </w:tcBorders>
            <w:tcMar>
              <w:left w:w="58" w:type="dxa"/>
              <w:right w:w="58" w:type="dxa"/>
            </w:tcMar>
            <w:vAlign w:val="bottom"/>
          </w:tcPr>
          <w:p w14:paraId="154807D6" w14:textId="77777777" w:rsidR="006011F8" w:rsidRPr="00F3441B" w:rsidRDefault="006011F8" w:rsidP="002300B1">
            <w:pPr>
              <w:keepNext/>
              <w:jc w:val="center"/>
              <w:rPr>
                <w:rFonts w:asciiTheme="minorHAnsi" w:hAnsiTheme="minorHAnsi"/>
                <w:sz w:val="18"/>
                <w:szCs w:val="18"/>
              </w:rPr>
            </w:pPr>
            <w:r w:rsidRPr="00F3441B">
              <w:rPr>
                <w:rFonts w:asciiTheme="minorHAnsi" w:hAnsiTheme="minorHAnsi"/>
                <w:sz w:val="18"/>
                <w:szCs w:val="18"/>
              </w:rPr>
              <w:t>Orientation</w:t>
            </w:r>
          </w:p>
          <w:p w14:paraId="154807D8" w14:textId="6A63AC22" w:rsidR="006011F8" w:rsidRPr="00F3441B" w:rsidRDefault="006011F8" w:rsidP="00732C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N, S, W, E</w:t>
            </w:r>
          </w:p>
        </w:tc>
        <w:tc>
          <w:tcPr>
            <w:tcW w:w="1009" w:type="dxa"/>
            <w:tcBorders>
              <w:top w:val="single" w:sz="4" w:space="0" w:color="auto"/>
              <w:left w:val="single" w:sz="4" w:space="0" w:color="auto"/>
              <w:bottom w:val="single" w:sz="4" w:space="0" w:color="auto"/>
              <w:right w:val="single" w:sz="4" w:space="0" w:color="auto"/>
            </w:tcBorders>
            <w:vAlign w:val="bottom"/>
          </w:tcPr>
          <w:p w14:paraId="154807D9"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F3441B">
              <w:rPr>
                <w:rFonts w:asciiTheme="minorHAnsi" w:hAnsiTheme="minorHAnsi"/>
                <w:sz w:val="18"/>
                <w:szCs w:val="18"/>
              </w:rPr>
              <w:t>Number of</w:t>
            </w:r>
          </w:p>
          <w:p w14:paraId="154807DA"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Panes</w:t>
            </w:r>
          </w:p>
        </w:tc>
        <w:tc>
          <w:tcPr>
            <w:tcW w:w="1009" w:type="dxa"/>
            <w:tcBorders>
              <w:top w:val="single" w:sz="4" w:space="0" w:color="auto"/>
              <w:left w:val="single" w:sz="4" w:space="0" w:color="auto"/>
              <w:bottom w:val="single" w:sz="4" w:space="0" w:color="auto"/>
              <w:right w:val="single" w:sz="4" w:space="0" w:color="auto"/>
            </w:tcBorders>
            <w:tcMar>
              <w:left w:w="29" w:type="dxa"/>
              <w:right w:w="29" w:type="dxa"/>
            </w:tcMar>
            <w:vAlign w:val="bottom"/>
          </w:tcPr>
          <w:p w14:paraId="154807DB" w14:textId="3FF8A78F" w:rsidR="006011F8" w:rsidRPr="002300B1"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2300B1">
              <w:rPr>
                <w:rFonts w:ascii="Calibri" w:hAnsi="Calibri"/>
                <w:sz w:val="18"/>
                <w:szCs w:val="18"/>
              </w:rPr>
              <w:t xml:space="preserve">Proposed Fenestration Area </w:t>
            </w:r>
            <w:r w:rsidR="002300B1" w:rsidRPr="002300B1">
              <w:rPr>
                <w:rFonts w:ascii="Calibri" w:hAnsi="Calibri"/>
                <w:sz w:val="18"/>
                <w:szCs w:val="18"/>
              </w:rPr>
              <w:t>(</w:t>
            </w:r>
            <w:r w:rsidR="002300B1" w:rsidRPr="002300B1">
              <w:rPr>
                <w:rFonts w:ascii="Calibri" w:hAnsi="Calibri" w:cs="Arial"/>
                <w:sz w:val="18"/>
                <w:szCs w:val="18"/>
              </w:rPr>
              <w:t>ft</w:t>
            </w:r>
            <w:r w:rsidR="002300B1" w:rsidRPr="002300B1">
              <w:rPr>
                <w:rFonts w:ascii="Calibri" w:hAnsi="Calibri" w:cs="Arial"/>
                <w:sz w:val="18"/>
                <w:szCs w:val="18"/>
                <w:vertAlign w:val="superscript"/>
              </w:rPr>
              <w:t>2</w:t>
            </w:r>
            <w:r w:rsidR="002300B1" w:rsidRPr="002300B1">
              <w:rPr>
                <w:rFonts w:ascii="Calibri" w:hAnsi="Calibri"/>
                <w:sz w:val="18"/>
                <w:szCs w:val="18"/>
              </w:rPr>
              <w:t>)</w:t>
            </w:r>
          </w:p>
        </w:tc>
        <w:tc>
          <w:tcPr>
            <w:tcW w:w="1009" w:type="dxa"/>
            <w:tcBorders>
              <w:top w:val="single" w:sz="4" w:space="0" w:color="auto"/>
              <w:left w:val="single" w:sz="4" w:space="0" w:color="auto"/>
              <w:bottom w:val="single" w:sz="4" w:space="0" w:color="auto"/>
              <w:right w:val="single" w:sz="4" w:space="0" w:color="auto"/>
            </w:tcBorders>
            <w:tcMar>
              <w:left w:w="29" w:type="dxa"/>
              <w:right w:w="29" w:type="dxa"/>
            </w:tcMar>
            <w:vAlign w:val="bottom"/>
          </w:tcPr>
          <w:p w14:paraId="154807DC" w14:textId="7D2D23E0" w:rsidR="006011F8" w:rsidRPr="002300B1"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2300B1">
              <w:rPr>
                <w:rFonts w:ascii="Calibri" w:hAnsi="Calibri"/>
                <w:sz w:val="18"/>
                <w:szCs w:val="18"/>
              </w:rPr>
              <w:t xml:space="preserve">Proposed West Facing Fenestration Area </w:t>
            </w:r>
            <w:r w:rsidR="002300B1" w:rsidRPr="002300B1">
              <w:rPr>
                <w:rFonts w:ascii="Calibri" w:hAnsi="Calibri"/>
                <w:sz w:val="18"/>
                <w:szCs w:val="18"/>
              </w:rPr>
              <w:t>(</w:t>
            </w:r>
            <w:r w:rsidR="002300B1" w:rsidRPr="002300B1">
              <w:rPr>
                <w:rFonts w:ascii="Calibri" w:hAnsi="Calibri" w:cs="Arial"/>
                <w:sz w:val="18"/>
                <w:szCs w:val="18"/>
              </w:rPr>
              <w:t>ft</w:t>
            </w:r>
            <w:r w:rsidR="002300B1" w:rsidRPr="002300B1">
              <w:rPr>
                <w:rFonts w:ascii="Calibri" w:hAnsi="Calibri" w:cs="Arial"/>
                <w:sz w:val="18"/>
                <w:szCs w:val="18"/>
                <w:vertAlign w:val="superscript"/>
              </w:rPr>
              <w:t>2</w:t>
            </w:r>
            <w:r w:rsidR="002300B1" w:rsidRPr="002300B1">
              <w:rPr>
                <w:rFonts w:ascii="Calibri" w:hAnsi="Calibri"/>
                <w:sz w:val="18"/>
                <w:szCs w:val="18"/>
              </w:rPr>
              <w:t>)</w:t>
            </w:r>
          </w:p>
        </w:tc>
        <w:tc>
          <w:tcPr>
            <w:tcW w:w="1009" w:type="dxa"/>
            <w:tcBorders>
              <w:top w:val="single" w:sz="4" w:space="0" w:color="auto"/>
              <w:left w:val="single" w:sz="4" w:space="0" w:color="auto"/>
              <w:bottom w:val="single" w:sz="4" w:space="0" w:color="auto"/>
              <w:right w:val="single" w:sz="4" w:space="0" w:color="auto"/>
            </w:tcBorders>
            <w:vAlign w:val="bottom"/>
          </w:tcPr>
          <w:p w14:paraId="154807DD" w14:textId="77777777" w:rsidR="006011F8"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154807DE"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U-factor</w:t>
            </w:r>
          </w:p>
        </w:tc>
        <w:tc>
          <w:tcPr>
            <w:tcW w:w="831" w:type="dxa"/>
            <w:tcBorders>
              <w:top w:val="single" w:sz="4" w:space="0" w:color="auto"/>
              <w:left w:val="single" w:sz="4" w:space="0" w:color="auto"/>
              <w:bottom w:val="single" w:sz="4" w:space="0" w:color="auto"/>
              <w:right w:val="single" w:sz="4" w:space="0" w:color="auto"/>
            </w:tcBorders>
            <w:vAlign w:val="bottom"/>
          </w:tcPr>
          <w:p w14:paraId="3B88578B" w14:textId="137D2E72" w:rsidR="006011F8"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Source</w:t>
            </w:r>
          </w:p>
        </w:tc>
        <w:tc>
          <w:tcPr>
            <w:tcW w:w="1080" w:type="dxa"/>
            <w:tcBorders>
              <w:top w:val="single" w:sz="4" w:space="0" w:color="auto"/>
              <w:left w:val="single" w:sz="4" w:space="0" w:color="auto"/>
              <w:bottom w:val="single" w:sz="4" w:space="0" w:color="auto"/>
              <w:right w:val="single" w:sz="4" w:space="0" w:color="auto"/>
            </w:tcBorders>
            <w:vAlign w:val="bottom"/>
          </w:tcPr>
          <w:p w14:paraId="154807DF" w14:textId="0A5A0BEE" w:rsidR="006011F8"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154807E0"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SHGC</w:t>
            </w:r>
          </w:p>
        </w:tc>
        <w:tc>
          <w:tcPr>
            <w:tcW w:w="900" w:type="dxa"/>
            <w:tcBorders>
              <w:top w:val="single" w:sz="4" w:space="0" w:color="auto"/>
              <w:left w:val="single" w:sz="4" w:space="0" w:color="auto"/>
              <w:bottom w:val="single" w:sz="4" w:space="0" w:color="auto"/>
              <w:right w:val="single" w:sz="4" w:space="0" w:color="auto"/>
            </w:tcBorders>
            <w:vAlign w:val="bottom"/>
          </w:tcPr>
          <w:p w14:paraId="154807E1"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Source</w:t>
            </w:r>
          </w:p>
        </w:tc>
        <w:tc>
          <w:tcPr>
            <w:tcW w:w="990" w:type="dxa"/>
            <w:tcBorders>
              <w:top w:val="single" w:sz="4" w:space="0" w:color="auto"/>
              <w:left w:val="single" w:sz="4" w:space="0" w:color="auto"/>
              <w:bottom w:val="single" w:sz="4" w:space="0" w:color="auto"/>
              <w:right w:val="single" w:sz="4" w:space="0" w:color="auto"/>
            </w:tcBorders>
            <w:vAlign w:val="bottom"/>
          </w:tcPr>
          <w:p w14:paraId="154807E2"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Exterior</w:t>
            </w:r>
          </w:p>
          <w:p w14:paraId="154807E3"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Shading</w:t>
            </w:r>
          </w:p>
          <w:p w14:paraId="154807E4"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Device</w:t>
            </w:r>
          </w:p>
        </w:tc>
        <w:tc>
          <w:tcPr>
            <w:tcW w:w="1260" w:type="dxa"/>
            <w:tcBorders>
              <w:top w:val="single" w:sz="4" w:space="0" w:color="auto"/>
              <w:left w:val="single" w:sz="4" w:space="0" w:color="auto"/>
              <w:bottom w:val="single" w:sz="4" w:space="0" w:color="auto"/>
              <w:right w:val="single" w:sz="4" w:space="0" w:color="auto"/>
            </w:tcBorders>
            <w:vAlign w:val="bottom"/>
          </w:tcPr>
          <w:p w14:paraId="154807E5"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Combined SHGC from CF1R-ENV-03</w:t>
            </w:r>
          </w:p>
        </w:tc>
      </w:tr>
      <w:tr w:rsidR="006011F8" w:rsidRPr="009B3A0C" w14:paraId="154807F4" w14:textId="77777777" w:rsidTr="002300B1">
        <w:trPr>
          <w:cantSplit/>
          <w:trHeight w:val="287"/>
        </w:trPr>
        <w:tc>
          <w:tcPr>
            <w:tcW w:w="738" w:type="dxa"/>
            <w:tcBorders>
              <w:top w:val="single" w:sz="4" w:space="0" w:color="auto"/>
              <w:left w:val="single" w:sz="4" w:space="0" w:color="auto"/>
              <w:bottom w:val="single" w:sz="4" w:space="0" w:color="auto"/>
              <w:right w:val="single" w:sz="4" w:space="0" w:color="auto"/>
            </w:tcBorders>
            <w:tcMar>
              <w:left w:w="58" w:type="dxa"/>
              <w:right w:w="58" w:type="dxa"/>
            </w:tcMar>
          </w:tcPr>
          <w:p w14:paraId="154807E7" w14:textId="77777777" w:rsidR="006011F8" w:rsidRPr="00F3441B" w:rsidRDefault="006011F8" w:rsidP="00A57182">
            <w:pPr>
              <w:keepNext/>
              <w:tabs>
                <w:tab w:val="left" w:pos="5760"/>
                <w:tab w:val="left" w:pos="7212"/>
              </w:tabs>
              <w:jc w:val="center"/>
              <w:rPr>
                <w:rFonts w:ascii="Calibri" w:hAnsi="Calibri"/>
                <w:sz w:val="18"/>
                <w:szCs w:val="18"/>
              </w:rPr>
            </w:pPr>
          </w:p>
        </w:tc>
        <w:tc>
          <w:tcPr>
            <w:tcW w:w="1738" w:type="dxa"/>
            <w:tcBorders>
              <w:top w:val="single" w:sz="4" w:space="0" w:color="auto"/>
              <w:left w:val="single" w:sz="4" w:space="0" w:color="auto"/>
              <w:bottom w:val="single" w:sz="4" w:space="0" w:color="auto"/>
              <w:right w:val="single" w:sz="4" w:space="0" w:color="auto"/>
            </w:tcBorders>
          </w:tcPr>
          <w:p w14:paraId="154807E8" w14:textId="77777777" w:rsidR="006011F8" w:rsidRPr="00F3441B" w:rsidRDefault="006011F8" w:rsidP="00A57182">
            <w:pPr>
              <w:keepNext/>
              <w:tabs>
                <w:tab w:val="left" w:pos="5760"/>
                <w:tab w:val="left" w:pos="7212"/>
              </w:tabs>
              <w:jc w:val="center"/>
              <w:rPr>
                <w:rFonts w:ascii="Calibri" w:hAnsi="Calibri"/>
                <w:sz w:val="18"/>
                <w:szCs w:val="18"/>
              </w:rPr>
            </w:pPr>
          </w:p>
        </w:tc>
        <w:tc>
          <w:tcPr>
            <w:tcW w:w="1007" w:type="dxa"/>
            <w:gridSpan w:val="2"/>
            <w:tcBorders>
              <w:top w:val="single" w:sz="4" w:space="0" w:color="auto"/>
              <w:left w:val="single" w:sz="4" w:space="0" w:color="auto"/>
              <w:bottom w:val="single" w:sz="4" w:space="0" w:color="auto"/>
              <w:right w:val="single" w:sz="4" w:space="0" w:color="auto"/>
            </w:tcBorders>
            <w:tcMar>
              <w:left w:w="29" w:type="dxa"/>
              <w:right w:w="29" w:type="dxa"/>
            </w:tcMar>
          </w:tcPr>
          <w:p w14:paraId="154807E9" w14:textId="77777777" w:rsidR="006011F8" w:rsidRPr="00F3441B" w:rsidRDefault="006011F8"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09" w:type="dxa"/>
            <w:tcBorders>
              <w:top w:val="single" w:sz="4" w:space="0" w:color="auto"/>
              <w:left w:val="single" w:sz="4" w:space="0" w:color="auto"/>
              <w:bottom w:val="single" w:sz="4" w:space="0" w:color="auto"/>
              <w:right w:val="single" w:sz="4" w:space="0" w:color="auto"/>
            </w:tcBorders>
            <w:tcMar>
              <w:left w:w="14" w:type="dxa"/>
              <w:right w:w="14" w:type="dxa"/>
            </w:tcMar>
          </w:tcPr>
          <w:p w14:paraId="154807EA" w14:textId="77777777" w:rsidR="006011F8" w:rsidRPr="00F3441B" w:rsidRDefault="006011F8"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09" w:type="dxa"/>
            <w:tcBorders>
              <w:top w:val="single" w:sz="4" w:space="0" w:color="auto"/>
              <w:left w:val="single" w:sz="4" w:space="0" w:color="auto"/>
              <w:bottom w:val="single" w:sz="4" w:space="0" w:color="auto"/>
              <w:right w:val="single" w:sz="4" w:space="0" w:color="auto"/>
            </w:tcBorders>
          </w:tcPr>
          <w:p w14:paraId="154807EB" w14:textId="77777777" w:rsidR="006011F8" w:rsidRPr="00F3441B" w:rsidRDefault="006011F8" w:rsidP="00A57182">
            <w:pPr>
              <w:keepNext/>
              <w:tabs>
                <w:tab w:val="left" w:pos="3420"/>
                <w:tab w:val="left" w:pos="7212"/>
              </w:tabs>
              <w:jc w:val="center"/>
              <w:rPr>
                <w:rFonts w:ascii="Calibri" w:hAnsi="Calibri"/>
                <w:sz w:val="18"/>
                <w:szCs w:val="18"/>
              </w:rPr>
            </w:pPr>
          </w:p>
        </w:tc>
        <w:tc>
          <w:tcPr>
            <w:tcW w:w="1009" w:type="dxa"/>
            <w:tcBorders>
              <w:top w:val="single" w:sz="4" w:space="0" w:color="auto"/>
              <w:left w:val="single" w:sz="4" w:space="0" w:color="auto"/>
              <w:bottom w:val="single" w:sz="4" w:space="0" w:color="auto"/>
              <w:right w:val="single" w:sz="4" w:space="0" w:color="auto"/>
            </w:tcBorders>
          </w:tcPr>
          <w:p w14:paraId="154807EC" w14:textId="77777777" w:rsidR="006011F8" w:rsidRPr="00F3441B" w:rsidRDefault="006011F8" w:rsidP="00A57182">
            <w:pPr>
              <w:keepNext/>
              <w:tabs>
                <w:tab w:val="left" w:pos="3420"/>
                <w:tab w:val="left" w:pos="7212"/>
              </w:tabs>
              <w:jc w:val="center"/>
              <w:rPr>
                <w:rFonts w:ascii="Calibri" w:hAnsi="Calibri"/>
                <w:sz w:val="18"/>
                <w:szCs w:val="18"/>
              </w:rPr>
            </w:pPr>
          </w:p>
        </w:tc>
        <w:tc>
          <w:tcPr>
            <w:tcW w:w="1009" w:type="dxa"/>
            <w:tcBorders>
              <w:top w:val="single" w:sz="4" w:space="0" w:color="auto"/>
              <w:left w:val="single" w:sz="4" w:space="0" w:color="auto"/>
              <w:bottom w:val="single" w:sz="4" w:space="0" w:color="auto"/>
              <w:right w:val="single" w:sz="4" w:space="0" w:color="auto"/>
            </w:tcBorders>
          </w:tcPr>
          <w:p w14:paraId="154807ED" w14:textId="77777777" w:rsidR="006011F8" w:rsidRPr="00F3441B" w:rsidRDefault="006011F8" w:rsidP="00A57182">
            <w:pPr>
              <w:keepNext/>
              <w:tabs>
                <w:tab w:val="left" w:pos="3420"/>
                <w:tab w:val="left" w:pos="7212"/>
              </w:tabs>
              <w:jc w:val="center"/>
              <w:rPr>
                <w:rFonts w:ascii="Calibri" w:hAnsi="Calibri"/>
                <w:sz w:val="18"/>
                <w:szCs w:val="18"/>
              </w:rPr>
            </w:pPr>
          </w:p>
        </w:tc>
        <w:tc>
          <w:tcPr>
            <w:tcW w:w="1009" w:type="dxa"/>
            <w:tcBorders>
              <w:top w:val="single" w:sz="4" w:space="0" w:color="auto"/>
              <w:left w:val="single" w:sz="4" w:space="0" w:color="auto"/>
              <w:bottom w:val="single" w:sz="4" w:space="0" w:color="auto"/>
              <w:right w:val="single" w:sz="4" w:space="0" w:color="auto"/>
            </w:tcBorders>
          </w:tcPr>
          <w:p w14:paraId="154807EE" w14:textId="77777777" w:rsidR="006011F8" w:rsidRPr="00F3441B" w:rsidRDefault="006011F8" w:rsidP="00A57182">
            <w:pPr>
              <w:keepNext/>
              <w:tabs>
                <w:tab w:val="left" w:pos="3420"/>
                <w:tab w:val="left" w:pos="7212"/>
              </w:tabs>
              <w:jc w:val="center"/>
              <w:rPr>
                <w:rFonts w:ascii="Calibri" w:hAnsi="Calibri"/>
                <w:sz w:val="18"/>
                <w:szCs w:val="18"/>
              </w:rPr>
            </w:pPr>
          </w:p>
        </w:tc>
        <w:tc>
          <w:tcPr>
            <w:tcW w:w="1009" w:type="dxa"/>
            <w:tcBorders>
              <w:top w:val="single" w:sz="4" w:space="0" w:color="auto"/>
              <w:left w:val="single" w:sz="4" w:space="0" w:color="auto"/>
              <w:bottom w:val="single" w:sz="4" w:space="0" w:color="auto"/>
              <w:right w:val="single" w:sz="4" w:space="0" w:color="auto"/>
            </w:tcBorders>
          </w:tcPr>
          <w:p w14:paraId="154807EF" w14:textId="77777777" w:rsidR="006011F8" w:rsidRPr="00F3441B" w:rsidRDefault="006011F8" w:rsidP="00A57182">
            <w:pPr>
              <w:keepNext/>
              <w:jc w:val="center"/>
              <w:rPr>
                <w:rFonts w:ascii="Calibri" w:hAnsi="Calibri"/>
                <w:sz w:val="18"/>
                <w:szCs w:val="18"/>
              </w:rPr>
            </w:pPr>
          </w:p>
        </w:tc>
        <w:tc>
          <w:tcPr>
            <w:tcW w:w="831" w:type="dxa"/>
            <w:tcBorders>
              <w:top w:val="single" w:sz="4" w:space="0" w:color="auto"/>
              <w:left w:val="single" w:sz="4" w:space="0" w:color="auto"/>
              <w:bottom w:val="single" w:sz="4" w:space="0" w:color="auto"/>
              <w:right w:val="single" w:sz="4" w:space="0" w:color="auto"/>
            </w:tcBorders>
          </w:tcPr>
          <w:p w14:paraId="43C4ED2F" w14:textId="77777777" w:rsidR="006011F8" w:rsidRPr="00F3441B" w:rsidRDefault="006011F8" w:rsidP="00A57182">
            <w:pPr>
              <w:keepNext/>
              <w:jc w:val="center"/>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154807F0" w14:textId="78933E2B" w:rsidR="006011F8" w:rsidRPr="00F3441B" w:rsidRDefault="006011F8" w:rsidP="00A57182">
            <w:pPr>
              <w:keepNext/>
              <w:jc w:val="center"/>
              <w:rPr>
                <w:rFonts w:ascii="Calibri" w:hAnsi="Calibri"/>
                <w:sz w:val="18"/>
                <w:szCs w:val="18"/>
              </w:rPr>
            </w:pPr>
          </w:p>
        </w:tc>
        <w:tc>
          <w:tcPr>
            <w:tcW w:w="900" w:type="dxa"/>
            <w:tcBorders>
              <w:top w:val="single" w:sz="4" w:space="0" w:color="auto"/>
              <w:left w:val="single" w:sz="4" w:space="0" w:color="auto"/>
              <w:bottom w:val="single" w:sz="4" w:space="0" w:color="auto"/>
              <w:right w:val="single" w:sz="4" w:space="0" w:color="auto"/>
            </w:tcBorders>
          </w:tcPr>
          <w:p w14:paraId="154807F1" w14:textId="77777777" w:rsidR="006011F8" w:rsidRDefault="006011F8" w:rsidP="00A57182">
            <w:pPr>
              <w:keepNext/>
              <w:jc w:val="center"/>
              <w:rPr>
                <w:rFonts w:ascii="Calibri" w:hAnsi="Calibri" w:cs="Tahoma"/>
                <w:sz w:val="18"/>
                <w:szCs w:val="18"/>
              </w:rPr>
            </w:pPr>
          </w:p>
        </w:tc>
        <w:tc>
          <w:tcPr>
            <w:tcW w:w="990" w:type="dxa"/>
            <w:tcBorders>
              <w:top w:val="single" w:sz="4" w:space="0" w:color="auto"/>
              <w:left w:val="single" w:sz="4" w:space="0" w:color="auto"/>
              <w:bottom w:val="single" w:sz="4" w:space="0" w:color="auto"/>
              <w:right w:val="single" w:sz="4" w:space="0" w:color="auto"/>
            </w:tcBorders>
          </w:tcPr>
          <w:p w14:paraId="154807F2" w14:textId="77777777" w:rsidR="006011F8" w:rsidRPr="00F3441B" w:rsidRDefault="006011F8" w:rsidP="00A57182">
            <w:pPr>
              <w:keepNext/>
              <w:jc w:val="center"/>
              <w:rPr>
                <w:rFonts w:ascii="Calibri" w:hAnsi="Calibri"/>
                <w:sz w:val="18"/>
                <w:szCs w:val="18"/>
              </w:rPr>
            </w:pPr>
          </w:p>
        </w:tc>
        <w:tc>
          <w:tcPr>
            <w:tcW w:w="1260" w:type="dxa"/>
            <w:tcBorders>
              <w:top w:val="single" w:sz="4" w:space="0" w:color="auto"/>
              <w:left w:val="single" w:sz="4" w:space="0" w:color="auto"/>
              <w:bottom w:val="single" w:sz="4" w:space="0" w:color="auto"/>
              <w:right w:val="single" w:sz="4" w:space="0" w:color="auto"/>
            </w:tcBorders>
          </w:tcPr>
          <w:p w14:paraId="154807F3" w14:textId="77777777" w:rsidR="006011F8" w:rsidRPr="00F3441B" w:rsidRDefault="006011F8" w:rsidP="00A57182">
            <w:pPr>
              <w:keepNext/>
              <w:jc w:val="center"/>
              <w:rPr>
                <w:rFonts w:ascii="Calibri" w:hAnsi="Calibri"/>
                <w:sz w:val="18"/>
                <w:szCs w:val="18"/>
              </w:rPr>
            </w:pPr>
          </w:p>
        </w:tc>
      </w:tr>
      <w:tr w:rsidR="006011F8" w:rsidRPr="009B3A0C" w14:paraId="154807F8" w14:textId="77777777" w:rsidTr="002300B1">
        <w:trPr>
          <w:cantSplit/>
          <w:trHeight w:val="287"/>
        </w:trPr>
        <w:tc>
          <w:tcPr>
            <w:tcW w:w="738" w:type="dxa"/>
            <w:tcBorders>
              <w:top w:val="single" w:sz="4" w:space="0" w:color="auto"/>
              <w:left w:val="single" w:sz="4" w:space="0" w:color="auto"/>
              <w:bottom w:val="single" w:sz="4" w:space="0" w:color="auto"/>
              <w:right w:val="single" w:sz="4" w:space="0" w:color="auto"/>
            </w:tcBorders>
            <w:vAlign w:val="center"/>
          </w:tcPr>
          <w:p w14:paraId="154807F5" w14:textId="4E677FF0"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15</w:t>
            </w:r>
          </w:p>
        </w:tc>
        <w:tc>
          <w:tcPr>
            <w:tcW w:w="11610" w:type="dxa"/>
            <w:gridSpan w:val="12"/>
            <w:tcBorders>
              <w:top w:val="single" w:sz="4" w:space="0" w:color="auto"/>
              <w:left w:val="single" w:sz="4" w:space="0" w:color="auto"/>
              <w:bottom w:val="single" w:sz="4" w:space="0" w:color="auto"/>
              <w:right w:val="single" w:sz="4" w:space="0" w:color="auto"/>
            </w:tcBorders>
            <w:vAlign w:val="center"/>
          </w:tcPr>
          <w:p w14:paraId="154807F6" w14:textId="74CBFDC3" w:rsidR="006011F8" w:rsidRDefault="006011F8" w:rsidP="006011F8">
            <w:pPr>
              <w:keepNext/>
              <w:rPr>
                <w:rFonts w:ascii="Calibri" w:hAnsi="Calibri"/>
                <w:sz w:val="18"/>
                <w:szCs w:val="18"/>
              </w:rPr>
            </w:pPr>
            <w:r w:rsidRPr="009B3A0C">
              <w:rPr>
                <w:rFonts w:ascii="Calibri" w:hAnsi="Calibri"/>
                <w:sz w:val="18"/>
                <w:szCs w:val="18"/>
              </w:rPr>
              <w:t>Total Proposed Fenestration Area</w:t>
            </w:r>
          </w:p>
        </w:tc>
        <w:tc>
          <w:tcPr>
            <w:tcW w:w="2250" w:type="dxa"/>
            <w:gridSpan w:val="2"/>
            <w:tcBorders>
              <w:top w:val="single" w:sz="4" w:space="0" w:color="auto"/>
              <w:left w:val="single" w:sz="4" w:space="0" w:color="auto"/>
              <w:bottom w:val="single" w:sz="4" w:space="0" w:color="auto"/>
              <w:right w:val="single" w:sz="4" w:space="0" w:color="auto"/>
            </w:tcBorders>
            <w:vAlign w:val="center"/>
          </w:tcPr>
          <w:p w14:paraId="154807F7" w14:textId="77777777" w:rsidR="006011F8" w:rsidRPr="009B3A0C" w:rsidRDefault="006011F8" w:rsidP="00A57182">
            <w:pPr>
              <w:keepNext/>
              <w:jc w:val="center"/>
              <w:rPr>
                <w:rFonts w:ascii="Calibri" w:hAnsi="Calibri"/>
                <w:sz w:val="18"/>
                <w:szCs w:val="18"/>
              </w:rPr>
            </w:pPr>
          </w:p>
        </w:tc>
      </w:tr>
      <w:tr w:rsidR="006011F8" w:rsidRPr="009B3A0C" w14:paraId="154807FC" w14:textId="77777777" w:rsidTr="002300B1">
        <w:trPr>
          <w:cantSplit/>
          <w:trHeight w:val="287"/>
        </w:trPr>
        <w:tc>
          <w:tcPr>
            <w:tcW w:w="738" w:type="dxa"/>
            <w:tcBorders>
              <w:top w:val="single" w:sz="4" w:space="0" w:color="auto"/>
              <w:left w:val="single" w:sz="4" w:space="0" w:color="auto"/>
              <w:bottom w:val="single" w:sz="4" w:space="0" w:color="auto"/>
              <w:right w:val="single" w:sz="4" w:space="0" w:color="auto"/>
            </w:tcBorders>
            <w:vAlign w:val="center"/>
          </w:tcPr>
          <w:p w14:paraId="154807F9" w14:textId="73A3EF87" w:rsidR="006011F8" w:rsidRPr="009B3A0C" w:rsidRDefault="006011F8" w:rsidP="0038105E">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16</w:t>
            </w:r>
          </w:p>
        </w:tc>
        <w:tc>
          <w:tcPr>
            <w:tcW w:w="11610" w:type="dxa"/>
            <w:gridSpan w:val="12"/>
            <w:tcBorders>
              <w:top w:val="single" w:sz="4" w:space="0" w:color="auto"/>
              <w:left w:val="single" w:sz="4" w:space="0" w:color="auto"/>
              <w:bottom w:val="single" w:sz="4" w:space="0" w:color="auto"/>
              <w:right w:val="single" w:sz="4" w:space="0" w:color="auto"/>
            </w:tcBorders>
            <w:vAlign w:val="center"/>
          </w:tcPr>
          <w:p w14:paraId="154807FA" w14:textId="4B7DD7D2" w:rsidR="006011F8" w:rsidRDefault="006011F8" w:rsidP="006011F8">
            <w:pPr>
              <w:keepNext/>
              <w:rPr>
                <w:rFonts w:ascii="Calibri" w:hAnsi="Calibri"/>
                <w:sz w:val="18"/>
                <w:szCs w:val="18"/>
              </w:rPr>
            </w:pPr>
            <w:r w:rsidRPr="009B3A0C">
              <w:rPr>
                <w:rFonts w:ascii="Calibri" w:hAnsi="Calibri"/>
                <w:sz w:val="18"/>
                <w:szCs w:val="18"/>
              </w:rPr>
              <w:t>Maximum Allowed Fenestration Area</w:t>
            </w:r>
          </w:p>
        </w:tc>
        <w:tc>
          <w:tcPr>
            <w:tcW w:w="2250" w:type="dxa"/>
            <w:gridSpan w:val="2"/>
            <w:tcBorders>
              <w:top w:val="single" w:sz="4" w:space="0" w:color="auto"/>
              <w:left w:val="single" w:sz="4" w:space="0" w:color="auto"/>
              <w:bottom w:val="single" w:sz="4" w:space="0" w:color="auto"/>
              <w:right w:val="single" w:sz="4" w:space="0" w:color="auto"/>
            </w:tcBorders>
            <w:vAlign w:val="center"/>
          </w:tcPr>
          <w:p w14:paraId="154807FB" w14:textId="77777777" w:rsidR="006011F8" w:rsidRPr="009B3A0C" w:rsidRDefault="006011F8" w:rsidP="00A57182">
            <w:pPr>
              <w:keepNext/>
              <w:jc w:val="center"/>
              <w:rPr>
                <w:rFonts w:ascii="Calibri" w:hAnsi="Calibri"/>
                <w:sz w:val="18"/>
                <w:szCs w:val="18"/>
              </w:rPr>
            </w:pPr>
          </w:p>
        </w:tc>
      </w:tr>
      <w:tr w:rsidR="006011F8" w:rsidRPr="009B3A0C" w14:paraId="15480800" w14:textId="77777777" w:rsidTr="002300B1">
        <w:trPr>
          <w:cantSplit/>
          <w:trHeight w:val="287"/>
        </w:trPr>
        <w:tc>
          <w:tcPr>
            <w:tcW w:w="738" w:type="dxa"/>
            <w:tcBorders>
              <w:top w:val="single" w:sz="4" w:space="0" w:color="auto"/>
              <w:left w:val="single" w:sz="4" w:space="0" w:color="auto"/>
              <w:bottom w:val="single" w:sz="4" w:space="0" w:color="auto"/>
              <w:right w:val="single" w:sz="4" w:space="0" w:color="auto"/>
            </w:tcBorders>
            <w:vAlign w:val="center"/>
          </w:tcPr>
          <w:p w14:paraId="154807FD" w14:textId="732909F9"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17</w:t>
            </w:r>
          </w:p>
        </w:tc>
        <w:tc>
          <w:tcPr>
            <w:tcW w:w="2738" w:type="dxa"/>
            <w:gridSpan w:val="2"/>
            <w:tcBorders>
              <w:top w:val="single" w:sz="4" w:space="0" w:color="auto"/>
              <w:left w:val="single" w:sz="4" w:space="0" w:color="auto"/>
              <w:bottom w:val="single" w:sz="4" w:space="0" w:color="auto"/>
              <w:right w:val="single" w:sz="4" w:space="0" w:color="auto"/>
            </w:tcBorders>
            <w:vAlign w:val="center"/>
          </w:tcPr>
          <w:p w14:paraId="154807FE" w14:textId="59C2BFD8" w:rsidR="006011F8" w:rsidRDefault="006011F8" w:rsidP="00A57182">
            <w:pPr>
              <w:keepNext/>
              <w:rPr>
                <w:rFonts w:ascii="Calibri" w:hAnsi="Calibri"/>
                <w:sz w:val="18"/>
                <w:szCs w:val="18"/>
              </w:rPr>
            </w:pPr>
            <w:r>
              <w:rPr>
                <w:rFonts w:ascii="Calibri" w:hAnsi="Calibri"/>
                <w:sz w:val="18"/>
                <w:szCs w:val="18"/>
              </w:rPr>
              <w:t>Compliance Statement</w:t>
            </w:r>
            <w:r w:rsidR="004B64D6">
              <w:rPr>
                <w:rFonts w:ascii="Calibri" w:hAnsi="Calibri"/>
                <w:sz w:val="18"/>
                <w:szCs w:val="18"/>
              </w:rPr>
              <w:t>:</w:t>
            </w:r>
          </w:p>
        </w:tc>
        <w:tc>
          <w:tcPr>
            <w:tcW w:w="11122" w:type="dxa"/>
            <w:gridSpan w:val="12"/>
            <w:tcBorders>
              <w:top w:val="single" w:sz="4" w:space="0" w:color="auto"/>
              <w:left w:val="single" w:sz="4" w:space="0" w:color="auto"/>
              <w:bottom w:val="single" w:sz="4" w:space="0" w:color="auto"/>
              <w:right w:val="single" w:sz="4" w:space="0" w:color="auto"/>
            </w:tcBorders>
          </w:tcPr>
          <w:p w14:paraId="154807FF" w14:textId="23061200" w:rsidR="006011F8" w:rsidRDefault="006011F8" w:rsidP="00A57182">
            <w:pPr>
              <w:keepNext/>
              <w:rPr>
                <w:rFonts w:ascii="Calibri" w:hAnsi="Calibri"/>
                <w:sz w:val="18"/>
                <w:szCs w:val="18"/>
              </w:rPr>
            </w:pPr>
          </w:p>
        </w:tc>
      </w:tr>
      <w:tr w:rsidR="006011F8" w:rsidRPr="009B3A0C" w14:paraId="15480804" w14:textId="77777777" w:rsidTr="002300B1">
        <w:trPr>
          <w:cantSplit/>
          <w:trHeight w:val="287"/>
        </w:trPr>
        <w:tc>
          <w:tcPr>
            <w:tcW w:w="738" w:type="dxa"/>
            <w:tcBorders>
              <w:top w:val="single" w:sz="4" w:space="0" w:color="auto"/>
              <w:left w:val="single" w:sz="4" w:space="0" w:color="auto"/>
              <w:bottom w:val="single" w:sz="4" w:space="0" w:color="auto"/>
              <w:right w:val="single" w:sz="4" w:space="0" w:color="auto"/>
            </w:tcBorders>
            <w:vAlign w:val="center"/>
          </w:tcPr>
          <w:p w14:paraId="15480801" w14:textId="08707FEF"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18</w:t>
            </w:r>
          </w:p>
        </w:tc>
        <w:tc>
          <w:tcPr>
            <w:tcW w:w="11610" w:type="dxa"/>
            <w:gridSpan w:val="12"/>
            <w:tcBorders>
              <w:top w:val="single" w:sz="4" w:space="0" w:color="auto"/>
              <w:left w:val="single" w:sz="4" w:space="0" w:color="auto"/>
              <w:bottom w:val="single" w:sz="4" w:space="0" w:color="auto"/>
              <w:right w:val="single" w:sz="4" w:space="0" w:color="auto"/>
            </w:tcBorders>
            <w:vAlign w:val="center"/>
          </w:tcPr>
          <w:p w14:paraId="15480802" w14:textId="3E7573CA" w:rsidR="006011F8" w:rsidRDefault="006011F8" w:rsidP="006011F8">
            <w:pPr>
              <w:keepNext/>
              <w:rPr>
                <w:rFonts w:ascii="Calibri" w:hAnsi="Calibri"/>
                <w:sz w:val="18"/>
                <w:szCs w:val="18"/>
              </w:rPr>
            </w:pPr>
            <w:r>
              <w:rPr>
                <w:rFonts w:ascii="Calibri" w:hAnsi="Calibri"/>
                <w:sz w:val="18"/>
                <w:szCs w:val="18"/>
              </w:rPr>
              <w:t>Total Proposed West-Facing Fenestration Area</w:t>
            </w:r>
          </w:p>
        </w:tc>
        <w:tc>
          <w:tcPr>
            <w:tcW w:w="2250" w:type="dxa"/>
            <w:gridSpan w:val="2"/>
            <w:tcBorders>
              <w:top w:val="single" w:sz="4" w:space="0" w:color="auto"/>
              <w:left w:val="single" w:sz="4" w:space="0" w:color="auto"/>
              <w:bottom w:val="single" w:sz="4" w:space="0" w:color="auto"/>
              <w:right w:val="single" w:sz="4" w:space="0" w:color="auto"/>
            </w:tcBorders>
            <w:vAlign w:val="bottom"/>
          </w:tcPr>
          <w:p w14:paraId="15480803" w14:textId="77777777" w:rsidR="006011F8" w:rsidRPr="009B3A0C" w:rsidRDefault="006011F8" w:rsidP="00A57182">
            <w:pPr>
              <w:keepNext/>
              <w:jc w:val="center"/>
              <w:rPr>
                <w:rFonts w:ascii="Calibri" w:hAnsi="Calibri"/>
                <w:sz w:val="18"/>
                <w:szCs w:val="18"/>
              </w:rPr>
            </w:pPr>
          </w:p>
        </w:tc>
      </w:tr>
      <w:tr w:rsidR="006011F8" w:rsidRPr="009B3A0C" w14:paraId="15480808" w14:textId="77777777" w:rsidTr="002300B1">
        <w:trPr>
          <w:cantSplit/>
          <w:trHeight w:val="287"/>
        </w:trPr>
        <w:tc>
          <w:tcPr>
            <w:tcW w:w="738" w:type="dxa"/>
            <w:tcBorders>
              <w:top w:val="single" w:sz="4" w:space="0" w:color="auto"/>
              <w:left w:val="single" w:sz="4" w:space="0" w:color="auto"/>
              <w:bottom w:val="single" w:sz="4" w:space="0" w:color="auto"/>
              <w:right w:val="single" w:sz="4" w:space="0" w:color="auto"/>
            </w:tcBorders>
            <w:vAlign w:val="center"/>
          </w:tcPr>
          <w:p w14:paraId="15480805" w14:textId="5EE8ABA5"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19</w:t>
            </w:r>
          </w:p>
        </w:tc>
        <w:tc>
          <w:tcPr>
            <w:tcW w:w="11610" w:type="dxa"/>
            <w:gridSpan w:val="12"/>
            <w:tcBorders>
              <w:top w:val="single" w:sz="4" w:space="0" w:color="auto"/>
              <w:left w:val="single" w:sz="4" w:space="0" w:color="auto"/>
              <w:bottom w:val="single" w:sz="4" w:space="0" w:color="auto"/>
              <w:right w:val="single" w:sz="4" w:space="0" w:color="auto"/>
            </w:tcBorders>
            <w:vAlign w:val="center"/>
          </w:tcPr>
          <w:p w14:paraId="15480806" w14:textId="6C3318FE" w:rsidR="006011F8" w:rsidRDefault="006011F8" w:rsidP="006011F8">
            <w:pPr>
              <w:keepNext/>
              <w:rPr>
                <w:rFonts w:ascii="Calibri" w:hAnsi="Calibri"/>
                <w:sz w:val="18"/>
                <w:szCs w:val="18"/>
              </w:rPr>
            </w:pPr>
            <w:r w:rsidRPr="009B3A0C">
              <w:rPr>
                <w:rFonts w:ascii="Calibri" w:hAnsi="Calibri"/>
                <w:sz w:val="18"/>
                <w:szCs w:val="18"/>
              </w:rPr>
              <w:t xml:space="preserve">Maximum Allowed </w:t>
            </w:r>
            <w:r>
              <w:rPr>
                <w:rFonts w:ascii="Calibri" w:hAnsi="Calibri"/>
                <w:sz w:val="18"/>
                <w:szCs w:val="18"/>
              </w:rPr>
              <w:t xml:space="preserve">West-Facing </w:t>
            </w:r>
            <w:r w:rsidRPr="009B3A0C">
              <w:rPr>
                <w:rFonts w:ascii="Calibri" w:hAnsi="Calibri"/>
                <w:sz w:val="18"/>
                <w:szCs w:val="18"/>
              </w:rPr>
              <w:t>Fenestration Area</w:t>
            </w:r>
          </w:p>
        </w:tc>
        <w:tc>
          <w:tcPr>
            <w:tcW w:w="2250" w:type="dxa"/>
            <w:gridSpan w:val="2"/>
            <w:tcBorders>
              <w:top w:val="single" w:sz="4" w:space="0" w:color="auto"/>
              <w:left w:val="single" w:sz="4" w:space="0" w:color="auto"/>
              <w:bottom w:val="single" w:sz="4" w:space="0" w:color="auto"/>
              <w:right w:val="single" w:sz="4" w:space="0" w:color="auto"/>
            </w:tcBorders>
            <w:vAlign w:val="bottom"/>
          </w:tcPr>
          <w:p w14:paraId="15480807" w14:textId="77777777" w:rsidR="006011F8" w:rsidRPr="009B3A0C" w:rsidRDefault="006011F8" w:rsidP="00A57182">
            <w:pPr>
              <w:keepNext/>
              <w:jc w:val="center"/>
              <w:rPr>
                <w:rFonts w:ascii="Calibri" w:hAnsi="Calibri"/>
                <w:sz w:val="18"/>
                <w:szCs w:val="18"/>
              </w:rPr>
            </w:pPr>
          </w:p>
        </w:tc>
      </w:tr>
      <w:tr w:rsidR="006011F8" w:rsidRPr="009B3A0C" w14:paraId="1548080C" w14:textId="77777777" w:rsidTr="002300B1">
        <w:trPr>
          <w:cantSplit/>
          <w:trHeight w:val="287"/>
        </w:trPr>
        <w:tc>
          <w:tcPr>
            <w:tcW w:w="738" w:type="dxa"/>
            <w:tcBorders>
              <w:top w:val="single" w:sz="4" w:space="0" w:color="auto"/>
              <w:left w:val="single" w:sz="4" w:space="0" w:color="auto"/>
              <w:bottom w:val="single" w:sz="4" w:space="0" w:color="auto"/>
              <w:right w:val="single" w:sz="4" w:space="0" w:color="auto"/>
            </w:tcBorders>
            <w:vAlign w:val="center"/>
          </w:tcPr>
          <w:p w14:paraId="15480809" w14:textId="1F0DBF25"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20</w:t>
            </w:r>
          </w:p>
        </w:tc>
        <w:tc>
          <w:tcPr>
            <w:tcW w:w="2738" w:type="dxa"/>
            <w:gridSpan w:val="2"/>
            <w:tcBorders>
              <w:top w:val="single" w:sz="4" w:space="0" w:color="auto"/>
              <w:left w:val="single" w:sz="4" w:space="0" w:color="auto"/>
              <w:bottom w:val="single" w:sz="4" w:space="0" w:color="auto"/>
              <w:right w:val="single" w:sz="4" w:space="0" w:color="auto"/>
            </w:tcBorders>
            <w:vAlign w:val="center"/>
          </w:tcPr>
          <w:p w14:paraId="1548080A" w14:textId="1F46B084" w:rsidR="006011F8" w:rsidRDefault="006011F8" w:rsidP="00A57182">
            <w:pPr>
              <w:keepNext/>
              <w:rPr>
                <w:rFonts w:ascii="Calibri" w:hAnsi="Calibri"/>
                <w:sz w:val="18"/>
                <w:szCs w:val="18"/>
              </w:rPr>
            </w:pPr>
            <w:r>
              <w:rPr>
                <w:rFonts w:ascii="Calibri" w:hAnsi="Calibri"/>
                <w:sz w:val="18"/>
                <w:szCs w:val="18"/>
              </w:rPr>
              <w:t>Compliance Statement</w:t>
            </w:r>
            <w:r w:rsidR="004B64D6">
              <w:rPr>
                <w:rFonts w:ascii="Calibri" w:hAnsi="Calibri"/>
                <w:sz w:val="18"/>
                <w:szCs w:val="18"/>
              </w:rPr>
              <w:t>:</w:t>
            </w:r>
          </w:p>
        </w:tc>
        <w:tc>
          <w:tcPr>
            <w:tcW w:w="11122" w:type="dxa"/>
            <w:gridSpan w:val="12"/>
            <w:tcBorders>
              <w:top w:val="single" w:sz="4" w:space="0" w:color="auto"/>
              <w:left w:val="single" w:sz="4" w:space="0" w:color="auto"/>
              <w:bottom w:val="single" w:sz="4" w:space="0" w:color="auto"/>
              <w:right w:val="single" w:sz="4" w:space="0" w:color="auto"/>
            </w:tcBorders>
          </w:tcPr>
          <w:p w14:paraId="1548080B" w14:textId="20DCDBCE" w:rsidR="006011F8" w:rsidRDefault="006011F8" w:rsidP="00A57182">
            <w:pPr>
              <w:keepNext/>
              <w:rPr>
                <w:rFonts w:ascii="Calibri" w:hAnsi="Calibri"/>
                <w:sz w:val="18"/>
                <w:szCs w:val="18"/>
              </w:rPr>
            </w:pPr>
          </w:p>
        </w:tc>
      </w:tr>
      <w:tr w:rsidR="006011F8" w:rsidRPr="009B3A0C" w14:paraId="15480810" w14:textId="77777777" w:rsidTr="002300B1">
        <w:trPr>
          <w:cantSplit/>
          <w:trHeight w:val="287"/>
        </w:trPr>
        <w:tc>
          <w:tcPr>
            <w:tcW w:w="738" w:type="dxa"/>
            <w:tcBorders>
              <w:top w:val="single" w:sz="4" w:space="0" w:color="auto"/>
              <w:left w:val="single" w:sz="4" w:space="0" w:color="auto"/>
              <w:bottom w:val="single" w:sz="4" w:space="0" w:color="auto"/>
              <w:right w:val="single" w:sz="4" w:space="0" w:color="auto"/>
            </w:tcBorders>
            <w:vAlign w:val="center"/>
          </w:tcPr>
          <w:p w14:paraId="1548080D" w14:textId="6D6ABEFD"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21</w:t>
            </w:r>
          </w:p>
        </w:tc>
        <w:tc>
          <w:tcPr>
            <w:tcW w:w="11610" w:type="dxa"/>
            <w:gridSpan w:val="12"/>
            <w:tcBorders>
              <w:top w:val="single" w:sz="4" w:space="0" w:color="auto"/>
              <w:left w:val="single" w:sz="4" w:space="0" w:color="auto"/>
              <w:bottom w:val="single" w:sz="4" w:space="0" w:color="auto"/>
              <w:right w:val="single" w:sz="4" w:space="0" w:color="auto"/>
            </w:tcBorders>
            <w:vAlign w:val="center"/>
          </w:tcPr>
          <w:p w14:paraId="1548080E" w14:textId="37F5B40E" w:rsidR="006011F8" w:rsidRDefault="006011F8" w:rsidP="006011F8">
            <w:pPr>
              <w:keepNext/>
              <w:rPr>
                <w:rFonts w:ascii="Calibri" w:hAnsi="Calibri"/>
                <w:sz w:val="18"/>
                <w:szCs w:val="18"/>
              </w:rPr>
            </w:pPr>
            <w:r>
              <w:rPr>
                <w:rFonts w:ascii="Calibri" w:hAnsi="Calibri"/>
                <w:sz w:val="18"/>
                <w:szCs w:val="18"/>
              </w:rPr>
              <w:t>Proposed Fenestration U-factor (Windows)</w:t>
            </w:r>
          </w:p>
        </w:tc>
        <w:tc>
          <w:tcPr>
            <w:tcW w:w="2250" w:type="dxa"/>
            <w:gridSpan w:val="2"/>
            <w:tcBorders>
              <w:top w:val="single" w:sz="4" w:space="0" w:color="auto"/>
              <w:left w:val="single" w:sz="4" w:space="0" w:color="auto"/>
              <w:bottom w:val="single" w:sz="4" w:space="0" w:color="auto"/>
              <w:right w:val="single" w:sz="4" w:space="0" w:color="auto"/>
            </w:tcBorders>
            <w:vAlign w:val="center"/>
          </w:tcPr>
          <w:p w14:paraId="1548080F" w14:textId="77777777" w:rsidR="006011F8" w:rsidRPr="009B3A0C" w:rsidRDefault="006011F8" w:rsidP="00A57182">
            <w:pPr>
              <w:keepNext/>
              <w:jc w:val="center"/>
              <w:rPr>
                <w:rFonts w:ascii="Calibri" w:hAnsi="Calibri"/>
                <w:sz w:val="18"/>
                <w:szCs w:val="18"/>
              </w:rPr>
            </w:pPr>
          </w:p>
        </w:tc>
      </w:tr>
      <w:tr w:rsidR="006011F8" w:rsidRPr="009B3A0C" w14:paraId="15480814" w14:textId="77777777" w:rsidTr="002300B1">
        <w:trPr>
          <w:cantSplit/>
          <w:trHeight w:val="287"/>
        </w:trPr>
        <w:tc>
          <w:tcPr>
            <w:tcW w:w="738" w:type="dxa"/>
            <w:tcBorders>
              <w:top w:val="single" w:sz="4" w:space="0" w:color="auto"/>
              <w:left w:val="single" w:sz="4" w:space="0" w:color="auto"/>
              <w:bottom w:val="single" w:sz="4" w:space="0" w:color="auto"/>
              <w:right w:val="single" w:sz="4" w:space="0" w:color="auto"/>
            </w:tcBorders>
            <w:vAlign w:val="center"/>
          </w:tcPr>
          <w:p w14:paraId="15480811" w14:textId="332DD3DE"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22</w:t>
            </w:r>
          </w:p>
        </w:tc>
        <w:tc>
          <w:tcPr>
            <w:tcW w:w="11610" w:type="dxa"/>
            <w:gridSpan w:val="12"/>
            <w:tcBorders>
              <w:top w:val="single" w:sz="4" w:space="0" w:color="auto"/>
              <w:left w:val="single" w:sz="4" w:space="0" w:color="auto"/>
              <w:bottom w:val="single" w:sz="4" w:space="0" w:color="auto"/>
              <w:right w:val="single" w:sz="4" w:space="0" w:color="auto"/>
            </w:tcBorders>
            <w:vAlign w:val="center"/>
          </w:tcPr>
          <w:p w14:paraId="15480812" w14:textId="68094670" w:rsidR="006011F8" w:rsidRDefault="006011F8" w:rsidP="006011F8">
            <w:pPr>
              <w:keepNext/>
              <w:rPr>
                <w:rFonts w:ascii="Calibri" w:hAnsi="Calibri"/>
                <w:sz w:val="18"/>
                <w:szCs w:val="18"/>
              </w:rPr>
            </w:pPr>
            <w:r>
              <w:rPr>
                <w:rFonts w:ascii="Calibri" w:hAnsi="Calibri"/>
                <w:sz w:val="18"/>
                <w:szCs w:val="18"/>
              </w:rPr>
              <w:t>Required Fenestration U-factor (Windows)</w:t>
            </w:r>
          </w:p>
        </w:tc>
        <w:tc>
          <w:tcPr>
            <w:tcW w:w="2250" w:type="dxa"/>
            <w:gridSpan w:val="2"/>
            <w:tcBorders>
              <w:top w:val="single" w:sz="4" w:space="0" w:color="auto"/>
              <w:left w:val="single" w:sz="4" w:space="0" w:color="auto"/>
              <w:bottom w:val="single" w:sz="4" w:space="0" w:color="auto"/>
              <w:right w:val="single" w:sz="4" w:space="0" w:color="auto"/>
            </w:tcBorders>
            <w:vAlign w:val="bottom"/>
          </w:tcPr>
          <w:p w14:paraId="15480813" w14:textId="77777777" w:rsidR="006011F8" w:rsidRPr="009B3A0C" w:rsidRDefault="006011F8" w:rsidP="00A57182">
            <w:pPr>
              <w:keepNext/>
              <w:jc w:val="center"/>
              <w:rPr>
                <w:rFonts w:ascii="Calibri" w:hAnsi="Calibri"/>
                <w:sz w:val="18"/>
                <w:szCs w:val="18"/>
              </w:rPr>
            </w:pPr>
          </w:p>
        </w:tc>
      </w:tr>
      <w:tr w:rsidR="006011F8" w:rsidRPr="009B3A0C" w14:paraId="15480818" w14:textId="77777777" w:rsidTr="002300B1">
        <w:trPr>
          <w:cantSplit/>
          <w:trHeight w:val="287"/>
        </w:trPr>
        <w:tc>
          <w:tcPr>
            <w:tcW w:w="738" w:type="dxa"/>
            <w:tcBorders>
              <w:top w:val="single" w:sz="4" w:space="0" w:color="auto"/>
              <w:left w:val="single" w:sz="4" w:space="0" w:color="auto"/>
              <w:bottom w:val="single" w:sz="4" w:space="0" w:color="auto"/>
              <w:right w:val="single" w:sz="4" w:space="0" w:color="auto"/>
            </w:tcBorders>
            <w:vAlign w:val="center"/>
          </w:tcPr>
          <w:p w14:paraId="15480815" w14:textId="0025AAF8"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23</w:t>
            </w:r>
          </w:p>
        </w:tc>
        <w:tc>
          <w:tcPr>
            <w:tcW w:w="2738" w:type="dxa"/>
            <w:gridSpan w:val="2"/>
            <w:tcBorders>
              <w:top w:val="single" w:sz="4" w:space="0" w:color="auto"/>
              <w:left w:val="single" w:sz="4" w:space="0" w:color="auto"/>
              <w:bottom w:val="single" w:sz="4" w:space="0" w:color="auto"/>
              <w:right w:val="single" w:sz="4" w:space="0" w:color="auto"/>
            </w:tcBorders>
            <w:vAlign w:val="center"/>
          </w:tcPr>
          <w:p w14:paraId="15480816" w14:textId="75EE72C5" w:rsidR="006011F8" w:rsidRDefault="006011F8" w:rsidP="00A57182">
            <w:pPr>
              <w:keepNext/>
              <w:rPr>
                <w:rFonts w:ascii="Calibri" w:hAnsi="Calibri"/>
                <w:sz w:val="18"/>
                <w:szCs w:val="18"/>
              </w:rPr>
            </w:pPr>
            <w:r>
              <w:rPr>
                <w:rFonts w:ascii="Calibri" w:hAnsi="Calibri"/>
                <w:sz w:val="18"/>
                <w:szCs w:val="18"/>
              </w:rPr>
              <w:t>Compliance Statement</w:t>
            </w:r>
            <w:r w:rsidR="004B64D6">
              <w:rPr>
                <w:rFonts w:ascii="Calibri" w:hAnsi="Calibri"/>
                <w:sz w:val="18"/>
                <w:szCs w:val="18"/>
              </w:rPr>
              <w:t>:</w:t>
            </w:r>
          </w:p>
        </w:tc>
        <w:tc>
          <w:tcPr>
            <w:tcW w:w="11122" w:type="dxa"/>
            <w:gridSpan w:val="12"/>
            <w:tcBorders>
              <w:top w:val="single" w:sz="4" w:space="0" w:color="auto"/>
              <w:left w:val="single" w:sz="4" w:space="0" w:color="auto"/>
              <w:bottom w:val="single" w:sz="4" w:space="0" w:color="auto"/>
              <w:right w:val="single" w:sz="4" w:space="0" w:color="auto"/>
            </w:tcBorders>
          </w:tcPr>
          <w:p w14:paraId="15480817" w14:textId="569F97B1" w:rsidR="006011F8" w:rsidRDefault="006011F8" w:rsidP="00A57182">
            <w:pPr>
              <w:keepNext/>
              <w:jc w:val="center"/>
              <w:rPr>
                <w:rFonts w:ascii="Calibri" w:hAnsi="Calibri"/>
                <w:sz w:val="18"/>
                <w:szCs w:val="18"/>
              </w:rPr>
            </w:pPr>
          </w:p>
        </w:tc>
      </w:tr>
      <w:tr w:rsidR="006011F8" w:rsidRPr="009B3A0C" w14:paraId="1548081C" w14:textId="77777777" w:rsidTr="002300B1">
        <w:trPr>
          <w:cantSplit/>
          <w:trHeight w:val="287"/>
        </w:trPr>
        <w:tc>
          <w:tcPr>
            <w:tcW w:w="738" w:type="dxa"/>
            <w:tcBorders>
              <w:top w:val="single" w:sz="4" w:space="0" w:color="auto"/>
              <w:left w:val="single" w:sz="4" w:space="0" w:color="auto"/>
              <w:bottom w:val="single" w:sz="4" w:space="0" w:color="auto"/>
              <w:right w:val="single" w:sz="4" w:space="0" w:color="auto"/>
            </w:tcBorders>
            <w:vAlign w:val="center"/>
          </w:tcPr>
          <w:p w14:paraId="15480819" w14:textId="401C8BDD"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24</w:t>
            </w:r>
          </w:p>
        </w:tc>
        <w:tc>
          <w:tcPr>
            <w:tcW w:w="11610" w:type="dxa"/>
            <w:gridSpan w:val="12"/>
            <w:tcBorders>
              <w:top w:val="single" w:sz="4" w:space="0" w:color="auto"/>
              <w:left w:val="single" w:sz="4" w:space="0" w:color="auto"/>
              <w:bottom w:val="single" w:sz="4" w:space="0" w:color="auto"/>
              <w:right w:val="single" w:sz="4" w:space="0" w:color="auto"/>
            </w:tcBorders>
            <w:vAlign w:val="center"/>
          </w:tcPr>
          <w:p w14:paraId="1548081A" w14:textId="46E03039" w:rsidR="006011F8" w:rsidRDefault="006011F8" w:rsidP="006011F8">
            <w:pPr>
              <w:keepNext/>
              <w:rPr>
                <w:rFonts w:ascii="Calibri" w:hAnsi="Calibri"/>
                <w:sz w:val="18"/>
                <w:szCs w:val="18"/>
              </w:rPr>
            </w:pPr>
            <w:r>
              <w:rPr>
                <w:rFonts w:ascii="Calibri" w:hAnsi="Calibri"/>
                <w:sz w:val="18"/>
                <w:szCs w:val="18"/>
              </w:rPr>
              <w:t>Proposed Fenestration SHGC (Windows)</w:t>
            </w:r>
          </w:p>
        </w:tc>
        <w:tc>
          <w:tcPr>
            <w:tcW w:w="2250" w:type="dxa"/>
            <w:gridSpan w:val="2"/>
            <w:tcBorders>
              <w:top w:val="single" w:sz="4" w:space="0" w:color="auto"/>
              <w:left w:val="single" w:sz="4" w:space="0" w:color="auto"/>
              <w:bottom w:val="single" w:sz="4" w:space="0" w:color="auto"/>
              <w:right w:val="single" w:sz="4" w:space="0" w:color="auto"/>
            </w:tcBorders>
            <w:vAlign w:val="bottom"/>
          </w:tcPr>
          <w:p w14:paraId="1548081B" w14:textId="77777777" w:rsidR="006011F8" w:rsidRPr="009B3A0C" w:rsidRDefault="006011F8" w:rsidP="00A57182">
            <w:pPr>
              <w:keepNext/>
              <w:jc w:val="center"/>
              <w:rPr>
                <w:rFonts w:ascii="Calibri" w:hAnsi="Calibri"/>
                <w:sz w:val="18"/>
                <w:szCs w:val="18"/>
              </w:rPr>
            </w:pPr>
          </w:p>
        </w:tc>
      </w:tr>
      <w:tr w:rsidR="006011F8" w:rsidRPr="009B3A0C" w14:paraId="15480820" w14:textId="77777777" w:rsidTr="002300B1">
        <w:trPr>
          <w:cantSplit/>
          <w:trHeight w:val="287"/>
        </w:trPr>
        <w:tc>
          <w:tcPr>
            <w:tcW w:w="738" w:type="dxa"/>
            <w:tcBorders>
              <w:top w:val="single" w:sz="4" w:space="0" w:color="auto"/>
              <w:left w:val="single" w:sz="4" w:space="0" w:color="auto"/>
              <w:bottom w:val="single" w:sz="4" w:space="0" w:color="auto"/>
              <w:right w:val="single" w:sz="4" w:space="0" w:color="auto"/>
            </w:tcBorders>
            <w:vAlign w:val="center"/>
          </w:tcPr>
          <w:p w14:paraId="1548081D" w14:textId="222E77BA"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25</w:t>
            </w:r>
          </w:p>
        </w:tc>
        <w:tc>
          <w:tcPr>
            <w:tcW w:w="11610" w:type="dxa"/>
            <w:gridSpan w:val="12"/>
            <w:tcBorders>
              <w:top w:val="single" w:sz="4" w:space="0" w:color="auto"/>
              <w:left w:val="single" w:sz="4" w:space="0" w:color="auto"/>
              <w:bottom w:val="single" w:sz="4" w:space="0" w:color="auto"/>
              <w:right w:val="single" w:sz="4" w:space="0" w:color="auto"/>
            </w:tcBorders>
            <w:vAlign w:val="center"/>
          </w:tcPr>
          <w:p w14:paraId="1548081E" w14:textId="21A6C603" w:rsidR="006011F8" w:rsidRDefault="006011F8" w:rsidP="006011F8">
            <w:pPr>
              <w:keepNext/>
              <w:rPr>
                <w:rFonts w:ascii="Calibri" w:hAnsi="Calibri"/>
                <w:sz w:val="18"/>
                <w:szCs w:val="18"/>
              </w:rPr>
            </w:pPr>
            <w:r>
              <w:rPr>
                <w:rFonts w:ascii="Calibri" w:hAnsi="Calibri"/>
                <w:sz w:val="18"/>
                <w:szCs w:val="18"/>
              </w:rPr>
              <w:t>Required Fenestration SHGC (Windows)</w:t>
            </w:r>
          </w:p>
        </w:tc>
        <w:tc>
          <w:tcPr>
            <w:tcW w:w="2250" w:type="dxa"/>
            <w:gridSpan w:val="2"/>
            <w:tcBorders>
              <w:top w:val="single" w:sz="4" w:space="0" w:color="auto"/>
              <w:left w:val="single" w:sz="4" w:space="0" w:color="auto"/>
              <w:bottom w:val="single" w:sz="4" w:space="0" w:color="auto"/>
              <w:right w:val="single" w:sz="4" w:space="0" w:color="auto"/>
            </w:tcBorders>
            <w:vAlign w:val="bottom"/>
          </w:tcPr>
          <w:p w14:paraId="1548081F" w14:textId="77777777" w:rsidR="006011F8" w:rsidRPr="009B3A0C" w:rsidRDefault="006011F8" w:rsidP="00A57182">
            <w:pPr>
              <w:keepNext/>
              <w:jc w:val="center"/>
              <w:rPr>
                <w:rFonts w:ascii="Calibri" w:hAnsi="Calibri"/>
                <w:sz w:val="18"/>
                <w:szCs w:val="18"/>
              </w:rPr>
            </w:pPr>
          </w:p>
        </w:tc>
      </w:tr>
      <w:tr w:rsidR="006011F8" w:rsidRPr="009B3A0C" w14:paraId="15480824" w14:textId="77777777" w:rsidTr="002300B1">
        <w:trPr>
          <w:cantSplit/>
          <w:trHeight w:val="287"/>
        </w:trPr>
        <w:tc>
          <w:tcPr>
            <w:tcW w:w="738" w:type="dxa"/>
            <w:tcBorders>
              <w:top w:val="single" w:sz="4" w:space="0" w:color="auto"/>
              <w:left w:val="single" w:sz="4" w:space="0" w:color="auto"/>
              <w:bottom w:val="single" w:sz="4" w:space="0" w:color="auto"/>
              <w:right w:val="single" w:sz="4" w:space="0" w:color="auto"/>
            </w:tcBorders>
            <w:vAlign w:val="center"/>
          </w:tcPr>
          <w:p w14:paraId="15480821" w14:textId="6BB3E5A5"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26</w:t>
            </w:r>
          </w:p>
        </w:tc>
        <w:tc>
          <w:tcPr>
            <w:tcW w:w="2738" w:type="dxa"/>
            <w:gridSpan w:val="2"/>
            <w:tcBorders>
              <w:top w:val="single" w:sz="4" w:space="0" w:color="auto"/>
              <w:left w:val="single" w:sz="4" w:space="0" w:color="auto"/>
              <w:bottom w:val="single" w:sz="4" w:space="0" w:color="auto"/>
              <w:right w:val="single" w:sz="4" w:space="0" w:color="auto"/>
            </w:tcBorders>
            <w:vAlign w:val="center"/>
          </w:tcPr>
          <w:p w14:paraId="15480822" w14:textId="57B5DFF5" w:rsidR="006011F8" w:rsidRDefault="006011F8" w:rsidP="00A57182">
            <w:pPr>
              <w:keepNext/>
              <w:rPr>
                <w:rFonts w:ascii="Calibri" w:hAnsi="Calibri"/>
                <w:sz w:val="18"/>
                <w:szCs w:val="18"/>
              </w:rPr>
            </w:pPr>
            <w:r>
              <w:rPr>
                <w:rFonts w:ascii="Calibri" w:hAnsi="Calibri"/>
                <w:sz w:val="18"/>
                <w:szCs w:val="18"/>
              </w:rPr>
              <w:t>Compliance Statement</w:t>
            </w:r>
            <w:r w:rsidR="004B64D6">
              <w:rPr>
                <w:rFonts w:ascii="Calibri" w:hAnsi="Calibri"/>
                <w:sz w:val="18"/>
                <w:szCs w:val="18"/>
              </w:rPr>
              <w:t>:</w:t>
            </w:r>
          </w:p>
        </w:tc>
        <w:tc>
          <w:tcPr>
            <w:tcW w:w="11122" w:type="dxa"/>
            <w:gridSpan w:val="12"/>
            <w:tcBorders>
              <w:top w:val="single" w:sz="4" w:space="0" w:color="auto"/>
              <w:left w:val="single" w:sz="4" w:space="0" w:color="auto"/>
              <w:bottom w:val="single" w:sz="4" w:space="0" w:color="auto"/>
              <w:right w:val="single" w:sz="4" w:space="0" w:color="auto"/>
            </w:tcBorders>
          </w:tcPr>
          <w:p w14:paraId="15480823" w14:textId="58A6D92E" w:rsidR="006011F8" w:rsidRDefault="006011F8" w:rsidP="00A57182">
            <w:pPr>
              <w:keepNext/>
              <w:rPr>
                <w:rFonts w:ascii="Calibri" w:hAnsi="Calibri"/>
                <w:sz w:val="18"/>
                <w:szCs w:val="18"/>
              </w:rPr>
            </w:pPr>
          </w:p>
        </w:tc>
      </w:tr>
      <w:tr w:rsidR="006011F8" w:rsidRPr="009B3A0C" w14:paraId="23BA8188" w14:textId="77777777" w:rsidTr="002300B1">
        <w:trPr>
          <w:cantSplit/>
          <w:trHeight w:val="287"/>
        </w:trPr>
        <w:tc>
          <w:tcPr>
            <w:tcW w:w="738" w:type="dxa"/>
            <w:tcBorders>
              <w:top w:val="single" w:sz="4" w:space="0" w:color="auto"/>
              <w:left w:val="single" w:sz="4" w:space="0" w:color="auto"/>
              <w:bottom w:val="single" w:sz="4" w:space="0" w:color="auto"/>
              <w:right w:val="single" w:sz="4" w:space="0" w:color="auto"/>
            </w:tcBorders>
            <w:vAlign w:val="center"/>
          </w:tcPr>
          <w:p w14:paraId="21D12566" w14:textId="53907FA0" w:rsidR="006011F8" w:rsidRPr="009B3A0C" w:rsidRDefault="006011F8" w:rsidP="004A5E91">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27</w:t>
            </w:r>
          </w:p>
        </w:tc>
        <w:tc>
          <w:tcPr>
            <w:tcW w:w="11610" w:type="dxa"/>
            <w:gridSpan w:val="12"/>
            <w:tcBorders>
              <w:top w:val="single" w:sz="4" w:space="0" w:color="auto"/>
              <w:left w:val="single" w:sz="4" w:space="0" w:color="auto"/>
              <w:bottom w:val="single" w:sz="4" w:space="0" w:color="auto"/>
              <w:right w:val="single" w:sz="4" w:space="0" w:color="auto"/>
            </w:tcBorders>
            <w:vAlign w:val="center"/>
          </w:tcPr>
          <w:p w14:paraId="6F946E5A" w14:textId="160729A0" w:rsidR="006011F8" w:rsidRDefault="006011F8" w:rsidP="004A5E91">
            <w:pPr>
              <w:keepNext/>
              <w:rPr>
                <w:rFonts w:ascii="Calibri" w:hAnsi="Calibri"/>
                <w:sz w:val="18"/>
                <w:szCs w:val="18"/>
              </w:rPr>
            </w:pPr>
            <w:r>
              <w:rPr>
                <w:rFonts w:ascii="Calibri" w:hAnsi="Calibri"/>
                <w:sz w:val="18"/>
                <w:szCs w:val="18"/>
              </w:rPr>
              <w:t>Proposed Fenestration U-factor (Skylights)</w:t>
            </w:r>
          </w:p>
        </w:tc>
        <w:tc>
          <w:tcPr>
            <w:tcW w:w="2250" w:type="dxa"/>
            <w:gridSpan w:val="2"/>
            <w:tcBorders>
              <w:top w:val="single" w:sz="4" w:space="0" w:color="auto"/>
              <w:left w:val="single" w:sz="4" w:space="0" w:color="auto"/>
              <w:bottom w:val="single" w:sz="4" w:space="0" w:color="auto"/>
              <w:right w:val="single" w:sz="4" w:space="0" w:color="auto"/>
            </w:tcBorders>
          </w:tcPr>
          <w:p w14:paraId="2C5A6AA8" w14:textId="77777777" w:rsidR="006011F8" w:rsidRPr="009B3A0C" w:rsidRDefault="006011F8" w:rsidP="006011F8">
            <w:pPr>
              <w:keepNext/>
              <w:rPr>
                <w:rFonts w:ascii="Calibri" w:hAnsi="Calibri"/>
                <w:sz w:val="18"/>
                <w:szCs w:val="18"/>
              </w:rPr>
            </w:pPr>
          </w:p>
        </w:tc>
      </w:tr>
      <w:tr w:rsidR="006011F8" w:rsidRPr="009B3A0C" w14:paraId="427D5398" w14:textId="77777777" w:rsidTr="002300B1">
        <w:trPr>
          <w:cantSplit/>
          <w:trHeight w:val="287"/>
        </w:trPr>
        <w:tc>
          <w:tcPr>
            <w:tcW w:w="738" w:type="dxa"/>
            <w:tcBorders>
              <w:top w:val="single" w:sz="4" w:space="0" w:color="auto"/>
              <w:left w:val="single" w:sz="4" w:space="0" w:color="auto"/>
              <w:bottom w:val="single" w:sz="4" w:space="0" w:color="auto"/>
              <w:right w:val="single" w:sz="4" w:space="0" w:color="auto"/>
            </w:tcBorders>
            <w:vAlign w:val="center"/>
          </w:tcPr>
          <w:p w14:paraId="4507F15C" w14:textId="7BD5DF7C" w:rsidR="006011F8" w:rsidRPr="009B3A0C" w:rsidRDefault="006011F8" w:rsidP="004A5E91">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28</w:t>
            </w:r>
          </w:p>
        </w:tc>
        <w:tc>
          <w:tcPr>
            <w:tcW w:w="11610" w:type="dxa"/>
            <w:gridSpan w:val="12"/>
            <w:tcBorders>
              <w:top w:val="single" w:sz="4" w:space="0" w:color="auto"/>
              <w:left w:val="single" w:sz="4" w:space="0" w:color="auto"/>
              <w:bottom w:val="single" w:sz="4" w:space="0" w:color="auto"/>
              <w:right w:val="single" w:sz="4" w:space="0" w:color="auto"/>
            </w:tcBorders>
            <w:vAlign w:val="center"/>
          </w:tcPr>
          <w:p w14:paraId="5CC31DAD" w14:textId="2BD48C02" w:rsidR="006011F8" w:rsidRDefault="006011F8" w:rsidP="004A5E91">
            <w:pPr>
              <w:keepNext/>
              <w:rPr>
                <w:rFonts w:ascii="Calibri" w:hAnsi="Calibri"/>
                <w:sz w:val="18"/>
                <w:szCs w:val="18"/>
              </w:rPr>
            </w:pPr>
            <w:r>
              <w:rPr>
                <w:rFonts w:ascii="Calibri" w:hAnsi="Calibri"/>
                <w:sz w:val="18"/>
                <w:szCs w:val="18"/>
              </w:rPr>
              <w:t>Required Fenestration U-factor (Skylights)</w:t>
            </w:r>
          </w:p>
        </w:tc>
        <w:tc>
          <w:tcPr>
            <w:tcW w:w="2250" w:type="dxa"/>
            <w:gridSpan w:val="2"/>
            <w:tcBorders>
              <w:top w:val="single" w:sz="4" w:space="0" w:color="auto"/>
              <w:left w:val="single" w:sz="4" w:space="0" w:color="auto"/>
              <w:bottom w:val="single" w:sz="4" w:space="0" w:color="auto"/>
              <w:right w:val="single" w:sz="4" w:space="0" w:color="auto"/>
            </w:tcBorders>
          </w:tcPr>
          <w:p w14:paraId="44566C16" w14:textId="77777777" w:rsidR="006011F8" w:rsidRPr="009B3A0C" w:rsidRDefault="006011F8" w:rsidP="006011F8">
            <w:pPr>
              <w:keepNext/>
              <w:rPr>
                <w:rFonts w:ascii="Calibri" w:hAnsi="Calibri"/>
                <w:sz w:val="18"/>
                <w:szCs w:val="18"/>
              </w:rPr>
            </w:pPr>
          </w:p>
        </w:tc>
      </w:tr>
      <w:tr w:rsidR="006011F8" w14:paraId="0CCE087D" w14:textId="77777777" w:rsidTr="002300B1">
        <w:trPr>
          <w:cantSplit/>
          <w:trHeight w:val="287"/>
        </w:trPr>
        <w:tc>
          <w:tcPr>
            <w:tcW w:w="738" w:type="dxa"/>
            <w:tcBorders>
              <w:top w:val="single" w:sz="4" w:space="0" w:color="auto"/>
              <w:left w:val="single" w:sz="4" w:space="0" w:color="auto"/>
              <w:bottom w:val="single" w:sz="4" w:space="0" w:color="auto"/>
              <w:right w:val="single" w:sz="4" w:space="0" w:color="auto"/>
            </w:tcBorders>
            <w:vAlign w:val="center"/>
          </w:tcPr>
          <w:p w14:paraId="5CFCD29F" w14:textId="240C45BA" w:rsidR="006011F8" w:rsidRPr="009B3A0C" w:rsidRDefault="006011F8" w:rsidP="004A5E91">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29</w:t>
            </w:r>
          </w:p>
        </w:tc>
        <w:tc>
          <w:tcPr>
            <w:tcW w:w="2738" w:type="dxa"/>
            <w:gridSpan w:val="2"/>
            <w:tcBorders>
              <w:top w:val="single" w:sz="4" w:space="0" w:color="auto"/>
              <w:left w:val="single" w:sz="4" w:space="0" w:color="auto"/>
              <w:bottom w:val="single" w:sz="4" w:space="0" w:color="auto"/>
              <w:right w:val="single" w:sz="4" w:space="0" w:color="auto"/>
            </w:tcBorders>
            <w:vAlign w:val="center"/>
          </w:tcPr>
          <w:p w14:paraId="6A2906E2" w14:textId="775DA586" w:rsidR="006011F8" w:rsidRDefault="006011F8" w:rsidP="004A5E91">
            <w:pPr>
              <w:keepNext/>
              <w:rPr>
                <w:rFonts w:ascii="Calibri" w:hAnsi="Calibri"/>
                <w:sz w:val="18"/>
                <w:szCs w:val="18"/>
              </w:rPr>
            </w:pPr>
            <w:r>
              <w:rPr>
                <w:rFonts w:ascii="Calibri" w:hAnsi="Calibri"/>
                <w:sz w:val="18"/>
                <w:szCs w:val="18"/>
              </w:rPr>
              <w:t>Compliance Statement</w:t>
            </w:r>
            <w:r w:rsidR="004B64D6">
              <w:rPr>
                <w:rFonts w:ascii="Calibri" w:hAnsi="Calibri"/>
                <w:sz w:val="18"/>
                <w:szCs w:val="18"/>
              </w:rPr>
              <w:t>:</w:t>
            </w:r>
          </w:p>
        </w:tc>
        <w:tc>
          <w:tcPr>
            <w:tcW w:w="11122" w:type="dxa"/>
            <w:gridSpan w:val="12"/>
            <w:tcBorders>
              <w:top w:val="single" w:sz="4" w:space="0" w:color="auto"/>
              <w:left w:val="single" w:sz="4" w:space="0" w:color="auto"/>
              <w:bottom w:val="single" w:sz="4" w:space="0" w:color="auto"/>
              <w:right w:val="single" w:sz="4" w:space="0" w:color="auto"/>
            </w:tcBorders>
          </w:tcPr>
          <w:p w14:paraId="42FA063C" w14:textId="77777777" w:rsidR="006011F8" w:rsidRDefault="006011F8" w:rsidP="006011F8">
            <w:pPr>
              <w:keepNext/>
              <w:rPr>
                <w:rFonts w:ascii="Calibri" w:hAnsi="Calibri"/>
                <w:sz w:val="18"/>
                <w:szCs w:val="18"/>
              </w:rPr>
            </w:pPr>
          </w:p>
        </w:tc>
      </w:tr>
      <w:tr w:rsidR="006011F8" w:rsidRPr="009B3A0C" w14:paraId="428B75CB" w14:textId="77777777" w:rsidTr="002300B1">
        <w:trPr>
          <w:cantSplit/>
          <w:trHeight w:val="287"/>
        </w:trPr>
        <w:tc>
          <w:tcPr>
            <w:tcW w:w="738" w:type="dxa"/>
            <w:tcBorders>
              <w:top w:val="single" w:sz="4" w:space="0" w:color="auto"/>
              <w:left w:val="single" w:sz="4" w:space="0" w:color="auto"/>
              <w:bottom w:val="single" w:sz="4" w:space="0" w:color="auto"/>
              <w:right w:val="single" w:sz="4" w:space="0" w:color="auto"/>
            </w:tcBorders>
            <w:vAlign w:val="center"/>
          </w:tcPr>
          <w:p w14:paraId="57284AF9" w14:textId="49F58632" w:rsidR="006011F8" w:rsidRPr="009B3A0C" w:rsidRDefault="006011F8" w:rsidP="004A5E91">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30</w:t>
            </w:r>
          </w:p>
        </w:tc>
        <w:tc>
          <w:tcPr>
            <w:tcW w:w="11610" w:type="dxa"/>
            <w:gridSpan w:val="12"/>
            <w:tcBorders>
              <w:top w:val="single" w:sz="4" w:space="0" w:color="auto"/>
              <w:left w:val="single" w:sz="4" w:space="0" w:color="auto"/>
              <w:bottom w:val="single" w:sz="4" w:space="0" w:color="auto"/>
              <w:right w:val="single" w:sz="4" w:space="0" w:color="auto"/>
            </w:tcBorders>
            <w:vAlign w:val="center"/>
          </w:tcPr>
          <w:p w14:paraId="3FD108B3" w14:textId="140BFB00" w:rsidR="006011F8" w:rsidRDefault="006011F8" w:rsidP="004A5E91">
            <w:pPr>
              <w:keepNext/>
              <w:rPr>
                <w:rFonts w:ascii="Calibri" w:hAnsi="Calibri"/>
                <w:sz w:val="18"/>
                <w:szCs w:val="18"/>
              </w:rPr>
            </w:pPr>
            <w:r>
              <w:rPr>
                <w:rFonts w:ascii="Calibri" w:hAnsi="Calibri"/>
                <w:sz w:val="18"/>
                <w:szCs w:val="18"/>
              </w:rPr>
              <w:t>Proposed Fenestration SHGC (Skylights)</w:t>
            </w:r>
          </w:p>
        </w:tc>
        <w:tc>
          <w:tcPr>
            <w:tcW w:w="2250" w:type="dxa"/>
            <w:gridSpan w:val="2"/>
            <w:tcBorders>
              <w:top w:val="single" w:sz="4" w:space="0" w:color="auto"/>
              <w:left w:val="single" w:sz="4" w:space="0" w:color="auto"/>
              <w:bottom w:val="single" w:sz="4" w:space="0" w:color="auto"/>
              <w:right w:val="single" w:sz="4" w:space="0" w:color="auto"/>
            </w:tcBorders>
          </w:tcPr>
          <w:p w14:paraId="5147977D" w14:textId="77777777" w:rsidR="006011F8" w:rsidRPr="009B3A0C" w:rsidRDefault="006011F8" w:rsidP="006011F8">
            <w:pPr>
              <w:keepNext/>
              <w:rPr>
                <w:rFonts w:ascii="Calibri" w:hAnsi="Calibri"/>
                <w:sz w:val="18"/>
                <w:szCs w:val="18"/>
              </w:rPr>
            </w:pPr>
          </w:p>
        </w:tc>
      </w:tr>
      <w:tr w:rsidR="006011F8" w:rsidRPr="009B3A0C" w14:paraId="20D5D420" w14:textId="77777777" w:rsidTr="002300B1">
        <w:trPr>
          <w:cantSplit/>
          <w:trHeight w:val="287"/>
        </w:trPr>
        <w:tc>
          <w:tcPr>
            <w:tcW w:w="738" w:type="dxa"/>
            <w:tcBorders>
              <w:top w:val="single" w:sz="4" w:space="0" w:color="auto"/>
              <w:left w:val="single" w:sz="4" w:space="0" w:color="auto"/>
              <w:bottom w:val="single" w:sz="4" w:space="0" w:color="auto"/>
              <w:right w:val="single" w:sz="4" w:space="0" w:color="auto"/>
            </w:tcBorders>
            <w:vAlign w:val="center"/>
          </w:tcPr>
          <w:p w14:paraId="7B32CF59" w14:textId="4CD69A94" w:rsidR="006011F8" w:rsidRPr="009B3A0C" w:rsidRDefault="006011F8" w:rsidP="004A5E91">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31</w:t>
            </w:r>
          </w:p>
        </w:tc>
        <w:tc>
          <w:tcPr>
            <w:tcW w:w="11610" w:type="dxa"/>
            <w:gridSpan w:val="12"/>
            <w:tcBorders>
              <w:top w:val="single" w:sz="4" w:space="0" w:color="auto"/>
              <w:left w:val="single" w:sz="4" w:space="0" w:color="auto"/>
              <w:bottom w:val="single" w:sz="4" w:space="0" w:color="auto"/>
              <w:right w:val="single" w:sz="4" w:space="0" w:color="auto"/>
            </w:tcBorders>
            <w:vAlign w:val="center"/>
          </w:tcPr>
          <w:p w14:paraId="67498B08" w14:textId="2AA8F369" w:rsidR="006011F8" w:rsidRDefault="006011F8" w:rsidP="004A5E91">
            <w:pPr>
              <w:keepNext/>
              <w:rPr>
                <w:rFonts w:ascii="Calibri" w:hAnsi="Calibri"/>
                <w:sz w:val="18"/>
                <w:szCs w:val="18"/>
              </w:rPr>
            </w:pPr>
            <w:r>
              <w:rPr>
                <w:rFonts w:ascii="Calibri" w:hAnsi="Calibri"/>
                <w:sz w:val="18"/>
                <w:szCs w:val="18"/>
              </w:rPr>
              <w:t>Required Fenestration SHGC (Skylights)</w:t>
            </w:r>
          </w:p>
        </w:tc>
        <w:tc>
          <w:tcPr>
            <w:tcW w:w="2250" w:type="dxa"/>
            <w:gridSpan w:val="2"/>
            <w:tcBorders>
              <w:top w:val="single" w:sz="4" w:space="0" w:color="auto"/>
              <w:left w:val="single" w:sz="4" w:space="0" w:color="auto"/>
              <w:bottom w:val="single" w:sz="4" w:space="0" w:color="auto"/>
              <w:right w:val="single" w:sz="4" w:space="0" w:color="auto"/>
            </w:tcBorders>
          </w:tcPr>
          <w:p w14:paraId="0B679BEF" w14:textId="77777777" w:rsidR="006011F8" w:rsidRPr="009B3A0C" w:rsidRDefault="006011F8" w:rsidP="006011F8">
            <w:pPr>
              <w:keepNext/>
              <w:rPr>
                <w:rFonts w:ascii="Calibri" w:hAnsi="Calibri"/>
                <w:sz w:val="18"/>
                <w:szCs w:val="18"/>
              </w:rPr>
            </w:pPr>
          </w:p>
        </w:tc>
      </w:tr>
      <w:tr w:rsidR="006011F8" w14:paraId="07F30CA0" w14:textId="77777777" w:rsidTr="002300B1">
        <w:trPr>
          <w:cantSplit/>
          <w:trHeight w:val="287"/>
        </w:trPr>
        <w:tc>
          <w:tcPr>
            <w:tcW w:w="738" w:type="dxa"/>
            <w:tcBorders>
              <w:top w:val="single" w:sz="4" w:space="0" w:color="auto"/>
              <w:left w:val="single" w:sz="4" w:space="0" w:color="auto"/>
              <w:bottom w:val="single" w:sz="4" w:space="0" w:color="auto"/>
              <w:right w:val="single" w:sz="4" w:space="0" w:color="auto"/>
            </w:tcBorders>
            <w:vAlign w:val="center"/>
          </w:tcPr>
          <w:p w14:paraId="4637A139" w14:textId="6C37E915" w:rsidR="006011F8" w:rsidRPr="009B3A0C" w:rsidRDefault="006011F8" w:rsidP="004A5E91">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32</w:t>
            </w:r>
          </w:p>
        </w:tc>
        <w:tc>
          <w:tcPr>
            <w:tcW w:w="2738" w:type="dxa"/>
            <w:gridSpan w:val="2"/>
            <w:tcBorders>
              <w:top w:val="single" w:sz="4" w:space="0" w:color="auto"/>
              <w:left w:val="single" w:sz="4" w:space="0" w:color="auto"/>
              <w:bottom w:val="single" w:sz="4" w:space="0" w:color="auto"/>
              <w:right w:val="single" w:sz="4" w:space="0" w:color="auto"/>
            </w:tcBorders>
            <w:vAlign w:val="center"/>
          </w:tcPr>
          <w:p w14:paraId="5F30DA20" w14:textId="5EA3F89E" w:rsidR="006011F8" w:rsidRDefault="006011F8" w:rsidP="004A5E91">
            <w:pPr>
              <w:keepNext/>
              <w:rPr>
                <w:rFonts w:ascii="Calibri" w:hAnsi="Calibri"/>
                <w:sz w:val="18"/>
                <w:szCs w:val="18"/>
              </w:rPr>
            </w:pPr>
            <w:r>
              <w:rPr>
                <w:rFonts w:ascii="Calibri" w:hAnsi="Calibri"/>
                <w:sz w:val="18"/>
                <w:szCs w:val="18"/>
              </w:rPr>
              <w:t>Compliance Statement</w:t>
            </w:r>
            <w:r w:rsidR="004B64D6">
              <w:rPr>
                <w:rFonts w:ascii="Calibri" w:hAnsi="Calibri"/>
                <w:sz w:val="18"/>
                <w:szCs w:val="18"/>
              </w:rPr>
              <w:t>:</w:t>
            </w:r>
          </w:p>
        </w:tc>
        <w:tc>
          <w:tcPr>
            <w:tcW w:w="11122" w:type="dxa"/>
            <w:gridSpan w:val="12"/>
            <w:tcBorders>
              <w:top w:val="single" w:sz="4" w:space="0" w:color="auto"/>
              <w:left w:val="single" w:sz="4" w:space="0" w:color="auto"/>
              <w:bottom w:val="single" w:sz="4" w:space="0" w:color="auto"/>
              <w:right w:val="single" w:sz="4" w:space="0" w:color="auto"/>
            </w:tcBorders>
          </w:tcPr>
          <w:p w14:paraId="702CF655" w14:textId="77777777" w:rsidR="006011F8" w:rsidRDefault="006011F8" w:rsidP="004A5E91">
            <w:pPr>
              <w:keepNext/>
              <w:rPr>
                <w:rFonts w:ascii="Calibri" w:hAnsi="Calibri"/>
                <w:sz w:val="18"/>
                <w:szCs w:val="18"/>
              </w:rPr>
            </w:pPr>
          </w:p>
        </w:tc>
      </w:tr>
    </w:tbl>
    <w:p w14:paraId="15480825" w14:textId="77777777" w:rsidR="00A57182" w:rsidRDefault="00A57182"/>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4"/>
        <w:gridCol w:w="2664"/>
        <w:gridCol w:w="9270"/>
      </w:tblGrid>
      <w:tr w:rsidR="00057045" w:rsidRPr="00C24189" w14:paraId="15480828" w14:textId="77777777" w:rsidTr="002300B1">
        <w:trPr>
          <w:trHeight w:val="348"/>
        </w:trPr>
        <w:tc>
          <w:tcPr>
            <w:tcW w:w="14598" w:type="dxa"/>
            <w:gridSpan w:val="3"/>
            <w:shd w:val="clear" w:color="auto" w:fill="auto"/>
            <w:vAlign w:val="center"/>
          </w:tcPr>
          <w:p w14:paraId="15480827" w14:textId="4CB87BEE" w:rsidR="00057045" w:rsidRPr="00057045" w:rsidRDefault="00057045" w:rsidP="00FE17CA">
            <w:pPr>
              <w:keepNext/>
              <w:rPr>
                <w:rFonts w:ascii="Calibri" w:eastAsia="Calibri" w:hAnsi="Calibri"/>
                <w:b/>
                <w:sz w:val="22"/>
                <w:szCs w:val="22"/>
              </w:rPr>
            </w:pPr>
            <w:r w:rsidRPr="0037735E">
              <w:rPr>
                <w:rFonts w:ascii="Calibri" w:eastAsia="Calibri" w:hAnsi="Calibri"/>
                <w:b/>
                <w:sz w:val="20"/>
                <w:szCs w:val="22"/>
              </w:rPr>
              <w:lastRenderedPageBreak/>
              <w:t xml:space="preserve">J. </w:t>
            </w:r>
            <w:r w:rsidR="00170610" w:rsidRPr="0037735E">
              <w:rPr>
                <w:rFonts w:ascii="Calibri" w:eastAsia="Calibri" w:hAnsi="Calibri"/>
                <w:b/>
                <w:sz w:val="20"/>
                <w:szCs w:val="22"/>
              </w:rPr>
              <w:t>Space Conditioning (SC) Systems – Heating/Cooling – Single Family Dwelling</w:t>
            </w:r>
            <w:r w:rsidRPr="0037735E">
              <w:rPr>
                <w:rFonts w:ascii="Calibri" w:eastAsia="Calibri" w:hAnsi="Calibri"/>
                <w:b/>
                <w:sz w:val="20"/>
                <w:szCs w:val="22"/>
              </w:rPr>
              <w:t xml:space="preserve"> </w:t>
            </w:r>
            <w:r w:rsidRPr="0037735E">
              <w:rPr>
                <w:rFonts w:ascii="Calibri" w:eastAsia="Calibri" w:hAnsi="Calibri"/>
                <w:sz w:val="20"/>
                <w:szCs w:val="22"/>
              </w:rPr>
              <w:t>(</w:t>
            </w:r>
            <w:r w:rsidR="00FE17CA" w:rsidRPr="0037735E">
              <w:rPr>
                <w:rFonts w:ascii="Calibri" w:eastAsia="Calibri" w:hAnsi="Calibri"/>
                <w:sz w:val="20"/>
                <w:szCs w:val="22"/>
              </w:rPr>
              <w:t xml:space="preserve">Section </w:t>
            </w:r>
            <w:r w:rsidRPr="0037735E">
              <w:rPr>
                <w:rFonts w:ascii="Calibri" w:eastAsia="Calibri" w:hAnsi="Calibri"/>
                <w:sz w:val="20"/>
                <w:szCs w:val="22"/>
              </w:rPr>
              <w:t>150.2(b) or (Section 150.1(c)7)</w:t>
            </w:r>
          </w:p>
        </w:tc>
      </w:tr>
      <w:tr w:rsidR="001D7841" w:rsidRPr="003E1E50" w14:paraId="1548082C" w14:textId="77777777" w:rsidTr="002300B1">
        <w:trPr>
          <w:trHeight w:val="223"/>
        </w:trPr>
        <w:tc>
          <w:tcPr>
            <w:tcW w:w="2664" w:type="dxa"/>
            <w:vAlign w:val="bottom"/>
          </w:tcPr>
          <w:p w14:paraId="15480829" w14:textId="77777777" w:rsidR="001D7841" w:rsidRPr="003E1E50" w:rsidRDefault="001D7841" w:rsidP="00DB5C14">
            <w:pPr>
              <w:keepNext/>
              <w:jc w:val="center"/>
              <w:rPr>
                <w:rFonts w:ascii="Calibri" w:hAnsi="Calibri"/>
                <w:sz w:val="18"/>
                <w:szCs w:val="18"/>
              </w:rPr>
            </w:pPr>
            <w:r w:rsidRPr="003E1E50">
              <w:rPr>
                <w:rFonts w:ascii="Calibri" w:hAnsi="Calibri"/>
                <w:sz w:val="18"/>
                <w:szCs w:val="18"/>
              </w:rPr>
              <w:t>01</w:t>
            </w:r>
          </w:p>
        </w:tc>
        <w:tc>
          <w:tcPr>
            <w:tcW w:w="2664" w:type="dxa"/>
            <w:vAlign w:val="bottom"/>
          </w:tcPr>
          <w:p w14:paraId="1548082A" w14:textId="77777777" w:rsidR="001D7841" w:rsidRPr="003E1E50" w:rsidRDefault="001D7841" w:rsidP="00DB5C14">
            <w:pPr>
              <w:keepNext/>
              <w:jc w:val="center"/>
              <w:rPr>
                <w:rFonts w:ascii="Calibri" w:hAnsi="Calibri"/>
                <w:sz w:val="18"/>
                <w:szCs w:val="18"/>
              </w:rPr>
            </w:pPr>
            <w:r w:rsidRPr="003E1E50">
              <w:rPr>
                <w:rFonts w:ascii="Calibri" w:hAnsi="Calibri"/>
                <w:sz w:val="18"/>
                <w:szCs w:val="18"/>
              </w:rPr>
              <w:t>02</w:t>
            </w:r>
          </w:p>
        </w:tc>
        <w:tc>
          <w:tcPr>
            <w:tcW w:w="9270" w:type="dxa"/>
            <w:vAlign w:val="bottom"/>
          </w:tcPr>
          <w:p w14:paraId="1548082B" w14:textId="77777777" w:rsidR="001D7841" w:rsidRPr="003E1E50" w:rsidRDefault="001D7841" w:rsidP="00DB5C14">
            <w:pPr>
              <w:keepNext/>
              <w:jc w:val="center"/>
              <w:rPr>
                <w:rFonts w:ascii="Calibri" w:hAnsi="Calibri"/>
                <w:sz w:val="18"/>
                <w:szCs w:val="18"/>
              </w:rPr>
            </w:pPr>
            <w:r w:rsidRPr="003E1E50">
              <w:rPr>
                <w:rFonts w:ascii="Calibri" w:hAnsi="Calibri"/>
                <w:sz w:val="20"/>
                <w:szCs w:val="20"/>
              </w:rPr>
              <w:t>0</w:t>
            </w:r>
            <w:r>
              <w:rPr>
                <w:rFonts w:ascii="Calibri" w:hAnsi="Calibri"/>
                <w:sz w:val="20"/>
                <w:szCs w:val="20"/>
              </w:rPr>
              <w:t>3</w:t>
            </w:r>
          </w:p>
        </w:tc>
      </w:tr>
      <w:tr w:rsidR="001D7841" w:rsidRPr="00C24189" w14:paraId="15480831" w14:textId="77777777" w:rsidTr="002300B1">
        <w:trPr>
          <w:trHeight w:val="291"/>
        </w:trPr>
        <w:tc>
          <w:tcPr>
            <w:tcW w:w="2664" w:type="dxa"/>
            <w:vAlign w:val="bottom"/>
          </w:tcPr>
          <w:p w14:paraId="1548082D" w14:textId="77777777" w:rsidR="001D7841" w:rsidRPr="00C24189" w:rsidRDefault="001D7841" w:rsidP="00DB5C14">
            <w:pPr>
              <w:keepNext/>
              <w:jc w:val="center"/>
              <w:rPr>
                <w:rFonts w:ascii="Calibri" w:hAnsi="Calibri"/>
                <w:sz w:val="18"/>
                <w:szCs w:val="18"/>
                <w:vertAlign w:val="superscript"/>
              </w:rPr>
            </w:pPr>
            <w:r>
              <w:rPr>
                <w:rFonts w:ascii="Calibri" w:hAnsi="Calibri"/>
                <w:sz w:val="18"/>
                <w:szCs w:val="18"/>
              </w:rPr>
              <w:t>Dwelling Unit Name</w:t>
            </w:r>
          </w:p>
        </w:tc>
        <w:tc>
          <w:tcPr>
            <w:tcW w:w="2664" w:type="dxa"/>
            <w:vAlign w:val="bottom"/>
          </w:tcPr>
          <w:p w14:paraId="1548082E" w14:textId="77777777" w:rsidR="00BE1C9A" w:rsidRDefault="001D7841">
            <w:pPr>
              <w:keepNext/>
              <w:jc w:val="center"/>
              <w:rPr>
                <w:rFonts w:ascii="Calibri" w:hAnsi="Calibri"/>
                <w:sz w:val="18"/>
                <w:szCs w:val="18"/>
              </w:rPr>
            </w:pPr>
            <w:r>
              <w:rPr>
                <w:rFonts w:ascii="Calibri" w:hAnsi="Calibri"/>
                <w:sz w:val="18"/>
                <w:szCs w:val="18"/>
              </w:rPr>
              <w:t xml:space="preserve">Dwelling Unit Total CFA </w:t>
            </w:r>
            <w:r w:rsidR="0060402D">
              <w:rPr>
                <w:rFonts w:ascii="Calibri" w:hAnsi="Calibri"/>
                <w:sz w:val="18"/>
                <w:szCs w:val="18"/>
              </w:rPr>
              <w:t>=</w:t>
            </w:r>
          </w:p>
          <w:p w14:paraId="1548082F" w14:textId="77777777" w:rsidR="00BE1C9A" w:rsidRDefault="001D7841">
            <w:pPr>
              <w:keepNext/>
              <w:jc w:val="center"/>
              <w:rPr>
                <w:rFonts w:ascii="Calibri" w:hAnsi="Calibri"/>
                <w:sz w:val="18"/>
                <w:szCs w:val="18"/>
              </w:rPr>
            </w:pPr>
            <w:r>
              <w:rPr>
                <w:rFonts w:ascii="Calibri" w:hAnsi="Calibri"/>
                <w:sz w:val="18"/>
                <w:szCs w:val="18"/>
              </w:rPr>
              <w:t xml:space="preserve"> Sum of Existing + Addition (ft</w:t>
            </w:r>
            <w:r w:rsidRPr="0037735E">
              <w:rPr>
                <w:rFonts w:ascii="Calibri" w:hAnsi="Calibri"/>
                <w:sz w:val="18"/>
                <w:szCs w:val="18"/>
                <w:vertAlign w:val="superscript"/>
              </w:rPr>
              <w:t>2</w:t>
            </w:r>
            <w:r>
              <w:rPr>
                <w:rFonts w:ascii="Calibri" w:hAnsi="Calibri"/>
                <w:sz w:val="18"/>
                <w:szCs w:val="18"/>
              </w:rPr>
              <w:t>)</w:t>
            </w:r>
          </w:p>
        </w:tc>
        <w:tc>
          <w:tcPr>
            <w:tcW w:w="9270" w:type="dxa"/>
            <w:vAlign w:val="bottom"/>
          </w:tcPr>
          <w:p w14:paraId="15480830" w14:textId="77777777" w:rsidR="001D7841" w:rsidRPr="00C24189" w:rsidRDefault="001D7841" w:rsidP="00DB5C14">
            <w:pPr>
              <w:keepNext/>
              <w:jc w:val="center"/>
              <w:rPr>
                <w:rFonts w:ascii="Calibri" w:hAnsi="Calibri"/>
                <w:sz w:val="18"/>
                <w:szCs w:val="18"/>
              </w:rPr>
            </w:pPr>
            <w:r>
              <w:rPr>
                <w:rFonts w:ascii="Calibri" w:hAnsi="Calibri"/>
                <w:sz w:val="18"/>
                <w:szCs w:val="18"/>
              </w:rPr>
              <w:t>Comments</w:t>
            </w:r>
          </w:p>
        </w:tc>
      </w:tr>
      <w:tr w:rsidR="001D7841" w:rsidRPr="00C24189" w14:paraId="15480835" w14:textId="77777777" w:rsidTr="002300B1">
        <w:trPr>
          <w:trHeight w:val="480"/>
        </w:trPr>
        <w:tc>
          <w:tcPr>
            <w:tcW w:w="2664" w:type="dxa"/>
            <w:vAlign w:val="bottom"/>
          </w:tcPr>
          <w:p w14:paraId="15480832" w14:textId="77777777" w:rsidR="001D7841" w:rsidRPr="00C24189" w:rsidRDefault="001D7841" w:rsidP="00DB5C14">
            <w:pPr>
              <w:keepNext/>
              <w:jc w:val="center"/>
              <w:rPr>
                <w:rFonts w:ascii="Calibri" w:hAnsi="Calibri"/>
                <w:sz w:val="18"/>
                <w:szCs w:val="18"/>
              </w:rPr>
            </w:pPr>
          </w:p>
        </w:tc>
        <w:tc>
          <w:tcPr>
            <w:tcW w:w="2664" w:type="dxa"/>
          </w:tcPr>
          <w:p w14:paraId="15480833" w14:textId="77777777" w:rsidR="001D7841" w:rsidRPr="00C24189" w:rsidRDefault="001D7841" w:rsidP="00DB5C14">
            <w:pPr>
              <w:keepNext/>
              <w:jc w:val="center"/>
              <w:rPr>
                <w:rFonts w:ascii="Calibri" w:hAnsi="Calibri"/>
                <w:sz w:val="18"/>
                <w:szCs w:val="18"/>
              </w:rPr>
            </w:pPr>
          </w:p>
        </w:tc>
        <w:tc>
          <w:tcPr>
            <w:tcW w:w="9270" w:type="dxa"/>
          </w:tcPr>
          <w:p w14:paraId="15480834" w14:textId="77777777" w:rsidR="001D7841" w:rsidRPr="00C24189" w:rsidRDefault="001D7841" w:rsidP="00DB5C14">
            <w:pPr>
              <w:keepNext/>
              <w:jc w:val="center"/>
              <w:rPr>
                <w:rFonts w:ascii="Calibri" w:hAnsi="Calibri"/>
                <w:sz w:val="18"/>
                <w:szCs w:val="18"/>
              </w:rPr>
            </w:pPr>
          </w:p>
        </w:tc>
      </w:tr>
    </w:tbl>
    <w:p w14:paraId="15480836" w14:textId="77777777" w:rsidR="000F1FD4" w:rsidRPr="0037735E" w:rsidRDefault="000F1FD4" w:rsidP="00C53136">
      <w:pPr>
        <w:keepNext/>
        <w:tabs>
          <w:tab w:val="left" w:pos="2160"/>
          <w:tab w:val="left" w:pos="2700"/>
          <w:tab w:val="left" w:pos="3420"/>
          <w:tab w:val="left" w:pos="3780"/>
          <w:tab w:val="left" w:pos="5760"/>
          <w:tab w:val="left" w:pos="7212"/>
        </w:tabs>
        <w:ind w:right="-288"/>
        <w:rPr>
          <w:rFonts w:ascii="Calibri" w:eastAsia="Calibri" w:hAnsi="Calibri"/>
          <w:b/>
          <w:sz w:val="20"/>
          <w:szCs w:val="22"/>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90"/>
        <w:gridCol w:w="1080"/>
        <w:gridCol w:w="900"/>
        <w:gridCol w:w="900"/>
        <w:gridCol w:w="990"/>
        <w:gridCol w:w="1260"/>
        <w:gridCol w:w="1262"/>
        <w:gridCol w:w="16"/>
      </w:tblGrid>
      <w:tr w:rsidR="006043AA" w:rsidRPr="009B3A0C" w14:paraId="15480839" w14:textId="77777777" w:rsidTr="002300B1">
        <w:trPr>
          <w:cantSplit/>
          <w:trHeight w:val="494"/>
        </w:trPr>
        <w:tc>
          <w:tcPr>
            <w:tcW w:w="14616" w:type="dxa"/>
            <w:gridSpan w:val="16"/>
            <w:tcBorders>
              <w:top w:val="single" w:sz="4" w:space="0" w:color="auto"/>
              <w:left w:val="single" w:sz="4" w:space="0" w:color="auto"/>
              <w:bottom w:val="single" w:sz="4" w:space="0" w:color="auto"/>
              <w:right w:val="single" w:sz="4" w:space="0" w:color="auto"/>
            </w:tcBorders>
          </w:tcPr>
          <w:p w14:paraId="15480837" w14:textId="7C85D69A" w:rsidR="00761A68" w:rsidRPr="0037735E" w:rsidRDefault="006043AA" w:rsidP="000F1FD4">
            <w:pPr>
              <w:keepNext/>
              <w:rPr>
                <w:rFonts w:ascii="Calibri" w:eastAsia="Calibri" w:hAnsi="Calibri"/>
                <w:b/>
                <w:sz w:val="20"/>
                <w:szCs w:val="22"/>
              </w:rPr>
            </w:pPr>
            <w:r w:rsidRPr="0037735E">
              <w:rPr>
                <w:rFonts w:ascii="Calibri" w:eastAsia="Calibri" w:hAnsi="Calibri"/>
                <w:b/>
                <w:sz w:val="20"/>
                <w:szCs w:val="22"/>
              </w:rPr>
              <w:t xml:space="preserve">K. </w:t>
            </w:r>
            <w:r w:rsidR="00170610" w:rsidRPr="0037735E">
              <w:rPr>
                <w:rFonts w:ascii="Calibri" w:eastAsia="Calibri" w:hAnsi="Calibri"/>
                <w:b/>
                <w:sz w:val="20"/>
                <w:szCs w:val="22"/>
              </w:rPr>
              <w:t>Water Heating Systems</w:t>
            </w:r>
            <w:r w:rsidRPr="0037735E">
              <w:rPr>
                <w:rFonts w:ascii="Calibri" w:eastAsia="Calibri" w:hAnsi="Calibri"/>
                <w:b/>
                <w:sz w:val="20"/>
                <w:szCs w:val="22"/>
              </w:rPr>
              <w:t xml:space="preserve"> </w:t>
            </w:r>
            <w:r w:rsidR="005A3E33">
              <w:rPr>
                <w:rFonts w:ascii="Calibri" w:eastAsia="Calibri" w:hAnsi="Calibri"/>
                <w:sz w:val="20"/>
                <w:szCs w:val="22"/>
              </w:rPr>
              <w:t xml:space="preserve">(Section 150.2(a)1D) or </w:t>
            </w:r>
            <w:r w:rsidRPr="0037735E">
              <w:rPr>
                <w:rFonts w:ascii="Calibri" w:eastAsia="Calibri" w:hAnsi="Calibri"/>
                <w:sz w:val="20"/>
                <w:szCs w:val="22"/>
              </w:rPr>
              <w:t>(Section 150.1(c)8)</w:t>
            </w:r>
          </w:p>
          <w:p w14:paraId="15480838" w14:textId="77777777" w:rsidR="00761A68" w:rsidRDefault="006043AA" w:rsidP="000F1FD4">
            <w:pPr>
              <w:keepNext/>
              <w:rPr>
                <w:rFonts w:ascii="Calibri" w:eastAsia="Calibri" w:hAnsi="Calibri"/>
                <w:b/>
                <w:sz w:val="22"/>
                <w:szCs w:val="22"/>
              </w:rPr>
            </w:pPr>
            <w:r w:rsidRPr="0037735E">
              <w:rPr>
                <w:rFonts w:ascii="Calibri" w:eastAsia="Calibri" w:hAnsi="Calibri"/>
                <w:sz w:val="18"/>
                <w:szCs w:val="22"/>
              </w:rPr>
              <w:t>List water heaters and boilers for both domestic hot water (DHW) heaters and hydronic space heating.</w:t>
            </w:r>
          </w:p>
        </w:tc>
      </w:tr>
      <w:tr w:rsidR="002300B1" w:rsidRPr="009B3A0C" w14:paraId="15480849" w14:textId="77777777" w:rsidTr="002300B1">
        <w:trPr>
          <w:gridAfter w:val="1"/>
          <w:wAfter w:w="16" w:type="dxa"/>
          <w:cantSplit/>
          <w:trHeight w:val="277"/>
        </w:trPr>
        <w:tc>
          <w:tcPr>
            <w:tcW w:w="1457" w:type="dxa"/>
            <w:tcBorders>
              <w:top w:val="single" w:sz="4" w:space="0" w:color="auto"/>
              <w:left w:val="single" w:sz="4" w:space="0" w:color="auto"/>
              <w:bottom w:val="single" w:sz="4" w:space="0" w:color="auto"/>
              <w:right w:val="single" w:sz="4" w:space="0" w:color="auto"/>
            </w:tcBorders>
            <w:vAlign w:val="bottom"/>
          </w:tcPr>
          <w:p w14:paraId="1548083A" w14:textId="77777777" w:rsidR="00761A68" w:rsidRPr="0094294D" w:rsidRDefault="006043AA" w:rsidP="000F1FD4">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94294D">
              <w:rPr>
                <w:rFonts w:ascii="Calibri" w:hAnsi="Calibri"/>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1548083B" w14:textId="77777777" w:rsidR="00761A68" w:rsidRPr="0094294D" w:rsidRDefault="006043AA" w:rsidP="000F1FD4">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94294D">
              <w:rPr>
                <w:rFonts w:ascii="Calibri" w:hAnsi="Calibri"/>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1548083C" w14:textId="77777777" w:rsidR="00761A68" w:rsidRPr="0094294D" w:rsidRDefault="006043AA" w:rsidP="000F1FD4">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94294D">
              <w:rPr>
                <w:rFonts w:ascii="Calibri" w:hAnsi="Calibri"/>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1548083D" w14:textId="77777777" w:rsidR="00761A68" w:rsidRPr="0094294D" w:rsidRDefault="006043AA" w:rsidP="000F1FD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94294D">
              <w:rPr>
                <w:rFonts w:ascii="Calibri" w:hAnsi="Calibri"/>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1548083E" w14:textId="77777777" w:rsidR="00761A68" w:rsidRPr="0094294D" w:rsidRDefault="006043AA" w:rsidP="000F1FD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94294D">
              <w:rPr>
                <w:rFonts w:ascii="Calibri" w:hAnsi="Calibri"/>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1548083F" w14:textId="77777777" w:rsidR="00761A68" w:rsidRPr="0094294D" w:rsidRDefault="006043AA" w:rsidP="000F1FD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94294D">
              <w:rPr>
                <w:rFonts w:ascii="Calibri" w:hAnsi="Calibri"/>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15480840" w14:textId="77777777" w:rsidR="00761A68" w:rsidRPr="0094294D" w:rsidRDefault="006043AA" w:rsidP="000F1FD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94294D">
              <w:rPr>
                <w:rFonts w:ascii="Calibri" w:hAnsi="Calibri"/>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15480841" w14:textId="77777777" w:rsidR="00761A68" w:rsidRPr="0094294D" w:rsidRDefault="006043AA" w:rsidP="000F1FD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94294D">
              <w:rPr>
                <w:rFonts w:ascii="Calibri" w:hAnsi="Calibri"/>
                <w:sz w:val="18"/>
                <w:szCs w:val="18"/>
              </w:rPr>
              <w:t>08</w:t>
            </w:r>
          </w:p>
        </w:tc>
        <w:tc>
          <w:tcPr>
            <w:tcW w:w="990" w:type="dxa"/>
            <w:tcBorders>
              <w:top w:val="single" w:sz="4" w:space="0" w:color="auto"/>
              <w:left w:val="single" w:sz="4" w:space="0" w:color="auto"/>
              <w:bottom w:val="single" w:sz="4" w:space="0" w:color="auto"/>
              <w:right w:val="single" w:sz="4" w:space="0" w:color="auto"/>
            </w:tcBorders>
            <w:vAlign w:val="bottom"/>
          </w:tcPr>
          <w:p w14:paraId="15480842" w14:textId="77777777" w:rsidR="00761A68" w:rsidRPr="0094294D" w:rsidRDefault="006043AA" w:rsidP="000F1FD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94294D">
              <w:rPr>
                <w:rFonts w:ascii="Calibri" w:hAnsi="Calibri"/>
                <w:sz w:val="18"/>
                <w:szCs w:val="18"/>
              </w:rPr>
              <w:t>09</w:t>
            </w:r>
          </w:p>
        </w:tc>
        <w:tc>
          <w:tcPr>
            <w:tcW w:w="1080" w:type="dxa"/>
            <w:tcBorders>
              <w:top w:val="single" w:sz="4" w:space="0" w:color="auto"/>
              <w:left w:val="single" w:sz="4" w:space="0" w:color="auto"/>
              <w:bottom w:val="single" w:sz="4" w:space="0" w:color="auto"/>
              <w:right w:val="single" w:sz="4" w:space="0" w:color="auto"/>
            </w:tcBorders>
            <w:vAlign w:val="bottom"/>
          </w:tcPr>
          <w:p w14:paraId="15480843" w14:textId="77777777" w:rsidR="00761A68" w:rsidRPr="0094294D" w:rsidRDefault="006043AA" w:rsidP="000F1FD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94294D">
              <w:rPr>
                <w:rFonts w:ascii="Calibri" w:hAnsi="Calibri"/>
                <w:sz w:val="18"/>
                <w:szCs w:val="18"/>
              </w:rPr>
              <w:t>10</w:t>
            </w:r>
          </w:p>
        </w:tc>
        <w:tc>
          <w:tcPr>
            <w:tcW w:w="900" w:type="dxa"/>
            <w:tcBorders>
              <w:top w:val="single" w:sz="4" w:space="0" w:color="auto"/>
              <w:left w:val="single" w:sz="4" w:space="0" w:color="auto"/>
              <w:bottom w:val="single" w:sz="4" w:space="0" w:color="auto"/>
              <w:right w:val="single" w:sz="4" w:space="0" w:color="auto"/>
            </w:tcBorders>
            <w:vAlign w:val="bottom"/>
          </w:tcPr>
          <w:p w14:paraId="15480844" w14:textId="77777777" w:rsidR="00761A68" w:rsidRPr="0094294D" w:rsidRDefault="006043AA" w:rsidP="000F1FD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94294D">
              <w:rPr>
                <w:rFonts w:ascii="Calibri" w:hAnsi="Calibri"/>
                <w:sz w:val="18"/>
                <w:szCs w:val="18"/>
              </w:rPr>
              <w:t>11</w:t>
            </w:r>
          </w:p>
        </w:tc>
        <w:tc>
          <w:tcPr>
            <w:tcW w:w="900" w:type="dxa"/>
            <w:tcBorders>
              <w:top w:val="single" w:sz="4" w:space="0" w:color="auto"/>
              <w:left w:val="single" w:sz="4" w:space="0" w:color="auto"/>
              <w:bottom w:val="single" w:sz="4" w:space="0" w:color="auto"/>
              <w:right w:val="single" w:sz="4" w:space="0" w:color="auto"/>
            </w:tcBorders>
            <w:vAlign w:val="bottom"/>
          </w:tcPr>
          <w:p w14:paraId="15480845" w14:textId="77777777" w:rsidR="00761A68" w:rsidRPr="0094294D" w:rsidRDefault="006043AA" w:rsidP="000F1FD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94294D">
              <w:rPr>
                <w:rFonts w:ascii="Calibri" w:hAnsi="Calibri"/>
                <w:sz w:val="18"/>
                <w:szCs w:val="18"/>
              </w:rPr>
              <w:t>12</w:t>
            </w:r>
          </w:p>
        </w:tc>
        <w:tc>
          <w:tcPr>
            <w:tcW w:w="990" w:type="dxa"/>
            <w:tcBorders>
              <w:top w:val="single" w:sz="4" w:space="0" w:color="auto"/>
              <w:left w:val="single" w:sz="4" w:space="0" w:color="auto"/>
              <w:bottom w:val="single" w:sz="4" w:space="0" w:color="auto"/>
              <w:right w:val="single" w:sz="4" w:space="0" w:color="auto"/>
            </w:tcBorders>
            <w:vAlign w:val="bottom"/>
          </w:tcPr>
          <w:p w14:paraId="15480846" w14:textId="77777777" w:rsidR="00761A68" w:rsidRPr="0094294D" w:rsidRDefault="006043AA" w:rsidP="000F1FD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94294D">
              <w:rPr>
                <w:rFonts w:ascii="Calibri" w:hAnsi="Calibri"/>
                <w:sz w:val="18"/>
                <w:szCs w:val="18"/>
              </w:rPr>
              <w:t>13</w:t>
            </w:r>
          </w:p>
        </w:tc>
        <w:tc>
          <w:tcPr>
            <w:tcW w:w="1260" w:type="dxa"/>
            <w:tcBorders>
              <w:top w:val="single" w:sz="4" w:space="0" w:color="auto"/>
              <w:left w:val="single" w:sz="4" w:space="0" w:color="auto"/>
              <w:bottom w:val="single" w:sz="4" w:space="0" w:color="auto"/>
              <w:right w:val="single" w:sz="4" w:space="0" w:color="auto"/>
            </w:tcBorders>
            <w:vAlign w:val="bottom"/>
          </w:tcPr>
          <w:p w14:paraId="15480847" w14:textId="77777777" w:rsidR="00761A68" w:rsidRPr="0094294D" w:rsidRDefault="006043AA" w:rsidP="000F1FD4">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sidRPr="0094294D">
              <w:rPr>
                <w:rFonts w:ascii="Calibri" w:hAnsi="Calibri"/>
                <w:sz w:val="18"/>
                <w:szCs w:val="18"/>
              </w:rPr>
              <w:t>14</w:t>
            </w:r>
          </w:p>
        </w:tc>
        <w:tc>
          <w:tcPr>
            <w:tcW w:w="1262" w:type="dxa"/>
            <w:tcBorders>
              <w:top w:val="single" w:sz="4" w:space="0" w:color="auto"/>
              <w:left w:val="single" w:sz="4" w:space="0" w:color="auto"/>
              <w:bottom w:val="single" w:sz="4" w:space="0" w:color="auto"/>
              <w:right w:val="single" w:sz="4" w:space="0" w:color="auto"/>
            </w:tcBorders>
            <w:vAlign w:val="bottom"/>
          </w:tcPr>
          <w:p w14:paraId="15480848" w14:textId="77777777" w:rsidR="00761A68" w:rsidRPr="0094294D" w:rsidRDefault="006043AA" w:rsidP="000F1FD4">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sidRPr="0094294D">
              <w:rPr>
                <w:rFonts w:ascii="Calibri" w:hAnsi="Calibri"/>
                <w:sz w:val="18"/>
                <w:szCs w:val="18"/>
              </w:rPr>
              <w:t>15</w:t>
            </w:r>
          </w:p>
        </w:tc>
      </w:tr>
      <w:tr w:rsidR="002300B1" w:rsidRPr="009B3A0C" w14:paraId="1548085E" w14:textId="77777777" w:rsidTr="002300B1">
        <w:trPr>
          <w:gridAfter w:val="1"/>
          <w:wAfter w:w="16" w:type="dxa"/>
          <w:cantSplit/>
          <w:trHeight w:val="492"/>
        </w:trPr>
        <w:tc>
          <w:tcPr>
            <w:tcW w:w="1457" w:type="dxa"/>
            <w:tcBorders>
              <w:top w:val="single" w:sz="4" w:space="0" w:color="auto"/>
              <w:left w:val="single" w:sz="4" w:space="0" w:color="auto"/>
              <w:bottom w:val="single" w:sz="4" w:space="0" w:color="auto"/>
              <w:right w:val="single" w:sz="4" w:space="0" w:color="auto"/>
            </w:tcBorders>
            <w:vAlign w:val="bottom"/>
          </w:tcPr>
          <w:p w14:paraId="1548084A" w14:textId="77777777" w:rsidR="00761A68" w:rsidRPr="0037735E" w:rsidRDefault="006043AA" w:rsidP="000F1FD4">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sidRPr="0037735E">
              <w:rPr>
                <w:rFonts w:ascii="Calibri" w:hAnsi="Calibri"/>
                <w:sz w:val="18"/>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1548084B" w14:textId="77777777" w:rsidR="00761A68" w:rsidRPr="0037735E" w:rsidRDefault="006043AA" w:rsidP="000F1FD4">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sidRPr="0037735E">
              <w:rPr>
                <w:rFonts w:ascii="Calibri" w:hAnsi="Calibri"/>
                <w:sz w:val="18"/>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1548084C" w14:textId="77777777" w:rsidR="00761A68" w:rsidRPr="0037735E" w:rsidRDefault="006043AA" w:rsidP="000F1FD4">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sidRPr="0037735E">
              <w:rPr>
                <w:rFonts w:ascii="Calibri" w:hAnsi="Calibri"/>
                <w:sz w:val="18"/>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1548084D" w14:textId="30CC69EF" w:rsidR="00761A68" w:rsidRPr="0037735E" w:rsidRDefault="006043AA" w:rsidP="002300B1">
            <w:pPr>
              <w:keepNext/>
              <w:tabs>
                <w:tab w:val="left" w:pos="2160"/>
                <w:tab w:val="left" w:pos="2700"/>
                <w:tab w:val="left" w:pos="3420"/>
                <w:tab w:val="left" w:pos="3780"/>
                <w:tab w:val="left" w:pos="5760"/>
                <w:tab w:val="left" w:pos="7212"/>
              </w:tabs>
              <w:jc w:val="center"/>
              <w:rPr>
                <w:rFonts w:ascii="Calibri" w:hAnsi="Calibri" w:cs="Tahoma"/>
                <w:sz w:val="18"/>
                <w:szCs w:val="18"/>
              </w:rPr>
            </w:pPr>
            <w:r w:rsidRPr="0037735E">
              <w:rPr>
                <w:rFonts w:ascii="Calibri" w:hAnsi="Calibri"/>
                <w:sz w:val="18"/>
                <w:szCs w:val="18"/>
              </w:rPr>
              <w:t xml:space="preserve"># of Water Heaters in </w:t>
            </w:r>
            <w:r w:rsidR="002300B1">
              <w:rPr>
                <w:rFonts w:ascii="Calibri" w:hAnsi="Calibri"/>
                <w:sz w:val="18"/>
                <w:szCs w:val="18"/>
              </w:rPr>
              <w:t>S</w:t>
            </w:r>
            <w:r w:rsidRPr="0037735E">
              <w:rPr>
                <w:rFonts w:ascii="Calibri" w:hAnsi="Calibri"/>
                <w:sz w:val="18"/>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1548084E" w14:textId="77777777" w:rsidR="00761A68" w:rsidRPr="0037735E" w:rsidRDefault="006043AA" w:rsidP="000F1FD4">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sidRPr="0037735E">
              <w:rPr>
                <w:rFonts w:ascii="Calibri" w:hAnsi="Calibri"/>
                <w:sz w:val="18"/>
                <w:szCs w:val="18"/>
              </w:rPr>
              <w:t xml:space="preserve">Water Heater </w:t>
            </w:r>
          </w:p>
          <w:p w14:paraId="1548084F" w14:textId="77777777" w:rsidR="00761A68" w:rsidRPr="0037735E" w:rsidRDefault="006043AA" w:rsidP="000F1FD4">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sidRPr="0037735E">
              <w:rPr>
                <w:rFonts w:ascii="Calibri" w:hAnsi="Calibri"/>
                <w:sz w:val="18"/>
                <w:szCs w:val="18"/>
              </w:rPr>
              <w:t>Storage</w:t>
            </w:r>
          </w:p>
          <w:p w14:paraId="15480850" w14:textId="77777777" w:rsidR="00761A68" w:rsidRPr="0037735E" w:rsidRDefault="006043AA" w:rsidP="000F1FD4">
            <w:pPr>
              <w:keepNext/>
              <w:tabs>
                <w:tab w:val="left" w:pos="2160"/>
                <w:tab w:val="left" w:pos="2700"/>
                <w:tab w:val="left" w:pos="3420"/>
                <w:tab w:val="left" w:pos="3780"/>
                <w:tab w:val="left" w:pos="5760"/>
                <w:tab w:val="left" w:pos="7212"/>
              </w:tabs>
              <w:jc w:val="center"/>
              <w:rPr>
                <w:rFonts w:ascii="Calibri" w:hAnsi="Calibri" w:cs="Tahoma"/>
                <w:sz w:val="18"/>
                <w:szCs w:val="18"/>
              </w:rPr>
            </w:pPr>
            <w:r w:rsidRPr="0037735E">
              <w:rPr>
                <w:rFonts w:ascii="Calibri" w:hAnsi="Calibri"/>
                <w:sz w:val="18"/>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15480851" w14:textId="77777777" w:rsidR="00761A68" w:rsidRPr="0037735E" w:rsidRDefault="006043AA" w:rsidP="000F1FD4">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sidRPr="0037735E">
              <w:rPr>
                <w:rFonts w:ascii="Calibri" w:hAnsi="Calibri"/>
                <w:sz w:val="18"/>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15480852" w14:textId="77777777" w:rsidR="00761A68" w:rsidRPr="0037735E" w:rsidRDefault="006043AA" w:rsidP="000F1FD4">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sidRPr="0037735E">
              <w:rPr>
                <w:rFonts w:ascii="Calibri" w:hAnsi="Calibri"/>
                <w:sz w:val="18"/>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15480853" w14:textId="77777777" w:rsidR="00761A68" w:rsidRPr="0037735E" w:rsidRDefault="006043AA" w:rsidP="000F1FD4">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sidRPr="0037735E">
              <w:rPr>
                <w:rFonts w:ascii="Calibri" w:hAnsi="Calibri"/>
                <w:sz w:val="18"/>
                <w:szCs w:val="18"/>
              </w:rPr>
              <w:t>Rated Input Value</w:t>
            </w:r>
          </w:p>
        </w:tc>
        <w:tc>
          <w:tcPr>
            <w:tcW w:w="990" w:type="dxa"/>
            <w:tcBorders>
              <w:top w:val="single" w:sz="4" w:space="0" w:color="auto"/>
              <w:left w:val="single" w:sz="4" w:space="0" w:color="auto"/>
              <w:bottom w:val="single" w:sz="4" w:space="0" w:color="auto"/>
              <w:right w:val="single" w:sz="4" w:space="0" w:color="auto"/>
            </w:tcBorders>
            <w:vAlign w:val="bottom"/>
          </w:tcPr>
          <w:p w14:paraId="15480854" w14:textId="77777777" w:rsidR="00761A68" w:rsidRPr="0037735E" w:rsidRDefault="006043AA" w:rsidP="000F1FD4">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sidRPr="0037735E">
              <w:rPr>
                <w:rFonts w:ascii="Calibri" w:hAnsi="Calibri"/>
                <w:sz w:val="18"/>
                <w:szCs w:val="18"/>
              </w:rPr>
              <w:t>Heating Efficiency Type</w:t>
            </w:r>
          </w:p>
        </w:tc>
        <w:tc>
          <w:tcPr>
            <w:tcW w:w="1080" w:type="dxa"/>
            <w:tcBorders>
              <w:top w:val="single" w:sz="4" w:space="0" w:color="auto"/>
              <w:left w:val="single" w:sz="4" w:space="0" w:color="auto"/>
              <w:bottom w:val="single" w:sz="4" w:space="0" w:color="auto"/>
              <w:right w:val="single" w:sz="4" w:space="0" w:color="auto"/>
            </w:tcBorders>
            <w:vAlign w:val="bottom"/>
          </w:tcPr>
          <w:p w14:paraId="15480855" w14:textId="77777777" w:rsidR="00761A68" w:rsidRPr="0037735E" w:rsidRDefault="006043AA" w:rsidP="000F1FD4">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sidRPr="0037735E">
              <w:rPr>
                <w:rFonts w:ascii="Calibri" w:hAnsi="Calibri"/>
                <w:sz w:val="18"/>
                <w:szCs w:val="18"/>
              </w:rPr>
              <w:t>Heating Efficiency Value</w:t>
            </w:r>
          </w:p>
        </w:tc>
        <w:tc>
          <w:tcPr>
            <w:tcW w:w="900" w:type="dxa"/>
            <w:tcBorders>
              <w:top w:val="single" w:sz="4" w:space="0" w:color="auto"/>
              <w:left w:val="single" w:sz="4" w:space="0" w:color="auto"/>
              <w:bottom w:val="single" w:sz="4" w:space="0" w:color="auto"/>
              <w:right w:val="single" w:sz="4" w:space="0" w:color="auto"/>
            </w:tcBorders>
            <w:vAlign w:val="bottom"/>
          </w:tcPr>
          <w:p w14:paraId="1AD1DF7F" w14:textId="77777777" w:rsidR="002300B1" w:rsidRDefault="006043AA" w:rsidP="000F1FD4">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37735E">
              <w:rPr>
                <w:rFonts w:ascii="Calibri" w:hAnsi="Calibri"/>
                <w:sz w:val="18"/>
                <w:szCs w:val="18"/>
              </w:rPr>
              <w:t xml:space="preserve">Standby Loss </w:t>
            </w:r>
          </w:p>
          <w:p w14:paraId="15480856" w14:textId="0077C1C3" w:rsidR="00761A68" w:rsidRPr="0037735E" w:rsidRDefault="006043AA" w:rsidP="000F1FD4">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sidRPr="0037735E">
              <w:rPr>
                <w:rFonts w:ascii="Calibri" w:hAnsi="Calibri"/>
                <w:sz w:val="18"/>
                <w:szCs w:val="18"/>
              </w:rPr>
              <w:t>(%)</w:t>
            </w:r>
          </w:p>
        </w:tc>
        <w:tc>
          <w:tcPr>
            <w:tcW w:w="900" w:type="dxa"/>
            <w:tcBorders>
              <w:top w:val="single" w:sz="4" w:space="0" w:color="auto"/>
              <w:left w:val="single" w:sz="4" w:space="0" w:color="auto"/>
              <w:bottom w:val="single" w:sz="4" w:space="0" w:color="auto"/>
              <w:right w:val="single" w:sz="4" w:space="0" w:color="auto"/>
            </w:tcBorders>
            <w:vAlign w:val="bottom"/>
          </w:tcPr>
          <w:p w14:paraId="15480857" w14:textId="77777777" w:rsidR="00761A68" w:rsidRPr="0037735E" w:rsidRDefault="006043AA" w:rsidP="000F1FD4">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sidRPr="0037735E">
              <w:rPr>
                <w:rFonts w:ascii="Calibri" w:hAnsi="Calibri"/>
                <w:sz w:val="18"/>
                <w:szCs w:val="18"/>
              </w:rPr>
              <w:t xml:space="preserve">Exterior </w:t>
            </w:r>
            <w:proofErr w:type="spellStart"/>
            <w:r w:rsidRPr="0037735E">
              <w:rPr>
                <w:rFonts w:ascii="Calibri" w:hAnsi="Calibri"/>
                <w:sz w:val="18"/>
                <w:szCs w:val="18"/>
              </w:rPr>
              <w:t>Insul</w:t>
            </w:r>
            <w:proofErr w:type="spellEnd"/>
            <w:r w:rsidRPr="0037735E">
              <w:rPr>
                <w:rFonts w:ascii="Calibri" w:hAnsi="Calibri"/>
                <w:sz w:val="18"/>
                <w:szCs w:val="18"/>
              </w:rPr>
              <w:t xml:space="preserve">. </w:t>
            </w:r>
          </w:p>
          <w:p w14:paraId="15480858" w14:textId="77777777" w:rsidR="00761A68" w:rsidRPr="0037735E" w:rsidRDefault="006043AA" w:rsidP="000F1FD4">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sidRPr="0037735E">
              <w:rPr>
                <w:rFonts w:ascii="Calibri" w:hAnsi="Calibri"/>
                <w:sz w:val="18"/>
                <w:szCs w:val="18"/>
              </w:rPr>
              <w:t>R-Value</w:t>
            </w:r>
          </w:p>
        </w:tc>
        <w:tc>
          <w:tcPr>
            <w:tcW w:w="990" w:type="dxa"/>
            <w:tcBorders>
              <w:top w:val="single" w:sz="4" w:space="0" w:color="auto"/>
              <w:left w:val="single" w:sz="4" w:space="0" w:color="auto"/>
              <w:bottom w:val="single" w:sz="4" w:space="0" w:color="auto"/>
              <w:right w:val="single" w:sz="4" w:space="0" w:color="auto"/>
            </w:tcBorders>
            <w:vAlign w:val="bottom"/>
          </w:tcPr>
          <w:p w14:paraId="15480859" w14:textId="77777777" w:rsidR="00761A68" w:rsidRPr="0037735E" w:rsidRDefault="006043AA" w:rsidP="000F1FD4">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sidRPr="0037735E">
              <w:rPr>
                <w:rFonts w:ascii="Calibri" w:hAnsi="Calibri"/>
                <w:sz w:val="18"/>
                <w:szCs w:val="18"/>
              </w:rPr>
              <w:t>Back-Up Solar Savings Fraction</w:t>
            </w:r>
          </w:p>
        </w:tc>
        <w:tc>
          <w:tcPr>
            <w:tcW w:w="1260" w:type="dxa"/>
            <w:tcBorders>
              <w:top w:val="single" w:sz="4" w:space="0" w:color="auto"/>
              <w:left w:val="single" w:sz="4" w:space="0" w:color="auto"/>
              <w:bottom w:val="single" w:sz="4" w:space="0" w:color="auto"/>
              <w:right w:val="single" w:sz="4" w:space="0" w:color="auto"/>
            </w:tcBorders>
            <w:vAlign w:val="bottom"/>
          </w:tcPr>
          <w:p w14:paraId="1548085A" w14:textId="77777777" w:rsidR="00761A68" w:rsidRPr="0037735E" w:rsidRDefault="006043AA" w:rsidP="000F1FD4">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sidRPr="0037735E">
              <w:rPr>
                <w:rFonts w:ascii="Calibri" w:hAnsi="Calibri"/>
                <w:sz w:val="18"/>
                <w:szCs w:val="18"/>
              </w:rPr>
              <w:t xml:space="preserve">Central DHW System </w:t>
            </w:r>
          </w:p>
          <w:p w14:paraId="1548085B" w14:textId="77777777" w:rsidR="00761A68" w:rsidRPr="0037735E" w:rsidRDefault="006043AA" w:rsidP="000F1FD4">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sidRPr="0037735E">
              <w:rPr>
                <w:rFonts w:ascii="Calibri" w:hAnsi="Calibri"/>
                <w:sz w:val="18"/>
                <w:szCs w:val="18"/>
              </w:rPr>
              <w:t>Distribution Type</w:t>
            </w:r>
          </w:p>
        </w:tc>
        <w:tc>
          <w:tcPr>
            <w:tcW w:w="1262" w:type="dxa"/>
            <w:tcBorders>
              <w:top w:val="single" w:sz="4" w:space="0" w:color="auto"/>
              <w:left w:val="single" w:sz="4" w:space="0" w:color="auto"/>
              <w:bottom w:val="single" w:sz="4" w:space="0" w:color="auto"/>
              <w:right w:val="single" w:sz="4" w:space="0" w:color="auto"/>
            </w:tcBorders>
            <w:vAlign w:val="bottom"/>
          </w:tcPr>
          <w:p w14:paraId="1548085C" w14:textId="77777777" w:rsidR="00761A68" w:rsidRPr="0037735E" w:rsidRDefault="006043AA" w:rsidP="000F1FD4">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sidRPr="0037735E">
              <w:rPr>
                <w:rFonts w:ascii="Calibri" w:hAnsi="Calibri"/>
                <w:sz w:val="18"/>
                <w:szCs w:val="18"/>
              </w:rPr>
              <w:t>Dwelling Unit DHW System</w:t>
            </w:r>
          </w:p>
          <w:p w14:paraId="1548085D" w14:textId="77777777" w:rsidR="00761A68" w:rsidRPr="0037735E" w:rsidRDefault="006043AA" w:rsidP="000F1FD4">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sidRPr="0037735E">
              <w:rPr>
                <w:rFonts w:ascii="Calibri" w:hAnsi="Calibri"/>
                <w:sz w:val="18"/>
                <w:szCs w:val="18"/>
              </w:rPr>
              <w:t>Distribution Type</w:t>
            </w:r>
          </w:p>
        </w:tc>
      </w:tr>
      <w:tr w:rsidR="002300B1" w:rsidRPr="009B3A0C" w14:paraId="1548086E" w14:textId="77777777" w:rsidTr="002300B1">
        <w:trPr>
          <w:gridAfter w:val="1"/>
          <w:wAfter w:w="16" w:type="dxa"/>
          <w:cantSplit/>
          <w:trHeight w:val="246"/>
        </w:trPr>
        <w:tc>
          <w:tcPr>
            <w:tcW w:w="1457" w:type="dxa"/>
            <w:tcBorders>
              <w:top w:val="single" w:sz="4" w:space="0" w:color="auto"/>
              <w:left w:val="single" w:sz="4" w:space="0" w:color="auto"/>
              <w:bottom w:val="single" w:sz="4" w:space="0" w:color="auto"/>
              <w:right w:val="single" w:sz="4" w:space="0" w:color="auto"/>
            </w:tcBorders>
          </w:tcPr>
          <w:p w14:paraId="1548085F" w14:textId="77777777" w:rsidR="00761A68" w:rsidRDefault="00761A68" w:rsidP="000F1FD4">
            <w:pPr>
              <w:keepNext/>
              <w:tabs>
                <w:tab w:val="left" w:pos="2160"/>
                <w:tab w:val="left" w:pos="2700"/>
                <w:tab w:val="left" w:pos="3420"/>
                <w:tab w:val="left" w:pos="3780"/>
                <w:tab w:val="left" w:pos="5760"/>
                <w:tab w:val="left" w:pos="7212"/>
              </w:tabs>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15480860" w14:textId="77777777" w:rsidR="00761A68" w:rsidRDefault="00761A68" w:rsidP="000F1FD4">
            <w:pPr>
              <w:keepNext/>
              <w:tabs>
                <w:tab w:val="left" w:pos="2160"/>
                <w:tab w:val="left" w:pos="2700"/>
                <w:tab w:val="left" w:pos="3420"/>
                <w:tab w:val="left" w:pos="3780"/>
                <w:tab w:val="left" w:pos="5760"/>
                <w:tab w:val="left" w:pos="7212"/>
              </w:tabs>
              <w:rPr>
                <w:rFonts w:ascii="Calibri" w:hAnsi="Calibri"/>
                <w:sz w:val="18"/>
                <w:szCs w:val="18"/>
              </w:rPr>
            </w:pPr>
          </w:p>
        </w:tc>
        <w:tc>
          <w:tcPr>
            <w:tcW w:w="901" w:type="dxa"/>
            <w:tcBorders>
              <w:top w:val="single" w:sz="4" w:space="0" w:color="auto"/>
              <w:left w:val="single" w:sz="4" w:space="0" w:color="auto"/>
              <w:bottom w:val="single" w:sz="4" w:space="0" w:color="auto"/>
              <w:right w:val="single" w:sz="4" w:space="0" w:color="auto"/>
            </w:tcBorders>
          </w:tcPr>
          <w:p w14:paraId="15480861" w14:textId="77777777" w:rsidR="00761A68" w:rsidRDefault="00761A68" w:rsidP="000F1FD4">
            <w:pPr>
              <w:keepNext/>
              <w:tabs>
                <w:tab w:val="left" w:pos="2160"/>
                <w:tab w:val="left" w:pos="2700"/>
                <w:tab w:val="left" w:pos="3420"/>
                <w:tab w:val="left" w:pos="3780"/>
                <w:tab w:val="left" w:pos="5760"/>
                <w:tab w:val="left" w:pos="7212"/>
              </w:tabs>
              <w:rPr>
                <w:rFonts w:ascii="Calibri" w:hAnsi="Calibri"/>
                <w:sz w:val="18"/>
                <w:szCs w:val="18"/>
              </w:rPr>
            </w:pPr>
          </w:p>
        </w:tc>
        <w:tc>
          <w:tcPr>
            <w:tcW w:w="791" w:type="dxa"/>
            <w:tcBorders>
              <w:top w:val="single" w:sz="4" w:space="0" w:color="auto"/>
              <w:left w:val="single" w:sz="4" w:space="0" w:color="auto"/>
              <w:bottom w:val="single" w:sz="4" w:space="0" w:color="auto"/>
              <w:right w:val="single" w:sz="4" w:space="0" w:color="auto"/>
            </w:tcBorders>
          </w:tcPr>
          <w:p w14:paraId="15480862" w14:textId="77777777" w:rsidR="00761A68" w:rsidRDefault="00761A68" w:rsidP="000F1FD4">
            <w:pPr>
              <w:keepNext/>
              <w:tabs>
                <w:tab w:val="left" w:pos="2160"/>
                <w:tab w:val="left" w:pos="2700"/>
                <w:tab w:val="left" w:pos="3420"/>
                <w:tab w:val="left" w:pos="3780"/>
                <w:tab w:val="left" w:pos="5760"/>
                <w:tab w:val="left" w:pos="7212"/>
              </w:tabs>
              <w:rPr>
                <w:rFonts w:ascii="Calibri" w:hAnsi="Calibri"/>
                <w:sz w:val="18"/>
                <w:szCs w:val="18"/>
              </w:rPr>
            </w:pPr>
          </w:p>
        </w:tc>
        <w:tc>
          <w:tcPr>
            <w:tcW w:w="792" w:type="dxa"/>
            <w:tcBorders>
              <w:top w:val="single" w:sz="4" w:space="0" w:color="auto"/>
              <w:left w:val="single" w:sz="4" w:space="0" w:color="auto"/>
              <w:bottom w:val="single" w:sz="4" w:space="0" w:color="auto"/>
              <w:right w:val="single" w:sz="4" w:space="0" w:color="auto"/>
            </w:tcBorders>
          </w:tcPr>
          <w:p w14:paraId="15480863" w14:textId="77777777" w:rsidR="00761A68" w:rsidRDefault="00761A68" w:rsidP="000F1FD4">
            <w:pPr>
              <w:keepNext/>
              <w:tabs>
                <w:tab w:val="left" w:pos="2160"/>
                <w:tab w:val="left" w:pos="2700"/>
                <w:tab w:val="left" w:pos="3420"/>
                <w:tab w:val="left" w:pos="3780"/>
                <w:tab w:val="left" w:pos="5760"/>
                <w:tab w:val="left" w:pos="7212"/>
              </w:tabs>
              <w:rPr>
                <w:rFonts w:ascii="Calibri" w:hAnsi="Calibri"/>
                <w:sz w:val="18"/>
                <w:szCs w:val="18"/>
              </w:rPr>
            </w:pPr>
          </w:p>
        </w:tc>
        <w:tc>
          <w:tcPr>
            <w:tcW w:w="792" w:type="dxa"/>
            <w:tcBorders>
              <w:top w:val="single" w:sz="4" w:space="0" w:color="auto"/>
              <w:left w:val="single" w:sz="4" w:space="0" w:color="auto"/>
              <w:bottom w:val="single" w:sz="4" w:space="0" w:color="auto"/>
              <w:right w:val="single" w:sz="4" w:space="0" w:color="auto"/>
            </w:tcBorders>
          </w:tcPr>
          <w:p w14:paraId="15480864" w14:textId="77777777" w:rsidR="00761A68" w:rsidRDefault="00761A68" w:rsidP="000F1FD4">
            <w:pPr>
              <w:keepNext/>
              <w:tabs>
                <w:tab w:val="left" w:pos="2160"/>
                <w:tab w:val="left" w:pos="2700"/>
                <w:tab w:val="left" w:pos="3420"/>
                <w:tab w:val="left" w:pos="3780"/>
                <w:tab w:val="left" w:pos="5760"/>
                <w:tab w:val="left" w:pos="7212"/>
              </w:tabs>
              <w:rPr>
                <w:rFonts w:ascii="Calibri" w:hAnsi="Calibri"/>
                <w:sz w:val="18"/>
                <w:szCs w:val="18"/>
              </w:rPr>
            </w:pPr>
          </w:p>
        </w:tc>
        <w:tc>
          <w:tcPr>
            <w:tcW w:w="685" w:type="dxa"/>
            <w:tcBorders>
              <w:top w:val="single" w:sz="4" w:space="0" w:color="auto"/>
              <w:left w:val="single" w:sz="4" w:space="0" w:color="auto"/>
              <w:bottom w:val="single" w:sz="4" w:space="0" w:color="auto"/>
              <w:right w:val="single" w:sz="4" w:space="0" w:color="auto"/>
            </w:tcBorders>
          </w:tcPr>
          <w:p w14:paraId="15480865" w14:textId="77777777" w:rsidR="00761A68" w:rsidRDefault="00761A68" w:rsidP="000F1FD4">
            <w:pPr>
              <w:keepNext/>
              <w:tabs>
                <w:tab w:val="left" w:pos="2160"/>
                <w:tab w:val="left" w:pos="2700"/>
                <w:tab w:val="left" w:pos="3420"/>
                <w:tab w:val="left" w:pos="3780"/>
                <w:tab w:val="left" w:pos="5760"/>
                <w:tab w:val="left" w:pos="7212"/>
              </w:tabs>
              <w:rPr>
                <w:rFonts w:ascii="Calibri" w:hAnsi="Calibri"/>
                <w:sz w:val="18"/>
                <w:szCs w:val="18"/>
              </w:rPr>
            </w:pPr>
          </w:p>
        </w:tc>
        <w:tc>
          <w:tcPr>
            <w:tcW w:w="720" w:type="dxa"/>
            <w:tcBorders>
              <w:top w:val="single" w:sz="4" w:space="0" w:color="auto"/>
              <w:left w:val="single" w:sz="4" w:space="0" w:color="auto"/>
              <w:bottom w:val="single" w:sz="4" w:space="0" w:color="auto"/>
              <w:right w:val="single" w:sz="4" w:space="0" w:color="auto"/>
            </w:tcBorders>
          </w:tcPr>
          <w:p w14:paraId="15480866" w14:textId="77777777" w:rsidR="00761A68" w:rsidRDefault="00761A68" w:rsidP="000F1FD4">
            <w:pPr>
              <w:keepNext/>
              <w:tabs>
                <w:tab w:val="left" w:pos="2160"/>
                <w:tab w:val="left" w:pos="2700"/>
                <w:tab w:val="left" w:pos="3420"/>
                <w:tab w:val="left" w:pos="3780"/>
                <w:tab w:val="left" w:pos="5760"/>
                <w:tab w:val="left" w:pos="7212"/>
              </w:tabs>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15480867" w14:textId="77777777" w:rsidR="00761A68" w:rsidRDefault="00761A68" w:rsidP="000F1FD4">
            <w:pPr>
              <w:keepNext/>
              <w:tabs>
                <w:tab w:val="left" w:pos="2160"/>
                <w:tab w:val="left" w:pos="2700"/>
                <w:tab w:val="left" w:pos="3420"/>
                <w:tab w:val="left" w:pos="3780"/>
                <w:tab w:val="left" w:pos="5760"/>
                <w:tab w:val="left" w:pos="7212"/>
              </w:tabs>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15480868" w14:textId="77777777" w:rsidR="00761A68" w:rsidRDefault="00761A68" w:rsidP="000F1FD4">
            <w:pPr>
              <w:keepNext/>
              <w:tabs>
                <w:tab w:val="left" w:pos="2160"/>
                <w:tab w:val="left" w:pos="2700"/>
                <w:tab w:val="left" w:pos="3420"/>
                <w:tab w:val="left" w:pos="3780"/>
                <w:tab w:val="left" w:pos="5760"/>
                <w:tab w:val="left" w:pos="7212"/>
              </w:tabs>
              <w:rPr>
                <w:rFonts w:ascii="Calibri" w:hAnsi="Calibri"/>
                <w:sz w:val="18"/>
                <w:szCs w:val="18"/>
              </w:rPr>
            </w:pPr>
          </w:p>
        </w:tc>
        <w:tc>
          <w:tcPr>
            <w:tcW w:w="900" w:type="dxa"/>
            <w:tcBorders>
              <w:top w:val="single" w:sz="4" w:space="0" w:color="auto"/>
              <w:left w:val="single" w:sz="4" w:space="0" w:color="auto"/>
              <w:bottom w:val="single" w:sz="4" w:space="0" w:color="auto"/>
              <w:right w:val="single" w:sz="4" w:space="0" w:color="auto"/>
            </w:tcBorders>
          </w:tcPr>
          <w:p w14:paraId="15480869" w14:textId="77777777" w:rsidR="00761A68" w:rsidRDefault="00761A68" w:rsidP="000F1FD4">
            <w:pPr>
              <w:keepNext/>
              <w:tabs>
                <w:tab w:val="left" w:pos="2160"/>
                <w:tab w:val="left" w:pos="2700"/>
                <w:tab w:val="left" w:pos="3420"/>
                <w:tab w:val="left" w:pos="3780"/>
                <w:tab w:val="left" w:pos="5760"/>
                <w:tab w:val="left" w:pos="7212"/>
              </w:tabs>
              <w:rPr>
                <w:rFonts w:ascii="Calibri" w:hAnsi="Calibri"/>
                <w:sz w:val="18"/>
                <w:szCs w:val="18"/>
              </w:rPr>
            </w:pPr>
          </w:p>
        </w:tc>
        <w:tc>
          <w:tcPr>
            <w:tcW w:w="900" w:type="dxa"/>
            <w:tcBorders>
              <w:top w:val="single" w:sz="4" w:space="0" w:color="auto"/>
              <w:left w:val="single" w:sz="4" w:space="0" w:color="auto"/>
              <w:bottom w:val="single" w:sz="4" w:space="0" w:color="auto"/>
              <w:right w:val="single" w:sz="4" w:space="0" w:color="auto"/>
            </w:tcBorders>
          </w:tcPr>
          <w:p w14:paraId="1548086A" w14:textId="77777777" w:rsidR="00761A68" w:rsidRDefault="00761A68" w:rsidP="000F1FD4">
            <w:pPr>
              <w:keepNext/>
              <w:tabs>
                <w:tab w:val="left" w:pos="2160"/>
                <w:tab w:val="left" w:pos="2700"/>
                <w:tab w:val="left" w:pos="3420"/>
                <w:tab w:val="left" w:pos="3780"/>
                <w:tab w:val="left" w:pos="5760"/>
                <w:tab w:val="left" w:pos="7212"/>
              </w:tabs>
              <w:spacing w:line="240" w:lineRule="exact"/>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1548086B" w14:textId="77777777" w:rsidR="00761A68" w:rsidRDefault="00761A68" w:rsidP="000F1FD4">
            <w:pPr>
              <w:keepNext/>
              <w:tabs>
                <w:tab w:val="left" w:pos="2160"/>
                <w:tab w:val="left" w:pos="2700"/>
                <w:tab w:val="left" w:pos="3420"/>
                <w:tab w:val="left" w:pos="3780"/>
                <w:tab w:val="left" w:pos="5760"/>
                <w:tab w:val="left" w:pos="7212"/>
              </w:tabs>
              <w:spacing w:line="240" w:lineRule="exact"/>
              <w:rPr>
                <w:rFonts w:ascii="Calibri" w:hAnsi="Calibri"/>
                <w:sz w:val="18"/>
                <w:szCs w:val="18"/>
              </w:rPr>
            </w:pPr>
          </w:p>
        </w:tc>
        <w:tc>
          <w:tcPr>
            <w:tcW w:w="1260" w:type="dxa"/>
            <w:tcBorders>
              <w:top w:val="single" w:sz="4" w:space="0" w:color="auto"/>
              <w:left w:val="single" w:sz="4" w:space="0" w:color="auto"/>
              <w:bottom w:val="single" w:sz="4" w:space="0" w:color="auto"/>
              <w:right w:val="single" w:sz="4" w:space="0" w:color="auto"/>
            </w:tcBorders>
          </w:tcPr>
          <w:p w14:paraId="1548086C" w14:textId="77777777" w:rsidR="00761A68" w:rsidRDefault="00761A68" w:rsidP="000F1FD4">
            <w:pPr>
              <w:keepNext/>
              <w:tabs>
                <w:tab w:val="left" w:pos="2160"/>
                <w:tab w:val="left" w:pos="2700"/>
                <w:tab w:val="left" w:pos="3420"/>
                <w:tab w:val="left" w:pos="3780"/>
                <w:tab w:val="left" w:pos="5760"/>
                <w:tab w:val="left" w:pos="7212"/>
              </w:tabs>
              <w:contextualSpacing/>
              <w:rPr>
                <w:rFonts w:ascii="Calibri" w:hAnsi="Calibri"/>
                <w:sz w:val="16"/>
                <w:szCs w:val="16"/>
              </w:rPr>
            </w:pPr>
          </w:p>
        </w:tc>
        <w:tc>
          <w:tcPr>
            <w:tcW w:w="1262" w:type="dxa"/>
            <w:tcBorders>
              <w:top w:val="single" w:sz="4" w:space="0" w:color="auto"/>
              <w:left w:val="single" w:sz="4" w:space="0" w:color="auto"/>
              <w:bottom w:val="single" w:sz="4" w:space="0" w:color="auto"/>
              <w:right w:val="single" w:sz="4" w:space="0" w:color="auto"/>
            </w:tcBorders>
          </w:tcPr>
          <w:p w14:paraId="1548086D" w14:textId="77777777" w:rsidR="00761A68" w:rsidRDefault="00761A68" w:rsidP="000F1FD4">
            <w:pPr>
              <w:keepNext/>
              <w:tabs>
                <w:tab w:val="left" w:pos="2160"/>
                <w:tab w:val="left" w:pos="2700"/>
                <w:tab w:val="left" w:pos="3420"/>
                <w:tab w:val="left" w:pos="3780"/>
                <w:tab w:val="left" w:pos="5760"/>
                <w:tab w:val="left" w:pos="7212"/>
              </w:tabs>
              <w:contextualSpacing/>
              <w:rPr>
                <w:rFonts w:ascii="Calibri" w:hAnsi="Calibri"/>
                <w:sz w:val="16"/>
                <w:szCs w:val="16"/>
              </w:rPr>
            </w:pPr>
          </w:p>
        </w:tc>
      </w:tr>
      <w:tr w:rsidR="002300B1" w:rsidRPr="009B3A0C" w14:paraId="1548087E" w14:textId="77777777" w:rsidTr="002300B1">
        <w:trPr>
          <w:gridAfter w:val="1"/>
          <w:wAfter w:w="16" w:type="dxa"/>
          <w:cantSplit/>
          <w:trHeight w:val="255"/>
        </w:trPr>
        <w:tc>
          <w:tcPr>
            <w:tcW w:w="1457" w:type="dxa"/>
            <w:tcBorders>
              <w:top w:val="single" w:sz="4" w:space="0" w:color="auto"/>
              <w:left w:val="single" w:sz="4" w:space="0" w:color="auto"/>
              <w:bottom w:val="single" w:sz="4" w:space="0" w:color="auto"/>
              <w:right w:val="single" w:sz="4" w:space="0" w:color="auto"/>
            </w:tcBorders>
            <w:vAlign w:val="center"/>
          </w:tcPr>
          <w:p w14:paraId="1548086F" w14:textId="77777777" w:rsidR="00761A68" w:rsidRDefault="00761A68" w:rsidP="000F1FD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15480870" w14:textId="77777777" w:rsidR="00761A68" w:rsidRDefault="00761A68" w:rsidP="000F1FD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15480871" w14:textId="77777777" w:rsidR="00761A68" w:rsidRDefault="00761A68" w:rsidP="000F1FD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15480872" w14:textId="77777777" w:rsidR="00761A68" w:rsidRDefault="00761A68" w:rsidP="000F1FD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15480873" w14:textId="77777777" w:rsidR="00761A68" w:rsidRDefault="00761A68" w:rsidP="000F1FD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15480874" w14:textId="77777777" w:rsidR="00761A68" w:rsidRDefault="00761A68" w:rsidP="000F1FD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15480875" w14:textId="77777777" w:rsidR="00761A68" w:rsidRDefault="00761A68" w:rsidP="000F1FD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15480876" w14:textId="77777777" w:rsidR="00761A68" w:rsidRDefault="00761A68" w:rsidP="000F1FD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vAlign w:val="center"/>
          </w:tcPr>
          <w:p w14:paraId="15480877" w14:textId="77777777" w:rsidR="00761A68" w:rsidRDefault="00761A68" w:rsidP="000F1FD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15480878" w14:textId="77777777" w:rsidR="00761A68" w:rsidRDefault="00761A68" w:rsidP="000F1FD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15480879" w14:textId="77777777" w:rsidR="00761A68" w:rsidRDefault="00761A68" w:rsidP="000F1FD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1548087A" w14:textId="77777777" w:rsidR="00761A68" w:rsidRDefault="00761A68" w:rsidP="000F1FD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vAlign w:val="center"/>
          </w:tcPr>
          <w:p w14:paraId="1548087B" w14:textId="77777777" w:rsidR="00761A68" w:rsidRDefault="00761A68" w:rsidP="000F1FD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260" w:type="dxa"/>
            <w:tcBorders>
              <w:top w:val="single" w:sz="4" w:space="0" w:color="auto"/>
              <w:left w:val="single" w:sz="4" w:space="0" w:color="auto"/>
              <w:bottom w:val="single" w:sz="4" w:space="0" w:color="auto"/>
              <w:right w:val="single" w:sz="4" w:space="0" w:color="auto"/>
            </w:tcBorders>
            <w:vAlign w:val="center"/>
          </w:tcPr>
          <w:p w14:paraId="1548087C" w14:textId="77777777" w:rsidR="00761A68" w:rsidRDefault="00761A68" w:rsidP="000F1FD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262" w:type="dxa"/>
            <w:tcBorders>
              <w:top w:val="single" w:sz="4" w:space="0" w:color="auto"/>
              <w:left w:val="single" w:sz="4" w:space="0" w:color="auto"/>
              <w:bottom w:val="single" w:sz="4" w:space="0" w:color="auto"/>
              <w:right w:val="single" w:sz="4" w:space="0" w:color="auto"/>
            </w:tcBorders>
            <w:vAlign w:val="center"/>
          </w:tcPr>
          <w:p w14:paraId="1548087D" w14:textId="77777777" w:rsidR="00761A68" w:rsidRDefault="00761A68" w:rsidP="000F1FD4">
            <w:pPr>
              <w:keepNext/>
              <w:tabs>
                <w:tab w:val="left" w:pos="2160"/>
                <w:tab w:val="left" w:pos="2700"/>
                <w:tab w:val="left" w:pos="3420"/>
                <w:tab w:val="left" w:pos="3780"/>
                <w:tab w:val="left" w:pos="5760"/>
                <w:tab w:val="left" w:pos="7212"/>
              </w:tabs>
              <w:jc w:val="center"/>
              <w:rPr>
                <w:rFonts w:ascii="Calibri" w:hAnsi="Calibri"/>
                <w:sz w:val="18"/>
                <w:szCs w:val="18"/>
              </w:rPr>
            </w:pPr>
          </w:p>
        </w:tc>
      </w:tr>
    </w:tbl>
    <w:p w14:paraId="1548087F" w14:textId="77777777" w:rsidR="006043AA" w:rsidRPr="0037735E" w:rsidRDefault="006043AA" w:rsidP="00C53136">
      <w:pPr>
        <w:keepNext/>
        <w:tabs>
          <w:tab w:val="left" w:pos="2160"/>
          <w:tab w:val="left" w:pos="2700"/>
          <w:tab w:val="left" w:pos="3420"/>
          <w:tab w:val="left" w:pos="3780"/>
          <w:tab w:val="left" w:pos="5760"/>
          <w:tab w:val="left" w:pos="7212"/>
        </w:tabs>
        <w:ind w:right="-288"/>
        <w:rPr>
          <w:rFonts w:ascii="Calibri" w:eastAsia="Calibri" w:hAnsi="Calibri"/>
          <w:b/>
          <w:sz w:val="20"/>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1"/>
        <w:gridCol w:w="2141"/>
        <w:gridCol w:w="2141"/>
        <w:gridCol w:w="2141"/>
        <w:gridCol w:w="2141"/>
        <w:gridCol w:w="3911"/>
      </w:tblGrid>
      <w:tr w:rsidR="000F1FD4" w:rsidRPr="00C24189" w14:paraId="15480882" w14:textId="77777777" w:rsidTr="002300B1">
        <w:trPr>
          <w:trHeight w:val="249"/>
        </w:trPr>
        <w:tc>
          <w:tcPr>
            <w:tcW w:w="14616" w:type="dxa"/>
            <w:gridSpan w:val="6"/>
          </w:tcPr>
          <w:p w14:paraId="15480881" w14:textId="0DF975D0" w:rsidR="000F1FD4" w:rsidRDefault="000F1FD4" w:rsidP="000F1FD4">
            <w:pPr>
              <w:keepNext/>
              <w:rPr>
                <w:rFonts w:ascii="Calibri" w:eastAsia="Calibri" w:hAnsi="Calibri"/>
                <w:sz w:val="18"/>
                <w:szCs w:val="18"/>
              </w:rPr>
            </w:pPr>
            <w:r w:rsidRPr="0037735E">
              <w:rPr>
                <w:rFonts w:ascii="Calibri" w:eastAsia="Calibri" w:hAnsi="Calibri"/>
                <w:b/>
                <w:sz w:val="20"/>
                <w:szCs w:val="22"/>
              </w:rPr>
              <w:t xml:space="preserve">L. </w:t>
            </w:r>
            <w:r w:rsidR="00170610" w:rsidRPr="0037735E">
              <w:rPr>
                <w:rFonts w:ascii="Calibri" w:eastAsia="Calibri" w:hAnsi="Calibri"/>
                <w:b/>
                <w:sz w:val="20"/>
                <w:szCs w:val="22"/>
              </w:rPr>
              <w:t>Space Conditioning Systems and Water Heating Systems in Multifamily Dwelling Units</w:t>
            </w:r>
          </w:p>
        </w:tc>
      </w:tr>
      <w:tr w:rsidR="000F1FD4" w:rsidRPr="003E1E50" w14:paraId="15480889" w14:textId="77777777" w:rsidTr="002300B1">
        <w:trPr>
          <w:trHeight w:val="223"/>
        </w:trPr>
        <w:tc>
          <w:tcPr>
            <w:tcW w:w="2141" w:type="dxa"/>
            <w:vAlign w:val="bottom"/>
          </w:tcPr>
          <w:p w14:paraId="15480883" w14:textId="77777777" w:rsidR="000F1FD4" w:rsidRPr="003E1E50" w:rsidRDefault="000F1FD4" w:rsidP="000F1FD4">
            <w:pPr>
              <w:keepNext/>
              <w:jc w:val="center"/>
              <w:rPr>
                <w:rFonts w:ascii="Calibri" w:hAnsi="Calibri"/>
                <w:sz w:val="18"/>
                <w:szCs w:val="18"/>
              </w:rPr>
            </w:pPr>
            <w:r w:rsidRPr="003E1E50">
              <w:rPr>
                <w:rFonts w:ascii="Calibri" w:hAnsi="Calibri"/>
                <w:sz w:val="18"/>
                <w:szCs w:val="18"/>
              </w:rPr>
              <w:t>01</w:t>
            </w:r>
          </w:p>
        </w:tc>
        <w:tc>
          <w:tcPr>
            <w:tcW w:w="2141" w:type="dxa"/>
            <w:vAlign w:val="bottom"/>
          </w:tcPr>
          <w:p w14:paraId="15480884" w14:textId="77777777" w:rsidR="000F1FD4" w:rsidRPr="003E1E50" w:rsidRDefault="000F1FD4" w:rsidP="000F1FD4">
            <w:pPr>
              <w:keepNext/>
              <w:jc w:val="center"/>
              <w:rPr>
                <w:rFonts w:ascii="Calibri" w:hAnsi="Calibri"/>
                <w:sz w:val="18"/>
                <w:szCs w:val="18"/>
              </w:rPr>
            </w:pPr>
            <w:r w:rsidRPr="003E1E50">
              <w:rPr>
                <w:rFonts w:ascii="Calibri" w:hAnsi="Calibri"/>
                <w:sz w:val="18"/>
                <w:szCs w:val="18"/>
              </w:rPr>
              <w:t>02</w:t>
            </w:r>
          </w:p>
        </w:tc>
        <w:tc>
          <w:tcPr>
            <w:tcW w:w="2141" w:type="dxa"/>
            <w:vAlign w:val="bottom"/>
          </w:tcPr>
          <w:p w14:paraId="15480885" w14:textId="77777777" w:rsidR="000F1FD4" w:rsidRPr="003E1E50" w:rsidRDefault="000F1FD4" w:rsidP="000F1FD4">
            <w:pPr>
              <w:keepNext/>
              <w:jc w:val="center"/>
              <w:rPr>
                <w:rFonts w:ascii="Calibri" w:hAnsi="Calibri"/>
                <w:sz w:val="18"/>
                <w:szCs w:val="18"/>
              </w:rPr>
            </w:pPr>
            <w:r w:rsidRPr="003E1E50">
              <w:rPr>
                <w:rFonts w:ascii="Calibri" w:hAnsi="Calibri"/>
                <w:sz w:val="18"/>
                <w:szCs w:val="18"/>
              </w:rPr>
              <w:t>0</w:t>
            </w:r>
            <w:r>
              <w:rPr>
                <w:rFonts w:ascii="Calibri" w:hAnsi="Calibri"/>
                <w:sz w:val="18"/>
                <w:szCs w:val="18"/>
              </w:rPr>
              <w:t>3</w:t>
            </w:r>
          </w:p>
        </w:tc>
        <w:tc>
          <w:tcPr>
            <w:tcW w:w="2141" w:type="dxa"/>
            <w:vAlign w:val="bottom"/>
          </w:tcPr>
          <w:p w14:paraId="15480886" w14:textId="77777777" w:rsidR="000F1FD4" w:rsidRPr="003E1E50" w:rsidRDefault="000F1FD4" w:rsidP="000F1FD4">
            <w:pPr>
              <w:keepNext/>
              <w:jc w:val="center"/>
              <w:rPr>
                <w:rFonts w:ascii="Calibri" w:hAnsi="Calibri"/>
                <w:sz w:val="18"/>
                <w:szCs w:val="18"/>
              </w:rPr>
            </w:pPr>
            <w:r w:rsidRPr="003E1E50">
              <w:rPr>
                <w:rFonts w:ascii="Calibri" w:hAnsi="Calibri"/>
                <w:sz w:val="20"/>
                <w:szCs w:val="20"/>
              </w:rPr>
              <w:t>04</w:t>
            </w:r>
          </w:p>
        </w:tc>
        <w:tc>
          <w:tcPr>
            <w:tcW w:w="2141" w:type="dxa"/>
            <w:vAlign w:val="bottom"/>
          </w:tcPr>
          <w:p w14:paraId="15480887" w14:textId="77777777" w:rsidR="000F1FD4" w:rsidRPr="003E1E50" w:rsidRDefault="000F1FD4" w:rsidP="000F1FD4">
            <w:pPr>
              <w:keepNext/>
              <w:jc w:val="center"/>
              <w:rPr>
                <w:rFonts w:ascii="Calibri" w:hAnsi="Calibri"/>
                <w:sz w:val="18"/>
                <w:szCs w:val="18"/>
              </w:rPr>
            </w:pPr>
            <w:r>
              <w:rPr>
                <w:rFonts w:ascii="Calibri" w:hAnsi="Calibri"/>
                <w:sz w:val="18"/>
                <w:szCs w:val="18"/>
              </w:rPr>
              <w:t>05</w:t>
            </w:r>
          </w:p>
        </w:tc>
        <w:tc>
          <w:tcPr>
            <w:tcW w:w="3911" w:type="dxa"/>
            <w:vAlign w:val="bottom"/>
          </w:tcPr>
          <w:p w14:paraId="15480888" w14:textId="77777777" w:rsidR="000F1FD4" w:rsidRPr="003E1E50" w:rsidRDefault="000F1FD4" w:rsidP="000F1FD4">
            <w:pPr>
              <w:keepNext/>
              <w:jc w:val="center"/>
              <w:rPr>
                <w:rFonts w:ascii="Calibri" w:hAnsi="Calibri"/>
                <w:sz w:val="18"/>
                <w:szCs w:val="18"/>
              </w:rPr>
            </w:pPr>
            <w:r>
              <w:rPr>
                <w:rFonts w:ascii="Calibri" w:hAnsi="Calibri"/>
                <w:sz w:val="18"/>
                <w:szCs w:val="18"/>
              </w:rPr>
              <w:t>06</w:t>
            </w:r>
          </w:p>
        </w:tc>
      </w:tr>
      <w:tr w:rsidR="00C8026B" w:rsidRPr="00C24189" w14:paraId="15480892" w14:textId="77777777" w:rsidTr="002300B1">
        <w:trPr>
          <w:trHeight w:val="291"/>
        </w:trPr>
        <w:tc>
          <w:tcPr>
            <w:tcW w:w="2141" w:type="dxa"/>
            <w:vAlign w:val="bottom"/>
          </w:tcPr>
          <w:p w14:paraId="1548088A" w14:textId="77777777" w:rsidR="00C8026B" w:rsidRPr="00C24189" w:rsidRDefault="00C8026B" w:rsidP="000F1FD4">
            <w:pPr>
              <w:keepNext/>
              <w:jc w:val="center"/>
              <w:rPr>
                <w:rFonts w:ascii="Calibri" w:hAnsi="Calibri"/>
                <w:sz w:val="18"/>
                <w:szCs w:val="18"/>
                <w:vertAlign w:val="superscript"/>
              </w:rPr>
            </w:pPr>
            <w:r>
              <w:rPr>
                <w:rFonts w:ascii="Calibri" w:hAnsi="Calibri"/>
                <w:sz w:val="18"/>
                <w:szCs w:val="18"/>
              </w:rPr>
              <w:t>Dwelling Unit Name</w:t>
            </w:r>
          </w:p>
        </w:tc>
        <w:tc>
          <w:tcPr>
            <w:tcW w:w="2141" w:type="dxa"/>
            <w:vAlign w:val="bottom"/>
          </w:tcPr>
          <w:p w14:paraId="1548088B" w14:textId="77777777" w:rsidR="00C8026B" w:rsidRDefault="00C8026B" w:rsidP="000F1FD4">
            <w:pPr>
              <w:keepNext/>
              <w:jc w:val="center"/>
              <w:rPr>
                <w:rFonts w:ascii="Calibri" w:hAnsi="Calibri"/>
                <w:sz w:val="18"/>
                <w:szCs w:val="18"/>
              </w:rPr>
            </w:pPr>
            <w:r>
              <w:rPr>
                <w:rFonts w:ascii="Calibri" w:hAnsi="Calibri"/>
                <w:sz w:val="18"/>
                <w:szCs w:val="18"/>
              </w:rPr>
              <w:t>Dwelling Unit Total CFA = Sum of Existing + Addition (ft</w:t>
            </w:r>
            <w:r w:rsidRPr="0037735E">
              <w:rPr>
                <w:rFonts w:ascii="Calibri" w:hAnsi="Calibri"/>
                <w:sz w:val="18"/>
                <w:szCs w:val="18"/>
                <w:vertAlign w:val="superscript"/>
              </w:rPr>
              <w:t>2</w:t>
            </w:r>
            <w:r>
              <w:rPr>
                <w:rFonts w:ascii="Calibri" w:hAnsi="Calibri"/>
                <w:sz w:val="18"/>
                <w:szCs w:val="18"/>
              </w:rPr>
              <w:t>)</w:t>
            </w:r>
          </w:p>
        </w:tc>
        <w:tc>
          <w:tcPr>
            <w:tcW w:w="2141" w:type="dxa"/>
            <w:vAlign w:val="bottom"/>
          </w:tcPr>
          <w:p w14:paraId="1548088C" w14:textId="77777777" w:rsidR="00C8026B" w:rsidDel="00D819A5" w:rsidRDefault="00C8026B" w:rsidP="000F1FD4">
            <w:pPr>
              <w:keepNext/>
              <w:jc w:val="center"/>
              <w:rPr>
                <w:rFonts w:ascii="Calibri" w:hAnsi="Calibri"/>
                <w:sz w:val="18"/>
                <w:szCs w:val="18"/>
              </w:rPr>
            </w:pPr>
            <w:r>
              <w:rPr>
                <w:rFonts w:ascii="Calibri" w:hAnsi="Calibri"/>
                <w:sz w:val="18"/>
                <w:szCs w:val="18"/>
              </w:rPr>
              <w:t>Central Water Heating</w:t>
            </w:r>
            <w:r w:rsidRPr="00295655">
              <w:rPr>
                <w:rFonts w:ascii="Calibri" w:hAnsi="Calibri"/>
                <w:sz w:val="18"/>
                <w:szCs w:val="18"/>
              </w:rPr>
              <w:t xml:space="preserve"> System Identification or Name</w:t>
            </w:r>
          </w:p>
        </w:tc>
        <w:tc>
          <w:tcPr>
            <w:tcW w:w="2141" w:type="dxa"/>
            <w:vAlign w:val="bottom"/>
          </w:tcPr>
          <w:p w14:paraId="1548088D" w14:textId="77777777" w:rsidR="00C8026B" w:rsidRDefault="00C8026B" w:rsidP="00F2362E">
            <w:pPr>
              <w:keepNext/>
              <w:jc w:val="center"/>
              <w:rPr>
                <w:rFonts w:ascii="Calibri" w:hAnsi="Calibri"/>
                <w:sz w:val="18"/>
                <w:szCs w:val="18"/>
              </w:rPr>
            </w:pPr>
            <w:r>
              <w:rPr>
                <w:rFonts w:ascii="Calibri" w:hAnsi="Calibri"/>
                <w:sz w:val="18"/>
                <w:szCs w:val="18"/>
              </w:rPr>
              <w:t>Dwelling Unit</w:t>
            </w:r>
          </w:p>
          <w:p w14:paraId="1548088E" w14:textId="77777777" w:rsidR="00C8026B" w:rsidRPr="00C24189" w:rsidRDefault="00C8026B" w:rsidP="000F1FD4">
            <w:pPr>
              <w:keepNext/>
              <w:jc w:val="center"/>
              <w:rPr>
                <w:rFonts w:ascii="Calibri" w:hAnsi="Calibri"/>
                <w:sz w:val="18"/>
                <w:szCs w:val="18"/>
              </w:rPr>
            </w:pPr>
            <w:r>
              <w:rPr>
                <w:rFonts w:ascii="Calibri" w:hAnsi="Calibri"/>
                <w:sz w:val="18"/>
                <w:szCs w:val="18"/>
              </w:rPr>
              <w:t>Water Heating</w:t>
            </w:r>
            <w:r w:rsidRPr="00295655">
              <w:rPr>
                <w:rFonts w:ascii="Calibri" w:hAnsi="Calibri"/>
                <w:sz w:val="18"/>
                <w:szCs w:val="18"/>
              </w:rPr>
              <w:t xml:space="preserve"> System Identification or Name</w:t>
            </w:r>
          </w:p>
        </w:tc>
        <w:tc>
          <w:tcPr>
            <w:tcW w:w="2141" w:type="dxa"/>
            <w:vAlign w:val="bottom"/>
          </w:tcPr>
          <w:p w14:paraId="1548088F" w14:textId="77777777" w:rsidR="00C8026B" w:rsidRDefault="00C8026B" w:rsidP="00F2362E">
            <w:pPr>
              <w:keepNext/>
              <w:jc w:val="center"/>
              <w:rPr>
                <w:rFonts w:ascii="Calibri" w:hAnsi="Calibri"/>
                <w:sz w:val="18"/>
                <w:szCs w:val="18"/>
              </w:rPr>
            </w:pPr>
            <w:r>
              <w:rPr>
                <w:rFonts w:ascii="Calibri" w:hAnsi="Calibri"/>
                <w:sz w:val="18"/>
                <w:szCs w:val="18"/>
              </w:rPr>
              <w:t>Dwelling Unit:</w:t>
            </w:r>
          </w:p>
          <w:p w14:paraId="15480890" w14:textId="6A6862DE" w:rsidR="00C8026B" w:rsidRPr="00C24189" w:rsidRDefault="00C2270B" w:rsidP="000F1FD4">
            <w:pPr>
              <w:keepNext/>
              <w:jc w:val="center"/>
              <w:rPr>
                <w:rFonts w:ascii="Calibri" w:hAnsi="Calibri"/>
                <w:sz w:val="18"/>
                <w:szCs w:val="18"/>
              </w:rPr>
            </w:pPr>
            <w:r>
              <w:rPr>
                <w:rFonts w:ascii="Calibri" w:hAnsi="Calibri"/>
                <w:sz w:val="18"/>
                <w:szCs w:val="18"/>
              </w:rPr>
              <w:t xml:space="preserve">Alteration to Existing or </w:t>
            </w:r>
            <w:r w:rsidR="00C8026B">
              <w:rPr>
                <w:rFonts w:ascii="Calibri" w:hAnsi="Calibri"/>
                <w:sz w:val="18"/>
                <w:szCs w:val="18"/>
              </w:rPr>
              <w:t>Installing a New Space Conditioning System?</w:t>
            </w:r>
          </w:p>
        </w:tc>
        <w:tc>
          <w:tcPr>
            <w:tcW w:w="3911" w:type="dxa"/>
            <w:vAlign w:val="bottom"/>
          </w:tcPr>
          <w:p w14:paraId="15480891" w14:textId="77777777" w:rsidR="00C8026B" w:rsidRPr="00C24189" w:rsidRDefault="00C8026B" w:rsidP="000F1FD4">
            <w:pPr>
              <w:keepNext/>
              <w:jc w:val="center"/>
              <w:rPr>
                <w:rFonts w:ascii="Calibri" w:hAnsi="Calibri"/>
                <w:sz w:val="18"/>
                <w:szCs w:val="18"/>
              </w:rPr>
            </w:pPr>
            <w:r>
              <w:rPr>
                <w:rFonts w:ascii="Calibri" w:hAnsi="Calibri"/>
                <w:sz w:val="18"/>
                <w:szCs w:val="18"/>
              </w:rPr>
              <w:t>Comments</w:t>
            </w:r>
          </w:p>
        </w:tc>
      </w:tr>
      <w:tr w:rsidR="000F1FD4" w:rsidRPr="00C24189" w14:paraId="15480899" w14:textId="77777777" w:rsidTr="002300B1">
        <w:trPr>
          <w:trHeight w:val="250"/>
        </w:trPr>
        <w:tc>
          <w:tcPr>
            <w:tcW w:w="2141" w:type="dxa"/>
          </w:tcPr>
          <w:p w14:paraId="15480893" w14:textId="77777777" w:rsidR="000F1FD4" w:rsidRPr="00C24189" w:rsidRDefault="000F1FD4" w:rsidP="000F1FD4">
            <w:pPr>
              <w:keepNext/>
              <w:rPr>
                <w:rFonts w:ascii="Calibri" w:hAnsi="Calibri"/>
                <w:sz w:val="18"/>
                <w:szCs w:val="18"/>
              </w:rPr>
            </w:pPr>
          </w:p>
        </w:tc>
        <w:tc>
          <w:tcPr>
            <w:tcW w:w="2141" w:type="dxa"/>
          </w:tcPr>
          <w:p w14:paraId="15480894" w14:textId="77777777" w:rsidR="000F1FD4" w:rsidRDefault="000F1FD4" w:rsidP="000F1FD4">
            <w:pPr>
              <w:keepNext/>
              <w:rPr>
                <w:rFonts w:ascii="Calibri" w:hAnsi="Calibri"/>
                <w:sz w:val="18"/>
                <w:szCs w:val="18"/>
              </w:rPr>
            </w:pPr>
          </w:p>
        </w:tc>
        <w:tc>
          <w:tcPr>
            <w:tcW w:w="2141" w:type="dxa"/>
          </w:tcPr>
          <w:p w14:paraId="15480895" w14:textId="77777777" w:rsidR="000F1FD4" w:rsidRDefault="000F1FD4" w:rsidP="000F1FD4">
            <w:pPr>
              <w:keepNext/>
              <w:rPr>
                <w:rFonts w:ascii="Calibri" w:hAnsi="Calibri"/>
                <w:sz w:val="18"/>
                <w:szCs w:val="18"/>
              </w:rPr>
            </w:pPr>
          </w:p>
        </w:tc>
        <w:tc>
          <w:tcPr>
            <w:tcW w:w="2141" w:type="dxa"/>
          </w:tcPr>
          <w:p w14:paraId="15480896" w14:textId="77777777" w:rsidR="000F1FD4" w:rsidRPr="00C24189" w:rsidRDefault="000F1FD4" w:rsidP="000F1FD4">
            <w:pPr>
              <w:keepNext/>
              <w:rPr>
                <w:rFonts w:ascii="Calibri" w:hAnsi="Calibri"/>
                <w:sz w:val="18"/>
                <w:szCs w:val="18"/>
              </w:rPr>
            </w:pPr>
          </w:p>
        </w:tc>
        <w:tc>
          <w:tcPr>
            <w:tcW w:w="2141" w:type="dxa"/>
          </w:tcPr>
          <w:p w14:paraId="15480897" w14:textId="77777777" w:rsidR="000F1FD4" w:rsidRPr="00C24189" w:rsidRDefault="000F1FD4" w:rsidP="000F1FD4">
            <w:pPr>
              <w:keepNext/>
              <w:rPr>
                <w:rFonts w:ascii="Calibri" w:hAnsi="Calibri"/>
                <w:sz w:val="18"/>
                <w:szCs w:val="18"/>
              </w:rPr>
            </w:pPr>
          </w:p>
        </w:tc>
        <w:tc>
          <w:tcPr>
            <w:tcW w:w="3911" w:type="dxa"/>
          </w:tcPr>
          <w:p w14:paraId="15480898" w14:textId="77777777" w:rsidR="000F1FD4" w:rsidRPr="00C24189" w:rsidRDefault="000F1FD4" w:rsidP="000F1FD4">
            <w:pPr>
              <w:keepNext/>
              <w:rPr>
                <w:rFonts w:ascii="Calibri" w:hAnsi="Calibri"/>
                <w:sz w:val="18"/>
                <w:szCs w:val="18"/>
              </w:rPr>
            </w:pPr>
          </w:p>
        </w:tc>
      </w:tr>
      <w:tr w:rsidR="000F1FD4" w:rsidRPr="00C24189" w14:paraId="154808A0" w14:textId="77777777" w:rsidTr="002300B1">
        <w:trPr>
          <w:trHeight w:val="250"/>
        </w:trPr>
        <w:tc>
          <w:tcPr>
            <w:tcW w:w="2141" w:type="dxa"/>
            <w:vAlign w:val="bottom"/>
          </w:tcPr>
          <w:p w14:paraId="1548089A" w14:textId="77777777" w:rsidR="000F1FD4" w:rsidRPr="00C24189" w:rsidRDefault="000F1FD4" w:rsidP="000F1FD4">
            <w:pPr>
              <w:keepNext/>
              <w:jc w:val="center"/>
              <w:rPr>
                <w:rFonts w:ascii="Calibri" w:hAnsi="Calibri"/>
                <w:sz w:val="18"/>
                <w:szCs w:val="18"/>
              </w:rPr>
            </w:pPr>
          </w:p>
        </w:tc>
        <w:tc>
          <w:tcPr>
            <w:tcW w:w="2141" w:type="dxa"/>
          </w:tcPr>
          <w:p w14:paraId="1548089B" w14:textId="77777777" w:rsidR="000F1FD4" w:rsidRPr="00C24189" w:rsidRDefault="000F1FD4" w:rsidP="000F1FD4">
            <w:pPr>
              <w:keepNext/>
              <w:jc w:val="center"/>
              <w:rPr>
                <w:rFonts w:ascii="Calibri" w:hAnsi="Calibri"/>
                <w:sz w:val="18"/>
                <w:szCs w:val="18"/>
              </w:rPr>
            </w:pPr>
          </w:p>
        </w:tc>
        <w:tc>
          <w:tcPr>
            <w:tcW w:w="2141" w:type="dxa"/>
          </w:tcPr>
          <w:p w14:paraId="1548089C" w14:textId="77777777" w:rsidR="000F1FD4" w:rsidRPr="00C24189" w:rsidRDefault="000F1FD4" w:rsidP="000F1FD4">
            <w:pPr>
              <w:keepNext/>
              <w:jc w:val="center"/>
              <w:rPr>
                <w:rFonts w:ascii="Calibri" w:hAnsi="Calibri"/>
                <w:sz w:val="18"/>
                <w:szCs w:val="18"/>
              </w:rPr>
            </w:pPr>
          </w:p>
        </w:tc>
        <w:tc>
          <w:tcPr>
            <w:tcW w:w="2141" w:type="dxa"/>
            <w:vAlign w:val="bottom"/>
          </w:tcPr>
          <w:p w14:paraId="1548089D" w14:textId="77777777" w:rsidR="000F1FD4" w:rsidRPr="00C24189" w:rsidRDefault="000F1FD4" w:rsidP="000F1FD4">
            <w:pPr>
              <w:keepNext/>
              <w:jc w:val="center"/>
              <w:rPr>
                <w:rFonts w:ascii="Calibri" w:hAnsi="Calibri"/>
                <w:sz w:val="18"/>
                <w:szCs w:val="18"/>
              </w:rPr>
            </w:pPr>
          </w:p>
        </w:tc>
        <w:tc>
          <w:tcPr>
            <w:tcW w:w="2141" w:type="dxa"/>
            <w:vAlign w:val="bottom"/>
          </w:tcPr>
          <w:p w14:paraId="1548089E" w14:textId="77777777" w:rsidR="000F1FD4" w:rsidRPr="00C24189" w:rsidRDefault="000F1FD4" w:rsidP="000F1FD4">
            <w:pPr>
              <w:keepNext/>
              <w:jc w:val="center"/>
              <w:rPr>
                <w:rFonts w:ascii="Calibri" w:hAnsi="Calibri"/>
                <w:sz w:val="18"/>
                <w:szCs w:val="18"/>
              </w:rPr>
            </w:pPr>
          </w:p>
        </w:tc>
        <w:tc>
          <w:tcPr>
            <w:tcW w:w="3911" w:type="dxa"/>
            <w:vAlign w:val="bottom"/>
          </w:tcPr>
          <w:p w14:paraId="1548089F" w14:textId="77777777" w:rsidR="000F1FD4" w:rsidRPr="00C24189" w:rsidRDefault="000F1FD4" w:rsidP="000F1FD4">
            <w:pPr>
              <w:keepNext/>
              <w:jc w:val="center"/>
              <w:rPr>
                <w:rFonts w:ascii="Calibri" w:hAnsi="Calibri"/>
                <w:sz w:val="18"/>
                <w:szCs w:val="18"/>
              </w:rPr>
            </w:pPr>
          </w:p>
        </w:tc>
      </w:tr>
    </w:tbl>
    <w:p w14:paraId="154808A1" w14:textId="77777777" w:rsidR="000F1FD4" w:rsidRDefault="000F1FD4" w:rsidP="00C53136">
      <w:pPr>
        <w:keepNext/>
        <w:tabs>
          <w:tab w:val="left" w:pos="2160"/>
          <w:tab w:val="left" w:pos="2700"/>
          <w:tab w:val="left" w:pos="3420"/>
          <w:tab w:val="left" w:pos="3780"/>
          <w:tab w:val="left" w:pos="5760"/>
          <w:tab w:val="left" w:pos="7212"/>
        </w:tabs>
        <w:ind w:right="-288"/>
        <w:rPr>
          <w:rFonts w:ascii="Calibri" w:eastAsia="Calibri" w:hAnsi="Calibri"/>
          <w:b/>
          <w:sz w:val="22"/>
          <w:szCs w:val="22"/>
        </w:rPr>
      </w:pPr>
    </w:p>
    <w:p w14:paraId="154808A2" w14:textId="123523C8" w:rsidR="00170610" w:rsidRDefault="00170610">
      <w:pPr>
        <w:rPr>
          <w:rFonts w:ascii="Calibri" w:eastAsia="Calibri" w:hAnsi="Calibri"/>
          <w:b/>
          <w:sz w:val="22"/>
          <w:szCs w:val="22"/>
        </w:rPr>
      </w:pPr>
      <w:r>
        <w:rPr>
          <w:rFonts w:ascii="Calibri" w:eastAsia="Calibri" w:hAnsi="Calibri"/>
          <w:b/>
          <w:sz w:val="22"/>
          <w:szCs w:val="22"/>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17"/>
        <w:gridCol w:w="7326"/>
      </w:tblGrid>
      <w:tr w:rsidR="00CA5769" w:rsidRPr="00CA5769" w14:paraId="154808AA" w14:textId="77777777" w:rsidTr="009909B8">
        <w:trPr>
          <w:trHeight w:val="206"/>
        </w:trPr>
        <w:tc>
          <w:tcPr>
            <w:tcW w:w="10950" w:type="dxa"/>
            <w:gridSpan w:val="2"/>
            <w:vAlign w:val="center"/>
          </w:tcPr>
          <w:p w14:paraId="154808A9" w14:textId="77777777" w:rsidR="00CA5769" w:rsidRPr="00CA5769" w:rsidRDefault="00CA5769" w:rsidP="00CA576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0"/>
                <w:szCs w:val="20"/>
              </w:rPr>
            </w:pPr>
            <w:r w:rsidRPr="00CA5769">
              <w:rPr>
                <w:rFonts w:ascii="Calibri" w:hAnsi="Calibri" w:cs="Arial"/>
                <w:b/>
                <w:caps/>
                <w:sz w:val="18"/>
                <w:szCs w:val="18"/>
              </w:rPr>
              <w:lastRenderedPageBreak/>
              <w:t>Documentation Author's Declaration Statement</w:t>
            </w:r>
          </w:p>
        </w:tc>
      </w:tr>
      <w:tr w:rsidR="00CA5769" w:rsidRPr="00CA5769" w14:paraId="154808AC" w14:textId="77777777" w:rsidTr="009909B8">
        <w:trPr>
          <w:trHeight w:val="206"/>
        </w:trPr>
        <w:tc>
          <w:tcPr>
            <w:tcW w:w="10950" w:type="dxa"/>
            <w:gridSpan w:val="2"/>
            <w:vAlign w:val="center"/>
          </w:tcPr>
          <w:p w14:paraId="154808AB" w14:textId="77777777" w:rsidR="00CA5769" w:rsidRPr="00CA5769" w:rsidRDefault="00CA5769" w:rsidP="00CA5769">
            <w:pPr>
              <w:numPr>
                <w:ilvl w:val="0"/>
                <w:numId w:val="45"/>
              </w:numPr>
              <w:rPr>
                <w:rFonts w:ascii="Calibri" w:hAnsi="Calibri"/>
                <w:sz w:val="18"/>
                <w:szCs w:val="18"/>
              </w:rPr>
            </w:pPr>
            <w:r w:rsidRPr="00CA5769">
              <w:rPr>
                <w:rFonts w:ascii="Calibri" w:hAnsi="Calibri"/>
                <w:sz w:val="18"/>
                <w:szCs w:val="18"/>
              </w:rPr>
              <w:t>I certify that this Certificate of Compliance documentation is accurate and complete.</w:t>
            </w:r>
          </w:p>
        </w:tc>
      </w:tr>
      <w:tr w:rsidR="00CA5769" w:rsidRPr="00CA5769" w14:paraId="154808AF" w14:textId="77777777" w:rsidTr="009909B8">
        <w:trPr>
          <w:trHeight w:val="432"/>
        </w:trPr>
        <w:tc>
          <w:tcPr>
            <w:tcW w:w="5434" w:type="dxa"/>
          </w:tcPr>
          <w:p w14:paraId="154808AD" w14:textId="77777777" w:rsidR="00CA5769" w:rsidRPr="00CA5769" w:rsidRDefault="00CA5769" w:rsidP="00CA5769">
            <w:pPr>
              <w:rPr>
                <w:rFonts w:ascii="Calibri" w:hAnsi="Calibri"/>
                <w:sz w:val="14"/>
                <w:szCs w:val="14"/>
              </w:rPr>
            </w:pPr>
            <w:r w:rsidRPr="00CA5769">
              <w:rPr>
                <w:rFonts w:ascii="Calibri" w:hAnsi="Calibri"/>
                <w:sz w:val="14"/>
                <w:szCs w:val="14"/>
              </w:rPr>
              <w:t>Documentation Author Name:</w:t>
            </w:r>
          </w:p>
        </w:tc>
        <w:tc>
          <w:tcPr>
            <w:tcW w:w="5516" w:type="dxa"/>
          </w:tcPr>
          <w:p w14:paraId="154808AE" w14:textId="77777777" w:rsidR="00CA5769" w:rsidRPr="00CA5769" w:rsidRDefault="00CA5769" w:rsidP="00CA5769">
            <w:pPr>
              <w:rPr>
                <w:rFonts w:ascii="Calibri" w:hAnsi="Calibri"/>
                <w:sz w:val="14"/>
                <w:szCs w:val="14"/>
              </w:rPr>
            </w:pPr>
            <w:r w:rsidRPr="00CA5769">
              <w:rPr>
                <w:rFonts w:ascii="Calibri" w:hAnsi="Calibri"/>
                <w:sz w:val="14"/>
                <w:szCs w:val="14"/>
              </w:rPr>
              <w:t>Documentation Author Signature:</w:t>
            </w:r>
          </w:p>
        </w:tc>
      </w:tr>
      <w:tr w:rsidR="00CA5769" w:rsidRPr="00CA5769" w14:paraId="154808B2" w14:textId="77777777" w:rsidTr="009909B8">
        <w:trPr>
          <w:trHeight w:val="432"/>
        </w:trPr>
        <w:tc>
          <w:tcPr>
            <w:tcW w:w="5434" w:type="dxa"/>
          </w:tcPr>
          <w:p w14:paraId="154808B0" w14:textId="77777777" w:rsidR="00CA5769" w:rsidRPr="00CA5769" w:rsidRDefault="00CA5769" w:rsidP="00CA5769">
            <w:pPr>
              <w:rPr>
                <w:rFonts w:ascii="Calibri" w:hAnsi="Calibri"/>
                <w:sz w:val="14"/>
                <w:szCs w:val="14"/>
              </w:rPr>
            </w:pPr>
            <w:r w:rsidRPr="00CA5769">
              <w:rPr>
                <w:rFonts w:ascii="Calibri" w:hAnsi="Calibri"/>
                <w:sz w:val="14"/>
                <w:szCs w:val="14"/>
              </w:rPr>
              <w:t>Company:</w:t>
            </w:r>
          </w:p>
        </w:tc>
        <w:tc>
          <w:tcPr>
            <w:tcW w:w="5516" w:type="dxa"/>
          </w:tcPr>
          <w:p w14:paraId="154808B1" w14:textId="77777777" w:rsidR="00CA5769" w:rsidRPr="00CA5769" w:rsidRDefault="00CA5769" w:rsidP="00CA5769">
            <w:pPr>
              <w:rPr>
                <w:rFonts w:ascii="Calibri" w:hAnsi="Calibri"/>
                <w:sz w:val="14"/>
                <w:szCs w:val="14"/>
              </w:rPr>
            </w:pPr>
            <w:r w:rsidRPr="00CA5769">
              <w:rPr>
                <w:rFonts w:ascii="Calibri" w:hAnsi="Calibri"/>
                <w:sz w:val="14"/>
                <w:szCs w:val="14"/>
              </w:rPr>
              <w:t>Signature Date:</w:t>
            </w:r>
          </w:p>
        </w:tc>
      </w:tr>
      <w:tr w:rsidR="00CA5769" w:rsidRPr="00CA5769" w14:paraId="154808B5" w14:textId="77777777" w:rsidTr="009909B8">
        <w:trPr>
          <w:trHeight w:val="432"/>
        </w:trPr>
        <w:tc>
          <w:tcPr>
            <w:tcW w:w="5434" w:type="dxa"/>
          </w:tcPr>
          <w:p w14:paraId="154808B3" w14:textId="77777777" w:rsidR="00CA5769" w:rsidRPr="00CA5769" w:rsidRDefault="00CA5769" w:rsidP="00CA5769">
            <w:pPr>
              <w:rPr>
                <w:rFonts w:ascii="Calibri" w:hAnsi="Calibri"/>
                <w:sz w:val="14"/>
                <w:szCs w:val="14"/>
              </w:rPr>
            </w:pPr>
            <w:r w:rsidRPr="00CA5769">
              <w:rPr>
                <w:rFonts w:ascii="Calibri" w:hAnsi="Calibri"/>
                <w:sz w:val="14"/>
                <w:szCs w:val="14"/>
              </w:rPr>
              <w:t>Address:</w:t>
            </w:r>
          </w:p>
        </w:tc>
        <w:tc>
          <w:tcPr>
            <w:tcW w:w="5516" w:type="dxa"/>
          </w:tcPr>
          <w:p w14:paraId="154808B4" w14:textId="77777777" w:rsidR="00CA5769" w:rsidRPr="00CA5769" w:rsidRDefault="00CA5769" w:rsidP="00CA5769">
            <w:pPr>
              <w:rPr>
                <w:rFonts w:ascii="Calibri" w:hAnsi="Calibri"/>
                <w:sz w:val="14"/>
                <w:szCs w:val="14"/>
              </w:rPr>
            </w:pPr>
            <w:r w:rsidRPr="00CA5769">
              <w:rPr>
                <w:rFonts w:ascii="Calibri" w:hAnsi="Calibri"/>
                <w:sz w:val="14"/>
                <w:szCs w:val="14"/>
              </w:rPr>
              <w:t>CEA/ HERS Certification Identification (if applicable):</w:t>
            </w:r>
          </w:p>
        </w:tc>
      </w:tr>
      <w:tr w:rsidR="00CA5769" w:rsidRPr="00CA5769" w14:paraId="154808B8" w14:textId="77777777" w:rsidTr="009909B8">
        <w:trPr>
          <w:trHeight w:val="432"/>
        </w:trPr>
        <w:tc>
          <w:tcPr>
            <w:tcW w:w="5434" w:type="dxa"/>
          </w:tcPr>
          <w:p w14:paraId="154808B6" w14:textId="77777777" w:rsidR="00CA5769" w:rsidRPr="00CA5769" w:rsidRDefault="00CA5769" w:rsidP="00CA5769">
            <w:pPr>
              <w:rPr>
                <w:rFonts w:ascii="Calibri" w:hAnsi="Calibri"/>
                <w:sz w:val="14"/>
                <w:szCs w:val="14"/>
              </w:rPr>
            </w:pPr>
            <w:r w:rsidRPr="00CA5769">
              <w:rPr>
                <w:rFonts w:ascii="Calibri" w:hAnsi="Calibri"/>
                <w:sz w:val="14"/>
                <w:szCs w:val="14"/>
              </w:rPr>
              <w:t>City/State/Zip:</w:t>
            </w:r>
          </w:p>
        </w:tc>
        <w:tc>
          <w:tcPr>
            <w:tcW w:w="5516" w:type="dxa"/>
          </w:tcPr>
          <w:p w14:paraId="154808B7" w14:textId="77777777" w:rsidR="00CA5769" w:rsidRPr="00CA5769" w:rsidRDefault="00CA5769" w:rsidP="00CA5769">
            <w:pPr>
              <w:rPr>
                <w:rFonts w:ascii="Calibri" w:hAnsi="Calibri"/>
                <w:sz w:val="14"/>
                <w:szCs w:val="14"/>
              </w:rPr>
            </w:pPr>
            <w:r w:rsidRPr="00CA5769">
              <w:rPr>
                <w:rFonts w:ascii="Calibri" w:hAnsi="Calibri"/>
                <w:sz w:val="14"/>
                <w:szCs w:val="14"/>
              </w:rPr>
              <w:t>Phone:</w:t>
            </w:r>
          </w:p>
        </w:tc>
      </w:tr>
      <w:tr w:rsidR="00CA5769" w:rsidRPr="00CA5769" w14:paraId="154808BA" w14:textId="77777777" w:rsidTr="0037735E">
        <w:tblPrEx>
          <w:tblCellMar>
            <w:left w:w="115" w:type="dxa"/>
            <w:right w:w="115" w:type="dxa"/>
          </w:tblCellMar>
        </w:tblPrEx>
        <w:trPr>
          <w:trHeight w:val="215"/>
        </w:trPr>
        <w:tc>
          <w:tcPr>
            <w:tcW w:w="10950" w:type="dxa"/>
            <w:gridSpan w:val="2"/>
            <w:vAlign w:val="center"/>
          </w:tcPr>
          <w:p w14:paraId="154808B9" w14:textId="77777777" w:rsidR="00CA5769" w:rsidRPr="00CA5769" w:rsidRDefault="00CA5769" w:rsidP="00CA576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CA5769">
              <w:rPr>
                <w:rFonts w:ascii="Calibri" w:hAnsi="Calibri" w:cs="Arial"/>
                <w:b/>
                <w:caps/>
                <w:sz w:val="18"/>
                <w:szCs w:val="18"/>
              </w:rPr>
              <w:t xml:space="preserve">Responsible Person's Declaration statement  </w:t>
            </w:r>
          </w:p>
        </w:tc>
      </w:tr>
      <w:tr w:rsidR="00CA5769" w:rsidRPr="00CA5769" w14:paraId="154808C1" w14:textId="77777777" w:rsidTr="009909B8">
        <w:tblPrEx>
          <w:tblCellMar>
            <w:left w:w="115" w:type="dxa"/>
            <w:right w:w="115" w:type="dxa"/>
          </w:tblCellMar>
        </w:tblPrEx>
        <w:trPr>
          <w:trHeight w:val="504"/>
        </w:trPr>
        <w:tc>
          <w:tcPr>
            <w:tcW w:w="10950" w:type="dxa"/>
            <w:gridSpan w:val="2"/>
          </w:tcPr>
          <w:p w14:paraId="154808BB" w14:textId="77777777" w:rsidR="00CA5769" w:rsidRPr="00CA5769" w:rsidRDefault="00CA5769" w:rsidP="0037735E">
            <w:pPr>
              <w:keepNext/>
              <w:tabs>
                <w:tab w:val="left" w:pos="-2600"/>
              </w:tabs>
              <w:ind w:right="90"/>
              <w:outlineLvl w:val="2"/>
              <w:rPr>
                <w:rFonts w:ascii="Calibri" w:hAnsi="Calibri"/>
                <w:sz w:val="18"/>
                <w:szCs w:val="18"/>
              </w:rPr>
            </w:pPr>
            <w:r w:rsidRPr="00CA5769">
              <w:rPr>
                <w:rFonts w:ascii="Calibri" w:hAnsi="Calibri"/>
                <w:sz w:val="18"/>
                <w:szCs w:val="18"/>
              </w:rPr>
              <w:t>I certify the following under penalty of perjury, under the laws of the State of California:</w:t>
            </w:r>
          </w:p>
          <w:p w14:paraId="154808BC" w14:textId="77777777" w:rsidR="00CA5769" w:rsidRPr="00CA5769" w:rsidRDefault="00CA5769" w:rsidP="00CA5769">
            <w:pPr>
              <w:keepNext/>
              <w:numPr>
                <w:ilvl w:val="0"/>
                <w:numId w:val="44"/>
              </w:numPr>
              <w:tabs>
                <w:tab w:val="left" w:pos="-2600"/>
              </w:tabs>
              <w:ind w:right="90"/>
              <w:outlineLvl w:val="2"/>
              <w:rPr>
                <w:rFonts w:ascii="Calibri" w:hAnsi="Calibri"/>
                <w:sz w:val="18"/>
                <w:szCs w:val="18"/>
              </w:rPr>
            </w:pPr>
            <w:r w:rsidRPr="00CA5769">
              <w:rPr>
                <w:rFonts w:ascii="Calibri" w:hAnsi="Calibri"/>
                <w:sz w:val="18"/>
                <w:szCs w:val="18"/>
              </w:rPr>
              <w:t>The information provided on this Certificate of Compliance is true and correct.</w:t>
            </w:r>
          </w:p>
          <w:p w14:paraId="154808BD" w14:textId="77777777" w:rsidR="00CA5769" w:rsidRPr="00CA5769" w:rsidRDefault="00CA5769" w:rsidP="00CA5769">
            <w:pPr>
              <w:keepNext/>
              <w:numPr>
                <w:ilvl w:val="0"/>
                <w:numId w:val="44"/>
              </w:numPr>
              <w:tabs>
                <w:tab w:val="left" w:pos="-2600"/>
              </w:tabs>
              <w:ind w:right="90"/>
              <w:outlineLvl w:val="2"/>
              <w:rPr>
                <w:rFonts w:ascii="Calibri" w:hAnsi="Calibri"/>
                <w:sz w:val="18"/>
                <w:szCs w:val="18"/>
              </w:rPr>
            </w:pPr>
            <w:r w:rsidRPr="00CA5769">
              <w:rPr>
                <w:rFonts w:ascii="Calibri" w:hAnsi="Calibri"/>
                <w:sz w:val="18"/>
                <w:szCs w:val="18"/>
              </w:rPr>
              <w:t>I am eligible under Division 3 of the Business and Professions Code to accept responsibility for the building design or system design identified on this Certificate of Compliance (responsible designer).</w:t>
            </w:r>
          </w:p>
          <w:p w14:paraId="154808BE" w14:textId="77777777" w:rsidR="00CA5769" w:rsidRPr="00CA5769" w:rsidRDefault="00CA5769" w:rsidP="00CA5769">
            <w:pPr>
              <w:numPr>
                <w:ilvl w:val="0"/>
                <w:numId w:val="44"/>
              </w:numPr>
              <w:autoSpaceDE w:val="0"/>
              <w:autoSpaceDN w:val="0"/>
              <w:adjustRightInd w:val="0"/>
              <w:ind w:right="90"/>
              <w:rPr>
                <w:rFonts w:ascii="Calibri" w:hAnsi="Calibri"/>
                <w:sz w:val="18"/>
                <w:szCs w:val="18"/>
              </w:rPr>
            </w:pPr>
            <w:r w:rsidRPr="00CA5769">
              <w:rPr>
                <w:rFonts w:ascii="Calibri" w:hAnsi="Calibri" w:cs="Arial"/>
                <w:sz w:val="18"/>
                <w:szCs w:val="18"/>
              </w:rPr>
              <w:t>That the energy features and performance specifications, materials, components, and manufactured devices for the building design or system design identified on this Certificate of Compliance conform to the requirements of Title 24, Part 1 and Part 6 of the California Code of Regulations</w:t>
            </w:r>
            <w:r w:rsidRPr="00CA5769">
              <w:rPr>
                <w:rFonts w:ascii="Calibri" w:hAnsi="Calibri" w:cs="TimesNewRomanPSMT"/>
                <w:sz w:val="18"/>
                <w:szCs w:val="18"/>
              </w:rPr>
              <w:t>.</w:t>
            </w:r>
          </w:p>
          <w:p w14:paraId="154808BF" w14:textId="77777777" w:rsidR="00CA5769" w:rsidRPr="00CA5769" w:rsidRDefault="00CA5769" w:rsidP="00CA5769">
            <w:pPr>
              <w:numPr>
                <w:ilvl w:val="0"/>
                <w:numId w:val="44"/>
              </w:numPr>
              <w:autoSpaceDE w:val="0"/>
              <w:autoSpaceDN w:val="0"/>
              <w:adjustRightInd w:val="0"/>
              <w:ind w:right="90"/>
              <w:contextualSpacing/>
              <w:rPr>
                <w:rFonts w:ascii="Calibri" w:hAnsi="Calibri"/>
                <w:sz w:val="18"/>
                <w:szCs w:val="18"/>
              </w:rPr>
            </w:pPr>
            <w:r w:rsidRPr="00CA5769">
              <w:rPr>
                <w:rFonts w:ascii="Calibri" w:hAnsi="Calibri" w:cs="Arial"/>
                <w:sz w:val="18"/>
                <w:szCs w:val="18"/>
              </w:rPr>
              <w:t>The building design features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154808C0" w14:textId="77777777" w:rsidR="00CA5769" w:rsidRPr="00CA5769" w:rsidRDefault="00CA5769" w:rsidP="00CA5769">
            <w:pPr>
              <w:numPr>
                <w:ilvl w:val="0"/>
                <w:numId w:val="44"/>
              </w:numPr>
              <w:autoSpaceDE w:val="0"/>
              <w:autoSpaceDN w:val="0"/>
              <w:adjustRightInd w:val="0"/>
              <w:ind w:right="90"/>
              <w:contextualSpacing/>
              <w:rPr>
                <w:rFonts w:ascii="Calibri" w:hAnsi="Calibri"/>
                <w:sz w:val="18"/>
                <w:szCs w:val="18"/>
              </w:rPr>
            </w:pPr>
            <w:r w:rsidRPr="00CA5769">
              <w:rPr>
                <w:rFonts w:ascii="Calibri" w:hAnsi="Calibri"/>
                <w:sz w:val="18"/>
                <w:szCs w:val="18"/>
              </w:rPr>
              <w:t xml:space="preserve">I will ensure that a registered copy of this Certificate of Compliance shall be made available with the building permit(s) issued for the building, and made available to the enforcement agency for all applicable inspections. I understand that a registered copy of this Certificate of Compliance is required to be included with the documentation the builder provides to the building owner at occupancy.  </w:t>
            </w:r>
          </w:p>
        </w:tc>
      </w:tr>
      <w:tr w:rsidR="00CA5769" w:rsidRPr="00CA5769" w14:paraId="154808C4" w14:textId="77777777" w:rsidTr="009909B8">
        <w:tblPrEx>
          <w:tblCellMar>
            <w:left w:w="108" w:type="dxa"/>
            <w:right w:w="108" w:type="dxa"/>
          </w:tblCellMar>
        </w:tblPrEx>
        <w:trPr>
          <w:trHeight w:val="504"/>
        </w:trPr>
        <w:tc>
          <w:tcPr>
            <w:tcW w:w="5434" w:type="dxa"/>
          </w:tcPr>
          <w:p w14:paraId="154808C2" w14:textId="77777777" w:rsidR="00CA5769" w:rsidRPr="00CA5769" w:rsidRDefault="00CA5769" w:rsidP="00CA576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Responsible Designer Name:</w:t>
            </w:r>
          </w:p>
        </w:tc>
        <w:tc>
          <w:tcPr>
            <w:tcW w:w="5516" w:type="dxa"/>
          </w:tcPr>
          <w:p w14:paraId="154808C3" w14:textId="77777777" w:rsidR="00CA5769" w:rsidRPr="00CA5769" w:rsidRDefault="00CA5769" w:rsidP="00CA576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Responsible Designer Signature:</w:t>
            </w:r>
          </w:p>
        </w:tc>
      </w:tr>
      <w:tr w:rsidR="00CA5769" w:rsidRPr="00CA5769" w14:paraId="154808C7" w14:textId="77777777" w:rsidTr="009909B8">
        <w:tblPrEx>
          <w:tblCellMar>
            <w:left w:w="108" w:type="dxa"/>
            <w:right w:w="108" w:type="dxa"/>
          </w:tblCellMar>
        </w:tblPrEx>
        <w:trPr>
          <w:trHeight w:val="504"/>
        </w:trPr>
        <w:tc>
          <w:tcPr>
            <w:tcW w:w="5434" w:type="dxa"/>
          </w:tcPr>
          <w:p w14:paraId="154808C5" w14:textId="77777777" w:rsidR="00CA5769" w:rsidRPr="00CA5769" w:rsidRDefault="00CA5769" w:rsidP="00CA576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Company :</w:t>
            </w:r>
          </w:p>
        </w:tc>
        <w:tc>
          <w:tcPr>
            <w:tcW w:w="5516" w:type="dxa"/>
          </w:tcPr>
          <w:p w14:paraId="154808C6" w14:textId="77777777" w:rsidR="00CA5769" w:rsidRPr="00CA5769" w:rsidRDefault="00CA5769" w:rsidP="00CA576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Date Signed:</w:t>
            </w:r>
          </w:p>
        </w:tc>
      </w:tr>
      <w:tr w:rsidR="00CA5769" w:rsidRPr="00CA5769" w14:paraId="154808CA" w14:textId="77777777" w:rsidTr="009909B8">
        <w:tblPrEx>
          <w:tblCellMar>
            <w:left w:w="108" w:type="dxa"/>
            <w:right w:w="108" w:type="dxa"/>
          </w:tblCellMar>
        </w:tblPrEx>
        <w:trPr>
          <w:trHeight w:val="504"/>
        </w:trPr>
        <w:tc>
          <w:tcPr>
            <w:tcW w:w="5434" w:type="dxa"/>
          </w:tcPr>
          <w:p w14:paraId="154808C8" w14:textId="77777777" w:rsidR="00CA5769" w:rsidRPr="00CA5769" w:rsidRDefault="00CA5769" w:rsidP="00CA576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Address:</w:t>
            </w:r>
          </w:p>
        </w:tc>
        <w:tc>
          <w:tcPr>
            <w:tcW w:w="5516" w:type="dxa"/>
          </w:tcPr>
          <w:p w14:paraId="154808C9" w14:textId="77777777" w:rsidR="00CA5769" w:rsidRPr="00CA5769" w:rsidRDefault="00CA5769" w:rsidP="00CA576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License:</w:t>
            </w:r>
          </w:p>
        </w:tc>
      </w:tr>
      <w:tr w:rsidR="00CA5769" w:rsidRPr="00CA5769" w14:paraId="154808CD" w14:textId="77777777" w:rsidTr="009909B8">
        <w:tblPrEx>
          <w:tblCellMar>
            <w:left w:w="108" w:type="dxa"/>
            <w:right w:w="108" w:type="dxa"/>
          </w:tblCellMar>
        </w:tblPrEx>
        <w:trPr>
          <w:trHeight w:val="504"/>
        </w:trPr>
        <w:tc>
          <w:tcPr>
            <w:tcW w:w="5434" w:type="dxa"/>
          </w:tcPr>
          <w:p w14:paraId="154808CB" w14:textId="77777777" w:rsidR="00CA5769" w:rsidRPr="00CA5769" w:rsidRDefault="00CA5769" w:rsidP="00CA576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City/State/Zip:</w:t>
            </w:r>
          </w:p>
        </w:tc>
        <w:tc>
          <w:tcPr>
            <w:tcW w:w="5516" w:type="dxa"/>
          </w:tcPr>
          <w:p w14:paraId="154808CC" w14:textId="77777777" w:rsidR="00CA5769" w:rsidRPr="00CA5769" w:rsidRDefault="00CA5769" w:rsidP="00CA576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Phone:</w:t>
            </w:r>
          </w:p>
        </w:tc>
      </w:tr>
    </w:tbl>
    <w:p w14:paraId="154808CE" w14:textId="77777777" w:rsidR="00F00CC4" w:rsidRDefault="00F00CC4" w:rsidP="00A54CC3">
      <w:pPr>
        <w:rPr>
          <w:rFonts w:ascii="Calibri" w:hAnsi="Calibri"/>
        </w:rPr>
      </w:pPr>
    </w:p>
    <w:p w14:paraId="7C1EF6DF" w14:textId="77777777" w:rsidR="00170610" w:rsidRDefault="00170610" w:rsidP="00A54CC3">
      <w:pPr>
        <w:rPr>
          <w:rFonts w:ascii="Calibri" w:hAnsi="Calibri"/>
        </w:rPr>
      </w:pPr>
    </w:p>
    <w:p w14:paraId="154808CF" w14:textId="36295626" w:rsidR="00BF3CD4" w:rsidRDefault="00BF3CD4" w:rsidP="00A21C33">
      <w:pPr>
        <w:jc w:val="center"/>
        <w:rPr>
          <w:rFonts w:ascii="Calibri" w:hAnsi="Calibri"/>
        </w:rPr>
      </w:pPr>
      <w:r w:rsidRPr="00F00CC4">
        <w:rPr>
          <w:rFonts w:ascii="Calibri" w:hAnsi="Calibri"/>
        </w:rPr>
        <w:t>For assistance or questions regarding the Energy Standards, contact the Energy Hotline at: 1-800-772-3300</w:t>
      </w:r>
    </w:p>
    <w:p w14:paraId="154808D0" w14:textId="77777777" w:rsidR="00F00CC4" w:rsidRDefault="00F00CC4" w:rsidP="00F00CC4">
      <w:pPr>
        <w:rPr>
          <w:rFonts w:ascii="Calibri" w:hAnsi="Calibri"/>
        </w:rPr>
      </w:pPr>
    </w:p>
    <w:p w14:paraId="154808D1" w14:textId="77777777" w:rsidR="00F00CC4" w:rsidRPr="00F00CC4" w:rsidRDefault="00F00CC4" w:rsidP="00F00CC4">
      <w:pPr>
        <w:rPr>
          <w:rFonts w:ascii="Calibri" w:hAnsi="Calibri"/>
        </w:rPr>
      </w:pPr>
    </w:p>
    <w:p w14:paraId="154808D2" w14:textId="77777777" w:rsidR="00BF3CD4" w:rsidRPr="00F00CC4" w:rsidRDefault="00BF3CD4" w:rsidP="00F00CC4">
      <w:pPr>
        <w:rPr>
          <w:rFonts w:ascii="Calibri" w:hAnsi="Calibri"/>
        </w:rPr>
        <w:sectPr w:rsidR="00BF3CD4" w:rsidRPr="00F00CC4" w:rsidSect="00CA5769">
          <w:headerReference w:type="even" r:id="rId10"/>
          <w:headerReference w:type="default" r:id="rId11"/>
          <w:footerReference w:type="default" r:id="rId12"/>
          <w:headerReference w:type="first" r:id="rId13"/>
          <w:type w:val="continuous"/>
          <w:pgSz w:w="15840" w:h="12240" w:orient="landscape" w:code="1"/>
          <w:pgMar w:top="720" w:right="720" w:bottom="720" w:left="720" w:header="180" w:footer="432" w:gutter="0"/>
          <w:pgNumType w:start="1"/>
          <w:cols w:space="720"/>
          <w:docGrid w:linePitch="360"/>
        </w:sectPr>
      </w:pPr>
    </w:p>
    <w:p w14:paraId="154808D3" w14:textId="4AF1B775" w:rsidR="00A841A3" w:rsidRPr="00A21C33" w:rsidRDefault="00F00CC4" w:rsidP="00A841A3">
      <w:pPr>
        <w:jc w:val="center"/>
        <w:rPr>
          <w:rFonts w:ascii="Calibri" w:hAnsi="Calibri" w:cs="Arial"/>
          <w:b/>
          <w:sz w:val="20"/>
          <w:szCs w:val="28"/>
        </w:rPr>
      </w:pPr>
      <w:r w:rsidRPr="00A21C33">
        <w:rPr>
          <w:rFonts w:ascii="Calibri" w:hAnsi="Calibri" w:cs="Arial"/>
          <w:b/>
          <w:sz w:val="20"/>
          <w:szCs w:val="28"/>
        </w:rPr>
        <w:lastRenderedPageBreak/>
        <w:t>CF</w:t>
      </w:r>
      <w:r w:rsidR="00A841A3" w:rsidRPr="00A21C33">
        <w:rPr>
          <w:rFonts w:ascii="Calibri" w:hAnsi="Calibri" w:cs="Arial"/>
          <w:b/>
          <w:sz w:val="20"/>
          <w:szCs w:val="28"/>
        </w:rPr>
        <w:t>1R-</w:t>
      </w:r>
      <w:r w:rsidR="00BF6008" w:rsidRPr="00A21C33">
        <w:rPr>
          <w:rFonts w:ascii="Calibri" w:hAnsi="Calibri" w:cs="Arial"/>
          <w:b/>
          <w:sz w:val="20"/>
          <w:szCs w:val="28"/>
        </w:rPr>
        <w:t>ADD</w:t>
      </w:r>
      <w:r w:rsidR="00170610" w:rsidRPr="00A21C33">
        <w:rPr>
          <w:rFonts w:ascii="Calibri" w:hAnsi="Calibri" w:cs="Arial"/>
          <w:b/>
          <w:sz w:val="20"/>
          <w:szCs w:val="28"/>
        </w:rPr>
        <w:t>-01-E</w:t>
      </w:r>
      <w:r w:rsidR="00A841A3" w:rsidRPr="00A21C33">
        <w:rPr>
          <w:rFonts w:ascii="Calibri" w:hAnsi="Calibri" w:cs="Arial"/>
          <w:b/>
          <w:sz w:val="20"/>
          <w:szCs w:val="28"/>
        </w:rPr>
        <w:t xml:space="preserve"> </w:t>
      </w:r>
      <w:r w:rsidR="00506E24" w:rsidRPr="00A21C33">
        <w:rPr>
          <w:rFonts w:ascii="Calibri" w:hAnsi="Calibri" w:cs="Arial"/>
          <w:b/>
          <w:sz w:val="20"/>
          <w:szCs w:val="28"/>
        </w:rPr>
        <w:t>User</w:t>
      </w:r>
      <w:r w:rsidR="00A841A3" w:rsidRPr="00A21C33">
        <w:rPr>
          <w:rFonts w:ascii="Calibri" w:hAnsi="Calibri" w:cs="Arial"/>
          <w:b/>
          <w:sz w:val="20"/>
          <w:szCs w:val="28"/>
        </w:rPr>
        <w:t xml:space="preserve"> Instructions</w:t>
      </w:r>
    </w:p>
    <w:p w14:paraId="154808D4" w14:textId="77777777" w:rsidR="00A841A3" w:rsidRPr="0037735E" w:rsidRDefault="00A841A3" w:rsidP="00BF6008">
      <w:pPr>
        <w:jc w:val="center"/>
        <w:rPr>
          <w:rFonts w:ascii="Calibri" w:hAnsi="Calibri" w:cs="Arial"/>
          <w:b/>
          <w:sz w:val="18"/>
          <w:szCs w:val="18"/>
        </w:rPr>
      </w:pPr>
    </w:p>
    <w:p w14:paraId="154808D5" w14:textId="33623E5C" w:rsidR="00BF6008" w:rsidRPr="0037735E" w:rsidRDefault="00BF6008" w:rsidP="00B644DA">
      <w:pPr>
        <w:rPr>
          <w:rFonts w:ascii="Calibri" w:hAnsi="Calibri" w:cs="Arial"/>
          <w:sz w:val="18"/>
          <w:szCs w:val="18"/>
        </w:rPr>
      </w:pPr>
      <w:r w:rsidRPr="0037735E">
        <w:rPr>
          <w:rFonts w:ascii="Calibri" w:hAnsi="Calibri" w:cs="Arial"/>
          <w:sz w:val="18"/>
          <w:szCs w:val="18"/>
        </w:rPr>
        <w:t xml:space="preserve">Minimum requirements for prescriptive addition compliance can be found in Building Energy Efficiency Standards Section 150.2(a), and Table 150.1-A (Package A). Completing these </w:t>
      </w:r>
      <w:r w:rsidR="002300B1">
        <w:rPr>
          <w:rFonts w:ascii="Calibri" w:hAnsi="Calibri" w:cs="Arial"/>
          <w:sz w:val="18"/>
          <w:szCs w:val="18"/>
        </w:rPr>
        <w:t>compliance documents</w:t>
      </w:r>
      <w:r w:rsidR="002300B1" w:rsidRPr="0037735E">
        <w:rPr>
          <w:rFonts w:ascii="Calibri" w:hAnsi="Calibri" w:cs="Arial"/>
          <w:sz w:val="18"/>
          <w:szCs w:val="18"/>
        </w:rPr>
        <w:t xml:space="preserve"> </w:t>
      </w:r>
      <w:r w:rsidRPr="0037735E">
        <w:rPr>
          <w:rFonts w:ascii="Calibri" w:hAnsi="Calibri" w:cs="Arial"/>
          <w:sz w:val="18"/>
          <w:szCs w:val="18"/>
        </w:rPr>
        <w:t>will require that you have the Reference Appendices for the 201</w:t>
      </w:r>
      <w:r w:rsidR="00FC4B56">
        <w:rPr>
          <w:rFonts w:ascii="Calibri" w:hAnsi="Calibri" w:cs="Arial"/>
          <w:sz w:val="18"/>
          <w:szCs w:val="18"/>
        </w:rPr>
        <w:t>6</w:t>
      </w:r>
      <w:r w:rsidRPr="0037735E">
        <w:rPr>
          <w:rFonts w:ascii="Calibri" w:hAnsi="Calibri" w:cs="Arial"/>
          <w:sz w:val="18"/>
          <w:szCs w:val="18"/>
        </w:rPr>
        <w:t xml:space="preserve"> Building Energy Efficiency Standards, which contain the Joint Appendices used to determine climate zone and to complete the section for opaque surfaces. When the term CF1R is used it means the CF1R-ADD-01. Worksheets are identified by their entire name and subsequently by only the worksheet number, such as </w:t>
      </w:r>
      <w:r w:rsidR="00897A6D">
        <w:rPr>
          <w:rFonts w:ascii="Calibri" w:hAnsi="Calibri" w:cs="Arial"/>
          <w:sz w:val="18"/>
          <w:szCs w:val="18"/>
        </w:rPr>
        <w:t>CF1R-ENV-02</w:t>
      </w:r>
      <w:r w:rsidRPr="0037735E">
        <w:rPr>
          <w:rFonts w:ascii="Calibri" w:hAnsi="Calibri" w:cs="Arial"/>
          <w:sz w:val="18"/>
          <w:szCs w:val="18"/>
        </w:rPr>
        <w:t>.</w:t>
      </w:r>
    </w:p>
    <w:p w14:paraId="154808D6" w14:textId="77777777" w:rsidR="00BF6008" w:rsidRPr="0037735E" w:rsidRDefault="00BF6008" w:rsidP="00BF6008">
      <w:pPr>
        <w:rPr>
          <w:rFonts w:ascii="Calibri" w:hAnsi="Calibri" w:cs="Arial"/>
          <w:sz w:val="18"/>
          <w:szCs w:val="18"/>
        </w:rPr>
      </w:pPr>
    </w:p>
    <w:p w14:paraId="154808D7" w14:textId="77777777" w:rsidR="00BF6008" w:rsidRPr="0037735E" w:rsidRDefault="00BF6008" w:rsidP="00BF6008">
      <w:pPr>
        <w:rPr>
          <w:rFonts w:ascii="Calibri" w:hAnsi="Calibri" w:cs="Arial"/>
          <w:sz w:val="18"/>
          <w:szCs w:val="18"/>
        </w:rPr>
      </w:pPr>
      <w:r w:rsidRPr="0037735E">
        <w:rPr>
          <w:rFonts w:ascii="Calibri" w:hAnsi="Calibri" w:cs="Arial"/>
          <w:sz w:val="18"/>
          <w:szCs w:val="18"/>
        </w:rPr>
        <w:t xml:space="preserve">Instructions for sections with column numbers and row letters are given separately.  </w:t>
      </w:r>
    </w:p>
    <w:p w14:paraId="154808D8" w14:textId="77777777" w:rsidR="00BF6008" w:rsidRPr="0037735E" w:rsidRDefault="00BF6008" w:rsidP="00BF6008">
      <w:pPr>
        <w:rPr>
          <w:rFonts w:ascii="Calibri" w:hAnsi="Calibri" w:cs="Arial"/>
          <w:sz w:val="18"/>
          <w:szCs w:val="18"/>
        </w:rPr>
      </w:pPr>
    </w:p>
    <w:p w14:paraId="154808D9" w14:textId="77777777" w:rsidR="00A841A3" w:rsidRPr="0037735E" w:rsidRDefault="00A841A3" w:rsidP="00A841A3">
      <w:pPr>
        <w:rPr>
          <w:rFonts w:ascii="Calibri" w:hAnsi="Calibri" w:cs="Arial"/>
          <w:sz w:val="18"/>
          <w:szCs w:val="18"/>
        </w:rPr>
      </w:pPr>
      <w:r w:rsidRPr="0037735E">
        <w:rPr>
          <w:rFonts w:ascii="Calibri" w:hAnsi="Calibri" w:cs="Arial"/>
          <w:sz w:val="18"/>
          <w:szCs w:val="18"/>
        </w:rPr>
        <w:t>If any part of the a</w:t>
      </w:r>
      <w:r w:rsidR="004339C3" w:rsidRPr="0037735E">
        <w:rPr>
          <w:rFonts w:ascii="Calibri" w:hAnsi="Calibri" w:cs="Arial"/>
          <w:sz w:val="18"/>
          <w:szCs w:val="18"/>
        </w:rPr>
        <w:t>ddition</w:t>
      </w:r>
      <w:r w:rsidRPr="0037735E">
        <w:rPr>
          <w:rFonts w:ascii="Calibri" w:hAnsi="Calibri" w:cs="Arial"/>
          <w:sz w:val="18"/>
          <w:szCs w:val="18"/>
        </w:rPr>
        <w:t xml:space="preserve"> does not comply, prescriptive compliance fails</w:t>
      </w:r>
      <w:r w:rsidR="009909B8" w:rsidRPr="0037735E">
        <w:rPr>
          <w:rFonts w:ascii="Calibri" w:hAnsi="Calibri" w:cs="Arial"/>
          <w:sz w:val="18"/>
          <w:szCs w:val="18"/>
        </w:rPr>
        <w:t>, in which case</w:t>
      </w:r>
      <w:r w:rsidRPr="0037735E">
        <w:rPr>
          <w:rFonts w:ascii="Calibri" w:hAnsi="Calibri" w:cs="Arial"/>
          <w:sz w:val="18"/>
          <w:szCs w:val="18"/>
        </w:rPr>
        <w:t xml:space="preserve"> the performance </w:t>
      </w:r>
      <w:r w:rsidR="004339C3" w:rsidRPr="0037735E">
        <w:rPr>
          <w:rFonts w:ascii="Calibri" w:hAnsi="Calibri" w:cs="Arial"/>
          <w:sz w:val="18"/>
          <w:szCs w:val="18"/>
        </w:rPr>
        <w:t xml:space="preserve">(or computer) </w:t>
      </w:r>
      <w:r w:rsidRPr="0037735E">
        <w:rPr>
          <w:rFonts w:ascii="Calibri" w:hAnsi="Calibri" w:cs="Arial"/>
          <w:sz w:val="18"/>
          <w:szCs w:val="18"/>
        </w:rPr>
        <w:t xml:space="preserve">compliance approach </w:t>
      </w:r>
      <w:r w:rsidR="009909B8" w:rsidRPr="0037735E">
        <w:rPr>
          <w:rFonts w:ascii="Calibri" w:hAnsi="Calibri" w:cs="Arial"/>
          <w:sz w:val="18"/>
          <w:szCs w:val="18"/>
        </w:rPr>
        <w:t>may</w:t>
      </w:r>
      <w:r w:rsidRPr="0037735E">
        <w:rPr>
          <w:rFonts w:ascii="Calibri" w:hAnsi="Calibri" w:cs="Arial"/>
          <w:sz w:val="18"/>
          <w:szCs w:val="18"/>
        </w:rPr>
        <w:t xml:space="preserve"> be used</w:t>
      </w:r>
      <w:r w:rsidR="009909B8" w:rsidRPr="0037735E">
        <w:rPr>
          <w:rFonts w:ascii="Calibri" w:hAnsi="Calibri" w:cs="Arial"/>
          <w:sz w:val="18"/>
          <w:szCs w:val="18"/>
        </w:rPr>
        <w:t xml:space="preserve"> in an attempt to achieve compliance</w:t>
      </w:r>
      <w:r w:rsidRPr="0037735E">
        <w:rPr>
          <w:rFonts w:ascii="Calibri" w:hAnsi="Calibri" w:cs="Arial"/>
          <w:sz w:val="18"/>
          <w:szCs w:val="18"/>
        </w:rPr>
        <w:t>.</w:t>
      </w:r>
      <w:r w:rsidR="00EF4CB2" w:rsidRPr="0037735E">
        <w:rPr>
          <w:rFonts w:ascii="Calibri" w:hAnsi="Calibri" w:cs="Arial"/>
          <w:sz w:val="18"/>
          <w:szCs w:val="18"/>
        </w:rPr>
        <w:t xml:space="preserve"> Only the new construction is required to meet the requirements specified in this documentation. If any alterations to the existing building are occurring, those are documented on one or more of the </w:t>
      </w:r>
      <w:r w:rsidR="00F7062B" w:rsidRPr="0037735E">
        <w:rPr>
          <w:rFonts w:ascii="Calibri" w:hAnsi="Calibri" w:cs="Arial"/>
          <w:sz w:val="18"/>
          <w:szCs w:val="18"/>
        </w:rPr>
        <w:t>CF1R</w:t>
      </w:r>
      <w:r w:rsidR="00EF4CB2" w:rsidRPr="0037735E">
        <w:rPr>
          <w:rFonts w:ascii="Calibri" w:hAnsi="Calibri" w:cs="Arial"/>
          <w:sz w:val="18"/>
          <w:szCs w:val="18"/>
        </w:rPr>
        <w:t>-ALT forms.</w:t>
      </w:r>
    </w:p>
    <w:p w14:paraId="154808DA" w14:textId="77777777" w:rsidR="00A841A3" w:rsidRPr="0037735E" w:rsidRDefault="00A841A3" w:rsidP="00A841A3">
      <w:pPr>
        <w:rPr>
          <w:rFonts w:ascii="Calibri" w:hAnsi="Calibri" w:cs="Arial"/>
          <w:b/>
          <w:sz w:val="18"/>
          <w:szCs w:val="18"/>
        </w:rPr>
      </w:pPr>
    </w:p>
    <w:p w14:paraId="154808DB" w14:textId="607D7FA4" w:rsidR="00A841A3" w:rsidRPr="0037735E" w:rsidRDefault="00A841A3" w:rsidP="0037735E">
      <w:pPr>
        <w:rPr>
          <w:rFonts w:ascii="Calibri" w:hAnsi="Calibri" w:cs="Arial"/>
          <w:b/>
          <w:sz w:val="18"/>
          <w:szCs w:val="18"/>
        </w:rPr>
      </w:pPr>
      <w:r w:rsidRPr="0037735E">
        <w:rPr>
          <w:rFonts w:ascii="Calibri" w:hAnsi="Calibri" w:cs="Arial"/>
          <w:b/>
          <w:sz w:val="18"/>
          <w:szCs w:val="18"/>
        </w:rPr>
        <w:t xml:space="preserve">A. </w:t>
      </w:r>
      <w:r w:rsidR="00170610" w:rsidRPr="0037735E">
        <w:rPr>
          <w:rFonts w:ascii="Calibri" w:hAnsi="Calibri" w:cs="Arial"/>
          <w:b/>
          <w:sz w:val="18"/>
          <w:szCs w:val="18"/>
        </w:rPr>
        <w:t>General Information</w:t>
      </w:r>
    </w:p>
    <w:p w14:paraId="154808DC" w14:textId="77777777" w:rsidR="00E512E4" w:rsidRPr="0037735E" w:rsidRDefault="00F076B0">
      <w:pPr>
        <w:pStyle w:val="ListParagraph"/>
        <w:numPr>
          <w:ilvl w:val="0"/>
          <w:numId w:val="53"/>
        </w:numPr>
        <w:rPr>
          <w:rFonts w:ascii="Calibri" w:hAnsi="Calibri" w:cs="Arial"/>
          <w:sz w:val="18"/>
          <w:szCs w:val="18"/>
        </w:rPr>
      </w:pPr>
      <w:r w:rsidRPr="0037735E">
        <w:rPr>
          <w:rFonts w:ascii="Calibri" w:hAnsi="Calibri" w:cs="Arial"/>
          <w:sz w:val="18"/>
          <w:szCs w:val="18"/>
        </w:rPr>
        <w:t>Project Name: Identifying information, such as owner’s name.</w:t>
      </w:r>
    </w:p>
    <w:p w14:paraId="154808DD" w14:textId="33EF3F59" w:rsidR="00E512E4" w:rsidRPr="0037735E" w:rsidRDefault="0094294D">
      <w:pPr>
        <w:pStyle w:val="ListParagraph"/>
        <w:numPr>
          <w:ilvl w:val="0"/>
          <w:numId w:val="53"/>
        </w:numPr>
        <w:rPr>
          <w:rFonts w:ascii="Calibri" w:hAnsi="Calibri" w:cs="Arial"/>
          <w:sz w:val="18"/>
          <w:szCs w:val="18"/>
        </w:rPr>
      </w:pPr>
      <w:r w:rsidRPr="0037735E">
        <w:rPr>
          <w:rFonts w:ascii="Calibri" w:hAnsi="Calibri" w:cs="Arial"/>
          <w:sz w:val="18"/>
          <w:szCs w:val="18"/>
        </w:rPr>
        <w:t>Date Prepared</w:t>
      </w:r>
      <w:r w:rsidR="00F076B0" w:rsidRPr="0037735E">
        <w:rPr>
          <w:rFonts w:ascii="Calibri" w:hAnsi="Calibri" w:cs="Arial"/>
          <w:sz w:val="18"/>
          <w:szCs w:val="18"/>
        </w:rPr>
        <w:t>: Date of document preparation.</w:t>
      </w:r>
    </w:p>
    <w:p w14:paraId="154808DE" w14:textId="77777777" w:rsidR="00E512E4" w:rsidRPr="0037735E" w:rsidRDefault="00F076B0">
      <w:pPr>
        <w:pStyle w:val="ListParagraph"/>
        <w:numPr>
          <w:ilvl w:val="0"/>
          <w:numId w:val="53"/>
        </w:numPr>
        <w:rPr>
          <w:sz w:val="18"/>
          <w:szCs w:val="18"/>
        </w:rPr>
      </w:pPr>
      <w:r w:rsidRPr="0037735E">
        <w:rPr>
          <w:rFonts w:ascii="Calibri" w:hAnsi="Calibri" w:cs="Arial"/>
          <w:sz w:val="18"/>
          <w:szCs w:val="18"/>
        </w:rPr>
        <w:t>Project Location: Legal street address of property or other applicable identifying information.</w:t>
      </w:r>
    </w:p>
    <w:p w14:paraId="154808DF" w14:textId="04689B4B" w:rsidR="00F076B0" w:rsidRPr="0037735E" w:rsidRDefault="00F076B0" w:rsidP="00F076B0">
      <w:pPr>
        <w:pStyle w:val="ListParagraph"/>
        <w:numPr>
          <w:ilvl w:val="0"/>
          <w:numId w:val="53"/>
        </w:numPr>
        <w:rPr>
          <w:rFonts w:ascii="Calibri" w:hAnsi="Calibri" w:cs="Arial"/>
          <w:sz w:val="18"/>
          <w:szCs w:val="18"/>
        </w:rPr>
      </w:pPr>
      <w:r w:rsidRPr="0037735E">
        <w:rPr>
          <w:rFonts w:ascii="Calibri" w:hAnsi="Calibri" w:cs="Arial"/>
          <w:sz w:val="18"/>
          <w:szCs w:val="18"/>
        </w:rPr>
        <w:t xml:space="preserve">Building Front Orientation: Building front expressed in degrees, where North = 0, East = 90, South = 180, and West = 270. The </w:t>
      </w:r>
      <w:r w:rsidR="00FC4B56">
        <w:rPr>
          <w:rFonts w:ascii="Calibri" w:hAnsi="Calibri" w:cs="Arial"/>
          <w:sz w:val="18"/>
          <w:szCs w:val="18"/>
        </w:rPr>
        <w:t>S</w:t>
      </w:r>
      <w:r w:rsidRPr="0037735E">
        <w:rPr>
          <w:rFonts w:ascii="Calibri" w:hAnsi="Calibri" w:cs="Arial"/>
          <w:sz w:val="18"/>
          <w:szCs w:val="18"/>
        </w:rPr>
        <w:t>tandards (</w:t>
      </w:r>
      <w:r w:rsidR="00FC4B56">
        <w:rPr>
          <w:rFonts w:ascii="Calibri" w:hAnsi="Calibri" w:cs="Arial"/>
          <w:sz w:val="18"/>
          <w:szCs w:val="18"/>
        </w:rPr>
        <w:t>S</w:t>
      </w:r>
      <w:r w:rsidRPr="0037735E">
        <w:rPr>
          <w:rFonts w:ascii="Calibri" w:hAnsi="Calibri" w:cs="Arial"/>
          <w:sz w:val="18"/>
          <w:szCs w:val="18"/>
        </w:rPr>
        <w:t>ection 100.1) include the following additional details for determining orientation:</w:t>
      </w:r>
    </w:p>
    <w:p w14:paraId="154808E0" w14:textId="77777777" w:rsidR="00F076B0" w:rsidRPr="0037735E" w:rsidRDefault="00A841A3" w:rsidP="00F076B0">
      <w:pPr>
        <w:numPr>
          <w:ilvl w:val="0"/>
          <w:numId w:val="54"/>
        </w:numPr>
        <w:rPr>
          <w:rFonts w:ascii="Calibri" w:hAnsi="Calibri" w:cs="Arial"/>
          <w:sz w:val="18"/>
          <w:szCs w:val="18"/>
        </w:rPr>
      </w:pPr>
      <w:r w:rsidRPr="0037735E">
        <w:rPr>
          <w:rFonts w:ascii="Calibri" w:hAnsi="Calibri" w:cs="Arial"/>
          <w:sz w:val="18"/>
          <w:szCs w:val="18"/>
        </w:rPr>
        <w:t xml:space="preserve">North is oriented to within 45 degrees of true north, including 45 degrees east of north; </w:t>
      </w:r>
    </w:p>
    <w:p w14:paraId="154808E1" w14:textId="77777777" w:rsidR="00F076B0" w:rsidRPr="0037735E" w:rsidRDefault="00A841A3" w:rsidP="00F076B0">
      <w:pPr>
        <w:numPr>
          <w:ilvl w:val="0"/>
          <w:numId w:val="54"/>
        </w:numPr>
        <w:rPr>
          <w:rFonts w:ascii="Calibri" w:hAnsi="Calibri" w:cs="Arial"/>
          <w:sz w:val="18"/>
          <w:szCs w:val="18"/>
        </w:rPr>
      </w:pPr>
      <w:r w:rsidRPr="0037735E">
        <w:rPr>
          <w:rFonts w:ascii="Calibri" w:hAnsi="Calibri" w:cs="Arial"/>
          <w:sz w:val="18"/>
          <w:szCs w:val="18"/>
        </w:rPr>
        <w:t xml:space="preserve">East is oriented to within 45 degrees of true east, including 45 degrees south of east; </w:t>
      </w:r>
    </w:p>
    <w:p w14:paraId="154808E2" w14:textId="77777777" w:rsidR="00F076B0" w:rsidRPr="0037735E" w:rsidRDefault="00A841A3" w:rsidP="00F076B0">
      <w:pPr>
        <w:numPr>
          <w:ilvl w:val="0"/>
          <w:numId w:val="54"/>
        </w:numPr>
        <w:rPr>
          <w:rFonts w:ascii="Calibri" w:hAnsi="Calibri" w:cs="Arial"/>
          <w:sz w:val="18"/>
          <w:szCs w:val="18"/>
        </w:rPr>
      </w:pPr>
      <w:r w:rsidRPr="0037735E">
        <w:rPr>
          <w:rFonts w:ascii="Calibri" w:hAnsi="Calibri" w:cs="Arial"/>
          <w:sz w:val="18"/>
          <w:szCs w:val="18"/>
        </w:rPr>
        <w:t xml:space="preserve">South is oriented to within 45 degrees of true south, including 45 degrees west of south; </w:t>
      </w:r>
    </w:p>
    <w:p w14:paraId="154808E3" w14:textId="77777777" w:rsidR="00E512E4" w:rsidRPr="0037735E" w:rsidRDefault="00A841A3">
      <w:pPr>
        <w:numPr>
          <w:ilvl w:val="0"/>
          <w:numId w:val="54"/>
        </w:numPr>
        <w:rPr>
          <w:rFonts w:ascii="Calibri" w:hAnsi="Calibri" w:cs="Arial"/>
          <w:sz w:val="18"/>
          <w:szCs w:val="18"/>
        </w:rPr>
      </w:pPr>
      <w:r w:rsidRPr="0037735E">
        <w:rPr>
          <w:rFonts w:ascii="Calibri" w:hAnsi="Calibri" w:cs="Arial"/>
          <w:sz w:val="18"/>
          <w:szCs w:val="18"/>
        </w:rPr>
        <w:t xml:space="preserve">West is oriented to within 45 degrees of true west, including 45 degrees </w:t>
      </w:r>
      <w:r w:rsidR="00B20DC5" w:rsidRPr="0037735E">
        <w:rPr>
          <w:rFonts w:ascii="Calibri" w:hAnsi="Calibri" w:cs="Arial"/>
          <w:sz w:val="18"/>
          <w:szCs w:val="18"/>
        </w:rPr>
        <w:t>n</w:t>
      </w:r>
      <w:r w:rsidR="00A96F2A" w:rsidRPr="0037735E">
        <w:rPr>
          <w:rFonts w:ascii="Calibri" w:hAnsi="Calibri" w:cs="Arial"/>
          <w:sz w:val="18"/>
          <w:szCs w:val="18"/>
        </w:rPr>
        <w:t xml:space="preserve">orth </w:t>
      </w:r>
      <w:r w:rsidRPr="0037735E">
        <w:rPr>
          <w:rFonts w:ascii="Calibri" w:hAnsi="Calibri" w:cs="Arial"/>
          <w:sz w:val="18"/>
          <w:szCs w:val="18"/>
        </w:rPr>
        <w:t xml:space="preserve">of west. </w:t>
      </w:r>
    </w:p>
    <w:p w14:paraId="154808E4" w14:textId="77777777" w:rsidR="00E512E4" w:rsidRPr="0037735E" w:rsidRDefault="008E3B32">
      <w:pPr>
        <w:pStyle w:val="ListParagraph"/>
        <w:numPr>
          <w:ilvl w:val="0"/>
          <w:numId w:val="53"/>
        </w:numPr>
        <w:rPr>
          <w:rFonts w:ascii="Calibri" w:hAnsi="Calibri" w:cs="Arial"/>
          <w:sz w:val="18"/>
          <w:szCs w:val="18"/>
        </w:rPr>
      </w:pPr>
      <w:r w:rsidRPr="0037735E">
        <w:rPr>
          <w:rFonts w:ascii="Calibri" w:hAnsi="Calibri" w:cs="Arial"/>
          <w:sz w:val="18"/>
          <w:szCs w:val="18"/>
        </w:rPr>
        <w:t>CA City: Legal city/town of property.</w:t>
      </w:r>
    </w:p>
    <w:p w14:paraId="154808E5" w14:textId="1D0343D7" w:rsidR="00E512E4" w:rsidRPr="0037735E" w:rsidRDefault="008E3B32">
      <w:pPr>
        <w:pStyle w:val="ListParagraph"/>
        <w:numPr>
          <w:ilvl w:val="0"/>
          <w:numId w:val="53"/>
        </w:numPr>
        <w:rPr>
          <w:rFonts w:ascii="Calibri" w:hAnsi="Calibri" w:cs="Arial"/>
          <w:sz w:val="18"/>
          <w:szCs w:val="18"/>
        </w:rPr>
      </w:pPr>
      <w:r w:rsidRPr="0037735E">
        <w:rPr>
          <w:rFonts w:ascii="Calibri" w:hAnsi="Calibri" w:cs="Arial"/>
          <w:sz w:val="18"/>
          <w:szCs w:val="18"/>
        </w:rPr>
        <w:t>Number of Dwelling Units</w:t>
      </w:r>
      <w:r w:rsidR="008023A5" w:rsidRPr="0037735E">
        <w:rPr>
          <w:rFonts w:ascii="Calibri" w:hAnsi="Calibri" w:cs="Arial"/>
          <w:sz w:val="18"/>
          <w:szCs w:val="18"/>
        </w:rPr>
        <w:t xml:space="preserve"> with Additions</w:t>
      </w:r>
      <w:r w:rsidRPr="0037735E">
        <w:rPr>
          <w:rFonts w:ascii="Calibri" w:hAnsi="Calibri" w:cs="Arial"/>
          <w:sz w:val="18"/>
          <w:szCs w:val="18"/>
        </w:rPr>
        <w:t>: 1 for single</w:t>
      </w:r>
      <w:r w:rsidR="00897A6D">
        <w:rPr>
          <w:rFonts w:ascii="Calibri" w:hAnsi="Calibri" w:cs="Arial"/>
          <w:sz w:val="18"/>
          <w:szCs w:val="18"/>
        </w:rPr>
        <w:t xml:space="preserve"> </w:t>
      </w:r>
      <w:r w:rsidRPr="0037735E">
        <w:rPr>
          <w:rFonts w:ascii="Calibri" w:hAnsi="Calibri" w:cs="Arial"/>
          <w:sz w:val="18"/>
          <w:szCs w:val="18"/>
        </w:rPr>
        <w:t>family, 1 or more for multi</w:t>
      </w:r>
      <w:r w:rsidR="00897A6D">
        <w:rPr>
          <w:rFonts w:ascii="Calibri" w:hAnsi="Calibri" w:cs="Arial"/>
          <w:sz w:val="18"/>
          <w:szCs w:val="18"/>
        </w:rPr>
        <w:t>-</w:t>
      </w:r>
      <w:r w:rsidRPr="0037735E">
        <w:rPr>
          <w:rFonts w:ascii="Calibri" w:hAnsi="Calibri" w:cs="Arial"/>
          <w:sz w:val="18"/>
          <w:szCs w:val="18"/>
        </w:rPr>
        <w:t>family.</w:t>
      </w:r>
    </w:p>
    <w:p w14:paraId="154808E6" w14:textId="77777777" w:rsidR="00E512E4" w:rsidRPr="0037735E" w:rsidRDefault="00F076B0">
      <w:pPr>
        <w:pStyle w:val="ListParagraph"/>
        <w:numPr>
          <w:ilvl w:val="0"/>
          <w:numId w:val="53"/>
        </w:numPr>
        <w:rPr>
          <w:rFonts w:ascii="Calibri" w:hAnsi="Calibri" w:cs="Arial"/>
          <w:sz w:val="18"/>
          <w:szCs w:val="18"/>
        </w:rPr>
      </w:pPr>
      <w:r w:rsidRPr="0037735E">
        <w:rPr>
          <w:rFonts w:ascii="Calibri" w:hAnsi="Calibri" w:cs="Arial"/>
          <w:sz w:val="18"/>
          <w:szCs w:val="18"/>
        </w:rPr>
        <w:t>Zip Code: 5-digit zip code for the project location (used to determine climate zone).</w:t>
      </w:r>
    </w:p>
    <w:p w14:paraId="154808E7" w14:textId="77777777" w:rsidR="00E512E4" w:rsidRPr="0037735E" w:rsidRDefault="008E3B32">
      <w:pPr>
        <w:pStyle w:val="ListParagraph"/>
        <w:numPr>
          <w:ilvl w:val="0"/>
          <w:numId w:val="53"/>
        </w:numPr>
        <w:rPr>
          <w:rFonts w:ascii="Calibri" w:hAnsi="Calibri" w:cs="Arial"/>
          <w:sz w:val="18"/>
          <w:szCs w:val="18"/>
        </w:rPr>
      </w:pPr>
      <w:r w:rsidRPr="0037735E">
        <w:rPr>
          <w:rFonts w:ascii="Calibri" w:hAnsi="Calibri" w:cs="Arial"/>
          <w:sz w:val="18"/>
          <w:szCs w:val="18"/>
        </w:rPr>
        <w:t xml:space="preserve">Fuel Type: Natural Gas, Liquefied Propane Gas, or Electricity. </w:t>
      </w:r>
    </w:p>
    <w:p w14:paraId="154808E8" w14:textId="77777777" w:rsidR="00E512E4" w:rsidRPr="0037735E" w:rsidRDefault="00E512E4">
      <w:pPr>
        <w:pStyle w:val="ListParagraph"/>
        <w:rPr>
          <w:rFonts w:ascii="Calibri" w:hAnsi="Calibri" w:cs="Arial"/>
          <w:sz w:val="18"/>
          <w:szCs w:val="18"/>
        </w:rPr>
      </w:pPr>
    </w:p>
    <w:p w14:paraId="154808E9" w14:textId="4DA42FE9" w:rsidR="00E512E4" w:rsidRPr="0037735E" w:rsidRDefault="008E3B32">
      <w:pPr>
        <w:pStyle w:val="ListParagraph"/>
        <w:rPr>
          <w:rFonts w:ascii="Calibri" w:hAnsi="Calibri" w:cs="Arial"/>
          <w:sz w:val="18"/>
          <w:szCs w:val="18"/>
        </w:rPr>
      </w:pPr>
      <w:r w:rsidRPr="0037735E">
        <w:rPr>
          <w:rFonts w:ascii="Calibri" w:hAnsi="Calibri" w:cs="Arial"/>
          <w:sz w:val="18"/>
          <w:szCs w:val="18"/>
        </w:rPr>
        <w:t xml:space="preserve">NOTE: </w:t>
      </w:r>
      <w:r w:rsidR="00755E8F" w:rsidRPr="0037735E">
        <w:rPr>
          <w:rFonts w:ascii="Calibri" w:hAnsi="Calibri" w:cs="Arial"/>
          <w:sz w:val="18"/>
          <w:szCs w:val="18"/>
        </w:rPr>
        <w:t>P</w:t>
      </w:r>
      <w:r w:rsidRPr="0037735E">
        <w:rPr>
          <w:rFonts w:ascii="Calibri" w:hAnsi="Calibri" w:cs="Arial"/>
          <w:sz w:val="18"/>
          <w:szCs w:val="18"/>
        </w:rPr>
        <w:t xml:space="preserve">rescriptive compliance only allows electricity if natural gas is not </w:t>
      </w:r>
      <w:r w:rsidR="00780FA9">
        <w:rPr>
          <w:rFonts w:ascii="Calibri" w:hAnsi="Calibri" w:cs="Arial"/>
          <w:sz w:val="18"/>
          <w:szCs w:val="18"/>
        </w:rPr>
        <w:t>connected</w:t>
      </w:r>
      <w:r w:rsidR="00780FA9" w:rsidRPr="0037735E">
        <w:rPr>
          <w:rFonts w:ascii="Calibri" w:hAnsi="Calibri" w:cs="Arial"/>
          <w:sz w:val="18"/>
          <w:szCs w:val="18"/>
        </w:rPr>
        <w:t xml:space="preserve"> </w:t>
      </w:r>
      <w:r w:rsidR="00A24A6E">
        <w:rPr>
          <w:rFonts w:ascii="Calibri" w:hAnsi="Calibri" w:cs="Arial"/>
          <w:sz w:val="18"/>
          <w:szCs w:val="18"/>
        </w:rPr>
        <w:t>to</w:t>
      </w:r>
      <w:r w:rsidR="00A24A6E" w:rsidRPr="0037735E">
        <w:rPr>
          <w:rFonts w:ascii="Calibri" w:hAnsi="Calibri" w:cs="Arial"/>
          <w:sz w:val="18"/>
          <w:szCs w:val="18"/>
        </w:rPr>
        <w:t xml:space="preserve"> </w:t>
      </w:r>
      <w:r w:rsidRPr="0037735E">
        <w:rPr>
          <w:rFonts w:ascii="Calibri" w:hAnsi="Calibri" w:cs="Arial"/>
          <w:sz w:val="18"/>
          <w:szCs w:val="18"/>
        </w:rPr>
        <w:t>the building.</w:t>
      </w:r>
    </w:p>
    <w:p w14:paraId="154808EA" w14:textId="77777777" w:rsidR="00755E8F" w:rsidRPr="0037735E" w:rsidRDefault="00755E8F">
      <w:pPr>
        <w:pStyle w:val="ListParagraph"/>
        <w:rPr>
          <w:rFonts w:ascii="Calibri" w:hAnsi="Calibri" w:cs="Arial"/>
          <w:sz w:val="18"/>
          <w:szCs w:val="18"/>
        </w:rPr>
      </w:pPr>
    </w:p>
    <w:p w14:paraId="154808EB" w14:textId="77777777" w:rsidR="00E512E4" w:rsidRPr="0037735E" w:rsidRDefault="00F076B0">
      <w:pPr>
        <w:pStyle w:val="ListParagraph"/>
        <w:numPr>
          <w:ilvl w:val="0"/>
          <w:numId w:val="53"/>
        </w:numPr>
        <w:rPr>
          <w:rFonts w:ascii="Calibri" w:hAnsi="Calibri" w:cs="Arial"/>
          <w:sz w:val="18"/>
          <w:szCs w:val="18"/>
        </w:rPr>
      </w:pPr>
      <w:r w:rsidRPr="0037735E">
        <w:rPr>
          <w:rFonts w:ascii="Calibri" w:hAnsi="Calibri" w:cs="Arial"/>
          <w:sz w:val="18"/>
          <w:szCs w:val="18"/>
        </w:rPr>
        <w:t xml:space="preserve">Climate </w:t>
      </w:r>
      <w:r w:rsidR="00B20DC5" w:rsidRPr="0037735E">
        <w:rPr>
          <w:rFonts w:ascii="Calibri" w:hAnsi="Calibri" w:cs="Arial"/>
          <w:sz w:val="18"/>
          <w:szCs w:val="18"/>
        </w:rPr>
        <w:t>Z</w:t>
      </w:r>
      <w:r w:rsidRPr="0037735E">
        <w:rPr>
          <w:rFonts w:ascii="Calibri" w:hAnsi="Calibri" w:cs="Arial"/>
          <w:sz w:val="18"/>
          <w:szCs w:val="18"/>
        </w:rPr>
        <w:t>one: From Joint Appendix JA2.1.1.</w:t>
      </w:r>
    </w:p>
    <w:p w14:paraId="4B121BF8" w14:textId="77777777" w:rsidR="00170610" w:rsidRPr="0037735E" w:rsidRDefault="008E3B32">
      <w:pPr>
        <w:pStyle w:val="ListParagraph"/>
        <w:numPr>
          <w:ilvl w:val="0"/>
          <w:numId w:val="53"/>
        </w:numPr>
        <w:rPr>
          <w:rFonts w:ascii="Calibri" w:hAnsi="Calibri" w:cs="Arial"/>
          <w:sz w:val="18"/>
          <w:szCs w:val="18"/>
        </w:rPr>
      </w:pPr>
      <w:r w:rsidRPr="0037735E">
        <w:rPr>
          <w:rFonts w:ascii="Calibri" w:hAnsi="Calibri" w:cs="Arial"/>
          <w:sz w:val="18"/>
          <w:szCs w:val="18"/>
        </w:rPr>
        <w:t>Total Conditioned Floor Area: Enter the new conditioned floor area, in ft</w:t>
      </w:r>
      <w:r w:rsidRPr="0037735E">
        <w:rPr>
          <w:rFonts w:ascii="Calibri" w:hAnsi="Calibri" w:cs="Arial"/>
          <w:sz w:val="18"/>
          <w:szCs w:val="18"/>
          <w:vertAlign w:val="superscript"/>
        </w:rPr>
        <w:t>2</w:t>
      </w:r>
      <w:r w:rsidRPr="0037735E">
        <w:rPr>
          <w:rFonts w:ascii="Calibri" w:hAnsi="Calibri" w:cs="Arial"/>
          <w:sz w:val="18"/>
          <w:szCs w:val="18"/>
        </w:rPr>
        <w:t>, as measured from the outside of exterior walls of the addition.</w:t>
      </w:r>
    </w:p>
    <w:p w14:paraId="154808EC" w14:textId="10C7E19F" w:rsidR="00E512E4" w:rsidRPr="0037735E" w:rsidRDefault="00F076B0">
      <w:pPr>
        <w:pStyle w:val="ListParagraph"/>
        <w:numPr>
          <w:ilvl w:val="0"/>
          <w:numId w:val="53"/>
        </w:numPr>
        <w:rPr>
          <w:rFonts w:ascii="Calibri" w:hAnsi="Calibri" w:cs="Arial"/>
          <w:sz w:val="18"/>
          <w:szCs w:val="18"/>
        </w:rPr>
      </w:pPr>
      <w:r w:rsidRPr="0037735E">
        <w:rPr>
          <w:rFonts w:ascii="Calibri" w:hAnsi="Calibri" w:cs="Arial"/>
          <w:sz w:val="18"/>
          <w:szCs w:val="18"/>
        </w:rPr>
        <w:t>Building Type: Single Family (includes duplex), or Multi Family (a building that shares common walls and common floors or ceilings).</w:t>
      </w:r>
    </w:p>
    <w:p w14:paraId="154808ED" w14:textId="77777777" w:rsidR="00E512E4" w:rsidRPr="0037735E" w:rsidRDefault="008E3B32">
      <w:pPr>
        <w:pStyle w:val="ListParagraph"/>
        <w:numPr>
          <w:ilvl w:val="0"/>
          <w:numId w:val="53"/>
        </w:numPr>
        <w:rPr>
          <w:sz w:val="18"/>
          <w:szCs w:val="18"/>
        </w:rPr>
      </w:pPr>
      <w:r w:rsidRPr="0037735E">
        <w:rPr>
          <w:rFonts w:ascii="Calibri" w:hAnsi="Calibri" w:cs="Arial"/>
          <w:sz w:val="18"/>
          <w:szCs w:val="18"/>
        </w:rPr>
        <w:t>Slab Area: Area of the first floor slab of the addition (if any) in ft</w:t>
      </w:r>
      <w:r w:rsidRPr="0037735E">
        <w:rPr>
          <w:rFonts w:ascii="Calibri" w:hAnsi="Calibri" w:cs="Arial"/>
          <w:sz w:val="18"/>
          <w:szCs w:val="18"/>
          <w:vertAlign w:val="superscript"/>
        </w:rPr>
        <w:t>2</w:t>
      </w:r>
      <w:r w:rsidRPr="0037735E">
        <w:rPr>
          <w:rFonts w:ascii="Calibri" w:hAnsi="Calibri" w:cs="Arial"/>
          <w:sz w:val="18"/>
          <w:szCs w:val="18"/>
        </w:rPr>
        <w:t>.</w:t>
      </w:r>
    </w:p>
    <w:p w14:paraId="154808EE" w14:textId="7C5E175D" w:rsidR="00F076B0" w:rsidRPr="0037735E" w:rsidRDefault="00F076B0" w:rsidP="00F076B0">
      <w:pPr>
        <w:pStyle w:val="ListParagraph"/>
        <w:numPr>
          <w:ilvl w:val="0"/>
          <w:numId w:val="53"/>
        </w:numPr>
        <w:rPr>
          <w:rFonts w:ascii="Calibri" w:hAnsi="Calibri" w:cs="Arial"/>
          <w:sz w:val="18"/>
          <w:szCs w:val="18"/>
        </w:rPr>
      </w:pPr>
      <w:r w:rsidRPr="0037735E">
        <w:rPr>
          <w:rFonts w:ascii="Calibri" w:hAnsi="Calibri" w:cs="Arial"/>
          <w:sz w:val="18"/>
          <w:szCs w:val="18"/>
        </w:rPr>
        <w:t>Project Scope: 300 ft</w:t>
      </w:r>
      <w:r w:rsidRPr="0037735E">
        <w:rPr>
          <w:rFonts w:ascii="Calibri" w:hAnsi="Calibri" w:cs="Arial"/>
          <w:sz w:val="18"/>
          <w:szCs w:val="18"/>
          <w:vertAlign w:val="superscript"/>
        </w:rPr>
        <w:t>2</w:t>
      </w:r>
      <w:r w:rsidRPr="0037735E">
        <w:rPr>
          <w:rFonts w:ascii="Calibri" w:hAnsi="Calibri" w:cs="Arial"/>
          <w:sz w:val="18"/>
          <w:szCs w:val="18"/>
        </w:rPr>
        <w:t xml:space="preserve"> or less, greater than 300 up to 400 ft</w:t>
      </w:r>
      <w:r w:rsidRPr="0037735E">
        <w:rPr>
          <w:rFonts w:ascii="Calibri" w:hAnsi="Calibri" w:cs="Arial"/>
          <w:sz w:val="18"/>
          <w:szCs w:val="18"/>
          <w:vertAlign w:val="superscript"/>
        </w:rPr>
        <w:t>2</w:t>
      </w:r>
      <w:r w:rsidRPr="0037735E">
        <w:rPr>
          <w:rFonts w:ascii="Calibri" w:hAnsi="Calibri" w:cs="Arial"/>
          <w:sz w:val="18"/>
          <w:szCs w:val="18"/>
        </w:rPr>
        <w:t>, greater than 400 up to 700 ft</w:t>
      </w:r>
      <w:r w:rsidRPr="0037735E">
        <w:rPr>
          <w:rFonts w:ascii="Calibri" w:hAnsi="Calibri" w:cs="Arial"/>
          <w:sz w:val="18"/>
          <w:szCs w:val="18"/>
          <w:vertAlign w:val="superscript"/>
        </w:rPr>
        <w:t>2</w:t>
      </w:r>
      <w:r w:rsidRPr="0037735E">
        <w:rPr>
          <w:rFonts w:ascii="Calibri" w:hAnsi="Calibri" w:cs="Arial"/>
          <w:sz w:val="18"/>
          <w:szCs w:val="18"/>
        </w:rPr>
        <w:t>, greater than 700 up to 1000 ft</w:t>
      </w:r>
      <w:r w:rsidRPr="0037735E">
        <w:rPr>
          <w:rFonts w:ascii="Calibri" w:hAnsi="Calibri" w:cs="Arial"/>
          <w:sz w:val="18"/>
          <w:szCs w:val="18"/>
          <w:vertAlign w:val="superscript"/>
        </w:rPr>
        <w:t>2</w:t>
      </w:r>
      <w:r w:rsidR="00DE7C86" w:rsidRPr="0037735E">
        <w:rPr>
          <w:rFonts w:ascii="Calibri" w:hAnsi="Calibri" w:cs="Arial"/>
          <w:sz w:val="18"/>
          <w:szCs w:val="18"/>
        </w:rPr>
        <w:t>,</w:t>
      </w:r>
      <w:r w:rsidRPr="0037735E">
        <w:rPr>
          <w:rFonts w:ascii="Calibri" w:hAnsi="Calibri" w:cs="Arial"/>
          <w:sz w:val="18"/>
          <w:szCs w:val="18"/>
        </w:rPr>
        <w:t xml:space="preserve"> </w:t>
      </w:r>
      <w:r w:rsidR="00DE7C86" w:rsidRPr="0037735E">
        <w:rPr>
          <w:rFonts w:ascii="Calibri" w:hAnsi="Calibri" w:cs="Arial"/>
          <w:sz w:val="18"/>
          <w:szCs w:val="18"/>
        </w:rPr>
        <w:t>space heating system, space cooling system, space conditioning duct system, water heating</w:t>
      </w:r>
      <w:r w:rsidR="0094294D" w:rsidRPr="0037735E">
        <w:rPr>
          <w:rFonts w:ascii="Calibri" w:hAnsi="Calibri" w:cs="Arial"/>
          <w:sz w:val="18"/>
          <w:szCs w:val="18"/>
        </w:rPr>
        <w:t>, or fenestration</w:t>
      </w:r>
      <w:r w:rsidR="00DE7C86" w:rsidRPr="0037735E">
        <w:rPr>
          <w:rFonts w:ascii="Calibri" w:hAnsi="Calibri" w:cs="Arial"/>
          <w:sz w:val="18"/>
          <w:szCs w:val="18"/>
        </w:rPr>
        <w:t>.</w:t>
      </w:r>
    </w:p>
    <w:p w14:paraId="5F275326" w14:textId="25002260" w:rsidR="00170610" w:rsidRPr="0037735E" w:rsidRDefault="0094294D" w:rsidP="00F076B0">
      <w:pPr>
        <w:pStyle w:val="ListParagraph"/>
        <w:numPr>
          <w:ilvl w:val="0"/>
          <w:numId w:val="53"/>
        </w:numPr>
        <w:rPr>
          <w:rFonts w:ascii="Calibri" w:hAnsi="Calibri" w:cs="Arial"/>
          <w:sz w:val="18"/>
          <w:szCs w:val="18"/>
        </w:rPr>
      </w:pPr>
      <w:r w:rsidRPr="0037735E">
        <w:rPr>
          <w:rFonts w:ascii="Calibri" w:hAnsi="Calibri" w:cs="Arial"/>
          <w:sz w:val="18"/>
          <w:szCs w:val="18"/>
        </w:rPr>
        <w:t>Exceptions to Fenestration U-factor and SHGC: Installing less than or equal to 3 ft</w:t>
      </w:r>
      <w:r w:rsidRPr="0037735E">
        <w:rPr>
          <w:rFonts w:ascii="Calibri" w:hAnsi="Calibri" w:cs="Arial"/>
          <w:sz w:val="18"/>
          <w:szCs w:val="18"/>
          <w:vertAlign w:val="superscript"/>
        </w:rPr>
        <w:t>2</w:t>
      </w:r>
      <w:r w:rsidRPr="0037735E">
        <w:rPr>
          <w:rFonts w:ascii="Calibri" w:hAnsi="Calibri" w:cs="Arial"/>
          <w:sz w:val="18"/>
          <w:szCs w:val="18"/>
        </w:rPr>
        <w:t xml:space="preserve"> glass in door, Installing less than or equal to 3 ft</w:t>
      </w:r>
      <w:r w:rsidRPr="0037735E">
        <w:rPr>
          <w:rFonts w:ascii="Calibri" w:hAnsi="Calibri" w:cs="Arial"/>
          <w:sz w:val="18"/>
          <w:szCs w:val="18"/>
          <w:vertAlign w:val="superscript"/>
        </w:rPr>
        <w:t>2</w:t>
      </w:r>
      <w:r w:rsidRPr="0037735E">
        <w:rPr>
          <w:rFonts w:ascii="Calibri" w:hAnsi="Calibri" w:cs="Arial"/>
          <w:sz w:val="18"/>
          <w:szCs w:val="18"/>
        </w:rPr>
        <w:t xml:space="preserve"> tubular skylight, Installing less than or equal to 16 ft</w:t>
      </w:r>
      <w:r w:rsidRPr="0037735E">
        <w:rPr>
          <w:rFonts w:ascii="Calibri" w:hAnsi="Calibri" w:cs="Arial"/>
          <w:sz w:val="18"/>
          <w:szCs w:val="18"/>
          <w:vertAlign w:val="superscript"/>
        </w:rPr>
        <w:t>2</w:t>
      </w:r>
      <w:r w:rsidRPr="0037735E">
        <w:rPr>
          <w:rFonts w:ascii="Calibri" w:hAnsi="Calibri" w:cs="Arial"/>
          <w:sz w:val="18"/>
          <w:szCs w:val="18"/>
        </w:rPr>
        <w:t xml:space="preserve"> skylight</w:t>
      </w:r>
      <w:r w:rsidR="00897A6D">
        <w:rPr>
          <w:rFonts w:ascii="Calibri" w:hAnsi="Calibri" w:cs="Arial"/>
          <w:sz w:val="18"/>
          <w:szCs w:val="18"/>
        </w:rPr>
        <w:t>, or NA.</w:t>
      </w:r>
    </w:p>
    <w:p w14:paraId="154808EF" w14:textId="77777777" w:rsidR="00C40C05" w:rsidRPr="0037735E" w:rsidRDefault="00C40C05" w:rsidP="00492D3C">
      <w:pPr>
        <w:rPr>
          <w:rFonts w:ascii="Calibri" w:hAnsi="Calibri"/>
          <w:b/>
          <w:sz w:val="18"/>
          <w:szCs w:val="18"/>
        </w:rPr>
      </w:pPr>
    </w:p>
    <w:p w14:paraId="53DADA4B" w14:textId="77777777" w:rsidR="00A21C33" w:rsidRDefault="00A21C33">
      <w:pPr>
        <w:rPr>
          <w:rFonts w:ascii="Calibri" w:hAnsi="Calibri" w:cs="Arial"/>
          <w:b/>
          <w:sz w:val="18"/>
          <w:szCs w:val="18"/>
        </w:rPr>
      </w:pPr>
      <w:r>
        <w:rPr>
          <w:rFonts w:ascii="Calibri" w:hAnsi="Calibri" w:cs="Arial"/>
          <w:b/>
          <w:sz w:val="18"/>
          <w:szCs w:val="18"/>
        </w:rPr>
        <w:br w:type="page"/>
      </w:r>
    </w:p>
    <w:p w14:paraId="154808F0" w14:textId="32FCB031" w:rsidR="00A841A3" w:rsidRPr="0037735E" w:rsidRDefault="00A841A3" w:rsidP="0037735E">
      <w:pPr>
        <w:keepNext/>
        <w:rPr>
          <w:rFonts w:ascii="Calibri" w:hAnsi="Calibri" w:cs="Arial"/>
          <w:b/>
          <w:sz w:val="18"/>
          <w:szCs w:val="18"/>
        </w:rPr>
      </w:pPr>
      <w:r w:rsidRPr="0037735E">
        <w:rPr>
          <w:rFonts w:ascii="Calibri" w:hAnsi="Calibri" w:cs="Arial"/>
          <w:b/>
          <w:sz w:val="18"/>
          <w:szCs w:val="18"/>
        </w:rPr>
        <w:lastRenderedPageBreak/>
        <w:t xml:space="preserve">B. </w:t>
      </w:r>
      <w:r w:rsidR="00170610" w:rsidRPr="0037735E">
        <w:rPr>
          <w:rFonts w:ascii="Calibri" w:hAnsi="Calibri" w:cs="Arial"/>
          <w:b/>
          <w:sz w:val="18"/>
          <w:szCs w:val="18"/>
        </w:rPr>
        <w:t>Opaque Surface Details</w:t>
      </w:r>
      <w:r w:rsidR="008E3B32" w:rsidRPr="0037735E">
        <w:rPr>
          <w:rFonts w:ascii="Calibri" w:hAnsi="Calibri" w:cs="Arial"/>
          <w:b/>
          <w:sz w:val="18"/>
          <w:szCs w:val="18"/>
        </w:rPr>
        <w:t xml:space="preserve"> - Framed</w:t>
      </w:r>
    </w:p>
    <w:p w14:paraId="154808F1" w14:textId="4BF0C99B" w:rsidR="004339C3" w:rsidRPr="0037735E" w:rsidRDefault="004339C3" w:rsidP="00A841A3">
      <w:pPr>
        <w:keepNext/>
        <w:rPr>
          <w:rFonts w:ascii="Calibri" w:hAnsi="Calibri" w:cs="Arial"/>
          <w:sz w:val="18"/>
          <w:szCs w:val="18"/>
        </w:rPr>
      </w:pPr>
      <w:r w:rsidRPr="0037735E">
        <w:rPr>
          <w:rFonts w:ascii="Calibri" w:hAnsi="Calibri" w:cs="Arial"/>
          <w:sz w:val="18"/>
          <w:szCs w:val="18"/>
        </w:rPr>
        <w:t>Additions of 700 ft</w:t>
      </w:r>
      <w:r w:rsidRPr="0037735E">
        <w:rPr>
          <w:rFonts w:ascii="Calibri" w:hAnsi="Calibri" w:cs="Arial"/>
          <w:sz w:val="18"/>
          <w:szCs w:val="18"/>
          <w:vertAlign w:val="superscript"/>
        </w:rPr>
        <w:t>2</w:t>
      </w:r>
      <w:r w:rsidRPr="0037735E">
        <w:rPr>
          <w:rFonts w:ascii="Calibri" w:hAnsi="Calibri" w:cs="Arial"/>
          <w:sz w:val="18"/>
          <w:szCs w:val="18"/>
        </w:rPr>
        <w:t xml:space="preserve"> or less require only </w:t>
      </w:r>
      <w:r w:rsidRPr="00897A6D">
        <w:rPr>
          <w:rFonts w:ascii="Calibri" w:hAnsi="Calibri" w:cs="Arial"/>
          <w:sz w:val="18"/>
          <w:szCs w:val="18"/>
        </w:rPr>
        <w:t>R-13</w:t>
      </w:r>
      <w:r w:rsidRPr="0037735E">
        <w:rPr>
          <w:rFonts w:ascii="Calibri" w:hAnsi="Calibri" w:cs="Arial"/>
          <w:sz w:val="18"/>
          <w:szCs w:val="18"/>
        </w:rPr>
        <w:t xml:space="preserve"> wall insulation. Unless otherwise noted, all other requirements of Package A are required when using prescriptive compliance. </w:t>
      </w:r>
    </w:p>
    <w:p w14:paraId="154808F3" w14:textId="77777777" w:rsidR="00DC4F5F" w:rsidRPr="0037735E" w:rsidRDefault="00DC4F5F"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 xml:space="preserve">Tag/ID: A label (if any) from the plans, such as A1.4 or wall.  </w:t>
      </w:r>
    </w:p>
    <w:p w14:paraId="154808F4" w14:textId="77777777" w:rsidR="00DC4F5F" w:rsidRPr="0037735E" w:rsidRDefault="00DC4F5F"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 xml:space="preserve">Assembly Type: Roof, Ceiling, Wall, </w:t>
      </w:r>
      <w:r w:rsidR="00DE7C86" w:rsidRPr="0037735E">
        <w:rPr>
          <w:rFonts w:ascii="Calibri" w:hAnsi="Calibri" w:cs="Arial"/>
          <w:sz w:val="18"/>
          <w:szCs w:val="18"/>
        </w:rPr>
        <w:t>or Floor</w:t>
      </w:r>
      <w:r w:rsidRPr="0037735E">
        <w:rPr>
          <w:rFonts w:ascii="Calibri" w:hAnsi="Calibri" w:cs="Arial"/>
          <w:sz w:val="18"/>
          <w:szCs w:val="18"/>
        </w:rPr>
        <w:t>.</w:t>
      </w:r>
    </w:p>
    <w:p w14:paraId="154808F5" w14:textId="77777777" w:rsidR="00DC4F5F" w:rsidRPr="0037735E" w:rsidRDefault="00DC4F5F"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 xml:space="preserve">Frame </w:t>
      </w:r>
      <w:r w:rsidR="008023A5" w:rsidRPr="0037735E">
        <w:rPr>
          <w:rFonts w:ascii="Calibri" w:hAnsi="Calibri" w:cs="Arial"/>
          <w:sz w:val="18"/>
          <w:szCs w:val="18"/>
        </w:rPr>
        <w:t>T</w:t>
      </w:r>
      <w:r w:rsidRPr="0037735E">
        <w:rPr>
          <w:rFonts w:ascii="Calibri" w:hAnsi="Calibri" w:cs="Arial"/>
          <w:sz w:val="18"/>
          <w:szCs w:val="18"/>
        </w:rPr>
        <w:t>ype: Wood or Metal.</w:t>
      </w:r>
    </w:p>
    <w:p w14:paraId="154808F6" w14:textId="77777777" w:rsidR="00DC4F5F" w:rsidRPr="0037735E" w:rsidRDefault="00DC4F5F"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Frame Depth: Nominal dimensions (in inches) of framing material such as 2x4 or 2x6.</w:t>
      </w:r>
    </w:p>
    <w:p w14:paraId="154808F7" w14:textId="77777777" w:rsidR="00DC4F5F" w:rsidRPr="0037735E" w:rsidRDefault="00DC4F5F"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Frame Spacing: 16</w:t>
      </w:r>
      <w:r w:rsidR="00DE7C86" w:rsidRPr="0037735E">
        <w:rPr>
          <w:rFonts w:ascii="Calibri" w:hAnsi="Calibri" w:cs="Arial"/>
          <w:sz w:val="18"/>
          <w:szCs w:val="18"/>
        </w:rPr>
        <w:t xml:space="preserve">, </w:t>
      </w:r>
      <w:r w:rsidRPr="0037735E">
        <w:rPr>
          <w:rFonts w:ascii="Calibri" w:hAnsi="Calibri" w:cs="Arial"/>
          <w:sz w:val="18"/>
          <w:szCs w:val="18"/>
        </w:rPr>
        <w:t>24</w:t>
      </w:r>
      <w:r w:rsidR="00DE7C86" w:rsidRPr="0037735E">
        <w:rPr>
          <w:rFonts w:ascii="Calibri" w:hAnsi="Calibri" w:cs="Arial"/>
          <w:sz w:val="18"/>
          <w:szCs w:val="18"/>
        </w:rPr>
        <w:t>, or 48</w:t>
      </w:r>
      <w:r w:rsidRPr="0037735E">
        <w:rPr>
          <w:rFonts w:ascii="Calibri" w:hAnsi="Calibri" w:cs="Arial"/>
          <w:sz w:val="18"/>
          <w:szCs w:val="18"/>
        </w:rPr>
        <w:t xml:space="preserve"> (inches on center). </w:t>
      </w:r>
    </w:p>
    <w:p w14:paraId="154808F8" w14:textId="77777777" w:rsidR="00DE7C86" w:rsidRPr="0037735E" w:rsidRDefault="008E3B32"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 xml:space="preserve">Proposed </w:t>
      </w:r>
      <w:r w:rsidR="00DC4F5F" w:rsidRPr="0037735E">
        <w:rPr>
          <w:rFonts w:ascii="Calibri" w:hAnsi="Calibri" w:cs="Arial"/>
          <w:sz w:val="18"/>
          <w:szCs w:val="18"/>
        </w:rPr>
        <w:t xml:space="preserve">Cavity R-value: </w:t>
      </w:r>
      <w:r w:rsidRPr="0037735E">
        <w:rPr>
          <w:rFonts w:ascii="Calibri" w:hAnsi="Calibri" w:cs="Arial"/>
          <w:sz w:val="18"/>
          <w:szCs w:val="18"/>
        </w:rPr>
        <w:t>I</w:t>
      </w:r>
      <w:r w:rsidR="00DC4F5F" w:rsidRPr="0037735E">
        <w:rPr>
          <w:rFonts w:ascii="Calibri" w:hAnsi="Calibri" w:cs="Arial"/>
          <w:sz w:val="18"/>
          <w:szCs w:val="18"/>
        </w:rPr>
        <w:t xml:space="preserve">nsulation installed between framing members. </w:t>
      </w:r>
    </w:p>
    <w:p w14:paraId="154808FC" w14:textId="77777777" w:rsidR="00E512E4" w:rsidRPr="0037735E" w:rsidRDefault="008E3B32">
      <w:pPr>
        <w:pStyle w:val="ListParagraph"/>
        <w:contextualSpacing/>
        <w:rPr>
          <w:rFonts w:ascii="Calibri" w:hAnsi="Calibri" w:cs="Arial"/>
          <w:sz w:val="18"/>
          <w:szCs w:val="18"/>
        </w:rPr>
      </w:pPr>
      <w:proofErr w:type="gramStart"/>
      <w:r w:rsidRPr="0037735E">
        <w:rPr>
          <w:rFonts w:ascii="Calibri" w:hAnsi="Calibri" w:cs="Arial"/>
          <w:sz w:val="18"/>
          <w:szCs w:val="18"/>
        </w:rPr>
        <w:t xml:space="preserve">Proposed </w:t>
      </w:r>
      <w:r w:rsidR="00DC4F5F" w:rsidRPr="0037735E">
        <w:rPr>
          <w:rFonts w:ascii="Calibri" w:hAnsi="Calibri" w:cs="Arial"/>
          <w:sz w:val="18"/>
          <w:szCs w:val="18"/>
        </w:rPr>
        <w:t>Continuous Insulation: R-value of rigid or continuous insulation (not interrupted by framing).</w:t>
      </w:r>
      <w:proofErr w:type="gramEnd"/>
      <w:r w:rsidR="00BB216E" w:rsidRPr="0037735E">
        <w:rPr>
          <w:rFonts w:ascii="Calibri" w:hAnsi="Calibri" w:cs="Arial"/>
          <w:sz w:val="18"/>
          <w:szCs w:val="18"/>
        </w:rPr>
        <w:t xml:space="preserve"> See Table 4.3.4. </w:t>
      </w:r>
      <w:proofErr w:type="gramStart"/>
      <w:r w:rsidR="00BB216E" w:rsidRPr="0037735E">
        <w:rPr>
          <w:rFonts w:ascii="Calibri" w:hAnsi="Calibri" w:cs="Arial"/>
          <w:sz w:val="18"/>
          <w:szCs w:val="18"/>
        </w:rPr>
        <w:t>of</w:t>
      </w:r>
      <w:proofErr w:type="gramEnd"/>
      <w:r w:rsidR="00BB216E" w:rsidRPr="0037735E">
        <w:rPr>
          <w:rFonts w:ascii="Calibri" w:hAnsi="Calibri" w:cs="Arial"/>
          <w:sz w:val="18"/>
          <w:szCs w:val="18"/>
        </w:rPr>
        <w:t xml:space="preserve"> the Reference Appendices for metal frame construction.</w:t>
      </w:r>
    </w:p>
    <w:p w14:paraId="154808FD" w14:textId="35D1B349" w:rsidR="00DC4F5F" w:rsidRPr="0037735E" w:rsidRDefault="008E3B32"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 xml:space="preserve">Proposed </w:t>
      </w:r>
      <w:r w:rsidR="00DC4F5F" w:rsidRPr="0037735E">
        <w:rPr>
          <w:rFonts w:ascii="Calibri" w:hAnsi="Calibri" w:cs="Arial"/>
          <w:sz w:val="18"/>
          <w:szCs w:val="18"/>
        </w:rPr>
        <w:t>U-factor: The U-factor for the proposed assembly</w:t>
      </w:r>
      <w:r w:rsidR="000C0071" w:rsidRPr="0037735E">
        <w:rPr>
          <w:rFonts w:ascii="Calibri" w:hAnsi="Calibri" w:cs="Arial"/>
          <w:sz w:val="18"/>
          <w:szCs w:val="18"/>
        </w:rPr>
        <w:t xml:space="preserve"> m</w:t>
      </w:r>
      <w:r w:rsidR="00DC4F5F" w:rsidRPr="0037735E">
        <w:rPr>
          <w:rFonts w:ascii="Calibri" w:hAnsi="Calibri" w:cs="Arial"/>
          <w:sz w:val="18"/>
          <w:szCs w:val="18"/>
        </w:rPr>
        <w:t xml:space="preserve">ust be less than or equal to </w:t>
      </w:r>
      <w:r w:rsidR="00897A6D">
        <w:rPr>
          <w:rFonts w:ascii="Calibri" w:hAnsi="Calibri" w:cs="Arial"/>
          <w:sz w:val="18"/>
          <w:szCs w:val="18"/>
        </w:rPr>
        <w:t>C</w:t>
      </w:r>
      <w:r w:rsidR="00DC4F5F" w:rsidRPr="0037735E">
        <w:rPr>
          <w:rFonts w:ascii="Calibri" w:hAnsi="Calibri" w:cs="Arial"/>
          <w:sz w:val="18"/>
          <w:szCs w:val="18"/>
        </w:rPr>
        <w:t xml:space="preserve">olumn 10 or have an attached </w:t>
      </w:r>
      <w:r w:rsidR="00553E90" w:rsidRPr="0037735E">
        <w:rPr>
          <w:rFonts w:ascii="Calibri" w:hAnsi="Calibri" w:cs="Arial"/>
          <w:sz w:val="18"/>
          <w:szCs w:val="18"/>
        </w:rPr>
        <w:t>Area Weighted Average Calculation Worksheet (</w:t>
      </w:r>
      <w:r w:rsidR="00F7062B" w:rsidRPr="0037735E">
        <w:rPr>
          <w:rFonts w:ascii="Calibri" w:hAnsi="Calibri" w:cs="Arial"/>
          <w:sz w:val="18"/>
          <w:szCs w:val="18"/>
        </w:rPr>
        <w:t>CF1R</w:t>
      </w:r>
      <w:r w:rsidR="00773D74" w:rsidRPr="0037735E">
        <w:rPr>
          <w:rFonts w:ascii="Calibri" w:hAnsi="Calibri" w:cs="Arial"/>
          <w:sz w:val="18"/>
          <w:szCs w:val="18"/>
        </w:rPr>
        <w:t>-ENV-0</w:t>
      </w:r>
      <w:r w:rsidR="00DF4532" w:rsidRPr="0037735E">
        <w:rPr>
          <w:rFonts w:ascii="Calibri" w:hAnsi="Calibri" w:cs="Arial"/>
          <w:sz w:val="18"/>
          <w:szCs w:val="18"/>
        </w:rPr>
        <w:t>1</w:t>
      </w:r>
      <w:r w:rsidR="00773D74" w:rsidRPr="0037735E">
        <w:rPr>
          <w:rFonts w:ascii="Calibri" w:hAnsi="Calibri" w:cs="Arial"/>
          <w:sz w:val="18"/>
          <w:szCs w:val="18"/>
        </w:rPr>
        <w:t>-E</w:t>
      </w:r>
      <w:r w:rsidR="00553E90" w:rsidRPr="0037735E">
        <w:rPr>
          <w:rFonts w:ascii="Calibri" w:hAnsi="Calibri" w:cs="Arial"/>
          <w:sz w:val="18"/>
          <w:szCs w:val="18"/>
        </w:rPr>
        <w:t>)</w:t>
      </w:r>
      <w:r w:rsidR="00DC4F5F" w:rsidRPr="0037735E">
        <w:rPr>
          <w:rFonts w:ascii="Calibri" w:hAnsi="Calibri" w:cs="Arial"/>
          <w:sz w:val="18"/>
          <w:szCs w:val="18"/>
        </w:rPr>
        <w:t xml:space="preserve"> to show that a weighted U-factor for multiple assemblies will meet the maximum value in </w:t>
      </w:r>
      <w:r w:rsidR="00897A6D">
        <w:rPr>
          <w:rFonts w:ascii="Calibri" w:hAnsi="Calibri" w:cs="Arial"/>
          <w:sz w:val="18"/>
          <w:szCs w:val="18"/>
        </w:rPr>
        <w:t>C</w:t>
      </w:r>
      <w:r w:rsidR="00DC4F5F" w:rsidRPr="0037735E">
        <w:rPr>
          <w:rFonts w:ascii="Calibri" w:hAnsi="Calibri" w:cs="Arial"/>
          <w:sz w:val="18"/>
          <w:szCs w:val="18"/>
        </w:rPr>
        <w:t>olumn 10.</w:t>
      </w:r>
    </w:p>
    <w:p w14:paraId="154808FE" w14:textId="77777777" w:rsidR="00DC4F5F" w:rsidRPr="0037735E" w:rsidRDefault="00DC4F5F"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 xml:space="preserve">Appendix JA4 Table: Table number used to determine the R-value or U-factor (e.g., an </w:t>
      </w:r>
      <w:r w:rsidR="00553E90" w:rsidRPr="0037735E">
        <w:rPr>
          <w:rFonts w:ascii="Calibri" w:hAnsi="Calibri" w:cs="Arial"/>
          <w:sz w:val="18"/>
          <w:szCs w:val="18"/>
        </w:rPr>
        <w:t>attic assembly</w:t>
      </w:r>
      <w:r w:rsidRPr="0037735E">
        <w:rPr>
          <w:rFonts w:ascii="Calibri" w:hAnsi="Calibri" w:cs="Arial"/>
          <w:sz w:val="18"/>
          <w:szCs w:val="18"/>
        </w:rPr>
        <w:t xml:space="preserve"> is 4.</w:t>
      </w:r>
      <w:r w:rsidR="00553E90" w:rsidRPr="0037735E">
        <w:rPr>
          <w:rFonts w:ascii="Calibri" w:hAnsi="Calibri" w:cs="Arial"/>
          <w:sz w:val="18"/>
          <w:szCs w:val="18"/>
        </w:rPr>
        <w:t>2</w:t>
      </w:r>
      <w:r w:rsidRPr="0037735E">
        <w:rPr>
          <w:rFonts w:ascii="Calibri" w:hAnsi="Calibri" w:cs="Arial"/>
          <w:sz w:val="18"/>
          <w:szCs w:val="18"/>
        </w:rPr>
        <w:t>.1).</w:t>
      </w:r>
    </w:p>
    <w:p w14:paraId="154808FF" w14:textId="77777777" w:rsidR="00DC4F5F" w:rsidRPr="0037735E" w:rsidRDefault="00DC4F5F"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 xml:space="preserve">Appendix JA4 Cell: Cell number used to determine the R-value or U-factor (e.g., an </w:t>
      </w:r>
      <w:r w:rsidR="00553E90" w:rsidRPr="0037735E">
        <w:rPr>
          <w:rFonts w:ascii="Calibri" w:hAnsi="Calibri" w:cs="Arial"/>
          <w:sz w:val="18"/>
          <w:szCs w:val="18"/>
        </w:rPr>
        <w:t>R-38 ceiling with 24-inch on center framing is A21</w:t>
      </w:r>
      <w:r w:rsidRPr="0037735E">
        <w:rPr>
          <w:rFonts w:ascii="Calibri" w:hAnsi="Calibri" w:cs="Arial"/>
          <w:sz w:val="18"/>
          <w:szCs w:val="18"/>
        </w:rPr>
        <w:t>).</w:t>
      </w:r>
    </w:p>
    <w:p w14:paraId="15480900" w14:textId="77777777" w:rsidR="00DC4F5F" w:rsidRPr="0037735E" w:rsidRDefault="00DC4F5F"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 xml:space="preserve">Required U-factor: </w:t>
      </w:r>
      <w:r w:rsidR="00164148" w:rsidRPr="0037735E">
        <w:rPr>
          <w:rFonts w:ascii="Calibri" w:hAnsi="Calibri" w:cs="Arial"/>
          <w:sz w:val="18"/>
          <w:szCs w:val="18"/>
        </w:rPr>
        <w:t>F</w:t>
      </w:r>
      <w:r w:rsidRPr="0037735E">
        <w:rPr>
          <w:rFonts w:ascii="Calibri" w:hAnsi="Calibri" w:cs="Arial"/>
          <w:sz w:val="18"/>
          <w:szCs w:val="18"/>
        </w:rPr>
        <w:t>rom Package A</w:t>
      </w:r>
      <w:r w:rsidR="00164148" w:rsidRPr="0037735E">
        <w:rPr>
          <w:rFonts w:ascii="Calibri" w:hAnsi="Calibri" w:cs="Arial"/>
          <w:sz w:val="18"/>
          <w:szCs w:val="18"/>
        </w:rPr>
        <w:t xml:space="preserve"> or from Section 150.2.</w:t>
      </w:r>
      <w:r w:rsidRPr="0037735E">
        <w:rPr>
          <w:rFonts w:ascii="Calibri" w:hAnsi="Calibri" w:cs="Arial"/>
          <w:sz w:val="18"/>
          <w:szCs w:val="18"/>
        </w:rPr>
        <w:t xml:space="preserve"> Value required based on climate zone and assembly type.</w:t>
      </w:r>
    </w:p>
    <w:p w14:paraId="15480901" w14:textId="77777777" w:rsidR="00A841A3" w:rsidRPr="0037735E" w:rsidRDefault="004C2C9B" w:rsidP="00B644DA">
      <w:pPr>
        <w:pStyle w:val="ListParagraph"/>
        <w:numPr>
          <w:ilvl w:val="0"/>
          <w:numId w:val="9"/>
        </w:numPr>
        <w:contextualSpacing/>
        <w:rPr>
          <w:rFonts w:ascii="Calibri" w:hAnsi="Calibri" w:cs="Arial"/>
          <w:sz w:val="18"/>
          <w:szCs w:val="18"/>
        </w:rPr>
      </w:pPr>
      <w:r w:rsidRPr="0037735E">
        <w:rPr>
          <w:rFonts w:ascii="Calibri" w:hAnsi="Calibri" w:cs="Arial"/>
          <w:sz w:val="18"/>
          <w:szCs w:val="18"/>
        </w:rPr>
        <w:t>Comments: Any notes regarding location, unique conditions, or attachments.</w:t>
      </w:r>
      <w:r w:rsidR="00A841A3" w:rsidRPr="0037735E">
        <w:rPr>
          <w:rFonts w:ascii="Calibri" w:hAnsi="Calibri" w:cs="Arial"/>
          <w:sz w:val="18"/>
          <w:szCs w:val="18"/>
        </w:rPr>
        <w:t xml:space="preserve"> </w:t>
      </w:r>
    </w:p>
    <w:p w14:paraId="5BF0E74C" w14:textId="77777777" w:rsidR="0094294D" w:rsidRPr="0037735E" w:rsidRDefault="0094294D" w:rsidP="00A841A3">
      <w:pPr>
        <w:rPr>
          <w:rFonts w:ascii="Calibri" w:hAnsi="Calibri" w:cs="Arial"/>
          <w:b/>
          <w:sz w:val="18"/>
          <w:szCs w:val="18"/>
        </w:rPr>
      </w:pPr>
    </w:p>
    <w:p w14:paraId="15480903" w14:textId="230027B6" w:rsidR="003A3ABD" w:rsidRPr="0037735E" w:rsidRDefault="003A3ABD" w:rsidP="0037735E">
      <w:pPr>
        <w:rPr>
          <w:rFonts w:ascii="Calibri" w:hAnsi="Calibri" w:cs="Arial"/>
          <w:b/>
          <w:sz w:val="18"/>
          <w:szCs w:val="18"/>
        </w:rPr>
      </w:pPr>
      <w:r w:rsidRPr="0037735E">
        <w:rPr>
          <w:rFonts w:ascii="Calibri" w:hAnsi="Calibri" w:cs="Arial"/>
          <w:b/>
          <w:sz w:val="18"/>
          <w:szCs w:val="18"/>
        </w:rPr>
        <w:t xml:space="preserve">C. </w:t>
      </w:r>
      <w:r w:rsidR="00170610" w:rsidRPr="0037735E">
        <w:rPr>
          <w:rFonts w:ascii="Calibri" w:hAnsi="Calibri" w:cs="Arial"/>
          <w:b/>
          <w:sz w:val="18"/>
          <w:szCs w:val="18"/>
        </w:rPr>
        <w:t>Opaque Surface Details</w:t>
      </w:r>
      <w:r w:rsidRPr="0037735E">
        <w:rPr>
          <w:rFonts w:ascii="Calibri" w:hAnsi="Calibri" w:cs="Arial"/>
          <w:b/>
          <w:sz w:val="18"/>
          <w:szCs w:val="18"/>
        </w:rPr>
        <w:t xml:space="preserve"> – Non-</w:t>
      </w:r>
      <w:r w:rsidR="000C0071" w:rsidRPr="0037735E">
        <w:rPr>
          <w:rFonts w:ascii="Calibri" w:hAnsi="Calibri" w:cs="Arial"/>
          <w:b/>
          <w:sz w:val="18"/>
          <w:szCs w:val="18"/>
        </w:rPr>
        <w:t>F</w:t>
      </w:r>
      <w:r w:rsidRPr="0037735E">
        <w:rPr>
          <w:rFonts w:ascii="Calibri" w:hAnsi="Calibri" w:cs="Arial"/>
          <w:b/>
          <w:sz w:val="18"/>
          <w:szCs w:val="18"/>
        </w:rPr>
        <w:t>ramed</w:t>
      </w:r>
    </w:p>
    <w:p w14:paraId="15480904" w14:textId="77777777" w:rsidR="003A3ABD" w:rsidRPr="0037735E" w:rsidRDefault="003A3ABD"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 xml:space="preserve">Tag/ID: A label (if any) from the plans, for example, A1.4 or wall.  </w:t>
      </w:r>
    </w:p>
    <w:p w14:paraId="15480905" w14:textId="77777777" w:rsidR="003A3ABD" w:rsidRPr="0037735E" w:rsidRDefault="003A3ABD"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Assembly Type: Roof, Wall.</w:t>
      </w:r>
    </w:p>
    <w:p w14:paraId="15480906" w14:textId="77777777" w:rsidR="003A3ABD" w:rsidRPr="0037735E" w:rsidRDefault="003A3ABD"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 xml:space="preserve">Assembly </w:t>
      </w:r>
      <w:r w:rsidR="00B20DC5" w:rsidRPr="0037735E">
        <w:rPr>
          <w:rFonts w:ascii="Calibri" w:hAnsi="Calibri" w:cs="Arial"/>
          <w:sz w:val="18"/>
          <w:szCs w:val="18"/>
        </w:rPr>
        <w:t>M</w:t>
      </w:r>
      <w:r w:rsidRPr="0037735E">
        <w:rPr>
          <w:rFonts w:ascii="Calibri" w:hAnsi="Calibri" w:cs="Arial"/>
          <w:sz w:val="18"/>
          <w:szCs w:val="18"/>
        </w:rPr>
        <w:t xml:space="preserve">aterials: SIP OSB, SIP I-Joist, </w:t>
      </w:r>
      <w:r w:rsidR="00281376" w:rsidRPr="0037735E">
        <w:rPr>
          <w:rFonts w:ascii="Calibri" w:hAnsi="Calibri" w:cs="Arial"/>
          <w:sz w:val="18"/>
          <w:szCs w:val="18"/>
        </w:rPr>
        <w:t xml:space="preserve">SIP Single </w:t>
      </w:r>
      <w:proofErr w:type="gramStart"/>
      <w:r w:rsidR="00281376" w:rsidRPr="0037735E">
        <w:rPr>
          <w:rFonts w:ascii="Calibri" w:hAnsi="Calibri" w:cs="Arial"/>
          <w:sz w:val="18"/>
          <w:szCs w:val="18"/>
        </w:rPr>
        <w:t>2x</w:t>
      </w:r>
      <w:proofErr w:type="gramEnd"/>
      <w:r w:rsidR="00281376" w:rsidRPr="0037735E">
        <w:rPr>
          <w:rFonts w:ascii="Calibri" w:hAnsi="Calibri" w:cs="Arial"/>
          <w:sz w:val="18"/>
          <w:szCs w:val="18"/>
        </w:rPr>
        <w:t>, SIP Double 2x</w:t>
      </w:r>
      <w:r w:rsidRPr="0037735E">
        <w:rPr>
          <w:rFonts w:ascii="Calibri" w:hAnsi="Calibri" w:cs="Arial"/>
          <w:sz w:val="18"/>
          <w:szCs w:val="18"/>
        </w:rPr>
        <w:t>.</w:t>
      </w:r>
    </w:p>
    <w:p w14:paraId="15480907" w14:textId="77777777" w:rsidR="003A3ABD" w:rsidRPr="0037735E" w:rsidRDefault="003A3ABD"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Thickness: Thickness in inches.</w:t>
      </w:r>
    </w:p>
    <w:p w14:paraId="15480908" w14:textId="77777777" w:rsidR="003A3ABD" w:rsidRPr="0037735E" w:rsidRDefault="008E3B32"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 xml:space="preserve">Proposed </w:t>
      </w:r>
      <w:r w:rsidR="003A3ABD" w:rsidRPr="0037735E">
        <w:rPr>
          <w:rFonts w:ascii="Calibri" w:hAnsi="Calibri" w:cs="Arial"/>
          <w:sz w:val="18"/>
          <w:szCs w:val="18"/>
        </w:rPr>
        <w:t>Core Insulation R-value: Insulation installed within the materials or on the inside. See Joint Appendix JA4 for guidance.</w:t>
      </w:r>
    </w:p>
    <w:p w14:paraId="15480909" w14:textId="77777777" w:rsidR="003A3ABD" w:rsidRPr="0037735E" w:rsidRDefault="004F4B52"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 xml:space="preserve">Proposed </w:t>
      </w:r>
      <w:r w:rsidR="003A3ABD" w:rsidRPr="0037735E">
        <w:rPr>
          <w:rFonts w:ascii="Calibri" w:hAnsi="Calibri" w:cs="Arial"/>
          <w:sz w:val="18"/>
          <w:szCs w:val="18"/>
        </w:rPr>
        <w:t>Continuous Insulation R-value: Insulation installed on the exterior. See Joint Appendix JA4 for guidance.</w:t>
      </w:r>
    </w:p>
    <w:p w14:paraId="1548090A" w14:textId="1C709A24" w:rsidR="003A3ABD" w:rsidRPr="0037735E" w:rsidRDefault="004F4B52"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 xml:space="preserve">Proposed </w:t>
      </w:r>
      <w:r w:rsidR="003A3ABD" w:rsidRPr="0037735E">
        <w:rPr>
          <w:rFonts w:ascii="Calibri" w:hAnsi="Calibri" w:cs="Arial"/>
          <w:sz w:val="18"/>
          <w:szCs w:val="18"/>
        </w:rPr>
        <w:t xml:space="preserve">U-factor: Proposed assembly U-factor from JA4 or </w:t>
      </w:r>
      <w:r w:rsidR="00773D74" w:rsidRPr="0037735E">
        <w:rPr>
          <w:rFonts w:ascii="Calibri" w:hAnsi="Calibri" w:cs="Arial"/>
          <w:sz w:val="18"/>
          <w:szCs w:val="18"/>
        </w:rPr>
        <w:t>CF1R-ENV-0</w:t>
      </w:r>
      <w:r w:rsidR="00755E8F" w:rsidRPr="0037735E">
        <w:rPr>
          <w:rFonts w:ascii="Calibri" w:hAnsi="Calibri" w:cs="Arial"/>
          <w:sz w:val="18"/>
          <w:szCs w:val="18"/>
        </w:rPr>
        <w:t>2</w:t>
      </w:r>
      <w:r w:rsidR="00773D74" w:rsidRPr="0037735E">
        <w:rPr>
          <w:rFonts w:ascii="Calibri" w:hAnsi="Calibri" w:cs="Arial"/>
          <w:sz w:val="18"/>
          <w:szCs w:val="18"/>
        </w:rPr>
        <w:t>-E</w:t>
      </w:r>
      <w:r w:rsidR="003A3ABD" w:rsidRPr="0037735E">
        <w:rPr>
          <w:rFonts w:ascii="Calibri" w:hAnsi="Calibri" w:cs="Arial"/>
          <w:sz w:val="18"/>
          <w:szCs w:val="18"/>
        </w:rPr>
        <w:t xml:space="preserve">. Must be less than or equal to </w:t>
      </w:r>
      <w:r w:rsidR="00897A6D">
        <w:rPr>
          <w:rFonts w:ascii="Calibri" w:hAnsi="Calibri" w:cs="Arial"/>
          <w:sz w:val="18"/>
          <w:szCs w:val="18"/>
        </w:rPr>
        <w:t>C</w:t>
      </w:r>
      <w:r w:rsidR="003A3ABD" w:rsidRPr="0037735E">
        <w:rPr>
          <w:rFonts w:ascii="Calibri" w:hAnsi="Calibri" w:cs="Arial"/>
          <w:sz w:val="18"/>
          <w:szCs w:val="18"/>
        </w:rPr>
        <w:t xml:space="preserve">olumn </w:t>
      </w:r>
      <w:r w:rsidR="00DC4F5F" w:rsidRPr="0037735E">
        <w:rPr>
          <w:rFonts w:ascii="Calibri" w:hAnsi="Calibri" w:cs="Arial"/>
          <w:sz w:val="18"/>
          <w:szCs w:val="18"/>
        </w:rPr>
        <w:t>10</w:t>
      </w:r>
      <w:r w:rsidR="003A3ABD" w:rsidRPr="0037735E">
        <w:rPr>
          <w:rFonts w:ascii="Calibri" w:hAnsi="Calibri" w:cs="Arial"/>
          <w:sz w:val="18"/>
          <w:szCs w:val="18"/>
        </w:rPr>
        <w:t>.</w:t>
      </w:r>
    </w:p>
    <w:p w14:paraId="1548090B" w14:textId="77777777" w:rsidR="00DC4F5F" w:rsidRPr="0037735E" w:rsidRDefault="00DC4F5F" w:rsidP="00DC4F5F">
      <w:pPr>
        <w:pStyle w:val="ListParagraph"/>
        <w:numPr>
          <w:ilvl w:val="0"/>
          <w:numId w:val="20"/>
        </w:numPr>
        <w:contextualSpacing/>
        <w:rPr>
          <w:rFonts w:ascii="Calibri" w:hAnsi="Calibri" w:cs="Arial"/>
          <w:sz w:val="18"/>
          <w:szCs w:val="18"/>
        </w:rPr>
      </w:pPr>
      <w:r w:rsidRPr="0037735E">
        <w:rPr>
          <w:rFonts w:ascii="Calibri" w:hAnsi="Calibri" w:cs="Arial"/>
          <w:sz w:val="18"/>
          <w:szCs w:val="18"/>
        </w:rPr>
        <w:t xml:space="preserve">Appendix JA4 Table: Table number used to determine the R-value or U-factor (e.g., a </w:t>
      </w:r>
      <w:r w:rsidR="00DF4532" w:rsidRPr="0037735E">
        <w:rPr>
          <w:rFonts w:ascii="Calibri" w:hAnsi="Calibri" w:cs="Arial"/>
          <w:sz w:val="18"/>
          <w:szCs w:val="18"/>
        </w:rPr>
        <w:t>SIP</w:t>
      </w:r>
      <w:r w:rsidRPr="0037735E">
        <w:rPr>
          <w:rFonts w:ascii="Calibri" w:hAnsi="Calibri" w:cs="Arial"/>
          <w:sz w:val="18"/>
          <w:szCs w:val="18"/>
        </w:rPr>
        <w:t xml:space="preserve"> wall is 4.3.</w:t>
      </w:r>
      <w:r w:rsidR="00DF4532" w:rsidRPr="0037735E">
        <w:rPr>
          <w:rFonts w:ascii="Calibri" w:hAnsi="Calibri" w:cs="Arial"/>
          <w:sz w:val="18"/>
          <w:szCs w:val="18"/>
        </w:rPr>
        <w:t>2</w:t>
      </w:r>
      <w:r w:rsidRPr="0037735E">
        <w:rPr>
          <w:rFonts w:ascii="Calibri" w:hAnsi="Calibri" w:cs="Arial"/>
          <w:sz w:val="18"/>
          <w:szCs w:val="18"/>
        </w:rPr>
        <w:t>).</w:t>
      </w:r>
    </w:p>
    <w:p w14:paraId="1548090C" w14:textId="77777777" w:rsidR="00DC4F5F" w:rsidRPr="0037735E" w:rsidRDefault="00DC4F5F" w:rsidP="00DC4F5F">
      <w:pPr>
        <w:pStyle w:val="ListParagraph"/>
        <w:numPr>
          <w:ilvl w:val="0"/>
          <w:numId w:val="20"/>
        </w:numPr>
        <w:contextualSpacing/>
        <w:rPr>
          <w:rFonts w:ascii="Calibri" w:hAnsi="Calibri" w:cs="Arial"/>
          <w:sz w:val="18"/>
          <w:szCs w:val="18"/>
        </w:rPr>
      </w:pPr>
      <w:r w:rsidRPr="0037735E">
        <w:rPr>
          <w:rFonts w:ascii="Calibri" w:hAnsi="Calibri" w:cs="Arial"/>
          <w:sz w:val="18"/>
          <w:szCs w:val="18"/>
        </w:rPr>
        <w:t xml:space="preserve">Appendix JA4 Cell: Cell number used to determine the R-value or U-factor (e.g., a </w:t>
      </w:r>
      <w:r w:rsidR="00DF4532" w:rsidRPr="0037735E">
        <w:rPr>
          <w:rFonts w:ascii="Calibri" w:hAnsi="Calibri" w:cs="Arial"/>
          <w:sz w:val="18"/>
          <w:szCs w:val="18"/>
        </w:rPr>
        <w:t>4.5-inch thick OSB wall with R-18 core insulation and no continuous insulation is A5</w:t>
      </w:r>
      <w:r w:rsidRPr="0037735E">
        <w:rPr>
          <w:rFonts w:ascii="Calibri" w:hAnsi="Calibri" w:cs="Arial"/>
          <w:sz w:val="18"/>
          <w:szCs w:val="18"/>
        </w:rPr>
        <w:t>)</w:t>
      </w:r>
      <w:r w:rsidR="00DF4532" w:rsidRPr="0037735E">
        <w:rPr>
          <w:rFonts w:ascii="Calibri" w:hAnsi="Calibri" w:cs="Arial"/>
          <w:sz w:val="18"/>
          <w:szCs w:val="18"/>
        </w:rPr>
        <w:t>.</w:t>
      </w:r>
    </w:p>
    <w:p w14:paraId="1548090D" w14:textId="77777777" w:rsidR="003A3ABD" w:rsidRPr="0037735E" w:rsidRDefault="003A3ABD"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Required U-factor from Package A: Based on assembly type and climate zone.</w:t>
      </w:r>
    </w:p>
    <w:p w14:paraId="1548090E" w14:textId="77777777" w:rsidR="003A3ABD" w:rsidRPr="0037735E" w:rsidRDefault="003A3ABD"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Comments: Any notes regarding location, unique conditions, or attachments.</w:t>
      </w:r>
    </w:p>
    <w:p w14:paraId="1548090F" w14:textId="77777777" w:rsidR="003A3ABD" w:rsidRPr="0037735E" w:rsidRDefault="003A3ABD" w:rsidP="00B644DA">
      <w:pPr>
        <w:rPr>
          <w:rFonts w:ascii="Calibri" w:hAnsi="Calibri" w:cs="Arial"/>
          <w:b/>
          <w:sz w:val="18"/>
          <w:szCs w:val="18"/>
        </w:rPr>
      </w:pPr>
    </w:p>
    <w:p w14:paraId="15480910" w14:textId="1B688BC9" w:rsidR="003A3ABD" w:rsidRPr="0037735E" w:rsidRDefault="003A3ABD" w:rsidP="0037735E">
      <w:pPr>
        <w:rPr>
          <w:rFonts w:ascii="Calibri" w:hAnsi="Calibri" w:cs="Arial"/>
          <w:b/>
          <w:sz w:val="18"/>
          <w:szCs w:val="18"/>
        </w:rPr>
      </w:pPr>
      <w:r w:rsidRPr="0037735E">
        <w:rPr>
          <w:rFonts w:ascii="Calibri" w:hAnsi="Calibri" w:cs="Arial"/>
          <w:b/>
          <w:sz w:val="18"/>
          <w:szCs w:val="18"/>
        </w:rPr>
        <w:t xml:space="preserve">D. </w:t>
      </w:r>
      <w:r w:rsidR="00170610" w:rsidRPr="0037735E">
        <w:rPr>
          <w:rFonts w:ascii="Calibri" w:hAnsi="Calibri" w:cs="Arial"/>
          <w:b/>
          <w:sz w:val="18"/>
          <w:szCs w:val="18"/>
        </w:rPr>
        <w:t>Opaque Surface Details</w:t>
      </w:r>
      <w:r w:rsidRPr="0037735E">
        <w:rPr>
          <w:rFonts w:ascii="Calibri" w:hAnsi="Calibri" w:cs="Arial"/>
          <w:b/>
          <w:sz w:val="18"/>
          <w:szCs w:val="18"/>
        </w:rPr>
        <w:t xml:space="preserve"> – Mass Walls</w:t>
      </w:r>
    </w:p>
    <w:p w14:paraId="15480911" w14:textId="77777777" w:rsidR="00DC4F5F" w:rsidRPr="0037735E" w:rsidRDefault="00DC4F5F" w:rsidP="00DC4F5F">
      <w:pPr>
        <w:pStyle w:val="ListParagraph"/>
        <w:numPr>
          <w:ilvl w:val="0"/>
          <w:numId w:val="21"/>
        </w:numPr>
        <w:contextualSpacing/>
        <w:rPr>
          <w:rFonts w:ascii="Calibri" w:hAnsi="Calibri" w:cs="Arial"/>
          <w:sz w:val="18"/>
          <w:szCs w:val="18"/>
        </w:rPr>
      </w:pPr>
      <w:r w:rsidRPr="0037735E">
        <w:rPr>
          <w:rFonts w:ascii="Calibri" w:hAnsi="Calibri" w:cs="Arial"/>
          <w:sz w:val="18"/>
          <w:szCs w:val="18"/>
        </w:rPr>
        <w:t xml:space="preserve">Tag/ID: A label (if any) from the plans, for example, A1.4 or wall.  </w:t>
      </w:r>
    </w:p>
    <w:p w14:paraId="15480912" w14:textId="77777777" w:rsidR="00DC4F5F" w:rsidRPr="0037735E" w:rsidRDefault="00DC4F5F" w:rsidP="00DC4F5F">
      <w:pPr>
        <w:pStyle w:val="ListParagraph"/>
        <w:numPr>
          <w:ilvl w:val="0"/>
          <w:numId w:val="21"/>
        </w:numPr>
        <w:contextualSpacing/>
        <w:rPr>
          <w:rFonts w:ascii="Calibri" w:hAnsi="Calibri" w:cs="Arial"/>
          <w:sz w:val="18"/>
          <w:szCs w:val="18"/>
        </w:rPr>
      </w:pPr>
      <w:r w:rsidRPr="0037735E">
        <w:rPr>
          <w:rFonts w:ascii="Calibri" w:hAnsi="Calibri" w:cs="Arial"/>
          <w:sz w:val="18"/>
          <w:szCs w:val="18"/>
        </w:rPr>
        <w:t xml:space="preserve">Walls </w:t>
      </w:r>
      <w:proofErr w:type="gramStart"/>
      <w:r w:rsidRPr="0037735E">
        <w:rPr>
          <w:rFonts w:ascii="Calibri" w:hAnsi="Calibri" w:cs="Arial"/>
          <w:sz w:val="18"/>
          <w:szCs w:val="18"/>
        </w:rPr>
        <w:t>Above</w:t>
      </w:r>
      <w:proofErr w:type="gramEnd"/>
      <w:r w:rsidRPr="0037735E">
        <w:rPr>
          <w:rFonts w:ascii="Calibri" w:hAnsi="Calibri" w:cs="Arial"/>
          <w:sz w:val="18"/>
          <w:szCs w:val="18"/>
        </w:rPr>
        <w:t xml:space="preserve"> Grade: Yes or No.</w:t>
      </w:r>
    </w:p>
    <w:p w14:paraId="15480913" w14:textId="28DEE793" w:rsidR="00DC4F5F" w:rsidRPr="0037735E" w:rsidRDefault="00DC4F5F" w:rsidP="00DC4F5F">
      <w:pPr>
        <w:pStyle w:val="ListParagraph"/>
        <w:numPr>
          <w:ilvl w:val="0"/>
          <w:numId w:val="21"/>
        </w:numPr>
        <w:contextualSpacing/>
        <w:rPr>
          <w:rFonts w:ascii="Calibri" w:hAnsi="Calibri" w:cs="Arial"/>
          <w:sz w:val="18"/>
          <w:szCs w:val="18"/>
        </w:rPr>
      </w:pPr>
      <w:r w:rsidRPr="0037735E">
        <w:rPr>
          <w:rFonts w:ascii="Calibri" w:hAnsi="Calibri" w:cs="Arial"/>
          <w:sz w:val="18"/>
          <w:szCs w:val="18"/>
        </w:rPr>
        <w:t xml:space="preserve">Mass Type: </w:t>
      </w:r>
      <w:r w:rsidR="00755E8F" w:rsidRPr="0037735E">
        <w:rPr>
          <w:rFonts w:ascii="Calibri" w:hAnsi="Calibri" w:cs="Arial"/>
          <w:sz w:val="18"/>
          <w:szCs w:val="18"/>
        </w:rPr>
        <w:t>Clay Brick, Clay Hollow Unit, C</w:t>
      </w:r>
      <w:r w:rsidR="00281376" w:rsidRPr="0037735E">
        <w:rPr>
          <w:rFonts w:ascii="Calibri" w:hAnsi="Calibri" w:cs="Arial"/>
          <w:sz w:val="18"/>
          <w:szCs w:val="18"/>
        </w:rPr>
        <w:t xml:space="preserve">MU Light Weight, CMU Medium Weight, CMU Normal Weight, </w:t>
      </w:r>
      <w:r w:rsidR="00897A6D">
        <w:rPr>
          <w:rFonts w:ascii="Calibri" w:hAnsi="Calibri" w:cs="Arial"/>
          <w:sz w:val="18"/>
          <w:szCs w:val="18"/>
        </w:rPr>
        <w:t>C</w:t>
      </w:r>
      <w:r w:rsidR="00281376" w:rsidRPr="0037735E">
        <w:rPr>
          <w:rFonts w:ascii="Calibri" w:hAnsi="Calibri" w:cs="Arial"/>
          <w:sz w:val="18"/>
          <w:szCs w:val="18"/>
        </w:rPr>
        <w:t xml:space="preserve">oncrete, </w:t>
      </w:r>
      <w:r w:rsidRPr="0037735E">
        <w:rPr>
          <w:rFonts w:ascii="Calibri" w:hAnsi="Calibri" w:cs="Arial"/>
          <w:sz w:val="18"/>
          <w:szCs w:val="18"/>
        </w:rPr>
        <w:t>ICF. See JA4 for guidance.</w:t>
      </w:r>
    </w:p>
    <w:p w14:paraId="15480914" w14:textId="77777777" w:rsidR="00DC4F5F" w:rsidRPr="0037735E" w:rsidRDefault="00DC4F5F" w:rsidP="00DC4F5F">
      <w:pPr>
        <w:pStyle w:val="ListParagraph"/>
        <w:numPr>
          <w:ilvl w:val="0"/>
          <w:numId w:val="21"/>
        </w:numPr>
        <w:contextualSpacing/>
        <w:rPr>
          <w:rFonts w:ascii="Calibri" w:hAnsi="Calibri" w:cs="Arial"/>
          <w:sz w:val="18"/>
          <w:szCs w:val="18"/>
        </w:rPr>
      </w:pPr>
      <w:r w:rsidRPr="0037735E">
        <w:rPr>
          <w:rFonts w:ascii="Calibri" w:hAnsi="Calibri" w:cs="Arial"/>
          <w:sz w:val="18"/>
          <w:szCs w:val="18"/>
        </w:rPr>
        <w:t>Mass Thickness: Thickness (in inches) of mass.</w:t>
      </w:r>
    </w:p>
    <w:p w14:paraId="15480915" w14:textId="14696B16" w:rsidR="00DC4F5F" w:rsidRPr="0037735E" w:rsidRDefault="00DC4F5F" w:rsidP="00DC4F5F">
      <w:pPr>
        <w:pStyle w:val="ListParagraph"/>
        <w:numPr>
          <w:ilvl w:val="0"/>
          <w:numId w:val="21"/>
        </w:numPr>
        <w:contextualSpacing/>
        <w:rPr>
          <w:rFonts w:ascii="Calibri" w:hAnsi="Calibri" w:cs="Arial"/>
          <w:sz w:val="18"/>
          <w:szCs w:val="18"/>
        </w:rPr>
      </w:pPr>
      <w:r w:rsidRPr="0037735E">
        <w:rPr>
          <w:rFonts w:ascii="Calibri" w:hAnsi="Calibri" w:cs="Arial"/>
          <w:sz w:val="18"/>
          <w:szCs w:val="18"/>
        </w:rPr>
        <w:t xml:space="preserve">Furring Strips Thickness: If furring strips are required to meet the wall R-value or U-factor shown in </w:t>
      </w:r>
      <w:r w:rsidR="00897A6D">
        <w:rPr>
          <w:rFonts w:ascii="Calibri" w:hAnsi="Calibri" w:cs="Arial"/>
          <w:sz w:val="18"/>
          <w:szCs w:val="18"/>
        </w:rPr>
        <w:t>C</w:t>
      </w:r>
      <w:r w:rsidRPr="0037735E">
        <w:rPr>
          <w:rFonts w:ascii="Calibri" w:hAnsi="Calibri" w:cs="Arial"/>
          <w:sz w:val="18"/>
          <w:szCs w:val="18"/>
        </w:rPr>
        <w:t>olumns</w:t>
      </w:r>
      <w:r w:rsidR="00BD06F0" w:rsidRPr="0037735E">
        <w:rPr>
          <w:rFonts w:ascii="Calibri" w:hAnsi="Calibri" w:cs="Arial"/>
          <w:sz w:val="18"/>
          <w:szCs w:val="18"/>
        </w:rPr>
        <w:t xml:space="preserve"> </w:t>
      </w:r>
      <w:r w:rsidRPr="0037735E">
        <w:rPr>
          <w:rFonts w:ascii="Calibri" w:hAnsi="Calibri" w:cs="Arial"/>
          <w:sz w:val="18"/>
          <w:szCs w:val="18"/>
        </w:rPr>
        <w:t>1</w:t>
      </w:r>
      <w:r w:rsidR="00734C2E">
        <w:rPr>
          <w:rFonts w:ascii="Calibri" w:hAnsi="Calibri" w:cs="Arial"/>
          <w:sz w:val="18"/>
          <w:szCs w:val="18"/>
        </w:rPr>
        <w:t>1</w:t>
      </w:r>
      <w:r w:rsidRPr="0037735E">
        <w:rPr>
          <w:rFonts w:ascii="Calibri" w:hAnsi="Calibri" w:cs="Arial"/>
          <w:sz w:val="18"/>
          <w:szCs w:val="18"/>
        </w:rPr>
        <w:t xml:space="preserve"> </w:t>
      </w:r>
      <w:r w:rsidR="00BD06F0" w:rsidRPr="0037735E">
        <w:rPr>
          <w:rFonts w:ascii="Calibri" w:hAnsi="Calibri" w:cs="Arial"/>
          <w:sz w:val="18"/>
          <w:szCs w:val="18"/>
        </w:rPr>
        <w:t>&amp; 1</w:t>
      </w:r>
      <w:r w:rsidR="00734C2E">
        <w:rPr>
          <w:rFonts w:ascii="Calibri" w:hAnsi="Calibri" w:cs="Arial"/>
          <w:sz w:val="18"/>
          <w:szCs w:val="18"/>
        </w:rPr>
        <w:t>2</w:t>
      </w:r>
      <w:r w:rsidRPr="0037735E">
        <w:rPr>
          <w:rFonts w:ascii="Calibri" w:hAnsi="Calibri" w:cs="Arial"/>
          <w:sz w:val="18"/>
          <w:szCs w:val="18"/>
        </w:rPr>
        <w:t>, indicate the thickness of the furring strip (in inches). See Table 4.3.14 of Joint Appendix 4.</w:t>
      </w:r>
    </w:p>
    <w:p w14:paraId="2AFAD180" w14:textId="7343F2A4" w:rsidR="00734C2E" w:rsidRDefault="00734C2E" w:rsidP="00DC4F5F">
      <w:pPr>
        <w:pStyle w:val="ListParagraph"/>
        <w:numPr>
          <w:ilvl w:val="0"/>
          <w:numId w:val="21"/>
        </w:numPr>
        <w:contextualSpacing/>
        <w:rPr>
          <w:rFonts w:ascii="Calibri" w:hAnsi="Calibri" w:cs="Arial"/>
          <w:sz w:val="18"/>
          <w:szCs w:val="18"/>
        </w:rPr>
      </w:pPr>
      <w:r>
        <w:rPr>
          <w:rFonts w:ascii="Calibri" w:hAnsi="Calibri" w:cs="Arial"/>
          <w:sz w:val="18"/>
          <w:szCs w:val="18"/>
        </w:rPr>
        <w:t>Exterior Furring Strip t Thickness: If furring strips are required to meet the wall R-value or U-factor shown in Columns 11&amp; 12, indicate the thickness of the furring strip (in inches). See Table 4.3.14 of Joint Appendix 4.</w:t>
      </w:r>
    </w:p>
    <w:p w14:paraId="15480916" w14:textId="77777777" w:rsidR="00DC4F5F" w:rsidRPr="0037735E" w:rsidRDefault="009004E9" w:rsidP="00DC4F5F">
      <w:pPr>
        <w:pStyle w:val="ListParagraph"/>
        <w:numPr>
          <w:ilvl w:val="0"/>
          <w:numId w:val="21"/>
        </w:numPr>
        <w:contextualSpacing/>
        <w:rPr>
          <w:rFonts w:ascii="Calibri" w:hAnsi="Calibri" w:cs="Arial"/>
          <w:sz w:val="18"/>
          <w:szCs w:val="18"/>
        </w:rPr>
      </w:pPr>
      <w:r w:rsidRPr="0037735E">
        <w:rPr>
          <w:rFonts w:ascii="Calibri" w:hAnsi="Calibri" w:cs="Arial"/>
          <w:sz w:val="18"/>
          <w:szCs w:val="18"/>
        </w:rPr>
        <w:t xml:space="preserve">Proposed </w:t>
      </w:r>
      <w:r w:rsidR="00DC4F5F" w:rsidRPr="0037735E">
        <w:rPr>
          <w:rFonts w:ascii="Calibri" w:hAnsi="Calibri" w:cs="Arial"/>
          <w:sz w:val="18"/>
          <w:szCs w:val="18"/>
        </w:rPr>
        <w:t>Interior Insulation R-value or U-factor: Enter either the R-value or U-factor of proposed insulation on the inside surface of the mass wall. See JA4 for guidance. Use the same descriptor (R-value or U-factor) throughout Table D.</w:t>
      </w:r>
    </w:p>
    <w:p w14:paraId="15480917" w14:textId="77777777" w:rsidR="00DC4F5F" w:rsidRPr="0037735E" w:rsidRDefault="009004E9" w:rsidP="00DC4F5F">
      <w:pPr>
        <w:pStyle w:val="ListParagraph"/>
        <w:numPr>
          <w:ilvl w:val="0"/>
          <w:numId w:val="21"/>
        </w:numPr>
        <w:contextualSpacing/>
        <w:rPr>
          <w:rFonts w:ascii="Calibri" w:hAnsi="Calibri" w:cs="Arial"/>
          <w:sz w:val="18"/>
          <w:szCs w:val="18"/>
        </w:rPr>
      </w:pPr>
      <w:r w:rsidRPr="0037735E">
        <w:rPr>
          <w:rFonts w:ascii="Calibri" w:hAnsi="Calibri" w:cs="Arial"/>
          <w:sz w:val="18"/>
          <w:szCs w:val="18"/>
        </w:rPr>
        <w:t xml:space="preserve">Proposed </w:t>
      </w:r>
      <w:r w:rsidR="00DC4F5F" w:rsidRPr="0037735E">
        <w:rPr>
          <w:rFonts w:ascii="Calibri" w:hAnsi="Calibri" w:cs="Arial"/>
          <w:sz w:val="18"/>
          <w:szCs w:val="18"/>
        </w:rPr>
        <w:t xml:space="preserve">Exterior Insulation R-value or U-factor: Enter either the R-value or U-factor of proposed insulation on the outside surface of the mass wall. See JA4 for guidance. </w:t>
      </w:r>
    </w:p>
    <w:p w14:paraId="15480918" w14:textId="77777777" w:rsidR="00DC4F5F" w:rsidRPr="0037735E" w:rsidRDefault="00DC4F5F" w:rsidP="00DC4F5F">
      <w:pPr>
        <w:pStyle w:val="ListParagraph"/>
        <w:numPr>
          <w:ilvl w:val="0"/>
          <w:numId w:val="21"/>
        </w:numPr>
        <w:contextualSpacing/>
        <w:rPr>
          <w:rFonts w:ascii="Calibri" w:hAnsi="Calibri" w:cs="Arial"/>
          <w:sz w:val="18"/>
          <w:szCs w:val="18"/>
        </w:rPr>
      </w:pPr>
      <w:r w:rsidRPr="0037735E">
        <w:rPr>
          <w:rFonts w:ascii="Calibri" w:hAnsi="Calibri" w:cs="Arial"/>
          <w:sz w:val="18"/>
          <w:szCs w:val="18"/>
        </w:rPr>
        <w:t>Appendix JA4 Table: Table number used to determine the R-value or U-factor (e.g., an ICF wall is 4.3.13).</w:t>
      </w:r>
    </w:p>
    <w:p w14:paraId="15480919" w14:textId="77777777" w:rsidR="00DC4F5F" w:rsidRPr="0037735E" w:rsidRDefault="00DC4F5F" w:rsidP="00DC4F5F">
      <w:pPr>
        <w:pStyle w:val="ListParagraph"/>
        <w:numPr>
          <w:ilvl w:val="0"/>
          <w:numId w:val="21"/>
        </w:numPr>
        <w:contextualSpacing/>
        <w:rPr>
          <w:rFonts w:ascii="Calibri" w:hAnsi="Calibri" w:cs="Arial"/>
          <w:sz w:val="18"/>
          <w:szCs w:val="18"/>
        </w:rPr>
      </w:pPr>
      <w:r w:rsidRPr="0037735E">
        <w:rPr>
          <w:rFonts w:ascii="Calibri" w:hAnsi="Calibri" w:cs="Arial"/>
          <w:sz w:val="18"/>
          <w:szCs w:val="18"/>
        </w:rPr>
        <w:t>Appendix JA4 Cell: Cell number used to determine the R-value or U-factor (e.g., an 8-inch thick ICF wall with 2 inches of EPS (R-15.4) is A6).</w:t>
      </w:r>
    </w:p>
    <w:p w14:paraId="1548091A" w14:textId="3120BD9F" w:rsidR="00DC4F5F" w:rsidRPr="0037735E" w:rsidRDefault="009004E9" w:rsidP="00DC4F5F">
      <w:pPr>
        <w:pStyle w:val="ListParagraph"/>
        <w:numPr>
          <w:ilvl w:val="0"/>
          <w:numId w:val="21"/>
        </w:numPr>
        <w:contextualSpacing/>
        <w:rPr>
          <w:rFonts w:ascii="Calibri" w:hAnsi="Calibri" w:cs="Arial"/>
          <w:sz w:val="18"/>
          <w:szCs w:val="18"/>
        </w:rPr>
      </w:pPr>
      <w:r w:rsidRPr="0037735E">
        <w:rPr>
          <w:rFonts w:ascii="Calibri" w:hAnsi="Calibri" w:cs="Arial"/>
          <w:sz w:val="18"/>
          <w:szCs w:val="18"/>
        </w:rPr>
        <w:t xml:space="preserve">Required </w:t>
      </w:r>
      <w:r w:rsidR="00DC4F5F" w:rsidRPr="0037735E">
        <w:rPr>
          <w:rFonts w:ascii="Calibri" w:hAnsi="Calibri" w:cs="Arial"/>
          <w:sz w:val="18"/>
          <w:szCs w:val="18"/>
        </w:rPr>
        <w:t xml:space="preserve">Interior Insulation: The required R-value or U-factor (whichever descriptor was selected in </w:t>
      </w:r>
      <w:r w:rsidR="00C45569">
        <w:rPr>
          <w:rFonts w:ascii="Calibri" w:hAnsi="Calibri" w:cs="Arial"/>
          <w:sz w:val="18"/>
          <w:szCs w:val="18"/>
        </w:rPr>
        <w:t>C</w:t>
      </w:r>
      <w:r w:rsidR="00DC4F5F" w:rsidRPr="0037735E">
        <w:rPr>
          <w:rFonts w:ascii="Calibri" w:hAnsi="Calibri" w:cs="Arial"/>
          <w:sz w:val="18"/>
          <w:szCs w:val="18"/>
        </w:rPr>
        <w:t xml:space="preserve">olumn 6) for interior insulation will be completed based on the Table 150.1-A requirements for the wall type. </w:t>
      </w:r>
    </w:p>
    <w:p w14:paraId="1548091B" w14:textId="6AA2E362" w:rsidR="0052661C" w:rsidRPr="0037735E" w:rsidRDefault="009004E9" w:rsidP="005716C2">
      <w:pPr>
        <w:pStyle w:val="ListParagraph"/>
        <w:numPr>
          <w:ilvl w:val="0"/>
          <w:numId w:val="21"/>
        </w:numPr>
        <w:contextualSpacing/>
        <w:rPr>
          <w:rFonts w:ascii="Calibri" w:hAnsi="Calibri" w:cs="Arial"/>
          <w:sz w:val="18"/>
          <w:szCs w:val="18"/>
        </w:rPr>
      </w:pPr>
      <w:r w:rsidRPr="0037735E">
        <w:rPr>
          <w:rFonts w:ascii="Calibri" w:hAnsi="Calibri" w:cs="Arial"/>
          <w:sz w:val="18"/>
          <w:szCs w:val="18"/>
        </w:rPr>
        <w:lastRenderedPageBreak/>
        <w:t xml:space="preserve">Required </w:t>
      </w:r>
      <w:r w:rsidR="005716C2" w:rsidRPr="0037735E">
        <w:rPr>
          <w:rFonts w:ascii="Calibri" w:hAnsi="Calibri" w:cs="Arial"/>
          <w:sz w:val="18"/>
          <w:szCs w:val="18"/>
        </w:rPr>
        <w:t xml:space="preserve">Exterior Insulation: The required R-value or U-factor (whichever descriptor was selected in </w:t>
      </w:r>
      <w:r w:rsidR="00C45569">
        <w:rPr>
          <w:rFonts w:ascii="Calibri" w:hAnsi="Calibri" w:cs="Arial"/>
          <w:sz w:val="18"/>
          <w:szCs w:val="18"/>
        </w:rPr>
        <w:t>C</w:t>
      </w:r>
      <w:r w:rsidR="005716C2" w:rsidRPr="0037735E">
        <w:rPr>
          <w:rFonts w:ascii="Calibri" w:hAnsi="Calibri" w:cs="Arial"/>
          <w:sz w:val="18"/>
          <w:szCs w:val="18"/>
        </w:rPr>
        <w:t>olumn 7) for exterior insulation will be completed based on the Table 150.1-A requirements for the wall type.</w:t>
      </w:r>
    </w:p>
    <w:p w14:paraId="43E642D3" w14:textId="77777777" w:rsidR="0094294D" w:rsidRPr="0037735E" w:rsidRDefault="0094294D" w:rsidP="0052661C">
      <w:pPr>
        <w:pStyle w:val="ListParagraph"/>
        <w:contextualSpacing/>
        <w:rPr>
          <w:rFonts w:ascii="Calibri" w:hAnsi="Calibri" w:cs="Arial"/>
          <w:sz w:val="18"/>
          <w:szCs w:val="18"/>
        </w:rPr>
      </w:pPr>
    </w:p>
    <w:p w14:paraId="1548091D" w14:textId="14C7643B" w:rsidR="003A3ABD" w:rsidRPr="0037735E" w:rsidRDefault="003A3ABD" w:rsidP="0037735E">
      <w:pPr>
        <w:rPr>
          <w:rFonts w:ascii="Calibri" w:hAnsi="Calibri" w:cs="Arial"/>
          <w:b/>
          <w:sz w:val="18"/>
          <w:szCs w:val="18"/>
        </w:rPr>
      </w:pPr>
      <w:r w:rsidRPr="0037735E">
        <w:rPr>
          <w:rFonts w:ascii="Calibri" w:hAnsi="Calibri" w:cs="Arial"/>
          <w:b/>
          <w:sz w:val="18"/>
          <w:szCs w:val="18"/>
        </w:rPr>
        <w:t xml:space="preserve">E. </w:t>
      </w:r>
      <w:r w:rsidR="00170610" w:rsidRPr="0037735E">
        <w:rPr>
          <w:rFonts w:ascii="Calibri" w:hAnsi="Calibri" w:cs="Arial"/>
          <w:b/>
          <w:sz w:val="18"/>
          <w:szCs w:val="18"/>
        </w:rPr>
        <w:t>Slab Insulation</w:t>
      </w:r>
    </w:p>
    <w:p w14:paraId="1548091E" w14:textId="77777777" w:rsidR="005716C2" w:rsidRPr="0037735E" w:rsidRDefault="005716C2" w:rsidP="005716C2">
      <w:pPr>
        <w:keepNext/>
        <w:ind w:left="270"/>
        <w:rPr>
          <w:rFonts w:ascii="Calibri" w:hAnsi="Calibri" w:cs="Arial"/>
          <w:sz w:val="18"/>
          <w:szCs w:val="18"/>
        </w:rPr>
      </w:pPr>
      <w:r w:rsidRPr="0037735E">
        <w:rPr>
          <w:rFonts w:ascii="Calibri" w:hAnsi="Calibri" w:cs="Arial"/>
          <w:sz w:val="18"/>
          <w:szCs w:val="18"/>
        </w:rPr>
        <w:t>Slab edge performance specifications and installation criteria are found in Sections 150.0(l) and 150.1(c</w:t>
      </w:r>
      <w:proofErr w:type="gramStart"/>
      <w:r w:rsidRPr="0037735E">
        <w:rPr>
          <w:rFonts w:ascii="Calibri" w:hAnsi="Calibri" w:cs="Arial"/>
          <w:sz w:val="18"/>
          <w:szCs w:val="18"/>
        </w:rPr>
        <w:t>)1D</w:t>
      </w:r>
      <w:proofErr w:type="gramEnd"/>
      <w:r w:rsidRPr="0037735E">
        <w:rPr>
          <w:rFonts w:ascii="Calibri" w:hAnsi="Calibri" w:cs="Arial"/>
          <w:sz w:val="18"/>
          <w:szCs w:val="18"/>
        </w:rPr>
        <w:t xml:space="preserve"> (Table 150.1-A). Requirements vary by climate zone and slab conditions. </w:t>
      </w:r>
    </w:p>
    <w:p w14:paraId="15480920" w14:textId="77777777" w:rsidR="005716C2" w:rsidRPr="0037735E" w:rsidRDefault="005716C2" w:rsidP="005716C2">
      <w:pPr>
        <w:pStyle w:val="ListParagraph"/>
        <w:numPr>
          <w:ilvl w:val="0"/>
          <w:numId w:val="22"/>
        </w:numPr>
        <w:spacing w:line="276" w:lineRule="auto"/>
        <w:contextualSpacing/>
        <w:rPr>
          <w:rFonts w:ascii="Calibri" w:hAnsi="Calibri" w:cs="Arial"/>
          <w:sz w:val="18"/>
          <w:szCs w:val="18"/>
        </w:rPr>
      </w:pPr>
      <w:r w:rsidRPr="0037735E">
        <w:rPr>
          <w:rFonts w:ascii="Calibri" w:hAnsi="Calibri" w:cs="Arial"/>
          <w:sz w:val="18"/>
          <w:szCs w:val="18"/>
        </w:rPr>
        <w:t xml:space="preserve">Floor type: Types include slab-on-grade or raised slab. </w:t>
      </w:r>
    </w:p>
    <w:p w14:paraId="15480921" w14:textId="77777777" w:rsidR="005716C2" w:rsidRPr="0037735E" w:rsidRDefault="005716C2" w:rsidP="005716C2">
      <w:pPr>
        <w:numPr>
          <w:ilvl w:val="0"/>
          <w:numId w:val="23"/>
        </w:numPr>
        <w:rPr>
          <w:rFonts w:ascii="Calibri" w:hAnsi="Calibri" w:cs="Arial"/>
          <w:sz w:val="18"/>
          <w:szCs w:val="18"/>
        </w:rPr>
      </w:pPr>
      <w:r w:rsidRPr="0037735E">
        <w:rPr>
          <w:rFonts w:ascii="Calibri" w:hAnsi="Calibri" w:cs="Arial"/>
          <w:sz w:val="18"/>
          <w:szCs w:val="18"/>
        </w:rPr>
        <w:t xml:space="preserve">Slab-on-grade floors require slab edge insulation in climate zone 16 only. </w:t>
      </w:r>
    </w:p>
    <w:p w14:paraId="15480922" w14:textId="77777777" w:rsidR="005716C2" w:rsidRPr="0037735E" w:rsidRDefault="005716C2" w:rsidP="005716C2">
      <w:pPr>
        <w:numPr>
          <w:ilvl w:val="0"/>
          <w:numId w:val="23"/>
        </w:numPr>
        <w:rPr>
          <w:rFonts w:ascii="Calibri" w:hAnsi="Calibri" w:cs="Arial"/>
          <w:sz w:val="18"/>
          <w:szCs w:val="18"/>
        </w:rPr>
      </w:pPr>
      <w:r w:rsidRPr="0037735E">
        <w:rPr>
          <w:rFonts w:ascii="Calibri" w:hAnsi="Calibri" w:cs="Arial"/>
          <w:sz w:val="18"/>
          <w:szCs w:val="18"/>
        </w:rPr>
        <w:t>Raised slab must be insulated to R8 in climate zones 1, 2, 11, 13, 14 and 16, R-4 in climate zones 12 and 15, and no insulation is required in climate zones 3-10.</w:t>
      </w:r>
    </w:p>
    <w:p w14:paraId="15480923" w14:textId="587C65C5" w:rsidR="005716C2" w:rsidRPr="0037735E" w:rsidRDefault="005716C2" w:rsidP="005716C2">
      <w:pPr>
        <w:pStyle w:val="ListParagraph"/>
        <w:numPr>
          <w:ilvl w:val="0"/>
          <w:numId w:val="22"/>
        </w:numPr>
        <w:spacing w:line="276" w:lineRule="auto"/>
        <w:contextualSpacing/>
        <w:rPr>
          <w:rFonts w:ascii="Calibri" w:hAnsi="Calibri" w:cs="Arial"/>
          <w:sz w:val="18"/>
          <w:szCs w:val="18"/>
        </w:rPr>
      </w:pPr>
      <w:r w:rsidRPr="0037735E">
        <w:rPr>
          <w:rFonts w:ascii="Calibri" w:hAnsi="Calibri" w:cs="Arial"/>
          <w:sz w:val="18"/>
          <w:szCs w:val="18"/>
        </w:rPr>
        <w:t>Proposed R-value: When required, insulation can be specified by either R-value or U-factor</w:t>
      </w:r>
      <w:r w:rsidR="00522208" w:rsidRPr="0037735E">
        <w:rPr>
          <w:rFonts w:ascii="Calibri" w:hAnsi="Calibri" w:cs="Arial"/>
          <w:sz w:val="18"/>
          <w:szCs w:val="18"/>
        </w:rPr>
        <w:t xml:space="preserve"> (use the same descriptor throughout Table E)</w:t>
      </w:r>
      <w:r w:rsidRPr="0037735E">
        <w:rPr>
          <w:rFonts w:ascii="Calibri" w:hAnsi="Calibri" w:cs="Arial"/>
          <w:sz w:val="18"/>
          <w:szCs w:val="18"/>
        </w:rPr>
        <w:t xml:space="preserve">. When specifying an R-value </w:t>
      </w:r>
      <w:proofErr w:type="gramStart"/>
      <w:r w:rsidRPr="0037735E">
        <w:rPr>
          <w:rFonts w:ascii="Calibri" w:hAnsi="Calibri" w:cs="Arial"/>
          <w:sz w:val="18"/>
          <w:szCs w:val="18"/>
        </w:rPr>
        <w:t>complete</w:t>
      </w:r>
      <w:proofErr w:type="gramEnd"/>
      <w:r w:rsidRPr="0037735E">
        <w:rPr>
          <w:rFonts w:ascii="Calibri" w:hAnsi="Calibri" w:cs="Arial"/>
          <w:sz w:val="18"/>
          <w:szCs w:val="18"/>
        </w:rPr>
        <w:t xml:space="preserve"> </w:t>
      </w:r>
      <w:r w:rsidR="00C45569">
        <w:rPr>
          <w:rFonts w:ascii="Calibri" w:hAnsi="Calibri" w:cs="Arial"/>
          <w:sz w:val="18"/>
          <w:szCs w:val="18"/>
        </w:rPr>
        <w:t>C</w:t>
      </w:r>
      <w:r w:rsidRPr="0037735E">
        <w:rPr>
          <w:rFonts w:ascii="Calibri" w:hAnsi="Calibri" w:cs="Arial"/>
          <w:sz w:val="18"/>
          <w:szCs w:val="18"/>
        </w:rPr>
        <w:t>olumn 2.</w:t>
      </w:r>
    </w:p>
    <w:p w14:paraId="15480924" w14:textId="6A68900D" w:rsidR="005716C2" w:rsidRPr="0037735E" w:rsidRDefault="005716C2" w:rsidP="005716C2">
      <w:pPr>
        <w:pStyle w:val="ListParagraph"/>
        <w:numPr>
          <w:ilvl w:val="0"/>
          <w:numId w:val="22"/>
        </w:numPr>
        <w:spacing w:line="276" w:lineRule="auto"/>
        <w:contextualSpacing/>
        <w:rPr>
          <w:rFonts w:ascii="Calibri" w:hAnsi="Calibri" w:cs="Arial"/>
          <w:sz w:val="18"/>
          <w:szCs w:val="18"/>
        </w:rPr>
      </w:pPr>
      <w:r w:rsidRPr="0037735E">
        <w:rPr>
          <w:rFonts w:ascii="Calibri" w:hAnsi="Calibri" w:cs="Arial"/>
          <w:sz w:val="18"/>
          <w:szCs w:val="18"/>
        </w:rPr>
        <w:t xml:space="preserve">Proposed U-Factor: When required, specify the U-factor of proposed insulation in </w:t>
      </w:r>
      <w:r w:rsidR="00C45569">
        <w:rPr>
          <w:rFonts w:ascii="Calibri" w:hAnsi="Calibri" w:cs="Arial"/>
          <w:sz w:val="18"/>
          <w:szCs w:val="18"/>
        </w:rPr>
        <w:t>C</w:t>
      </w:r>
      <w:r w:rsidRPr="0037735E">
        <w:rPr>
          <w:rFonts w:ascii="Calibri" w:hAnsi="Calibri" w:cs="Arial"/>
          <w:sz w:val="18"/>
          <w:szCs w:val="18"/>
        </w:rPr>
        <w:t xml:space="preserve">olumn 3. </w:t>
      </w:r>
    </w:p>
    <w:p w14:paraId="15480925" w14:textId="77777777" w:rsidR="005716C2" w:rsidRPr="0037735E" w:rsidRDefault="005716C2" w:rsidP="005716C2">
      <w:pPr>
        <w:pStyle w:val="ListParagraph"/>
        <w:numPr>
          <w:ilvl w:val="0"/>
          <w:numId w:val="22"/>
        </w:numPr>
        <w:spacing w:line="276" w:lineRule="auto"/>
        <w:contextualSpacing/>
        <w:rPr>
          <w:rFonts w:ascii="Calibri" w:hAnsi="Calibri" w:cs="Arial"/>
          <w:sz w:val="18"/>
          <w:szCs w:val="18"/>
        </w:rPr>
      </w:pPr>
      <w:r w:rsidRPr="0037735E">
        <w:rPr>
          <w:rFonts w:ascii="Calibri" w:hAnsi="Calibri" w:cs="Arial"/>
          <w:sz w:val="18"/>
          <w:szCs w:val="18"/>
        </w:rPr>
        <w:t xml:space="preserve">Required Insulation R-value: </w:t>
      </w:r>
      <w:r w:rsidR="00522208" w:rsidRPr="0037735E">
        <w:rPr>
          <w:rFonts w:ascii="Calibri" w:hAnsi="Calibri" w:cs="Arial"/>
          <w:sz w:val="18"/>
          <w:szCs w:val="18"/>
        </w:rPr>
        <w:t>S</w:t>
      </w:r>
      <w:r w:rsidRPr="0037735E">
        <w:rPr>
          <w:rFonts w:ascii="Calibri" w:hAnsi="Calibri" w:cs="Arial"/>
          <w:sz w:val="18"/>
          <w:szCs w:val="18"/>
        </w:rPr>
        <w:t>pecify the value required, which will vary by climate zone and type of slab. Values are from Table 150.1-A.</w:t>
      </w:r>
    </w:p>
    <w:p w14:paraId="15480926" w14:textId="77777777" w:rsidR="005716C2" w:rsidRPr="0037735E" w:rsidRDefault="005716C2" w:rsidP="005716C2">
      <w:pPr>
        <w:pStyle w:val="ListParagraph"/>
        <w:numPr>
          <w:ilvl w:val="0"/>
          <w:numId w:val="22"/>
        </w:numPr>
        <w:spacing w:line="276" w:lineRule="auto"/>
        <w:contextualSpacing/>
        <w:rPr>
          <w:rFonts w:ascii="Calibri" w:hAnsi="Calibri" w:cs="Arial"/>
          <w:sz w:val="18"/>
          <w:szCs w:val="18"/>
        </w:rPr>
      </w:pPr>
      <w:r w:rsidRPr="0037735E">
        <w:rPr>
          <w:rFonts w:ascii="Calibri" w:hAnsi="Calibri" w:cs="Arial"/>
          <w:sz w:val="18"/>
          <w:szCs w:val="18"/>
        </w:rPr>
        <w:t xml:space="preserve">Required Insulation U-factor: </w:t>
      </w:r>
      <w:r w:rsidR="00522208" w:rsidRPr="0037735E">
        <w:rPr>
          <w:rFonts w:ascii="Calibri" w:hAnsi="Calibri" w:cs="Arial"/>
          <w:sz w:val="18"/>
          <w:szCs w:val="18"/>
        </w:rPr>
        <w:t>S</w:t>
      </w:r>
      <w:r w:rsidRPr="0037735E">
        <w:rPr>
          <w:rFonts w:ascii="Calibri" w:hAnsi="Calibri" w:cs="Arial"/>
          <w:sz w:val="18"/>
          <w:szCs w:val="18"/>
        </w:rPr>
        <w:t>pecify the value required, which will vary by climate zone and type of slab. Values are from Table 150.1-A.</w:t>
      </w:r>
    </w:p>
    <w:p w14:paraId="15480927" w14:textId="77777777" w:rsidR="005716C2" w:rsidRPr="0037735E" w:rsidRDefault="005716C2" w:rsidP="005716C2">
      <w:pPr>
        <w:pStyle w:val="ListParagraph"/>
        <w:numPr>
          <w:ilvl w:val="0"/>
          <w:numId w:val="22"/>
        </w:numPr>
        <w:spacing w:line="276" w:lineRule="auto"/>
        <w:contextualSpacing/>
        <w:rPr>
          <w:rFonts w:ascii="Calibri" w:hAnsi="Calibri" w:cs="Arial"/>
          <w:sz w:val="18"/>
          <w:szCs w:val="18"/>
        </w:rPr>
      </w:pPr>
      <w:r w:rsidRPr="0037735E">
        <w:rPr>
          <w:rFonts w:ascii="Calibri" w:hAnsi="Calibri" w:cs="Arial"/>
          <w:sz w:val="18"/>
          <w:szCs w:val="18"/>
        </w:rPr>
        <w:t>Comments: Any notes regarding location, unique conditions, or attachments.</w:t>
      </w:r>
    </w:p>
    <w:p w14:paraId="15480928" w14:textId="77777777" w:rsidR="005716C2" w:rsidRPr="0037735E" w:rsidRDefault="005716C2" w:rsidP="005716C2">
      <w:pPr>
        <w:pStyle w:val="ListParagraph"/>
        <w:spacing w:line="276" w:lineRule="auto"/>
        <w:contextualSpacing/>
        <w:rPr>
          <w:rFonts w:ascii="Calibri" w:hAnsi="Calibri" w:cs="Arial"/>
          <w:sz w:val="18"/>
          <w:szCs w:val="18"/>
        </w:rPr>
      </w:pPr>
    </w:p>
    <w:p w14:paraId="15480929" w14:textId="77777777" w:rsidR="00E512E4" w:rsidRPr="0037735E" w:rsidRDefault="005716C2" w:rsidP="00C45569">
      <w:pPr>
        <w:ind w:left="1080" w:hanging="720"/>
        <w:rPr>
          <w:rFonts w:ascii="Calibri" w:hAnsi="Calibri" w:cs="Arial"/>
          <w:sz w:val="18"/>
          <w:szCs w:val="18"/>
        </w:rPr>
      </w:pPr>
      <w:r w:rsidRPr="0037735E">
        <w:rPr>
          <w:rFonts w:ascii="Calibri" w:hAnsi="Calibri" w:cs="Arial"/>
          <w:sz w:val="18"/>
          <w:szCs w:val="18"/>
        </w:rPr>
        <w:t>NOTE:</w:t>
      </w:r>
      <w:r w:rsidRPr="0037735E">
        <w:rPr>
          <w:rFonts w:ascii="Calibri" w:hAnsi="Calibri" w:cs="Arial"/>
          <w:sz w:val="18"/>
          <w:szCs w:val="18"/>
        </w:rPr>
        <w:tab/>
      </w:r>
      <w:r w:rsidR="00522208" w:rsidRPr="0037735E">
        <w:rPr>
          <w:rFonts w:ascii="Calibri" w:hAnsi="Calibri" w:cs="Arial"/>
          <w:sz w:val="18"/>
          <w:szCs w:val="18"/>
        </w:rPr>
        <w:t>T</w:t>
      </w:r>
      <w:r w:rsidRPr="0037735E">
        <w:rPr>
          <w:rFonts w:ascii="Calibri" w:hAnsi="Calibri" w:cs="Arial"/>
          <w:sz w:val="18"/>
          <w:szCs w:val="18"/>
        </w:rPr>
        <w:t>here is a mandatory slab edge insulation requirement for heated slab floors. Since mandatory requirements are not listed on the Certificate of Compliance, this is provided for information purposes only. The specific requirements are in Sections 110.8(g) and Table 110.8-A.</w:t>
      </w:r>
    </w:p>
    <w:p w14:paraId="1548092A" w14:textId="77777777" w:rsidR="005716C2" w:rsidRPr="0037735E" w:rsidRDefault="005716C2" w:rsidP="005716C2">
      <w:pPr>
        <w:pStyle w:val="ListParagraph"/>
        <w:spacing w:line="276" w:lineRule="auto"/>
        <w:contextualSpacing/>
        <w:rPr>
          <w:rFonts w:ascii="Calibri" w:hAnsi="Calibri" w:cs="Arial"/>
          <w:sz w:val="18"/>
          <w:szCs w:val="18"/>
        </w:rPr>
      </w:pPr>
    </w:p>
    <w:p w14:paraId="1548092B" w14:textId="405CE67A" w:rsidR="00C37497" w:rsidRPr="0037735E" w:rsidRDefault="00C37497" w:rsidP="0037735E">
      <w:pPr>
        <w:keepNext/>
        <w:rPr>
          <w:rFonts w:ascii="Calibri" w:hAnsi="Calibri" w:cs="Arial"/>
          <w:b/>
          <w:sz w:val="18"/>
          <w:szCs w:val="18"/>
        </w:rPr>
      </w:pPr>
      <w:r w:rsidRPr="0037735E">
        <w:rPr>
          <w:rFonts w:ascii="Calibri" w:hAnsi="Calibri" w:cs="Arial"/>
          <w:b/>
          <w:sz w:val="18"/>
          <w:szCs w:val="18"/>
        </w:rPr>
        <w:t xml:space="preserve">F. </w:t>
      </w:r>
      <w:r w:rsidR="00170610" w:rsidRPr="0037735E">
        <w:rPr>
          <w:rFonts w:ascii="Calibri" w:hAnsi="Calibri" w:cs="Arial"/>
          <w:b/>
          <w:sz w:val="18"/>
          <w:szCs w:val="18"/>
        </w:rPr>
        <w:t>Radiant Barrier</w:t>
      </w:r>
    </w:p>
    <w:p w14:paraId="1548092C" w14:textId="77777777" w:rsidR="00DC4F5F" w:rsidRPr="0037735E" w:rsidRDefault="00DC4F5F" w:rsidP="00DC4F5F">
      <w:pPr>
        <w:pStyle w:val="ListParagraph"/>
        <w:keepNext/>
        <w:numPr>
          <w:ilvl w:val="0"/>
          <w:numId w:val="42"/>
        </w:numPr>
        <w:rPr>
          <w:rFonts w:ascii="Calibri" w:hAnsi="Calibri" w:cs="Arial"/>
          <w:b/>
          <w:sz w:val="18"/>
          <w:szCs w:val="18"/>
        </w:rPr>
      </w:pPr>
      <w:r w:rsidRPr="0037735E">
        <w:rPr>
          <w:rFonts w:ascii="Calibri" w:hAnsi="Calibri"/>
          <w:sz w:val="18"/>
          <w:szCs w:val="18"/>
        </w:rPr>
        <w:t>Radiant Barrier installed below the roof deck and on all gable end walls: Yes or No</w:t>
      </w:r>
      <w:r w:rsidR="00522208" w:rsidRPr="0037735E">
        <w:rPr>
          <w:rFonts w:ascii="Calibri" w:hAnsi="Calibri"/>
          <w:sz w:val="18"/>
          <w:szCs w:val="18"/>
        </w:rPr>
        <w:t xml:space="preserve">. </w:t>
      </w:r>
      <w:r w:rsidR="00522208" w:rsidRPr="0037735E">
        <w:rPr>
          <w:rFonts w:ascii="Calibri" w:hAnsi="Calibri" w:cs="Arial"/>
          <w:sz w:val="18"/>
          <w:szCs w:val="18"/>
        </w:rPr>
        <w:t>Radiant barriers are required in climate zones 2-15.</w:t>
      </w:r>
    </w:p>
    <w:p w14:paraId="1548092D" w14:textId="77777777" w:rsidR="00DC4F5F" w:rsidRPr="0037735E" w:rsidRDefault="00DC4F5F" w:rsidP="00DC4F5F">
      <w:pPr>
        <w:pStyle w:val="ListParagraph"/>
        <w:keepNext/>
        <w:numPr>
          <w:ilvl w:val="0"/>
          <w:numId w:val="42"/>
        </w:numPr>
        <w:rPr>
          <w:rFonts w:ascii="Calibri" w:hAnsi="Calibri" w:cs="Arial"/>
          <w:b/>
          <w:sz w:val="18"/>
          <w:szCs w:val="18"/>
        </w:rPr>
      </w:pPr>
      <w:r w:rsidRPr="0037735E">
        <w:rPr>
          <w:rFonts w:ascii="Calibri" w:hAnsi="Calibri" w:cs="Arial"/>
          <w:sz w:val="18"/>
          <w:szCs w:val="18"/>
        </w:rPr>
        <w:t>Comments: Any notes regarding location, unique conditions, or attachments.</w:t>
      </w:r>
    </w:p>
    <w:p w14:paraId="1548092E" w14:textId="77777777" w:rsidR="00F076B0" w:rsidRPr="0037735E" w:rsidRDefault="00F076B0" w:rsidP="00F076B0">
      <w:pPr>
        <w:keepNext/>
        <w:ind w:left="1440" w:hanging="720"/>
        <w:rPr>
          <w:rFonts w:ascii="Calibri" w:hAnsi="Calibri" w:cs="Arial"/>
          <w:sz w:val="18"/>
          <w:szCs w:val="18"/>
        </w:rPr>
      </w:pPr>
    </w:p>
    <w:p w14:paraId="1548092F" w14:textId="77777777" w:rsidR="00F076B0" w:rsidRPr="0037735E" w:rsidRDefault="00B20DC5" w:rsidP="00C45569">
      <w:pPr>
        <w:keepNext/>
        <w:ind w:left="1080" w:hanging="720"/>
        <w:rPr>
          <w:rFonts w:ascii="Calibri" w:hAnsi="Calibri" w:cs="Arial"/>
          <w:sz w:val="18"/>
          <w:szCs w:val="18"/>
        </w:rPr>
      </w:pPr>
      <w:r w:rsidRPr="0037735E">
        <w:rPr>
          <w:rFonts w:ascii="Calibri" w:hAnsi="Calibri" w:cs="Arial"/>
          <w:sz w:val="18"/>
          <w:szCs w:val="18"/>
        </w:rPr>
        <w:t xml:space="preserve">NOTE: </w:t>
      </w:r>
      <w:r w:rsidRPr="0037735E">
        <w:rPr>
          <w:rFonts w:ascii="Calibri" w:hAnsi="Calibri" w:cs="Arial"/>
          <w:sz w:val="18"/>
          <w:szCs w:val="18"/>
        </w:rPr>
        <w:tab/>
      </w:r>
      <w:r w:rsidR="00DC4F5F" w:rsidRPr="0037735E">
        <w:rPr>
          <w:rFonts w:ascii="Calibri" w:hAnsi="Calibri" w:cs="Arial"/>
          <w:sz w:val="18"/>
          <w:szCs w:val="18"/>
        </w:rPr>
        <w:t>Radiant barrier performance specifications and installation criteria are found in Sections 110.8(j) and 150.1(c</w:t>
      </w:r>
      <w:proofErr w:type="gramStart"/>
      <w:r w:rsidR="00DC4F5F" w:rsidRPr="0037735E">
        <w:rPr>
          <w:rFonts w:ascii="Calibri" w:hAnsi="Calibri" w:cs="Arial"/>
          <w:sz w:val="18"/>
          <w:szCs w:val="18"/>
        </w:rPr>
        <w:t>)2</w:t>
      </w:r>
      <w:proofErr w:type="gramEnd"/>
      <w:r w:rsidR="00DC4F5F" w:rsidRPr="0037735E">
        <w:rPr>
          <w:rFonts w:ascii="Calibri" w:hAnsi="Calibri" w:cs="Arial"/>
          <w:sz w:val="18"/>
          <w:szCs w:val="18"/>
        </w:rPr>
        <w:t xml:space="preserve">, and in Residential Appendix RA4.2.1.  </w:t>
      </w:r>
    </w:p>
    <w:p w14:paraId="15480930" w14:textId="77777777" w:rsidR="00C37497" w:rsidRPr="0037735E" w:rsidRDefault="00C37497" w:rsidP="00B644DA">
      <w:pPr>
        <w:rPr>
          <w:rFonts w:ascii="Calibri" w:hAnsi="Calibri" w:cs="Arial"/>
          <w:sz w:val="18"/>
          <w:szCs w:val="18"/>
        </w:rPr>
      </w:pPr>
    </w:p>
    <w:p w14:paraId="15480931" w14:textId="4702B541" w:rsidR="00C37497" w:rsidRPr="0037735E" w:rsidRDefault="00C37497" w:rsidP="0037735E">
      <w:pPr>
        <w:keepNext/>
        <w:rPr>
          <w:rFonts w:ascii="Calibri" w:hAnsi="Calibri" w:cs="Arial"/>
          <w:b/>
          <w:sz w:val="18"/>
          <w:szCs w:val="18"/>
        </w:rPr>
      </w:pPr>
      <w:r w:rsidRPr="0037735E">
        <w:rPr>
          <w:rFonts w:ascii="Calibri" w:hAnsi="Calibri" w:cs="Arial"/>
          <w:b/>
          <w:sz w:val="18"/>
          <w:szCs w:val="18"/>
        </w:rPr>
        <w:t xml:space="preserve">G. </w:t>
      </w:r>
      <w:r w:rsidR="00170610" w:rsidRPr="0037735E">
        <w:rPr>
          <w:rFonts w:ascii="Calibri" w:hAnsi="Calibri" w:cs="Arial"/>
          <w:b/>
          <w:sz w:val="18"/>
          <w:szCs w:val="18"/>
        </w:rPr>
        <w:t>Roofing Products (Cool Roof)</w:t>
      </w:r>
    </w:p>
    <w:p w14:paraId="15480932" w14:textId="77777777" w:rsidR="003762EA" w:rsidRPr="0037735E" w:rsidRDefault="00C37497" w:rsidP="00B644DA">
      <w:pPr>
        <w:keepNext/>
        <w:rPr>
          <w:rFonts w:ascii="Calibri" w:hAnsi="Calibri" w:cs="Arial"/>
          <w:sz w:val="18"/>
          <w:szCs w:val="18"/>
        </w:rPr>
      </w:pPr>
      <w:r w:rsidRPr="0037735E">
        <w:rPr>
          <w:rFonts w:ascii="Calibri" w:hAnsi="Calibri" w:cs="Arial"/>
          <w:sz w:val="18"/>
          <w:szCs w:val="18"/>
        </w:rPr>
        <w:t>Roofing requirements are found in Section 110.8(</w:t>
      </w:r>
      <w:proofErr w:type="spellStart"/>
      <w:r w:rsidRPr="0037735E">
        <w:rPr>
          <w:rFonts w:ascii="Calibri" w:hAnsi="Calibri" w:cs="Arial"/>
          <w:sz w:val="18"/>
          <w:szCs w:val="18"/>
        </w:rPr>
        <w:t>i</w:t>
      </w:r>
      <w:proofErr w:type="spellEnd"/>
      <w:r w:rsidRPr="0037735E">
        <w:rPr>
          <w:rFonts w:ascii="Calibri" w:hAnsi="Calibri" w:cs="Arial"/>
          <w:sz w:val="18"/>
          <w:szCs w:val="18"/>
        </w:rPr>
        <w:t>) and 150.1(c</w:t>
      </w:r>
      <w:proofErr w:type="gramStart"/>
      <w:r w:rsidRPr="0037735E">
        <w:rPr>
          <w:rFonts w:ascii="Calibri" w:hAnsi="Calibri" w:cs="Arial"/>
          <w:sz w:val="18"/>
          <w:szCs w:val="18"/>
        </w:rPr>
        <w:t>)11</w:t>
      </w:r>
      <w:proofErr w:type="gramEnd"/>
      <w:r w:rsidRPr="0037735E">
        <w:rPr>
          <w:rFonts w:ascii="Calibri" w:hAnsi="Calibri" w:cs="Arial"/>
          <w:sz w:val="18"/>
          <w:szCs w:val="18"/>
        </w:rPr>
        <w:t>. Depending on the climate zone and roof slope, a cool roof (defined as a minimum aged solar reflectance and thermal emittance, or a minimum SRI</w:t>
      </w:r>
      <w:r w:rsidR="00CC45F7" w:rsidRPr="0037735E">
        <w:rPr>
          <w:rFonts w:ascii="Calibri" w:hAnsi="Calibri" w:cs="Arial"/>
          <w:sz w:val="18"/>
          <w:szCs w:val="18"/>
        </w:rPr>
        <w:t>)</w:t>
      </w:r>
      <w:r w:rsidRPr="0037735E">
        <w:rPr>
          <w:rFonts w:ascii="Calibri" w:hAnsi="Calibri" w:cs="Arial"/>
          <w:sz w:val="18"/>
          <w:szCs w:val="18"/>
        </w:rPr>
        <w:t xml:space="preserve"> may be required by Package A. </w:t>
      </w:r>
    </w:p>
    <w:p w14:paraId="15480933" w14:textId="77777777" w:rsidR="003762EA" w:rsidRPr="0037735E" w:rsidRDefault="003762EA" w:rsidP="00B644DA">
      <w:pPr>
        <w:keepNext/>
        <w:rPr>
          <w:rFonts w:ascii="Calibri" w:hAnsi="Calibri" w:cs="Arial"/>
          <w:sz w:val="18"/>
          <w:szCs w:val="18"/>
        </w:rPr>
      </w:pPr>
    </w:p>
    <w:p w14:paraId="15480934" w14:textId="41AB8102" w:rsidR="00C37497" w:rsidRPr="0037735E" w:rsidRDefault="003762EA" w:rsidP="00B644DA">
      <w:pPr>
        <w:tabs>
          <w:tab w:val="left" w:pos="1800"/>
        </w:tabs>
        <w:ind w:left="1080" w:hanging="720"/>
        <w:rPr>
          <w:rFonts w:ascii="Calibri" w:hAnsi="Calibri" w:cs="Arial"/>
          <w:sz w:val="18"/>
          <w:szCs w:val="18"/>
        </w:rPr>
      </w:pPr>
      <w:r w:rsidRPr="0037735E">
        <w:rPr>
          <w:rFonts w:ascii="Calibri" w:hAnsi="Calibri" w:cs="Arial"/>
          <w:sz w:val="18"/>
          <w:szCs w:val="18"/>
        </w:rPr>
        <w:t xml:space="preserve">NOTE: </w:t>
      </w:r>
      <w:r w:rsidRPr="0037735E">
        <w:rPr>
          <w:rFonts w:ascii="Calibri" w:hAnsi="Calibri" w:cs="Arial"/>
          <w:sz w:val="18"/>
          <w:szCs w:val="18"/>
        </w:rPr>
        <w:tab/>
        <w:t>Exceptions include (1) additions of 300 ft</w:t>
      </w:r>
      <w:r w:rsidRPr="0037735E">
        <w:rPr>
          <w:rFonts w:ascii="Calibri" w:hAnsi="Calibri" w:cs="Arial"/>
          <w:sz w:val="18"/>
          <w:szCs w:val="18"/>
          <w:vertAlign w:val="superscript"/>
        </w:rPr>
        <w:t>2</w:t>
      </w:r>
      <w:r w:rsidRPr="0037735E">
        <w:rPr>
          <w:rFonts w:ascii="Calibri" w:hAnsi="Calibri" w:cs="Arial"/>
          <w:sz w:val="18"/>
          <w:szCs w:val="18"/>
        </w:rPr>
        <w:t xml:space="preserve"> or less, (2) </w:t>
      </w:r>
      <w:r w:rsidR="00C37497" w:rsidRPr="0037735E">
        <w:rPr>
          <w:rFonts w:ascii="Calibri" w:hAnsi="Calibri" w:cs="Arial"/>
          <w:sz w:val="18"/>
          <w:szCs w:val="18"/>
        </w:rPr>
        <w:t>low-slope roofs (pitch 2:12 or less) in climate zones 1-12, 14 and 16; (</w:t>
      </w:r>
      <w:r w:rsidRPr="0037735E">
        <w:rPr>
          <w:rFonts w:ascii="Calibri" w:hAnsi="Calibri" w:cs="Arial"/>
          <w:sz w:val="18"/>
          <w:szCs w:val="18"/>
        </w:rPr>
        <w:t>3</w:t>
      </w:r>
      <w:r w:rsidR="00C37497" w:rsidRPr="0037735E">
        <w:rPr>
          <w:rFonts w:ascii="Calibri" w:hAnsi="Calibri" w:cs="Arial"/>
          <w:sz w:val="18"/>
          <w:szCs w:val="18"/>
        </w:rPr>
        <w:t>) steep</w:t>
      </w:r>
      <w:r w:rsidR="00C45569">
        <w:rPr>
          <w:rFonts w:ascii="Calibri" w:hAnsi="Calibri" w:cs="Arial"/>
          <w:sz w:val="18"/>
          <w:szCs w:val="18"/>
        </w:rPr>
        <w:t>-</w:t>
      </w:r>
      <w:r w:rsidR="00C37497" w:rsidRPr="0037735E">
        <w:rPr>
          <w:rFonts w:ascii="Calibri" w:hAnsi="Calibri" w:cs="Arial"/>
          <w:sz w:val="18"/>
          <w:szCs w:val="18"/>
        </w:rPr>
        <w:t>slope roof</w:t>
      </w:r>
      <w:r w:rsidR="00C45569">
        <w:rPr>
          <w:rFonts w:ascii="Calibri" w:hAnsi="Calibri" w:cs="Arial"/>
          <w:sz w:val="18"/>
          <w:szCs w:val="18"/>
        </w:rPr>
        <w:t>s</w:t>
      </w:r>
      <w:r w:rsidR="00C37497" w:rsidRPr="0037735E">
        <w:rPr>
          <w:rFonts w:ascii="Calibri" w:hAnsi="Calibri" w:cs="Arial"/>
          <w:sz w:val="18"/>
          <w:szCs w:val="18"/>
        </w:rPr>
        <w:t xml:space="preserve"> (pitch greater than 2:12) in climate zones 1-9 and 16; (</w:t>
      </w:r>
      <w:r w:rsidRPr="0037735E">
        <w:rPr>
          <w:rFonts w:ascii="Calibri" w:hAnsi="Calibri" w:cs="Arial"/>
          <w:sz w:val="18"/>
          <w:szCs w:val="18"/>
        </w:rPr>
        <w:t>4</w:t>
      </w:r>
      <w:r w:rsidR="00C37497" w:rsidRPr="0037735E">
        <w:rPr>
          <w:rFonts w:ascii="Calibri" w:hAnsi="Calibri" w:cs="Arial"/>
          <w:sz w:val="18"/>
          <w:szCs w:val="18"/>
        </w:rPr>
        <w:t xml:space="preserve">) roof constructions that have thermal mass over the roof membrane with at least 25 </w:t>
      </w:r>
      <w:proofErr w:type="spellStart"/>
      <w:r w:rsidR="00C37497" w:rsidRPr="0037735E">
        <w:rPr>
          <w:rFonts w:ascii="Calibri" w:hAnsi="Calibri" w:cs="Arial"/>
          <w:sz w:val="18"/>
          <w:szCs w:val="18"/>
        </w:rPr>
        <w:t>lb</w:t>
      </w:r>
      <w:proofErr w:type="spellEnd"/>
      <w:r w:rsidR="00C37497" w:rsidRPr="0037735E">
        <w:rPr>
          <w:rFonts w:ascii="Calibri" w:hAnsi="Calibri" w:cs="Arial"/>
          <w:sz w:val="18"/>
          <w:szCs w:val="18"/>
        </w:rPr>
        <w:t>/</w:t>
      </w:r>
      <w:r w:rsidR="003F41DF" w:rsidRPr="0037735E">
        <w:rPr>
          <w:rFonts w:ascii="Calibri" w:hAnsi="Calibri" w:cs="Arial"/>
          <w:sz w:val="18"/>
          <w:szCs w:val="18"/>
        </w:rPr>
        <w:t>ft</w:t>
      </w:r>
      <w:r w:rsidR="003F41DF" w:rsidRPr="0037735E">
        <w:rPr>
          <w:rFonts w:ascii="Calibri" w:hAnsi="Calibri" w:cs="Arial"/>
          <w:sz w:val="18"/>
          <w:szCs w:val="18"/>
          <w:vertAlign w:val="superscript"/>
        </w:rPr>
        <w:t>2</w:t>
      </w:r>
      <w:r w:rsidR="00C37497" w:rsidRPr="0037735E">
        <w:rPr>
          <w:rFonts w:ascii="Calibri" w:hAnsi="Calibri" w:cs="Arial"/>
          <w:sz w:val="18"/>
          <w:szCs w:val="18"/>
        </w:rPr>
        <w:t>; and (</w:t>
      </w:r>
      <w:r w:rsidRPr="0037735E">
        <w:rPr>
          <w:rFonts w:ascii="Calibri" w:hAnsi="Calibri" w:cs="Arial"/>
          <w:sz w:val="18"/>
          <w:szCs w:val="18"/>
        </w:rPr>
        <w:t>5</w:t>
      </w:r>
      <w:r w:rsidR="00C37497" w:rsidRPr="0037735E">
        <w:rPr>
          <w:rFonts w:ascii="Calibri" w:hAnsi="Calibri" w:cs="Arial"/>
          <w:sz w:val="18"/>
          <w:szCs w:val="18"/>
        </w:rPr>
        <w:t xml:space="preserve">) any roof area covered by building integrated photovoltaic panels and solar thermal panels (the area of roof not covered by photovoltaic panels would still need to meet any applicable cool roof requirements). </w:t>
      </w:r>
    </w:p>
    <w:p w14:paraId="15480935" w14:textId="77777777" w:rsidR="00C37497" w:rsidRPr="0037735E" w:rsidRDefault="00C37497" w:rsidP="00B644DA">
      <w:pPr>
        <w:pStyle w:val="ListParagraph"/>
        <w:ind w:left="360"/>
        <w:contextualSpacing/>
        <w:rPr>
          <w:rFonts w:ascii="Calibri" w:hAnsi="Calibri" w:cs="Arial"/>
          <w:sz w:val="18"/>
          <w:szCs w:val="18"/>
        </w:rPr>
      </w:pPr>
    </w:p>
    <w:p w14:paraId="15480936" w14:textId="77777777" w:rsidR="003C6CEF" w:rsidRPr="0037735E" w:rsidRDefault="003C6CEF"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Tag/ID: A label (if any) from the plans, such as R1.</w:t>
      </w:r>
    </w:p>
    <w:p w14:paraId="15480937" w14:textId="70DA0DD6" w:rsidR="00C70699" w:rsidRPr="0037735E" w:rsidRDefault="00C70699"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 xml:space="preserve">Mass </w:t>
      </w:r>
      <w:r w:rsidR="00B20DC5" w:rsidRPr="0037735E">
        <w:rPr>
          <w:rFonts w:ascii="Calibri" w:hAnsi="Calibri" w:cs="Arial"/>
          <w:sz w:val="18"/>
          <w:szCs w:val="18"/>
        </w:rPr>
        <w:t>R</w:t>
      </w:r>
      <w:r w:rsidRPr="0037735E">
        <w:rPr>
          <w:rFonts w:ascii="Calibri" w:hAnsi="Calibri" w:cs="Arial"/>
          <w:sz w:val="18"/>
          <w:szCs w:val="18"/>
        </w:rPr>
        <w:t xml:space="preserve">oof 25 </w:t>
      </w:r>
      <w:proofErr w:type="spellStart"/>
      <w:r w:rsidRPr="0037735E">
        <w:rPr>
          <w:rFonts w:ascii="Calibri" w:hAnsi="Calibri" w:cs="Arial"/>
          <w:sz w:val="18"/>
          <w:szCs w:val="18"/>
        </w:rPr>
        <w:t>lb</w:t>
      </w:r>
      <w:proofErr w:type="spellEnd"/>
      <w:r w:rsidR="004F4B52" w:rsidRPr="0037735E">
        <w:rPr>
          <w:rFonts w:ascii="Calibri" w:hAnsi="Calibri" w:cs="Arial"/>
          <w:sz w:val="18"/>
          <w:szCs w:val="18"/>
        </w:rPr>
        <w:t>/</w:t>
      </w:r>
      <w:r w:rsidRPr="0037735E">
        <w:rPr>
          <w:rFonts w:ascii="Calibri" w:hAnsi="Calibri" w:cs="Arial"/>
          <w:sz w:val="18"/>
          <w:szCs w:val="18"/>
        </w:rPr>
        <w:t>ft</w:t>
      </w:r>
      <w:r w:rsidRPr="0037735E">
        <w:rPr>
          <w:rFonts w:ascii="Calibri" w:hAnsi="Calibri" w:cs="Arial"/>
          <w:sz w:val="18"/>
          <w:szCs w:val="18"/>
          <w:vertAlign w:val="superscript"/>
        </w:rPr>
        <w:t>2</w:t>
      </w:r>
      <w:r w:rsidRPr="0037735E">
        <w:rPr>
          <w:rFonts w:ascii="Calibri" w:hAnsi="Calibri" w:cs="Arial"/>
          <w:sz w:val="18"/>
          <w:szCs w:val="18"/>
        </w:rPr>
        <w:t xml:space="preserve"> or </w:t>
      </w:r>
      <w:r w:rsidR="00C45569">
        <w:rPr>
          <w:rFonts w:ascii="Calibri" w:hAnsi="Calibri" w:cs="Arial"/>
          <w:sz w:val="18"/>
          <w:szCs w:val="18"/>
        </w:rPr>
        <w:t>G</w:t>
      </w:r>
      <w:r w:rsidRPr="0037735E">
        <w:rPr>
          <w:rFonts w:ascii="Calibri" w:hAnsi="Calibri" w:cs="Arial"/>
          <w:sz w:val="18"/>
          <w:szCs w:val="18"/>
        </w:rPr>
        <w:t xml:space="preserve">reater: </w:t>
      </w:r>
      <w:r w:rsidR="00CC45F7" w:rsidRPr="0037735E">
        <w:rPr>
          <w:rFonts w:ascii="Calibri" w:hAnsi="Calibri" w:cs="Arial"/>
          <w:sz w:val="18"/>
          <w:szCs w:val="18"/>
        </w:rPr>
        <w:t xml:space="preserve">Yes or No. </w:t>
      </w:r>
      <w:r w:rsidRPr="0037735E">
        <w:rPr>
          <w:rFonts w:ascii="Calibri" w:hAnsi="Calibri" w:cs="Arial"/>
          <w:sz w:val="18"/>
          <w:szCs w:val="18"/>
        </w:rPr>
        <w:t>Mass roofs are not required to have a cool roof even if the climate zone specifies minimum performance requirements.</w:t>
      </w:r>
    </w:p>
    <w:p w14:paraId="15480938" w14:textId="6A0986EC" w:rsidR="00C70699" w:rsidRPr="0037735E" w:rsidRDefault="00C70699"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Roof Pitch: Expressed as 4:12, for example, which means the roof rises 4 f</w:t>
      </w:r>
      <w:r w:rsidR="00C45569">
        <w:rPr>
          <w:rFonts w:ascii="Calibri" w:hAnsi="Calibri" w:cs="Arial"/>
          <w:sz w:val="18"/>
          <w:szCs w:val="18"/>
        </w:rPr>
        <w:t>ee</w:t>
      </w:r>
      <w:r w:rsidRPr="0037735E">
        <w:rPr>
          <w:rFonts w:ascii="Calibri" w:hAnsi="Calibri" w:cs="Arial"/>
          <w:sz w:val="18"/>
          <w:szCs w:val="18"/>
        </w:rPr>
        <w:t xml:space="preserve">t within a span of 12 feet. When roofs have multiple pitches the requirements are based on the pitch of 50% or more of the roof. </w:t>
      </w:r>
    </w:p>
    <w:p w14:paraId="15480939" w14:textId="77777777" w:rsidR="00C70699" w:rsidRPr="0037735E" w:rsidRDefault="00C70699"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 xml:space="preserve">Method of Compliance: </w:t>
      </w:r>
      <w:r w:rsidR="004F4B52" w:rsidRPr="0037735E">
        <w:rPr>
          <w:rFonts w:ascii="Calibri" w:hAnsi="Calibri" w:cs="Arial"/>
          <w:sz w:val="18"/>
          <w:szCs w:val="18"/>
        </w:rPr>
        <w:t>I</w:t>
      </w:r>
      <w:r w:rsidRPr="0037735E">
        <w:rPr>
          <w:rFonts w:ascii="Calibri" w:hAnsi="Calibri" w:cs="Arial"/>
          <w:sz w:val="18"/>
          <w:szCs w:val="18"/>
        </w:rPr>
        <w:t>ndicate if the method of compliance is going to be based on Aged Solar Reflectance and Thermal Emittance or is it going to be based on the Solar Reflectance Index (SRI).</w:t>
      </w:r>
    </w:p>
    <w:p w14:paraId="1548093A" w14:textId="77777777" w:rsidR="00C70699" w:rsidRPr="0037735E" w:rsidRDefault="00C70699"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 xml:space="preserve">Product </w:t>
      </w:r>
      <w:r w:rsidR="00F7011F" w:rsidRPr="0037735E">
        <w:rPr>
          <w:rFonts w:ascii="Calibri" w:hAnsi="Calibri" w:cs="Arial"/>
          <w:sz w:val="18"/>
          <w:szCs w:val="18"/>
        </w:rPr>
        <w:t>T</w:t>
      </w:r>
      <w:r w:rsidRPr="0037735E">
        <w:rPr>
          <w:rFonts w:ascii="Calibri" w:hAnsi="Calibri" w:cs="Arial"/>
          <w:sz w:val="18"/>
          <w:szCs w:val="18"/>
        </w:rPr>
        <w:t xml:space="preserve">ype: See Cool Roof Rating Council’s directory. Generally product types include single-ply roof, wood shingles, asphalt roof, metal roof, </w:t>
      </w:r>
      <w:proofErr w:type="gramStart"/>
      <w:r w:rsidRPr="0037735E">
        <w:rPr>
          <w:rFonts w:ascii="Calibri" w:hAnsi="Calibri" w:cs="Arial"/>
          <w:sz w:val="18"/>
          <w:szCs w:val="18"/>
        </w:rPr>
        <w:t>tile</w:t>
      </w:r>
      <w:proofErr w:type="gramEnd"/>
      <w:r w:rsidRPr="0037735E">
        <w:rPr>
          <w:rFonts w:ascii="Calibri" w:hAnsi="Calibri" w:cs="Arial"/>
          <w:sz w:val="18"/>
          <w:szCs w:val="18"/>
        </w:rPr>
        <w:t xml:space="preserve"> roof.</w:t>
      </w:r>
    </w:p>
    <w:p w14:paraId="1548093B" w14:textId="36F76DA2" w:rsidR="00C70699" w:rsidRPr="0037735E" w:rsidRDefault="00C70699"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 xml:space="preserve">The </w:t>
      </w:r>
      <w:smartTag w:uri="urn:schemas-microsoft-com:office:smarttags" w:element="stockticker">
        <w:r w:rsidRPr="0037735E">
          <w:rPr>
            <w:rFonts w:ascii="Calibri" w:hAnsi="Calibri" w:cs="Arial"/>
            <w:sz w:val="18"/>
            <w:szCs w:val="18"/>
          </w:rPr>
          <w:t>CRRC</w:t>
        </w:r>
      </w:smartTag>
      <w:r w:rsidRPr="0037735E">
        <w:rPr>
          <w:rFonts w:ascii="Calibri" w:hAnsi="Calibri" w:cs="Arial"/>
          <w:sz w:val="18"/>
          <w:szCs w:val="18"/>
        </w:rPr>
        <w:t xml:space="preserve"> Product ID Number is obtained from the Cool Roof Rating Council’s Rated Product Directory at </w:t>
      </w:r>
      <w:hyperlink r:id="rId14" w:history="1">
        <w:r w:rsidRPr="0037735E">
          <w:rPr>
            <w:rStyle w:val="Hyperlink"/>
            <w:rFonts w:ascii="Calibri" w:hAnsi="Calibri" w:cs="Arial"/>
            <w:sz w:val="18"/>
            <w:szCs w:val="18"/>
          </w:rPr>
          <w:t>www.coolroofs.org/products/results</w:t>
        </w:r>
      </w:hyperlink>
      <w:r w:rsidRPr="0037735E">
        <w:rPr>
          <w:rFonts w:ascii="Calibri" w:hAnsi="Calibri" w:cs="Arial"/>
          <w:sz w:val="18"/>
          <w:szCs w:val="18"/>
        </w:rPr>
        <w:t xml:space="preserve">. Products are listed by manufacturer, brand, </w:t>
      </w:r>
      <w:proofErr w:type="gramStart"/>
      <w:r w:rsidRPr="0037735E">
        <w:rPr>
          <w:rFonts w:ascii="Calibri" w:hAnsi="Calibri" w:cs="Arial"/>
          <w:sz w:val="18"/>
          <w:szCs w:val="18"/>
        </w:rPr>
        <w:t>type</w:t>
      </w:r>
      <w:proofErr w:type="gramEnd"/>
      <w:r w:rsidRPr="0037735E">
        <w:rPr>
          <w:rFonts w:ascii="Calibri" w:hAnsi="Calibri" w:cs="Arial"/>
          <w:sz w:val="18"/>
          <w:szCs w:val="18"/>
        </w:rPr>
        <w:t xml:space="preserve"> of installation, roofing material, and color, as well as product performance. </w:t>
      </w:r>
    </w:p>
    <w:p w14:paraId="1548093C" w14:textId="77777777" w:rsidR="00F076B0" w:rsidRPr="0037735E" w:rsidRDefault="00C70699" w:rsidP="00F076B0">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 xml:space="preserve">Proposed Initial Solar </w:t>
      </w:r>
      <w:r w:rsidR="004F4B52" w:rsidRPr="0037735E">
        <w:rPr>
          <w:rFonts w:ascii="Calibri" w:hAnsi="Calibri" w:cs="Arial"/>
          <w:sz w:val="18"/>
          <w:szCs w:val="18"/>
        </w:rPr>
        <w:t>R</w:t>
      </w:r>
      <w:r w:rsidRPr="0037735E">
        <w:rPr>
          <w:rFonts w:ascii="Calibri" w:hAnsi="Calibri" w:cs="Arial"/>
          <w:sz w:val="18"/>
          <w:szCs w:val="18"/>
        </w:rPr>
        <w:t xml:space="preserve">eflectance: </w:t>
      </w:r>
      <w:r w:rsidR="004F4B52" w:rsidRPr="0037735E">
        <w:rPr>
          <w:rFonts w:ascii="Calibri" w:hAnsi="Calibri" w:cs="Arial"/>
          <w:sz w:val="18"/>
          <w:szCs w:val="18"/>
        </w:rPr>
        <w:t>B</w:t>
      </w:r>
      <w:r w:rsidR="00F076B0" w:rsidRPr="0037735E">
        <w:rPr>
          <w:rFonts w:ascii="Calibri" w:hAnsi="Calibri" w:cs="Arial"/>
          <w:sz w:val="18"/>
          <w:szCs w:val="18"/>
        </w:rPr>
        <w:t>ase</w:t>
      </w:r>
      <w:r w:rsidR="004F4B52" w:rsidRPr="0037735E">
        <w:rPr>
          <w:rFonts w:ascii="Calibri" w:hAnsi="Calibri" w:cs="Arial"/>
          <w:sz w:val="18"/>
          <w:szCs w:val="18"/>
        </w:rPr>
        <w:t>d</w:t>
      </w:r>
      <w:r w:rsidR="00F076B0" w:rsidRPr="0037735E">
        <w:rPr>
          <w:rFonts w:ascii="Calibri" w:hAnsi="Calibri" w:cs="Arial"/>
          <w:sz w:val="18"/>
          <w:szCs w:val="18"/>
        </w:rPr>
        <w:t xml:space="preserve"> on the product chosen from the Cool Roof Rating Council’s Rated Product Directory. If using default assumption indicate NA since the Aged </w:t>
      </w:r>
      <w:r w:rsidR="00F7011F" w:rsidRPr="0037735E">
        <w:rPr>
          <w:rFonts w:ascii="Calibri" w:hAnsi="Calibri" w:cs="Arial"/>
          <w:sz w:val="18"/>
          <w:szCs w:val="18"/>
        </w:rPr>
        <w:t>S</w:t>
      </w:r>
      <w:r w:rsidR="00F076B0" w:rsidRPr="0037735E">
        <w:rPr>
          <w:rFonts w:ascii="Calibri" w:hAnsi="Calibri" w:cs="Arial"/>
          <w:sz w:val="18"/>
          <w:szCs w:val="18"/>
        </w:rPr>
        <w:t xml:space="preserve">olar </w:t>
      </w:r>
      <w:r w:rsidR="00F7011F" w:rsidRPr="0037735E">
        <w:rPr>
          <w:rFonts w:ascii="Calibri" w:hAnsi="Calibri" w:cs="Arial"/>
          <w:sz w:val="18"/>
          <w:szCs w:val="18"/>
        </w:rPr>
        <w:t>R</w:t>
      </w:r>
      <w:r w:rsidR="00F076B0" w:rsidRPr="0037735E">
        <w:rPr>
          <w:rFonts w:ascii="Calibri" w:hAnsi="Calibri" w:cs="Arial"/>
          <w:sz w:val="18"/>
          <w:szCs w:val="18"/>
        </w:rPr>
        <w:t xml:space="preserve">eflectance is available. </w:t>
      </w:r>
    </w:p>
    <w:p w14:paraId="1548093D" w14:textId="77777777" w:rsidR="00E512E4" w:rsidRPr="0037735E" w:rsidRDefault="00C70699">
      <w:pPr>
        <w:pStyle w:val="BulletB1Number"/>
        <w:numPr>
          <w:ilvl w:val="0"/>
          <w:numId w:val="50"/>
        </w:numPr>
        <w:spacing w:before="0"/>
        <w:ind w:left="720"/>
        <w:rPr>
          <w:rFonts w:asciiTheme="minorHAnsi" w:hAnsiTheme="minorHAnsi"/>
          <w:sz w:val="18"/>
          <w:szCs w:val="18"/>
        </w:rPr>
      </w:pPr>
      <w:r w:rsidRPr="0037735E">
        <w:rPr>
          <w:rFonts w:ascii="Calibri" w:hAnsi="Calibri" w:cs="Arial"/>
          <w:sz w:val="18"/>
          <w:szCs w:val="18"/>
        </w:rPr>
        <w:lastRenderedPageBreak/>
        <w:t xml:space="preserve">Proposed Aged Solar Reflectance: Value is from the Cool Roof Rating Council’s Rated Product Directory. If the aged value is not available, calculate the calculated Aged Solar </w:t>
      </w:r>
      <w:r w:rsidR="00B20DC5" w:rsidRPr="0037735E">
        <w:rPr>
          <w:rFonts w:ascii="Calibri" w:hAnsi="Calibri" w:cs="Arial"/>
          <w:sz w:val="18"/>
          <w:szCs w:val="18"/>
        </w:rPr>
        <w:t>R</w:t>
      </w:r>
      <w:r w:rsidRPr="0037735E">
        <w:rPr>
          <w:rFonts w:ascii="Calibri" w:hAnsi="Calibri" w:cs="Arial"/>
          <w:sz w:val="18"/>
          <w:szCs w:val="18"/>
        </w:rPr>
        <w:t xml:space="preserve">eflectance using the Solar Reflectance Index (SRI) Calculation worksheet located on the California Energy Commission website or the aging equation </w:t>
      </w:r>
      <w:proofErr w:type="spellStart"/>
      <w:r w:rsidRPr="0037735E">
        <w:rPr>
          <w:rFonts w:asciiTheme="minorHAnsi" w:hAnsiTheme="minorHAnsi"/>
          <w:sz w:val="18"/>
          <w:szCs w:val="18"/>
        </w:rPr>
        <w:t>ρ</w:t>
      </w:r>
      <w:r w:rsidRPr="0037735E">
        <w:rPr>
          <w:rStyle w:val="Char-Subscript"/>
          <w:rFonts w:asciiTheme="minorHAnsi" w:hAnsiTheme="minorHAnsi"/>
          <w:sz w:val="18"/>
          <w:szCs w:val="18"/>
        </w:rPr>
        <w:t>aged</w:t>
      </w:r>
      <w:proofErr w:type="spellEnd"/>
      <w:r w:rsidRPr="0037735E">
        <w:rPr>
          <w:rFonts w:asciiTheme="minorHAnsi" w:hAnsiTheme="minorHAnsi"/>
          <w:sz w:val="18"/>
          <w:szCs w:val="18"/>
        </w:rPr>
        <w:t>=[0.2+β[ρ</w:t>
      </w:r>
      <w:r w:rsidRPr="0037735E">
        <w:rPr>
          <w:rStyle w:val="Char-Subscript"/>
          <w:rFonts w:asciiTheme="minorHAnsi" w:hAnsiTheme="minorHAnsi"/>
          <w:sz w:val="18"/>
          <w:szCs w:val="18"/>
        </w:rPr>
        <w:t>initial</w:t>
      </w:r>
      <w:r w:rsidRPr="0037735E">
        <w:rPr>
          <w:rFonts w:asciiTheme="minorHAnsi" w:hAnsiTheme="minorHAnsi"/>
          <w:sz w:val="18"/>
          <w:szCs w:val="18"/>
        </w:rPr>
        <w:t xml:space="preserve">-0.2], where </w:t>
      </w:r>
      <w:proofErr w:type="spellStart"/>
      <w:r w:rsidRPr="0037735E">
        <w:rPr>
          <w:rFonts w:asciiTheme="minorHAnsi" w:hAnsiTheme="minorHAnsi"/>
          <w:sz w:val="18"/>
          <w:szCs w:val="18"/>
        </w:rPr>
        <w:t>ρ</w:t>
      </w:r>
      <w:r w:rsidRPr="0037735E">
        <w:rPr>
          <w:rFonts w:asciiTheme="minorHAnsi" w:hAnsiTheme="minorHAnsi"/>
          <w:sz w:val="18"/>
          <w:szCs w:val="18"/>
          <w:vertAlign w:val="subscript"/>
        </w:rPr>
        <w:t>initial</w:t>
      </w:r>
      <w:proofErr w:type="spellEnd"/>
      <w:r w:rsidRPr="0037735E">
        <w:rPr>
          <w:rFonts w:asciiTheme="minorHAnsi" w:hAnsiTheme="minorHAnsi"/>
          <w:sz w:val="18"/>
          <w:szCs w:val="18"/>
        </w:rPr>
        <w:t xml:space="preserve"> = the initial solar reflectance and soiling resistance β is listed by product type below.</w:t>
      </w:r>
    </w:p>
    <w:p w14:paraId="1548093E" w14:textId="77777777" w:rsidR="00E512E4" w:rsidRPr="0037735E" w:rsidRDefault="00C70699" w:rsidP="0037735E">
      <w:pPr>
        <w:pStyle w:val="BulletB1Number"/>
        <w:keepNext/>
        <w:ind w:hanging="720"/>
        <w:jc w:val="center"/>
        <w:rPr>
          <w:rFonts w:asciiTheme="minorHAnsi" w:hAnsiTheme="minorHAnsi"/>
          <w:sz w:val="18"/>
          <w:szCs w:val="18"/>
        </w:rPr>
      </w:pPr>
      <w:r w:rsidRPr="0037735E">
        <w:rPr>
          <w:rFonts w:asciiTheme="minorHAnsi" w:hAnsiTheme="minorHAnsi"/>
          <w:sz w:val="18"/>
          <w:szCs w:val="18"/>
        </w:rPr>
        <w:t>VALUES OF SOILING RESISTANCE β BY PRODUCT TYPE</w:t>
      </w:r>
    </w:p>
    <w:tbl>
      <w:tblPr>
        <w:tblW w:w="8760" w:type="dxa"/>
        <w:jc w:val="center"/>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0"/>
        <w:gridCol w:w="3360"/>
        <w:gridCol w:w="3000"/>
      </w:tblGrid>
      <w:tr w:rsidR="00C70699" w:rsidRPr="0037735E" w14:paraId="15480942" w14:textId="77777777" w:rsidTr="0037735E">
        <w:trPr>
          <w:cantSplit/>
          <w:jc w:val="center"/>
        </w:trPr>
        <w:tc>
          <w:tcPr>
            <w:tcW w:w="2400" w:type="dxa"/>
            <w:tcBorders>
              <w:top w:val="single" w:sz="4" w:space="0" w:color="auto"/>
              <w:left w:val="single" w:sz="4" w:space="0" w:color="auto"/>
              <w:bottom w:val="single" w:sz="4" w:space="0" w:color="auto"/>
              <w:right w:val="single" w:sz="4" w:space="0" w:color="auto"/>
            </w:tcBorders>
            <w:hideMark/>
          </w:tcPr>
          <w:p w14:paraId="1548093F" w14:textId="77777777" w:rsidR="00755E8F" w:rsidRPr="0037735E" w:rsidRDefault="00C70699">
            <w:pPr>
              <w:keepNext/>
              <w:keepLines/>
              <w:suppressAutoHyphens/>
              <w:spacing w:before="40" w:after="40"/>
              <w:jc w:val="center"/>
              <w:rPr>
                <w:rFonts w:asciiTheme="minorHAnsi" w:hAnsiTheme="minorHAnsi"/>
                <w:b/>
                <w:sz w:val="18"/>
                <w:szCs w:val="18"/>
              </w:rPr>
            </w:pPr>
            <w:r w:rsidRPr="0037735E">
              <w:rPr>
                <w:rFonts w:asciiTheme="minorHAnsi" w:hAnsiTheme="minorHAnsi"/>
                <w:b/>
                <w:sz w:val="18"/>
                <w:szCs w:val="18"/>
              </w:rPr>
              <w:t>Product Type</w:t>
            </w:r>
          </w:p>
        </w:tc>
        <w:tc>
          <w:tcPr>
            <w:tcW w:w="3360" w:type="dxa"/>
            <w:tcBorders>
              <w:top w:val="single" w:sz="4" w:space="0" w:color="auto"/>
              <w:left w:val="single" w:sz="4" w:space="0" w:color="auto"/>
              <w:bottom w:val="single" w:sz="4" w:space="0" w:color="auto"/>
              <w:right w:val="single" w:sz="4" w:space="0" w:color="auto"/>
            </w:tcBorders>
            <w:hideMark/>
          </w:tcPr>
          <w:p w14:paraId="15480940" w14:textId="77777777" w:rsidR="00755E8F" w:rsidRPr="0037735E" w:rsidRDefault="00C70699">
            <w:pPr>
              <w:keepNext/>
              <w:keepLines/>
              <w:suppressAutoHyphens/>
              <w:spacing w:before="40" w:after="40"/>
              <w:jc w:val="center"/>
              <w:rPr>
                <w:rFonts w:asciiTheme="minorHAnsi" w:hAnsiTheme="minorHAnsi"/>
                <w:b/>
                <w:sz w:val="18"/>
                <w:szCs w:val="18"/>
              </w:rPr>
            </w:pPr>
            <w:r w:rsidRPr="0037735E">
              <w:rPr>
                <w:rFonts w:asciiTheme="minorHAnsi" w:hAnsiTheme="minorHAnsi"/>
                <w:b/>
                <w:sz w:val="18"/>
                <w:szCs w:val="18"/>
              </w:rPr>
              <w:t>CRRC Product Category</w:t>
            </w:r>
          </w:p>
        </w:tc>
        <w:tc>
          <w:tcPr>
            <w:tcW w:w="3000" w:type="dxa"/>
            <w:tcBorders>
              <w:top w:val="single" w:sz="4" w:space="0" w:color="auto"/>
              <w:left w:val="single" w:sz="4" w:space="0" w:color="auto"/>
              <w:bottom w:val="single" w:sz="4" w:space="0" w:color="auto"/>
              <w:right w:val="single" w:sz="4" w:space="0" w:color="auto"/>
            </w:tcBorders>
            <w:hideMark/>
          </w:tcPr>
          <w:p w14:paraId="15480941" w14:textId="77777777" w:rsidR="00755E8F" w:rsidRPr="0037735E" w:rsidRDefault="00C70699">
            <w:pPr>
              <w:keepNext/>
              <w:keepLines/>
              <w:suppressAutoHyphens/>
              <w:spacing w:before="40" w:after="40"/>
              <w:jc w:val="center"/>
              <w:rPr>
                <w:rFonts w:asciiTheme="minorHAnsi" w:hAnsiTheme="minorHAnsi"/>
                <w:b/>
                <w:sz w:val="18"/>
                <w:szCs w:val="18"/>
              </w:rPr>
            </w:pPr>
            <w:r w:rsidRPr="0037735E">
              <w:rPr>
                <w:rFonts w:asciiTheme="minorHAnsi" w:hAnsiTheme="minorHAnsi"/>
                <w:b/>
                <w:sz w:val="18"/>
                <w:szCs w:val="18"/>
              </w:rPr>
              <w:t>β</w:t>
            </w:r>
          </w:p>
        </w:tc>
      </w:tr>
      <w:tr w:rsidR="00C70699" w:rsidRPr="0037735E" w14:paraId="15480946" w14:textId="77777777" w:rsidTr="0037735E">
        <w:trPr>
          <w:cantSplit/>
          <w:trHeight w:val="431"/>
          <w:jc w:val="center"/>
        </w:trPr>
        <w:tc>
          <w:tcPr>
            <w:tcW w:w="2400" w:type="dxa"/>
            <w:tcBorders>
              <w:top w:val="single" w:sz="4" w:space="0" w:color="auto"/>
              <w:left w:val="single" w:sz="4" w:space="0" w:color="auto"/>
              <w:bottom w:val="single" w:sz="4" w:space="0" w:color="auto"/>
              <w:right w:val="single" w:sz="4" w:space="0" w:color="auto"/>
            </w:tcBorders>
            <w:vAlign w:val="center"/>
            <w:hideMark/>
          </w:tcPr>
          <w:p w14:paraId="15480943" w14:textId="77777777" w:rsidR="00755E8F" w:rsidRPr="0037735E" w:rsidRDefault="00C70699">
            <w:pPr>
              <w:keepNext/>
              <w:keepLines/>
              <w:suppressAutoHyphens/>
              <w:spacing w:before="40" w:after="40"/>
              <w:jc w:val="center"/>
              <w:rPr>
                <w:rFonts w:asciiTheme="minorHAnsi" w:hAnsiTheme="minorHAnsi"/>
                <w:sz w:val="18"/>
                <w:szCs w:val="18"/>
              </w:rPr>
            </w:pPr>
            <w:r w:rsidRPr="0037735E">
              <w:rPr>
                <w:rFonts w:asciiTheme="minorHAnsi" w:hAnsiTheme="minorHAnsi"/>
                <w:sz w:val="18"/>
                <w:szCs w:val="18"/>
              </w:rPr>
              <w:t>Field-Applied Coating</w:t>
            </w:r>
          </w:p>
        </w:tc>
        <w:tc>
          <w:tcPr>
            <w:tcW w:w="3360" w:type="dxa"/>
            <w:tcBorders>
              <w:top w:val="single" w:sz="4" w:space="0" w:color="auto"/>
              <w:left w:val="single" w:sz="4" w:space="0" w:color="auto"/>
              <w:bottom w:val="single" w:sz="4" w:space="0" w:color="auto"/>
              <w:right w:val="single" w:sz="4" w:space="0" w:color="auto"/>
            </w:tcBorders>
            <w:hideMark/>
          </w:tcPr>
          <w:p w14:paraId="15480944" w14:textId="77777777" w:rsidR="00755E8F" w:rsidRPr="0037735E" w:rsidRDefault="00C70699">
            <w:pPr>
              <w:keepNext/>
              <w:keepLines/>
              <w:suppressAutoHyphens/>
              <w:spacing w:before="40" w:after="40"/>
              <w:jc w:val="center"/>
              <w:rPr>
                <w:rFonts w:asciiTheme="minorHAnsi" w:hAnsiTheme="minorHAnsi"/>
                <w:sz w:val="18"/>
                <w:szCs w:val="18"/>
              </w:rPr>
            </w:pPr>
            <w:r w:rsidRPr="0037735E">
              <w:rPr>
                <w:rFonts w:asciiTheme="minorHAnsi" w:hAnsiTheme="minorHAnsi"/>
                <w:sz w:val="18"/>
                <w:szCs w:val="18"/>
              </w:rPr>
              <w:br/>
              <w:t>Field-Applied Coating</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5480945" w14:textId="77777777" w:rsidR="00755E8F" w:rsidRPr="0037735E" w:rsidRDefault="00C70699">
            <w:pPr>
              <w:keepNext/>
              <w:keepLines/>
              <w:suppressAutoHyphens/>
              <w:spacing w:before="40" w:after="40"/>
              <w:jc w:val="center"/>
              <w:rPr>
                <w:rFonts w:asciiTheme="minorHAnsi" w:hAnsiTheme="minorHAnsi"/>
                <w:sz w:val="18"/>
                <w:szCs w:val="18"/>
              </w:rPr>
            </w:pPr>
            <w:r w:rsidRPr="0037735E">
              <w:rPr>
                <w:rFonts w:asciiTheme="minorHAnsi" w:hAnsiTheme="minorHAnsi"/>
                <w:sz w:val="18"/>
                <w:szCs w:val="18"/>
              </w:rPr>
              <w:t>0.65</w:t>
            </w:r>
          </w:p>
        </w:tc>
      </w:tr>
      <w:tr w:rsidR="00C70699" w:rsidRPr="0037735E" w14:paraId="1548094B" w14:textId="77777777" w:rsidTr="0037735E">
        <w:trPr>
          <w:cantSplit/>
          <w:trHeight w:val="431"/>
          <w:jc w:val="center"/>
        </w:trPr>
        <w:tc>
          <w:tcPr>
            <w:tcW w:w="2400" w:type="dxa"/>
            <w:tcBorders>
              <w:top w:val="single" w:sz="4" w:space="0" w:color="auto"/>
              <w:left w:val="single" w:sz="4" w:space="0" w:color="auto"/>
              <w:bottom w:val="single" w:sz="4" w:space="0" w:color="auto"/>
              <w:right w:val="single" w:sz="4" w:space="0" w:color="auto"/>
            </w:tcBorders>
            <w:vAlign w:val="center"/>
            <w:hideMark/>
          </w:tcPr>
          <w:p w14:paraId="15480947" w14:textId="77777777" w:rsidR="00755E8F" w:rsidRPr="0037735E" w:rsidRDefault="00C70699">
            <w:pPr>
              <w:keepNext/>
              <w:keepLines/>
              <w:suppressAutoHyphens/>
              <w:spacing w:before="40" w:after="40"/>
              <w:jc w:val="center"/>
              <w:rPr>
                <w:rFonts w:asciiTheme="minorHAnsi" w:hAnsiTheme="minorHAnsi"/>
                <w:sz w:val="18"/>
                <w:szCs w:val="18"/>
              </w:rPr>
            </w:pPr>
            <w:r w:rsidRPr="0037735E">
              <w:rPr>
                <w:rFonts w:asciiTheme="minorHAnsi" w:hAnsiTheme="minorHAnsi"/>
                <w:sz w:val="18"/>
                <w:szCs w:val="18"/>
              </w:rPr>
              <w:t>Other</w:t>
            </w:r>
          </w:p>
        </w:tc>
        <w:tc>
          <w:tcPr>
            <w:tcW w:w="3360" w:type="dxa"/>
            <w:tcBorders>
              <w:top w:val="single" w:sz="4" w:space="0" w:color="auto"/>
              <w:left w:val="single" w:sz="4" w:space="0" w:color="auto"/>
              <w:bottom w:val="single" w:sz="4" w:space="0" w:color="auto"/>
              <w:right w:val="single" w:sz="4" w:space="0" w:color="auto"/>
            </w:tcBorders>
          </w:tcPr>
          <w:p w14:paraId="15480948" w14:textId="77777777" w:rsidR="00755E8F" w:rsidRPr="0037735E" w:rsidRDefault="00755E8F">
            <w:pPr>
              <w:keepNext/>
              <w:keepLines/>
              <w:suppressAutoHyphens/>
              <w:spacing w:before="40" w:after="40"/>
              <w:jc w:val="center"/>
              <w:rPr>
                <w:rFonts w:asciiTheme="minorHAnsi" w:hAnsiTheme="minorHAnsi"/>
                <w:sz w:val="18"/>
                <w:szCs w:val="18"/>
              </w:rPr>
            </w:pPr>
          </w:p>
          <w:p w14:paraId="15480949" w14:textId="77777777" w:rsidR="00755E8F" w:rsidRPr="0037735E" w:rsidRDefault="00C70699">
            <w:pPr>
              <w:keepNext/>
              <w:keepLines/>
              <w:suppressAutoHyphens/>
              <w:spacing w:before="40" w:after="40"/>
              <w:jc w:val="center"/>
              <w:rPr>
                <w:rFonts w:asciiTheme="minorHAnsi" w:hAnsiTheme="minorHAnsi"/>
                <w:sz w:val="18"/>
                <w:szCs w:val="18"/>
              </w:rPr>
            </w:pPr>
            <w:r w:rsidRPr="0037735E">
              <w:rPr>
                <w:rFonts w:asciiTheme="minorHAnsi" w:hAnsiTheme="minorHAnsi"/>
                <w:sz w:val="18"/>
                <w:szCs w:val="18"/>
              </w:rPr>
              <w:t>Not A Field-Applied Coating</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548094A" w14:textId="77777777" w:rsidR="00755E8F" w:rsidRPr="0037735E" w:rsidRDefault="00C70699">
            <w:pPr>
              <w:keepNext/>
              <w:keepLines/>
              <w:suppressAutoHyphens/>
              <w:spacing w:before="40" w:after="40"/>
              <w:jc w:val="center"/>
              <w:rPr>
                <w:rFonts w:asciiTheme="minorHAnsi" w:hAnsiTheme="minorHAnsi"/>
                <w:sz w:val="18"/>
                <w:szCs w:val="18"/>
              </w:rPr>
            </w:pPr>
            <w:r w:rsidRPr="0037735E">
              <w:rPr>
                <w:rFonts w:asciiTheme="minorHAnsi" w:hAnsiTheme="minorHAnsi"/>
                <w:sz w:val="18"/>
                <w:szCs w:val="18"/>
              </w:rPr>
              <w:t>0.70</w:t>
            </w:r>
          </w:p>
        </w:tc>
      </w:tr>
    </w:tbl>
    <w:p w14:paraId="1548094C" w14:textId="77777777" w:rsidR="00C70699" w:rsidRPr="0037735E" w:rsidRDefault="00C70699" w:rsidP="00C70699">
      <w:pPr>
        <w:pStyle w:val="ListParagraph"/>
        <w:ind w:left="0"/>
        <w:contextualSpacing/>
        <w:rPr>
          <w:rFonts w:ascii="Calibri" w:hAnsi="Calibri" w:cs="Arial"/>
          <w:sz w:val="18"/>
          <w:szCs w:val="18"/>
        </w:rPr>
      </w:pPr>
    </w:p>
    <w:p w14:paraId="1548094D" w14:textId="77777777" w:rsidR="00C70699" w:rsidRPr="0037735E" w:rsidRDefault="00C70699"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Proposed Thermal Emittance: From the product specification default value. If using a calculated SRI</w:t>
      </w:r>
      <w:r w:rsidR="00CC45F7" w:rsidRPr="0037735E">
        <w:rPr>
          <w:rFonts w:ascii="Calibri" w:hAnsi="Calibri" w:cs="Arial"/>
          <w:sz w:val="18"/>
          <w:szCs w:val="18"/>
        </w:rPr>
        <w:t>,</w:t>
      </w:r>
      <w:r w:rsidRPr="0037735E">
        <w:rPr>
          <w:rFonts w:ascii="Calibri" w:hAnsi="Calibri" w:cs="Arial"/>
          <w:sz w:val="18"/>
          <w:szCs w:val="18"/>
        </w:rPr>
        <w:t xml:space="preserve"> </w:t>
      </w:r>
      <w:r w:rsidR="00B20DC5" w:rsidRPr="0037735E">
        <w:rPr>
          <w:rFonts w:ascii="Calibri" w:hAnsi="Calibri" w:cs="Arial"/>
          <w:sz w:val="18"/>
          <w:szCs w:val="18"/>
        </w:rPr>
        <w:t>enter</w:t>
      </w:r>
      <w:r w:rsidRPr="0037735E">
        <w:rPr>
          <w:rFonts w:ascii="Calibri" w:hAnsi="Calibri" w:cs="Arial"/>
          <w:sz w:val="18"/>
          <w:szCs w:val="18"/>
        </w:rPr>
        <w:t xml:space="preserve"> the thermal emittance used to calculate SRI. </w:t>
      </w:r>
    </w:p>
    <w:p w14:paraId="1548094E" w14:textId="4DF05DC6" w:rsidR="00C70699" w:rsidRPr="0037735E" w:rsidRDefault="00C70699" w:rsidP="0037735E">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Proposed SRI: It is optional to meet the SRI</w:t>
      </w:r>
      <w:r w:rsidR="00CC45F7" w:rsidRPr="0037735E">
        <w:rPr>
          <w:rFonts w:ascii="Calibri" w:hAnsi="Calibri" w:cs="Arial"/>
          <w:sz w:val="18"/>
          <w:szCs w:val="18"/>
        </w:rPr>
        <w:t>,</w:t>
      </w:r>
      <w:r w:rsidRPr="0037735E">
        <w:rPr>
          <w:rFonts w:ascii="Calibri" w:hAnsi="Calibri" w:cs="Arial"/>
          <w:sz w:val="18"/>
          <w:szCs w:val="18"/>
        </w:rPr>
        <w:t xml:space="preserve"> but if chosen to do so use the Solar Reflectance Index (SRI) Calculation Worksheet found on the California Energy Commission website </w:t>
      </w:r>
      <w:hyperlink r:id="rId15" w:history="1">
        <w:r w:rsidR="002247F6" w:rsidRPr="0037735E">
          <w:rPr>
            <w:rStyle w:val="Hyperlink"/>
            <w:rFonts w:asciiTheme="minorHAnsi" w:hAnsiTheme="minorHAnsi"/>
            <w:sz w:val="18"/>
            <w:szCs w:val="18"/>
          </w:rPr>
          <w:t>http://energy.ca.gov/title24/2013standards/documents/solar_reflectance</w:t>
        </w:r>
        <w:r w:rsidR="002247F6" w:rsidRPr="0037735E">
          <w:rPr>
            <w:rStyle w:val="Hyperlink"/>
            <w:sz w:val="18"/>
            <w:szCs w:val="18"/>
          </w:rPr>
          <w:t>/</w:t>
        </w:r>
      </w:hyperlink>
      <w:r w:rsidRPr="0037735E">
        <w:rPr>
          <w:rFonts w:ascii="Calibri" w:hAnsi="Calibri" w:cs="Arial"/>
          <w:sz w:val="18"/>
          <w:szCs w:val="18"/>
        </w:rPr>
        <w:t>.</w:t>
      </w:r>
    </w:p>
    <w:p w14:paraId="1548094F" w14:textId="77777777" w:rsidR="00C70699" w:rsidRPr="0037735E" w:rsidRDefault="00C70699"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Required Aged Solar Reflectance: Based on climate zone and roof slope.</w:t>
      </w:r>
    </w:p>
    <w:p w14:paraId="15480950" w14:textId="77777777" w:rsidR="004F4B52" w:rsidRPr="0037735E" w:rsidRDefault="00C70699"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Required Thermal Emittance: Based on climate zone and roof slope.</w:t>
      </w:r>
    </w:p>
    <w:p w14:paraId="15480951" w14:textId="77777777" w:rsidR="00F076B0" w:rsidRPr="0037735E" w:rsidRDefault="00F7011F" w:rsidP="00F076B0">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 xml:space="preserve">Required </w:t>
      </w:r>
      <w:r w:rsidR="00F076B0" w:rsidRPr="0037735E">
        <w:rPr>
          <w:rFonts w:ascii="Calibri" w:hAnsi="Calibri" w:cs="Arial"/>
          <w:sz w:val="18"/>
          <w:szCs w:val="18"/>
        </w:rPr>
        <w:t>SRI: Based on climate zone and roof slope.</w:t>
      </w:r>
    </w:p>
    <w:p w14:paraId="15480952" w14:textId="77777777" w:rsidR="00C70699" w:rsidRPr="0037735E" w:rsidRDefault="00C70699" w:rsidP="00C70699">
      <w:pPr>
        <w:pStyle w:val="ListParagraph"/>
        <w:ind w:left="360"/>
        <w:contextualSpacing/>
        <w:rPr>
          <w:rFonts w:ascii="Calibri" w:hAnsi="Calibri" w:cs="Arial"/>
          <w:sz w:val="18"/>
          <w:szCs w:val="18"/>
        </w:rPr>
      </w:pPr>
    </w:p>
    <w:p w14:paraId="15480953" w14:textId="77777777" w:rsidR="00C37497" w:rsidRPr="0037735E" w:rsidRDefault="00C37497" w:rsidP="00B644DA">
      <w:pPr>
        <w:rPr>
          <w:rFonts w:ascii="Calibri" w:hAnsi="Calibri" w:cs="Arial"/>
          <w:sz w:val="18"/>
          <w:szCs w:val="18"/>
        </w:rPr>
      </w:pPr>
      <w:r w:rsidRPr="0037735E">
        <w:rPr>
          <w:rFonts w:ascii="Calibri" w:hAnsi="Calibri" w:cs="Arial"/>
          <w:sz w:val="18"/>
          <w:szCs w:val="18"/>
        </w:rPr>
        <w:t>If the cool roofing requirements will be met by a liquid field applied coating, Section 110.8(</w:t>
      </w:r>
      <w:proofErr w:type="spellStart"/>
      <w:r w:rsidRPr="0037735E">
        <w:rPr>
          <w:rFonts w:ascii="Calibri" w:hAnsi="Calibri" w:cs="Arial"/>
          <w:sz w:val="18"/>
          <w:szCs w:val="18"/>
        </w:rPr>
        <w:t>i</w:t>
      </w:r>
      <w:proofErr w:type="spellEnd"/>
      <w:r w:rsidRPr="0037735E">
        <w:rPr>
          <w:rFonts w:ascii="Calibri" w:hAnsi="Calibri" w:cs="Arial"/>
          <w:sz w:val="18"/>
          <w:szCs w:val="18"/>
        </w:rPr>
        <w:t xml:space="preserve">)4 requires the coating be applied across the entire roof surface and meet the dry mil thickness or coverage recommended by the manufacturer. </w:t>
      </w:r>
    </w:p>
    <w:p w14:paraId="15480954" w14:textId="77777777" w:rsidR="00C37497" w:rsidRPr="0037735E" w:rsidRDefault="00C37497" w:rsidP="00B644DA">
      <w:pPr>
        <w:rPr>
          <w:rFonts w:ascii="Calibri" w:hAnsi="Calibri" w:cs="Arial"/>
          <w:sz w:val="18"/>
          <w:szCs w:val="18"/>
        </w:rPr>
      </w:pPr>
    </w:p>
    <w:p w14:paraId="15480955" w14:textId="50EB0230" w:rsidR="00CF2570" w:rsidRPr="0037735E" w:rsidRDefault="00CF2570" w:rsidP="0037735E">
      <w:pPr>
        <w:rPr>
          <w:rFonts w:ascii="Calibri" w:hAnsi="Calibri" w:cs="Arial"/>
          <w:b/>
          <w:sz w:val="18"/>
          <w:szCs w:val="18"/>
        </w:rPr>
      </w:pPr>
      <w:r w:rsidRPr="0037735E">
        <w:rPr>
          <w:rFonts w:ascii="Calibri" w:hAnsi="Calibri" w:cs="Arial"/>
          <w:b/>
          <w:sz w:val="18"/>
          <w:szCs w:val="18"/>
        </w:rPr>
        <w:t xml:space="preserve">H. </w:t>
      </w:r>
      <w:r w:rsidR="00170610" w:rsidRPr="0037735E">
        <w:rPr>
          <w:rFonts w:ascii="Calibri" w:hAnsi="Calibri" w:cs="Arial"/>
          <w:b/>
          <w:sz w:val="18"/>
          <w:szCs w:val="18"/>
        </w:rPr>
        <w:t>Fenestration/Glazing Allowed</w:t>
      </w:r>
      <w:r w:rsidR="002247F6" w:rsidRPr="0037735E">
        <w:rPr>
          <w:rFonts w:ascii="Calibri" w:hAnsi="Calibri" w:cs="Arial"/>
          <w:b/>
          <w:sz w:val="18"/>
          <w:szCs w:val="18"/>
        </w:rPr>
        <w:t xml:space="preserve"> Areas and Efficiencies</w:t>
      </w:r>
    </w:p>
    <w:p w14:paraId="15480956" w14:textId="6218D06F" w:rsidR="0090116D" w:rsidRPr="0037735E" w:rsidRDefault="0090116D" w:rsidP="0090116D">
      <w:pPr>
        <w:rPr>
          <w:rFonts w:ascii="Calibri" w:hAnsi="Calibri" w:cs="Arial"/>
          <w:sz w:val="18"/>
          <w:szCs w:val="18"/>
        </w:rPr>
      </w:pPr>
      <w:r w:rsidRPr="0037735E">
        <w:rPr>
          <w:rFonts w:ascii="Calibri" w:hAnsi="Calibri" w:cs="Arial"/>
          <w:sz w:val="18"/>
          <w:szCs w:val="18"/>
        </w:rPr>
        <w:t xml:space="preserve">Fenestration areas are expressed in square feet, not square inches. </w:t>
      </w:r>
    </w:p>
    <w:p w14:paraId="15480957" w14:textId="77777777" w:rsidR="00F7011F" w:rsidRPr="0037735E" w:rsidRDefault="00F7011F" w:rsidP="0090116D">
      <w:pPr>
        <w:rPr>
          <w:rFonts w:ascii="Calibri" w:hAnsi="Calibri" w:cs="Arial"/>
          <w:sz w:val="18"/>
          <w:szCs w:val="18"/>
        </w:rPr>
      </w:pPr>
    </w:p>
    <w:p w14:paraId="15480958" w14:textId="77777777" w:rsidR="0090116D" w:rsidRPr="0037735E" w:rsidRDefault="0090116D" w:rsidP="0090116D">
      <w:pPr>
        <w:rPr>
          <w:rFonts w:ascii="Calibri" w:hAnsi="Calibri" w:cs="Arial"/>
          <w:sz w:val="18"/>
          <w:szCs w:val="18"/>
        </w:rPr>
      </w:pPr>
      <w:r w:rsidRPr="0037735E">
        <w:rPr>
          <w:rFonts w:ascii="Calibri" w:hAnsi="Calibri" w:cs="Arial"/>
          <w:sz w:val="18"/>
          <w:szCs w:val="18"/>
        </w:rPr>
        <w:t>The climate zone and size of the addition will affect the area of fenestration (also known as glazing) allowed. If limited to 20%, for example, this is calculated as Conditioned Floor Area (CFA) of the addition x 0.20 = Total ft</w:t>
      </w:r>
      <w:r w:rsidRPr="0037735E">
        <w:rPr>
          <w:rFonts w:ascii="Calibri" w:hAnsi="Calibri" w:cs="Arial"/>
          <w:sz w:val="18"/>
          <w:szCs w:val="18"/>
          <w:vertAlign w:val="superscript"/>
        </w:rPr>
        <w:t>2</w:t>
      </w:r>
      <w:r w:rsidRPr="0037735E">
        <w:rPr>
          <w:rFonts w:ascii="Calibri" w:hAnsi="Calibri" w:cs="Arial"/>
          <w:sz w:val="18"/>
          <w:szCs w:val="18"/>
        </w:rPr>
        <w:t xml:space="preserve"> of fenestration allowed. </w:t>
      </w:r>
    </w:p>
    <w:p w14:paraId="15480959" w14:textId="77777777" w:rsidR="0090116D" w:rsidRPr="0037735E" w:rsidRDefault="0090116D" w:rsidP="0090116D">
      <w:pPr>
        <w:rPr>
          <w:rFonts w:ascii="Calibri" w:hAnsi="Calibri" w:cs="Arial"/>
          <w:sz w:val="18"/>
          <w:szCs w:val="18"/>
        </w:rPr>
      </w:pPr>
    </w:p>
    <w:p w14:paraId="1548095A" w14:textId="5CE713E0" w:rsidR="00CC45F7" w:rsidRPr="0037735E" w:rsidRDefault="0090116D" w:rsidP="0090116D">
      <w:pPr>
        <w:rPr>
          <w:rFonts w:ascii="Calibri" w:hAnsi="Calibri" w:cs="Arial"/>
          <w:sz w:val="18"/>
          <w:szCs w:val="18"/>
        </w:rPr>
      </w:pPr>
      <w:r w:rsidRPr="0037735E">
        <w:rPr>
          <w:rFonts w:ascii="Calibri" w:hAnsi="Calibri" w:cs="Arial"/>
          <w:sz w:val="18"/>
          <w:szCs w:val="18"/>
        </w:rPr>
        <w:t>For additions that are 1</w:t>
      </w:r>
      <w:r w:rsidR="00C45569">
        <w:rPr>
          <w:rFonts w:ascii="Calibri" w:hAnsi="Calibri" w:cs="Arial"/>
          <w:sz w:val="18"/>
          <w:szCs w:val="18"/>
        </w:rPr>
        <w:t>,</w:t>
      </w:r>
      <w:r w:rsidRPr="0037735E">
        <w:rPr>
          <w:rFonts w:ascii="Calibri" w:hAnsi="Calibri" w:cs="Arial"/>
          <w:sz w:val="18"/>
          <w:szCs w:val="18"/>
        </w:rPr>
        <w:t>000ft</w:t>
      </w:r>
      <w:r w:rsidRPr="0037735E">
        <w:rPr>
          <w:rFonts w:ascii="Calibri" w:hAnsi="Calibri" w:cs="Arial"/>
          <w:sz w:val="18"/>
          <w:szCs w:val="18"/>
          <w:vertAlign w:val="superscript"/>
        </w:rPr>
        <w:t>2</w:t>
      </w:r>
      <w:r w:rsidRPr="0037735E">
        <w:rPr>
          <w:rFonts w:ascii="Calibri" w:hAnsi="Calibri" w:cs="Arial"/>
          <w:sz w:val="18"/>
          <w:szCs w:val="18"/>
        </w:rPr>
        <w:t xml:space="preserve"> or less</w:t>
      </w:r>
      <w:r w:rsidR="008023A5" w:rsidRPr="0037735E">
        <w:rPr>
          <w:rFonts w:ascii="Calibri" w:hAnsi="Calibri" w:cs="Arial"/>
          <w:sz w:val="18"/>
          <w:szCs w:val="18"/>
        </w:rPr>
        <w:t>,</w:t>
      </w:r>
      <w:r w:rsidRPr="0037735E">
        <w:rPr>
          <w:rFonts w:ascii="Calibri" w:hAnsi="Calibri" w:cs="Arial"/>
          <w:sz w:val="18"/>
          <w:szCs w:val="18"/>
        </w:rPr>
        <w:t xml:space="preserve"> but greater than 700ft</w:t>
      </w:r>
      <w:r w:rsidRPr="0037735E">
        <w:rPr>
          <w:rFonts w:ascii="Calibri" w:hAnsi="Calibri" w:cs="Arial"/>
          <w:sz w:val="18"/>
          <w:szCs w:val="18"/>
          <w:vertAlign w:val="superscript"/>
        </w:rPr>
        <w:t>2</w:t>
      </w:r>
      <w:r w:rsidRPr="0037735E">
        <w:rPr>
          <w:rFonts w:ascii="Calibri" w:hAnsi="Calibri" w:cs="Arial"/>
          <w:sz w:val="18"/>
          <w:szCs w:val="18"/>
        </w:rPr>
        <w:t>, the limit of total fenestration is the greater of 175ft</w:t>
      </w:r>
      <w:r w:rsidRPr="0037735E">
        <w:rPr>
          <w:rFonts w:ascii="Calibri" w:hAnsi="Calibri" w:cs="Arial"/>
          <w:sz w:val="18"/>
          <w:szCs w:val="18"/>
          <w:vertAlign w:val="superscript"/>
        </w:rPr>
        <w:t>2</w:t>
      </w:r>
      <w:r w:rsidRPr="0037735E">
        <w:rPr>
          <w:rFonts w:ascii="Calibri" w:hAnsi="Calibri" w:cs="Arial"/>
          <w:sz w:val="18"/>
          <w:szCs w:val="18"/>
        </w:rPr>
        <w:t xml:space="preserve"> or 20% of the CFA of the addition.</w:t>
      </w:r>
    </w:p>
    <w:p w14:paraId="1548095B" w14:textId="77777777" w:rsidR="0090116D" w:rsidRPr="0037735E" w:rsidRDefault="0090116D" w:rsidP="0090116D">
      <w:pPr>
        <w:rPr>
          <w:rFonts w:ascii="Calibri" w:hAnsi="Calibri" w:cs="Arial"/>
          <w:sz w:val="18"/>
          <w:szCs w:val="18"/>
        </w:rPr>
      </w:pPr>
      <w:r w:rsidRPr="0037735E">
        <w:rPr>
          <w:rFonts w:ascii="Calibri" w:hAnsi="Calibri" w:cs="Arial"/>
          <w:sz w:val="18"/>
          <w:szCs w:val="18"/>
        </w:rPr>
        <w:t>For additions that are 700ft</w:t>
      </w:r>
      <w:r w:rsidRPr="0037735E">
        <w:rPr>
          <w:rFonts w:ascii="Calibri" w:hAnsi="Calibri" w:cs="Arial"/>
          <w:sz w:val="18"/>
          <w:szCs w:val="18"/>
          <w:vertAlign w:val="superscript"/>
        </w:rPr>
        <w:t>2</w:t>
      </w:r>
      <w:r w:rsidRPr="0037735E">
        <w:rPr>
          <w:rFonts w:ascii="Calibri" w:hAnsi="Calibri" w:cs="Arial"/>
          <w:sz w:val="18"/>
          <w:szCs w:val="18"/>
        </w:rPr>
        <w:t xml:space="preserve"> or less</w:t>
      </w:r>
      <w:r w:rsidR="008023A5" w:rsidRPr="0037735E">
        <w:rPr>
          <w:rFonts w:ascii="Calibri" w:hAnsi="Calibri" w:cs="Arial"/>
          <w:sz w:val="18"/>
          <w:szCs w:val="18"/>
        </w:rPr>
        <w:t>,</w:t>
      </w:r>
      <w:r w:rsidRPr="0037735E">
        <w:rPr>
          <w:rFonts w:ascii="Calibri" w:hAnsi="Calibri" w:cs="Arial"/>
          <w:sz w:val="18"/>
          <w:szCs w:val="18"/>
        </w:rPr>
        <w:t xml:space="preserve"> but greater than 400ft</w:t>
      </w:r>
      <w:r w:rsidRPr="0037735E">
        <w:rPr>
          <w:rFonts w:ascii="Calibri" w:hAnsi="Calibri" w:cs="Arial"/>
          <w:sz w:val="18"/>
          <w:szCs w:val="18"/>
          <w:vertAlign w:val="superscript"/>
        </w:rPr>
        <w:t>2</w:t>
      </w:r>
      <w:r w:rsidRPr="0037735E">
        <w:rPr>
          <w:rFonts w:ascii="Calibri" w:hAnsi="Calibri" w:cs="Arial"/>
          <w:sz w:val="18"/>
          <w:szCs w:val="18"/>
        </w:rPr>
        <w:t>, the limit of total fenestration is the greater of 120ft</w:t>
      </w:r>
      <w:r w:rsidRPr="0037735E">
        <w:rPr>
          <w:rFonts w:ascii="Calibri" w:hAnsi="Calibri" w:cs="Arial"/>
          <w:sz w:val="18"/>
          <w:szCs w:val="18"/>
          <w:vertAlign w:val="superscript"/>
        </w:rPr>
        <w:t>2</w:t>
      </w:r>
      <w:r w:rsidRPr="0037735E">
        <w:rPr>
          <w:rFonts w:ascii="Calibri" w:hAnsi="Calibri" w:cs="Arial"/>
          <w:sz w:val="18"/>
          <w:szCs w:val="18"/>
        </w:rPr>
        <w:t xml:space="preserve"> or 25% of the CFA of the addition. </w:t>
      </w:r>
    </w:p>
    <w:p w14:paraId="1548095C" w14:textId="77777777" w:rsidR="0090116D" w:rsidRPr="0037735E" w:rsidRDefault="0090116D" w:rsidP="0090116D">
      <w:pPr>
        <w:rPr>
          <w:rFonts w:ascii="Calibri" w:hAnsi="Calibri" w:cs="Arial"/>
          <w:sz w:val="18"/>
          <w:szCs w:val="18"/>
        </w:rPr>
      </w:pPr>
      <w:r w:rsidRPr="0037735E">
        <w:rPr>
          <w:rFonts w:ascii="Calibri" w:hAnsi="Calibri" w:cs="Arial"/>
          <w:sz w:val="18"/>
          <w:szCs w:val="18"/>
        </w:rPr>
        <w:t>For additions that are 400ft</w:t>
      </w:r>
      <w:r w:rsidRPr="0037735E">
        <w:rPr>
          <w:rFonts w:ascii="Calibri" w:hAnsi="Calibri" w:cs="Arial"/>
          <w:sz w:val="18"/>
          <w:szCs w:val="18"/>
          <w:vertAlign w:val="superscript"/>
        </w:rPr>
        <w:t>2</w:t>
      </w:r>
      <w:r w:rsidRPr="0037735E">
        <w:rPr>
          <w:rFonts w:ascii="Calibri" w:hAnsi="Calibri" w:cs="Arial"/>
          <w:sz w:val="18"/>
          <w:szCs w:val="18"/>
        </w:rPr>
        <w:t xml:space="preserve"> or less, the limit of total fenestration is the greater of 75ft</w:t>
      </w:r>
      <w:r w:rsidRPr="0037735E">
        <w:rPr>
          <w:rFonts w:ascii="Calibri" w:hAnsi="Calibri" w:cs="Arial"/>
          <w:sz w:val="18"/>
          <w:szCs w:val="18"/>
          <w:vertAlign w:val="superscript"/>
        </w:rPr>
        <w:t>2</w:t>
      </w:r>
      <w:r w:rsidRPr="0037735E">
        <w:rPr>
          <w:rFonts w:ascii="Calibri" w:hAnsi="Calibri" w:cs="Arial"/>
          <w:sz w:val="18"/>
          <w:szCs w:val="18"/>
        </w:rPr>
        <w:t xml:space="preserve"> or 30% of the CFA of the addition.</w:t>
      </w:r>
    </w:p>
    <w:p w14:paraId="1548095D" w14:textId="59D01929" w:rsidR="0090116D" w:rsidRPr="0037735E" w:rsidRDefault="0090116D" w:rsidP="0090116D">
      <w:pPr>
        <w:rPr>
          <w:rFonts w:ascii="Calibri" w:hAnsi="Calibri" w:cs="Arial"/>
          <w:sz w:val="18"/>
          <w:szCs w:val="18"/>
        </w:rPr>
      </w:pPr>
      <w:r w:rsidRPr="0037735E">
        <w:rPr>
          <w:rFonts w:ascii="Calibri" w:hAnsi="Calibri" w:cs="Arial"/>
          <w:sz w:val="18"/>
          <w:szCs w:val="18"/>
        </w:rPr>
        <w:t>For additions that are 1</w:t>
      </w:r>
      <w:r w:rsidR="00C45569">
        <w:rPr>
          <w:rFonts w:ascii="Calibri" w:hAnsi="Calibri" w:cs="Arial"/>
          <w:sz w:val="18"/>
          <w:szCs w:val="18"/>
        </w:rPr>
        <w:t>,</w:t>
      </w:r>
      <w:r w:rsidRPr="0037735E">
        <w:rPr>
          <w:rFonts w:ascii="Calibri" w:hAnsi="Calibri" w:cs="Arial"/>
          <w:sz w:val="18"/>
          <w:szCs w:val="18"/>
        </w:rPr>
        <w:t>000ft</w:t>
      </w:r>
      <w:r w:rsidRPr="0037735E">
        <w:rPr>
          <w:rFonts w:ascii="Calibri" w:hAnsi="Calibri" w:cs="Arial"/>
          <w:sz w:val="18"/>
          <w:szCs w:val="18"/>
          <w:vertAlign w:val="superscript"/>
        </w:rPr>
        <w:t>2</w:t>
      </w:r>
      <w:r w:rsidRPr="0037735E">
        <w:rPr>
          <w:rFonts w:ascii="Calibri" w:hAnsi="Calibri" w:cs="Arial"/>
          <w:sz w:val="18"/>
          <w:szCs w:val="18"/>
        </w:rPr>
        <w:t xml:space="preserve"> or less, when west-facing fenestration is limited (in climate zones 2, 4, and 6-16), it is limited to either 70ft</w:t>
      </w:r>
      <w:r w:rsidRPr="0037735E">
        <w:rPr>
          <w:rFonts w:ascii="Calibri" w:hAnsi="Calibri" w:cs="Arial"/>
          <w:sz w:val="18"/>
          <w:szCs w:val="18"/>
          <w:vertAlign w:val="superscript"/>
        </w:rPr>
        <w:t>2</w:t>
      </w:r>
      <w:r w:rsidRPr="0037735E">
        <w:rPr>
          <w:rFonts w:ascii="Calibri" w:hAnsi="Calibri" w:cs="Arial"/>
          <w:sz w:val="18"/>
          <w:szCs w:val="18"/>
        </w:rPr>
        <w:t xml:space="preserve"> (for additions greater than 700ft</w:t>
      </w:r>
      <w:r w:rsidRPr="0037735E">
        <w:rPr>
          <w:rFonts w:ascii="Calibri" w:hAnsi="Calibri" w:cs="Arial"/>
          <w:sz w:val="18"/>
          <w:szCs w:val="18"/>
          <w:vertAlign w:val="superscript"/>
        </w:rPr>
        <w:t>2</w:t>
      </w:r>
      <w:r w:rsidRPr="0037735E">
        <w:rPr>
          <w:rFonts w:ascii="Calibri" w:hAnsi="Calibri" w:cs="Arial"/>
          <w:sz w:val="18"/>
          <w:szCs w:val="18"/>
        </w:rPr>
        <w:t>) or 60ft</w:t>
      </w:r>
      <w:r w:rsidRPr="0037735E">
        <w:rPr>
          <w:rFonts w:ascii="Calibri" w:hAnsi="Calibri" w:cs="Arial"/>
          <w:sz w:val="18"/>
          <w:szCs w:val="18"/>
          <w:vertAlign w:val="superscript"/>
        </w:rPr>
        <w:t>2</w:t>
      </w:r>
      <w:r w:rsidRPr="0037735E">
        <w:rPr>
          <w:rFonts w:ascii="Calibri" w:hAnsi="Calibri" w:cs="Arial"/>
          <w:sz w:val="18"/>
          <w:szCs w:val="18"/>
        </w:rPr>
        <w:t xml:space="preserve"> (for additions that are 700ft</w:t>
      </w:r>
      <w:r w:rsidRPr="0037735E">
        <w:rPr>
          <w:rFonts w:ascii="Calibri" w:hAnsi="Calibri" w:cs="Arial"/>
          <w:sz w:val="18"/>
          <w:szCs w:val="18"/>
          <w:vertAlign w:val="superscript"/>
        </w:rPr>
        <w:t>2</w:t>
      </w:r>
      <w:r w:rsidRPr="0037735E">
        <w:rPr>
          <w:rFonts w:ascii="Calibri" w:hAnsi="Calibri" w:cs="Arial"/>
          <w:sz w:val="18"/>
          <w:szCs w:val="18"/>
        </w:rPr>
        <w:t xml:space="preserve"> or less). </w:t>
      </w:r>
    </w:p>
    <w:p w14:paraId="1548095E" w14:textId="77777777" w:rsidR="0090116D" w:rsidRPr="0037735E" w:rsidRDefault="0090116D" w:rsidP="0090116D">
      <w:pPr>
        <w:rPr>
          <w:rFonts w:ascii="Calibri" w:hAnsi="Calibri" w:cs="Arial"/>
          <w:sz w:val="18"/>
          <w:szCs w:val="18"/>
        </w:rPr>
      </w:pPr>
    </w:p>
    <w:p w14:paraId="1548095F" w14:textId="75D83B53" w:rsidR="0090116D" w:rsidRPr="0037735E" w:rsidRDefault="0090116D" w:rsidP="0090116D">
      <w:pPr>
        <w:pStyle w:val="ListParagraph"/>
        <w:numPr>
          <w:ilvl w:val="0"/>
          <w:numId w:val="43"/>
        </w:numPr>
        <w:ind w:left="720"/>
        <w:contextualSpacing/>
        <w:rPr>
          <w:rFonts w:ascii="Calibri" w:hAnsi="Calibri" w:cs="Arial"/>
          <w:sz w:val="18"/>
          <w:szCs w:val="18"/>
        </w:rPr>
      </w:pPr>
      <w:r w:rsidRPr="0037735E">
        <w:rPr>
          <w:rFonts w:ascii="Calibri" w:hAnsi="Calibri" w:cs="Arial"/>
          <w:sz w:val="18"/>
          <w:szCs w:val="18"/>
        </w:rPr>
        <w:t xml:space="preserve">Addition Type: Based on “Project Scope.” The addition’s area in </w:t>
      </w:r>
      <w:r w:rsidR="00C45569" w:rsidRPr="00C45569">
        <w:rPr>
          <w:rFonts w:ascii="Calibri" w:hAnsi="Calibri" w:cs="Arial"/>
          <w:sz w:val="18"/>
          <w:szCs w:val="18"/>
        </w:rPr>
        <w:t>ft</w:t>
      </w:r>
      <w:r w:rsidR="00C45569" w:rsidRPr="00C45569">
        <w:rPr>
          <w:rFonts w:ascii="Calibri" w:hAnsi="Calibri" w:cs="Arial"/>
          <w:sz w:val="18"/>
          <w:szCs w:val="18"/>
          <w:vertAlign w:val="superscript"/>
        </w:rPr>
        <w:t>2</w:t>
      </w:r>
      <w:r w:rsidRPr="0037735E">
        <w:rPr>
          <w:rFonts w:ascii="Calibri" w:hAnsi="Calibri" w:cs="Arial"/>
          <w:sz w:val="18"/>
          <w:szCs w:val="18"/>
        </w:rPr>
        <w:t xml:space="preserve">—whether </w:t>
      </w:r>
      <w:r w:rsidRPr="0037735E">
        <w:rPr>
          <w:rFonts w:asciiTheme="minorHAnsi" w:eastAsia="MS Gothic" w:hAnsiTheme="minorHAnsi"/>
          <w:color w:val="000000"/>
          <w:sz w:val="18"/>
          <w:szCs w:val="18"/>
        </w:rPr>
        <w:t>≤</w:t>
      </w:r>
      <w:r w:rsidR="002C1C20" w:rsidRPr="0037735E">
        <w:rPr>
          <w:rFonts w:ascii="Calibri" w:hAnsi="Calibri"/>
          <w:sz w:val="18"/>
          <w:szCs w:val="18"/>
        </w:rPr>
        <w:t>3</w:t>
      </w:r>
      <w:r w:rsidRPr="0037735E">
        <w:rPr>
          <w:rFonts w:ascii="Calibri" w:hAnsi="Calibri"/>
          <w:sz w:val="18"/>
          <w:szCs w:val="18"/>
        </w:rPr>
        <w:t>00, &gt;</w:t>
      </w:r>
      <w:r w:rsidR="002C1C20" w:rsidRPr="0037735E">
        <w:rPr>
          <w:rFonts w:ascii="Calibri" w:hAnsi="Calibri"/>
          <w:sz w:val="18"/>
          <w:szCs w:val="18"/>
        </w:rPr>
        <w:t>3</w:t>
      </w:r>
      <w:r w:rsidRPr="0037735E">
        <w:rPr>
          <w:rFonts w:ascii="Calibri" w:hAnsi="Calibri"/>
          <w:sz w:val="18"/>
          <w:szCs w:val="18"/>
        </w:rPr>
        <w:t>00 to ≤</w:t>
      </w:r>
      <w:r w:rsidR="002C1C20" w:rsidRPr="0037735E">
        <w:rPr>
          <w:rFonts w:ascii="Calibri" w:hAnsi="Calibri"/>
          <w:sz w:val="18"/>
          <w:szCs w:val="18"/>
        </w:rPr>
        <w:t>4</w:t>
      </w:r>
      <w:r w:rsidRPr="0037735E">
        <w:rPr>
          <w:rFonts w:ascii="Calibri" w:hAnsi="Calibri"/>
          <w:sz w:val="18"/>
          <w:szCs w:val="18"/>
        </w:rPr>
        <w:t xml:space="preserve">00, </w:t>
      </w:r>
      <w:r w:rsidR="002C1C20" w:rsidRPr="0037735E">
        <w:rPr>
          <w:rFonts w:ascii="Calibri" w:hAnsi="Calibri"/>
          <w:sz w:val="18"/>
          <w:szCs w:val="18"/>
        </w:rPr>
        <w:t>&gt;400 to</w:t>
      </w:r>
      <w:r w:rsidRPr="0037735E">
        <w:rPr>
          <w:rFonts w:ascii="Calibri" w:hAnsi="Calibri"/>
          <w:sz w:val="18"/>
          <w:szCs w:val="18"/>
        </w:rPr>
        <w:t xml:space="preserve"> </w:t>
      </w:r>
      <w:r w:rsidR="002C1C20" w:rsidRPr="0037735E">
        <w:rPr>
          <w:rFonts w:ascii="Calibri" w:hAnsi="Calibri"/>
          <w:sz w:val="18"/>
          <w:szCs w:val="18"/>
        </w:rPr>
        <w:t>≤</w:t>
      </w:r>
      <w:r w:rsidRPr="0037735E">
        <w:rPr>
          <w:rFonts w:ascii="Calibri" w:hAnsi="Calibri"/>
          <w:sz w:val="18"/>
          <w:szCs w:val="18"/>
        </w:rPr>
        <w:t>700</w:t>
      </w:r>
      <w:r w:rsidR="002C1C20" w:rsidRPr="0037735E">
        <w:rPr>
          <w:rFonts w:ascii="Calibri" w:hAnsi="Calibri"/>
          <w:sz w:val="18"/>
          <w:szCs w:val="18"/>
        </w:rPr>
        <w:t>, or &gt;700</w:t>
      </w:r>
      <w:r w:rsidRPr="0037735E">
        <w:rPr>
          <w:rFonts w:ascii="Calibri" w:hAnsi="Calibri"/>
          <w:sz w:val="18"/>
          <w:szCs w:val="18"/>
        </w:rPr>
        <w:t xml:space="preserve"> to </w:t>
      </w:r>
      <w:r w:rsidRPr="0037735E">
        <w:rPr>
          <w:rFonts w:asciiTheme="minorHAnsi" w:eastAsia="MS Gothic" w:hAnsiTheme="minorHAnsi"/>
          <w:color w:val="000000"/>
          <w:sz w:val="18"/>
          <w:szCs w:val="18"/>
        </w:rPr>
        <w:t>≤</w:t>
      </w:r>
      <w:r w:rsidRPr="0037735E">
        <w:rPr>
          <w:rFonts w:ascii="Calibri" w:hAnsi="Calibri"/>
          <w:sz w:val="18"/>
          <w:szCs w:val="18"/>
        </w:rPr>
        <w:t>1,000.</w:t>
      </w:r>
    </w:p>
    <w:p w14:paraId="15480960" w14:textId="77777777" w:rsidR="0090116D" w:rsidRPr="0037735E" w:rsidRDefault="0090116D" w:rsidP="0090116D">
      <w:pPr>
        <w:ind w:left="360"/>
        <w:contextualSpacing/>
        <w:rPr>
          <w:rFonts w:ascii="Calibri" w:hAnsi="Calibri" w:cs="Arial"/>
          <w:sz w:val="18"/>
          <w:szCs w:val="18"/>
        </w:rPr>
      </w:pPr>
    </w:p>
    <w:p w14:paraId="15480961" w14:textId="39326AEA" w:rsidR="0090116D" w:rsidRPr="0037735E" w:rsidRDefault="0090116D" w:rsidP="0090116D">
      <w:pPr>
        <w:pStyle w:val="ListParagraph"/>
        <w:ind w:left="0"/>
        <w:rPr>
          <w:sz w:val="18"/>
          <w:szCs w:val="18"/>
        </w:rPr>
      </w:pPr>
      <w:r w:rsidRPr="0037735E">
        <w:rPr>
          <w:rFonts w:ascii="Calibri" w:hAnsi="Calibri"/>
          <w:sz w:val="18"/>
          <w:szCs w:val="18"/>
        </w:rPr>
        <w:t xml:space="preserve">(2. through </w:t>
      </w:r>
      <w:r w:rsidR="00170610" w:rsidRPr="0037735E">
        <w:rPr>
          <w:rFonts w:ascii="Calibri" w:hAnsi="Calibri"/>
          <w:sz w:val="18"/>
          <w:szCs w:val="18"/>
        </w:rPr>
        <w:t>9</w:t>
      </w:r>
      <w:r w:rsidRPr="0037735E">
        <w:rPr>
          <w:rFonts w:ascii="Calibri" w:hAnsi="Calibri"/>
          <w:sz w:val="18"/>
          <w:szCs w:val="18"/>
        </w:rPr>
        <w:t>.—</w:t>
      </w:r>
      <w:r w:rsidRPr="0037735E">
        <w:rPr>
          <w:rFonts w:ascii="Calibri" w:hAnsi="Calibri" w:cs="Arial"/>
          <w:sz w:val="18"/>
          <w:szCs w:val="18"/>
        </w:rPr>
        <w:t>These fields will be completed based on conditioned floor area of the addition and/or climate zone. The values in these fields will be entered into Section I.</w:t>
      </w:r>
      <w:r w:rsidRPr="0037735E">
        <w:rPr>
          <w:sz w:val="18"/>
          <w:szCs w:val="18"/>
        </w:rPr>
        <w:t>)</w:t>
      </w:r>
    </w:p>
    <w:p w14:paraId="15480962" w14:textId="77777777" w:rsidR="0090116D" w:rsidRPr="0037735E" w:rsidRDefault="0090116D" w:rsidP="0090116D">
      <w:pPr>
        <w:rPr>
          <w:rFonts w:ascii="Calibri" w:hAnsi="Calibri" w:cs="Arial"/>
          <w:sz w:val="18"/>
          <w:szCs w:val="18"/>
        </w:rPr>
      </w:pPr>
    </w:p>
    <w:p w14:paraId="15480963" w14:textId="5E3ECF00" w:rsidR="0090116D" w:rsidRPr="0037735E" w:rsidRDefault="0090116D" w:rsidP="0090116D">
      <w:pPr>
        <w:rPr>
          <w:rFonts w:ascii="Calibri" w:hAnsi="Calibri" w:cs="Arial"/>
          <w:sz w:val="18"/>
          <w:szCs w:val="18"/>
        </w:rPr>
      </w:pPr>
      <w:r w:rsidRPr="0037735E">
        <w:rPr>
          <w:rFonts w:ascii="Calibri" w:hAnsi="Calibri" w:cs="Arial"/>
          <w:sz w:val="18"/>
          <w:szCs w:val="18"/>
        </w:rPr>
        <w:t xml:space="preserve">Maximum allowed fenestration area for all orientations is the </w:t>
      </w:r>
      <w:r w:rsidRPr="0037735E">
        <w:rPr>
          <w:rFonts w:ascii="Calibri" w:hAnsi="Calibri" w:cs="Arial"/>
          <w:sz w:val="18"/>
          <w:szCs w:val="18"/>
          <w:u w:val="single"/>
        </w:rPr>
        <w:t>greater</w:t>
      </w:r>
      <w:r w:rsidRPr="0037735E">
        <w:rPr>
          <w:rFonts w:ascii="Calibri" w:hAnsi="Calibri" w:cs="Arial"/>
          <w:sz w:val="18"/>
          <w:szCs w:val="18"/>
        </w:rPr>
        <w:t xml:space="preserve"> of the value</w:t>
      </w:r>
      <w:r w:rsidR="00CC45F7" w:rsidRPr="0037735E">
        <w:rPr>
          <w:rFonts w:ascii="Calibri" w:hAnsi="Calibri" w:cs="Arial"/>
          <w:sz w:val="18"/>
          <w:szCs w:val="18"/>
        </w:rPr>
        <w:t>s</w:t>
      </w:r>
      <w:r w:rsidRPr="0037735E">
        <w:rPr>
          <w:rFonts w:ascii="Calibri" w:hAnsi="Calibri" w:cs="Arial"/>
          <w:sz w:val="18"/>
          <w:szCs w:val="18"/>
        </w:rPr>
        <w:t xml:space="preserve"> in </w:t>
      </w:r>
      <w:r w:rsidR="00C45569">
        <w:rPr>
          <w:rFonts w:ascii="Calibri" w:hAnsi="Calibri" w:cs="Arial"/>
          <w:sz w:val="18"/>
          <w:szCs w:val="18"/>
        </w:rPr>
        <w:t>C</w:t>
      </w:r>
      <w:r w:rsidRPr="0037735E">
        <w:rPr>
          <w:rFonts w:ascii="Calibri" w:hAnsi="Calibri" w:cs="Arial"/>
          <w:sz w:val="18"/>
          <w:szCs w:val="18"/>
        </w:rPr>
        <w:t>olumn 2 or 3:</w:t>
      </w:r>
    </w:p>
    <w:p w14:paraId="15480964" w14:textId="77777777" w:rsidR="0090116D" w:rsidRPr="0037735E" w:rsidRDefault="0090116D" w:rsidP="0090116D">
      <w:pPr>
        <w:rPr>
          <w:rFonts w:ascii="Calibri" w:hAnsi="Calibri" w:cs="Arial"/>
          <w:sz w:val="18"/>
          <w:szCs w:val="18"/>
        </w:rPr>
      </w:pPr>
    </w:p>
    <w:p w14:paraId="15480965" w14:textId="77777777" w:rsidR="0090116D" w:rsidRPr="0037735E" w:rsidRDefault="0090116D" w:rsidP="0090116D">
      <w:pPr>
        <w:pStyle w:val="ListParagraph"/>
        <w:numPr>
          <w:ilvl w:val="0"/>
          <w:numId w:val="43"/>
        </w:numPr>
        <w:ind w:left="720"/>
        <w:contextualSpacing/>
        <w:rPr>
          <w:rFonts w:ascii="Calibri" w:hAnsi="Calibri" w:cs="Arial"/>
          <w:sz w:val="18"/>
          <w:szCs w:val="18"/>
        </w:rPr>
      </w:pPr>
      <w:r w:rsidRPr="0037735E">
        <w:rPr>
          <w:rFonts w:ascii="Calibri" w:hAnsi="Calibri" w:cs="Arial"/>
          <w:sz w:val="18"/>
          <w:szCs w:val="18"/>
        </w:rPr>
        <w:t xml:space="preserve">Maximum Calculated based on Allowed %: The addition’s CFA </w:t>
      </w:r>
      <w:r w:rsidR="004F4B52" w:rsidRPr="0037735E">
        <w:rPr>
          <w:rFonts w:ascii="Calibri" w:hAnsi="Calibri" w:cs="Arial"/>
          <w:sz w:val="18"/>
          <w:szCs w:val="18"/>
        </w:rPr>
        <w:t>multiplied by</w:t>
      </w:r>
      <w:r w:rsidRPr="0037735E">
        <w:rPr>
          <w:rFonts w:ascii="Calibri" w:hAnsi="Calibri" w:cs="Arial"/>
          <w:sz w:val="18"/>
          <w:szCs w:val="18"/>
        </w:rPr>
        <w:t xml:space="preserve"> the allowed %. The maximum total fenestration area is 30% for additions up to 400 ft</w:t>
      </w:r>
      <w:r w:rsidRPr="0037735E">
        <w:rPr>
          <w:rFonts w:ascii="Calibri" w:hAnsi="Calibri" w:cs="Arial"/>
          <w:sz w:val="18"/>
          <w:szCs w:val="18"/>
          <w:vertAlign w:val="superscript"/>
        </w:rPr>
        <w:t>2</w:t>
      </w:r>
      <w:r w:rsidRPr="0037735E">
        <w:rPr>
          <w:rFonts w:ascii="Calibri" w:hAnsi="Calibri" w:cs="Arial"/>
          <w:sz w:val="18"/>
          <w:szCs w:val="18"/>
        </w:rPr>
        <w:t>, 25% for additions greater than 400 ft</w:t>
      </w:r>
      <w:r w:rsidRPr="0037735E">
        <w:rPr>
          <w:rFonts w:ascii="Calibri" w:hAnsi="Calibri" w:cs="Arial"/>
          <w:sz w:val="18"/>
          <w:szCs w:val="18"/>
          <w:vertAlign w:val="superscript"/>
        </w:rPr>
        <w:t>2</w:t>
      </w:r>
      <w:r w:rsidRPr="0037735E">
        <w:rPr>
          <w:rFonts w:ascii="Calibri" w:hAnsi="Calibri" w:cs="Arial"/>
          <w:sz w:val="18"/>
          <w:szCs w:val="18"/>
        </w:rPr>
        <w:t xml:space="preserve"> but no greater than 700 ft</w:t>
      </w:r>
      <w:r w:rsidRPr="0037735E">
        <w:rPr>
          <w:rFonts w:ascii="Calibri" w:hAnsi="Calibri" w:cs="Arial"/>
          <w:sz w:val="18"/>
          <w:szCs w:val="18"/>
          <w:vertAlign w:val="superscript"/>
        </w:rPr>
        <w:t>2</w:t>
      </w:r>
      <w:r w:rsidRPr="0037735E">
        <w:rPr>
          <w:rFonts w:ascii="Calibri" w:hAnsi="Calibri" w:cs="Arial"/>
          <w:sz w:val="18"/>
          <w:szCs w:val="18"/>
        </w:rPr>
        <w:t>, and 20% for additions greater than 700 ft</w:t>
      </w:r>
      <w:r w:rsidRPr="0037735E">
        <w:rPr>
          <w:rFonts w:ascii="Calibri" w:hAnsi="Calibri" w:cs="Arial"/>
          <w:sz w:val="18"/>
          <w:szCs w:val="18"/>
          <w:vertAlign w:val="superscript"/>
        </w:rPr>
        <w:t>2</w:t>
      </w:r>
      <w:r w:rsidRPr="0037735E">
        <w:rPr>
          <w:rFonts w:ascii="Calibri" w:hAnsi="Calibri" w:cs="Arial"/>
          <w:sz w:val="18"/>
          <w:szCs w:val="18"/>
        </w:rPr>
        <w:t xml:space="preserve">. </w:t>
      </w:r>
    </w:p>
    <w:p w14:paraId="15480966" w14:textId="77777777" w:rsidR="0090116D" w:rsidRPr="0037735E" w:rsidRDefault="0090116D" w:rsidP="0090116D">
      <w:pPr>
        <w:pStyle w:val="ListParagraph"/>
        <w:numPr>
          <w:ilvl w:val="0"/>
          <w:numId w:val="43"/>
        </w:numPr>
        <w:ind w:left="720"/>
        <w:contextualSpacing/>
        <w:rPr>
          <w:rFonts w:ascii="Calibri" w:hAnsi="Calibri" w:cs="Arial"/>
          <w:sz w:val="18"/>
          <w:szCs w:val="18"/>
        </w:rPr>
      </w:pPr>
      <w:r w:rsidRPr="0037735E">
        <w:rPr>
          <w:rFonts w:ascii="Calibri" w:hAnsi="Calibri" w:cs="Arial"/>
          <w:sz w:val="18"/>
          <w:szCs w:val="18"/>
        </w:rPr>
        <w:t>Maximum Calculated Allowed ft</w:t>
      </w:r>
      <w:r w:rsidRPr="0037735E">
        <w:rPr>
          <w:rFonts w:ascii="Calibri" w:hAnsi="Calibri" w:cs="Arial"/>
          <w:sz w:val="18"/>
          <w:szCs w:val="18"/>
          <w:vertAlign w:val="superscript"/>
        </w:rPr>
        <w:t>2</w:t>
      </w:r>
      <w:r w:rsidRPr="0037735E">
        <w:rPr>
          <w:rFonts w:ascii="Calibri" w:hAnsi="Calibri" w:cs="Arial"/>
          <w:sz w:val="18"/>
          <w:szCs w:val="18"/>
        </w:rPr>
        <w:t>: The maximum total fenestration area is 75ft</w:t>
      </w:r>
      <w:r w:rsidRPr="0037735E">
        <w:rPr>
          <w:rFonts w:ascii="Calibri" w:hAnsi="Calibri" w:cs="Arial"/>
          <w:sz w:val="18"/>
          <w:szCs w:val="18"/>
          <w:vertAlign w:val="superscript"/>
        </w:rPr>
        <w:t>2</w:t>
      </w:r>
      <w:r w:rsidRPr="0037735E">
        <w:rPr>
          <w:rFonts w:ascii="Calibri" w:hAnsi="Calibri" w:cs="Arial"/>
          <w:sz w:val="18"/>
          <w:szCs w:val="18"/>
        </w:rPr>
        <w:t xml:space="preserve"> for additions up to 400 ft</w:t>
      </w:r>
      <w:r w:rsidRPr="0037735E">
        <w:rPr>
          <w:rFonts w:ascii="Calibri" w:hAnsi="Calibri" w:cs="Arial"/>
          <w:sz w:val="18"/>
          <w:szCs w:val="18"/>
          <w:vertAlign w:val="superscript"/>
        </w:rPr>
        <w:t>2</w:t>
      </w:r>
      <w:r w:rsidRPr="0037735E">
        <w:rPr>
          <w:rFonts w:ascii="Calibri" w:hAnsi="Calibri" w:cs="Arial"/>
          <w:sz w:val="18"/>
          <w:szCs w:val="18"/>
        </w:rPr>
        <w:t>, 120ft</w:t>
      </w:r>
      <w:r w:rsidRPr="0037735E">
        <w:rPr>
          <w:rFonts w:ascii="Calibri" w:hAnsi="Calibri" w:cs="Arial"/>
          <w:sz w:val="18"/>
          <w:szCs w:val="18"/>
          <w:vertAlign w:val="superscript"/>
        </w:rPr>
        <w:t>2</w:t>
      </w:r>
      <w:r w:rsidRPr="0037735E">
        <w:rPr>
          <w:rFonts w:ascii="Calibri" w:hAnsi="Calibri" w:cs="Arial"/>
          <w:sz w:val="18"/>
          <w:szCs w:val="18"/>
        </w:rPr>
        <w:t xml:space="preserve"> for additions greater than 400 ft</w:t>
      </w:r>
      <w:r w:rsidRPr="0037735E">
        <w:rPr>
          <w:rFonts w:ascii="Calibri" w:hAnsi="Calibri" w:cs="Arial"/>
          <w:sz w:val="18"/>
          <w:szCs w:val="18"/>
          <w:vertAlign w:val="superscript"/>
        </w:rPr>
        <w:t>2</w:t>
      </w:r>
      <w:r w:rsidRPr="0037735E">
        <w:rPr>
          <w:rFonts w:ascii="Calibri" w:hAnsi="Calibri" w:cs="Arial"/>
          <w:sz w:val="18"/>
          <w:szCs w:val="18"/>
        </w:rPr>
        <w:t xml:space="preserve"> but no greater than 700 ft</w:t>
      </w:r>
      <w:r w:rsidRPr="0037735E">
        <w:rPr>
          <w:rFonts w:ascii="Calibri" w:hAnsi="Calibri" w:cs="Arial"/>
          <w:sz w:val="18"/>
          <w:szCs w:val="18"/>
          <w:vertAlign w:val="superscript"/>
        </w:rPr>
        <w:t>2</w:t>
      </w:r>
      <w:r w:rsidRPr="0037735E">
        <w:rPr>
          <w:rFonts w:ascii="Calibri" w:hAnsi="Calibri" w:cs="Arial"/>
          <w:sz w:val="18"/>
          <w:szCs w:val="18"/>
        </w:rPr>
        <w:t>, and 175 ft</w:t>
      </w:r>
      <w:r w:rsidRPr="0037735E">
        <w:rPr>
          <w:rFonts w:ascii="Calibri" w:hAnsi="Calibri" w:cs="Arial"/>
          <w:sz w:val="18"/>
          <w:szCs w:val="18"/>
          <w:vertAlign w:val="superscript"/>
        </w:rPr>
        <w:t>2</w:t>
      </w:r>
      <w:r w:rsidRPr="0037735E">
        <w:rPr>
          <w:rFonts w:ascii="Calibri" w:hAnsi="Calibri" w:cs="Arial"/>
          <w:sz w:val="18"/>
          <w:szCs w:val="18"/>
        </w:rPr>
        <w:t xml:space="preserve"> for additions of greater than 700 ft</w:t>
      </w:r>
      <w:r w:rsidRPr="0037735E">
        <w:rPr>
          <w:rFonts w:ascii="Calibri" w:hAnsi="Calibri" w:cs="Arial"/>
          <w:sz w:val="18"/>
          <w:szCs w:val="18"/>
          <w:vertAlign w:val="superscript"/>
        </w:rPr>
        <w:t>2</w:t>
      </w:r>
      <w:r w:rsidRPr="0037735E">
        <w:rPr>
          <w:rFonts w:ascii="Calibri" w:hAnsi="Calibri" w:cs="Arial"/>
          <w:sz w:val="18"/>
          <w:szCs w:val="18"/>
        </w:rPr>
        <w:t xml:space="preserve">. </w:t>
      </w:r>
    </w:p>
    <w:p w14:paraId="15480967" w14:textId="77777777" w:rsidR="0090116D" w:rsidRPr="0037735E" w:rsidRDefault="0090116D" w:rsidP="0090116D">
      <w:pPr>
        <w:pStyle w:val="ListParagraph"/>
        <w:ind w:left="0"/>
        <w:rPr>
          <w:rFonts w:ascii="Calibri" w:hAnsi="Calibri" w:cs="Arial"/>
          <w:sz w:val="18"/>
          <w:szCs w:val="18"/>
        </w:rPr>
      </w:pPr>
    </w:p>
    <w:p w14:paraId="15480969" w14:textId="5CA85790" w:rsidR="0090116D" w:rsidRPr="0037735E" w:rsidRDefault="0090116D" w:rsidP="0037735E">
      <w:pPr>
        <w:pStyle w:val="ListParagraph"/>
        <w:ind w:left="0"/>
        <w:rPr>
          <w:sz w:val="18"/>
          <w:szCs w:val="18"/>
        </w:rPr>
      </w:pPr>
      <w:r w:rsidRPr="0037735E">
        <w:rPr>
          <w:rFonts w:ascii="Calibri" w:hAnsi="Calibri" w:cs="Arial"/>
          <w:sz w:val="18"/>
          <w:szCs w:val="18"/>
        </w:rPr>
        <w:t xml:space="preserve">Maximum allowed west-facing area is the </w:t>
      </w:r>
      <w:r w:rsidRPr="0037735E">
        <w:rPr>
          <w:rFonts w:ascii="Calibri" w:hAnsi="Calibri" w:cs="Arial"/>
          <w:sz w:val="18"/>
          <w:szCs w:val="18"/>
          <w:u w:val="single"/>
        </w:rPr>
        <w:t>greater</w:t>
      </w:r>
      <w:r w:rsidRPr="0037735E">
        <w:rPr>
          <w:rFonts w:ascii="Calibri" w:hAnsi="Calibri" w:cs="Arial"/>
          <w:sz w:val="18"/>
          <w:szCs w:val="18"/>
        </w:rPr>
        <w:t xml:space="preserve"> of the value</w:t>
      </w:r>
      <w:r w:rsidR="00170610" w:rsidRPr="0037735E">
        <w:rPr>
          <w:rFonts w:ascii="Calibri" w:hAnsi="Calibri" w:cs="Arial"/>
          <w:sz w:val="18"/>
          <w:szCs w:val="18"/>
        </w:rPr>
        <w:t>s</w:t>
      </w:r>
      <w:r w:rsidRPr="0037735E">
        <w:rPr>
          <w:rFonts w:ascii="Calibri" w:hAnsi="Calibri" w:cs="Arial"/>
          <w:sz w:val="18"/>
          <w:szCs w:val="18"/>
        </w:rPr>
        <w:t xml:space="preserve"> in </w:t>
      </w:r>
      <w:r w:rsidR="00C45569">
        <w:rPr>
          <w:rFonts w:ascii="Calibri" w:hAnsi="Calibri" w:cs="Arial"/>
          <w:sz w:val="18"/>
          <w:szCs w:val="18"/>
        </w:rPr>
        <w:t>C</w:t>
      </w:r>
      <w:r w:rsidRPr="0037735E">
        <w:rPr>
          <w:rFonts w:ascii="Calibri" w:hAnsi="Calibri" w:cs="Arial"/>
          <w:sz w:val="18"/>
          <w:szCs w:val="18"/>
        </w:rPr>
        <w:t>olumn 4 or 5:</w:t>
      </w:r>
    </w:p>
    <w:p w14:paraId="1548096A" w14:textId="41C2833D" w:rsidR="0090116D" w:rsidRPr="0037735E" w:rsidRDefault="0090116D" w:rsidP="0090116D">
      <w:pPr>
        <w:pStyle w:val="ListParagraph"/>
        <w:numPr>
          <w:ilvl w:val="0"/>
          <w:numId w:val="43"/>
        </w:numPr>
        <w:ind w:left="720"/>
        <w:rPr>
          <w:rFonts w:ascii="Calibri" w:hAnsi="Calibri" w:cs="Arial"/>
          <w:b/>
          <w:sz w:val="18"/>
          <w:szCs w:val="18"/>
        </w:rPr>
      </w:pPr>
      <w:r w:rsidRPr="0037735E">
        <w:rPr>
          <w:rFonts w:ascii="Calibri" w:hAnsi="Calibri" w:cs="Arial"/>
          <w:sz w:val="18"/>
          <w:szCs w:val="18"/>
        </w:rPr>
        <w:lastRenderedPageBreak/>
        <w:t>Maximum Calculated based on Allowed %: The maximum west-facing fenestration area (in climate zones 2, 4, and 6-16) is 5% for additions greater than 700</w:t>
      </w:r>
      <w:r w:rsidR="006B2A6A">
        <w:rPr>
          <w:rFonts w:ascii="Calibri" w:hAnsi="Calibri" w:cs="Arial"/>
          <w:sz w:val="18"/>
          <w:szCs w:val="18"/>
        </w:rPr>
        <w:t xml:space="preserve"> </w:t>
      </w:r>
      <w:r w:rsidRPr="0037735E">
        <w:rPr>
          <w:rFonts w:ascii="Calibri" w:hAnsi="Calibri" w:cs="Arial"/>
          <w:sz w:val="18"/>
          <w:szCs w:val="18"/>
        </w:rPr>
        <w:t>ft</w:t>
      </w:r>
      <w:r w:rsidRPr="0037735E">
        <w:rPr>
          <w:rFonts w:ascii="Calibri" w:hAnsi="Calibri" w:cs="Arial"/>
          <w:sz w:val="18"/>
          <w:szCs w:val="18"/>
          <w:vertAlign w:val="superscript"/>
        </w:rPr>
        <w:t>2</w:t>
      </w:r>
      <w:r w:rsidRPr="0037735E">
        <w:rPr>
          <w:rFonts w:ascii="Calibri" w:hAnsi="Calibri" w:cs="Arial"/>
          <w:sz w:val="18"/>
          <w:szCs w:val="18"/>
        </w:rPr>
        <w:t xml:space="preserve">. </w:t>
      </w:r>
    </w:p>
    <w:p w14:paraId="1548096B" w14:textId="2AA83AAE" w:rsidR="0090116D" w:rsidRPr="0037735E" w:rsidRDefault="0090116D" w:rsidP="0090116D">
      <w:pPr>
        <w:pStyle w:val="ListParagraph"/>
        <w:numPr>
          <w:ilvl w:val="0"/>
          <w:numId w:val="43"/>
        </w:numPr>
        <w:ind w:left="720"/>
        <w:rPr>
          <w:rFonts w:ascii="Calibri" w:hAnsi="Calibri" w:cs="Arial"/>
          <w:b/>
          <w:sz w:val="18"/>
          <w:szCs w:val="18"/>
        </w:rPr>
      </w:pPr>
      <w:r w:rsidRPr="0037735E">
        <w:rPr>
          <w:rFonts w:ascii="Calibri" w:hAnsi="Calibri" w:cs="Arial"/>
          <w:sz w:val="18"/>
          <w:szCs w:val="18"/>
        </w:rPr>
        <w:t>Maximum Calculated Allowed ft</w:t>
      </w:r>
      <w:r w:rsidRPr="0037735E">
        <w:rPr>
          <w:rFonts w:ascii="Calibri" w:hAnsi="Calibri" w:cs="Arial"/>
          <w:sz w:val="18"/>
          <w:szCs w:val="18"/>
          <w:vertAlign w:val="superscript"/>
        </w:rPr>
        <w:t>2</w:t>
      </w:r>
      <w:r w:rsidRPr="0037735E">
        <w:rPr>
          <w:rFonts w:ascii="Calibri" w:hAnsi="Calibri" w:cs="Arial"/>
          <w:sz w:val="18"/>
          <w:szCs w:val="18"/>
        </w:rPr>
        <w:t>: The maximum west-facing fenestration area (in climate zones 2, 4, and 6-16) is 60</w:t>
      </w:r>
      <w:r w:rsidR="006B2A6A">
        <w:rPr>
          <w:rFonts w:ascii="Calibri" w:hAnsi="Calibri" w:cs="Arial"/>
          <w:sz w:val="18"/>
          <w:szCs w:val="18"/>
        </w:rPr>
        <w:t xml:space="preserve"> </w:t>
      </w:r>
      <w:r w:rsidRPr="0037735E">
        <w:rPr>
          <w:rFonts w:ascii="Calibri" w:hAnsi="Calibri" w:cs="Arial"/>
          <w:sz w:val="18"/>
          <w:szCs w:val="18"/>
        </w:rPr>
        <w:t>ft</w:t>
      </w:r>
      <w:r w:rsidRPr="0037735E">
        <w:rPr>
          <w:rFonts w:ascii="Calibri" w:hAnsi="Calibri" w:cs="Arial"/>
          <w:sz w:val="18"/>
          <w:szCs w:val="18"/>
          <w:vertAlign w:val="superscript"/>
        </w:rPr>
        <w:t>2</w:t>
      </w:r>
      <w:r w:rsidRPr="0037735E">
        <w:rPr>
          <w:rFonts w:ascii="Calibri" w:hAnsi="Calibri" w:cs="Arial"/>
          <w:sz w:val="18"/>
          <w:szCs w:val="18"/>
        </w:rPr>
        <w:t xml:space="preserve"> for additions no greater than 700</w:t>
      </w:r>
      <w:r w:rsidR="006B2A6A">
        <w:rPr>
          <w:rFonts w:ascii="Calibri" w:hAnsi="Calibri" w:cs="Arial"/>
          <w:sz w:val="18"/>
          <w:szCs w:val="18"/>
        </w:rPr>
        <w:t xml:space="preserve"> </w:t>
      </w:r>
      <w:r w:rsidRPr="0037735E">
        <w:rPr>
          <w:rFonts w:ascii="Calibri" w:hAnsi="Calibri" w:cs="Arial"/>
          <w:sz w:val="18"/>
          <w:szCs w:val="18"/>
        </w:rPr>
        <w:t>ft</w:t>
      </w:r>
      <w:r w:rsidRPr="0037735E">
        <w:rPr>
          <w:rFonts w:ascii="Calibri" w:hAnsi="Calibri" w:cs="Arial"/>
          <w:sz w:val="18"/>
          <w:szCs w:val="18"/>
          <w:vertAlign w:val="superscript"/>
        </w:rPr>
        <w:t>2</w:t>
      </w:r>
      <w:r w:rsidRPr="0037735E">
        <w:rPr>
          <w:rFonts w:ascii="Calibri" w:hAnsi="Calibri" w:cs="Arial"/>
          <w:sz w:val="18"/>
          <w:szCs w:val="18"/>
        </w:rPr>
        <w:t>, and 70</w:t>
      </w:r>
      <w:r w:rsidR="006B2A6A">
        <w:rPr>
          <w:rFonts w:ascii="Calibri" w:hAnsi="Calibri" w:cs="Arial"/>
          <w:sz w:val="18"/>
          <w:szCs w:val="18"/>
        </w:rPr>
        <w:t xml:space="preserve"> </w:t>
      </w:r>
      <w:r w:rsidRPr="0037735E">
        <w:rPr>
          <w:rFonts w:ascii="Calibri" w:hAnsi="Calibri" w:cs="Arial"/>
          <w:sz w:val="18"/>
          <w:szCs w:val="18"/>
        </w:rPr>
        <w:t>ft</w:t>
      </w:r>
      <w:r w:rsidRPr="0037735E">
        <w:rPr>
          <w:rFonts w:ascii="Calibri" w:hAnsi="Calibri" w:cs="Arial"/>
          <w:sz w:val="18"/>
          <w:szCs w:val="18"/>
          <w:vertAlign w:val="superscript"/>
        </w:rPr>
        <w:t>2</w:t>
      </w:r>
      <w:r w:rsidRPr="0037735E">
        <w:rPr>
          <w:rFonts w:ascii="Calibri" w:hAnsi="Calibri" w:cs="Arial"/>
          <w:sz w:val="18"/>
          <w:szCs w:val="18"/>
        </w:rPr>
        <w:t xml:space="preserve"> for additions of greater than 700 ft</w:t>
      </w:r>
      <w:r w:rsidRPr="0037735E">
        <w:rPr>
          <w:rFonts w:ascii="Calibri" w:hAnsi="Calibri" w:cs="Arial"/>
          <w:sz w:val="18"/>
          <w:szCs w:val="18"/>
          <w:vertAlign w:val="superscript"/>
        </w:rPr>
        <w:t>2</w:t>
      </w:r>
      <w:r w:rsidRPr="0037735E">
        <w:rPr>
          <w:rFonts w:ascii="Calibri" w:hAnsi="Calibri" w:cs="Arial"/>
          <w:sz w:val="18"/>
          <w:szCs w:val="18"/>
        </w:rPr>
        <w:t>.</w:t>
      </w:r>
    </w:p>
    <w:p w14:paraId="1548096C" w14:textId="77777777" w:rsidR="0090116D" w:rsidRPr="0037735E" w:rsidRDefault="0090116D" w:rsidP="0090116D">
      <w:pPr>
        <w:pStyle w:val="ListParagraph"/>
        <w:ind w:left="360"/>
        <w:rPr>
          <w:rFonts w:ascii="Calibri" w:hAnsi="Calibri" w:cs="Arial"/>
          <w:b/>
          <w:sz w:val="18"/>
          <w:szCs w:val="18"/>
        </w:rPr>
      </w:pPr>
    </w:p>
    <w:tbl>
      <w:tblPr>
        <w:tblStyle w:val="TableGrid"/>
        <w:tblW w:w="0" w:type="auto"/>
        <w:tblInd w:w="198" w:type="dxa"/>
        <w:tblLook w:val="04A0" w:firstRow="1" w:lastRow="0" w:firstColumn="1" w:lastColumn="0" w:noHBand="0" w:noVBand="1"/>
      </w:tblPr>
      <w:tblGrid>
        <w:gridCol w:w="2970"/>
        <w:gridCol w:w="1581"/>
        <w:gridCol w:w="2009"/>
        <w:gridCol w:w="2005"/>
        <w:gridCol w:w="2018"/>
        <w:gridCol w:w="1942"/>
        <w:gridCol w:w="1893"/>
      </w:tblGrid>
      <w:tr w:rsidR="0090116D" w:rsidRPr="0037735E" w14:paraId="15480971" w14:textId="77777777" w:rsidTr="008E3B32">
        <w:tc>
          <w:tcPr>
            <w:tcW w:w="2970" w:type="dxa"/>
          </w:tcPr>
          <w:p w14:paraId="1548096D" w14:textId="77777777" w:rsidR="0090116D" w:rsidRPr="0037735E" w:rsidRDefault="0090116D" w:rsidP="008E3B32">
            <w:pPr>
              <w:pStyle w:val="ListParagraph"/>
              <w:ind w:left="0"/>
              <w:jc w:val="center"/>
              <w:rPr>
                <w:rFonts w:ascii="Calibri" w:hAnsi="Calibri" w:cs="Arial"/>
                <w:b/>
                <w:sz w:val="18"/>
                <w:szCs w:val="18"/>
              </w:rPr>
            </w:pPr>
            <w:r w:rsidRPr="0037735E">
              <w:rPr>
                <w:rFonts w:ascii="Calibri" w:hAnsi="Calibri" w:cs="Arial"/>
                <w:b/>
                <w:sz w:val="18"/>
                <w:szCs w:val="18"/>
              </w:rPr>
              <w:t>Addition CFA:</w:t>
            </w:r>
          </w:p>
        </w:tc>
        <w:tc>
          <w:tcPr>
            <w:tcW w:w="3590" w:type="dxa"/>
            <w:gridSpan w:val="2"/>
          </w:tcPr>
          <w:p w14:paraId="1548096E" w14:textId="77777777" w:rsidR="0090116D" w:rsidRPr="0037735E" w:rsidRDefault="0090116D" w:rsidP="008E3B32">
            <w:pPr>
              <w:pStyle w:val="ListParagraph"/>
              <w:ind w:left="0"/>
              <w:jc w:val="center"/>
              <w:rPr>
                <w:rFonts w:ascii="Calibri" w:hAnsi="Calibri" w:cs="Arial"/>
                <w:sz w:val="18"/>
                <w:szCs w:val="18"/>
              </w:rPr>
            </w:pPr>
            <w:r w:rsidRPr="0037735E">
              <w:rPr>
                <w:rFonts w:asciiTheme="minorHAnsi" w:eastAsia="MS Gothic" w:hAnsiTheme="minorHAnsi"/>
                <w:b/>
                <w:color w:val="000000"/>
                <w:sz w:val="18"/>
                <w:szCs w:val="18"/>
              </w:rPr>
              <w:t>≤</w:t>
            </w:r>
            <w:r w:rsidRPr="0037735E">
              <w:rPr>
                <w:rFonts w:ascii="Calibri" w:hAnsi="Calibri"/>
                <w:b/>
                <w:sz w:val="18"/>
                <w:szCs w:val="18"/>
              </w:rPr>
              <w:t xml:space="preserve"> 400 ft</w:t>
            </w:r>
            <w:r w:rsidRPr="0037735E">
              <w:rPr>
                <w:rFonts w:ascii="Calibri" w:hAnsi="Calibri"/>
                <w:b/>
                <w:sz w:val="18"/>
                <w:szCs w:val="18"/>
                <w:vertAlign w:val="superscript"/>
              </w:rPr>
              <w:t>2</w:t>
            </w:r>
          </w:p>
        </w:tc>
        <w:tc>
          <w:tcPr>
            <w:tcW w:w="4023" w:type="dxa"/>
            <w:gridSpan w:val="2"/>
          </w:tcPr>
          <w:p w14:paraId="1548096F" w14:textId="77777777" w:rsidR="0090116D" w:rsidRPr="0037735E" w:rsidRDefault="0090116D" w:rsidP="008E3B32">
            <w:pPr>
              <w:pStyle w:val="ListParagraph"/>
              <w:ind w:left="0"/>
              <w:jc w:val="center"/>
              <w:rPr>
                <w:rFonts w:ascii="Calibri" w:hAnsi="Calibri" w:cs="Arial"/>
                <w:sz w:val="18"/>
                <w:szCs w:val="18"/>
              </w:rPr>
            </w:pPr>
            <w:r w:rsidRPr="0037735E">
              <w:rPr>
                <w:rFonts w:asciiTheme="minorHAnsi" w:eastAsia="MS Gothic" w:hAnsiTheme="minorHAnsi"/>
                <w:b/>
                <w:color w:val="000000"/>
                <w:sz w:val="18"/>
                <w:szCs w:val="18"/>
              </w:rPr>
              <w:t>&gt; 400 to ≤</w:t>
            </w:r>
            <w:r w:rsidRPr="0037735E">
              <w:rPr>
                <w:rFonts w:asciiTheme="minorHAnsi" w:eastAsia="MS Gothic" w:hAnsiTheme="minorHAnsi"/>
                <w:color w:val="000000"/>
                <w:sz w:val="18"/>
                <w:szCs w:val="18"/>
              </w:rPr>
              <w:t xml:space="preserve"> </w:t>
            </w:r>
            <w:r w:rsidRPr="0037735E">
              <w:rPr>
                <w:rFonts w:ascii="Calibri" w:hAnsi="Calibri"/>
                <w:b/>
                <w:sz w:val="18"/>
                <w:szCs w:val="18"/>
              </w:rPr>
              <w:t>700 ft</w:t>
            </w:r>
            <w:r w:rsidRPr="0037735E">
              <w:rPr>
                <w:rFonts w:ascii="Calibri" w:hAnsi="Calibri"/>
                <w:b/>
                <w:sz w:val="18"/>
                <w:szCs w:val="18"/>
                <w:vertAlign w:val="superscript"/>
              </w:rPr>
              <w:t>2</w:t>
            </w:r>
          </w:p>
        </w:tc>
        <w:tc>
          <w:tcPr>
            <w:tcW w:w="3835" w:type="dxa"/>
            <w:gridSpan w:val="2"/>
          </w:tcPr>
          <w:p w14:paraId="15480970"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b/>
                <w:sz w:val="18"/>
                <w:szCs w:val="18"/>
              </w:rPr>
              <w:t xml:space="preserve">&gt; 700 to </w:t>
            </w:r>
            <w:r w:rsidRPr="0037735E">
              <w:rPr>
                <w:rFonts w:asciiTheme="minorHAnsi" w:eastAsia="MS Gothic" w:hAnsiTheme="minorHAnsi"/>
                <w:b/>
                <w:color w:val="000000"/>
                <w:sz w:val="18"/>
                <w:szCs w:val="18"/>
              </w:rPr>
              <w:t>≤</w:t>
            </w:r>
            <w:r w:rsidRPr="0037735E">
              <w:rPr>
                <w:rFonts w:ascii="Calibri" w:hAnsi="Calibri"/>
                <w:b/>
                <w:sz w:val="18"/>
                <w:szCs w:val="18"/>
              </w:rPr>
              <w:t xml:space="preserve"> 1,000 ft</w:t>
            </w:r>
            <w:r w:rsidRPr="0037735E">
              <w:rPr>
                <w:rFonts w:ascii="Calibri" w:hAnsi="Calibri"/>
                <w:b/>
                <w:sz w:val="18"/>
                <w:szCs w:val="18"/>
                <w:vertAlign w:val="superscript"/>
              </w:rPr>
              <w:t>2</w:t>
            </w:r>
          </w:p>
        </w:tc>
      </w:tr>
      <w:tr w:rsidR="0090116D" w:rsidRPr="0037735E" w14:paraId="15480976" w14:textId="77777777" w:rsidTr="008E3B32">
        <w:tc>
          <w:tcPr>
            <w:tcW w:w="2970" w:type="dxa"/>
          </w:tcPr>
          <w:p w14:paraId="15480972" w14:textId="77777777" w:rsidR="0090116D" w:rsidRPr="0037735E" w:rsidRDefault="0090116D" w:rsidP="008E3B32">
            <w:pPr>
              <w:pStyle w:val="ListParagraph"/>
              <w:ind w:left="0"/>
              <w:jc w:val="center"/>
              <w:rPr>
                <w:rFonts w:ascii="Calibri" w:hAnsi="Calibri" w:cs="Arial"/>
                <w:sz w:val="18"/>
                <w:szCs w:val="18"/>
              </w:rPr>
            </w:pPr>
          </w:p>
        </w:tc>
        <w:tc>
          <w:tcPr>
            <w:tcW w:w="3590" w:type="dxa"/>
            <w:gridSpan w:val="2"/>
          </w:tcPr>
          <w:p w14:paraId="15480973" w14:textId="77777777" w:rsidR="0090116D" w:rsidRPr="0037735E" w:rsidRDefault="0090116D" w:rsidP="008E3B32">
            <w:pPr>
              <w:pStyle w:val="ListParagraph"/>
              <w:ind w:left="0"/>
              <w:jc w:val="center"/>
              <w:rPr>
                <w:rFonts w:ascii="Calibri" w:hAnsi="Calibri" w:cs="Arial"/>
                <w:b/>
                <w:sz w:val="18"/>
                <w:szCs w:val="18"/>
              </w:rPr>
            </w:pPr>
            <w:r w:rsidRPr="0037735E">
              <w:rPr>
                <w:rFonts w:ascii="Calibri" w:hAnsi="Calibri" w:cs="Arial"/>
                <w:b/>
                <w:sz w:val="18"/>
                <w:szCs w:val="18"/>
              </w:rPr>
              <w:t>The Greater Of:</w:t>
            </w:r>
          </w:p>
        </w:tc>
        <w:tc>
          <w:tcPr>
            <w:tcW w:w="4023" w:type="dxa"/>
            <w:gridSpan w:val="2"/>
          </w:tcPr>
          <w:p w14:paraId="15480974" w14:textId="77777777" w:rsidR="0090116D" w:rsidRPr="0037735E" w:rsidRDefault="0090116D" w:rsidP="008E3B32">
            <w:pPr>
              <w:pStyle w:val="ListParagraph"/>
              <w:ind w:left="0"/>
              <w:jc w:val="center"/>
              <w:rPr>
                <w:rFonts w:ascii="Calibri" w:hAnsi="Calibri" w:cs="Arial"/>
                <w:b/>
                <w:sz w:val="18"/>
                <w:szCs w:val="18"/>
              </w:rPr>
            </w:pPr>
            <w:r w:rsidRPr="0037735E">
              <w:rPr>
                <w:rFonts w:ascii="Calibri" w:hAnsi="Calibri" w:cs="Arial"/>
                <w:b/>
                <w:sz w:val="18"/>
                <w:szCs w:val="18"/>
              </w:rPr>
              <w:t>The Greater Of:</w:t>
            </w:r>
          </w:p>
        </w:tc>
        <w:tc>
          <w:tcPr>
            <w:tcW w:w="3835" w:type="dxa"/>
            <w:gridSpan w:val="2"/>
          </w:tcPr>
          <w:p w14:paraId="15480975" w14:textId="77777777" w:rsidR="0090116D" w:rsidRPr="0037735E" w:rsidRDefault="0090116D" w:rsidP="008E3B32">
            <w:pPr>
              <w:pStyle w:val="ListParagraph"/>
              <w:ind w:left="0"/>
              <w:jc w:val="center"/>
              <w:rPr>
                <w:rFonts w:ascii="Calibri" w:hAnsi="Calibri" w:cs="Arial"/>
                <w:b/>
                <w:sz w:val="18"/>
                <w:szCs w:val="18"/>
              </w:rPr>
            </w:pPr>
            <w:r w:rsidRPr="0037735E">
              <w:rPr>
                <w:rFonts w:ascii="Calibri" w:hAnsi="Calibri" w:cs="Arial"/>
                <w:b/>
                <w:sz w:val="18"/>
                <w:szCs w:val="18"/>
              </w:rPr>
              <w:t>The Greater Of:</w:t>
            </w:r>
          </w:p>
        </w:tc>
      </w:tr>
      <w:tr w:rsidR="0090116D" w:rsidRPr="0037735E" w14:paraId="1548097E" w14:textId="77777777" w:rsidTr="008E3B32">
        <w:tc>
          <w:tcPr>
            <w:tcW w:w="2970" w:type="dxa"/>
          </w:tcPr>
          <w:p w14:paraId="15480977"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b/>
                <w:sz w:val="18"/>
                <w:szCs w:val="18"/>
              </w:rPr>
              <w:t>Orientation</w:t>
            </w:r>
          </w:p>
        </w:tc>
        <w:tc>
          <w:tcPr>
            <w:tcW w:w="1581" w:type="dxa"/>
          </w:tcPr>
          <w:p w14:paraId="15480978"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b/>
                <w:sz w:val="18"/>
                <w:szCs w:val="18"/>
              </w:rPr>
              <w:t>Percentage</w:t>
            </w:r>
          </w:p>
        </w:tc>
        <w:tc>
          <w:tcPr>
            <w:tcW w:w="2009" w:type="dxa"/>
          </w:tcPr>
          <w:p w14:paraId="15480979"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b/>
                <w:sz w:val="18"/>
                <w:szCs w:val="18"/>
              </w:rPr>
              <w:t>Area (ft</w:t>
            </w:r>
            <w:r w:rsidRPr="0037735E">
              <w:rPr>
                <w:rFonts w:ascii="Calibri" w:hAnsi="Calibri" w:cs="Arial"/>
                <w:b/>
                <w:sz w:val="18"/>
                <w:szCs w:val="18"/>
                <w:vertAlign w:val="superscript"/>
              </w:rPr>
              <w:t>2</w:t>
            </w:r>
            <w:r w:rsidRPr="0037735E">
              <w:rPr>
                <w:rFonts w:ascii="Calibri" w:hAnsi="Calibri" w:cs="Arial"/>
                <w:b/>
                <w:sz w:val="18"/>
                <w:szCs w:val="18"/>
              </w:rPr>
              <w:t>)</w:t>
            </w:r>
          </w:p>
        </w:tc>
        <w:tc>
          <w:tcPr>
            <w:tcW w:w="2005" w:type="dxa"/>
          </w:tcPr>
          <w:p w14:paraId="1548097A"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b/>
                <w:sz w:val="18"/>
                <w:szCs w:val="18"/>
              </w:rPr>
              <w:t>Percentage</w:t>
            </w:r>
          </w:p>
        </w:tc>
        <w:tc>
          <w:tcPr>
            <w:tcW w:w="2018" w:type="dxa"/>
          </w:tcPr>
          <w:p w14:paraId="1548097B"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b/>
                <w:sz w:val="18"/>
                <w:szCs w:val="18"/>
              </w:rPr>
              <w:t>Area (ft</w:t>
            </w:r>
            <w:r w:rsidRPr="0037735E">
              <w:rPr>
                <w:rFonts w:ascii="Calibri" w:hAnsi="Calibri" w:cs="Arial"/>
                <w:b/>
                <w:sz w:val="18"/>
                <w:szCs w:val="18"/>
                <w:vertAlign w:val="superscript"/>
              </w:rPr>
              <w:t>2</w:t>
            </w:r>
            <w:r w:rsidRPr="0037735E">
              <w:rPr>
                <w:rFonts w:ascii="Calibri" w:hAnsi="Calibri" w:cs="Arial"/>
                <w:b/>
                <w:sz w:val="18"/>
                <w:szCs w:val="18"/>
              </w:rPr>
              <w:t>)</w:t>
            </w:r>
          </w:p>
        </w:tc>
        <w:tc>
          <w:tcPr>
            <w:tcW w:w="1942" w:type="dxa"/>
          </w:tcPr>
          <w:p w14:paraId="1548097C"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b/>
                <w:sz w:val="18"/>
                <w:szCs w:val="18"/>
              </w:rPr>
              <w:t>Percentage</w:t>
            </w:r>
          </w:p>
        </w:tc>
        <w:tc>
          <w:tcPr>
            <w:tcW w:w="1893" w:type="dxa"/>
          </w:tcPr>
          <w:p w14:paraId="1548097D"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b/>
                <w:sz w:val="18"/>
                <w:szCs w:val="18"/>
              </w:rPr>
              <w:t>Area (ft</w:t>
            </w:r>
            <w:r w:rsidRPr="0037735E">
              <w:rPr>
                <w:rFonts w:ascii="Calibri" w:hAnsi="Calibri" w:cs="Arial"/>
                <w:b/>
                <w:sz w:val="18"/>
                <w:szCs w:val="18"/>
                <w:vertAlign w:val="superscript"/>
              </w:rPr>
              <w:t>2</w:t>
            </w:r>
            <w:r w:rsidRPr="0037735E">
              <w:rPr>
                <w:rFonts w:ascii="Calibri" w:hAnsi="Calibri" w:cs="Arial"/>
                <w:b/>
                <w:sz w:val="18"/>
                <w:szCs w:val="18"/>
              </w:rPr>
              <w:t>)</w:t>
            </w:r>
          </w:p>
        </w:tc>
      </w:tr>
      <w:tr w:rsidR="0090116D" w:rsidRPr="0037735E" w14:paraId="15480986" w14:textId="77777777" w:rsidTr="008E3B32">
        <w:tc>
          <w:tcPr>
            <w:tcW w:w="2970" w:type="dxa"/>
          </w:tcPr>
          <w:p w14:paraId="1548097F"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West-facing (CZs 2, 4, 6-16)</w:t>
            </w:r>
          </w:p>
        </w:tc>
        <w:tc>
          <w:tcPr>
            <w:tcW w:w="1581" w:type="dxa"/>
          </w:tcPr>
          <w:p w14:paraId="15480980"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w:t>
            </w:r>
          </w:p>
        </w:tc>
        <w:tc>
          <w:tcPr>
            <w:tcW w:w="2009" w:type="dxa"/>
          </w:tcPr>
          <w:p w14:paraId="15480981"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60</w:t>
            </w:r>
          </w:p>
        </w:tc>
        <w:tc>
          <w:tcPr>
            <w:tcW w:w="2005" w:type="dxa"/>
          </w:tcPr>
          <w:p w14:paraId="15480982"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w:t>
            </w:r>
          </w:p>
        </w:tc>
        <w:tc>
          <w:tcPr>
            <w:tcW w:w="2018" w:type="dxa"/>
          </w:tcPr>
          <w:p w14:paraId="15480983"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60</w:t>
            </w:r>
          </w:p>
        </w:tc>
        <w:tc>
          <w:tcPr>
            <w:tcW w:w="1942" w:type="dxa"/>
          </w:tcPr>
          <w:p w14:paraId="15480984"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w:t>
            </w:r>
          </w:p>
        </w:tc>
        <w:tc>
          <w:tcPr>
            <w:tcW w:w="1893" w:type="dxa"/>
          </w:tcPr>
          <w:p w14:paraId="15480985"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70</w:t>
            </w:r>
          </w:p>
        </w:tc>
      </w:tr>
      <w:tr w:rsidR="0090116D" w:rsidRPr="0037735E" w14:paraId="1548098E" w14:textId="77777777" w:rsidTr="008E3B32">
        <w:tc>
          <w:tcPr>
            <w:tcW w:w="2970" w:type="dxa"/>
          </w:tcPr>
          <w:p w14:paraId="15480987"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All Orientations</w:t>
            </w:r>
          </w:p>
        </w:tc>
        <w:tc>
          <w:tcPr>
            <w:tcW w:w="1581" w:type="dxa"/>
          </w:tcPr>
          <w:p w14:paraId="15480988"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30%</w:t>
            </w:r>
          </w:p>
        </w:tc>
        <w:tc>
          <w:tcPr>
            <w:tcW w:w="2009" w:type="dxa"/>
          </w:tcPr>
          <w:p w14:paraId="15480989"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75</w:t>
            </w:r>
          </w:p>
        </w:tc>
        <w:tc>
          <w:tcPr>
            <w:tcW w:w="2005" w:type="dxa"/>
          </w:tcPr>
          <w:p w14:paraId="1548098A"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25%</w:t>
            </w:r>
          </w:p>
        </w:tc>
        <w:tc>
          <w:tcPr>
            <w:tcW w:w="2018" w:type="dxa"/>
          </w:tcPr>
          <w:p w14:paraId="1548098B"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120</w:t>
            </w:r>
          </w:p>
        </w:tc>
        <w:tc>
          <w:tcPr>
            <w:tcW w:w="1942" w:type="dxa"/>
          </w:tcPr>
          <w:p w14:paraId="1548098C"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20%</w:t>
            </w:r>
          </w:p>
        </w:tc>
        <w:tc>
          <w:tcPr>
            <w:tcW w:w="1893" w:type="dxa"/>
          </w:tcPr>
          <w:p w14:paraId="1548098D"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175</w:t>
            </w:r>
          </w:p>
        </w:tc>
      </w:tr>
    </w:tbl>
    <w:p w14:paraId="1548098F" w14:textId="77777777" w:rsidR="0090116D" w:rsidRPr="0037735E" w:rsidRDefault="0090116D" w:rsidP="0090116D">
      <w:pPr>
        <w:pStyle w:val="ListParagraph"/>
        <w:rPr>
          <w:rFonts w:ascii="Calibri" w:hAnsi="Calibri" w:cs="Arial"/>
          <w:sz w:val="18"/>
          <w:szCs w:val="18"/>
        </w:rPr>
      </w:pPr>
    </w:p>
    <w:p w14:paraId="15480990" w14:textId="77777777" w:rsidR="0090116D" w:rsidRPr="0037735E" w:rsidRDefault="0090116D" w:rsidP="0090116D">
      <w:pPr>
        <w:pStyle w:val="ListParagraph"/>
        <w:ind w:left="1440" w:hanging="720"/>
        <w:contextualSpacing/>
        <w:rPr>
          <w:rFonts w:ascii="Calibri" w:hAnsi="Calibri" w:cs="Arial"/>
          <w:sz w:val="18"/>
          <w:szCs w:val="18"/>
        </w:rPr>
      </w:pPr>
      <w:r w:rsidRPr="0037735E">
        <w:rPr>
          <w:rFonts w:ascii="Calibri" w:hAnsi="Calibri" w:cs="Arial"/>
          <w:sz w:val="18"/>
          <w:szCs w:val="18"/>
        </w:rPr>
        <w:t>NOTE: West includes any vertical fenestration oriented to within 45 degrees of true west (in either direction), including 45 degrees north of west, any skylights oriented west, and skylights facing any direction with a pitch of less than 1:12.</w:t>
      </w:r>
    </w:p>
    <w:p w14:paraId="15480991" w14:textId="77777777" w:rsidR="0090116D" w:rsidRPr="0037735E" w:rsidRDefault="0090116D" w:rsidP="0090116D">
      <w:pPr>
        <w:rPr>
          <w:rFonts w:ascii="Calibri" w:hAnsi="Calibri" w:cs="Arial"/>
          <w:b/>
          <w:sz w:val="18"/>
          <w:szCs w:val="18"/>
        </w:rPr>
      </w:pPr>
    </w:p>
    <w:p w14:paraId="15480992" w14:textId="644BB087" w:rsidR="0090116D" w:rsidRPr="0037735E" w:rsidRDefault="0090116D" w:rsidP="0090116D">
      <w:pPr>
        <w:pStyle w:val="ListParagraph"/>
        <w:numPr>
          <w:ilvl w:val="0"/>
          <w:numId w:val="43"/>
        </w:numPr>
        <w:ind w:left="360" w:firstLine="0"/>
        <w:rPr>
          <w:rFonts w:ascii="Calibri" w:hAnsi="Calibri" w:cs="Arial"/>
          <w:sz w:val="18"/>
          <w:szCs w:val="18"/>
        </w:rPr>
      </w:pPr>
      <w:r w:rsidRPr="0037735E">
        <w:rPr>
          <w:rFonts w:ascii="Calibri" w:hAnsi="Calibri" w:cs="Arial"/>
          <w:sz w:val="18"/>
          <w:szCs w:val="18"/>
        </w:rPr>
        <w:t>Maximum Allowed U-factor</w:t>
      </w:r>
      <w:r w:rsidR="00170610" w:rsidRPr="0037735E">
        <w:rPr>
          <w:rFonts w:ascii="Calibri" w:hAnsi="Calibri" w:cs="Arial"/>
          <w:sz w:val="18"/>
          <w:szCs w:val="18"/>
        </w:rPr>
        <w:t xml:space="preserve"> (Windows)</w:t>
      </w:r>
      <w:r w:rsidRPr="0037735E">
        <w:rPr>
          <w:rFonts w:ascii="Calibri" w:hAnsi="Calibri" w:cs="Arial"/>
          <w:sz w:val="18"/>
          <w:szCs w:val="18"/>
        </w:rPr>
        <w:t>: Maximum area-weighted average of 0.32 for all climate zones.</w:t>
      </w:r>
    </w:p>
    <w:p w14:paraId="532E59BE" w14:textId="13C1B605" w:rsidR="00170610" w:rsidRPr="0037735E" w:rsidRDefault="00170610" w:rsidP="00C45569">
      <w:pPr>
        <w:pStyle w:val="ListParagraph"/>
        <w:numPr>
          <w:ilvl w:val="0"/>
          <w:numId w:val="43"/>
        </w:numPr>
        <w:ind w:left="720"/>
        <w:rPr>
          <w:rFonts w:ascii="Calibri" w:hAnsi="Calibri" w:cs="Arial"/>
          <w:sz w:val="18"/>
          <w:szCs w:val="18"/>
        </w:rPr>
      </w:pPr>
      <w:r w:rsidRPr="0037735E">
        <w:rPr>
          <w:rFonts w:ascii="Calibri" w:hAnsi="Calibri" w:cs="Arial"/>
          <w:sz w:val="18"/>
          <w:szCs w:val="18"/>
        </w:rPr>
        <w:t xml:space="preserve">Maximum Allowed U-factor (Skylights): </w:t>
      </w:r>
      <w:r w:rsidR="002C1C20" w:rsidRPr="0037735E">
        <w:rPr>
          <w:rFonts w:ascii="Calibri" w:hAnsi="Calibri" w:cs="Arial"/>
          <w:sz w:val="18"/>
          <w:szCs w:val="18"/>
        </w:rPr>
        <w:t>Maximum area-weighted average of 0.32 for all climate zones, unless meeting one of the Exceptions to 150.1(c)3A. If meeting one of the Exceptions, this field will be 0.55.</w:t>
      </w:r>
    </w:p>
    <w:p w14:paraId="15480993" w14:textId="46C01D3C" w:rsidR="004F4B52" w:rsidRPr="0037735E" w:rsidRDefault="0090116D" w:rsidP="0090116D">
      <w:pPr>
        <w:pStyle w:val="ListParagraph"/>
        <w:numPr>
          <w:ilvl w:val="0"/>
          <w:numId w:val="43"/>
        </w:numPr>
        <w:ind w:left="360" w:firstLine="0"/>
        <w:rPr>
          <w:rFonts w:ascii="Calibri" w:hAnsi="Calibri" w:cs="Arial"/>
          <w:b/>
          <w:sz w:val="18"/>
          <w:szCs w:val="18"/>
        </w:rPr>
      </w:pPr>
      <w:r w:rsidRPr="0037735E">
        <w:rPr>
          <w:rFonts w:ascii="Calibri" w:hAnsi="Calibri" w:cs="Arial"/>
          <w:sz w:val="18"/>
          <w:szCs w:val="18"/>
        </w:rPr>
        <w:t>Maximum Allowed SHGC</w:t>
      </w:r>
      <w:r w:rsidR="00170610" w:rsidRPr="0037735E">
        <w:rPr>
          <w:rFonts w:ascii="Calibri" w:hAnsi="Calibri" w:cs="Arial"/>
          <w:sz w:val="18"/>
          <w:szCs w:val="18"/>
        </w:rPr>
        <w:t xml:space="preserve"> (Windows)</w:t>
      </w:r>
      <w:r w:rsidRPr="0037735E">
        <w:rPr>
          <w:rFonts w:ascii="Calibri" w:hAnsi="Calibri" w:cs="Arial"/>
          <w:sz w:val="18"/>
          <w:szCs w:val="18"/>
        </w:rPr>
        <w:t>: Maximum area-weighted average of 0.25 for climate zones 2, 4, and 6-16; otherwise N/A.</w:t>
      </w:r>
    </w:p>
    <w:p w14:paraId="09E5B5EB" w14:textId="593650AC" w:rsidR="00170610" w:rsidRPr="0037735E" w:rsidRDefault="00170610" w:rsidP="00C45569">
      <w:pPr>
        <w:pStyle w:val="ListParagraph"/>
        <w:numPr>
          <w:ilvl w:val="0"/>
          <w:numId w:val="43"/>
        </w:numPr>
        <w:ind w:left="720"/>
        <w:rPr>
          <w:rFonts w:ascii="Calibri" w:hAnsi="Calibri" w:cs="Arial"/>
          <w:b/>
          <w:sz w:val="18"/>
          <w:szCs w:val="18"/>
        </w:rPr>
      </w:pPr>
      <w:r w:rsidRPr="0037735E">
        <w:rPr>
          <w:rFonts w:ascii="Calibri" w:hAnsi="Calibri" w:cs="Arial"/>
          <w:sz w:val="18"/>
          <w:szCs w:val="18"/>
        </w:rPr>
        <w:t xml:space="preserve">Maximum Allowed SHGC (Skylights): </w:t>
      </w:r>
      <w:r w:rsidR="002C1C20" w:rsidRPr="0037735E">
        <w:rPr>
          <w:rFonts w:ascii="Calibri" w:hAnsi="Calibri" w:cs="Arial"/>
          <w:sz w:val="18"/>
          <w:szCs w:val="18"/>
        </w:rPr>
        <w:t>Maximum area-weighted average of 0.25 for all climate zones, unless meeting one of the Exceptions to 150.1(c)3A. If meeting one of the Exceptions, this field will be 0.30.</w:t>
      </w:r>
    </w:p>
    <w:p w14:paraId="15480994" w14:textId="77777777" w:rsidR="00F076B0" w:rsidRPr="0037735E" w:rsidRDefault="00F076B0" w:rsidP="00F076B0">
      <w:pPr>
        <w:pStyle w:val="ListParagraph"/>
        <w:numPr>
          <w:ilvl w:val="0"/>
          <w:numId w:val="43"/>
        </w:numPr>
        <w:ind w:left="360" w:firstLine="0"/>
        <w:rPr>
          <w:sz w:val="18"/>
          <w:szCs w:val="18"/>
        </w:rPr>
      </w:pPr>
      <w:r w:rsidRPr="0037735E">
        <w:rPr>
          <w:rFonts w:ascii="Calibri" w:hAnsi="Calibri" w:cs="Arial"/>
          <w:sz w:val="18"/>
          <w:szCs w:val="18"/>
        </w:rPr>
        <w:t>Comments: Any notes regarding location, unique conditions, or attachments.</w:t>
      </w:r>
    </w:p>
    <w:p w14:paraId="238AF365" w14:textId="77777777" w:rsidR="00BA26AB" w:rsidRPr="0037735E" w:rsidRDefault="00BA26AB" w:rsidP="00CF2570">
      <w:pPr>
        <w:pStyle w:val="ListParagraph"/>
        <w:rPr>
          <w:rFonts w:ascii="Calibri" w:hAnsi="Calibri" w:cs="Arial"/>
          <w:sz w:val="18"/>
          <w:szCs w:val="18"/>
        </w:rPr>
      </w:pPr>
    </w:p>
    <w:p w14:paraId="15480996" w14:textId="56C2888C" w:rsidR="00CF2570" w:rsidRPr="0037735E" w:rsidRDefault="00CF2570" w:rsidP="0037735E">
      <w:pPr>
        <w:rPr>
          <w:rFonts w:ascii="Calibri" w:hAnsi="Calibri" w:cs="Arial"/>
          <w:b/>
          <w:sz w:val="18"/>
          <w:szCs w:val="18"/>
        </w:rPr>
      </w:pPr>
      <w:r w:rsidRPr="0037735E">
        <w:rPr>
          <w:rFonts w:ascii="Calibri" w:hAnsi="Calibri" w:cs="Arial"/>
          <w:b/>
          <w:sz w:val="18"/>
          <w:szCs w:val="18"/>
        </w:rPr>
        <w:t xml:space="preserve">I. </w:t>
      </w:r>
      <w:r w:rsidR="00170610" w:rsidRPr="0037735E">
        <w:rPr>
          <w:rFonts w:ascii="Calibri" w:hAnsi="Calibri" w:cs="Arial"/>
          <w:b/>
          <w:sz w:val="18"/>
          <w:szCs w:val="18"/>
        </w:rPr>
        <w:t>Fenestration/Glazing Proposed Areas and Efficiencies</w:t>
      </w:r>
    </w:p>
    <w:p w14:paraId="15480997" w14:textId="77777777"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Tag/ID: </w:t>
      </w:r>
      <w:r w:rsidRPr="0037735E">
        <w:rPr>
          <w:rFonts w:asciiTheme="minorHAnsi" w:hAnsiTheme="minorHAnsi"/>
          <w:sz w:val="18"/>
          <w:szCs w:val="18"/>
        </w:rPr>
        <w:t>Provide a name or designator for each unique type of fenestration surface. This designator should be used consistently throughout the plan set (elevations, finish schedules, etc.) such as Window-1, Skylight-1, etc. to identify each surface. It should also be consistently used on the other forms in the compliance documentation.</w:t>
      </w:r>
    </w:p>
    <w:p w14:paraId="15480998" w14:textId="7A8F9175" w:rsidR="00B20DC5"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Fenestration Type: </w:t>
      </w:r>
      <w:r w:rsidRPr="0037735E">
        <w:rPr>
          <w:rFonts w:asciiTheme="minorHAnsi" w:hAnsiTheme="minorHAnsi"/>
          <w:sz w:val="18"/>
          <w:szCs w:val="18"/>
        </w:rPr>
        <w:t xml:space="preserve">Indicate the type of fenestration construction e.g., Fixed Window, Operable Window, </w:t>
      </w:r>
      <w:r w:rsidR="002C1C20" w:rsidRPr="0037735E">
        <w:rPr>
          <w:rFonts w:asciiTheme="minorHAnsi" w:hAnsiTheme="minorHAnsi"/>
          <w:sz w:val="18"/>
          <w:szCs w:val="18"/>
        </w:rPr>
        <w:t>Skylight, Tubular Skylight, or Glass in Door.</w:t>
      </w:r>
    </w:p>
    <w:p w14:paraId="15480999" w14:textId="77777777" w:rsidR="00F410EE" w:rsidRPr="0037735E" w:rsidRDefault="00F410EE" w:rsidP="00F076B0">
      <w:pPr>
        <w:pStyle w:val="ListParagraph"/>
        <w:ind w:left="1440"/>
        <w:contextualSpacing/>
        <w:rPr>
          <w:rFonts w:asciiTheme="minorHAnsi" w:hAnsiTheme="minorHAnsi"/>
          <w:sz w:val="18"/>
          <w:szCs w:val="18"/>
        </w:rPr>
      </w:pPr>
    </w:p>
    <w:p w14:paraId="1548099B" w14:textId="20B882B6" w:rsidR="00F410EE" w:rsidRPr="0037735E" w:rsidRDefault="00F076B0" w:rsidP="00CF1F39">
      <w:pPr>
        <w:pStyle w:val="ListParagraph"/>
        <w:ind w:left="1260" w:hanging="540"/>
        <w:contextualSpacing/>
        <w:rPr>
          <w:rFonts w:ascii="Calibri" w:hAnsi="Calibri" w:cs="Arial"/>
          <w:sz w:val="18"/>
          <w:szCs w:val="18"/>
        </w:rPr>
      </w:pPr>
      <w:r w:rsidRPr="0037735E">
        <w:rPr>
          <w:rFonts w:ascii="Calibri" w:hAnsi="Calibri" w:cs="Arial"/>
          <w:sz w:val="18"/>
          <w:szCs w:val="18"/>
        </w:rPr>
        <w:t xml:space="preserve">NOTE: Doors with glazing are counted in one of two ways. The entire area of a door with 50% or more glazing is considered fenestration. A door with less than 50% glazing can be considered as all fenestration, or can be calculated as the actual glass area with a 2-inch (0.17 </w:t>
      </w:r>
      <w:proofErr w:type="spellStart"/>
      <w:r w:rsidRPr="0037735E">
        <w:rPr>
          <w:rFonts w:ascii="Calibri" w:hAnsi="Calibri" w:cs="Arial"/>
          <w:sz w:val="18"/>
          <w:szCs w:val="18"/>
        </w:rPr>
        <w:t>ft</w:t>
      </w:r>
      <w:proofErr w:type="spellEnd"/>
      <w:r w:rsidRPr="0037735E">
        <w:rPr>
          <w:rFonts w:ascii="Calibri" w:hAnsi="Calibri" w:cs="Arial"/>
          <w:sz w:val="18"/>
          <w:szCs w:val="18"/>
        </w:rPr>
        <w:t>) frame all around.</w:t>
      </w:r>
    </w:p>
    <w:p w14:paraId="1548099C" w14:textId="77777777" w:rsidR="00F076B0" w:rsidRPr="0037735E" w:rsidRDefault="00F076B0" w:rsidP="00F076B0">
      <w:pPr>
        <w:pStyle w:val="ListParagraph"/>
        <w:ind w:left="2160"/>
        <w:contextualSpacing/>
        <w:rPr>
          <w:rFonts w:ascii="Calibri" w:hAnsi="Calibri" w:cs="Arial"/>
          <w:sz w:val="18"/>
          <w:szCs w:val="18"/>
        </w:rPr>
      </w:pPr>
    </w:p>
    <w:p w14:paraId="1548099D" w14:textId="77777777"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Frame Type: </w:t>
      </w:r>
      <w:r w:rsidR="00240EB2" w:rsidRPr="0037735E">
        <w:rPr>
          <w:rFonts w:ascii="Calibri" w:hAnsi="Calibri" w:cs="Arial"/>
          <w:sz w:val="18"/>
          <w:szCs w:val="18"/>
        </w:rPr>
        <w:t>M</w:t>
      </w:r>
      <w:r w:rsidRPr="0037735E">
        <w:rPr>
          <w:rFonts w:ascii="Calibri" w:hAnsi="Calibri" w:cs="Arial"/>
          <w:sz w:val="18"/>
          <w:szCs w:val="18"/>
        </w:rPr>
        <w:t>etal, metal thermal break, or non</w:t>
      </w:r>
      <w:r w:rsidR="00EA38AC" w:rsidRPr="0037735E">
        <w:rPr>
          <w:rFonts w:ascii="Calibri" w:hAnsi="Calibri" w:cs="Arial"/>
          <w:sz w:val="18"/>
          <w:szCs w:val="18"/>
        </w:rPr>
        <w:t>-metal</w:t>
      </w:r>
      <w:r w:rsidRPr="0037735E">
        <w:rPr>
          <w:rFonts w:ascii="Calibri" w:hAnsi="Calibri" w:cs="Arial"/>
          <w:sz w:val="18"/>
          <w:szCs w:val="18"/>
        </w:rPr>
        <w:t xml:space="preserve">. </w:t>
      </w:r>
    </w:p>
    <w:p w14:paraId="1548099E" w14:textId="77777777"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Dynami</w:t>
      </w:r>
      <w:r w:rsidRPr="0037735E">
        <w:rPr>
          <w:rFonts w:asciiTheme="minorHAnsi" w:hAnsiTheme="minorHAnsi"/>
          <w:sz w:val="18"/>
          <w:szCs w:val="18"/>
        </w:rPr>
        <w:t>c Glazing: Indicate whether the fenestration has an integrated shading device, chromogenic glazing, or none for no dynamic glazing.</w:t>
      </w:r>
      <w:r w:rsidRPr="0037735E">
        <w:rPr>
          <w:rFonts w:ascii="Calibri" w:hAnsi="Calibri" w:cs="Arial"/>
          <w:sz w:val="18"/>
          <w:szCs w:val="18"/>
        </w:rPr>
        <w:t xml:space="preserve"> Chromogenic glazing shall be considered separately from other fenestration types.</w:t>
      </w:r>
    </w:p>
    <w:p w14:paraId="1548099F" w14:textId="77777777"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Orientation: Orientation can be North, East, South, </w:t>
      </w:r>
      <w:r w:rsidR="00F410EE" w:rsidRPr="0037735E">
        <w:rPr>
          <w:rFonts w:ascii="Calibri" w:hAnsi="Calibri" w:cs="Arial"/>
          <w:sz w:val="18"/>
          <w:szCs w:val="18"/>
        </w:rPr>
        <w:t xml:space="preserve">or </w:t>
      </w:r>
      <w:r w:rsidRPr="0037735E">
        <w:rPr>
          <w:rFonts w:ascii="Calibri" w:hAnsi="Calibri" w:cs="Arial"/>
          <w:sz w:val="18"/>
          <w:szCs w:val="18"/>
        </w:rPr>
        <w:t xml:space="preserve">West. If documentation is for a building that may be built in any direction, in a climate zone that limits west-facing fenestration, complete this section assuming the side of the building with the most fenestration faces west. </w:t>
      </w:r>
    </w:p>
    <w:p w14:paraId="154809A0" w14:textId="77777777" w:rsidR="00F410EE" w:rsidRPr="0037735E" w:rsidRDefault="00F410EE" w:rsidP="006E7EE4">
      <w:pPr>
        <w:ind w:left="2160" w:hanging="720"/>
        <w:contextualSpacing/>
        <w:rPr>
          <w:rFonts w:asciiTheme="minorHAnsi" w:hAnsiTheme="minorHAnsi" w:cs="Arial"/>
          <w:sz w:val="18"/>
          <w:szCs w:val="18"/>
        </w:rPr>
      </w:pPr>
    </w:p>
    <w:p w14:paraId="154809A1" w14:textId="77777777" w:rsidR="006E7EE4" w:rsidRPr="0037735E" w:rsidRDefault="006E7EE4" w:rsidP="0037735E">
      <w:pPr>
        <w:ind w:left="1170" w:hanging="540"/>
        <w:contextualSpacing/>
        <w:rPr>
          <w:rFonts w:ascii="Calibri" w:hAnsi="Calibri" w:cs="Arial"/>
          <w:sz w:val="18"/>
          <w:szCs w:val="18"/>
        </w:rPr>
      </w:pPr>
      <w:r w:rsidRPr="0037735E">
        <w:rPr>
          <w:rFonts w:asciiTheme="minorHAnsi" w:hAnsiTheme="minorHAnsi" w:cs="Arial"/>
          <w:sz w:val="18"/>
          <w:szCs w:val="18"/>
        </w:rPr>
        <w:t>N</w:t>
      </w:r>
      <w:r w:rsidRPr="0037735E">
        <w:rPr>
          <w:rFonts w:ascii="Calibri" w:hAnsi="Calibri" w:cs="Arial"/>
          <w:sz w:val="18"/>
          <w:szCs w:val="18"/>
        </w:rPr>
        <w:t>OTE: West includes any vertical fenestration oriented to within 45 degrees of true west, excluding 45 degrees south of west; any skylights oriented west; and skylights facing any direction with a pitch of less than 1:12.</w:t>
      </w:r>
    </w:p>
    <w:p w14:paraId="154809A2" w14:textId="77777777" w:rsidR="00F410EE" w:rsidRPr="0037735E" w:rsidRDefault="00F410EE" w:rsidP="006E7EE4">
      <w:pPr>
        <w:ind w:left="2160" w:hanging="720"/>
        <w:contextualSpacing/>
        <w:rPr>
          <w:rFonts w:ascii="Calibri" w:hAnsi="Calibri" w:cs="Arial"/>
          <w:sz w:val="18"/>
          <w:szCs w:val="18"/>
        </w:rPr>
      </w:pPr>
    </w:p>
    <w:p w14:paraId="154809A3" w14:textId="77777777" w:rsidR="006E7EE4" w:rsidRPr="0037735E" w:rsidRDefault="006E7EE4" w:rsidP="006E7EE4">
      <w:pPr>
        <w:pStyle w:val="ListParagraph"/>
        <w:numPr>
          <w:ilvl w:val="0"/>
          <w:numId w:val="12"/>
        </w:numPr>
        <w:contextualSpacing/>
        <w:rPr>
          <w:sz w:val="18"/>
          <w:szCs w:val="18"/>
        </w:rPr>
      </w:pPr>
      <w:r w:rsidRPr="0037735E">
        <w:rPr>
          <w:rFonts w:ascii="Calibri" w:hAnsi="Calibri" w:cs="Arial"/>
          <w:sz w:val="18"/>
          <w:szCs w:val="18"/>
        </w:rPr>
        <w:t>Number of Panes: Indicate the number of panes for each Tag/ID; is it a single, double, or triple pane window?</w:t>
      </w:r>
    </w:p>
    <w:p w14:paraId="154809A4" w14:textId="48DEE9F5"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Proposed Fenestration Area </w:t>
      </w:r>
      <w:r w:rsidR="00F7011F" w:rsidRPr="0037735E">
        <w:rPr>
          <w:rFonts w:ascii="Calibri" w:hAnsi="Calibri" w:cs="Arial"/>
          <w:sz w:val="18"/>
          <w:szCs w:val="18"/>
        </w:rPr>
        <w:t>(</w:t>
      </w:r>
      <w:r w:rsidRPr="0037735E">
        <w:rPr>
          <w:rFonts w:ascii="Calibri" w:hAnsi="Calibri" w:cs="Arial"/>
          <w:sz w:val="18"/>
          <w:szCs w:val="18"/>
        </w:rPr>
        <w:t>ft</w:t>
      </w:r>
      <w:r w:rsidRPr="0037735E">
        <w:rPr>
          <w:rFonts w:ascii="Calibri" w:hAnsi="Calibri" w:cs="Arial"/>
          <w:sz w:val="18"/>
          <w:szCs w:val="18"/>
          <w:vertAlign w:val="superscript"/>
        </w:rPr>
        <w:t>2</w:t>
      </w:r>
      <w:r w:rsidR="00F7011F" w:rsidRPr="0037735E">
        <w:rPr>
          <w:rFonts w:ascii="Calibri" w:hAnsi="Calibri" w:cs="Arial"/>
          <w:sz w:val="18"/>
          <w:szCs w:val="18"/>
        </w:rPr>
        <w:t>)</w:t>
      </w:r>
      <w:r w:rsidRPr="0037735E">
        <w:rPr>
          <w:rFonts w:ascii="Calibri" w:hAnsi="Calibri" w:cs="Arial"/>
          <w:sz w:val="18"/>
          <w:szCs w:val="18"/>
        </w:rPr>
        <w:t xml:space="preserve">: The size of any windows, doors with glass, or skylights within the floor area of the addition (combine windows with the same characteristics). Indicate the area (in </w:t>
      </w:r>
      <w:r w:rsidR="00C45569" w:rsidRPr="0037735E">
        <w:rPr>
          <w:rFonts w:ascii="Calibri" w:hAnsi="Calibri" w:cs="Arial"/>
          <w:sz w:val="18"/>
          <w:szCs w:val="18"/>
        </w:rPr>
        <w:t>ft</w:t>
      </w:r>
      <w:r w:rsidR="00C45569" w:rsidRPr="0037735E">
        <w:rPr>
          <w:rFonts w:ascii="Calibri" w:hAnsi="Calibri" w:cs="Arial"/>
          <w:sz w:val="18"/>
          <w:szCs w:val="18"/>
          <w:vertAlign w:val="superscript"/>
        </w:rPr>
        <w:t>2</w:t>
      </w:r>
      <w:r w:rsidRPr="0037735E">
        <w:rPr>
          <w:rFonts w:ascii="Calibri" w:hAnsi="Calibri" w:cs="Arial"/>
          <w:sz w:val="18"/>
          <w:szCs w:val="18"/>
        </w:rPr>
        <w:t>) of each exterior fenestration type, including west-facing fenestration.</w:t>
      </w:r>
    </w:p>
    <w:p w14:paraId="154809A5" w14:textId="1A9EA2F3"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Proposed West Facing </w:t>
      </w:r>
      <w:r w:rsidR="00F410EE" w:rsidRPr="0037735E">
        <w:rPr>
          <w:rFonts w:ascii="Calibri" w:hAnsi="Calibri" w:cs="Arial"/>
          <w:sz w:val="18"/>
          <w:szCs w:val="18"/>
        </w:rPr>
        <w:t xml:space="preserve">Fenestration </w:t>
      </w:r>
      <w:r w:rsidRPr="0037735E">
        <w:rPr>
          <w:rFonts w:ascii="Calibri" w:hAnsi="Calibri" w:cs="Arial"/>
          <w:sz w:val="18"/>
          <w:szCs w:val="18"/>
        </w:rPr>
        <w:t>Area ft</w:t>
      </w:r>
      <w:r w:rsidRPr="0037735E">
        <w:rPr>
          <w:rFonts w:ascii="Calibri" w:hAnsi="Calibri" w:cs="Arial"/>
          <w:sz w:val="18"/>
          <w:szCs w:val="18"/>
          <w:vertAlign w:val="superscript"/>
        </w:rPr>
        <w:t>2</w:t>
      </w:r>
      <w:r w:rsidRPr="0037735E">
        <w:rPr>
          <w:rFonts w:ascii="Calibri" w:hAnsi="Calibri" w:cs="Arial"/>
          <w:sz w:val="18"/>
          <w:szCs w:val="18"/>
        </w:rPr>
        <w:t xml:space="preserve">: In climate zones 2, 4, and 6-16, enter the size of any west-facing windows, doors with glass, or skylights within the floor area of the addition. Indicate the area (in </w:t>
      </w:r>
      <w:r w:rsidR="00C45569" w:rsidRPr="0037735E">
        <w:rPr>
          <w:rFonts w:ascii="Calibri" w:hAnsi="Calibri" w:cs="Arial"/>
          <w:sz w:val="18"/>
          <w:szCs w:val="18"/>
        </w:rPr>
        <w:t>ft</w:t>
      </w:r>
      <w:r w:rsidR="00C45569" w:rsidRPr="0037735E">
        <w:rPr>
          <w:rFonts w:ascii="Calibri" w:hAnsi="Calibri" w:cs="Arial"/>
          <w:sz w:val="18"/>
          <w:szCs w:val="18"/>
          <w:vertAlign w:val="superscript"/>
        </w:rPr>
        <w:t>2</w:t>
      </w:r>
      <w:r w:rsidRPr="0037735E">
        <w:rPr>
          <w:rFonts w:ascii="Calibri" w:hAnsi="Calibri" w:cs="Arial"/>
          <w:sz w:val="18"/>
          <w:szCs w:val="18"/>
        </w:rPr>
        <w:t xml:space="preserve">) of each exterior west-facing fenestration type separately.  </w:t>
      </w:r>
    </w:p>
    <w:p w14:paraId="154809A6" w14:textId="77777777"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Proposed U-factor: Enter </w:t>
      </w:r>
    </w:p>
    <w:p w14:paraId="154809A7" w14:textId="0368DA90" w:rsidR="006E7EE4" w:rsidRPr="0037735E" w:rsidRDefault="006E7EE4" w:rsidP="006E7EE4">
      <w:pPr>
        <w:ind w:left="1560" w:hanging="360"/>
        <w:contextualSpacing/>
        <w:rPr>
          <w:rFonts w:ascii="Calibri" w:hAnsi="Calibri" w:cs="Arial"/>
          <w:sz w:val="18"/>
          <w:szCs w:val="18"/>
        </w:rPr>
      </w:pPr>
      <w:r w:rsidRPr="0037735E">
        <w:rPr>
          <w:rFonts w:ascii="Calibri" w:hAnsi="Calibri" w:cs="Arial"/>
          <w:sz w:val="18"/>
          <w:szCs w:val="18"/>
        </w:rPr>
        <w:t>(a) the NFRC U-factor based on the proposed brand and type of fenestration using National Fenestration Rating Council (</w:t>
      </w:r>
      <w:hyperlink r:id="rId16" w:history="1">
        <w:r w:rsidRPr="0037735E">
          <w:rPr>
            <w:rStyle w:val="Hyperlink"/>
            <w:rFonts w:ascii="Calibri" w:hAnsi="Calibri" w:cs="Arial"/>
            <w:sz w:val="18"/>
            <w:szCs w:val="18"/>
          </w:rPr>
          <w:t>www.nfrc.org</w:t>
        </w:r>
      </w:hyperlink>
      <w:r w:rsidRPr="0037735E">
        <w:rPr>
          <w:rFonts w:ascii="Calibri" w:hAnsi="Calibri" w:cs="Arial"/>
          <w:sz w:val="18"/>
          <w:szCs w:val="18"/>
        </w:rPr>
        <w:t>) certified values</w:t>
      </w:r>
      <w:r w:rsidR="00C45569">
        <w:rPr>
          <w:rFonts w:ascii="Calibri" w:hAnsi="Calibri" w:cs="Arial"/>
          <w:sz w:val="18"/>
          <w:szCs w:val="18"/>
        </w:rPr>
        <w:t>;</w:t>
      </w:r>
      <w:r w:rsidRPr="0037735E">
        <w:rPr>
          <w:rFonts w:ascii="Calibri" w:hAnsi="Calibri" w:cs="Arial"/>
          <w:sz w:val="18"/>
          <w:szCs w:val="18"/>
        </w:rPr>
        <w:t xml:space="preserve"> or</w:t>
      </w:r>
    </w:p>
    <w:p w14:paraId="154809A8" w14:textId="762119F2" w:rsidR="006E7EE4" w:rsidRPr="0037735E" w:rsidRDefault="006E7EE4" w:rsidP="006E7EE4">
      <w:pPr>
        <w:pStyle w:val="ListParagraph"/>
        <w:ind w:left="0" w:firstLine="1200"/>
        <w:contextualSpacing/>
        <w:rPr>
          <w:rFonts w:ascii="Calibri" w:hAnsi="Calibri" w:cs="Arial"/>
          <w:sz w:val="18"/>
          <w:szCs w:val="18"/>
        </w:rPr>
      </w:pPr>
      <w:r w:rsidRPr="0037735E">
        <w:rPr>
          <w:rFonts w:ascii="Calibri" w:hAnsi="Calibri" w:cs="Arial"/>
          <w:sz w:val="18"/>
          <w:szCs w:val="18"/>
        </w:rPr>
        <w:lastRenderedPageBreak/>
        <w:t>(b) the default value from Table 110.6-A</w:t>
      </w:r>
      <w:r w:rsidR="00C45569">
        <w:rPr>
          <w:rFonts w:ascii="Calibri" w:hAnsi="Calibri" w:cs="Arial"/>
          <w:sz w:val="18"/>
          <w:szCs w:val="18"/>
        </w:rPr>
        <w:t>;</w:t>
      </w:r>
      <w:r w:rsidRPr="0037735E">
        <w:rPr>
          <w:rFonts w:ascii="Calibri" w:hAnsi="Calibri" w:cs="Arial"/>
          <w:sz w:val="18"/>
          <w:szCs w:val="18"/>
        </w:rPr>
        <w:t xml:space="preserve"> or </w:t>
      </w:r>
    </w:p>
    <w:p w14:paraId="154809A9" w14:textId="66D97CB6" w:rsidR="006E7EE4" w:rsidRPr="0037735E" w:rsidRDefault="006E7EE4" w:rsidP="006E7EE4">
      <w:pPr>
        <w:pStyle w:val="ListParagraph"/>
        <w:ind w:left="1560" w:hanging="360"/>
        <w:contextualSpacing/>
        <w:rPr>
          <w:rFonts w:ascii="Calibri" w:hAnsi="Calibri" w:cs="Arial"/>
          <w:sz w:val="18"/>
          <w:szCs w:val="18"/>
        </w:rPr>
      </w:pPr>
      <w:r w:rsidRPr="0037735E">
        <w:rPr>
          <w:rFonts w:ascii="Calibri" w:hAnsi="Calibri" w:cs="Arial"/>
          <w:sz w:val="18"/>
          <w:szCs w:val="18"/>
        </w:rPr>
        <w:t>(c) the NA6.2 alternate default U-factor (for non-rated site-built fenestration only)</w:t>
      </w:r>
      <w:r w:rsidR="00C45569">
        <w:rPr>
          <w:rFonts w:ascii="Calibri" w:hAnsi="Calibri" w:cs="Arial"/>
          <w:sz w:val="18"/>
          <w:szCs w:val="18"/>
        </w:rPr>
        <w:t>;</w:t>
      </w:r>
      <w:r w:rsidR="002247F6" w:rsidRPr="0037735E">
        <w:rPr>
          <w:rFonts w:ascii="Calibri" w:hAnsi="Calibri" w:cs="Arial"/>
          <w:sz w:val="18"/>
          <w:szCs w:val="18"/>
        </w:rPr>
        <w:t xml:space="preserve"> or</w:t>
      </w:r>
    </w:p>
    <w:p w14:paraId="3BB985CD" w14:textId="3F1DAE5F" w:rsidR="002247F6" w:rsidRPr="0037735E" w:rsidRDefault="002247F6" w:rsidP="006E7EE4">
      <w:pPr>
        <w:pStyle w:val="ListParagraph"/>
        <w:ind w:left="1560" w:hanging="360"/>
        <w:contextualSpacing/>
        <w:rPr>
          <w:rFonts w:ascii="Calibri" w:hAnsi="Calibri" w:cs="Arial"/>
          <w:sz w:val="18"/>
          <w:szCs w:val="18"/>
        </w:rPr>
      </w:pPr>
      <w:r w:rsidRPr="0037735E">
        <w:rPr>
          <w:rFonts w:ascii="Calibri" w:hAnsi="Calibri" w:cs="Arial"/>
          <w:sz w:val="18"/>
          <w:szCs w:val="18"/>
        </w:rPr>
        <w:t>(d) the Area-weighted Average from CF1R-ENV-02</w:t>
      </w:r>
      <w:r w:rsidR="00C45569">
        <w:rPr>
          <w:rFonts w:ascii="Calibri" w:hAnsi="Calibri" w:cs="Arial"/>
          <w:sz w:val="18"/>
          <w:szCs w:val="18"/>
        </w:rPr>
        <w:t>.</w:t>
      </w:r>
    </w:p>
    <w:p w14:paraId="154809AA" w14:textId="77777777" w:rsidR="006E7EE4" w:rsidRPr="0037735E" w:rsidRDefault="006E7EE4" w:rsidP="006E7EE4">
      <w:pPr>
        <w:pStyle w:val="ListParagraph"/>
        <w:contextualSpacing/>
        <w:rPr>
          <w:rFonts w:ascii="Calibri" w:hAnsi="Calibri" w:cs="Arial"/>
          <w:sz w:val="18"/>
          <w:szCs w:val="18"/>
        </w:rPr>
      </w:pPr>
      <w:r w:rsidRPr="0037735E">
        <w:rPr>
          <w:rFonts w:ascii="Calibri" w:hAnsi="Calibri" w:cs="Arial"/>
          <w:sz w:val="18"/>
          <w:szCs w:val="18"/>
        </w:rPr>
        <w:t>If any products (other than the exceptions noted below) have a higher U-factor than 0.32, first complete a CF1R-ENV-02-E to calculate the area-weighted average U-factor, which must be 0.32 or less, and attach it to the CF1R-ADD-01-E.</w:t>
      </w:r>
    </w:p>
    <w:p w14:paraId="154809AB" w14:textId="77777777" w:rsidR="006E7EE4" w:rsidRPr="0037735E" w:rsidRDefault="006E7EE4" w:rsidP="006E7EE4">
      <w:pPr>
        <w:pStyle w:val="ListParagraph"/>
        <w:rPr>
          <w:rFonts w:ascii="Calibri" w:hAnsi="Calibri" w:cs="Arial"/>
          <w:sz w:val="18"/>
          <w:szCs w:val="18"/>
        </w:rPr>
      </w:pPr>
    </w:p>
    <w:p w14:paraId="154809AC" w14:textId="093D6F9E" w:rsidR="00E512E4" w:rsidRPr="0037735E" w:rsidRDefault="006E7EE4">
      <w:pPr>
        <w:tabs>
          <w:tab w:val="left" w:pos="1800"/>
        </w:tabs>
        <w:ind w:left="2160" w:hanging="1170"/>
        <w:rPr>
          <w:rFonts w:ascii="Calibri" w:hAnsi="Calibri" w:cs="Arial"/>
          <w:sz w:val="18"/>
          <w:szCs w:val="18"/>
        </w:rPr>
      </w:pPr>
      <w:r w:rsidRPr="0037735E">
        <w:rPr>
          <w:rFonts w:ascii="Calibri" w:hAnsi="Calibri" w:cs="Arial"/>
          <w:sz w:val="18"/>
          <w:szCs w:val="18"/>
        </w:rPr>
        <w:t xml:space="preserve">NOTES: </w:t>
      </w:r>
      <w:r w:rsidRPr="0037735E">
        <w:rPr>
          <w:rFonts w:ascii="Calibri" w:hAnsi="Calibri" w:cs="Arial"/>
          <w:sz w:val="18"/>
          <w:szCs w:val="18"/>
        </w:rPr>
        <w:tab/>
        <w:t>(1)</w:t>
      </w:r>
      <w:r w:rsidRPr="0037735E">
        <w:rPr>
          <w:rFonts w:ascii="Calibri" w:hAnsi="Calibri" w:cs="Arial"/>
          <w:sz w:val="18"/>
          <w:szCs w:val="18"/>
        </w:rPr>
        <w:tab/>
      </w:r>
      <w:r w:rsidR="002C1C20" w:rsidRPr="0037735E">
        <w:rPr>
          <w:rFonts w:ascii="Calibri" w:hAnsi="Calibri" w:cs="Arial"/>
          <w:sz w:val="18"/>
          <w:szCs w:val="18"/>
        </w:rPr>
        <w:t xml:space="preserve">For the </w:t>
      </w:r>
      <w:r w:rsidRPr="0037735E">
        <w:rPr>
          <w:rFonts w:ascii="Calibri" w:hAnsi="Calibri" w:cs="Arial"/>
          <w:sz w:val="18"/>
          <w:szCs w:val="18"/>
        </w:rPr>
        <w:t>exception</w:t>
      </w:r>
      <w:r w:rsidR="002C1C20" w:rsidRPr="0037735E">
        <w:rPr>
          <w:rFonts w:ascii="Calibri" w:hAnsi="Calibri" w:cs="Arial"/>
          <w:sz w:val="18"/>
          <w:szCs w:val="18"/>
        </w:rPr>
        <w:t>s - u</w:t>
      </w:r>
      <w:r w:rsidRPr="0037735E">
        <w:rPr>
          <w:rFonts w:ascii="Calibri" w:hAnsi="Calibri" w:cs="Arial"/>
          <w:sz w:val="18"/>
          <w:szCs w:val="18"/>
        </w:rPr>
        <w:t>p to 3 ft</w:t>
      </w:r>
      <w:r w:rsidRPr="0037735E">
        <w:rPr>
          <w:rFonts w:ascii="Calibri" w:hAnsi="Calibri" w:cs="Arial"/>
          <w:sz w:val="18"/>
          <w:szCs w:val="18"/>
          <w:vertAlign w:val="superscript"/>
        </w:rPr>
        <w:t>2</w:t>
      </w:r>
      <w:r w:rsidRPr="0037735E">
        <w:rPr>
          <w:rFonts w:ascii="Calibri" w:hAnsi="Calibri" w:cs="Arial"/>
          <w:sz w:val="18"/>
          <w:szCs w:val="18"/>
        </w:rPr>
        <w:t xml:space="preserve"> of tubular skylights and up to 16 ft</w:t>
      </w:r>
      <w:r w:rsidRPr="0037735E">
        <w:rPr>
          <w:rFonts w:ascii="Calibri" w:hAnsi="Calibri" w:cs="Arial"/>
          <w:sz w:val="18"/>
          <w:szCs w:val="18"/>
          <w:vertAlign w:val="superscript"/>
        </w:rPr>
        <w:t>2</w:t>
      </w:r>
      <w:r w:rsidRPr="0037735E">
        <w:rPr>
          <w:rFonts w:ascii="Calibri" w:hAnsi="Calibri" w:cs="Arial"/>
          <w:sz w:val="18"/>
          <w:szCs w:val="18"/>
        </w:rPr>
        <w:t xml:space="preserve"> of skylight area</w:t>
      </w:r>
      <w:r w:rsidR="002C1C20" w:rsidRPr="0037735E">
        <w:rPr>
          <w:rFonts w:ascii="Calibri" w:hAnsi="Calibri" w:cs="Arial"/>
          <w:sz w:val="18"/>
          <w:szCs w:val="18"/>
        </w:rPr>
        <w:t>,</w:t>
      </w:r>
      <w:r w:rsidRPr="0037735E">
        <w:rPr>
          <w:rFonts w:ascii="Calibri" w:hAnsi="Calibri" w:cs="Arial"/>
          <w:sz w:val="18"/>
          <w:szCs w:val="18"/>
        </w:rPr>
        <w:t xml:space="preserve"> </w:t>
      </w:r>
      <w:r w:rsidR="002C1C20" w:rsidRPr="0037735E">
        <w:rPr>
          <w:rFonts w:ascii="Calibri" w:hAnsi="Calibri" w:cs="Arial"/>
          <w:sz w:val="18"/>
          <w:szCs w:val="18"/>
        </w:rPr>
        <w:t>enter 0.55</w:t>
      </w:r>
      <w:r w:rsidRPr="0037735E">
        <w:rPr>
          <w:rFonts w:ascii="Calibri" w:hAnsi="Calibri" w:cs="Arial"/>
          <w:sz w:val="18"/>
          <w:szCs w:val="18"/>
        </w:rPr>
        <w:t>.</w:t>
      </w:r>
    </w:p>
    <w:p w14:paraId="2DC483DA" w14:textId="0FDC49B8" w:rsidR="002C1C20" w:rsidRPr="0037735E" w:rsidRDefault="002C1C20">
      <w:pPr>
        <w:tabs>
          <w:tab w:val="left" w:pos="1800"/>
        </w:tabs>
        <w:ind w:left="2160" w:hanging="1170"/>
        <w:rPr>
          <w:rFonts w:ascii="Calibri" w:hAnsi="Calibri" w:cs="Arial"/>
          <w:sz w:val="18"/>
          <w:szCs w:val="18"/>
        </w:rPr>
      </w:pPr>
      <w:r w:rsidRPr="0037735E">
        <w:rPr>
          <w:rFonts w:ascii="Calibri" w:hAnsi="Calibri" w:cs="Arial"/>
          <w:sz w:val="18"/>
          <w:szCs w:val="18"/>
        </w:rPr>
        <w:tab/>
        <w:t>(2)</w:t>
      </w:r>
      <w:r w:rsidRPr="0037735E">
        <w:rPr>
          <w:rFonts w:ascii="Calibri" w:hAnsi="Calibri" w:cs="Arial"/>
          <w:sz w:val="18"/>
          <w:szCs w:val="18"/>
        </w:rPr>
        <w:tab/>
        <w:t>For the exception – up to 3 ft</w:t>
      </w:r>
      <w:r w:rsidRPr="0037735E">
        <w:rPr>
          <w:rFonts w:ascii="Calibri" w:hAnsi="Calibri" w:cs="Arial"/>
          <w:sz w:val="18"/>
          <w:szCs w:val="18"/>
          <w:vertAlign w:val="superscript"/>
        </w:rPr>
        <w:t>2</w:t>
      </w:r>
      <w:r w:rsidRPr="0037735E">
        <w:rPr>
          <w:rFonts w:ascii="Calibri" w:hAnsi="Calibri" w:cs="Arial"/>
          <w:sz w:val="18"/>
          <w:szCs w:val="18"/>
        </w:rPr>
        <w:t xml:space="preserve"> of glass in door, enter 0.32.</w:t>
      </w:r>
    </w:p>
    <w:p w14:paraId="154809AD" w14:textId="5C46C680" w:rsidR="006E7EE4" w:rsidRPr="0037735E" w:rsidRDefault="006E7EE4" w:rsidP="006E7EE4">
      <w:pPr>
        <w:tabs>
          <w:tab w:val="left" w:pos="1800"/>
        </w:tabs>
        <w:ind w:left="2160" w:hanging="1170"/>
        <w:rPr>
          <w:rFonts w:ascii="Calibri" w:hAnsi="Calibri" w:cs="Arial"/>
          <w:sz w:val="18"/>
          <w:szCs w:val="18"/>
        </w:rPr>
      </w:pPr>
      <w:r w:rsidRPr="0037735E">
        <w:rPr>
          <w:rFonts w:ascii="Calibri" w:hAnsi="Calibri" w:cs="Arial"/>
          <w:sz w:val="18"/>
          <w:szCs w:val="18"/>
        </w:rPr>
        <w:tab/>
        <w:t>(</w:t>
      </w:r>
      <w:r w:rsidR="002C1C20" w:rsidRPr="0037735E">
        <w:rPr>
          <w:rFonts w:ascii="Calibri" w:hAnsi="Calibri" w:cs="Arial"/>
          <w:sz w:val="18"/>
          <w:szCs w:val="18"/>
        </w:rPr>
        <w:t>3</w:t>
      </w:r>
      <w:r w:rsidRPr="0037735E">
        <w:rPr>
          <w:rFonts w:ascii="Calibri" w:hAnsi="Calibri" w:cs="Arial"/>
          <w:sz w:val="18"/>
          <w:szCs w:val="18"/>
        </w:rPr>
        <w:t>)</w:t>
      </w:r>
      <w:r w:rsidRPr="0037735E">
        <w:rPr>
          <w:rFonts w:ascii="Calibri" w:hAnsi="Calibri" w:cs="Arial"/>
          <w:sz w:val="18"/>
          <w:szCs w:val="18"/>
        </w:rPr>
        <w:tab/>
        <w:t>Dynamic glazing is a glazing system that changes its performance U-factor and SHGC based on the physical environment. Dynamic glazing includes chromogenic glazing or integrated shading systems (this does not include internally or externally mounted shading devices). If using dynamic glazing, use the lowest tested U-factor and SHGC in Columns 9 and 1</w:t>
      </w:r>
      <w:r w:rsidR="00FC4B56">
        <w:rPr>
          <w:rFonts w:ascii="Calibri" w:hAnsi="Calibri" w:cs="Arial"/>
          <w:sz w:val="18"/>
          <w:szCs w:val="18"/>
        </w:rPr>
        <w:t>1</w:t>
      </w:r>
      <w:r w:rsidRPr="0037735E">
        <w:rPr>
          <w:rFonts w:ascii="Calibri" w:hAnsi="Calibri" w:cs="Arial"/>
          <w:sz w:val="18"/>
          <w:szCs w:val="18"/>
        </w:rPr>
        <w:t xml:space="preserve">. </w:t>
      </w:r>
    </w:p>
    <w:p w14:paraId="154809AE" w14:textId="77777777" w:rsidR="006E7EE4" w:rsidRPr="0037735E" w:rsidRDefault="006E7EE4" w:rsidP="006E7EE4">
      <w:pPr>
        <w:ind w:left="1440" w:hanging="900"/>
        <w:rPr>
          <w:sz w:val="18"/>
          <w:szCs w:val="18"/>
        </w:rPr>
      </w:pPr>
      <w:r w:rsidRPr="0037735E">
        <w:rPr>
          <w:rFonts w:ascii="Calibri" w:hAnsi="Calibri" w:cs="Arial"/>
          <w:sz w:val="18"/>
          <w:szCs w:val="18"/>
        </w:rPr>
        <w:tab/>
      </w:r>
    </w:p>
    <w:p w14:paraId="43D07974" w14:textId="0A1CE354" w:rsidR="00170610" w:rsidRPr="0037735E" w:rsidRDefault="00170610">
      <w:pPr>
        <w:pStyle w:val="ListParagraph"/>
        <w:numPr>
          <w:ilvl w:val="0"/>
          <w:numId w:val="12"/>
        </w:numPr>
        <w:contextualSpacing/>
        <w:rPr>
          <w:rFonts w:ascii="Calibri" w:hAnsi="Calibri" w:cs="Arial"/>
          <w:sz w:val="18"/>
          <w:szCs w:val="18"/>
        </w:rPr>
      </w:pPr>
      <w:r w:rsidRPr="0037735E">
        <w:rPr>
          <w:rFonts w:ascii="Calibri" w:hAnsi="Calibri" w:cs="Arial"/>
          <w:sz w:val="18"/>
          <w:szCs w:val="18"/>
        </w:rPr>
        <w:t>Source: The source of the U-factor data for the fenestration product—indicate whether NFRC, Tables 110.6-A and 110.6-B, Equations NA6-1 and NA6-2</w:t>
      </w:r>
      <w:r w:rsidR="002247F6" w:rsidRPr="0037735E">
        <w:rPr>
          <w:rFonts w:ascii="Calibri" w:hAnsi="Calibri" w:cs="Arial"/>
          <w:sz w:val="18"/>
          <w:szCs w:val="18"/>
        </w:rPr>
        <w:t>, or Area-weighted Average Worksheet (</w:t>
      </w:r>
      <w:r w:rsidR="006B006C">
        <w:rPr>
          <w:rFonts w:ascii="Calibri" w:hAnsi="Calibri" w:cs="Arial"/>
          <w:sz w:val="18"/>
          <w:szCs w:val="18"/>
        </w:rPr>
        <w:t>CF1R-</w:t>
      </w:r>
      <w:r w:rsidR="002247F6" w:rsidRPr="0037735E">
        <w:rPr>
          <w:rFonts w:ascii="Calibri" w:hAnsi="Calibri" w:cs="Arial"/>
          <w:sz w:val="18"/>
          <w:szCs w:val="18"/>
        </w:rPr>
        <w:t>ENV-02)</w:t>
      </w:r>
      <w:r w:rsidRPr="0037735E">
        <w:rPr>
          <w:rFonts w:ascii="Calibri" w:hAnsi="Calibri" w:cs="Arial"/>
          <w:sz w:val="18"/>
          <w:szCs w:val="18"/>
        </w:rPr>
        <w:t>.</w:t>
      </w:r>
    </w:p>
    <w:p w14:paraId="154809AF" w14:textId="77777777"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Proposed SHGC: In climate zones 2, 4, and 6-16, enter </w:t>
      </w:r>
    </w:p>
    <w:p w14:paraId="154809B0" w14:textId="048E8612" w:rsidR="006E7EE4" w:rsidRPr="0037735E" w:rsidRDefault="006E7EE4" w:rsidP="006E7EE4">
      <w:pPr>
        <w:pStyle w:val="ListParagraph"/>
        <w:ind w:left="2160" w:hanging="360"/>
        <w:contextualSpacing/>
        <w:rPr>
          <w:rFonts w:ascii="Calibri" w:hAnsi="Calibri" w:cs="Arial"/>
          <w:sz w:val="18"/>
          <w:szCs w:val="18"/>
        </w:rPr>
      </w:pPr>
      <w:r w:rsidRPr="0037735E">
        <w:rPr>
          <w:rFonts w:ascii="Calibri" w:hAnsi="Calibri" w:cs="Arial"/>
          <w:sz w:val="18"/>
          <w:szCs w:val="18"/>
        </w:rPr>
        <w:t>(a) the NFRC SHGC based on the proposed brand and type of fenestration using National Fenestration Rating Council (</w:t>
      </w:r>
      <w:hyperlink r:id="rId17" w:history="1">
        <w:r w:rsidRPr="0037735E">
          <w:rPr>
            <w:rStyle w:val="Hyperlink"/>
            <w:rFonts w:ascii="Calibri" w:hAnsi="Calibri" w:cs="Arial"/>
            <w:sz w:val="18"/>
            <w:szCs w:val="18"/>
          </w:rPr>
          <w:t>www.nfrc.org</w:t>
        </w:r>
      </w:hyperlink>
      <w:r w:rsidRPr="0037735E">
        <w:rPr>
          <w:rFonts w:ascii="Calibri" w:hAnsi="Calibri" w:cs="Arial"/>
          <w:sz w:val="18"/>
          <w:szCs w:val="18"/>
        </w:rPr>
        <w:t>) certified values, or</w:t>
      </w:r>
    </w:p>
    <w:p w14:paraId="154809B1" w14:textId="77777777" w:rsidR="006E7EE4" w:rsidRPr="0037735E" w:rsidRDefault="006E7EE4" w:rsidP="006E7EE4">
      <w:pPr>
        <w:pStyle w:val="ListParagraph"/>
        <w:ind w:left="2160" w:hanging="360"/>
        <w:contextualSpacing/>
        <w:rPr>
          <w:rFonts w:ascii="Calibri" w:hAnsi="Calibri" w:cs="Arial"/>
          <w:sz w:val="18"/>
          <w:szCs w:val="18"/>
        </w:rPr>
      </w:pPr>
      <w:r w:rsidRPr="0037735E">
        <w:rPr>
          <w:rFonts w:ascii="Calibri" w:hAnsi="Calibri" w:cs="Arial"/>
          <w:sz w:val="18"/>
          <w:szCs w:val="18"/>
        </w:rPr>
        <w:t xml:space="preserve">(b) the default value from Table 110.6-B, or </w:t>
      </w:r>
    </w:p>
    <w:p w14:paraId="154809B2" w14:textId="6F3F74F2" w:rsidR="006E7EE4" w:rsidRPr="0037735E" w:rsidRDefault="006E7EE4" w:rsidP="006E7EE4">
      <w:pPr>
        <w:pStyle w:val="ListParagraph"/>
        <w:ind w:left="2160" w:hanging="360"/>
        <w:contextualSpacing/>
        <w:rPr>
          <w:rFonts w:ascii="Calibri" w:hAnsi="Calibri" w:cs="Arial"/>
          <w:sz w:val="18"/>
          <w:szCs w:val="18"/>
        </w:rPr>
      </w:pPr>
      <w:r w:rsidRPr="0037735E">
        <w:rPr>
          <w:rFonts w:ascii="Calibri" w:hAnsi="Calibri" w:cs="Arial"/>
          <w:sz w:val="18"/>
          <w:szCs w:val="18"/>
        </w:rPr>
        <w:t>(c) the NA6.3 alternate default SHGC (for non-rated site-built fenestration only)</w:t>
      </w:r>
      <w:r w:rsidR="002247F6" w:rsidRPr="0037735E">
        <w:rPr>
          <w:rFonts w:ascii="Calibri" w:hAnsi="Calibri" w:cs="Arial"/>
          <w:sz w:val="18"/>
          <w:szCs w:val="18"/>
        </w:rPr>
        <w:t>, or</w:t>
      </w:r>
    </w:p>
    <w:p w14:paraId="32170E9A" w14:textId="31925674" w:rsidR="002247F6" w:rsidRPr="0037735E" w:rsidRDefault="002247F6" w:rsidP="006E7EE4">
      <w:pPr>
        <w:pStyle w:val="ListParagraph"/>
        <w:ind w:left="2160" w:hanging="360"/>
        <w:contextualSpacing/>
        <w:rPr>
          <w:rFonts w:ascii="Calibri" w:hAnsi="Calibri" w:cs="Arial"/>
          <w:sz w:val="18"/>
          <w:szCs w:val="18"/>
        </w:rPr>
      </w:pPr>
      <w:r w:rsidRPr="0037735E">
        <w:rPr>
          <w:rFonts w:ascii="Calibri" w:hAnsi="Calibri" w:cs="Arial"/>
          <w:sz w:val="18"/>
          <w:szCs w:val="18"/>
        </w:rPr>
        <w:t>(d) the Area-weighted Average from CF1R-ENV-02.</w:t>
      </w:r>
    </w:p>
    <w:p w14:paraId="7EC8282A" w14:textId="77777777" w:rsidR="002C1C20" w:rsidRPr="0037735E" w:rsidRDefault="002C1C20" w:rsidP="006E7EE4">
      <w:pPr>
        <w:pStyle w:val="ListParagraph"/>
        <w:ind w:left="2160" w:hanging="360"/>
        <w:contextualSpacing/>
        <w:rPr>
          <w:rFonts w:ascii="Calibri" w:hAnsi="Calibri" w:cs="Arial"/>
          <w:sz w:val="18"/>
          <w:szCs w:val="18"/>
        </w:rPr>
      </w:pPr>
    </w:p>
    <w:p w14:paraId="154809B3" w14:textId="77777777" w:rsidR="006E7EE4" w:rsidRPr="0037735E" w:rsidRDefault="006E7EE4" w:rsidP="006E7EE4">
      <w:pPr>
        <w:pStyle w:val="ListParagraph"/>
        <w:contextualSpacing/>
        <w:rPr>
          <w:rFonts w:ascii="Calibri" w:hAnsi="Calibri" w:cs="Arial"/>
          <w:sz w:val="18"/>
          <w:szCs w:val="18"/>
        </w:rPr>
      </w:pPr>
      <w:r w:rsidRPr="0037735E">
        <w:rPr>
          <w:rFonts w:ascii="Calibri" w:hAnsi="Calibri" w:cs="Arial"/>
          <w:sz w:val="18"/>
          <w:szCs w:val="18"/>
        </w:rPr>
        <w:t xml:space="preserve">If any products (other than the exceptions noted below) have a higher SHGC than 0.25 in a climate zone with a maximum SHGC value, first complete a CF1R-ENV-02-E to calculate the area-weighted average SHGC, which must be 0.25 or less, and attach it to the CF1R-ADD-01-E. </w:t>
      </w:r>
    </w:p>
    <w:p w14:paraId="154809B4" w14:textId="77777777" w:rsidR="006E7EE4" w:rsidRPr="0037735E" w:rsidRDefault="006E7EE4" w:rsidP="006E7EE4">
      <w:pPr>
        <w:pStyle w:val="ListParagraph"/>
        <w:contextualSpacing/>
        <w:rPr>
          <w:rFonts w:ascii="Calibri" w:hAnsi="Calibri" w:cs="Arial"/>
          <w:sz w:val="18"/>
          <w:szCs w:val="18"/>
        </w:rPr>
      </w:pPr>
    </w:p>
    <w:p w14:paraId="154809B5" w14:textId="742EB8B9" w:rsidR="006E7EE4" w:rsidRPr="0037735E" w:rsidRDefault="006E7EE4" w:rsidP="006E7EE4">
      <w:pPr>
        <w:tabs>
          <w:tab w:val="left" w:pos="1800"/>
        </w:tabs>
        <w:ind w:left="1800" w:hanging="810"/>
        <w:rPr>
          <w:rFonts w:ascii="Calibri" w:hAnsi="Calibri" w:cs="Arial"/>
          <w:sz w:val="18"/>
          <w:szCs w:val="18"/>
        </w:rPr>
      </w:pPr>
      <w:r w:rsidRPr="0037735E">
        <w:rPr>
          <w:rFonts w:ascii="Calibri" w:hAnsi="Calibri" w:cs="Arial"/>
          <w:sz w:val="18"/>
          <w:szCs w:val="18"/>
        </w:rPr>
        <w:t xml:space="preserve">NOTES: </w:t>
      </w:r>
      <w:r w:rsidRPr="0037735E">
        <w:rPr>
          <w:rFonts w:ascii="Calibri" w:hAnsi="Calibri" w:cs="Arial"/>
          <w:sz w:val="18"/>
          <w:szCs w:val="18"/>
        </w:rPr>
        <w:tab/>
      </w:r>
      <w:r w:rsidR="002C1C20" w:rsidRPr="0037735E">
        <w:rPr>
          <w:rFonts w:ascii="Calibri" w:hAnsi="Calibri" w:cs="Arial"/>
          <w:sz w:val="18"/>
          <w:szCs w:val="18"/>
        </w:rPr>
        <w:t>(1)</w:t>
      </w:r>
      <w:r w:rsidR="002C1C20" w:rsidRPr="0037735E">
        <w:rPr>
          <w:rFonts w:ascii="Calibri" w:hAnsi="Calibri" w:cs="Arial"/>
          <w:sz w:val="18"/>
          <w:szCs w:val="18"/>
        </w:rPr>
        <w:tab/>
        <w:t>For the exceptions - up to 3 ft</w:t>
      </w:r>
      <w:r w:rsidR="002C1C20" w:rsidRPr="0037735E">
        <w:rPr>
          <w:rFonts w:ascii="Calibri" w:hAnsi="Calibri" w:cs="Arial"/>
          <w:sz w:val="18"/>
          <w:szCs w:val="18"/>
          <w:vertAlign w:val="superscript"/>
        </w:rPr>
        <w:t>2</w:t>
      </w:r>
      <w:r w:rsidR="002C1C20" w:rsidRPr="0037735E">
        <w:rPr>
          <w:rFonts w:ascii="Calibri" w:hAnsi="Calibri" w:cs="Arial"/>
          <w:sz w:val="18"/>
          <w:szCs w:val="18"/>
        </w:rPr>
        <w:t xml:space="preserve"> of tubular skylights and up to 16 ft</w:t>
      </w:r>
      <w:r w:rsidR="002C1C20" w:rsidRPr="0037735E">
        <w:rPr>
          <w:rFonts w:ascii="Calibri" w:hAnsi="Calibri" w:cs="Arial"/>
          <w:sz w:val="18"/>
          <w:szCs w:val="18"/>
          <w:vertAlign w:val="superscript"/>
        </w:rPr>
        <w:t>2</w:t>
      </w:r>
      <w:r w:rsidR="002C1C20" w:rsidRPr="0037735E">
        <w:rPr>
          <w:rFonts w:ascii="Calibri" w:hAnsi="Calibri" w:cs="Arial"/>
          <w:sz w:val="18"/>
          <w:szCs w:val="18"/>
        </w:rPr>
        <w:t xml:space="preserve"> of skylight area, enter 0.30.</w:t>
      </w:r>
    </w:p>
    <w:p w14:paraId="120CAB85" w14:textId="7D3556DE" w:rsidR="002C1C20" w:rsidRPr="0037735E" w:rsidRDefault="002C1C20" w:rsidP="006E7EE4">
      <w:pPr>
        <w:tabs>
          <w:tab w:val="left" w:pos="1800"/>
        </w:tabs>
        <w:ind w:left="1800" w:hanging="810"/>
        <w:rPr>
          <w:rFonts w:ascii="Calibri" w:hAnsi="Calibri" w:cs="Arial"/>
          <w:sz w:val="18"/>
          <w:szCs w:val="18"/>
        </w:rPr>
      </w:pPr>
      <w:r w:rsidRPr="0037735E">
        <w:rPr>
          <w:rFonts w:ascii="Calibri" w:hAnsi="Calibri" w:cs="Arial"/>
          <w:sz w:val="18"/>
          <w:szCs w:val="18"/>
        </w:rPr>
        <w:tab/>
        <w:t>(2)</w:t>
      </w:r>
      <w:r w:rsidRPr="0037735E">
        <w:rPr>
          <w:rFonts w:ascii="Calibri" w:hAnsi="Calibri" w:cs="Arial"/>
          <w:sz w:val="18"/>
          <w:szCs w:val="18"/>
        </w:rPr>
        <w:tab/>
        <w:t>For the exception – up to 3 ft</w:t>
      </w:r>
      <w:r w:rsidRPr="0037735E">
        <w:rPr>
          <w:rFonts w:ascii="Calibri" w:hAnsi="Calibri" w:cs="Arial"/>
          <w:sz w:val="18"/>
          <w:szCs w:val="18"/>
          <w:vertAlign w:val="superscript"/>
        </w:rPr>
        <w:t>2</w:t>
      </w:r>
      <w:r w:rsidRPr="0037735E">
        <w:rPr>
          <w:rFonts w:ascii="Calibri" w:hAnsi="Calibri" w:cs="Arial"/>
          <w:sz w:val="18"/>
          <w:szCs w:val="18"/>
        </w:rPr>
        <w:t xml:space="preserve"> of glass in door, enter 0.25.</w:t>
      </w:r>
    </w:p>
    <w:p w14:paraId="154809B6" w14:textId="77777777" w:rsidR="006E7EE4" w:rsidRPr="0037735E" w:rsidRDefault="006E7EE4" w:rsidP="006E7EE4">
      <w:pPr>
        <w:pStyle w:val="ListParagraph"/>
        <w:contextualSpacing/>
        <w:rPr>
          <w:rFonts w:ascii="Calibri" w:hAnsi="Calibri" w:cs="Arial"/>
          <w:sz w:val="18"/>
          <w:szCs w:val="18"/>
        </w:rPr>
      </w:pPr>
    </w:p>
    <w:p w14:paraId="154809B7" w14:textId="02EFBA61"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Source: The source of the SHGC data for the fenestration product—indicate whether NFRC, Tables 110.6-A and 110.6-B, Equations NA6-1 and NA6-2</w:t>
      </w:r>
      <w:r w:rsidR="002247F6" w:rsidRPr="0037735E">
        <w:rPr>
          <w:rFonts w:ascii="Calibri" w:hAnsi="Calibri" w:cs="Arial"/>
          <w:sz w:val="18"/>
          <w:szCs w:val="18"/>
        </w:rPr>
        <w:t>, or Area-weighted Average Worksheet (ENV-02)</w:t>
      </w:r>
      <w:r w:rsidRPr="0037735E">
        <w:rPr>
          <w:rFonts w:ascii="Calibri" w:hAnsi="Calibri" w:cs="Arial"/>
          <w:sz w:val="18"/>
          <w:szCs w:val="18"/>
        </w:rPr>
        <w:t>.</w:t>
      </w:r>
    </w:p>
    <w:p w14:paraId="154809B8" w14:textId="77777777"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Exterior Shading Device: If exterior shading devices are used to meet the SHGC requirement, indicate the type of device (from Table S-1 of </w:t>
      </w:r>
      <w:r w:rsidRPr="0037735E">
        <w:rPr>
          <w:rFonts w:ascii="Calibri" w:hAnsi="Calibri" w:cs="Arial"/>
          <w:bCs/>
          <w:sz w:val="18"/>
          <w:szCs w:val="18"/>
        </w:rPr>
        <w:t>CF1R-ENV-03-E</w:t>
      </w:r>
      <w:r w:rsidRPr="0037735E" w:rsidDel="00A02B72">
        <w:rPr>
          <w:rFonts w:ascii="Calibri" w:hAnsi="Calibri" w:cs="Arial"/>
          <w:sz w:val="18"/>
          <w:szCs w:val="18"/>
        </w:rPr>
        <w:t xml:space="preserve"> </w:t>
      </w:r>
      <w:r w:rsidRPr="0037735E">
        <w:rPr>
          <w:rFonts w:ascii="Calibri" w:hAnsi="Calibri" w:cs="Arial"/>
          <w:sz w:val="18"/>
          <w:szCs w:val="18"/>
        </w:rPr>
        <w:t>Solar Heat Gain Coefficient Worksheet) and attach the CF1R-ENV-03-E.</w:t>
      </w:r>
    </w:p>
    <w:p w14:paraId="154809B9" w14:textId="77777777" w:rsidR="006E7EE4" w:rsidRPr="0037735E" w:rsidRDefault="006E7EE4" w:rsidP="006E7EE4">
      <w:pPr>
        <w:pStyle w:val="ListParagraph"/>
        <w:contextualSpacing/>
        <w:rPr>
          <w:rFonts w:ascii="Calibri" w:hAnsi="Calibri" w:cs="Arial"/>
          <w:sz w:val="18"/>
          <w:szCs w:val="18"/>
        </w:rPr>
      </w:pPr>
    </w:p>
    <w:p w14:paraId="4A4D0C4E" w14:textId="10AE8D2D" w:rsidR="006B006C" w:rsidRPr="0037735E" w:rsidRDefault="006B006C" w:rsidP="006B006C">
      <w:pPr>
        <w:tabs>
          <w:tab w:val="left" w:pos="1800"/>
        </w:tabs>
        <w:ind w:left="1800" w:hanging="810"/>
        <w:rPr>
          <w:rFonts w:ascii="Calibri" w:hAnsi="Calibri" w:cs="Arial"/>
          <w:sz w:val="18"/>
          <w:szCs w:val="18"/>
        </w:rPr>
      </w:pPr>
      <w:r w:rsidRPr="0037735E">
        <w:rPr>
          <w:rFonts w:ascii="Calibri" w:hAnsi="Calibri" w:cs="Arial"/>
          <w:sz w:val="18"/>
          <w:szCs w:val="18"/>
        </w:rPr>
        <w:t xml:space="preserve">NOTES: </w:t>
      </w:r>
      <w:r w:rsidRPr="0037735E">
        <w:rPr>
          <w:rFonts w:ascii="Calibri" w:hAnsi="Calibri" w:cs="Arial"/>
          <w:sz w:val="18"/>
          <w:szCs w:val="18"/>
        </w:rPr>
        <w:tab/>
        <w:t>(1)</w:t>
      </w:r>
      <w:r w:rsidRPr="0037735E">
        <w:rPr>
          <w:rFonts w:ascii="Calibri" w:hAnsi="Calibri" w:cs="Arial"/>
          <w:sz w:val="18"/>
          <w:szCs w:val="18"/>
        </w:rPr>
        <w:tab/>
      </w:r>
      <w:r>
        <w:rPr>
          <w:rFonts w:ascii="Calibri" w:hAnsi="Calibri" w:cs="Arial"/>
          <w:sz w:val="18"/>
          <w:szCs w:val="18"/>
        </w:rPr>
        <w:t>An exterior shading device is not used for products with an NFRC rated U-factor and SHGC based on a factory integrated shading device.</w:t>
      </w:r>
    </w:p>
    <w:p w14:paraId="08DDF1F1" w14:textId="785F9F21" w:rsidR="006B006C" w:rsidRPr="0037735E" w:rsidRDefault="006B006C" w:rsidP="006B006C">
      <w:pPr>
        <w:tabs>
          <w:tab w:val="left" w:pos="1800"/>
        </w:tabs>
        <w:ind w:left="1800" w:hanging="810"/>
        <w:rPr>
          <w:rFonts w:ascii="Calibri" w:hAnsi="Calibri" w:cs="Arial"/>
          <w:sz w:val="18"/>
          <w:szCs w:val="18"/>
        </w:rPr>
      </w:pPr>
      <w:r w:rsidRPr="0037735E">
        <w:rPr>
          <w:rFonts w:ascii="Calibri" w:hAnsi="Calibri" w:cs="Arial"/>
          <w:sz w:val="18"/>
          <w:szCs w:val="18"/>
        </w:rPr>
        <w:tab/>
        <w:t>(2)</w:t>
      </w:r>
      <w:r w:rsidRPr="0037735E">
        <w:rPr>
          <w:rFonts w:ascii="Calibri" w:hAnsi="Calibri" w:cs="Arial"/>
          <w:sz w:val="18"/>
          <w:szCs w:val="18"/>
        </w:rPr>
        <w:tab/>
      </w:r>
      <w:r>
        <w:rPr>
          <w:rFonts w:ascii="Calibri" w:hAnsi="Calibri" w:cs="Arial"/>
          <w:sz w:val="18"/>
          <w:szCs w:val="18"/>
        </w:rPr>
        <w:t>Chromogenic glazing shall be considered separately from other fenestration.</w:t>
      </w:r>
    </w:p>
    <w:p w14:paraId="08CB497B" w14:textId="18D8E164" w:rsidR="006B006C" w:rsidRPr="0037735E" w:rsidRDefault="006B006C" w:rsidP="006B006C">
      <w:pPr>
        <w:tabs>
          <w:tab w:val="left" w:pos="1890"/>
        </w:tabs>
        <w:ind w:left="1890" w:hanging="630"/>
        <w:rPr>
          <w:rFonts w:ascii="Calibri" w:hAnsi="Calibri" w:cs="Arial"/>
          <w:sz w:val="18"/>
          <w:szCs w:val="18"/>
        </w:rPr>
      </w:pPr>
    </w:p>
    <w:p w14:paraId="154809BC" w14:textId="2BC98C6A" w:rsidR="006E7EE4" w:rsidRPr="0037735E" w:rsidRDefault="006E7EE4" w:rsidP="006E7EE4">
      <w:pPr>
        <w:pStyle w:val="ListParagraph"/>
        <w:keepNext/>
        <w:numPr>
          <w:ilvl w:val="0"/>
          <w:numId w:val="12"/>
        </w:numPr>
        <w:contextualSpacing/>
        <w:rPr>
          <w:rFonts w:ascii="Calibri" w:hAnsi="Calibri" w:cs="Arial"/>
          <w:sz w:val="18"/>
          <w:szCs w:val="18"/>
        </w:rPr>
      </w:pPr>
      <w:r w:rsidRPr="0037735E">
        <w:rPr>
          <w:rFonts w:ascii="Calibri" w:hAnsi="Calibri" w:cs="Arial"/>
          <w:sz w:val="18"/>
          <w:szCs w:val="18"/>
        </w:rPr>
        <w:t xml:space="preserve">Combined SHGC </w:t>
      </w:r>
      <w:r w:rsidR="002F2B9D" w:rsidRPr="0037735E">
        <w:rPr>
          <w:rFonts w:ascii="Calibri" w:hAnsi="Calibri" w:cs="Arial"/>
          <w:sz w:val="18"/>
          <w:szCs w:val="18"/>
        </w:rPr>
        <w:t>f</w:t>
      </w:r>
      <w:r w:rsidRPr="0037735E">
        <w:rPr>
          <w:rFonts w:ascii="Calibri" w:hAnsi="Calibri" w:cs="Arial"/>
          <w:sz w:val="18"/>
          <w:szCs w:val="18"/>
        </w:rPr>
        <w:t>rom CF1R-ENV-03: If exterior shading devices are combined with the SHGC value of the fenestration to meet the prescriptive SHGC requirements (as indicated in I. 1</w:t>
      </w:r>
      <w:r w:rsidR="00DF5F60" w:rsidRPr="0037735E">
        <w:rPr>
          <w:rFonts w:ascii="Calibri" w:hAnsi="Calibri" w:cs="Arial"/>
          <w:sz w:val="18"/>
          <w:szCs w:val="18"/>
        </w:rPr>
        <w:t>3</w:t>
      </w:r>
      <w:r w:rsidRPr="0037735E">
        <w:rPr>
          <w:rFonts w:ascii="Calibri" w:hAnsi="Calibri" w:cs="Arial"/>
          <w:sz w:val="18"/>
          <w:szCs w:val="18"/>
        </w:rPr>
        <w:t>), indicate the SHGC calculated on form CF1R-ENV-03 and attach the form for each window with an exterior shading device.</w:t>
      </w:r>
    </w:p>
    <w:p w14:paraId="65CEEE9A" w14:textId="0E01C55C" w:rsidR="004F2723" w:rsidRPr="0037735E" w:rsidRDefault="00FA389D" w:rsidP="0037735E">
      <w:pPr>
        <w:rPr>
          <w:rFonts w:ascii="Calibri" w:hAnsi="Calibri" w:cs="Arial"/>
          <w:b/>
          <w:sz w:val="20"/>
        </w:rPr>
      </w:pPr>
      <w:r w:rsidRPr="0037735E">
        <w:rPr>
          <w:rFonts w:ascii="Calibri" w:hAnsi="Calibri" w:cs="Arial"/>
          <w:sz w:val="18"/>
          <w:szCs w:val="18"/>
        </w:rPr>
        <w:t>15.-32. Automatically completed entries; no user input required.</w:t>
      </w:r>
    </w:p>
    <w:p w14:paraId="38BB412A" w14:textId="77777777" w:rsidR="00FC4B56" w:rsidRDefault="00FC4B56" w:rsidP="0037735E">
      <w:pPr>
        <w:rPr>
          <w:rFonts w:ascii="Calibri" w:hAnsi="Calibri" w:cs="Arial"/>
          <w:b/>
          <w:sz w:val="18"/>
          <w:szCs w:val="18"/>
        </w:rPr>
      </w:pPr>
    </w:p>
    <w:p w14:paraId="154809CD" w14:textId="0F111033" w:rsidR="00520FB7" w:rsidRPr="0037735E" w:rsidRDefault="00520FB7" w:rsidP="0037735E">
      <w:pPr>
        <w:rPr>
          <w:rFonts w:ascii="Calibri" w:hAnsi="Calibri" w:cs="Arial"/>
          <w:b/>
          <w:sz w:val="18"/>
          <w:szCs w:val="18"/>
        </w:rPr>
      </w:pPr>
      <w:r w:rsidRPr="0037735E">
        <w:rPr>
          <w:rFonts w:ascii="Calibri" w:hAnsi="Calibri" w:cs="Arial"/>
          <w:b/>
          <w:sz w:val="18"/>
          <w:szCs w:val="18"/>
        </w:rPr>
        <w:t>J</w:t>
      </w:r>
      <w:r w:rsidR="00D07AFB" w:rsidRPr="0037735E">
        <w:rPr>
          <w:rFonts w:ascii="Calibri" w:hAnsi="Calibri" w:cs="Arial"/>
          <w:b/>
          <w:sz w:val="18"/>
          <w:szCs w:val="18"/>
        </w:rPr>
        <w:t>.</w:t>
      </w:r>
      <w:r w:rsidRPr="0037735E">
        <w:rPr>
          <w:rFonts w:ascii="Calibri" w:hAnsi="Calibri" w:cs="Arial"/>
          <w:b/>
          <w:sz w:val="18"/>
          <w:szCs w:val="18"/>
        </w:rPr>
        <w:t xml:space="preserve"> </w:t>
      </w:r>
      <w:r w:rsidR="00227F2E" w:rsidRPr="0037735E">
        <w:rPr>
          <w:rFonts w:ascii="Calibri" w:hAnsi="Calibri" w:cs="Arial"/>
          <w:b/>
          <w:sz w:val="18"/>
          <w:szCs w:val="18"/>
        </w:rPr>
        <w:t>S</w:t>
      </w:r>
      <w:r w:rsidR="00DF5F60" w:rsidRPr="0037735E">
        <w:rPr>
          <w:rFonts w:ascii="Calibri" w:hAnsi="Calibri" w:cs="Arial"/>
          <w:b/>
          <w:sz w:val="18"/>
          <w:szCs w:val="18"/>
        </w:rPr>
        <w:t>pace Conditioning Systems – Heating/Cooling – Single Family Dwelling</w:t>
      </w:r>
    </w:p>
    <w:p w14:paraId="154809CE" w14:textId="77777777" w:rsidR="00F97972" w:rsidRPr="0037735E" w:rsidRDefault="000F0BAA" w:rsidP="00492D3C">
      <w:pPr>
        <w:rPr>
          <w:rFonts w:ascii="Calibri" w:hAnsi="Calibri" w:cs="Arial"/>
          <w:sz w:val="18"/>
          <w:szCs w:val="18"/>
        </w:rPr>
      </w:pPr>
      <w:r w:rsidRPr="0037735E">
        <w:rPr>
          <w:rFonts w:ascii="Calibri" w:hAnsi="Calibri" w:cs="Arial"/>
          <w:sz w:val="18"/>
          <w:szCs w:val="18"/>
        </w:rPr>
        <w:t>If an existing space system will condition an addition, the p</w:t>
      </w:r>
      <w:r w:rsidR="00520FB7" w:rsidRPr="0037735E">
        <w:rPr>
          <w:rFonts w:ascii="Calibri" w:hAnsi="Calibri" w:cs="Arial"/>
          <w:sz w:val="18"/>
          <w:szCs w:val="18"/>
        </w:rPr>
        <w:t>rescriptive requirements do not apply</w:t>
      </w:r>
      <w:r w:rsidRPr="0037735E">
        <w:rPr>
          <w:rFonts w:ascii="Calibri" w:hAnsi="Calibri" w:cs="Arial"/>
          <w:sz w:val="18"/>
          <w:szCs w:val="18"/>
        </w:rPr>
        <w:t xml:space="preserve"> to that system (Exception 4 to Section 150.2(a)). </w:t>
      </w:r>
      <w:r w:rsidR="00520FB7" w:rsidRPr="0037735E">
        <w:rPr>
          <w:rFonts w:ascii="Calibri" w:hAnsi="Calibri" w:cs="Arial"/>
          <w:sz w:val="18"/>
          <w:szCs w:val="18"/>
        </w:rPr>
        <w:t xml:space="preserve"> </w:t>
      </w:r>
      <w:r w:rsidRPr="0037735E">
        <w:rPr>
          <w:rFonts w:ascii="Calibri" w:hAnsi="Calibri" w:cs="Arial"/>
          <w:sz w:val="18"/>
          <w:szCs w:val="18"/>
        </w:rPr>
        <w:t>The e</w:t>
      </w:r>
      <w:r w:rsidR="00520FB7" w:rsidRPr="0037735E">
        <w:rPr>
          <w:rFonts w:ascii="Calibri" w:hAnsi="Calibri" w:cs="Arial"/>
          <w:sz w:val="18"/>
          <w:szCs w:val="18"/>
        </w:rPr>
        <w:t xml:space="preserve">nforcement agencies may require verification that the capacity of the existing </w:t>
      </w:r>
      <w:r w:rsidR="00F97972" w:rsidRPr="0037735E">
        <w:rPr>
          <w:rFonts w:ascii="Calibri" w:hAnsi="Calibri" w:cs="Arial"/>
          <w:sz w:val="18"/>
          <w:szCs w:val="18"/>
        </w:rPr>
        <w:t xml:space="preserve">heating </w:t>
      </w:r>
      <w:r w:rsidR="00520FB7" w:rsidRPr="0037735E">
        <w:rPr>
          <w:rFonts w:ascii="Calibri" w:hAnsi="Calibri" w:cs="Arial"/>
          <w:sz w:val="18"/>
          <w:szCs w:val="18"/>
        </w:rPr>
        <w:t>system is adequate to meet the added load of the additional conditioned floor area.</w:t>
      </w:r>
      <w:r w:rsidRPr="0037735E">
        <w:rPr>
          <w:rFonts w:ascii="Calibri" w:hAnsi="Calibri" w:cs="Arial"/>
          <w:sz w:val="18"/>
          <w:szCs w:val="18"/>
        </w:rPr>
        <w:t xml:space="preserve"> </w:t>
      </w:r>
      <w:r w:rsidR="00F97972" w:rsidRPr="0037735E">
        <w:rPr>
          <w:rFonts w:ascii="Calibri" w:hAnsi="Calibri" w:cs="Arial"/>
          <w:sz w:val="18"/>
          <w:szCs w:val="18"/>
        </w:rPr>
        <w:t xml:space="preserve">Since there is no health and safety code requirement to provide cooling, the enforcement agency will not ask for verification that the capacity of the existing system is adequate to meet the added load of the additional conditioned floor area. </w:t>
      </w:r>
    </w:p>
    <w:p w14:paraId="154809CF" w14:textId="77777777" w:rsidR="000F0BAA" w:rsidRPr="0037735E" w:rsidRDefault="000F0BAA" w:rsidP="00492D3C">
      <w:pPr>
        <w:rPr>
          <w:rFonts w:ascii="Calibri" w:hAnsi="Calibri" w:cs="Arial"/>
          <w:sz w:val="18"/>
          <w:szCs w:val="18"/>
        </w:rPr>
      </w:pPr>
    </w:p>
    <w:p w14:paraId="154809D0" w14:textId="77777777" w:rsidR="00520FB7" w:rsidRPr="0037735E" w:rsidRDefault="000F0BAA" w:rsidP="00200102">
      <w:pPr>
        <w:keepNext/>
        <w:rPr>
          <w:rFonts w:ascii="Calibri" w:hAnsi="Calibri" w:cs="Arial"/>
          <w:sz w:val="18"/>
          <w:szCs w:val="18"/>
        </w:rPr>
      </w:pPr>
      <w:r w:rsidRPr="0037735E">
        <w:rPr>
          <w:rFonts w:ascii="Calibri" w:hAnsi="Calibri" w:cs="Arial"/>
          <w:sz w:val="18"/>
          <w:szCs w:val="18"/>
        </w:rPr>
        <w:lastRenderedPageBreak/>
        <w:t xml:space="preserve">If a new system is installed complete </w:t>
      </w:r>
      <w:r w:rsidR="00C32AA6" w:rsidRPr="0037735E">
        <w:rPr>
          <w:rFonts w:ascii="Calibri" w:hAnsi="Calibri" w:cs="Arial"/>
          <w:sz w:val="18"/>
          <w:szCs w:val="18"/>
        </w:rPr>
        <w:t>a</w:t>
      </w:r>
      <w:r w:rsidR="002A0FE9" w:rsidRPr="0037735E">
        <w:rPr>
          <w:rFonts w:ascii="Calibri" w:hAnsi="Calibri" w:cs="Arial"/>
          <w:sz w:val="18"/>
          <w:szCs w:val="18"/>
        </w:rPr>
        <w:t xml:space="preserve"> Certificate of Compliance for</w:t>
      </w:r>
      <w:r w:rsidR="00C32AA6" w:rsidRPr="0037735E">
        <w:rPr>
          <w:rFonts w:ascii="Calibri" w:hAnsi="Calibri" w:cs="Arial"/>
          <w:sz w:val="18"/>
          <w:szCs w:val="18"/>
        </w:rPr>
        <w:t xml:space="preserve"> Alteration</w:t>
      </w:r>
      <w:r w:rsidR="002A0FE9" w:rsidRPr="0037735E">
        <w:rPr>
          <w:rFonts w:ascii="Calibri" w:hAnsi="Calibri" w:cs="Arial"/>
          <w:sz w:val="18"/>
          <w:szCs w:val="18"/>
        </w:rPr>
        <w:t>s</w:t>
      </w:r>
      <w:r w:rsidR="00C32AA6" w:rsidRPr="0037735E">
        <w:rPr>
          <w:rFonts w:ascii="Calibri" w:hAnsi="Calibri" w:cs="Arial"/>
          <w:sz w:val="18"/>
          <w:szCs w:val="18"/>
        </w:rPr>
        <w:t xml:space="preserve"> to Space Conditioning Systems (CF1R-ALT-02)</w:t>
      </w:r>
      <w:r w:rsidRPr="0037735E">
        <w:rPr>
          <w:rFonts w:ascii="Calibri" w:hAnsi="Calibri" w:cs="Arial"/>
          <w:sz w:val="18"/>
          <w:szCs w:val="18"/>
        </w:rPr>
        <w:t xml:space="preserve">. </w:t>
      </w:r>
    </w:p>
    <w:p w14:paraId="154809D1" w14:textId="77777777" w:rsidR="00200102" w:rsidRPr="0037735E" w:rsidRDefault="00200102" w:rsidP="00200102">
      <w:pPr>
        <w:keepNext/>
        <w:rPr>
          <w:rFonts w:ascii="Calibri" w:hAnsi="Calibri" w:cs="Arial"/>
          <w:sz w:val="18"/>
          <w:szCs w:val="18"/>
        </w:rPr>
      </w:pPr>
    </w:p>
    <w:p w14:paraId="154809D2" w14:textId="77777777" w:rsidR="00CF4F7D" w:rsidRPr="0037735E" w:rsidRDefault="00C32AA6" w:rsidP="00200102">
      <w:pPr>
        <w:pStyle w:val="ListParagraph"/>
        <w:keepNext/>
        <w:numPr>
          <w:ilvl w:val="0"/>
          <w:numId w:val="26"/>
        </w:numPr>
        <w:contextualSpacing/>
        <w:rPr>
          <w:rFonts w:ascii="Calibri" w:hAnsi="Calibri" w:cs="Arial"/>
          <w:sz w:val="18"/>
          <w:szCs w:val="18"/>
        </w:rPr>
      </w:pPr>
      <w:r w:rsidRPr="0037735E">
        <w:rPr>
          <w:rFonts w:asciiTheme="minorHAnsi" w:hAnsiTheme="minorHAnsi" w:cs="Arial"/>
          <w:sz w:val="18"/>
          <w:szCs w:val="18"/>
        </w:rPr>
        <w:t>Dwelling Unit Name: Name of dwelling unit or any other identifying name.</w:t>
      </w:r>
    </w:p>
    <w:p w14:paraId="154809D3" w14:textId="77777777" w:rsidR="00B20DC5" w:rsidRPr="0037735E" w:rsidRDefault="00C32AA6" w:rsidP="002F2B9D">
      <w:pPr>
        <w:pStyle w:val="ListParagraph"/>
        <w:numPr>
          <w:ilvl w:val="0"/>
          <w:numId w:val="26"/>
        </w:numPr>
        <w:contextualSpacing/>
        <w:rPr>
          <w:rFonts w:ascii="Calibri" w:hAnsi="Calibri" w:cs="Arial"/>
          <w:sz w:val="18"/>
          <w:szCs w:val="18"/>
        </w:rPr>
      </w:pPr>
      <w:r w:rsidRPr="0037735E">
        <w:rPr>
          <w:rFonts w:asciiTheme="minorHAnsi" w:hAnsiTheme="minorHAnsi" w:cs="Arial"/>
          <w:sz w:val="18"/>
          <w:szCs w:val="18"/>
        </w:rPr>
        <w:t xml:space="preserve">Dwelling Unit </w:t>
      </w:r>
      <w:r w:rsidR="00A64F72" w:rsidRPr="0037735E">
        <w:rPr>
          <w:rFonts w:asciiTheme="minorHAnsi" w:hAnsiTheme="minorHAnsi" w:cs="Arial"/>
          <w:sz w:val="18"/>
          <w:szCs w:val="18"/>
        </w:rPr>
        <w:t xml:space="preserve">Total </w:t>
      </w:r>
      <w:r w:rsidRPr="0037735E">
        <w:rPr>
          <w:rFonts w:asciiTheme="minorHAnsi" w:hAnsiTheme="minorHAnsi" w:cs="Arial"/>
          <w:sz w:val="18"/>
          <w:szCs w:val="18"/>
        </w:rPr>
        <w:t xml:space="preserve">CFA </w:t>
      </w:r>
      <w:r w:rsidR="00227F2E" w:rsidRPr="0037735E">
        <w:rPr>
          <w:rFonts w:asciiTheme="minorHAnsi" w:hAnsiTheme="minorHAnsi" w:cs="Arial"/>
          <w:sz w:val="18"/>
          <w:szCs w:val="18"/>
        </w:rPr>
        <w:t xml:space="preserve">– </w:t>
      </w:r>
      <w:r w:rsidR="00F7011F" w:rsidRPr="0037735E">
        <w:rPr>
          <w:rFonts w:asciiTheme="minorHAnsi" w:hAnsiTheme="minorHAnsi" w:cs="Arial"/>
          <w:sz w:val="18"/>
          <w:szCs w:val="18"/>
        </w:rPr>
        <w:t>S</w:t>
      </w:r>
      <w:r w:rsidR="00227F2E" w:rsidRPr="0037735E">
        <w:rPr>
          <w:rFonts w:asciiTheme="minorHAnsi" w:hAnsiTheme="minorHAnsi" w:cs="Arial"/>
          <w:sz w:val="18"/>
          <w:szCs w:val="18"/>
        </w:rPr>
        <w:t xml:space="preserve">um of </w:t>
      </w:r>
      <w:r w:rsidR="00F7011F" w:rsidRPr="0037735E">
        <w:rPr>
          <w:rFonts w:asciiTheme="minorHAnsi" w:hAnsiTheme="minorHAnsi" w:cs="Arial"/>
          <w:sz w:val="18"/>
          <w:szCs w:val="18"/>
        </w:rPr>
        <w:t>E</w:t>
      </w:r>
      <w:r w:rsidR="00227F2E" w:rsidRPr="0037735E">
        <w:rPr>
          <w:rFonts w:asciiTheme="minorHAnsi" w:hAnsiTheme="minorHAnsi" w:cs="Arial"/>
          <w:sz w:val="18"/>
          <w:szCs w:val="18"/>
        </w:rPr>
        <w:t xml:space="preserve">xisting </w:t>
      </w:r>
      <w:r w:rsidR="00F7011F" w:rsidRPr="0037735E">
        <w:rPr>
          <w:rFonts w:asciiTheme="minorHAnsi" w:hAnsiTheme="minorHAnsi" w:cs="Arial"/>
          <w:sz w:val="18"/>
          <w:szCs w:val="18"/>
        </w:rPr>
        <w:t>P</w:t>
      </w:r>
      <w:r w:rsidR="00227F2E" w:rsidRPr="0037735E">
        <w:rPr>
          <w:rFonts w:asciiTheme="minorHAnsi" w:hAnsiTheme="minorHAnsi" w:cs="Arial"/>
          <w:sz w:val="18"/>
          <w:szCs w:val="18"/>
        </w:rPr>
        <w:t xml:space="preserve">lus </w:t>
      </w:r>
      <w:r w:rsidR="00F7011F" w:rsidRPr="0037735E">
        <w:rPr>
          <w:rFonts w:asciiTheme="minorHAnsi" w:hAnsiTheme="minorHAnsi" w:cs="Arial"/>
          <w:sz w:val="18"/>
          <w:szCs w:val="18"/>
        </w:rPr>
        <w:t>A</w:t>
      </w:r>
      <w:r w:rsidR="00227F2E" w:rsidRPr="0037735E">
        <w:rPr>
          <w:rFonts w:asciiTheme="minorHAnsi" w:hAnsiTheme="minorHAnsi" w:cs="Arial"/>
          <w:sz w:val="18"/>
          <w:szCs w:val="18"/>
        </w:rPr>
        <w:t xml:space="preserve">ddition </w:t>
      </w:r>
      <w:r w:rsidRPr="0037735E">
        <w:rPr>
          <w:rFonts w:asciiTheme="minorHAnsi" w:hAnsiTheme="minorHAnsi" w:cs="Arial"/>
          <w:sz w:val="18"/>
          <w:szCs w:val="18"/>
        </w:rPr>
        <w:t>(ft</w:t>
      </w:r>
      <w:r w:rsidR="00B50AFC" w:rsidRPr="0037735E">
        <w:rPr>
          <w:rFonts w:asciiTheme="minorHAnsi" w:hAnsiTheme="minorHAnsi" w:cs="Arial"/>
          <w:sz w:val="18"/>
          <w:szCs w:val="18"/>
          <w:vertAlign w:val="superscript"/>
        </w:rPr>
        <w:t>2</w:t>
      </w:r>
      <w:r w:rsidRPr="0037735E">
        <w:rPr>
          <w:rFonts w:asciiTheme="minorHAnsi" w:hAnsiTheme="minorHAnsi" w:cs="Arial"/>
          <w:sz w:val="18"/>
          <w:szCs w:val="18"/>
        </w:rPr>
        <w:t xml:space="preserve">): </w:t>
      </w:r>
      <w:r w:rsidR="00646B8B" w:rsidRPr="0037735E">
        <w:rPr>
          <w:rFonts w:asciiTheme="minorHAnsi" w:hAnsiTheme="minorHAnsi" w:cs="Arial"/>
          <w:sz w:val="18"/>
          <w:szCs w:val="18"/>
        </w:rPr>
        <w:t xml:space="preserve">Total </w:t>
      </w:r>
      <w:r w:rsidR="00227F2E" w:rsidRPr="0037735E">
        <w:rPr>
          <w:rFonts w:asciiTheme="minorHAnsi" w:hAnsiTheme="minorHAnsi" w:cs="Arial"/>
          <w:sz w:val="18"/>
          <w:szCs w:val="18"/>
        </w:rPr>
        <w:t>dwelling unit c</w:t>
      </w:r>
      <w:r w:rsidRPr="0037735E">
        <w:rPr>
          <w:rFonts w:asciiTheme="minorHAnsi" w:hAnsiTheme="minorHAnsi" w:cs="Arial"/>
          <w:sz w:val="18"/>
          <w:szCs w:val="18"/>
        </w:rPr>
        <w:t>onditioned floor area in ft</w:t>
      </w:r>
      <w:r w:rsidRPr="0037735E">
        <w:rPr>
          <w:rFonts w:asciiTheme="minorHAnsi" w:hAnsiTheme="minorHAnsi" w:cs="Arial"/>
          <w:sz w:val="18"/>
          <w:szCs w:val="18"/>
          <w:vertAlign w:val="superscript"/>
        </w:rPr>
        <w:t>2</w:t>
      </w:r>
      <w:r w:rsidRPr="0037735E">
        <w:rPr>
          <w:rFonts w:asciiTheme="minorHAnsi" w:hAnsiTheme="minorHAnsi" w:cs="Arial"/>
          <w:sz w:val="18"/>
          <w:szCs w:val="18"/>
        </w:rPr>
        <w:t>, as measured from the outside of exterior walls of the dwelling unit or building being altered.</w:t>
      </w:r>
      <w:r w:rsidR="00F97972" w:rsidRPr="0037735E">
        <w:rPr>
          <w:rFonts w:ascii="Calibri" w:hAnsi="Calibri" w:cs="Arial"/>
          <w:sz w:val="18"/>
          <w:szCs w:val="18"/>
        </w:rPr>
        <w:t xml:space="preserve"> </w:t>
      </w:r>
    </w:p>
    <w:p w14:paraId="154809D4" w14:textId="77777777" w:rsidR="00520FB7" w:rsidRPr="0037735E" w:rsidRDefault="00805FB2" w:rsidP="00492D3C">
      <w:pPr>
        <w:pStyle w:val="ListParagraph"/>
        <w:numPr>
          <w:ilvl w:val="0"/>
          <w:numId w:val="26"/>
        </w:numPr>
        <w:contextualSpacing/>
        <w:rPr>
          <w:rFonts w:ascii="Calibri" w:hAnsi="Calibri" w:cs="Arial"/>
          <w:sz w:val="18"/>
          <w:szCs w:val="18"/>
        </w:rPr>
      </w:pPr>
      <w:r w:rsidRPr="0037735E">
        <w:rPr>
          <w:rFonts w:ascii="Calibri" w:hAnsi="Calibri" w:cs="Arial"/>
          <w:sz w:val="18"/>
          <w:szCs w:val="18"/>
        </w:rPr>
        <w:t>Comments: Any notes regarding location or unique conditions.</w:t>
      </w:r>
    </w:p>
    <w:p w14:paraId="7224DA8F" w14:textId="77777777" w:rsidR="00C55ACF" w:rsidRDefault="00C55ACF" w:rsidP="0037735E">
      <w:pPr>
        <w:rPr>
          <w:ins w:id="0" w:author="Shewmaker, Michael@Energy" w:date="2017-12-20T09:28:00Z"/>
          <w:rFonts w:ascii="Calibri" w:hAnsi="Calibri" w:cs="Arial"/>
          <w:b/>
          <w:sz w:val="18"/>
          <w:szCs w:val="18"/>
        </w:rPr>
      </w:pPr>
    </w:p>
    <w:p w14:paraId="154809D6" w14:textId="6A590FC7" w:rsidR="00A841A3" w:rsidRPr="0037735E" w:rsidRDefault="00C41F78" w:rsidP="0037735E">
      <w:pPr>
        <w:rPr>
          <w:rFonts w:ascii="Calibri" w:hAnsi="Calibri" w:cs="Arial"/>
          <w:b/>
          <w:sz w:val="18"/>
          <w:szCs w:val="18"/>
        </w:rPr>
      </w:pPr>
      <w:r w:rsidRPr="0037735E">
        <w:rPr>
          <w:rFonts w:ascii="Calibri" w:hAnsi="Calibri" w:cs="Arial"/>
          <w:b/>
          <w:sz w:val="18"/>
          <w:szCs w:val="18"/>
        </w:rPr>
        <w:t>K</w:t>
      </w:r>
      <w:r w:rsidR="00D07AFB" w:rsidRPr="0037735E">
        <w:rPr>
          <w:rFonts w:ascii="Calibri" w:hAnsi="Calibri" w:cs="Arial"/>
          <w:b/>
          <w:sz w:val="18"/>
          <w:szCs w:val="18"/>
        </w:rPr>
        <w:t>.</w:t>
      </w:r>
      <w:r w:rsidR="00A841A3" w:rsidRPr="0037735E">
        <w:rPr>
          <w:rFonts w:ascii="Calibri" w:hAnsi="Calibri" w:cs="Arial"/>
          <w:b/>
          <w:sz w:val="18"/>
          <w:szCs w:val="18"/>
        </w:rPr>
        <w:t xml:space="preserve"> </w:t>
      </w:r>
      <w:r w:rsidR="00DF5F60" w:rsidRPr="0037735E">
        <w:rPr>
          <w:rFonts w:ascii="Calibri" w:hAnsi="Calibri" w:cs="Arial"/>
          <w:b/>
          <w:sz w:val="18"/>
          <w:szCs w:val="18"/>
        </w:rPr>
        <w:t>Water Heating Systems for Additions</w:t>
      </w:r>
    </w:p>
    <w:p w14:paraId="4F2FF2A9" w14:textId="0234ABF2" w:rsidR="00953DCC" w:rsidRPr="00732CA9" w:rsidRDefault="00731D36" w:rsidP="00953DCC">
      <w:pPr>
        <w:rPr>
          <w:rFonts w:ascii="Calibri" w:hAnsi="Calibri"/>
          <w:sz w:val="18"/>
        </w:rPr>
      </w:pPr>
      <w:r w:rsidRPr="00B54048">
        <w:rPr>
          <w:rFonts w:ascii="Calibri" w:hAnsi="Calibri" w:cs="Arial"/>
          <w:sz w:val="18"/>
          <w:szCs w:val="18"/>
        </w:rPr>
        <w:t>Water heating compliance for an a</w:t>
      </w:r>
      <w:r w:rsidR="0007385F" w:rsidRPr="00B54048">
        <w:rPr>
          <w:rFonts w:ascii="Calibri" w:hAnsi="Calibri" w:cs="Arial"/>
          <w:sz w:val="18"/>
          <w:szCs w:val="18"/>
        </w:rPr>
        <w:t xml:space="preserve">ddition </w:t>
      </w:r>
      <w:r w:rsidR="00C208E8" w:rsidRPr="00B54048">
        <w:rPr>
          <w:rFonts w:ascii="Calibri" w:hAnsi="Calibri" w:cs="Arial"/>
          <w:sz w:val="18"/>
          <w:szCs w:val="18"/>
        </w:rPr>
        <w:t xml:space="preserve">is described </w:t>
      </w:r>
      <w:r w:rsidRPr="00B54048">
        <w:rPr>
          <w:rFonts w:ascii="Calibri" w:hAnsi="Calibri" w:cs="Arial"/>
          <w:sz w:val="18"/>
          <w:szCs w:val="18"/>
        </w:rPr>
        <w:t>in Section 150.2</w:t>
      </w:r>
      <w:r w:rsidR="000F6A3B" w:rsidRPr="00B54048">
        <w:rPr>
          <w:rFonts w:ascii="Calibri" w:hAnsi="Calibri" w:cs="Arial"/>
          <w:sz w:val="18"/>
          <w:szCs w:val="18"/>
        </w:rPr>
        <w:t>(</w:t>
      </w:r>
      <w:r w:rsidR="0007385F" w:rsidRPr="00B54048">
        <w:rPr>
          <w:rFonts w:ascii="Calibri" w:hAnsi="Calibri" w:cs="Arial"/>
          <w:sz w:val="18"/>
          <w:szCs w:val="18"/>
        </w:rPr>
        <w:t>a</w:t>
      </w:r>
      <w:r w:rsidR="000F6A3B" w:rsidRPr="00B54048">
        <w:rPr>
          <w:rFonts w:ascii="Calibri" w:hAnsi="Calibri" w:cs="Arial"/>
          <w:sz w:val="18"/>
          <w:szCs w:val="18"/>
        </w:rPr>
        <w:t>)</w:t>
      </w:r>
      <w:r w:rsidR="00953DCC">
        <w:rPr>
          <w:rFonts w:ascii="Calibri" w:hAnsi="Calibri" w:cs="Arial"/>
          <w:sz w:val="18"/>
          <w:szCs w:val="18"/>
        </w:rPr>
        <w:t>1D</w:t>
      </w:r>
      <w:r w:rsidR="00C208E8" w:rsidRPr="00B54048">
        <w:rPr>
          <w:rFonts w:ascii="Calibri" w:hAnsi="Calibri" w:cs="Arial"/>
          <w:sz w:val="18"/>
          <w:szCs w:val="18"/>
        </w:rPr>
        <w:t>.</w:t>
      </w:r>
      <w:r w:rsidR="000F6A3B" w:rsidRPr="00B54048">
        <w:rPr>
          <w:rFonts w:ascii="Calibri" w:hAnsi="Calibri" w:cs="Arial"/>
          <w:sz w:val="18"/>
          <w:szCs w:val="18"/>
        </w:rPr>
        <w:t xml:space="preserve"> </w:t>
      </w:r>
      <w:r w:rsidR="0007385F" w:rsidRPr="00B54048">
        <w:rPr>
          <w:rFonts w:ascii="Calibri" w:hAnsi="Calibri" w:cs="Arial"/>
          <w:sz w:val="18"/>
          <w:szCs w:val="18"/>
        </w:rPr>
        <w:t>When a water heater is added as part of an addition</w:t>
      </w:r>
      <w:r w:rsidR="00C208E8" w:rsidRPr="00B54048">
        <w:rPr>
          <w:rFonts w:ascii="Calibri" w:hAnsi="Calibri" w:cs="Arial"/>
          <w:sz w:val="18"/>
          <w:szCs w:val="18"/>
        </w:rPr>
        <w:t xml:space="preserve"> in </w:t>
      </w:r>
      <w:r w:rsidR="002F2B9D" w:rsidRPr="00B54048">
        <w:rPr>
          <w:rFonts w:ascii="Calibri" w:hAnsi="Calibri" w:cs="Arial"/>
          <w:sz w:val="18"/>
          <w:szCs w:val="18"/>
        </w:rPr>
        <w:t xml:space="preserve">a </w:t>
      </w:r>
      <w:r w:rsidR="00C208E8" w:rsidRPr="00B54048">
        <w:rPr>
          <w:rFonts w:ascii="Calibri" w:hAnsi="Calibri" w:cs="Arial"/>
          <w:sz w:val="18"/>
          <w:szCs w:val="18"/>
        </w:rPr>
        <w:t>single dwelling</w:t>
      </w:r>
      <w:r w:rsidR="00953DCC" w:rsidRPr="00953DCC">
        <w:rPr>
          <w:rFonts w:ascii="Calibri" w:hAnsi="Calibri" w:cs="Arial"/>
        </w:rPr>
        <w:t xml:space="preserve"> </w:t>
      </w:r>
      <w:r w:rsidR="00953DCC" w:rsidRPr="00732CA9">
        <w:rPr>
          <w:rFonts w:ascii="Calibri" w:hAnsi="Calibri"/>
          <w:sz w:val="18"/>
        </w:rPr>
        <w:t>the Prescriptive Standards allow three options under Section 150.1(c)8.</w:t>
      </w:r>
    </w:p>
    <w:p w14:paraId="7D7D174E" w14:textId="77777777" w:rsidR="00953DCC" w:rsidRPr="00732CA9" w:rsidRDefault="00953DCC" w:rsidP="00953DCC">
      <w:pPr>
        <w:ind w:left="720"/>
        <w:rPr>
          <w:rFonts w:ascii="Calibri" w:hAnsi="Calibri"/>
          <w:sz w:val="18"/>
        </w:rPr>
      </w:pPr>
    </w:p>
    <w:p w14:paraId="42F40A57" w14:textId="77777777" w:rsidR="00953DCC" w:rsidRPr="00732CA9" w:rsidRDefault="00953DCC" w:rsidP="00953DCC">
      <w:pPr>
        <w:numPr>
          <w:ilvl w:val="1"/>
          <w:numId w:val="33"/>
        </w:numPr>
        <w:ind w:left="900"/>
        <w:rPr>
          <w:rFonts w:ascii="Calibri" w:hAnsi="Calibri"/>
          <w:sz w:val="18"/>
        </w:rPr>
      </w:pPr>
      <w:r w:rsidRPr="00732CA9">
        <w:rPr>
          <w:rFonts w:ascii="Calibri" w:hAnsi="Calibri"/>
          <w:sz w:val="18"/>
        </w:rPr>
        <w:t>A single gas or propane instantaneous water heater with an input of 200,000 Btu per hour or less and no storage tank, and that meets the requirements of Sections 110.1 and 110.3.</w:t>
      </w:r>
    </w:p>
    <w:p w14:paraId="273D80F3" w14:textId="77777777" w:rsidR="00953DCC" w:rsidRPr="00732CA9" w:rsidRDefault="00953DCC" w:rsidP="00953DCC">
      <w:pPr>
        <w:numPr>
          <w:ilvl w:val="1"/>
          <w:numId w:val="33"/>
        </w:numPr>
        <w:ind w:left="900"/>
        <w:rPr>
          <w:rFonts w:ascii="Calibri" w:hAnsi="Calibri"/>
          <w:sz w:val="18"/>
        </w:rPr>
      </w:pPr>
      <w:r w:rsidRPr="00732CA9">
        <w:rPr>
          <w:rFonts w:ascii="Calibri" w:hAnsi="Calibri"/>
          <w:sz w:val="18"/>
        </w:rPr>
        <w:t>A single gas or propane storage type water heater with an input of 105,000 Btu per hour or less, rated volume less than or equal to 55 gallons and that meets the requirements of Sections 110.1 and 110.3. The dwelling unit shall meet all of the requirements for Quality Insulation Installation (QII) as specified in the Reference Appendix RA3.5.</w:t>
      </w:r>
    </w:p>
    <w:p w14:paraId="7D88BFD8" w14:textId="77777777" w:rsidR="00953DCC" w:rsidRPr="00C55ACF" w:rsidDel="00C55ACF" w:rsidRDefault="00953DCC" w:rsidP="00953DCC">
      <w:pPr>
        <w:numPr>
          <w:ilvl w:val="1"/>
          <w:numId w:val="33"/>
        </w:numPr>
        <w:ind w:left="900"/>
        <w:rPr>
          <w:del w:id="1" w:author="Shewmaker, Michael@Energy" w:date="2017-12-20T09:28:00Z"/>
          <w:rFonts w:ascii="Calibri" w:hAnsi="Calibri"/>
          <w:sz w:val="18"/>
        </w:rPr>
      </w:pPr>
      <w:r w:rsidRPr="00732CA9">
        <w:rPr>
          <w:rFonts w:ascii="Calibri" w:hAnsi="Calibri"/>
          <w:sz w:val="18"/>
        </w:rPr>
        <w:t>A single gas or propane storage type water heater with an input of 105,000 Btu per hour or less, rate volume of more than 55 gallons, and that meets the requirements of Sections 110.1 and 110.3.</w:t>
      </w:r>
    </w:p>
    <w:p w14:paraId="303DF39B" w14:textId="77777777" w:rsidR="00C55ACF" w:rsidRPr="00732CA9" w:rsidRDefault="00C55ACF" w:rsidP="00953DCC">
      <w:pPr>
        <w:numPr>
          <w:ilvl w:val="1"/>
          <w:numId w:val="33"/>
        </w:numPr>
        <w:ind w:left="900"/>
        <w:rPr>
          <w:ins w:id="2" w:author="Shewmaker, Michael@Energy" w:date="2017-12-20T09:28:00Z"/>
          <w:rFonts w:ascii="Calibri" w:hAnsi="Calibri"/>
          <w:sz w:val="18"/>
        </w:rPr>
      </w:pPr>
    </w:p>
    <w:p w14:paraId="32ED7201" w14:textId="1871C4B9" w:rsidR="00953DCC" w:rsidRPr="00C55ACF" w:rsidRDefault="00731D36">
      <w:pPr>
        <w:numPr>
          <w:ilvl w:val="1"/>
          <w:numId w:val="33"/>
        </w:numPr>
        <w:ind w:left="900"/>
        <w:rPr>
          <w:rFonts w:ascii="Calibri" w:hAnsi="Calibri" w:cs="Arial"/>
          <w:sz w:val="18"/>
          <w:szCs w:val="18"/>
        </w:rPr>
        <w:pPrChange w:id="3" w:author="Shewmaker, Michael@Energy" w:date="2017-12-20T09:28:00Z">
          <w:pPr/>
        </w:pPrChange>
      </w:pPr>
      <w:del w:id="4" w:author="Shewmaker, Michael@Energy" w:date="2017-12-20T09:28:00Z">
        <w:r w:rsidRPr="00C55ACF" w:rsidDel="00C55ACF">
          <w:rPr>
            <w:rFonts w:ascii="Calibri" w:hAnsi="Calibri" w:cs="Arial"/>
            <w:sz w:val="18"/>
            <w:szCs w:val="18"/>
          </w:rPr>
          <w:delText xml:space="preserve">. </w:delText>
        </w:r>
      </w:del>
      <w:r w:rsidR="00C208E8" w:rsidRPr="00C55ACF">
        <w:rPr>
          <w:rFonts w:ascii="Calibri" w:hAnsi="Calibri" w:cs="Arial"/>
          <w:sz w:val="18"/>
          <w:szCs w:val="18"/>
        </w:rPr>
        <w:t>E</w:t>
      </w:r>
      <w:r w:rsidR="0007385F" w:rsidRPr="00C55ACF">
        <w:rPr>
          <w:rFonts w:ascii="Calibri" w:hAnsi="Calibri" w:cs="Arial"/>
          <w:sz w:val="18"/>
          <w:szCs w:val="18"/>
        </w:rPr>
        <w:t>lectric water heater</w:t>
      </w:r>
      <w:r w:rsidR="004F4B52" w:rsidRPr="00C55ACF">
        <w:rPr>
          <w:rFonts w:ascii="Calibri" w:hAnsi="Calibri" w:cs="Arial"/>
          <w:sz w:val="18"/>
          <w:szCs w:val="18"/>
        </w:rPr>
        <w:t>s</w:t>
      </w:r>
      <w:r w:rsidR="0007385F" w:rsidRPr="00C55ACF">
        <w:rPr>
          <w:rFonts w:ascii="Calibri" w:hAnsi="Calibri" w:cs="Arial"/>
          <w:sz w:val="18"/>
          <w:szCs w:val="18"/>
        </w:rPr>
        <w:t xml:space="preserve"> </w:t>
      </w:r>
      <w:r w:rsidR="00C208E8" w:rsidRPr="00C55ACF">
        <w:rPr>
          <w:rFonts w:ascii="Calibri" w:hAnsi="Calibri" w:cs="Arial"/>
          <w:sz w:val="18"/>
          <w:szCs w:val="18"/>
        </w:rPr>
        <w:t xml:space="preserve">can only be used </w:t>
      </w:r>
      <w:r w:rsidR="0007385F" w:rsidRPr="00C55ACF">
        <w:rPr>
          <w:rFonts w:ascii="Calibri" w:hAnsi="Calibri" w:cs="Arial"/>
          <w:sz w:val="18"/>
          <w:szCs w:val="18"/>
        </w:rPr>
        <w:t xml:space="preserve">if </w:t>
      </w:r>
      <w:r w:rsidR="00C208E8" w:rsidRPr="00C55ACF">
        <w:rPr>
          <w:rFonts w:ascii="Calibri" w:hAnsi="Calibri" w:cs="Arial"/>
          <w:sz w:val="18"/>
          <w:szCs w:val="18"/>
        </w:rPr>
        <w:t xml:space="preserve">is not </w:t>
      </w:r>
      <w:r w:rsidR="00953DCC" w:rsidRPr="00C55ACF">
        <w:rPr>
          <w:rFonts w:ascii="Calibri" w:hAnsi="Calibri" w:cs="Arial"/>
          <w:sz w:val="18"/>
          <w:szCs w:val="18"/>
        </w:rPr>
        <w:t>connected to the building</w:t>
      </w:r>
      <w:r w:rsidR="00FC4B56" w:rsidRPr="00C55ACF">
        <w:rPr>
          <w:rFonts w:ascii="Calibri" w:hAnsi="Calibri" w:cs="Arial"/>
          <w:sz w:val="18"/>
          <w:szCs w:val="18"/>
        </w:rPr>
        <w:t>.</w:t>
      </w:r>
      <w:r w:rsidR="00CF2E43" w:rsidRPr="00C55ACF">
        <w:rPr>
          <w:rFonts w:ascii="Calibri" w:hAnsi="Calibri" w:cs="Arial"/>
          <w:sz w:val="18"/>
          <w:szCs w:val="18"/>
        </w:rPr>
        <w:t xml:space="preserve"> </w:t>
      </w:r>
      <w:r w:rsidR="00953DCC" w:rsidRPr="00C55ACF">
        <w:rPr>
          <w:rFonts w:ascii="Calibri" w:hAnsi="Calibri" w:cs="Arial"/>
          <w:sz w:val="18"/>
          <w:szCs w:val="18"/>
        </w:rPr>
        <w:t xml:space="preserve"> For recirculation systems, only demand recirculation system with manual control pumps can be used. </w:t>
      </w:r>
    </w:p>
    <w:p w14:paraId="154809D7" w14:textId="59E1596C" w:rsidR="000F6A3B" w:rsidRPr="0037735E" w:rsidRDefault="000F6A3B" w:rsidP="00B644DA">
      <w:pPr>
        <w:rPr>
          <w:rFonts w:ascii="Calibri" w:hAnsi="Calibri" w:cs="Arial"/>
          <w:sz w:val="18"/>
          <w:szCs w:val="18"/>
        </w:rPr>
      </w:pPr>
    </w:p>
    <w:p w14:paraId="154809D9" w14:textId="667F4B7D" w:rsidR="006043AA" w:rsidRPr="0037735E" w:rsidRDefault="006043AA" w:rsidP="006043AA">
      <w:pPr>
        <w:numPr>
          <w:ilvl w:val="0"/>
          <w:numId w:val="13"/>
        </w:numPr>
        <w:rPr>
          <w:rFonts w:ascii="Calibri" w:hAnsi="Calibri" w:cs="Arial"/>
          <w:sz w:val="18"/>
          <w:szCs w:val="18"/>
        </w:rPr>
      </w:pPr>
      <w:r w:rsidRPr="0037735E">
        <w:rPr>
          <w:rFonts w:ascii="Calibri" w:hAnsi="Calibri" w:cs="Arial"/>
          <w:sz w:val="18"/>
          <w:szCs w:val="18"/>
        </w:rPr>
        <w:t xml:space="preserve">Water Heating System Identification or Name: </w:t>
      </w:r>
      <w:r w:rsidR="002F2B9D" w:rsidRPr="0037735E">
        <w:rPr>
          <w:rFonts w:ascii="Calibri" w:hAnsi="Calibri" w:cs="Arial"/>
          <w:sz w:val="18"/>
          <w:szCs w:val="18"/>
        </w:rPr>
        <w:t>E</w:t>
      </w:r>
      <w:r w:rsidRPr="0037735E">
        <w:rPr>
          <w:rFonts w:ascii="Calibri" w:hAnsi="Calibri" w:cs="Arial"/>
          <w:sz w:val="18"/>
          <w:szCs w:val="18"/>
        </w:rPr>
        <w:t>nter a unique name for the Water Heating System.</w:t>
      </w:r>
    </w:p>
    <w:p w14:paraId="154809DA" w14:textId="77777777" w:rsidR="006043AA" w:rsidRPr="0037735E" w:rsidRDefault="006043AA" w:rsidP="006043AA">
      <w:pPr>
        <w:pStyle w:val="ListParagraph"/>
        <w:numPr>
          <w:ilvl w:val="0"/>
          <w:numId w:val="13"/>
        </w:numPr>
        <w:rPr>
          <w:rFonts w:ascii="Calibri" w:hAnsi="Calibri" w:cs="Arial"/>
          <w:sz w:val="18"/>
          <w:szCs w:val="18"/>
        </w:rPr>
      </w:pPr>
      <w:r w:rsidRPr="0037735E">
        <w:rPr>
          <w:rFonts w:ascii="Calibri" w:hAnsi="Calibri" w:cs="Arial"/>
          <w:sz w:val="18"/>
          <w:szCs w:val="18"/>
        </w:rPr>
        <w:t xml:space="preserve">Water </w:t>
      </w:r>
      <w:r w:rsidR="004F4B52" w:rsidRPr="0037735E">
        <w:rPr>
          <w:rFonts w:ascii="Calibri" w:hAnsi="Calibri" w:cs="Arial"/>
          <w:sz w:val="18"/>
          <w:szCs w:val="18"/>
        </w:rPr>
        <w:t>H</w:t>
      </w:r>
      <w:r w:rsidRPr="0037735E">
        <w:rPr>
          <w:rFonts w:ascii="Calibri" w:hAnsi="Calibri" w:cs="Arial"/>
          <w:sz w:val="18"/>
          <w:szCs w:val="18"/>
        </w:rPr>
        <w:t xml:space="preserve">eating </w:t>
      </w:r>
      <w:r w:rsidR="004F4B52" w:rsidRPr="0037735E">
        <w:rPr>
          <w:rFonts w:ascii="Calibri" w:hAnsi="Calibri" w:cs="Arial"/>
          <w:sz w:val="18"/>
          <w:szCs w:val="18"/>
        </w:rPr>
        <w:t>S</w:t>
      </w:r>
      <w:r w:rsidRPr="0037735E">
        <w:rPr>
          <w:rFonts w:ascii="Calibri" w:hAnsi="Calibri" w:cs="Arial"/>
          <w:sz w:val="18"/>
          <w:szCs w:val="18"/>
        </w:rPr>
        <w:t xml:space="preserve">ystem </w:t>
      </w:r>
      <w:r w:rsidR="004F4B52" w:rsidRPr="0037735E">
        <w:rPr>
          <w:rFonts w:ascii="Calibri" w:hAnsi="Calibri" w:cs="Arial"/>
          <w:sz w:val="18"/>
          <w:szCs w:val="18"/>
        </w:rPr>
        <w:t>T</w:t>
      </w:r>
      <w:r w:rsidRPr="0037735E">
        <w:rPr>
          <w:rFonts w:ascii="Calibri" w:hAnsi="Calibri" w:cs="Arial"/>
          <w:sz w:val="18"/>
          <w:szCs w:val="18"/>
        </w:rPr>
        <w:t>ype: Domestic Hot Water (DHW), Hydronic, Combined Hydronic, or Central. DHW is for domestic hot water, hydronic is a water heating system used for space heating only; combined hydronic are when the water heater will provide both space conditioning and domestic hot water.</w:t>
      </w:r>
    </w:p>
    <w:p w14:paraId="154809DB" w14:textId="3CE2DD0B" w:rsidR="006043AA" w:rsidRPr="0037735E" w:rsidRDefault="006043AA" w:rsidP="006043AA">
      <w:pPr>
        <w:numPr>
          <w:ilvl w:val="0"/>
          <w:numId w:val="13"/>
        </w:numPr>
        <w:rPr>
          <w:rFonts w:ascii="Calibri" w:hAnsi="Calibri" w:cs="Arial"/>
          <w:sz w:val="18"/>
          <w:szCs w:val="18"/>
        </w:rPr>
      </w:pPr>
      <w:r w:rsidRPr="0037735E">
        <w:rPr>
          <w:rFonts w:ascii="Calibri" w:hAnsi="Calibri" w:cs="Arial"/>
          <w:sz w:val="18"/>
          <w:szCs w:val="18"/>
        </w:rPr>
        <w:t xml:space="preserve">Water </w:t>
      </w:r>
      <w:r w:rsidR="004F4B52" w:rsidRPr="0037735E">
        <w:rPr>
          <w:rFonts w:ascii="Calibri" w:hAnsi="Calibri" w:cs="Arial"/>
          <w:sz w:val="18"/>
          <w:szCs w:val="18"/>
        </w:rPr>
        <w:t>H</w:t>
      </w:r>
      <w:r w:rsidRPr="0037735E">
        <w:rPr>
          <w:rFonts w:ascii="Calibri" w:hAnsi="Calibri" w:cs="Arial"/>
          <w:sz w:val="18"/>
          <w:szCs w:val="18"/>
        </w:rPr>
        <w:t xml:space="preserve">eater </w:t>
      </w:r>
      <w:r w:rsidR="004F4B52" w:rsidRPr="0037735E">
        <w:rPr>
          <w:rFonts w:ascii="Calibri" w:hAnsi="Calibri" w:cs="Arial"/>
          <w:sz w:val="18"/>
          <w:szCs w:val="18"/>
        </w:rPr>
        <w:t>T</w:t>
      </w:r>
      <w:r w:rsidRPr="0037735E">
        <w:rPr>
          <w:rFonts w:ascii="Calibri" w:hAnsi="Calibri" w:cs="Arial"/>
          <w:sz w:val="18"/>
          <w:szCs w:val="18"/>
        </w:rPr>
        <w:t>ype</w:t>
      </w:r>
      <w:r w:rsidR="002C12C8" w:rsidRPr="0037735E">
        <w:rPr>
          <w:rFonts w:ascii="Calibri" w:hAnsi="Calibri" w:cs="Arial"/>
          <w:sz w:val="18"/>
          <w:szCs w:val="18"/>
        </w:rPr>
        <w:t>:</w:t>
      </w:r>
      <w:r w:rsidRPr="0037735E">
        <w:rPr>
          <w:rFonts w:ascii="Calibri" w:hAnsi="Calibri" w:cs="Arial"/>
          <w:sz w:val="18"/>
          <w:szCs w:val="18"/>
        </w:rPr>
        <w:t xml:space="preserve"> For non-central systems only Small</w:t>
      </w:r>
      <w:ins w:id="5" w:author="Shewmaker, Michael@Energy" w:date="2017-12-20T09:28:00Z">
        <w:r w:rsidR="00C55ACF">
          <w:rPr>
            <w:rFonts w:ascii="Calibri" w:hAnsi="Calibri" w:cs="Arial"/>
            <w:sz w:val="18"/>
            <w:szCs w:val="18"/>
          </w:rPr>
          <w:t>/Consumer</w:t>
        </w:r>
      </w:ins>
      <w:r w:rsidRPr="0037735E">
        <w:rPr>
          <w:rFonts w:ascii="Calibri" w:hAnsi="Calibri" w:cs="Arial"/>
          <w:sz w:val="18"/>
          <w:szCs w:val="18"/>
        </w:rPr>
        <w:t xml:space="preserve"> Storage</w:t>
      </w:r>
      <w:ins w:id="6" w:author="Shewmaker, Michael@Energy" w:date="2017-12-20T09:29:00Z">
        <w:r w:rsidR="00C55ACF">
          <w:rPr>
            <w:rFonts w:ascii="Calibri" w:hAnsi="Calibri" w:cs="Arial"/>
            <w:sz w:val="18"/>
            <w:szCs w:val="18"/>
          </w:rPr>
          <w:t>, Residential-Duty Commercial Storage, Large/Commercial Storage (less than or equal to 105,000 Btu/h)</w:t>
        </w:r>
      </w:ins>
      <w:r w:rsidRPr="0037735E">
        <w:rPr>
          <w:rFonts w:ascii="Calibri" w:hAnsi="Calibri" w:cs="Arial"/>
          <w:sz w:val="18"/>
          <w:szCs w:val="18"/>
        </w:rPr>
        <w:t xml:space="preserve"> or Small</w:t>
      </w:r>
      <w:ins w:id="7" w:author="Shewmaker, Michael@Energy" w:date="2017-12-20T09:28:00Z">
        <w:r w:rsidR="00C55ACF">
          <w:rPr>
            <w:rFonts w:ascii="Calibri" w:hAnsi="Calibri" w:cs="Arial"/>
            <w:sz w:val="18"/>
            <w:szCs w:val="18"/>
          </w:rPr>
          <w:t>/Consumer</w:t>
        </w:r>
      </w:ins>
      <w:r w:rsidRPr="0037735E">
        <w:rPr>
          <w:rFonts w:ascii="Calibri" w:hAnsi="Calibri" w:cs="Arial"/>
          <w:sz w:val="18"/>
          <w:szCs w:val="18"/>
        </w:rPr>
        <w:t xml:space="preserve"> Instantaneous are allowed. For central systems pick from Large</w:t>
      </w:r>
      <w:ins w:id="8" w:author="Shewmaker, Michael@Energy" w:date="2017-12-20T09:29:00Z">
        <w:r w:rsidR="00C55ACF">
          <w:rPr>
            <w:rFonts w:ascii="Calibri" w:hAnsi="Calibri" w:cs="Arial"/>
            <w:sz w:val="18"/>
            <w:szCs w:val="18"/>
          </w:rPr>
          <w:t>/Commercial</w:t>
        </w:r>
      </w:ins>
      <w:r w:rsidRPr="0037735E">
        <w:rPr>
          <w:rFonts w:ascii="Calibri" w:hAnsi="Calibri" w:cs="Arial"/>
          <w:sz w:val="18"/>
          <w:szCs w:val="18"/>
        </w:rPr>
        <w:t xml:space="preserve"> Storage, Small</w:t>
      </w:r>
      <w:ins w:id="9" w:author="Shewmaker, Michael@Energy" w:date="2017-12-20T09:29:00Z">
        <w:r w:rsidR="00C55ACF">
          <w:rPr>
            <w:rFonts w:ascii="Calibri" w:hAnsi="Calibri" w:cs="Arial"/>
            <w:sz w:val="18"/>
            <w:szCs w:val="18"/>
          </w:rPr>
          <w:t>/Consumer</w:t>
        </w:r>
      </w:ins>
      <w:r w:rsidRPr="0037735E">
        <w:rPr>
          <w:rFonts w:ascii="Calibri" w:hAnsi="Calibri" w:cs="Arial"/>
          <w:sz w:val="18"/>
          <w:szCs w:val="18"/>
        </w:rPr>
        <w:t xml:space="preserve"> Storage, </w:t>
      </w:r>
      <w:ins w:id="10" w:author="Shewmaker, Michael@Energy" w:date="2017-12-20T09:30:00Z">
        <w:r w:rsidR="00C55ACF">
          <w:rPr>
            <w:rFonts w:ascii="Calibri" w:hAnsi="Calibri" w:cs="Arial"/>
            <w:sz w:val="18"/>
            <w:szCs w:val="18"/>
          </w:rPr>
          <w:t xml:space="preserve">Residential-Duty Commercial Storage, </w:t>
        </w:r>
      </w:ins>
      <w:r w:rsidRPr="0037735E">
        <w:rPr>
          <w:rFonts w:ascii="Calibri" w:hAnsi="Calibri" w:cs="Arial"/>
          <w:sz w:val="18"/>
          <w:szCs w:val="18"/>
        </w:rPr>
        <w:t>Heat Pump, Boiler, Large</w:t>
      </w:r>
      <w:ins w:id="11" w:author="Shewmaker, Michael@Energy" w:date="2017-12-20T09:29:00Z">
        <w:r w:rsidR="00C55ACF">
          <w:rPr>
            <w:rFonts w:ascii="Calibri" w:hAnsi="Calibri" w:cs="Arial"/>
            <w:sz w:val="18"/>
            <w:szCs w:val="18"/>
          </w:rPr>
          <w:t>/Commercial</w:t>
        </w:r>
      </w:ins>
      <w:r w:rsidRPr="0037735E">
        <w:rPr>
          <w:rFonts w:ascii="Calibri" w:hAnsi="Calibri" w:cs="Arial"/>
          <w:sz w:val="18"/>
          <w:szCs w:val="18"/>
        </w:rPr>
        <w:t xml:space="preserve"> Instantaneous, Small</w:t>
      </w:r>
      <w:ins w:id="12" w:author="Shewmaker, Michael@Energy" w:date="2017-12-20T09:30:00Z">
        <w:r w:rsidR="00C55ACF">
          <w:rPr>
            <w:rFonts w:ascii="Calibri" w:hAnsi="Calibri" w:cs="Arial"/>
            <w:sz w:val="18"/>
            <w:szCs w:val="18"/>
          </w:rPr>
          <w:t>/Consumer</w:t>
        </w:r>
      </w:ins>
      <w:r w:rsidRPr="0037735E">
        <w:rPr>
          <w:rFonts w:ascii="Calibri" w:hAnsi="Calibri" w:cs="Arial"/>
          <w:sz w:val="18"/>
          <w:szCs w:val="18"/>
        </w:rPr>
        <w:t xml:space="preserve"> Instantaneous</w:t>
      </w:r>
      <w:r w:rsidR="004F4B52" w:rsidRPr="0037735E">
        <w:rPr>
          <w:rFonts w:ascii="Calibri" w:hAnsi="Calibri" w:cs="Arial"/>
          <w:sz w:val="18"/>
          <w:szCs w:val="18"/>
        </w:rPr>
        <w:t>,</w:t>
      </w:r>
      <w:r w:rsidRPr="0037735E">
        <w:rPr>
          <w:rFonts w:ascii="Calibri" w:hAnsi="Calibri" w:cs="Arial"/>
          <w:sz w:val="18"/>
          <w:szCs w:val="18"/>
        </w:rPr>
        <w:t xml:space="preserve"> </w:t>
      </w:r>
      <w:ins w:id="13" w:author="Shewmaker, Michael@Energy" w:date="2017-12-20T09:30:00Z">
        <w:r w:rsidR="00C55ACF">
          <w:rPr>
            <w:rFonts w:ascii="Calibri" w:hAnsi="Calibri" w:cs="Arial"/>
            <w:sz w:val="18"/>
            <w:szCs w:val="18"/>
          </w:rPr>
          <w:t xml:space="preserve">Residential-Duty Commercial Instantaneous </w:t>
        </w:r>
      </w:ins>
      <w:r w:rsidRPr="0037735E">
        <w:rPr>
          <w:rFonts w:ascii="Calibri" w:hAnsi="Calibri" w:cs="Arial"/>
          <w:sz w:val="18"/>
          <w:szCs w:val="18"/>
        </w:rPr>
        <w:t>or Indirect.</w:t>
      </w:r>
    </w:p>
    <w:p w14:paraId="154809DC" w14:textId="0DDD3E11" w:rsidR="006043AA" w:rsidRPr="0037735E" w:rsidRDefault="006043AA" w:rsidP="006043AA">
      <w:pPr>
        <w:pStyle w:val="ListParagraph"/>
        <w:numPr>
          <w:ilvl w:val="0"/>
          <w:numId w:val="13"/>
        </w:numPr>
        <w:rPr>
          <w:rFonts w:ascii="Calibri" w:hAnsi="Calibri" w:cs="Arial"/>
          <w:sz w:val="18"/>
          <w:szCs w:val="18"/>
        </w:rPr>
      </w:pPr>
      <w:r w:rsidRPr="0037735E">
        <w:rPr>
          <w:rFonts w:ascii="Calibri" w:hAnsi="Calibri" w:cs="Arial"/>
          <w:sz w:val="18"/>
          <w:szCs w:val="18"/>
        </w:rPr>
        <w:t xml:space="preserve"> Number of </w:t>
      </w:r>
      <w:r w:rsidR="008023A5" w:rsidRPr="0037735E">
        <w:rPr>
          <w:rFonts w:ascii="Calibri" w:hAnsi="Calibri" w:cs="Arial"/>
          <w:sz w:val="18"/>
          <w:szCs w:val="18"/>
        </w:rPr>
        <w:t>W</w:t>
      </w:r>
      <w:r w:rsidRPr="0037735E">
        <w:rPr>
          <w:rFonts w:ascii="Calibri" w:hAnsi="Calibri" w:cs="Arial"/>
          <w:sz w:val="18"/>
          <w:szCs w:val="18"/>
        </w:rPr>
        <w:t xml:space="preserve">ater </w:t>
      </w:r>
      <w:r w:rsidR="008023A5" w:rsidRPr="0037735E">
        <w:rPr>
          <w:rFonts w:ascii="Calibri" w:hAnsi="Calibri" w:cs="Arial"/>
          <w:sz w:val="18"/>
          <w:szCs w:val="18"/>
        </w:rPr>
        <w:t>H</w:t>
      </w:r>
      <w:r w:rsidRPr="0037735E">
        <w:rPr>
          <w:rFonts w:ascii="Calibri" w:hAnsi="Calibri" w:cs="Arial"/>
          <w:sz w:val="18"/>
          <w:szCs w:val="18"/>
        </w:rPr>
        <w:t xml:space="preserve">eaters in </w:t>
      </w:r>
      <w:r w:rsidR="008023A5" w:rsidRPr="0037735E">
        <w:rPr>
          <w:rFonts w:ascii="Calibri" w:hAnsi="Calibri" w:cs="Arial"/>
          <w:sz w:val="18"/>
          <w:szCs w:val="18"/>
        </w:rPr>
        <w:t>S</w:t>
      </w:r>
      <w:r w:rsidRPr="0037735E">
        <w:rPr>
          <w:rFonts w:ascii="Calibri" w:hAnsi="Calibri" w:cs="Arial"/>
          <w:sz w:val="18"/>
          <w:szCs w:val="18"/>
        </w:rPr>
        <w:t>ystem: In single</w:t>
      </w:r>
      <w:r w:rsidR="00A70369">
        <w:rPr>
          <w:rFonts w:ascii="Calibri" w:hAnsi="Calibri" w:cs="Arial"/>
          <w:sz w:val="18"/>
          <w:szCs w:val="18"/>
        </w:rPr>
        <w:t xml:space="preserve"> </w:t>
      </w:r>
      <w:r w:rsidRPr="0037735E">
        <w:rPr>
          <w:rFonts w:ascii="Calibri" w:hAnsi="Calibri" w:cs="Arial"/>
          <w:sz w:val="18"/>
          <w:szCs w:val="18"/>
        </w:rPr>
        <w:t>family and multi-family with water heaters in each dwelling units the value is 1. For multi-family central systems serving multiple dwelling units enter the total number of water heaters.</w:t>
      </w:r>
    </w:p>
    <w:p w14:paraId="154809DD" w14:textId="5F94B18A" w:rsidR="006043AA" w:rsidRPr="0037735E" w:rsidRDefault="006043AA" w:rsidP="006043AA">
      <w:pPr>
        <w:pStyle w:val="ListParagraph"/>
        <w:numPr>
          <w:ilvl w:val="0"/>
          <w:numId w:val="13"/>
        </w:numPr>
        <w:rPr>
          <w:rFonts w:ascii="Calibri" w:hAnsi="Calibri" w:cs="Arial"/>
          <w:sz w:val="18"/>
          <w:szCs w:val="18"/>
        </w:rPr>
      </w:pPr>
      <w:r w:rsidRPr="0037735E">
        <w:rPr>
          <w:rFonts w:ascii="Calibri" w:hAnsi="Calibri" w:cs="Arial"/>
          <w:sz w:val="18"/>
          <w:szCs w:val="18"/>
        </w:rPr>
        <w:t xml:space="preserve">Water </w:t>
      </w:r>
      <w:r w:rsidR="004F4B52" w:rsidRPr="0037735E">
        <w:rPr>
          <w:rFonts w:ascii="Calibri" w:hAnsi="Calibri" w:cs="Arial"/>
          <w:sz w:val="18"/>
          <w:szCs w:val="18"/>
        </w:rPr>
        <w:t>H</w:t>
      </w:r>
      <w:r w:rsidRPr="0037735E">
        <w:rPr>
          <w:rFonts w:ascii="Calibri" w:hAnsi="Calibri" w:cs="Arial"/>
          <w:sz w:val="18"/>
          <w:szCs w:val="18"/>
        </w:rPr>
        <w:t xml:space="preserve">eater </w:t>
      </w:r>
      <w:r w:rsidR="004F4B52" w:rsidRPr="0037735E">
        <w:rPr>
          <w:rFonts w:ascii="Calibri" w:hAnsi="Calibri" w:cs="Arial"/>
          <w:sz w:val="18"/>
          <w:szCs w:val="18"/>
        </w:rPr>
        <w:t>V</w:t>
      </w:r>
      <w:r w:rsidRPr="0037735E">
        <w:rPr>
          <w:rFonts w:ascii="Calibri" w:hAnsi="Calibri" w:cs="Arial"/>
          <w:sz w:val="18"/>
          <w:szCs w:val="18"/>
        </w:rPr>
        <w:t xml:space="preserve">olume (gal): </w:t>
      </w:r>
      <w:r w:rsidR="004F4B52" w:rsidRPr="0037735E">
        <w:rPr>
          <w:rFonts w:ascii="Calibri" w:hAnsi="Calibri" w:cs="Arial"/>
          <w:sz w:val="18"/>
          <w:szCs w:val="18"/>
        </w:rPr>
        <w:t>T</w:t>
      </w:r>
      <w:r w:rsidRPr="0037735E">
        <w:rPr>
          <w:rFonts w:ascii="Calibri" w:hAnsi="Calibri" w:cs="Arial"/>
          <w:sz w:val="18"/>
          <w:szCs w:val="18"/>
        </w:rPr>
        <w:t>ank capacity in gallons. For instantaneous</w:t>
      </w:r>
      <w:r w:rsidR="00104F91">
        <w:rPr>
          <w:rFonts w:ascii="Calibri" w:hAnsi="Calibri" w:cs="Arial"/>
          <w:sz w:val="18"/>
          <w:szCs w:val="18"/>
        </w:rPr>
        <w:t xml:space="preserve"> water heaters</w:t>
      </w:r>
      <w:r w:rsidRPr="0037735E">
        <w:rPr>
          <w:rFonts w:ascii="Calibri" w:hAnsi="Calibri" w:cs="Arial"/>
          <w:sz w:val="18"/>
          <w:szCs w:val="18"/>
        </w:rPr>
        <w:t>, enter n/a. For multi-family central systems enter the total storage volume.</w:t>
      </w:r>
    </w:p>
    <w:p w14:paraId="154809DE" w14:textId="666BEE25" w:rsidR="006043AA" w:rsidRPr="00B54048" w:rsidRDefault="006043AA" w:rsidP="006043AA">
      <w:pPr>
        <w:pStyle w:val="ListParagraph"/>
        <w:numPr>
          <w:ilvl w:val="0"/>
          <w:numId w:val="13"/>
        </w:numPr>
        <w:rPr>
          <w:rFonts w:ascii="Calibri" w:hAnsi="Calibri" w:cs="Arial"/>
          <w:sz w:val="18"/>
          <w:szCs w:val="18"/>
        </w:rPr>
      </w:pPr>
      <w:r w:rsidRPr="00B54048">
        <w:rPr>
          <w:rFonts w:ascii="Calibri" w:hAnsi="Calibri" w:cs="Arial"/>
          <w:sz w:val="18"/>
          <w:szCs w:val="18"/>
        </w:rPr>
        <w:t xml:space="preserve">Fuel Type: Gas, Propane, </w:t>
      </w:r>
      <w:r w:rsidR="004F4B52" w:rsidRPr="00B54048">
        <w:rPr>
          <w:rFonts w:ascii="Calibri" w:hAnsi="Calibri" w:cs="Arial"/>
          <w:sz w:val="18"/>
          <w:szCs w:val="18"/>
        </w:rPr>
        <w:t xml:space="preserve">or </w:t>
      </w:r>
      <w:r w:rsidRPr="00B54048">
        <w:rPr>
          <w:rFonts w:ascii="Calibri" w:hAnsi="Calibri" w:cs="Arial"/>
          <w:sz w:val="18"/>
          <w:szCs w:val="18"/>
        </w:rPr>
        <w:t>Electric (</w:t>
      </w:r>
      <w:r w:rsidR="00EE0045" w:rsidRPr="00B54048">
        <w:rPr>
          <w:rFonts w:ascii="Calibri" w:hAnsi="Calibri" w:cs="Arial"/>
          <w:sz w:val="18"/>
          <w:szCs w:val="18"/>
        </w:rPr>
        <w:t>o</w:t>
      </w:r>
      <w:r w:rsidRPr="00B54048">
        <w:rPr>
          <w:rFonts w:ascii="Calibri" w:hAnsi="Calibri" w:cs="Arial"/>
          <w:sz w:val="18"/>
          <w:szCs w:val="18"/>
        </w:rPr>
        <w:t xml:space="preserve">nly if natural gas is not </w:t>
      </w:r>
      <w:r w:rsidR="00780FA9">
        <w:rPr>
          <w:rFonts w:ascii="Calibri" w:hAnsi="Calibri" w:cs="Arial"/>
          <w:sz w:val="18"/>
          <w:szCs w:val="18"/>
        </w:rPr>
        <w:t>connected to the building</w:t>
      </w:r>
      <w:r w:rsidRPr="00B54048">
        <w:rPr>
          <w:rFonts w:ascii="Calibri" w:hAnsi="Calibri" w:cs="Arial"/>
          <w:sz w:val="18"/>
          <w:szCs w:val="18"/>
        </w:rPr>
        <w:t>)</w:t>
      </w:r>
    </w:p>
    <w:p w14:paraId="154809DF" w14:textId="77777777" w:rsidR="006043AA" w:rsidRPr="0037735E" w:rsidRDefault="006043AA" w:rsidP="006043AA">
      <w:pPr>
        <w:pStyle w:val="ListParagraph"/>
        <w:numPr>
          <w:ilvl w:val="0"/>
          <w:numId w:val="13"/>
        </w:numPr>
        <w:rPr>
          <w:rFonts w:ascii="Calibri" w:hAnsi="Calibri" w:cs="Arial"/>
          <w:sz w:val="18"/>
          <w:szCs w:val="18"/>
        </w:rPr>
      </w:pPr>
      <w:r w:rsidRPr="0037735E">
        <w:rPr>
          <w:rFonts w:ascii="Calibri" w:hAnsi="Calibri" w:cs="Arial"/>
          <w:sz w:val="18"/>
          <w:szCs w:val="18"/>
        </w:rPr>
        <w:t xml:space="preserve">Rated Input Type: Enter the equipment input rating type, for gas or propane fired </w:t>
      </w:r>
      <w:r w:rsidR="004F4B52" w:rsidRPr="0037735E">
        <w:rPr>
          <w:rFonts w:ascii="Calibri" w:hAnsi="Calibri" w:cs="Arial"/>
          <w:sz w:val="18"/>
          <w:szCs w:val="18"/>
        </w:rPr>
        <w:t xml:space="preserve">system </w:t>
      </w:r>
      <w:r w:rsidR="00F7011F" w:rsidRPr="0037735E">
        <w:rPr>
          <w:rFonts w:ascii="Calibri" w:hAnsi="Calibri" w:cs="Arial"/>
          <w:sz w:val="18"/>
          <w:szCs w:val="18"/>
        </w:rPr>
        <w:t xml:space="preserve">the </w:t>
      </w:r>
      <w:r w:rsidRPr="0037735E">
        <w:rPr>
          <w:rFonts w:ascii="Calibri" w:hAnsi="Calibri" w:cs="Arial"/>
          <w:sz w:val="18"/>
          <w:szCs w:val="18"/>
        </w:rPr>
        <w:t xml:space="preserve">units are </w:t>
      </w:r>
      <w:proofErr w:type="spellStart"/>
      <w:r w:rsidRPr="0037735E">
        <w:rPr>
          <w:rFonts w:ascii="Calibri" w:hAnsi="Calibri" w:cs="Arial"/>
          <w:sz w:val="18"/>
          <w:szCs w:val="18"/>
        </w:rPr>
        <w:t>Btuh</w:t>
      </w:r>
      <w:proofErr w:type="spellEnd"/>
      <w:r w:rsidRPr="0037735E">
        <w:rPr>
          <w:rFonts w:ascii="Calibri" w:hAnsi="Calibri" w:cs="Arial"/>
          <w:sz w:val="18"/>
          <w:szCs w:val="18"/>
        </w:rPr>
        <w:t>, for electric fired system the units are kW.</w:t>
      </w:r>
    </w:p>
    <w:p w14:paraId="154809E0" w14:textId="77777777" w:rsidR="006043AA" w:rsidRPr="0037735E" w:rsidRDefault="006043AA" w:rsidP="006043AA">
      <w:pPr>
        <w:pStyle w:val="ListParagraph"/>
        <w:numPr>
          <w:ilvl w:val="0"/>
          <w:numId w:val="13"/>
        </w:numPr>
        <w:rPr>
          <w:rFonts w:ascii="Calibri" w:hAnsi="Calibri" w:cs="Arial"/>
          <w:sz w:val="18"/>
          <w:szCs w:val="18"/>
        </w:rPr>
      </w:pPr>
      <w:r w:rsidRPr="0037735E">
        <w:rPr>
          <w:rFonts w:ascii="Calibri" w:hAnsi="Calibri" w:cs="Arial"/>
          <w:sz w:val="18"/>
          <w:szCs w:val="18"/>
        </w:rPr>
        <w:t>Rated Input Value: Enter the numeric value of rated input.</w:t>
      </w:r>
    </w:p>
    <w:p w14:paraId="154809E1" w14:textId="25652051" w:rsidR="006043AA" w:rsidRPr="0037735E" w:rsidRDefault="006043AA" w:rsidP="006043AA">
      <w:pPr>
        <w:pStyle w:val="ListParagraph"/>
        <w:numPr>
          <w:ilvl w:val="0"/>
          <w:numId w:val="13"/>
        </w:numPr>
        <w:rPr>
          <w:rFonts w:ascii="Calibri" w:hAnsi="Calibri" w:cs="Arial"/>
          <w:sz w:val="18"/>
          <w:szCs w:val="18"/>
        </w:rPr>
      </w:pPr>
      <w:r w:rsidRPr="0037735E">
        <w:rPr>
          <w:rFonts w:ascii="Calibri" w:hAnsi="Calibri" w:cs="Arial"/>
          <w:sz w:val="18"/>
          <w:szCs w:val="18"/>
        </w:rPr>
        <w:t xml:space="preserve">Heating Efficiency Type: Energy Factor, AFUE, </w:t>
      </w:r>
      <w:ins w:id="14" w:author="Shewmaker, Michael@Energy" w:date="2017-12-21T08:52:00Z">
        <w:r w:rsidR="002B1B5A">
          <w:rPr>
            <w:rFonts w:ascii="Calibri" w:hAnsi="Calibri" w:cs="Arial"/>
            <w:sz w:val="18"/>
            <w:szCs w:val="18"/>
          </w:rPr>
          <w:t xml:space="preserve">UEF </w:t>
        </w:r>
      </w:ins>
      <w:r w:rsidRPr="0037735E">
        <w:rPr>
          <w:rFonts w:ascii="Calibri" w:hAnsi="Calibri" w:cs="Arial"/>
          <w:sz w:val="18"/>
          <w:szCs w:val="18"/>
        </w:rPr>
        <w:t>or Thermal Efficiency. From product literature or a California Energy Commission directory.</w:t>
      </w:r>
    </w:p>
    <w:p w14:paraId="154809E2" w14:textId="77777777" w:rsidR="006043AA" w:rsidRPr="0037735E" w:rsidRDefault="006043AA" w:rsidP="006043AA">
      <w:pPr>
        <w:pStyle w:val="ListParagraph"/>
        <w:numPr>
          <w:ilvl w:val="0"/>
          <w:numId w:val="13"/>
        </w:numPr>
        <w:rPr>
          <w:rFonts w:ascii="Calibri" w:hAnsi="Calibri" w:cs="Arial"/>
          <w:sz w:val="18"/>
          <w:szCs w:val="18"/>
        </w:rPr>
      </w:pPr>
      <w:r w:rsidRPr="0037735E">
        <w:rPr>
          <w:rFonts w:ascii="Calibri" w:hAnsi="Calibri" w:cs="Arial"/>
          <w:sz w:val="18"/>
          <w:szCs w:val="18"/>
        </w:rPr>
        <w:t>Heating Efficiency Value: Enter the value from product literature or a California Energy Commission directory</w:t>
      </w:r>
    </w:p>
    <w:p w14:paraId="154809E3" w14:textId="58078C65" w:rsidR="006043AA" w:rsidRPr="0037735E" w:rsidRDefault="006043AA" w:rsidP="006043AA">
      <w:pPr>
        <w:pStyle w:val="ListParagraph"/>
        <w:numPr>
          <w:ilvl w:val="0"/>
          <w:numId w:val="13"/>
        </w:numPr>
        <w:rPr>
          <w:rFonts w:ascii="Calibri" w:hAnsi="Calibri" w:cs="Arial"/>
          <w:sz w:val="18"/>
          <w:szCs w:val="18"/>
        </w:rPr>
      </w:pPr>
      <w:r w:rsidRPr="0037735E">
        <w:rPr>
          <w:rFonts w:ascii="Calibri" w:hAnsi="Calibri" w:cs="Arial"/>
          <w:sz w:val="18"/>
          <w:szCs w:val="18"/>
        </w:rPr>
        <w:t>Standby Loss (</w:t>
      </w:r>
      <w:r w:rsidR="00A70369">
        <w:rPr>
          <w:rFonts w:ascii="Calibri" w:hAnsi="Calibri" w:cs="Arial"/>
          <w:sz w:val="18"/>
          <w:szCs w:val="18"/>
        </w:rPr>
        <w:t>%</w:t>
      </w:r>
      <w:r w:rsidRPr="0037735E">
        <w:rPr>
          <w:rFonts w:ascii="Calibri" w:hAnsi="Calibri" w:cs="Arial"/>
          <w:sz w:val="18"/>
          <w:szCs w:val="18"/>
        </w:rPr>
        <w:t>): Applies only to large storage water heaters</w:t>
      </w:r>
      <w:r w:rsidR="00F7011F" w:rsidRPr="0037735E">
        <w:rPr>
          <w:rFonts w:ascii="Calibri" w:hAnsi="Calibri" w:cs="Arial"/>
          <w:sz w:val="18"/>
          <w:szCs w:val="18"/>
        </w:rPr>
        <w:t>.</w:t>
      </w:r>
      <w:r w:rsidRPr="0037735E">
        <w:rPr>
          <w:rFonts w:ascii="Calibri" w:hAnsi="Calibri" w:cs="Arial"/>
          <w:sz w:val="18"/>
          <w:szCs w:val="18"/>
        </w:rPr>
        <w:t xml:space="preserve"> Enter n/a for small storage or instantaneous water heaters.</w:t>
      </w:r>
    </w:p>
    <w:p w14:paraId="154809E4" w14:textId="77777777" w:rsidR="006043AA" w:rsidRPr="0037735E" w:rsidRDefault="006043AA" w:rsidP="006043AA">
      <w:pPr>
        <w:pStyle w:val="ListParagraph"/>
        <w:numPr>
          <w:ilvl w:val="0"/>
          <w:numId w:val="13"/>
        </w:numPr>
        <w:rPr>
          <w:rFonts w:ascii="Calibri" w:hAnsi="Calibri" w:cs="Arial"/>
          <w:sz w:val="18"/>
          <w:szCs w:val="18"/>
        </w:rPr>
      </w:pPr>
      <w:r w:rsidRPr="0037735E">
        <w:rPr>
          <w:rFonts w:ascii="Calibri" w:hAnsi="Calibri" w:cs="Arial"/>
          <w:sz w:val="18"/>
          <w:szCs w:val="18"/>
        </w:rPr>
        <w:t>Exterior Insulation R-Value: Enter the R-value if exterior insulation on the storage tank is installed</w:t>
      </w:r>
    </w:p>
    <w:p w14:paraId="154809E5" w14:textId="77777777" w:rsidR="006043AA" w:rsidRPr="0037735E" w:rsidRDefault="006043AA" w:rsidP="006043AA">
      <w:pPr>
        <w:pStyle w:val="ListParagraph"/>
        <w:numPr>
          <w:ilvl w:val="0"/>
          <w:numId w:val="13"/>
        </w:numPr>
        <w:rPr>
          <w:rFonts w:ascii="Calibri" w:hAnsi="Calibri" w:cs="Arial"/>
          <w:sz w:val="18"/>
          <w:szCs w:val="18"/>
        </w:rPr>
      </w:pPr>
      <w:r w:rsidRPr="0037735E">
        <w:rPr>
          <w:rFonts w:ascii="Calibri" w:hAnsi="Calibri" w:cs="Arial"/>
          <w:sz w:val="18"/>
          <w:szCs w:val="18"/>
        </w:rPr>
        <w:t xml:space="preserve">Back-up </w:t>
      </w:r>
      <w:r w:rsidR="004F4B52" w:rsidRPr="0037735E">
        <w:rPr>
          <w:rFonts w:ascii="Calibri" w:hAnsi="Calibri" w:cs="Arial"/>
          <w:sz w:val="18"/>
          <w:szCs w:val="18"/>
        </w:rPr>
        <w:t>S</w:t>
      </w:r>
      <w:r w:rsidRPr="0037735E">
        <w:rPr>
          <w:rFonts w:ascii="Calibri" w:hAnsi="Calibri" w:cs="Arial"/>
          <w:sz w:val="18"/>
          <w:szCs w:val="18"/>
        </w:rPr>
        <w:t xml:space="preserve">olar </w:t>
      </w:r>
      <w:r w:rsidR="004F4B52" w:rsidRPr="0037735E">
        <w:rPr>
          <w:rFonts w:ascii="Calibri" w:hAnsi="Calibri" w:cs="Arial"/>
          <w:sz w:val="18"/>
          <w:szCs w:val="18"/>
        </w:rPr>
        <w:t>S</w:t>
      </w:r>
      <w:r w:rsidRPr="0037735E">
        <w:rPr>
          <w:rFonts w:ascii="Calibri" w:hAnsi="Calibri" w:cs="Arial"/>
          <w:sz w:val="18"/>
          <w:szCs w:val="18"/>
        </w:rPr>
        <w:t xml:space="preserve">avings </w:t>
      </w:r>
      <w:r w:rsidR="004F4B52" w:rsidRPr="0037735E">
        <w:rPr>
          <w:rFonts w:ascii="Calibri" w:hAnsi="Calibri" w:cs="Arial"/>
          <w:sz w:val="18"/>
          <w:szCs w:val="18"/>
        </w:rPr>
        <w:t>F</w:t>
      </w:r>
      <w:r w:rsidRPr="0037735E">
        <w:rPr>
          <w:rFonts w:ascii="Calibri" w:hAnsi="Calibri" w:cs="Arial"/>
          <w:sz w:val="18"/>
          <w:szCs w:val="18"/>
        </w:rPr>
        <w:t xml:space="preserve">raction: If compliance requires a back-up solar system, indicate the solar contribution (e.g., 0.30). External calculations are required. </w:t>
      </w:r>
    </w:p>
    <w:p w14:paraId="154809E6" w14:textId="77777777" w:rsidR="006043AA" w:rsidRPr="0037735E" w:rsidRDefault="006043AA" w:rsidP="006043AA">
      <w:pPr>
        <w:pStyle w:val="ListParagraph"/>
        <w:numPr>
          <w:ilvl w:val="0"/>
          <w:numId w:val="13"/>
        </w:numPr>
        <w:rPr>
          <w:rFonts w:ascii="Calibri" w:hAnsi="Calibri" w:cs="Arial"/>
          <w:sz w:val="18"/>
          <w:szCs w:val="18"/>
        </w:rPr>
      </w:pPr>
      <w:r w:rsidRPr="0037735E">
        <w:rPr>
          <w:rFonts w:ascii="Calibri" w:hAnsi="Calibri" w:cs="Arial"/>
          <w:sz w:val="18"/>
          <w:szCs w:val="18"/>
        </w:rPr>
        <w:t xml:space="preserve">Central DHW </w:t>
      </w:r>
      <w:r w:rsidR="004F4B52" w:rsidRPr="0037735E">
        <w:rPr>
          <w:rFonts w:ascii="Calibri" w:hAnsi="Calibri" w:cs="Arial"/>
          <w:sz w:val="18"/>
          <w:szCs w:val="18"/>
        </w:rPr>
        <w:t xml:space="preserve">System </w:t>
      </w:r>
      <w:r w:rsidRPr="0037735E">
        <w:rPr>
          <w:rFonts w:ascii="Calibri" w:hAnsi="Calibri" w:cs="Arial"/>
          <w:sz w:val="18"/>
          <w:szCs w:val="18"/>
        </w:rPr>
        <w:t xml:space="preserve">Distribution </w:t>
      </w:r>
      <w:r w:rsidR="004F4B52" w:rsidRPr="0037735E">
        <w:rPr>
          <w:rFonts w:ascii="Calibri" w:hAnsi="Calibri" w:cs="Arial"/>
          <w:sz w:val="18"/>
          <w:szCs w:val="18"/>
        </w:rPr>
        <w:t>Type</w:t>
      </w:r>
      <w:r w:rsidRPr="0037735E">
        <w:rPr>
          <w:rFonts w:ascii="Calibri" w:hAnsi="Calibri" w:cs="Arial"/>
          <w:sz w:val="18"/>
          <w:szCs w:val="18"/>
        </w:rPr>
        <w:t xml:space="preserve">: For multi-family buildings using a central distribution system a demand recirculation system with at least two distribution loops must be installed. This requirement applies to any building with eight or more units. If the system is non-central or project </w:t>
      </w:r>
      <w:r w:rsidR="00EE0045" w:rsidRPr="0037735E">
        <w:rPr>
          <w:rFonts w:ascii="Calibri" w:hAnsi="Calibri" w:cs="Arial"/>
          <w:sz w:val="18"/>
          <w:szCs w:val="18"/>
        </w:rPr>
        <w:t xml:space="preserve">has </w:t>
      </w:r>
      <w:r w:rsidRPr="0037735E">
        <w:rPr>
          <w:rFonts w:ascii="Calibri" w:hAnsi="Calibri" w:cs="Arial"/>
          <w:sz w:val="18"/>
          <w:szCs w:val="18"/>
        </w:rPr>
        <w:t>individual units enter n/a.</w:t>
      </w:r>
    </w:p>
    <w:p w14:paraId="154809E7" w14:textId="77777777" w:rsidR="006043AA" w:rsidRPr="0037735E" w:rsidRDefault="006043AA" w:rsidP="006043AA">
      <w:pPr>
        <w:numPr>
          <w:ilvl w:val="0"/>
          <w:numId w:val="13"/>
        </w:numPr>
        <w:rPr>
          <w:rFonts w:ascii="Calibri" w:hAnsi="Calibri" w:cs="Arial"/>
          <w:sz w:val="18"/>
          <w:szCs w:val="18"/>
        </w:rPr>
      </w:pPr>
      <w:r w:rsidRPr="0037735E">
        <w:rPr>
          <w:rFonts w:ascii="Calibri" w:hAnsi="Calibri" w:cs="Arial"/>
          <w:sz w:val="18"/>
          <w:szCs w:val="18"/>
        </w:rPr>
        <w:t xml:space="preserve">Dwelling Unit DHW </w:t>
      </w:r>
      <w:r w:rsidR="004F4B52" w:rsidRPr="0037735E">
        <w:rPr>
          <w:rFonts w:ascii="Calibri" w:hAnsi="Calibri" w:cs="Arial"/>
          <w:sz w:val="18"/>
          <w:szCs w:val="18"/>
        </w:rPr>
        <w:t xml:space="preserve">System </w:t>
      </w:r>
      <w:r w:rsidRPr="0037735E">
        <w:rPr>
          <w:rFonts w:ascii="Calibri" w:hAnsi="Calibri" w:cs="Arial"/>
          <w:sz w:val="18"/>
          <w:szCs w:val="18"/>
        </w:rPr>
        <w:t xml:space="preserve">Distribution Type: For a Central DHW this field shall be Standard. If non-central then pick from Standard, Demand Recirculation – Manual Control, Demand Recirculation – Sensor Control. </w:t>
      </w:r>
      <w:r w:rsidR="008023A5" w:rsidRPr="0037735E">
        <w:rPr>
          <w:rFonts w:ascii="Calibri" w:hAnsi="Calibri" w:cs="Arial"/>
          <w:sz w:val="18"/>
          <w:szCs w:val="18"/>
        </w:rPr>
        <w:t>N</w:t>
      </w:r>
      <w:r w:rsidRPr="0037735E">
        <w:rPr>
          <w:rFonts w:ascii="Calibri" w:hAnsi="Calibri" w:cs="Arial"/>
          <w:sz w:val="18"/>
          <w:szCs w:val="18"/>
        </w:rPr>
        <w:t>on-central electric water heater must be Standard, no recirculation system shall be installed.</w:t>
      </w:r>
    </w:p>
    <w:p w14:paraId="154809E8" w14:textId="77777777" w:rsidR="00761A68" w:rsidRPr="0037735E" w:rsidRDefault="00761A68">
      <w:pPr>
        <w:rPr>
          <w:rFonts w:ascii="Calibri" w:hAnsi="Calibri" w:cs="Arial"/>
          <w:sz w:val="18"/>
          <w:szCs w:val="18"/>
        </w:rPr>
      </w:pPr>
    </w:p>
    <w:p w14:paraId="2FE0F67C" w14:textId="77777777" w:rsidR="0076461F" w:rsidRDefault="0076461F">
      <w:pPr>
        <w:rPr>
          <w:rFonts w:ascii="Calibri" w:hAnsi="Calibri" w:cs="Arial"/>
          <w:b/>
          <w:sz w:val="18"/>
          <w:szCs w:val="18"/>
        </w:rPr>
      </w:pPr>
      <w:r>
        <w:rPr>
          <w:rFonts w:ascii="Calibri" w:hAnsi="Calibri" w:cs="Arial"/>
          <w:b/>
          <w:sz w:val="18"/>
          <w:szCs w:val="18"/>
        </w:rPr>
        <w:br w:type="page"/>
      </w:r>
    </w:p>
    <w:p w14:paraId="24EE3ACF" w14:textId="1368A079" w:rsidR="00A70369" w:rsidRDefault="006043AA" w:rsidP="00A70369">
      <w:pPr>
        <w:rPr>
          <w:rFonts w:ascii="Calibri" w:hAnsi="Calibri" w:cs="Arial"/>
          <w:b/>
          <w:sz w:val="18"/>
          <w:szCs w:val="18"/>
        </w:rPr>
      </w:pPr>
      <w:r w:rsidRPr="0037735E">
        <w:rPr>
          <w:rFonts w:ascii="Calibri" w:hAnsi="Calibri" w:cs="Arial"/>
          <w:b/>
          <w:sz w:val="18"/>
          <w:szCs w:val="18"/>
        </w:rPr>
        <w:lastRenderedPageBreak/>
        <w:t>L</w:t>
      </w:r>
      <w:r w:rsidR="00C41F78" w:rsidRPr="0037735E">
        <w:rPr>
          <w:rFonts w:ascii="Calibri" w:hAnsi="Calibri" w:cs="Arial"/>
          <w:b/>
          <w:sz w:val="18"/>
          <w:szCs w:val="18"/>
        </w:rPr>
        <w:t xml:space="preserve">. </w:t>
      </w:r>
      <w:r w:rsidR="00DF5F60" w:rsidRPr="0037735E">
        <w:rPr>
          <w:rFonts w:ascii="Calibri" w:hAnsi="Calibri" w:cs="Arial"/>
          <w:b/>
          <w:sz w:val="18"/>
          <w:szCs w:val="18"/>
        </w:rPr>
        <w:t>Space Conditioning and Water Heating in Multifamily Dwelling Units</w:t>
      </w:r>
    </w:p>
    <w:p w14:paraId="154809EB" w14:textId="6252DD68" w:rsidR="00F076B0" w:rsidRPr="0037735E" w:rsidRDefault="00AF68E0" w:rsidP="00F076B0">
      <w:pPr>
        <w:spacing w:after="240"/>
        <w:rPr>
          <w:rFonts w:ascii="Calibri" w:hAnsi="Calibri" w:cs="Arial"/>
          <w:sz w:val="18"/>
          <w:szCs w:val="18"/>
        </w:rPr>
      </w:pPr>
      <w:r w:rsidRPr="0037735E">
        <w:rPr>
          <w:rFonts w:ascii="Calibri" w:hAnsi="Calibri" w:cs="Arial"/>
          <w:sz w:val="18"/>
          <w:szCs w:val="18"/>
        </w:rPr>
        <w:t>If an existing space system will condition an addition, the prescriptive requirements do not apply to that system (Exception 4 to Section 150.2(a)).  The enforcement agencies may require verification that the capacity of the existing heating system is adequate to meet the added load of the additional conditioned floor area. Since there is no health and safety code requirement to provide cooling, the enforcement agency will not ask for verification that the capacity of the existing system is adequate to meet the added load of the additional conditioned floor area. If a new space conditioning system is installed complete a Certificate of Compliance for Alterations to Space Conditioning Systems (CF1R-ALT-02)</w:t>
      </w:r>
    </w:p>
    <w:p w14:paraId="154809EC" w14:textId="77777777" w:rsidR="00C41F78" w:rsidRPr="0037735E" w:rsidRDefault="00C41F78" w:rsidP="00C41F78">
      <w:pPr>
        <w:pStyle w:val="ListParagraph"/>
        <w:numPr>
          <w:ilvl w:val="0"/>
          <w:numId w:val="47"/>
        </w:numPr>
        <w:rPr>
          <w:rFonts w:ascii="Calibri" w:hAnsi="Calibri" w:cs="Arial"/>
          <w:sz w:val="18"/>
          <w:szCs w:val="18"/>
        </w:rPr>
      </w:pPr>
      <w:r w:rsidRPr="0037735E">
        <w:rPr>
          <w:rFonts w:ascii="Calibri" w:hAnsi="Calibri" w:cs="Arial"/>
          <w:sz w:val="18"/>
          <w:szCs w:val="18"/>
        </w:rPr>
        <w:t xml:space="preserve">Dwelling Unit Name: </w:t>
      </w:r>
      <w:r w:rsidR="004F4B52" w:rsidRPr="0037735E">
        <w:rPr>
          <w:rFonts w:ascii="Calibri" w:hAnsi="Calibri" w:cs="Arial"/>
          <w:sz w:val="18"/>
          <w:szCs w:val="18"/>
        </w:rPr>
        <w:t>E</w:t>
      </w:r>
      <w:r w:rsidRPr="0037735E">
        <w:rPr>
          <w:rFonts w:ascii="Calibri" w:hAnsi="Calibri" w:cs="Arial"/>
          <w:sz w:val="18"/>
          <w:szCs w:val="18"/>
        </w:rPr>
        <w:t>nter one unique name for each of the number of dwelling units with additions as identified in Section A field 06.</w:t>
      </w:r>
    </w:p>
    <w:p w14:paraId="154809ED" w14:textId="77777777" w:rsidR="00C41F78" w:rsidRPr="0037735E" w:rsidRDefault="004C6441" w:rsidP="00C41F78">
      <w:pPr>
        <w:pStyle w:val="ListParagraph"/>
        <w:numPr>
          <w:ilvl w:val="0"/>
          <w:numId w:val="47"/>
        </w:numPr>
        <w:rPr>
          <w:rFonts w:ascii="Calibri" w:hAnsi="Calibri" w:cs="Arial"/>
          <w:sz w:val="18"/>
          <w:szCs w:val="18"/>
        </w:rPr>
      </w:pPr>
      <w:r w:rsidRPr="0037735E">
        <w:rPr>
          <w:rFonts w:asciiTheme="minorHAnsi" w:hAnsiTheme="minorHAnsi" w:cs="Arial"/>
          <w:sz w:val="18"/>
          <w:szCs w:val="18"/>
        </w:rPr>
        <w:t xml:space="preserve">Dwelling Unit </w:t>
      </w:r>
      <w:r w:rsidR="00A64F72" w:rsidRPr="0037735E">
        <w:rPr>
          <w:rFonts w:asciiTheme="minorHAnsi" w:hAnsiTheme="minorHAnsi" w:cs="Arial"/>
          <w:sz w:val="18"/>
          <w:szCs w:val="18"/>
        </w:rPr>
        <w:t xml:space="preserve">Total </w:t>
      </w:r>
      <w:r w:rsidRPr="0037735E">
        <w:rPr>
          <w:rFonts w:asciiTheme="minorHAnsi" w:hAnsiTheme="minorHAnsi" w:cs="Arial"/>
          <w:sz w:val="18"/>
          <w:szCs w:val="18"/>
        </w:rPr>
        <w:t xml:space="preserve">CFA – </w:t>
      </w:r>
      <w:r w:rsidR="00E03D8B" w:rsidRPr="0037735E">
        <w:rPr>
          <w:rFonts w:asciiTheme="minorHAnsi" w:hAnsiTheme="minorHAnsi" w:cs="Arial"/>
          <w:sz w:val="18"/>
          <w:szCs w:val="18"/>
        </w:rPr>
        <w:t>S</w:t>
      </w:r>
      <w:r w:rsidRPr="0037735E">
        <w:rPr>
          <w:rFonts w:asciiTheme="minorHAnsi" w:hAnsiTheme="minorHAnsi" w:cs="Arial"/>
          <w:sz w:val="18"/>
          <w:szCs w:val="18"/>
        </w:rPr>
        <w:t xml:space="preserve">um of </w:t>
      </w:r>
      <w:r w:rsidR="00E03D8B" w:rsidRPr="0037735E">
        <w:rPr>
          <w:rFonts w:asciiTheme="minorHAnsi" w:hAnsiTheme="minorHAnsi" w:cs="Arial"/>
          <w:sz w:val="18"/>
          <w:szCs w:val="18"/>
        </w:rPr>
        <w:t>E</w:t>
      </w:r>
      <w:r w:rsidRPr="0037735E">
        <w:rPr>
          <w:rFonts w:asciiTheme="minorHAnsi" w:hAnsiTheme="minorHAnsi" w:cs="Arial"/>
          <w:sz w:val="18"/>
          <w:szCs w:val="18"/>
        </w:rPr>
        <w:t xml:space="preserve">xisting </w:t>
      </w:r>
      <w:r w:rsidR="00E03D8B" w:rsidRPr="0037735E">
        <w:rPr>
          <w:rFonts w:asciiTheme="minorHAnsi" w:hAnsiTheme="minorHAnsi" w:cs="Arial"/>
          <w:sz w:val="18"/>
          <w:szCs w:val="18"/>
        </w:rPr>
        <w:t>P</w:t>
      </w:r>
      <w:r w:rsidRPr="0037735E">
        <w:rPr>
          <w:rFonts w:asciiTheme="minorHAnsi" w:hAnsiTheme="minorHAnsi" w:cs="Arial"/>
          <w:sz w:val="18"/>
          <w:szCs w:val="18"/>
        </w:rPr>
        <w:t xml:space="preserve">lus </w:t>
      </w:r>
      <w:r w:rsidR="00E03D8B" w:rsidRPr="0037735E">
        <w:rPr>
          <w:rFonts w:asciiTheme="minorHAnsi" w:hAnsiTheme="minorHAnsi" w:cs="Arial"/>
          <w:sz w:val="18"/>
          <w:szCs w:val="18"/>
        </w:rPr>
        <w:t>A</w:t>
      </w:r>
      <w:r w:rsidRPr="0037735E">
        <w:rPr>
          <w:rFonts w:asciiTheme="minorHAnsi" w:hAnsiTheme="minorHAnsi" w:cs="Arial"/>
          <w:sz w:val="18"/>
          <w:szCs w:val="18"/>
        </w:rPr>
        <w:t>ddition (ft</w:t>
      </w:r>
      <w:r w:rsidRPr="0037735E">
        <w:rPr>
          <w:rFonts w:asciiTheme="minorHAnsi" w:hAnsiTheme="minorHAnsi" w:cs="Arial"/>
          <w:sz w:val="18"/>
          <w:szCs w:val="18"/>
          <w:vertAlign w:val="superscript"/>
        </w:rPr>
        <w:t>2</w:t>
      </w:r>
      <w:r w:rsidRPr="0037735E">
        <w:rPr>
          <w:rFonts w:asciiTheme="minorHAnsi" w:hAnsiTheme="minorHAnsi" w:cs="Arial"/>
          <w:sz w:val="18"/>
          <w:szCs w:val="18"/>
        </w:rPr>
        <w:t xml:space="preserve">): </w:t>
      </w:r>
      <w:r w:rsidR="00E03D8B" w:rsidRPr="0037735E">
        <w:rPr>
          <w:rFonts w:asciiTheme="minorHAnsi" w:hAnsiTheme="minorHAnsi" w:cs="Arial"/>
          <w:sz w:val="18"/>
          <w:szCs w:val="18"/>
        </w:rPr>
        <w:t>T</w:t>
      </w:r>
      <w:r w:rsidRPr="0037735E">
        <w:rPr>
          <w:rFonts w:asciiTheme="minorHAnsi" w:hAnsiTheme="minorHAnsi" w:cs="Arial"/>
          <w:sz w:val="18"/>
          <w:szCs w:val="18"/>
        </w:rPr>
        <w:t>otal dwelling unit conditioned floor area in ft</w:t>
      </w:r>
      <w:r w:rsidRPr="00A70369">
        <w:rPr>
          <w:rFonts w:asciiTheme="minorHAnsi" w:hAnsiTheme="minorHAnsi" w:cs="Arial"/>
          <w:sz w:val="18"/>
          <w:szCs w:val="18"/>
          <w:vertAlign w:val="superscript"/>
        </w:rPr>
        <w:t>2</w:t>
      </w:r>
      <w:r w:rsidRPr="0037735E">
        <w:rPr>
          <w:rFonts w:asciiTheme="minorHAnsi" w:hAnsiTheme="minorHAnsi" w:cs="Arial"/>
          <w:sz w:val="18"/>
          <w:szCs w:val="18"/>
        </w:rPr>
        <w:t>, as measured from the outside of exterior walls of the dwelling unit or building being altered</w:t>
      </w:r>
      <w:r w:rsidR="00C41F78" w:rsidRPr="0037735E">
        <w:rPr>
          <w:rFonts w:ascii="Calibri" w:hAnsi="Calibri" w:cs="Arial"/>
          <w:sz w:val="18"/>
          <w:szCs w:val="18"/>
        </w:rPr>
        <w:t>.</w:t>
      </w:r>
    </w:p>
    <w:p w14:paraId="154809EE" w14:textId="77777777" w:rsidR="0060402D" w:rsidRPr="0037735E" w:rsidRDefault="0060402D" w:rsidP="00C41F78">
      <w:pPr>
        <w:pStyle w:val="ListParagraph"/>
        <w:numPr>
          <w:ilvl w:val="0"/>
          <w:numId w:val="47"/>
        </w:numPr>
        <w:rPr>
          <w:rFonts w:ascii="Calibri" w:hAnsi="Calibri" w:cs="Arial"/>
          <w:sz w:val="18"/>
          <w:szCs w:val="18"/>
        </w:rPr>
      </w:pPr>
      <w:r w:rsidRPr="0037735E">
        <w:rPr>
          <w:rFonts w:ascii="Calibri" w:hAnsi="Calibri" w:cs="Arial"/>
          <w:sz w:val="18"/>
          <w:szCs w:val="18"/>
        </w:rPr>
        <w:t xml:space="preserve">Central Water Heating System Identification or Name: </w:t>
      </w:r>
      <w:r w:rsidR="002F2B9D" w:rsidRPr="0037735E">
        <w:rPr>
          <w:rFonts w:ascii="Calibri" w:hAnsi="Calibri" w:cs="Arial"/>
          <w:sz w:val="18"/>
          <w:szCs w:val="18"/>
        </w:rPr>
        <w:t>Enter</w:t>
      </w:r>
      <w:r w:rsidRPr="0037735E">
        <w:rPr>
          <w:rFonts w:ascii="Calibri" w:hAnsi="Calibri" w:cs="Arial"/>
          <w:sz w:val="18"/>
          <w:szCs w:val="18"/>
        </w:rPr>
        <w:t xml:space="preserve"> the central DHW system names</w:t>
      </w:r>
      <w:r w:rsidR="002F2B9D" w:rsidRPr="0037735E">
        <w:rPr>
          <w:rFonts w:ascii="Calibri" w:hAnsi="Calibri" w:cs="Arial"/>
          <w:sz w:val="18"/>
          <w:szCs w:val="18"/>
        </w:rPr>
        <w:t xml:space="preserve"> from K. 01.</w:t>
      </w:r>
    </w:p>
    <w:p w14:paraId="154809EF" w14:textId="77777777" w:rsidR="0060402D" w:rsidRPr="0037735E" w:rsidRDefault="0060402D" w:rsidP="0060402D">
      <w:pPr>
        <w:pStyle w:val="ListParagraph"/>
        <w:numPr>
          <w:ilvl w:val="0"/>
          <w:numId w:val="47"/>
        </w:numPr>
        <w:rPr>
          <w:rFonts w:ascii="Calibri" w:hAnsi="Calibri" w:cs="Arial"/>
          <w:sz w:val="18"/>
          <w:szCs w:val="18"/>
        </w:rPr>
      </w:pPr>
      <w:r w:rsidRPr="0037735E">
        <w:rPr>
          <w:rFonts w:ascii="Calibri" w:hAnsi="Calibri" w:cs="Arial"/>
          <w:sz w:val="18"/>
          <w:szCs w:val="18"/>
        </w:rPr>
        <w:t xml:space="preserve">Dwelling Unit </w:t>
      </w:r>
      <w:r w:rsidR="00C41F78" w:rsidRPr="0037735E">
        <w:rPr>
          <w:rFonts w:ascii="Calibri" w:hAnsi="Calibri" w:cs="Arial"/>
          <w:sz w:val="18"/>
          <w:szCs w:val="18"/>
        </w:rPr>
        <w:t xml:space="preserve">Water Heating System Identification or Name: </w:t>
      </w:r>
      <w:r w:rsidR="00260E33" w:rsidRPr="0037735E">
        <w:rPr>
          <w:rFonts w:ascii="Calibri" w:hAnsi="Calibri" w:cs="Arial"/>
          <w:sz w:val="18"/>
          <w:szCs w:val="18"/>
        </w:rPr>
        <w:t>Note</w:t>
      </w:r>
      <w:r w:rsidR="00C41F78" w:rsidRPr="0037735E">
        <w:rPr>
          <w:rFonts w:ascii="Calibri" w:hAnsi="Calibri" w:cs="Arial"/>
          <w:sz w:val="18"/>
          <w:szCs w:val="18"/>
        </w:rPr>
        <w:t xml:space="preserve"> the </w:t>
      </w:r>
      <w:r w:rsidR="00AF68E0" w:rsidRPr="0037735E">
        <w:rPr>
          <w:rFonts w:ascii="Calibri" w:hAnsi="Calibri" w:cs="Arial"/>
          <w:sz w:val="18"/>
          <w:szCs w:val="18"/>
        </w:rPr>
        <w:t xml:space="preserve">applicable </w:t>
      </w:r>
      <w:r w:rsidR="00C41F78" w:rsidRPr="0037735E">
        <w:rPr>
          <w:rFonts w:ascii="Calibri" w:hAnsi="Calibri" w:cs="Arial"/>
          <w:sz w:val="18"/>
          <w:szCs w:val="18"/>
        </w:rPr>
        <w:t>water heating system name</w:t>
      </w:r>
      <w:r w:rsidR="00AF68E0" w:rsidRPr="0037735E">
        <w:rPr>
          <w:rFonts w:ascii="Calibri" w:hAnsi="Calibri" w:cs="Arial"/>
          <w:sz w:val="18"/>
          <w:szCs w:val="18"/>
        </w:rPr>
        <w:t>(</w:t>
      </w:r>
      <w:r w:rsidR="00C41F78" w:rsidRPr="0037735E">
        <w:rPr>
          <w:rFonts w:ascii="Calibri" w:hAnsi="Calibri" w:cs="Arial"/>
          <w:sz w:val="18"/>
          <w:szCs w:val="18"/>
        </w:rPr>
        <w:t>s</w:t>
      </w:r>
      <w:r w:rsidR="00AF68E0" w:rsidRPr="0037735E">
        <w:rPr>
          <w:rFonts w:ascii="Calibri" w:hAnsi="Calibri" w:cs="Arial"/>
          <w:sz w:val="18"/>
          <w:szCs w:val="18"/>
        </w:rPr>
        <w:t>)</w:t>
      </w:r>
      <w:r w:rsidR="00C41F78" w:rsidRPr="0037735E">
        <w:rPr>
          <w:rFonts w:ascii="Calibri" w:hAnsi="Calibri" w:cs="Arial"/>
          <w:sz w:val="18"/>
          <w:szCs w:val="18"/>
        </w:rPr>
        <w:t xml:space="preserve"> that were entered in section </w:t>
      </w:r>
      <w:r w:rsidR="00AF68E0" w:rsidRPr="0037735E">
        <w:rPr>
          <w:rFonts w:ascii="Calibri" w:hAnsi="Calibri" w:cs="Arial"/>
          <w:sz w:val="18"/>
          <w:szCs w:val="18"/>
        </w:rPr>
        <w:t xml:space="preserve">K or </w:t>
      </w:r>
      <w:r w:rsidR="00C41F78" w:rsidRPr="0037735E">
        <w:rPr>
          <w:rFonts w:ascii="Calibri" w:hAnsi="Calibri" w:cs="Arial"/>
          <w:sz w:val="18"/>
          <w:szCs w:val="18"/>
        </w:rPr>
        <w:t xml:space="preserve">L. If more than one water heating system type is needed in the dwelling unit, </w:t>
      </w:r>
      <w:r w:rsidR="00DE41B1" w:rsidRPr="0037735E">
        <w:rPr>
          <w:rFonts w:ascii="Calibri" w:hAnsi="Calibri" w:cs="Arial"/>
          <w:sz w:val="18"/>
          <w:szCs w:val="18"/>
        </w:rPr>
        <w:t xml:space="preserve">add </w:t>
      </w:r>
      <w:r w:rsidR="00C41F78" w:rsidRPr="0037735E">
        <w:rPr>
          <w:rFonts w:ascii="Calibri" w:hAnsi="Calibri" w:cs="Arial"/>
          <w:sz w:val="18"/>
          <w:szCs w:val="18"/>
        </w:rPr>
        <w:t xml:space="preserve">another row of data for the dwelling unit and </w:t>
      </w:r>
      <w:r w:rsidR="00DE41B1" w:rsidRPr="0037735E">
        <w:rPr>
          <w:rFonts w:ascii="Calibri" w:hAnsi="Calibri" w:cs="Arial"/>
          <w:sz w:val="18"/>
          <w:szCs w:val="18"/>
        </w:rPr>
        <w:t>enter</w:t>
      </w:r>
      <w:r w:rsidR="00C41F78" w:rsidRPr="0037735E">
        <w:rPr>
          <w:rFonts w:ascii="Calibri" w:hAnsi="Calibri" w:cs="Arial"/>
          <w:sz w:val="18"/>
          <w:szCs w:val="18"/>
        </w:rPr>
        <w:t xml:space="preserve"> the additional water heating system name.</w:t>
      </w:r>
    </w:p>
    <w:p w14:paraId="154809F0" w14:textId="77777777" w:rsidR="0060402D" w:rsidRPr="0037735E" w:rsidRDefault="0060402D" w:rsidP="0060402D">
      <w:pPr>
        <w:pStyle w:val="ListParagraph"/>
        <w:numPr>
          <w:ilvl w:val="0"/>
          <w:numId w:val="47"/>
        </w:numPr>
        <w:rPr>
          <w:rFonts w:ascii="Calibri" w:hAnsi="Calibri" w:cs="Arial"/>
          <w:sz w:val="18"/>
          <w:szCs w:val="18"/>
        </w:rPr>
      </w:pPr>
      <w:r w:rsidRPr="0037735E">
        <w:rPr>
          <w:rFonts w:ascii="Calibri" w:hAnsi="Calibri" w:cs="Arial"/>
          <w:sz w:val="18"/>
          <w:szCs w:val="18"/>
        </w:rPr>
        <w:t>Dwelling Unit</w:t>
      </w:r>
      <w:r w:rsidR="00EE0045" w:rsidRPr="0037735E">
        <w:rPr>
          <w:rFonts w:ascii="Calibri" w:hAnsi="Calibri" w:cs="Arial"/>
          <w:sz w:val="18"/>
          <w:szCs w:val="18"/>
        </w:rPr>
        <w:t xml:space="preserve"> -</w:t>
      </w:r>
      <w:r w:rsidRPr="0037735E">
        <w:rPr>
          <w:rFonts w:ascii="Calibri" w:hAnsi="Calibri" w:cs="Arial"/>
          <w:sz w:val="18"/>
          <w:szCs w:val="18"/>
        </w:rPr>
        <w:t xml:space="preserve"> Installing a New Space Conditioning System?</w:t>
      </w:r>
      <w:r w:rsidR="00EE0045" w:rsidRPr="0037735E">
        <w:rPr>
          <w:rFonts w:ascii="Calibri" w:hAnsi="Calibri" w:cs="Arial"/>
          <w:sz w:val="18"/>
          <w:szCs w:val="18"/>
        </w:rPr>
        <w:t>:</w:t>
      </w:r>
      <w:r w:rsidRPr="0037735E">
        <w:rPr>
          <w:rFonts w:ascii="Calibri" w:hAnsi="Calibri" w:cs="Arial"/>
          <w:sz w:val="18"/>
          <w:szCs w:val="18"/>
        </w:rPr>
        <w:t xml:space="preserve"> If a new Space Conditioning system is planned to be installed, then enter yes, otherwise enter no.</w:t>
      </w:r>
    </w:p>
    <w:p w14:paraId="154809F1" w14:textId="77777777" w:rsidR="0095710E" w:rsidRPr="0037735E" w:rsidRDefault="0095710E" w:rsidP="0095710E">
      <w:pPr>
        <w:pStyle w:val="ListParagraph"/>
        <w:numPr>
          <w:ilvl w:val="0"/>
          <w:numId w:val="47"/>
        </w:numPr>
        <w:rPr>
          <w:rFonts w:asciiTheme="minorHAnsi" w:hAnsiTheme="minorHAnsi" w:cs="Arial"/>
          <w:sz w:val="18"/>
          <w:szCs w:val="18"/>
        </w:rPr>
      </w:pPr>
      <w:r w:rsidRPr="0037735E">
        <w:rPr>
          <w:rFonts w:asciiTheme="minorHAnsi" w:hAnsiTheme="minorHAnsi" w:cs="Arial"/>
          <w:sz w:val="18"/>
          <w:szCs w:val="18"/>
        </w:rPr>
        <w:t xml:space="preserve">Comments: </w:t>
      </w:r>
      <w:r w:rsidRPr="0037735E">
        <w:rPr>
          <w:rFonts w:ascii="Calibri" w:hAnsi="Calibri" w:cs="Arial"/>
          <w:sz w:val="18"/>
          <w:szCs w:val="18"/>
        </w:rPr>
        <w:t>Any notes regarding location or unique conditions.</w:t>
      </w:r>
    </w:p>
    <w:p w14:paraId="63E81E7C" w14:textId="77777777" w:rsidR="0076461F" w:rsidRDefault="0076461F" w:rsidP="0037735E">
      <w:pPr>
        <w:rPr>
          <w:rFonts w:ascii="Calibri" w:hAnsi="Calibri" w:cs="Arial"/>
          <w:b/>
          <w:sz w:val="18"/>
          <w:szCs w:val="18"/>
        </w:rPr>
      </w:pPr>
    </w:p>
    <w:p w14:paraId="154809F3" w14:textId="260D5557" w:rsidR="00492D3C" w:rsidRPr="0037735E" w:rsidRDefault="00DF5F60" w:rsidP="0037735E">
      <w:pPr>
        <w:rPr>
          <w:rFonts w:ascii="Calibri" w:hAnsi="Calibri" w:cs="Arial"/>
          <w:b/>
          <w:sz w:val="18"/>
          <w:szCs w:val="18"/>
        </w:rPr>
      </w:pPr>
      <w:r w:rsidRPr="0037735E">
        <w:rPr>
          <w:rFonts w:ascii="Calibri" w:hAnsi="Calibri" w:cs="Arial"/>
          <w:b/>
          <w:sz w:val="18"/>
          <w:szCs w:val="18"/>
        </w:rPr>
        <w:t>Documentation Declaration Statements</w:t>
      </w:r>
    </w:p>
    <w:p w14:paraId="154809F4" w14:textId="77777777" w:rsidR="00492D3C" w:rsidRPr="0037735E" w:rsidRDefault="00492D3C" w:rsidP="00492D3C">
      <w:pPr>
        <w:numPr>
          <w:ilvl w:val="0"/>
          <w:numId w:val="39"/>
        </w:numPr>
        <w:rPr>
          <w:rFonts w:ascii="Calibri" w:hAnsi="Calibri" w:cs="Arial"/>
          <w:sz w:val="18"/>
          <w:szCs w:val="18"/>
        </w:rPr>
      </w:pPr>
      <w:r w:rsidRPr="0037735E">
        <w:rPr>
          <w:rFonts w:ascii="Calibri" w:hAnsi="Calibri" w:cs="Arial"/>
          <w:sz w:val="18"/>
          <w:szCs w:val="18"/>
        </w:rPr>
        <w:t xml:space="preserve">The person who prepared the CF1R will sign and complete the fields for their name, company (if applicable), address, phone number, certification information (if applicable), date and signature (may be electronic). </w:t>
      </w:r>
    </w:p>
    <w:p w14:paraId="154809F5" w14:textId="77777777" w:rsidR="00492D3C" w:rsidRPr="0037735E" w:rsidRDefault="00492D3C" w:rsidP="00492D3C">
      <w:pPr>
        <w:numPr>
          <w:ilvl w:val="0"/>
          <w:numId w:val="39"/>
        </w:numPr>
        <w:rPr>
          <w:rFonts w:ascii="Calibri" w:hAnsi="Calibri" w:cs="Arial"/>
          <w:sz w:val="18"/>
          <w:szCs w:val="18"/>
        </w:rPr>
      </w:pPr>
      <w:r w:rsidRPr="0037735E">
        <w:rPr>
          <w:rFonts w:ascii="Calibri" w:hAnsi="Calibri" w:cs="Arial"/>
          <w:sz w:val="18"/>
          <w:szCs w:val="18"/>
        </w:rPr>
        <w:t xml:space="preserve">The person who is assuming responsibility for the project being built to comply with Title 24, Part 6, will complete the fields for their name, company (if applicable), address, phone number, license number (if applicable), date and signature (may be electronic). </w:t>
      </w:r>
    </w:p>
    <w:p w14:paraId="154809F6" w14:textId="77777777" w:rsidR="00492D3C" w:rsidRPr="0037735E" w:rsidRDefault="00492D3C" w:rsidP="00492D3C">
      <w:pPr>
        <w:keepNext/>
        <w:rPr>
          <w:rFonts w:ascii="Calibri" w:hAnsi="Calibri" w:cs="Arial"/>
          <w:b/>
          <w:sz w:val="18"/>
          <w:szCs w:val="18"/>
        </w:rPr>
      </w:pPr>
    </w:p>
    <w:p w14:paraId="154809F7" w14:textId="77777777" w:rsidR="003A63C9" w:rsidRPr="0037735E" w:rsidRDefault="003A63C9" w:rsidP="00E312BC">
      <w:pPr>
        <w:spacing w:after="120"/>
        <w:rPr>
          <w:rFonts w:ascii="Calibri" w:hAnsi="Calibri" w:cs="Arial"/>
          <w:b/>
          <w:sz w:val="18"/>
          <w:szCs w:val="18"/>
        </w:rPr>
      </w:pPr>
    </w:p>
    <w:p w14:paraId="154809F8" w14:textId="14E1737D" w:rsidR="00A841A3" w:rsidRPr="0037735E" w:rsidRDefault="00DF5F60" w:rsidP="0037735E">
      <w:pPr>
        <w:rPr>
          <w:rFonts w:ascii="Calibri" w:hAnsi="Calibri" w:cs="Arial"/>
          <w:b/>
          <w:sz w:val="18"/>
          <w:szCs w:val="18"/>
        </w:rPr>
      </w:pPr>
      <w:r w:rsidRPr="0037735E">
        <w:rPr>
          <w:rFonts w:ascii="Calibri" w:hAnsi="Calibri" w:cs="Arial"/>
          <w:b/>
          <w:sz w:val="18"/>
          <w:szCs w:val="18"/>
        </w:rPr>
        <w:t>Registration</w:t>
      </w:r>
    </w:p>
    <w:p w14:paraId="154809F9" w14:textId="77777777" w:rsidR="00A841A3" w:rsidRPr="0037735E" w:rsidRDefault="00D62B8E" w:rsidP="00D62B8E">
      <w:pPr>
        <w:rPr>
          <w:rFonts w:ascii="Calibri" w:hAnsi="Calibri" w:cs="Arial"/>
          <w:sz w:val="18"/>
          <w:szCs w:val="18"/>
        </w:rPr>
      </w:pPr>
      <w:r w:rsidRPr="0037735E">
        <w:rPr>
          <w:rFonts w:ascii="Calibri" w:hAnsi="Calibri" w:cs="Arial"/>
          <w:sz w:val="18"/>
          <w:szCs w:val="18"/>
        </w:rPr>
        <w:t>T</w:t>
      </w:r>
      <w:r w:rsidR="00A841A3" w:rsidRPr="0037735E">
        <w:rPr>
          <w:rFonts w:ascii="Calibri" w:hAnsi="Calibri" w:cs="Arial"/>
          <w:sz w:val="18"/>
          <w:szCs w:val="18"/>
        </w:rPr>
        <w:t>he CF1R must be registered with a HERS provider prior to submi</w:t>
      </w:r>
      <w:r w:rsidR="003A63C9" w:rsidRPr="0037735E">
        <w:rPr>
          <w:rFonts w:ascii="Calibri" w:hAnsi="Calibri" w:cs="Arial"/>
          <w:sz w:val="18"/>
          <w:szCs w:val="18"/>
        </w:rPr>
        <w:t>tting for a building permit.</w:t>
      </w:r>
    </w:p>
    <w:p w14:paraId="154809FA" w14:textId="77777777" w:rsidR="00A841A3" w:rsidRPr="0037735E" w:rsidRDefault="00A841A3" w:rsidP="00492D3C">
      <w:pPr>
        <w:rPr>
          <w:rFonts w:ascii="Calibri" w:hAnsi="Calibri"/>
          <w:b/>
          <w:sz w:val="18"/>
          <w:szCs w:val="18"/>
        </w:rPr>
      </w:pPr>
    </w:p>
    <w:p w14:paraId="17E1D62A" w14:textId="77777777" w:rsidR="00BA26AB" w:rsidRPr="0037735E" w:rsidRDefault="00BA26AB" w:rsidP="00492D3C">
      <w:pPr>
        <w:rPr>
          <w:rFonts w:ascii="Calibri" w:hAnsi="Calibri"/>
          <w:b/>
          <w:sz w:val="18"/>
          <w:szCs w:val="18"/>
        </w:rPr>
      </w:pPr>
    </w:p>
    <w:p w14:paraId="154809FD" w14:textId="43064094" w:rsidR="00361D2C" w:rsidRPr="0037735E" w:rsidRDefault="00DF5F60" w:rsidP="00E75B4B">
      <w:pPr>
        <w:pStyle w:val="ListParagraph"/>
        <w:numPr>
          <w:ilvl w:val="0"/>
          <w:numId w:val="41"/>
        </w:numPr>
        <w:contextualSpacing/>
        <w:rPr>
          <w:rFonts w:ascii="Calibri" w:hAnsi="Calibri" w:cs="Arial"/>
          <w:sz w:val="18"/>
          <w:szCs w:val="18"/>
        </w:rPr>
      </w:pPr>
      <w:proofErr w:type="spellStart"/>
      <w:r w:rsidRPr="0037735E">
        <w:rPr>
          <w:rFonts w:ascii="Calibri" w:hAnsi="Calibri" w:cs="Arial"/>
          <w:b/>
          <w:sz w:val="18"/>
          <w:szCs w:val="18"/>
        </w:rPr>
        <w:t>References</w:t>
      </w:r>
      <w:r w:rsidR="00361D2C" w:rsidRPr="0037735E">
        <w:rPr>
          <w:rFonts w:ascii="Calibri" w:hAnsi="Calibri" w:cs="Arial"/>
          <w:sz w:val="18"/>
          <w:szCs w:val="18"/>
        </w:rPr>
        <w:t>Water</w:t>
      </w:r>
      <w:proofErr w:type="spellEnd"/>
      <w:r w:rsidR="00361D2C" w:rsidRPr="0037735E">
        <w:rPr>
          <w:rFonts w:ascii="Calibri" w:hAnsi="Calibri" w:cs="Arial"/>
          <w:sz w:val="18"/>
          <w:szCs w:val="18"/>
        </w:rPr>
        <w:t xml:space="preserve"> Heaters:</w:t>
      </w:r>
    </w:p>
    <w:p w14:paraId="154809FE" w14:textId="77777777" w:rsidR="003A506B" w:rsidRPr="0037735E" w:rsidRDefault="003A506B" w:rsidP="003A506B">
      <w:pPr>
        <w:pStyle w:val="ListParagraph"/>
        <w:contextualSpacing/>
        <w:rPr>
          <w:rFonts w:ascii="Calibri" w:hAnsi="Calibri" w:cs="Arial"/>
          <w:sz w:val="18"/>
          <w:szCs w:val="18"/>
        </w:rPr>
      </w:pPr>
    </w:p>
    <w:p w14:paraId="154809FF" w14:textId="77777777" w:rsidR="00361D2C" w:rsidRPr="0037735E" w:rsidRDefault="00361D2C" w:rsidP="003A506B">
      <w:pPr>
        <w:tabs>
          <w:tab w:val="left" w:pos="3600"/>
          <w:tab w:val="left" w:pos="6480"/>
        </w:tabs>
        <w:autoSpaceDE w:val="0"/>
        <w:autoSpaceDN w:val="0"/>
        <w:adjustRightInd w:val="0"/>
        <w:ind w:left="720"/>
        <w:rPr>
          <w:rFonts w:ascii="Calibri" w:hAnsi="Calibri" w:cs="Arial"/>
          <w:sz w:val="18"/>
          <w:szCs w:val="18"/>
        </w:rPr>
      </w:pPr>
      <w:r w:rsidRPr="0037735E">
        <w:rPr>
          <w:rFonts w:ascii="Calibri" w:hAnsi="Calibri" w:cs="Arial"/>
          <w:sz w:val="18"/>
          <w:szCs w:val="18"/>
        </w:rPr>
        <w:t>Section 150.1(c) allows a limited number of conditions for water heating. If conditions other than these are proposed, the prescriptive compliance approach cannot be used:</w:t>
      </w:r>
    </w:p>
    <w:p w14:paraId="15480A00" w14:textId="77777777" w:rsidR="00951D1F" w:rsidRPr="0037735E" w:rsidRDefault="00951D1F" w:rsidP="003A506B">
      <w:pPr>
        <w:tabs>
          <w:tab w:val="left" w:pos="3600"/>
          <w:tab w:val="left" w:pos="6480"/>
        </w:tabs>
        <w:autoSpaceDE w:val="0"/>
        <w:autoSpaceDN w:val="0"/>
        <w:adjustRightInd w:val="0"/>
        <w:ind w:left="720"/>
        <w:rPr>
          <w:rFonts w:ascii="Calibri" w:hAnsi="Calibri" w:cs="Arial"/>
          <w:sz w:val="18"/>
          <w:szCs w:val="18"/>
        </w:rPr>
      </w:pPr>
    </w:p>
    <w:p w14:paraId="39BDF196" w14:textId="77777777" w:rsidR="00FC4B56" w:rsidRPr="00B54048" w:rsidRDefault="00FC4B56" w:rsidP="00FC4B56">
      <w:pPr>
        <w:ind w:left="720"/>
        <w:rPr>
          <w:rFonts w:ascii="Calibri" w:hAnsi="Calibri" w:cs="Arial"/>
          <w:sz w:val="18"/>
          <w:szCs w:val="18"/>
          <w:u w:val="single"/>
        </w:rPr>
      </w:pPr>
      <w:r w:rsidRPr="00B54048">
        <w:rPr>
          <w:rFonts w:ascii="Calibri" w:hAnsi="Calibri" w:cs="Arial"/>
          <w:sz w:val="18"/>
          <w:szCs w:val="18"/>
          <w:u w:val="single"/>
        </w:rPr>
        <w:t>Single Dwelling Unit</w:t>
      </w:r>
    </w:p>
    <w:p w14:paraId="46E9D950" w14:textId="77777777" w:rsidR="00FC4B56" w:rsidRPr="00B54048" w:rsidRDefault="00FC4B56" w:rsidP="0076461F">
      <w:pPr>
        <w:numPr>
          <w:ilvl w:val="0"/>
          <w:numId w:val="66"/>
        </w:numPr>
        <w:rPr>
          <w:rFonts w:ascii="Calibri" w:hAnsi="Calibri" w:cs="Arial"/>
          <w:sz w:val="18"/>
          <w:szCs w:val="18"/>
        </w:rPr>
      </w:pPr>
      <w:r w:rsidRPr="00B54048">
        <w:rPr>
          <w:rFonts w:ascii="Calibri" w:hAnsi="Calibri" w:cs="Arial"/>
          <w:sz w:val="18"/>
          <w:szCs w:val="18"/>
        </w:rPr>
        <w:t>A single gas or propane instantaneous water heater with an input of 200,000 Btu per hour or less and no storage tank, and that meets the requirements of Sections 110.1 and 110.3.</w:t>
      </w:r>
    </w:p>
    <w:p w14:paraId="1442B964" w14:textId="77777777" w:rsidR="00FC4B56" w:rsidRPr="00B54048" w:rsidRDefault="00FC4B56" w:rsidP="0076461F">
      <w:pPr>
        <w:pStyle w:val="ListParagraph"/>
        <w:numPr>
          <w:ilvl w:val="0"/>
          <w:numId w:val="66"/>
        </w:numPr>
        <w:rPr>
          <w:sz w:val="18"/>
          <w:szCs w:val="18"/>
        </w:rPr>
      </w:pPr>
      <w:r w:rsidRPr="00B54048">
        <w:rPr>
          <w:rFonts w:ascii="Calibri" w:hAnsi="Calibri" w:cs="Arial"/>
          <w:sz w:val="18"/>
          <w:szCs w:val="18"/>
        </w:rPr>
        <w:t>A single gas or propane storage type water heater with an input of 105,000 Btu per hour or less, rated volume less than or equal to 55 gallons and that meets the requirements of Sections 110.1 and 110.3. The dwelling unit shall meet all of the requirements for Quality Insulation Installation (QII) as specified in the Reference Appendix RA3.5.</w:t>
      </w:r>
    </w:p>
    <w:p w14:paraId="5ECEF74F" w14:textId="77777777" w:rsidR="00FC4B56" w:rsidRPr="00B54048" w:rsidRDefault="00FC4B56" w:rsidP="0076461F">
      <w:pPr>
        <w:pStyle w:val="ListParagraph"/>
        <w:numPr>
          <w:ilvl w:val="0"/>
          <w:numId w:val="66"/>
        </w:numPr>
        <w:rPr>
          <w:rFonts w:ascii="Calibri" w:hAnsi="Calibri" w:cs="Arial"/>
          <w:sz w:val="18"/>
          <w:szCs w:val="18"/>
        </w:rPr>
      </w:pPr>
      <w:r w:rsidRPr="00B54048">
        <w:rPr>
          <w:rFonts w:ascii="Calibri" w:hAnsi="Calibri" w:cs="Arial"/>
          <w:sz w:val="18"/>
          <w:szCs w:val="18"/>
        </w:rPr>
        <w:t>A single gas or propane storage type water heater with an input of 105,000 Btu per hour or less, rate volume of more than 55 gallons, and that meets the requirements of Sections 110.1 and 110.3.</w:t>
      </w:r>
    </w:p>
    <w:p w14:paraId="44F28490" w14:textId="77777777" w:rsidR="00FC4B56" w:rsidRPr="00B54048" w:rsidRDefault="00FC4B56" w:rsidP="00FC4B56">
      <w:pPr>
        <w:ind w:left="720"/>
        <w:rPr>
          <w:rFonts w:ascii="Calibri" w:hAnsi="Calibri" w:cs="Arial"/>
          <w:sz w:val="18"/>
          <w:szCs w:val="18"/>
          <w:u w:val="single"/>
        </w:rPr>
      </w:pPr>
    </w:p>
    <w:p w14:paraId="26D4739D" w14:textId="77777777" w:rsidR="00FC4B56" w:rsidRPr="00B54048" w:rsidRDefault="00FC4B56" w:rsidP="00FC4B56">
      <w:pPr>
        <w:ind w:left="720"/>
        <w:rPr>
          <w:rFonts w:ascii="Calibri" w:hAnsi="Calibri" w:cs="Arial"/>
          <w:sz w:val="18"/>
          <w:szCs w:val="18"/>
          <w:u w:val="single"/>
        </w:rPr>
      </w:pPr>
      <w:r w:rsidRPr="00B54048">
        <w:rPr>
          <w:rFonts w:ascii="Calibri" w:hAnsi="Calibri" w:cs="Arial"/>
          <w:sz w:val="18"/>
          <w:szCs w:val="18"/>
          <w:u w:val="single"/>
        </w:rPr>
        <w:t>Central System</w:t>
      </w:r>
    </w:p>
    <w:p w14:paraId="3F6405B5" w14:textId="77777777" w:rsidR="00FC4B56" w:rsidRPr="00B54048" w:rsidRDefault="00FC4B56" w:rsidP="00732CA9">
      <w:pPr>
        <w:pStyle w:val="ListParagraph"/>
        <w:numPr>
          <w:ilvl w:val="0"/>
          <w:numId w:val="66"/>
        </w:numPr>
        <w:rPr>
          <w:sz w:val="18"/>
          <w:szCs w:val="18"/>
        </w:rPr>
      </w:pPr>
      <w:r w:rsidRPr="00B54048">
        <w:rPr>
          <w:rFonts w:ascii="Calibri" w:hAnsi="Calibri" w:cs="Arial"/>
          <w:sz w:val="18"/>
          <w:szCs w:val="18"/>
        </w:rPr>
        <w:t xml:space="preserve">All water heaters installed </w:t>
      </w:r>
      <w:proofErr w:type="spellStart"/>
      <w:r w:rsidRPr="00B54048">
        <w:rPr>
          <w:rFonts w:ascii="Calibri" w:hAnsi="Calibri" w:cs="Arial"/>
          <w:sz w:val="18"/>
          <w:szCs w:val="18"/>
        </w:rPr>
        <w:t>mustcomply</w:t>
      </w:r>
      <w:proofErr w:type="spellEnd"/>
      <w:r w:rsidRPr="00B54048">
        <w:rPr>
          <w:rFonts w:ascii="Calibri" w:hAnsi="Calibri" w:cs="Arial"/>
          <w:sz w:val="18"/>
          <w:szCs w:val="18"/>
        </w:rPr>
        <w:t xml:space="preserve"> with Sections 110.1 and 110.3. The distribution system shall be equipped with a demand recirculation control allowing pump operation to be based on measurement of hot water demand and hot water return temperature. The system shall have at least two loops. Buildings with 8 or less units do not have to comply with the demand recirculation requirement.</w:t>
      </w:r>
    </w:p>
    <w:p w14:paraId="15480A05" w14:textId="77777777" w:rsidR="00114CC4" w:rsidRDefault="00114CC4" w:rsidP="003A506B">
      <w:pPr>
        <w:rPr>
          <w:rFonts w:ascii="Calibri" w:hAnsi="Calibri"/>
          <w:b/>
        </w:rPr>
        <w:sectPr w:rsidR="00114CC4" w:rsidSect="00DE2E2E">
          <w:headerReference w:type="even" r:id="rId18"/>
          <w:headerReference w:type="default" r:id="rId19"/>
          <w:footerReference w:type="default" r:id="rId20"/>
          <w:headerReference w:type="first" r:id="rId21"/>
          <w:pgSz w:w="15840" w:h="12240" w:orient="landscape" w:code="1"/>
          <w:pgMar w:top="720" w:right="720" w:bottom="720" w:left="720" w:header="576" w:footer="432" w:gutter="0"/>
          <w:pgNumType w:start="1"/>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
        <w:gridCol w:w="2189"/>
        <w:gridCol w:w="5006"/>
        <w:gridCol w:w="399"/>
        <w:gridCol w:w="3671"/>
        <w:gridCol w:w="2898"/>
      </w:tblGrid>
      <w:tr w:rsidR="003116BB" w:rsidRPr="00B177C8" w14:paraId="15480A07" w14:textId="77777777" w:rsidTr="0037735E">
        <w:trPr>
          <w:trHeight w:val="317"/>
        </w:trPr>
        <w:tc>
          <w:tcPr>
            <w:tcW w:w="14616" w:type="dxa"/>
            <w:gridSpan w:val="6"/>
            <w:tcBorders>
              <w:top w:val="single" w:sz="4" w:space="0" w:color="auto"/>
              <w:left w:val="single" w:sz="4" w:space="0" w:color="auto"/>
              <w:right w:val="single" w:sz="4" w:space="0" w:color="auto"/>
            </w:tcBorders>
            <w:shd w:val="clear" w:color="auto" w:fill="auto"/>
            <w:vAlign w:val="center"/>
          </w:tcPr>
          <w:p w14:paraId="15480A06" w14:textId="61E84116" w:rsidR="003116BB" w:rsidRPr="00B177C8" w:rsidRDefault="003116BB" w:rsidP="004A5E91">
            <w:pPr>
              <w:keepNext/>
              <w:rPr>
                <w:rFonts w:ascii="Calibri" w:hAnsi="Calibri"/>
                <w:sz w:val="22"/>
                <w:szCs w:val="22"/>
              </w:rPr>
            </w:pPr>
            <w:r w:rsidRPr="0037735E">
              <w:rPr>
                <w:rFonts w:ascii="Calibri" w:eastAsia="Calibri" w:hAnsi="Calibri"/>
                <w:b/>
                <w:sz w:val="20"/>
                <w:szCs w:val="22"/>
              </w:rPr>
              <w:lastRenderedPageBreak/>
              <w:t xml:space="preserve">A. </w:t>
            </w:r>
            <w:r w:rsidR="004A5E91" w:rsidRPr="0037735E">
              <w:rPr>
                <w:rFonts w:ascii="Calibri" w:eastAsia="Calibri" w:hAnsi="Calibri"/>
                <w:b/>
                <w:sz w:val="20"/>
                <w:szCs w:val="22"/>
              </w:rPr>
              <w:t>General Information</w:t>
            </w:r>
          </w:p>
        </w:tc>
      </w:tr>
      <w:tr w:rsidR="003116BB" w:rsidRPr="00B177C8" w14:paraId="15480A0E" w14:textId="77777777" w:rsidTr="0037735E">
        <w:trPr>
          <w:trHeight w:val="245"/>
        </w:trPr>
        <w:tc>
          <w:tcPr>
            <w:tcW w:w="453" w:type="dxa"/>
            <w:tcBorders>
              <w:left w:val="single" w:sz="4" w:space="0" w:color="auto"/>
              <w:right w:val="single" w:sz="4" w:space="0" w:color="auto"/>
            </w:tcBorders>
            <w:vAlign w:val="center"/>
          </w:tcPr>
          <w:p w14:paraId="15480A08" w14:textId="77777777" w:rsidR="003116BB" w:rsidRPr="0037735E" w:rsidRDefault="003116BB" w:rsidP="00C62F33">
            <w:pPr>
              <w:jc w:val="center"/>
              <w:rPr>
                <w:rFonts w:ascii="Calibri" w:eastAsia="Calibri" w:hAnsi="Calibri"/>
                <w:sz w:val="18"/>
                <w:szCs w:val="18"/>
              </w:rPr>
            </w:pPr>
            <w:r w:rsidRPr="0037735E">
              <w:rPr>
                <w:rFonts w:ascii="Calibri" w:eastAsia="Calibri" w:hAnsi="Calibri"/>
                <w:sz w:val="18"/>
                <w:szCs w:val="18"/>
              </w:rPr>
              <w:t>01</w:t>
            </w:r>
          </w:p>
        </w:tc>
        <w:tc>
          <w:tcPr>
            <w:tcW w:w="2189" w:type="dxa"/>
            <w:tcBorders>
              <w:left w:val="single" w:sz="4" w:space="0" w:color="auto"/>
              <w:right w:val="single" w:sz="4" w:space="0" w:color="auto"/>
            </w:tcBorders>
            <w:shd w:val="clear" w:color="auto" w:fill="auto"/>
            <w:vAlign w:val="center"/>
          </w:tcPr>
          <w:p w14:paraId="15480A09" w14:textId="77777777" w:rsidR="003116BB" w:rsidRPr="0037735E" w:rsidRDefault="003116BB" w:rsidP="00C62F33">
            <w:pPr>
              <w:rPr>
                <w:rFonts w:ascii="Calibri" w:hAnsi="Calibri"/>
                <w:sz w:val="18"/>
                <w:szCs w:val="18"/>
              </w:rPr>
            </w:pPr>
            <w:r w:rsidRPr="0037735E">
              <w:rPr>
                <w:rFonts w:ascii="Calibri" w:eastAsia="Calibri" w:hAnsi="Calibri"/>
                <w:sz w:val="18"/>
                <w:szCs w:val="18"/>
              </w:rPr>
              <w:t>Project Name:</w:t>
            </w:r>
          </w:p>
        </w:tc>
        <w:tc>
          <w:tcPr>
            <w:tcW w:w="5006" w:type="dxa"/>
            <w:tcBorders>
              <w:left w:val="single" w:sz="4" w:space="0" w:color="auto"/>
            </w:tcBorders>
            <w:shd w:val="clear" w:color="auto" w:fill="auto"/>
          </w:tcPr>
          <w:p w14:paraId="15480A0A" w14:textId="77777777" w:rsidR="003116BB" w:rsidRPr="00B177C8" w:rsidRDefault="00B93BFD" w:rsidP="00C62F33">
            <w:pPr>
              <w:rPr>
                <w:rFonts w:ascii="Calibri" w:hAnsi="Calibri"/>
                <w:sz w:val="18"/>
                <w:szCs w:val="18"/>
              </w:rPr>
            </w:pPr>
            <w:r>
              <w:rPr>
                <w:rFonts w:ascii="Calibri" w:hAnsi="Calibri"/>
                <w:sz w:val="18"/>
                <w:szCs w:val="18"/>
              </w:rPr>
              <w:t>&lt;&lt;User Input: Text&gt;&gt;</w:t>
            </w:r>
          </w:p>
        </w:tc>
        <w:tc>
          <w:tcPr>
            <w:tcW w:w="399" w:type="dxa"/>
            <w:tcBorders>
              <w:left w:val="single" w:sz="4" w:space="0" w:color="auto"/>
              <w:right w:val="single" w:sz="4" w:space="0" w:color="auto"/>
            </w:tcBorders>
            <w:vAlign w:val="center"/>
          </w:tcPr>
          <w:p w14:paraId="15480A0B" w14:textId="77777777" w:rsidR="003116BB" w:rsidRPr="0037735E" w:rsidRDefault="003116BB" w:rsidP="00C62F33">
            <w:pPr>
              <w:jc w:val="center"/>
              <w:rPr>
                <w:rFonts w:ascii="Calibri" w:hAnsi="Calibri"/>
                <w:sz w:val="18"/>
                <w:szCs w:val="18"/>
              </w:rPr>
            </w:pPr>
            <w:r w:rsidRPr="0037735E">
              <w:rPr>
                <w:rFonts w:ascii="Calibri" w:hAnsi="Calibri"/>
                <w:sz w:val="18"/>
                <w:szCs w:val="18"/>
              </w:rPr>
              <w:t>02</w:t>
            </w:r>
          </w:p>
        </w:tc>
        <w:tc>
          <w:tcPr>
            <w:tcW w:w="3671" w:type="dxa"/>
            <w:tcBorders>
              <w:left w:val="single" w:sz="4" w:space="0" w:color="auto"/>
            </w:tcBorders>
            <w:shd w:val="clear" w:color="auto" w:fill="auto"/>
            <w:vAlign w:val="center"/>
          </w:tcPr>
          <w:p w14:paraId="15480A0C" w14:textId="77777777" w:rsidR="003116BB" w:rsidRPr="0037735E" w:rsidRDefault="003116BB" w:rsidP="00C62F33">
            <w:pPr>
              <w:rPr>
                <w:rFonts w:ascii="Calibri" w:hAnsi="Calibri"/>
                <w:sz w:val="18"/>
                <w:szCs w:val="18"/>
              </w:rPr>
            </w:pPr>
            <w:r w:rsidRPr="0037735E">
              <w:rPr>
                <w:rFonts w:ascii="Calibri" w:hAnsi="Calibri"/>
                <w:sz w:val="18"/>
                <w:szCs w:val="18"/>
              </w:rPr>
              <w:t>Date Prepared:</w:t>
            </w:r>
          </w:p>
        </w:tc>
        <w:tc>
          <w:tcPr>
            <w:tcW w:w="2898" w:type="dxa"/>
            <w:tcBorders>
              <w:right w:val="single" w:sz="4" w:space="0" w:color="auto"/>
            </w:tcBorders>
            <w:shd w:val="clear" w:color="auto" w:fill="auto"/>
          </w:tcPr>
          <w:p w14:paraId="15480A0D" w14:textId="77777777" w:rsidR="003116BB" w:rsidRPr="00B177C8" w:rsidRDefault="00B93BFD" w:rsidP="00C62F33">
            <w:pPr>
              <w:rPr>
                <w:rFonts w:ascii="Calibri" w:hAnsi="Calibri"/>
                <w:sz w:val="18"/>
                <w:szCs w:val="18"/>
              </w:rPr>
            </w:pPr>
            <w:r>
              <w:rPr>
                <w:rFonts w:ascii="Calibri" w:hAnsi="Calibri"/>
                <w:sz w:val="18"/>
                <w:szCs w:val="18"/>
              </w:rPr>
              <w:t>&lt;&lt;User Input: Date&gt;&gt;</w:t>
            </w:r>
          </w:p>
        </w:tc>
      </w:tr>
      <w:tr w:rsidR="003116BB" w:rsidRPr="00B177C8" w14:paraId="15480A15" w14:textId="77777777" w:rsidTr="0037735E">
        <w:trPr>
          <w:trHeight w:val="245"/>
        </w:trPr>
        <w:tc>
          <w:tcPr>
            <w:tcW w:w="453" w:type="dxa"/>
            <w:tcBorders>
              <w:left w:val="single" w:sz="4" w:space="0" w:color="auto"/>
              <w:right w:val="single" w:sz="4" w:space="0" w:color="auto"/>
            </w:tcBorders>
            <w:vAlign w:val="center"/>
          </w:tcPr>
          <w:p w14:paraId="15480A0F" w14:textId="77777777" w:rsidR="003116BB" w:rsidRPr="0037735E" w:rsidRDefault="003116BB" w:rsidP="00C62F33">
            <w:pPr>
              <w:jc w:val="center"/>
              <w:rPr>
                <w:rFonts w:ascii="Calibri" w:eastAsia="Calibri" w:hAnsi="Calibri"/>
                <w:sz w:val="18"/>
                <w:szCs w:val="18"/>
              </w:rPr>
            </w:pPr>
            <w:r w:rsidRPr="0037735E">
              <w:rPr>
                <w:rFonts w:ascii="Calibri" w:eastAsia="Calibri" w:hAnsi="Calibri"/>
                <w:sz w:val="18"/>
                <w:szCs w:val="18"/>
              </w:rPr>
              <w:t>03</w:t>
            </w:r>
          </w:p>
        </w:tc>
        <w:tc>
          <w:tcPr>
            <w:tcW w:w="2189" w:type="dxa"/>
            <w:tcBorders>
              <w:left w:val="single" w:sz="4" w:space="0" w:color="auto"/>
            </w:tcBorders>
            <w:shd w:val="clear" w:color="auto" w:fill="auto"/>
            <w:vAlign w:val="center"/>
          </w:tcPr>
          <w:p w14:paraId="15480A10" w14:textId="77777777" w:rsidR="003116BB" w:rsidRPr="0037735E" w:rsidRDefault="003116BB" w:rsidP="00C62F33">
            <w:pPr>
              <w:rPr>
                <w:rFonts w:ascii="Calibri" w:hAnsi="Calibri"/>
                <w:sz w:val="18"/>
                <w:szCs w:val="18"/>
              </w:rPr>
            </w:pPr>
            <w:r w:rsidRPr="0037735E">
              <w:rPr>
                <w:rFonts w:ascii="Calibri" w:eastAsia="Calibri" w:hAnsi="Calibri"/>
                <w:sz w:val="18"/>
                <w:szCs w:val="18"/>
              </w:rPr>
              <w:t>Project Location:</w:t>
            </w:r>
          </w:p>
        </w:tc>
        <w:tc>
          <w:tcPr>
            <w:tcW w:w="5006" w:type="dxa"/>
            <w:shd w:val="clear" w:color="auto" w:fill="auto"/>
          </w:tcPr>
          <w:p w14:paraId="15480A11" w14:textId="77777777" w:rsidR="003116BB" w:rsidRPr="00B177C8" w:rsidRDefault="00B93BFD" w:rsidP="00C62F33">
            <w:pPr>
              <w:rPr>
                <w:rFonts w:ascii="Calibri" w:hAnsi="Calibri"/>
                <w:sz w:val="18"/>
                <w:szCs w:val="18"/>
              </w:rPr>
            </w:pPr>
            <w:r>
              <w:rPr>
                <w:rFonts w:ascii="Calibri" w:hAnsi="Calibri"/>
                <w:sz w:val="18"/>
                <w:szCs w:val="18"/>
              </w:rPr>
              <w:t>&lt;&lt;User Input: String&gt;&gt;</w:t>
            </w:r>
          </w:p>
        </w:tc>
        <w:tc>
          <w:tcPr>
            <w:tcW w:w="399" w:type="dxa"/>
            <w:vAlign w:val="center"/>
          </w:tcPr>
          <w:p w14:paraId="15480A12" w14:textId="77777777" w:rsidR="003116BB" w:rsidRPr="0037735E" w:rsidRDefault="003116BB" w:rsidP="00C62F33">
            <w:pPr>
              <w:jc w:val="center"/>
              <w:rPr>
                <w:rFonts w:ascii="Calibri" w:hAnsi="Calibri"/>
                <w:sz w:val="18"/>
                <w:szCs w:val="18"/>
              </w:rPr>
            </w:pPr>
            <w:r w:rsidRPr="0037735E">
              <w:rPr>
                <w:rFonts w:ascii="Calibri" w:hAnsi="Calibri"/>
                <w:sz w:val="18"/>
                <w:szCs w:val="18"/>
              </w:rPr>
              <w:t>04</w:t>
            </w:r>
          </w:p>
        </w:tc>
        <w:tc>
          <w:tcPr>
            <w:tcW w:w="3671" w:type="dxa"/>
            <w:shd w:val="clear" w:color="auto" w:fill="auto"/>
            <w:vAlign w:val="center"/>
          </w:tcPr>
          <w:p w14:paraId="15480A13" w14:textId="77777777" w:rsidR="003116BB" w:rsidRPr="0037735E" w:rsidRDefault="003116BB" w:rsidP="00C62F33">
            <w:pPr>
              <w:rPr>
                <w:rFonts w:ascii="Calibri" w:hAnsi="Calibri"/>
                <w:sz w:val="18"/>
                <w:szCs w:val="18"/>
              </w:rPr>
            </w:pPr>
            <w:r w:rsidRPr="0037735E">
              <w:rPr>
                <w:rFonts w:ascii="Calibri" w:hAnsi="Calibri"/>
                <w:sz w:val="18"/>
                <w:szCs w:val="18"/>
              </w:rPr>
              <w:t>Building Front Orientation (</w:t>
            </w:r>
            <w:proofErr w:type="spellStart"/>
            <w:r w:rsidRPr="0037735E">
              <w:rPr>
                <w:rFonts w:ascii="Calibri" w:hAnsi="Calibri"/>
                <w:sz w:val="18"/>
                <w:szCs w:val="18"/>
              </w:rPr>
              <w:t>deg</w:t>
            </w:r>
            <w:proofErr w:type="spellEnd"/>
            <w:r w:rsidRPr="0037735E">
              <w:rPr>
                <w:rFonts w:ascii="Calibri" w:hAnsi="Calibri"/>
                <w:sz w:val="18"/>
                <w:szCs w:val="18"/>
              </w:rPr>
              <w:t>):</w:t>
            </w:r>
          </w:p>
        </w:tc>
        <w:tc>
          <w:tcPr>
            <w:tcW w:w="2898" w:type="dxa"/>
            <w:tcBorders>
              <w:right w:val="single" w:sz="4" w:space="0" w:color="auto"/>
            </w:tcBorders>
            <w:shd w:val="clear" w:color="auto" w:fill="auto"/>
          </w:tcPr>
          <w:p w14:paraId="15480A14" w14:textId="77777777" w:rsidR="003116BB" w:rsidRPr="00B177C8" w:rsidRDefault="00B93BFD" w:rsidP="00AB48D7">
            <w:pPr>
              <w:rPr>
                <w:rFonts w:ascii="Calibri" w:hAnsi="Calibri"/>
                <w:sz w:val="18"/>
                <w:szCs w:val="18"/>
              </w:rPr>
            </w:pPr>
            <w:r>
              <w:rPr>
                <w:rFonts w:ascii="Calibri" w:hAnsi="Calibri"/>
                <w:sz w:val="18"/>
                <w:szCs w:val="18"/>
              </w:rPr>
              <w:t xml:space="preserve">&lt;&lt;User Input: </w:t>
            </w:r>
            <w:proofErr w:type="spellStart"/>
            <w:r w:rsidR="00AB48D7">
              <w:rPr>
                <w:rFonts w:ascii="Calibri" w:hAnsi="Calibri"/>
                <w:sz w:val="18"/>
                <w:szCs w:val="18"/>
              </w:rPr>
              <w:t>Integer</w:t>
            </w:r>
            <w:r>
              <w:rPr>
                <w:rFonts w:ascii="Calibri" w:hAnsi="Calibri"/>
                <w:sz w:val="18"/>
                <w:szCs w:val="18"/>
              </w:rPr>
              <w:t>Nonnegative</w:t>
            </w:r>
            <w:proofErr w:type="spellEnd"/>
            <w:r>
              <w:rPr>
                <w:rFonts w:ascii="Calibri" w:hAnsi="Calibri"/>
                <w:sz w:val="18"/>
                <w:szCs w:val="18"/>
              </w:rPr>
              <w:t>&gt;&gt;</w:t>
            </w:r>
          </w:p>
        </w:tc>
      </w:tr>
      <w:tr w:rsidR="003116BB" w:rsidRPr="00B177C8" w14:paraId="15480A1C" w14:textId="77777777" w:rsidTr="0037735E">
        <w:trPr>
          <w:trHeight w:val="245"/>
        </w:trPr>
        <w:tc>
          <w:tcPr>
            <w:tcW w:w="453" w:type="dxa"/>
            <w:tcBorders>
              <w:left w:val="single" w:sz="4" w:space="0" w:color="auto"/>
              <w:right w:val="single" w:sz="4" w:space="0" w:color="auto"/>
            </w:tcBorders>
            <w:vAlign w:val="center"/>
          </w:tcPr>
          <w:p w14:paraId="15480A16" w14:textId="77777777" w:rsidR="003116BB" w:rsidRPr="0037735E" w:rsidRDefault="003116BB" w:rsidP="00C62F33">
            <w:pPr>
              <w:jc w:val="center"/>
              <w:rPr>
                <w:rFonts w:ascii="Calibri" w:hAnsi="Calibri"/>
                <w:sz w:val="18"/>
                <w:szCs w:val="18"/>
              </w:rPr>
            </w:pPr>
            <w:r w:rsidRPr="0037735E">
              <w:rPr>
                <w:rFonts w:ascii="Calibri" w:hAnsi="Calibri"/>
                <w:sz w:val="18"/>
                <w:szCs w:val="18"/>
              </w:rPr>
              <w:t>05</w:t>
            </w:r>
          </w:p>
        </w:tc>
        <w:tc>
          <w:tcPr>
            <w:tcW w:w="2189" w:type="dxa"/>
            <w:tcBorders>
              <w:left w:val="single" w:sz="4" w:space="0" w:color="auto"/>
              <w:right w:val="single" w:sz="4" w:space="0" w:color="auto"/>
            </w:tcBorders>
            <w:shd w:val="clear" w:color="auto" w:fill="auto"/>
            <w:vAlign w:val="center"/>
          </w:tcPr>
          <w:p w14:paraId="15480A17" w14:textId="77777777" w:rsidR="003116BB" w:rsidRPr="0037735E" w:rsidRDefault="003116BB" w:rsidP="00C62F33">
            <w:pPr>
              <w:rPr>
                <w:rFonts w:ascii="Calibri" w:hAnsi="Calibri"/>
                <w:sz w:val="18"/>
                <w:szCs w:val="18"/>
              </w:rPr>
            </w:pPr>
            <w:r w:rsidRPr="0037735E">
              <w:rPr>
                <w:rFonts w:ascii="Calibri" w:hAnsi="Calibri"/>
                <w:sz w:val="18"/>
                <w:szCs w:val="18"/>
              </w:rPr>
              <w:t>CA City:</w:t>
            </w:r>
          </w:p>
        </w:tc>
        <w:tc>
          <w:tcPr>
            <w:tcW w:w="5006" w:type="dxa"/>
            <w:tcBorders>
              <w:left w:val="single" w:sz="4" w:space="0" w:color="auto"/>
            </w:tcBorders>
            <w:shd w:val="clear" w:color="auto" w:fill="auto"/>
          </w:tcPr>
          <w:p w14:paraId="15480A18" w14:textId="77777777" w:rsidR="003116BB" w:rsidRPr="00B177C8" w:rsidRDefault="00B93BFD" w:rsidP="00C62F33">
            <w:pPr>
              <w:tabs>
                <w:tab w:val="left" w:pos="1194"/>
              </w:tabs>
              <w:rPr>
                <w:rFonts w:ascii="Calibri" w:hAnsi="Calibri"/>
                <w:sz w:val="18"/>
                <w:szCs w:val="18"/>
              </w:rPr>
            </w:pPr>
            <w:r>
              <w:rPr>
                <w:rFonts w:ascii="Calibri" w:hAnsi="Calibri"/>
                <w:sz w:val="18"/>
                <w:szCs w:val="18"/>
              </w:rPr>
              <w:t>&lt;&lt;User Input: String&gt;&gt;</w:t>
            </w:r>
          </w:p>
        </w:tc>
        <w:tc>
          <w:tcPr>
            <w:tcW w:w="399" w:type="dxa"/>
            <w:vAlign w:val="center"/>
          </w:tcPr>
          <w:p w14:paraId="15480A19" w14:textId="77777777" w:rsidR="003116BB" w:rsidRPr="0037735E" w:rsidRDefault="003116BB" w:rsidP="00C62F33">
            <w:pPr>
              <w:jc w:val="center"/>
              <w:rPr>
                <w:rFonts w:ascii="Calibri" w:hAnsi="Calibri"/>
                <w:sz w:val="18"/>
                <w:szCs w:val="18"/>
              </w:rPr>
            </w:pPr>
            <w:r w:rsidRPr="0037735E">
              <w:rPr>
                <w:rFonts w:ascii="Calibri" w:hAnsi="Calibri"/>
                <w:sz w:val="18"/>
                <w:szCs w:val="18"/>
              </w:rPr>
              <w:t>06</w:t>
            </w:r>
          </w:p>
        </w:tc>
        <w:tc>
          <w:tcPr>
            <w:tcW w:w="3671" w:type="dxa"/>
            <w:shd w:val="clear" w:color="auto" w:fill="auto"/>
            <w:vAlign w:val="center"/>
          </w:tcPr>
          <w:p w14:paraId="15480A1A" w14:textId="77777777" w:rsidR="003116BB" w:rsidRPr="0037735E" w:rsidRDefault="003116BB" w:rsidP="00C62F33">
            <w:pPr>
              <w:rPr>
                <w:rFonts w:ascii="Calibri" w:hAnsi="Calibri"/>
                <w:sz w:val="18"/>
                <w:szCs w:val="18"/>
              </w:rPr>
            </w:pPr>
            <w:r w:rsidRPr="0037735E">
              <w:rPr>
                <w:rFonts w:ascii="Calibri" w:hAnsi="Calibri"/>
                <w:sz w:val="18"/>
                <w:szCs w:val="18"/>
              </w:rPr>
              <w:t>Number of Dwelling Units</w:t>
            </w:r>
            <w:r w:rsidR="003C6EB4" w:rsidRPr="0037735E">
              <w:rPr>
                <w:rFonts w:ascii="Calibri" w:hAnsi="Calibri"/>
                <w:sz w:val="18"/>
                <w:szCs w:val="18"/>
              </w:rPr>
              <w:t xml:space="preserve"> with Additions</w:t>
            </w:r>
            <w:r w:rsidRPr="0037735E">
              <w:rPr>
                <w:rFonts w:ascii="Calibri" w:hAnsi="Calibri"/>
                <w:sz w:val="18"/>
                <w:szCs w:val="18"/>
              </w:rPr>
              <w:t>:</w:t>
            </w:r>
          </w:p>
        </w:tc>
        <w:tc>
          <w:tcPr>
            <w:tcW w:w="2898" w:type="dxa"/>
            <w:tcBorders>
              <w:right w:val="single" w:sz="4" w:space="0" w:color="auto"/>
            </w:tcBorders>
            <w:shd w:val="clear" w:color="auto" w:fill="auto"/>
          </w:tcPr>
          <w:p w14:paraId="15480A1B" w14:textId="77777777" w:rsidR="003116BB" w:rsidRPr="00B177C8" w:rsidRDefault="00B93BFD" w:rsidP="00C62F33">
            <w:pP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IntegerNonnegative</w:t>
            </w:r>
            <w:proofErr w:type="spellEnd"/>
            <w:r>
              <w:rPr>
                <w:rFonts w:ascii="Calibri" w:hAnsi="Calibri"/>
                <w:sz w:val="18"/>
                <w:szCs w:val="18"/>
              </w:rPr>
              <w:t>; note if A11=Single Family, then the value=1; else if A11=Multifamily, then the value ≥2&gt;&gt;</w:t>
            </w:r>
          </w:p>
        </w:tc>
      </w:tr>
      <w:tr w:rsidR="003116BB" w:rsidRPr="00B177C8" w14:paraId="15480A23" w14:textId="77777777" w:rsidTr="0037735E">
        <w:trPr>
          <w:trHeight w:val="245"/>
        </w:trPr>
        <w:tc>
          <w:tcPr>
            <w:tcW w:w="453" w:type="dxa"/>
            <w:tcBorders>
              <w:left w:val="single" w:sz="4" w:space="0" w:color="auto"/>
              <w:right w:val="single" w:sz="4" w:space="0" w:color="auto"/>
            </w:tcBorders>
            <w:vAlign w:val="center"/>
          </w:tcPr>
          <w:p w14:paraId="15480A1D" w14:textId="77777777" w:rsidR="003116BB" w:rsidRPr="0037735E" w:rsidRDefault="003116BB" w:rsidP="00C62F33">
            <w:pPr>
              <w:jc w:val="center"/>
              <w:rPr>
                <w:rFonts w:ascii="Calibri" w:hAnsi="Calibri"/>
                <w:sz w:val="18"/>
                <w:szCs w:val="18"/>
              </w:rPr>
            </w:pPr>
            <w:r w:rsidRPr="0037735E">
              <w:rPr>
                <w:rFonts w:ascii="Calibri" w:hAnsi="Calibri"/>
                <w:sz w:val="18"/>
                <w:szCs w:val="18"/>
              </w:rPr>
              <w:t>07</w:t>
            </w:r>
          </w:p>
        </w:tc>
        <w:tc>
          <w:tcPr>
            <w:tcW w:w="2189" w:type="dxa"/>
            <w:tcBorders>
              <w:left w:val="single" w:sz="4" w:space="0" w:color="auto"/>
              <w:right w:val="single" w:sz="4" w:space="0" w:color="auto"/>
            </w:tcBorders>
            <w:shd w:val="clear" w:color="auto" w:fill="auto"/>
            <w:vAlign w:val="center"/>
          </w:tcPr>
          <w:p w14:paraId="15480A1E" w14:textId="77777777" w:rsidR="003116BB" w:rsidRPr="0037735E" w:rsidRDefault="003116BB" w:rsidP="00C62F33">
            <w:pPr>
              <w:rPr>
                <w:rFonts w:ascii="Calibri" w:hAnsi="Calibri"/>
                <w:sz w:val="18"/>
                <w:szCs w:val="18"/>
              </w:rPr>
            </w:pPr>
            <w:r w:rsidRPr="0037735E">
              <w:rPr>
                <w:rFonts w:ascii="Calibri" w:hAnsi="Calibri"/>
                <w:sz w:val="18"/>
                <w:szCs w:val="18"/>
              </w:rPr>
              <w:t>Zip Code:</w:t>
            </w:r>
          </w:p>
        </w:tc>
        <w:tc>
          <w:tcPr>
            <w:tcW w:w="5006" w:type="dxa"/>
            <w:tcBorders>
              <w:left w:val="single" w:sz="4" w:space="0" w:color="auto"/>
            </w:tcBorders>
            <w:shd w:val="clear" w:color="auto" w:fill="auto"/>
          </w:tcPr>
          <w:p w14:paraId="15480A1F" w14:textId="77777777" w:rsidR="003116BB" w:rsidRPr="00B177C8" w:rsidRDefault="00B93BFD" w:rsidP="00C62F33">
            <w:pP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Zipcode</w:t>
            </w:r>
            <w:proofErr w:type="spellEnd"/>
            <w:r>
              <w:rPr>
                <w:rFonts w:ascii="Calibri" w:hAnsi="Calibri"/>
                <w:sz w:val="18"/>
                <w:szCs w:val="18"/>
              </w:rPr>
              <w:t>&gt;&gt;</w:t>
            </w:r>
          </w:p>
        </w:tc>
        <w:tc>
          <w:tcPr>
            <w:tcW w:w="399" w:type="dxa"/>
            <w:vAlign w:val="center"/>
          </w:tcPr>
          <w:p w14:paraId="15480A20" w14:textId="77777777" w:rsidR="003116BB" w:rsidRPr="0037735E" w:rsidRDefault="003116BB" w:rsidP="00C62F33">
            <w:pPr>
              <w:jc w:val="center"/>
              <w:rPr>
                <w:rFonts w:ascii="Calibri" w:hAnsi="Calibri"/>
                <w:sz w:val="18"/>
                <w:szCs w:val="18"/>
              </w:rPr>
            </w:pPr>
            <w:r w:rsidRPr="0037735E">
              <w:rPr>
                <w:rFonts w:ascii="Calibri" w:hAnsi="Calibri"/>
                <w:sz w:val="18"/>
                <w:szCs w:val="18"/>
              </w:rPr>
              <w:t>08</w:t>
            </w:r>
          </w:p>
        </w:tc>
        <w:tc>
          <w:tcPr>
            <w:tcW w:w="3671" w:type="dxa"/>
            <w:shd w:val="clear" w:color="auto" w:fill="auto"/>
            <w:vAlign w:val="center"/>
          </w:tcPr>
          <w:p w14:paraId="15480A21" w14:textId="77777777" w:rsidR="003116BB" w:rsidRPr="0037735E" w:rsidRDefault="003116BB" w:rsidP="00C62F33">
            <w:pPr>
              <w:rPr>
                <w:rFonts w:ascii="Calibri" w:hAnsi="Calibri"/>
                <w:sz w:val="18"/>
                <w:szCs w:val="18"/>
              </w:rPr>
            </w:pPr>
            <w:r w:rsidRPr="0037735E">
              <w:rPr>
                <w:rFonts w:ascii="Calibri" w:hAnsi="Calibri"/>
                <w:sz w:val="18"/>
                <w:szCs w:val="18"/>
              </w:rPr>
              <w:t>Fuel Type:</w:t>
            </w:r>
          </w:p>
        </w:tc>
        <w:tc>
          <w:tcPr>
            <w:tcW w:w="2898" w:type="dxa"/>
            <w:tcBorders>
              <w:right w:val="single" w:sz="4" w:space="0" w:color="auto"/>
            </w:tcBorders>
            <w:shd w:val="clear" w:color="auto" w:fill="auto"/>
          </w:tcPr>
          <w:p w14:paraId="15480A22" w14:textId="77777777" w:rsidR="003116BB" w:rsidRPr="00B177C8" w:rsidRDefault="00B93BFD" w:rsidP="00C62F33">
            <w:pPr>
              <w:rPr>
                <w:rFonts w:ascii="Calibri" w:hAnsi="Calibri"/>
                <w:sz w:val="18"/>
                <w:szCs w:val="18"/>
              </w:rPr>
            </w:pPr>
            <w:r>
              <w:rPr>
                <w:rFonts w:ascii="Calibri" w:hAnsi="Calibri"/>
                <w:sz w:val="18"/>
                <w:szCs w:val="18"/>
              </w:rPr>
              <w:t>&lt;&lt;User selects from list: Electricity, Natural Gas, Propane&gt;&gt;</w:t>
            </w:r>
          </w:p>
        </w:tc>
      </w:tr>
      <w:tr w:rsidR="003116BB" w:rsidRPr="00B177C8" w14:paraId="15480A2A" w14:textId="77777777" w:rsidTr="0037735E">
        <w:trPr>
          <w:trHeight w:val="245"/>
        </w:trPr>
        <w:tc>
          <w:tcPr>
            <w:tcW w:w="453" w:type="dxa"/>
            <w:tcBorders>
              <w:left w:val="single" w:sz="4" w:space="0" w:color="auto"/>
              <w:right w:val="single" w:sz="4" w:space="0" w:color="auto"/>
            </w:tcBorders>
            <w:vAlign w:val="center"/>
          </w:tcPr>
          <w:p w14:paraId="15480A24" w14:textId="77777777" w:rsidR="003116BB" w:rsidRPr="0037735E" w:rsidRDefault="003116BB" w:rsidP="00C62F33">
            <w:pPr>
              <w:jc w:val="center"/>
              <w:rPr>
                <w:rFonts w:ascii="Calibri" w:hAnsi="Calibri"/>
                <w:sz w:val="18"/>
                <w:szCs w:val="18"/>
              </w:rPr>
            </w:pPr>
            <w:r w:rsidRPr="0037735E">
              <w:rPr>
                <w:rFonts w:ascii="Calibri" w:hAnsi="Calibri"/>
                <w:sz w:val="18"/>
                <w:szCs w:val="18"/>
              </w:rPr>
              <w:t>09</w:t>
            </w:r>
          </w:p>
        </w:tc>
        <w:tc>
          <w:tcPr>
            <w:tcW w:w="2189" w:type="dxa"/>
            <w:tcBorders>
              <w:left w:val="single" w:sz="4" w:space="0" w:color="auto"/>
              <w:right w:val="single" w:sz="4" w:space="0" w:color="auto"/>
            </w:tcBorders>
            <w:shd w:val="clear" w:color="auto" w:fill="auto"/>
            <w:vAlign w:val="center"/>
          </w:tcPr>
          <w:p w14:paraId="15480A25" w14:textId="77777777" w:rsidR="003116BB" w:rsidRPr="0037735E" w:rsidRDefault="003116BB" w:rsidP="00C62F33">
            <w:pPr>
              <w:rPr>
                <w:rFonts w:ascii="Calibri" w:hAnsi="Calibri"/>
                <w:sz w:val="18"/>
                <w:szCs w:val="18"/>
              </w:rPr>
            </w:pPr>
            <w:r w:rsidRPr="0037735E">
              <w:rPr>
                <w:rFonts w:ascii="Calibri" w:hAnsi="Calibri"/>
                <w:sz w:val="18"/>
                <w:szCs w:val="18"/>
              </w:rPr>
              <w:t>Climate Zone:</w:t>
            </w:r>
          </w:p>
        </w:tc>
        <w:tc>
          <w:tcPr>
            <w:tcW w:w="5006" w:type="dxa"/>
            <w:tcBorders>
              <w:left w:val="single" w:sz="4" w:space="0" w:color="auto"/>
            </w:tcBorders>
            <w:shd w:val="clear" w:color="auto" w:fill="auto"/>
          </w:tcPr>
          <w:p w14:paraId="15480A26" w14:textId="77777777" w:rsidR="003116BB" w:rsidRPr="00B177C8" w:rsidRDefault="00B93BFD" w:rsidP="00C62F33">
            <w:pPr>
              <w:rPr>
                <w:rFonts w:ascii="Calibri" w:hAnsi="Calibri"/>
                <w:sz w:val="18"/>
                <w:szCs w:val="18"/>
              </w:rPr>
            </w:pPr>
            <w:r>
              <w:rPr>
                <w:rFonts w:ascii="Calibri" w:hAnsi="Calibri"/>
                <w:sz w:val="18"/>
                <w:szCs w:val="18"/>
              </w:rPr>
              <w:t>&lt;&lt;User selects from list: 1, 2, 3, 4, 5, 6, 7, 8, 9, 10, 11, 12, 13, 14, 15, 16&gt;&gt;</w:t>
            </w:r>
          </w:p>
        </w:tc>
        <w:tc>
          <w:tcPr>
            <w:tcW w:w="399" w:type="dxa"/>
            <w:vAlign w:val="center"/>
          </w:tcPr>
          <w:p w14:paraId="15480A27" w14:textId="77777777" w:rsidR="003116BB" w:rsidRPr="0037735E" w:rsidRDefault="003116BB" w:rsidP="00C62F33">
            <w:pPr>
              <w:jc w:val="center"/>
              <w:rPr>
                <w:rFonts w:ascii="Calibri" w:hAnsi="Calibri"/>
                <w:sz w:val="18"/>
                <w:szCs w:val="18"/>
              </w:rPr>
            </w:pPr>
            <w:r w:rsidRPr="0037735E">
              <w:rPr>
                <w:rFonts w:ascii="Calibri" w:hAnsi="Calibri"/>
                <w:sz w:val="18"/>
                <w:szCs w:val="18"/>
              </w:rPr>
              <w:t>10</w:t>
            </w:r>
          </w:p>
        </w:tc>
        <w:tc>
          <w:tcPr>
            <w:tcW w:w="3671" w:type="dxa"/>
            <w:shd w:val="clear" w:color="auto" w:fill="auto"/>
            <w:vAlign w:val="center"/>
          </w:tcPr>
          <w:p w14:paraId="15480A28" w14:textId="77777777" w:rsidR="003116BB" w:rsidRPr="0037735E" w:rsidRDefault="003116BB" w:rsidP="00FE3431">
            <w:pPr>
              <w:rPr>
                <w:rFonts w:ascii="Calibri" w:hAnsi="Calibri"/>
                <w:sz w:val="18"/>
                <w:szCs w:val="18"/>
              </w:rPr>
            </w:pPr>
            <w:r w:rsidRPr="0037735E">
              <w:rPr>
                <w:rFonts w:ascii="Calibri" w:hAnsi="Calibri"/>
                <w:sz w:val="18"/>
                <w:szCs w:val="18"/>
              </w:rPr>
              <w:t>Total Conditioned Floor Area</w:t>
            </w:r>
            <w:r w:rsidR="00E75212" w:rsidRPr="0037735E">
              <w:rPr>
                <w:rFonts w:ascii="Calibri" w:hAnsi="Calibri"/>
                <w:sz w:val="18"/>
                <w:szCs w:val="18"/>
              </w:rPr>
              <w:t xml:space="preserve"> (</w:t>
            </w:r>
            <w:r w:rsidR="00FE3431" w:rsidRPr="0037735E">
              <w:rPr>
                <w:rFonts w:ascii="Calibri" w:hAnsi="Calibri"/>
                <w:sz w:val="18"/>
                <w:szCs w:val="18"/>
              </w:rPr>
              <w:t>ft</w:t>
            </w:r>
            <w:r w:rsidR="00E75212" w:rsidRPr="00974B66">
              <w:rPr>
                <w:rFonts w:ascii="Calibri" w:hAnsi="Calibri"/>
                <w:sz w:val="18"/>
                <w:szCs w:val="18"/>
                <w:vertAlign w:val="superscript"/>
              </w:rPr>
              <w:t>2</w:t>
            </w:r>
            <w:r w:rsidR="00E75212" w:rsidRPr="0037735E">
              <w:rPr>
                <w:rFonts w:ascii="Calibri" w:hAnsi="Calibri"/>
                <w:sz w:val="18"/>
                <w:szCs w:val="18"/>
              </w:rPr>
              <w:t>)</w:t>
            </w:r>
            <w:r w:rsidRPr="0037735E">
              <w:rPr>
                <w:rFonts w:ascii="Calibri" w:hAnsi="Calibri"/>
                <w:sz w:val="18"/>
                <w:szCs w:val="18"/>
              </w:rPr>
              <w:t xml:space="preserve"> (Addition):</w:t>
            </w:r>
          </w:p>
        </w:tc>
        <w:tc>
          <w:tcPr>
            <w:tcW w:w="2898" w:type="dxa"/>
            <w:tcBorders>
              <w:right w:val="single" w:sz="4" w:space="0" w:color="auto"/>
            </w:tcBorders>
            <w:shd w:val="clear" w:color="auto" w:fill="auto"/>
          </w:tcPr>
          <w:p w14:paraId="15480A29" w14:textId="77777777" w:rsidR="003116BB" w:rsidRPr="00B177C8" w:rsidRDefault="00B93BFD" w:rsidP="00C62F33">
            <w:pP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IntegerNonnegative</w:t>
            </w:r>
            <w:proofErr w:type="spellEnd"/>
            <w:r>
              <w:rPr>
                <w:rFonts w:ascii="Calibri" w:hAnsi="Calibri"/>
                <w:sz w:val="18"/>
                <w:szCs w:val="18"/>
              </w:rPr>
              <w:t>&gt;&gt;</w:t>
            </w:r>
          </w:p>
        </w:tc>
      </w:tr>
      <w:tr w:rsidR="003116BB" w:rsidRPr="00B177C8" w14:paraId="15480A34" w14:textId="77777777" w:rsidTr="0037735E">
        <w:trPr>
          <w:trHeight w:val="245"/>
        </w:trPr>
        <w:tc>
          <w:tcPr>
            <w:tcW w:w="453" w:type="dxa"/>
            <w:tcBorders>
              <w:left w:val="single" w:sz="4" w:space="0" w:color="auto"/>
              <w:right w:val="single" w:sz="4" w:space="0" w:color="auto"/>
            </w:tcBorders>
            <w:vAlign w:val="center"/>
          </w:tcPr>
          <w:p w14:paraId="15480A2B" w14:textId="77777777" w:rsidR="003116BB" w:rsidRPr="0037735E" w:rsidRDefault="003116BB" w:rsidP="00C62F33">
            <w:pPr>
              <w:jc w:val="center"/>
              <w:rPr>
                <w:rFonts w:ascii="Calibri" w:hAnsi="Calibri"/>
                <w:sz w:val="18"/>
                <w:szCs w:val="18"/>
              </w:rPr>
            </w:pPr>
            <w:r w:rsidRPr="0037735E">
              <w:rPr>
                <w:rFonts w:ascii="Calibri" w:hAnsi="Calibri"/>
                <w:sz w:val="18"/>
                <w:szCs w:val="18"/>
              </w:rPr>
              <w:t>11</w:t>
            </w:r>
          </w:p>
        </w:tc>
        <w:tc>
          <w:tcPr>
            <w:tcW w:w="2189" w:type="dxa"/>
            <w:tcBorders>
              <w:left w:val="single" w:sz="4" w:space="0" w:color="auto"/>
              <w:right w:val="single" w:sz="4" w:space="0" w:color="auto"/>
            </w:tcBorders>
            <w:shd w:val="clear" w:color="auto" w:fill="auto"/>
            <w:vAlign w:val="center"/>
          </w:tcPr>
          <w:p w14:paraId="15480A2C" w14:textId="77777777" w:rsidR="003116BB" w:rsidRPr="0037735E" w:rsidRDefault="003116BB" w:rsidP="00C62F33">
            <w:pPr>
              <w:rPr>
                <w:rFonts w:ascii="Calibri" w:hAnsi="Calibri"/>
                <w:sz w:val="18"/>
                <w:szCs w:val="18"/>
              </w:rPr>
            </w:pPr>
            <w:r w:rsidRPr="0037735E">
              <w:rPr>
                <w:rFonts w:ascii="Calibri" w:hAnsi="Calibri"/>
                <w:sz w:val="18"/>
                <w:szCs w:val="18"/>
              </w:rPr>
              <w:t>Building Type</w:t>
            </w:r>
          </w:p>
        </w:tc>
        <w:tc>
          <w:tcPr>
            <w:tcW w:w="5006" w:type="dxa"/>
            <w:tcBorders>
              <w:left w:val="single" w:sz="4" w:space="0" w:color="auto"/>
            </w:tcBorders>
            <w:shd w:val="clear" w:color="auto" w:fill="auto"/>
          </w:tcPr>
          <w:p w14:paraId="15480A2D" w14:textId="77777777" w:rsidR="003116BB" w:rsidRDefault="003116BB" w:rsidP="00C62F33">
            <w:pPr>
              <w:rPr>
                <w:rFonts w:ascii="Calibri" w:hAnsi="Calibri"/>
                <w:sz w:val="18"/>
                <w:szCs w:val="18"/>
              </w:rPr>
            </w:pPr>
            <w:r>
              <w:rPr>
                <w:rFonts w:ascii="Calibri" w:hAnsi="Calibri"/>
                <w:sz w:val="18"/>
                <w:szCs w:val="18"/>
              </w:rPr>
              <w:t xml:space="preserve">&lt;&lt;user select one from list:  </w:t>
            </w:r>
          </w:p>
          <w:p w14:paraId="15480A2E" w14:textId="77777777" w:rsidR="003116BB" w:rsidRDefault="003116BB" w:rsidP="00C62F33">
            <w:pPr>
              <w:rPr>
                <w:rFonts w:ascii="Calibri" w:hAnsi="Calibri"/>
                <w:sz w:val="18"/>
                <w:szCs w:val="18"/>
              </w:rPr>
            </w:pPr>
            <w:r>
              <w:rPr>
                <w:rFonts w:ascii="Calibri" w:hAnsi="Calibri"/>
                <w:sz w:val="18"/>
                <w:szCs w:val="18"/>
              </w:rPr>
              <w:t>*</w:t>
            </w:r>
            <w:r w:rsidRPr="00C24189">
              <w:rPr>
                <w:rFonts w:ascii="Calibri" w:hAnsi="Calibri"/>
                <w:sz w:val="18"/>
                <w:szCs w:val="18"/>
              </w:rPr>
              <w:t xml:space="preserve">Single Family   </w:t>
            </w:r>
          </w:p>
          <w:p w14:paraId="15480A2F" w14:textId="77777777" w:rsidR="003116BB" w:rsidRDefault="003116BB" w:rsidP="00C62F33">
            <w:pPr>
              <w:rPr>
                <w:rFonts w:ascii="Calibri" w:hAnsi="Calibri"/>
                <w:sz w:val="18"/>
                <w:szCs w:val="18"/>
              </w:rPr>
            </w:pPr>
            <w:r>
              <w:rPr>
                <w:rFonts w:ascii="Calibri" w:hAnsi="Calibri"/>
                <w:sz w:val="18"/>
                <w:szCs w:val="18"/>
              </w:rPr>
              <w:t>*</w:t>
            </w:r>
            <w:r w:rsidRPr="00C24189">
              <w:rPr>
                <w:rFonts w:ascii="Calibri" w:hAnsi="Calibri"/>
                <w:sz w:val="18"/>
                <w:szCs w:val="18"/>
              </w:rPr>
              <w:t>Multi Family</w:t>
            </w:r>
            <w:r>
              <w:rPr>
                <w:rFonts w:ascii="Calibri" w:hAnsi="Calibri"/>
                <w:sz w:val="18"/>
                <w:szCs w:val="18"/>
              </w:rPr>
              <w:t>&gt;&gt;</w:t>
            </w:r>
          </w:p>
          <w:p w14:paraId="15480A30" w14:textId="77777777" w:rsidR="003116BB" w:rsidRPr="00175D5C" w:rsidRDefault="003116BB" w:rsidP="00C62F33">
            <w:pPr>
              <w:rPr>
                <w:rFonts w:ascii="Calibri" w:hAnsi="Calibri"/>
                <w:b/>
                <w:sz w:val="18"/>
                <w:szCs w:val="18"/>
              </w:rPr>
            </w:pPr>
          </w:p>
        </w:tc>
        <w:tc>
          <w:tcPr>
            <w:tcW w:w="399" w:type="dxa"/>
            <w:vAlign w:val="center"/>
          </w:tcPr>
          <w:p w14:paraId="15480A31" w14:textId="77777777" w:rsidR="003116BB" w:rsidRPr="0037735E" w:rsidRDefault="003116BB" w:rsidP="00C62F33">
            <w:pPr>
              <w:jc w:val="center"/>
              <w:rPr>
                <w:rFonts w:ascii="Calibri" w:hAnsi="Calibri"/>
                <w:sz w:val="18"/>
                <w:szCs w:val="18"/>
              </w:rPr>
            </w:pPr>
            <w:r w:rsidRPr="0037735E">
              <w:rPr>
                <w:rFonts w:ascii="Calibri" w:hAnsi="Calibri"/>
                <w:sz w:val="18"/>
                <w:szCs w:val="18"/>
              </w:rPr>
              <w:t>12</w:t>
            </w:r>
          </w:p>
        </w:tc>
        <w:tc>
          <w:tcPr>
            <w:tcW w:w="3671" w:type="dxa"/>
            <w:shd w:val="clear" w:color="auto" w:fill="auto"/>
            <w:vAlign w:val="center"/>
          </w:tcPr>
          <w:p w14:paraId="15480A32" w14:textId="77777777" w:rsidR="003116BB" w:rsidRPr="0037735E" w:rsidRDefault="003116BB" w:rsidP="00FE3431">
            <w:pPr>
              <w:rPr>
                <w:rFonts w:ascii="Calibri" w:hAnsi="Calibri"/>
                <w:sz w:val="18"/>
                <w:szCs w:val="18"/>
              </w:rPr>
            </w:pPr>
            <w:r w:rsidRPr="0037735E">
              <w:rPr>
                <w:rFonts w:ascii="Calibri" w:hAnsi="Calibri"/>
                <w:sz w:val="18"/>
                <w:szCs w:val="18"/>
              </w:rPr>
              <w:t>Slab Area</w:t>
            </w:r>
            <w:r w:rsidR="00986AB4" w:rsidRPr="0037735E">
              <w:rPr>
                <w:rFonts w:ascii="Calibri" w:hAnsi="Calibri"/>
                <w:sz w:val="18"/>
                <w:szCs w:val="18"/>
              </w:rPr>
              <w:t xml:space="preserve"> (</w:t>
            </w:r>
            <w:r w:rsidR="00FE3431" w:rsidRPr="0037735E">
              <w:rPr>
                <w:rFonts w:ascii="Calibri" w:hAnsi="Calibri"/>
                <w:sz w:val="18"/>
                <w:szCs w:val="18"/>
              </w:rPr>
              <w:t>ft</w:t>
            </w:r>
            <w:r w:rsidR="00986AB4" w:rsidRPr="00974B66">
              <w:rPr>
                <w:rFonts w:ascii="Calibri" w:hAnsi="Calibri"/>
                <w:sz w:val="18"/>
                <w:szCs w:val="18"/>
                <w:vertAlign w:val="superscript"/>
              </w:rPr>
              <w:t>2</w:t>
            </w:r>
            <w:r w:rsidR="00986AB4" w:rsidRPr="0037735E">
              <w:rPr>
                <w:rFonts w:ascii="Calibri" w:hAnsi="Calibri"/>
                <w:sz w:val="18"/>
                <w:szCs w:val="18"/>
              </w:rPr>
              <w:t>)</w:t>
            </w:r>
            <w:r w:rsidRPr="0037735E">
              <w:rPr>
                <w:rFonts w:ascii="Calibri" w:hAnsi="Calibri"/>
                <w:sz w:val="18"/>
                <w:szCs w:val="18"/>
              </w:rPr>
              <w:t>:</w:t>
            </w:r>
          </w:p>
        </w:tc>
        <w:tc>
          <w:tcPr>
            <w:tcW w:w="2898" w:type="dxa"/>
            <w:tcBorders>
              <w:right w:val="single" w:sz="4" w:space="0" w:color="auto"/>
            </w:tcBorders>
            <w:shd w:val="clear" w:color="auto" w:fill="auto"/>
          </w:tcPr>
          <w:p w14:paraId="15480A33" w14:textId="77777777" w:rsidR="003116BB" w:rsidRPr="00B177C8" w:rsidRDefault="00B93BFD" w:rsidP="00C62F33">
            <w:pP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IntegerNonnegative</w:t>
            </w:r>
            <w:proofErr w:type="spellEnd"/>
            <w:r>
              <w:rPr>
                <w:rFonts w:ascii="Calibri" w:hAnsi="Calibri"/>
                <w:sz w:val="18"/>
                <w:szCs w:val="18"/>
              </w:rPr>
              <w:t>&gt;&gt;</w:t>
            </w:r>
          </w:p>
        </w:tc>
      </w:tr>
      <w:tr w:rsidR="003116BB" w:rsidRPr="00B177C8" w14:paraId="15480A44" w14:textId="77777777" w:rsidTr="0037735E">
        <w:trPr>
          <w:trHeight w:val="245"/>
        </w:trPr>
        <w:tc>
          <w:tcPr>
            <w:tcW w:w="453" w:type="dxa"/>
            <w:tcBorders>
              <w:left w:val="single" w:sz="4" w:space="0" w:color="auto"/>
              <w:bottom w:val="single" w:sz="4" w:space="0" w:color="auto"/>
              <w:right w:val="single" w:sz="4" w:space="0" w:color="auto"/>
            </w:tcBorders>
            <w:vAlign w:val="center"/>
          </w:tcPr>
          <w:p w14:paraId="15480A35" w14:textId="77777777" w:rsidR="003116BB" w:rsidRPr="0037735E" w:rsidRDefault="003116BB" w:rsidP="00C62F33">
            <w:pPr>
              <w:jc w:val="center"/>
              <w:rPr>
                <w:rFonts w:ascii="Calibri" w:hAnsi="Calibri"/>
                <w:sz w:val="18"/>
                <w:szCs w:val="18"/>
              </w:rPr>
            </w:pPr>
            <w:r w:rsidRPr="0037735E">
              <w:rPr>
                <w:rFonts w:ascii="Calibri" w:hAnsi="Calibri"/>
                <w:sz w:val="18"/>
                <w:szCs w:val="18"/>
              </w:rPr>
              <w:t>13</w:t>
            </w:r>
          </w:p>
        </w:tc>
        <w:tc>
          <w:tcPr>
            <w:tcW w:w="2189" w:type="dxa"/>
            <w:tcBorders>
              <w:left w:val="single" w:sz="4" w:space="0" w:color="auto"/>
              <w:bottom w:val="single" w:sz="4" w:space="0" w:color="auto"/>
              <w:right w:val="single" w:sz="4" w:space="0" w:color="auto"/>
            </w:tcBorders>
            <w:shd w:val="clear" w:color="auto" w:fill="auto"/>
            <w:vAlign w:val="center"/>
          </w:tcPr>
          <w:p w14:paraId="15480A36" w14:textId="77777777" w:rsidR="003116BB" w:rsidRPr="00CF1F39" w:rsidRDefault="003116BB" w:rsidP="00D11A0C">
            <w:pPr>
              <w:rPr>
                <w:rFonts w:ascii="Calibri" w:hAnsi="Calibri"/>
                <w:sz w:val="18"/>
                <w:szCs w:val="18"/>
              </w:rPr>
            </w:pPr>
            <w:r w:rsidRPr="0037735E">
              <w:rPr>
                <w:rFonts w:ascii="Calibri" w:hAnsi="Calibri"/>
                <w:sz w:val="18"/>
                <w:szCs w:val="18"/>
              </w:rPr>
              <w:t xml:space="preserve">Project Scope: </w:t>
            </w:r>
            <w:r w:rsidRPr="00CF1F39">
              <w:rPr>
                <w:rFonts w:ascii="Calibri" w:hAnsi="Calibri"/>
                <w:sz w:val="18"/>
                <w:szCs w:val="18"/>
              </w:rPr>
              <w:t xml:space="preserve"> </w:t>
            </w:r>
          </w:p>
        </w:tc>
        <w:tc>
          <w:tcPr>
            <w:tcW w:w="5006" w:type="dxa"/>
            <w:tcBorders>
              <w:left w:val="single" w:sz="4" w:space="0" w:color="auto"/>
              <w:bottom w:val="single" w:sz="4" w:space="0" w:color="auto"/>
            </w:tcBorders>
            <w:shd w:val="clear" w:color="auto" w:fill="auto"/>
            <w:vAlign w:val="center"/>
          </w:tcPr>
          <w:p w14:paraId="15480A37" w14:textId="77777777" w:rsidR="003116BB" w:rsidRDefault="003C6EB4" w:rsidP="00C62F33">
            <w:pPr>
              <w:rPr>
                <w:rFonts w:ascii="Calibri" w:hAnsi="Calibri"/>
                <w:sz w:val="18"/>
                <w:szCs w:val="18"/>
              </w:rPr>
            </w:pPr>
            <w:r w:rsidRPr="003C6EB4">
              <w:rPr>
                <w:rFonts w:ascii="Calibri" w:hAnsi="Calibri"/>
                <w:sz w:val="18"/>
                <w:szCs w:val="18"/>
              </w:rPr>
              <w:t>&lt;&lt; user select as m</w:t>
            </w:r>
            <w:r>
              <w:rPr>
                <w:rFonts w:ascii="Calibri" w:hAnsi="Calibri"/>
                <w:sz w:val="18"/>
                <w:szCs w:val="18"/>
              </w:rPr>
              <w:t>any as are applicable from list</w:t>
            </w:r>
            <w:r w:rsidR="003116BB">
              <w:rPr>
                <w:rFonts w:ascii="Calibri" w:hAnsi="Calibri"/>
                <w:sz w:val="18"/>
                <w:szCs w:val="18"/>
              </w:rPr>
              <w:t xml:space="preserve">:  </w:t>
            </w:r>
          </w:p>
          <w:p w14:paraId="15480A38" w14:textId="77777777" w:rsidR="003116BB" w:rsidRDefault="003116BB" w:rsidP="00C62F33">
            <w:pPr>
              <w:rPr>
                <w:rFonts w:ascii="Calibri" w:hAnsi="Calibri"/>
                <w:sz w:val="18"/>
                <w:szCs w:val="18"/>
              </w:rPr>
            </w:pPr>
            <w:r>
              <w:rPr>
                <w:rFonts w:ascii="Calibri" w:hAnsi="Calibri"/>
                <w:sz w:val="18"/>
                <w:szCs w:val="18"/>
              </w:rPr>
              <w:t xml:space="preserve">*Addition </w:t>
            </w:r>
            <w:r w:rsidRPr="00175D5C">
              <w:rPr>
                <w:rFonts w:ascii="Calibri" w:hAnsi="Calibri"/>
                <w:sz w:val="18"/>
                <w:szCs w:val="18"/>
              </w:rPr>
              <w:t xml:space="preserve"> </w:t>
            </w:r>
            <w:r w:rsidRPr="00175D5C">
              <w:rPr>
                <w:rFonts w:ascii="Calibri" w:hAnsi="Calibri"/>
                <w:sz w:val="18"/>
                <w:szCs w:val="18"/>
                <w:u w:val="single"/>
              </w:rPr>
              <w:t>&lt;</w:t>
            </w:r>
            <w:r w:rsidRPr="00175D5C">
              <w:rPr>
                <w:rFonts w:ascii="Calibri" w:hAnsi="Calibri"/>
                <w:sz w:val="18"/>
                <w:szCs w:val="18"/>
              </w:rPr>
              <w:t xml:space="preserve"> 300 </w:t>
            </w:r>
            <w:r>
              <w:rPr>
                <w:rFonts w:ascii="Calibri" w:hAnsi="Calibri"/>
                <w:sz w:val="18"/>
                <w:szCs w:val="18"/>
              </w:rPr>
              <w:t>ft</w:t>
            </w:r>
            <w:r w:rsidRPr="00974B66">
              <w:rPr>
                <w:rFonts w:ascii="Calibri" w:hAnsi="Calibri"/>
                <w:sz w:val="18"/>
                <w:szCs w:val="18"/>
                <w:vertAlign w:val="superscript"/>
              </w:rPr>
              <w:t>2</w:t>
            </w:r>
            <w:r w:rsidRPr="00175D5C">
              <w:rPr>
                <w:rFonts w:ascii="Calibri" w:hAnsi="Calibri"/>
                <w:sz w:val="18"/>
                <w:szCs w:val="18"/>
              </w:rPr>
              <w:t xml:space="preserve">   </w:t>
            </w:r>
          </w:p>
          <w:p w14:paraId="15480A39" w14:textId="77777777" w:rsidR="003116BB" w:rsidRDefault="003116BB" w:rsidP="00C62F33">
            <w:pPr>
              <w:rPr>
                <w:rFonts w:ascii="Calibri" w:hAnsi="Calibri"/>
                <w:sz w:val="18"/>
                <w:szCs w:val="18"/>
              </w:rPr>
            </w:pPr>
            <w:r>
              <w:rPr>
                <w:rFonts w:ascii="Calibri" w:hAnsi="Calibri"/>
                <w:sz w:val="18"/>
                <w:szCs w:val="18"/>
              </w:rPr>
              <w:t xml:space="preserve">*Addition </w:t>
            </w:r>
            <w:r w:rsidRPr="00175D5C">
              <w:rPr>
                <w:rFonts w:ascii="Calibri" w:hAnsi="Calibri"/>
                <w:sz w:val="18"/>
                <w:szCs w:val="18"/>
              </w:rPr>
              <w:t xml:space="preserve"> &gt; 300 to </w:t>
            </w:r>
            <w:r w:rsidRPr="00175D5C">
              <w:rPr>
                <w:rFonts w:ascii="Calibri" w:hAnsi="Calibri"/>
                <w:sz w:val="18"/>
                <w:szCs w:val="18"/>
                <w:u w:val="single"/>
              </w:rPr>
              <w:t>&lt;</w:t>
            </w:r>
            <w:r>
              <w:rPr>
                <w:rFonts w:ascii="Calibri" w:hAnsi="Calibri"/>
                <w:sz w:val="18"/>
                <w:szCs w:val="18"/>
              </w:rPr>
              <w:t xml:space="preserve"> 400 ft</w:t>
            </w:r>
            <w:r w:rsidRPr="00974B66">
              <w:rPr>
                <w:rFonts w:ascii="Calibri" w:hAnsi="Calibri"/>
                <w:sz w:val="18"/>
                <w:szCs w:val="18"/>
                <w:vertAlign w:val="superscript"/>
              </w:rPr>
              <w:t>2</w:t>
            </w:r>
          </w:p>
          <w:p w14:paraId="15480A3A" w14:textId="77777777" w:rsidR="003116BB" w:rsidRDefault="003116BB" w:rsidP="00C62F33">
            <w:pPr>
              <w:rPr>
                <w:rFonts w:ascii="Calibri" w:hAnsi="Calibri"/>
                <w:sz w:val="18"/>
                <w:szCs w:val="18"/>
              </w:rPr>
            </w:pPr>
            <w:r>
              <w:rPr>
                <w:rFonts w:ascii="Calibri" w:hAnsi="Calibri"/>
                <w:sz w:val="18"/>
                <w:szCs w:val="18"/>
              </w:rPr>
              <w:t xml:space="preserve">*Addition </w:t>
            </w:r>
            <w:r w:rsidRPr="00175D5C">
              <w:rPr>
                <w:rFonts w:ascii="Calibri" w:hAnsi="Calibri"/>
                <w:sz w:val="18"/>
                <w:szCs w:val="18"/>
              </w:rPr>
              <w:t xml:space="preserve"> &gt; 400 to </w:t>
            </w:r>
            <w:r w:rsidRPr="00175D5C">
              <w:rPr>
                <w:rFonts w:ascii="Calibri" w:hAnsi="Calibri"/>
                <w:sz w:val="18"/>
                <w:szCs w:val="18"/>
                <w:u w:val="single"/>
              </w:rPr>
              <w:t>&lt;</w:t>
            </w:r>
            <w:r>
              <w:rPr>
                <w:rFonts w:ascii="Calibri" w:hAnsi="Calibri"/>
                <w:sz w:val="18"/>
                <w:szCs w:val="18"/>
              </w:rPr>
              <w:t xml:space="preserve"> 700 ft</w:t>
            </w:r>
            <w:r w:rsidRPr="00974B66">
              <w:rPr>
                <w:rFonts w:ascii="Calibri" w:hAnsi="Calibri"/>
                <w:sz w:val="18"/>
                <w:szCs w:val="18"/>
                <w:vertAlign w:val="superscript"/>
              </w:rPr>
              <w:t>2</w:t>
            </w:r>
          </w:p>
          <w:p w14:paraId="15480A3B" w14:textId="77777777" w:rsidR="003C6EB4" w:rsidRDefault="003116BB" w:rsidP="00C62F33">
            <w:pPr>
              <w:rPr>
                <w:rFonts w:ascii="Calibri" w:hAnsi="Calibri"/>
                <w:sz w:val="18"/>
                <w:szCs w:val="18"/>
              </w:rPr>
            </w:pPr>
            <w:r>
              <w:rPr>
                <w:rFonts w:ascii="Calibri" w:hAnsi="Calibri"/>
                <w:sz w:val="18"/>
                <w:szCs w:val="18"/>
              </w:rPr>
              <w:t xml:space="preserve">*Addition </w:t>
            </w:r>
            <w:r w:rsidRPr="00175D5C">
              <w:rPr>
                <w:rFonts w:ascii="Calibri" w:hAnsi="Calibri"/>
                <w:sz w:val="18"/>
                <w:szCs w:val="18"/>
              </w:rPr>
              <w:t xml:space="preserve"> &gt; 700 to </w:t>
            </w:r>
            <w:r w:rsidRPr="00175D5C">
              <w:rPr>
                <w:rFonts w:ascii="Calibri" w:hAnsi="Calibri"/>
                <w:sz w:val="18"/>
                <w:szCs w:val="18"/>
                <w:u w:val="single"/>
              </w:rPr>
              <w:t>&lt;</w:t>
            </w:r>
            <w:r w:rsidRPr="00175D5C">
              <w:rPr>
                <w:rFonts w:ascii="Calibri" w:hAnsi="Calibri"/>
                <w:sz w:val="18"/>
                <w:szCs w:val="18"/>
              </w:rPr>
              <w:t xml:space="preserve"> 1000</w:t>
            </w:r>
            <w:r>
              <w:rPr>
                <w:rFonts w:ascii="Calibri" w:hAnsi="Calibri"/>
                <w:sz w:val="18"/>
                <w:szCs w:val="18"/>
              </w:rPr>
              <w:t xml:space="preserve"> ft</w:t>
            </w:r>
            <w:r w:rsidRPr="00974B66">
              <w:rPr>
                <w:rFonts w:ascii="Calibri" w:hAnsi="Calibri"/>
                <w:sz w:val="18"/>
                <w:szCs w:val="18"/>
                <w:vertAlign w:val="superscript"/>
              </w:rPr>
              <w:t>2</w:t>
            </w:r>
          </w:p>
          <w:p w14:paraId="15480A3C" w14:textId="77777777" w:rsidR="003C6EB4" w:rsidRDefault="003C6EB4" w:rsidP="003C6EB4">
            <w:pPr>
              <w:rPr>
                <w:rFonts w:ascii="Calibri" w:hAnsi="Calibri"/>
                <w:sz w:val="18"/>
                <w:szCs w:val="18"/>
              </w:rPr>
            </w:pPr>
            <w:r>
              <w:rPr>
                <w:rFonts w:ascii="Calibri" w:hAnsi="Calibri"/>
                <w:sz w:val="18"/>
                <w:szCs w:val="18"/>
              </w:rPr>
              <w:t xml:space="preserve">*Space </w:t>
            </w:r>
            <w:r w:rsidRPr="00C24189">
              <w:rPr>
                <w:rFonts w:ascii="Calibri" w:hAnsi="Calibri"/>
                <w:sz w:val="18"/>
                <w:szCs w:val="18"/>
              </w:rPr>
              <w:t>Heating System</w:t>
            </w:r>
          </w:p>
          <w:p w14:paraId="15480A3D" w14:textId="77777777" w:rsidR="003C6EB4" w:rsidRDefault="003C6EB4" w:rsidP="003C6EB4">
            <w:pPr>
              <w:rPr>
                <w:rFonts w:ascii="Calibri" w:hAnsi="Calibri"/>
                <w:sz w:val="18"/>
                <w:szCs w:val="18"/>
              </w:rPr>
            </w:pPr>
            <w:r>
              <w:rPr>
                <w:rFonts w:ascii="Calibri" w:hAnsi="Calibri"/>
                <w:sz w:val="18"/>
                <w:szCs w:val="18"/>
              </w:rPr>
              <w:t xml:space="preserve">* Space </w:t>
            </w:r>
            <w:r w:rsidRPr="00C24189">
              <w:rPr>
                <w:rFonts w:ascii="Calibri" w:hAnsi="Calibri"/>
                <w:sz w:val="18"/>
                <w:szCs w:val="18"/>
              </w:rPr>
              <w:t>Cooling System</w:t>
            </w:r>
          </w:p>
          <w:p w14:paraId="15480A3E" w14:textId="77777777" w:rsidR="006A0F14" w:rsidRDefault="003C6EB4" w:rsidP="003C6EB4">
            <w:pPr>
              <w:rPr>
                <w:rFonts w:ascii="Calibri" w:hAnsi="Calibri"/>
                <w:sz w:val="18"/>
                <w:szCs w:val="18"/>
              </w:rPr>
            </w:pPr>
            <w:r>
              <w:rPr>
                <w:rFonts w:ascii="Calibri" w:hAnsi="Calibri"/>
                <w:sz w:val="18"/>
                <w:szCs w:val="18"/>
              </w:rPr>
              <w:t xml:space="preserve">* Space Conditioning </w:t>
            </w:r>
            <w:r w:rsidRPr="00C24189">
              <w:rPr>
                <w:rFonts w:ascii="Calibri" w:hAnsi="Calibri"/>
                <w:sz w:val="18"/>
                <w:szCs w:val="18"/>
              </w:rPr>
              <w:t>Duct System</w:t>
            </w:r>
            <w:r>
              <w:rPr>
                <w:rFonts w:ascii="Calibri" w:hAnsi="Calibri"/>
                <w:sz w:val="18"/>
                <w:szCs w:val="18"/>
              </w:rPr>
              <w:t xml:space="preserve"> </w:t>
            </w:r>
          </w:p>
          <w:p w14:paraId="7DA55B68" w14:textId="77777777" w:rsidR="004A5E91" w:rsidRDefault="006A0F14" w:rsidP="003C6EB4">
            <w:pPr>
              <w:rPr>
                <w:rFonts w:ascii="Calibri" w:hAnsi="Calibri"/>
                <w:sz w:val="18"/>
                <w:szCs w:val="18"/>
              </w:rPr>
            </w:pPr>
            <w:r>
              <w:rPr>
                <w:rFonts w:ascii="Calibri" w:hAnsi="Calibri"/>
                <w:sz w:val="18"/>
                <w:szCs w:val="18"/>
              </w:rPr>
              <w:t xml:space="preserve">*Water Heating </w:t>
            </w:r>
          </w:p>
          <w:p w14:paraId="15480A40" w14:textId="2BC93816" w:rsidR="003116BB" w:rsidRPr="00175D5C" w:rsidRDefault="004A5E91" w:rsidP="00C62F33">
            <w:pPr>
              <w:rPr>
                <w:rFonts w:ascii="Calibri" w:hAnsi="Calibri"/>
                <w:sz w:val="18"/>
                <w:szCs w:val="18"/>
              </w:rPr>
            </w:pPr>
            <w:r>
              <w:rPr>
                <w:rFonts w:ascii="Calibri" w:hAnsi="Calibri"/>
                <w:sz w:val="18"/>
                <w:szCs w:val="18"/>
              </w:rPr>
              <w:t>*Fenestration (</w:t>
            </w:r>
            <w:r>
              <w:rPr>
                <w:rFonts w:ascii="Calibri" w:hAnsi="Calibri"/>
                <w:i/>
                <w:sz w:val="18"/>
                <w:szCs w:val="18"/>
              </w:rPr>
              <w:t>if selected, show A14</w:t>
            </w:r>
            <w:r>
              <w:rPr>
                <w:rFonts w:ascii="Calibri" w:hAnsi="Calibri"/>
                <w:sz w:val="18"/>
                <w:szCs w:val="18"/>
              </w:rPr>
              <w:t>)</w:t>
            </w:r>
            <w:r w:rsidR="003116BB">
              <w:rPr>
                <w:rFonts w:ascii="Calibri" w:hAnsi="Calibri"/>
                <w:sz w:val="18"/>
                <w:szCs w:val="18"/>
              </w:rPr>
              <w:t>&gt;&gt;</w:t>
            </w:r>
          </w:p>
        </w:tc>
        <w:tc>
          <w:tcPr>
            <w:tcW w:w="399" w:type="dxa"/>
            <w:tcBorders>
              <w:bottom w:val="single" w:sz="4" w:space="0" w:color="auto"/>
            </w:tcBorders>
            <w:vAlign w:val="center"/>
          </w:tcPr>
          <w:p w14:paraId="15480A41" w14:textId="7412AF63" w:rsidR="003116BB" w:rsidRPr="0037735E" w:rsidRDefault="004A5E91" w:rsidP="00C62F33">
            <w:pPr>
              <w:jc w:val="center"/>
              <w:rPr>
                <w:rFonts w:ascii="Calibri" w:hAnsi="Calibri"/>
                <w:sz w:val="18"/>
                <w:szCs w:val="18"/>
              </w:rPr>
            </w:pPr>
            <w:r w:rsidRPr="0037735E">
              <w:rPr>
                <w:rFonts w:ascii="Calibri" w:hAnsi="Calibri"/>
                <w:sz w:val="18"/>
                <w:szCs w:val="18"/>
              </w:rPr>
              <w:t>14</w:t>
            </w:r>
          </w:p>
        </w:tc>
        <w:tc>
          <w:tcPr>
            <w:tcW w:w="3671" w:type="dxa"/>
            <w:tcBorders>
              <w:bottom w:val="single" w:sz="4" w:space="0" w:color="auto"/>
              <w:right w:val="single" w:sz="4" w:space="0" w:color="auto"/>
            </w:tcBorders>
            <w:shd w:val="clear" w:color="auto" w:fill="auto"/>
            <w:vAlign w:val="center"/>
          </w:tcPr>
          <w:p w14:paraId="0BDF4F65" w14:textId="77777777" w:rsidR="003116BB" w:rsidRPr="0037735E" w:rsidRDefault="004A5E91" w:rsidP="00C62F33">
            <w:pPr>
              <w:rPr>
                <w:rFonts w:ascii="Calibri" w:hAnsi="Calibri"/>
                <w:sz w:val="18"/>
                <w:szCs w:val="18"/>
              </w:rPr>
            </w:pPr>
            <w:r w:rsidRPr="0037735E">
              <w:rPr>
                <w:rFonts w:ascii="Calibri" w:hAnsi="Calibri"/>
                <w:sz w:val="18"/>
                <w:szCs w:val="18"/>
              </w:rPr>
              <w:t>Exceptions to Fenestration U-factor and SHGC</w:t>
            </w:r>
          </w:p>
          <w:p w14:paraId="15480A42" w14:textId="385C741E" w:rsidR="004A5E91" w:rsidRPr="0037735E" w:rsidRDefault="004A5E91" w:rsidP="00C62F33">
            <w:pPr>
              <w:rPr>
                <w:rFonts w:ascii="Calibri" w:hAnsi="Calibri"/>
                <w:sz w:val="18"/>
                <w:szCs w:val="18"/>
              </w:rPr>
            </w:pPr>
            <w:r w:rsidRPr="0037735E">
              <w:rPr>
                <w:rFonts w:ascii="Calibri" w:hAnsi="Calibri"/>
                <w:sz w:val="18"/>
                <w:szCs w:val="18"/>
              </w:rPr>
              <w:t>150.1(c)3A</w:t>
            </w:r>
          </w:p>
        </w:tc>
        <w:tc>
          <w:tcPr>
            <w:tcW w:w="2898" w:type="dxa"/>
            <w:tcBorders>
              <w:left w:val="single" w:sz="4" w:space="0" w:color="auto"/>
              <w:bottom w:val="single" w:sz="4" w:space="0" w:color="auto"/>
              <w:right w:val="single" w:sz="4" w:space="0" w:color="auto"/>
            </w:tcBorders>
            <w:shd w:val="clear" w:color="auto" w:fill="auto"/>
          </w:tcPr>
          <w:p w14:paraId="4DDF8594" w14:textId="77777777" w:rsidR="003116BB" w:rsidRDefault="004A5E91" w:rsidP="004A5E91">
            <w:pPr>
              <w:rPr>
                <w:rFonts w:ascii="Calibri" w:hAnsi="Calibri"/>
                <w:sz w:val="18"/>
                <w:szCs w:val="18"/>
              </w:rPr>
            </w:pPr>
            <w:r>
              <w:rPr>
                <w:rFonts w:ascii="Calibri" w:hAnsi="Calibri"/>
                <w:sz w:val="18"/>
                <w:szCs w:val="18"/>
              </w:rPr>
              <w:t>&lt;&lt;User selects as many as are applicable from list:</w:t>
            </w:r>
          </w:p>
          <w:p w14:paraId="3328F2BF" w14:textId="77777777" w:rsidR="00DE0C2F" w:rsidRDefault="00DE0C2F" w:rsidP="004A5E91">
            <w:pPr>
              <w:rPr>
                <w:rFonts w:ascii="Calibri" w:hAnsi="Calibri"/>
                <w:sz w:val="18"/>
                <w:szCs w:val="18"/>
              </w:rPr>
            </w:pPr>
            <w:r>
              <w:rPr>
                <w:rFonts w:ascii="Calibri" w:hAnsi="Calibri"/>
                <w:sz w:val="18"/>
                <w:szCs w:val="18"/>
              </w:rPr>
              <w:t>*NA (do not allow other entries)</w:t>
            </w:r>
          </w:p>
          <w:p w14:paraId="01C158EF" w14:textId="44F5665F" w:rsidR="004A5E91" w:rsidRDefault="004A5E91" w:rsidP="004A5E91">
            <w:pPr>
              <w:rPr>
                <w:rFonts w:ascii="Calibri" w:hAnsi="Calibri"/>
                <w:sz w:val="18"/>
                <w:szCs w:val="18"/>
              </w:rPr>
            </w:pPr>
            <w:r>
              <w:rPr>
                <w:rFonts w:ascii="Calibri" w:hAnsi="Calibri"/>
                <w:sz w:val="18"/>
                <w:szCs w:val="18"/>
              </w:rPr>
              <w:t>*Installing ≤ 3ft</w:t>
            </w:r>
            <w:r>
              <w:rPr>
                <w:rFonts w:ascii="Calibri" w:hAnsi="Calibri"/>
                <w:sz w:val="18"/>
                <w:szCs w:val="18"/>
                <w:vertAlign w:val="superscript"/>
              </w:rPr>
              <w:t>2</w:t>
            </w:r>
            <w:r>
              <w:rPr>
                <w:rFonts w:ascii="Calibri" w:hAnsi="Calibri"/>
                <w:sz w:val="18"/>
                <w:szCs w:val="18"/>
              </w:rPr>
              <w:t xml:space="preserve"> glass in door</w:t>
            </w:r>
          </w:p>
          <w:p w14:paraId="7B21E481" w14:textId="77777777" w:rsidR="004A5E91" w:rsidRDefault="004A5E91" w:rsidP="004A5E91">
            <w:pPr>
              <w:rPr>
                <w:rFonts w:ascii="Calibri" w:hAnsi="Calibri"/>
                <w:sz w:val="18"/>
                <w:szCs w:val="18"/>
              </w:rPr>
            </w:pPr>
            <w:r>
              <w:rPr>
                <w:rFonts w:ascii="Calibri" w:hAnsi="Calibri"/>
                <w:sz w:val="18"/>
                <w:szCs w:val="18"/>
              </w:rPr>
              <w:t>*Installing ≤ 3ft</w:t>
            </w:r>
            <w:r>
              <w:rPr>
                <w:rFonts w:ascii="Calibri" w:hAnsi="Calibri"/>
                <w:sz w:val="18"/>
                <w:szCs w:val="18"/>
                <w:vertAlign w:val="superscript"/>
              </w:rPr>
              <w:t>2</w:t>
            </w:r>
            <w:r>
              <w:rPr>
                <w:rFonts w:ascii="Calibri" w:hAnsi="Calibri"/>
                <w:sz w:val="18"/>
                <w:szCs w:val="18"/>
              </w:rPr>
              <w:t xml:space="preserve"> tubular skylight</w:t>
            </w:r>
          </w:p>
          <w:p w14:paraId="331A912A" w14:textId="77777777" w:rsidR="004A5E91" w:rsidRDefault="004A5E91" w:rsidP="004A5E91">
            <w:pPr>
              <w:rPr>
                <w:rFonts w:ascii="Calibri" w:hAnsi="Calibri"/>
                <w:sz w:val="18"/>
                <w:szCs w:val="18"/>
              </w:rPr>
            </w:pPr>
            <w:r>
              <w:rPr>
                <w:rFonts w:ascii="Calibri" w:hAnsi="Calibri"/>
                <w:sz w:val="18"/>
                <w:szCs w:val="18"/>
              </w:rPr>
              <w:t>*Installing ≤ 16ft</w:t>
            </w:r>
            <w:r>
              <w:rPr>
                <w:rFonts w:ascii="Calibri" w:hAnsi="Calibri"/>
                <w:sz w:val="18"/>
                <w:szCs w:val="18"/>
                <w:vertAlign w:val="superscript"/>
              </w:rPr>
              <w:t>2</w:t>
            </w:r>
            <w:r>
              <w:rPr>
                <w:rFonts w:ascii="Calibri" w:hAnsi="Calibri"/>
                <w:sz w:val="18"/>
                <w:szCs w:val="18"/>
              </w:rPr>
              <w:t xml:space="preserve"> skylight</w:t>
            </w:r>
          </w:p>
          <w:p w14:paraId="15480A43" w14:textId="70765775" w:rsidR="002247F6" w:rsidRPr="004A5E91" w:rsidRDefault="002247F6" w:rsidP="004A5E91">
            <w:pPr>
              <w:rPr>
                <w:rFonts w:ascii="Calibri" w:hAnsi="Calibri"/>
                <w:sz w:val="18"/>
                <w:szCs w:val="18"/>
              </w:rPr>
            </w:pPr>
          </w:p>
        </w:tc>
      </w:tr>
    </w:tbl>
    <w:p w14:paraId="15480A45" w14:textId="717D70D5" w:rsidR="003116BB" w:rsidRDefault="003116BB" w:rsidP="003116BB">
      <w:pPr>
        <w:rPr>
          <w:rFonts w:ascii="Calibri" w:hAnsi="Calibri"/>
          <w:sz w:val="18"/>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
        <w:gridCol w:w="1484"/>
        <w:gridCol w:w="1188"/>
        <w:gridCol w:w="1014"/>
        <w:gridCol w:w="1228"/>
        <w:gridCol w:w="889"/>
        <w:gridCol w:w="1127"/>
        <w:gridCol w:w="899"/>
        <w:gridCol w:w="1105"/>
        <w:gridCol w:w="1013"/>
        <w:gridCol w:w="943"/>
        <w:gridCol w:w="2988"/>
      </w:tblGrid>
      <w:tr w:rsidR="003116BB" w:rsidRPr="00CF4C56" w14:paraId="15480A4C" w14:textId="77777777" w:rsidTr="0037735E">
        <w:trPr>
          <w:cantSplit/>
          <w:trHeight w:val="312"/>
        </w:trPr>
        <w:tc>
          <w:tcPr>
            <w:tcW w:w="14616" w:type="dxa"/>
            <w:gridSpan w:val="12"/>
            <w:tcBorders>
              <w:top w:val="single" w:sz="4" w:space="0" w:color="auto"/>
              <w:left w:val="single" w:sz="4" w:space="0" w:color="auto"/>
              <w:bottom w:val="single" w:sz="4" w:space="0" w:color="auto"/>
              <w:right w:val="single" w:sz="4" w:space="0" w:color="auto"/>
            </w:tcBorders>
            <w:shd w:val="clear" w:color="auto" w:fill="auto"/>
          </w:tcPr>
          <w:p w14:paraId="15480A46" w14:textId="617977FC" w:rsidR="00755E8F" w:rsidRPr="0037735E" w:rsidRDefault="003116BB">
            <w:pPr>
              <w:keepNext/>
              <w:rPr>
                <w:rFonts w:ascii="Calibri" w:eastAsia="Calibri" w:hAnsi="Calibri"/>
                <w:b/>
                <w:sz w:val="20"/>
                <w:szCs w:val="22"/>
              </w:rPr>
            </w:pPr>
            <w:r w:rsidRPr="0037735E">
              <w:rPr>
                <w:rFonts w:ascii="Calibri" w:eastAsia="Calibri" w:hAnsi="Calibri"/>
                <w:b/>
                <w:sz w:val="20"/>
                <w:szCs w:val="22"/>
              </w:rPr>
              <w:lastRenderedPageBreak/>
              <w:t xml:space="preserve">B. </w:t>
            </w:r>
            <w:r w:rsidR="004A5E91" w:rsidRPr="0037735E">
              <w:rPr>
                <w:rFonts w:ascii="Calibri" w:eastAsia="Calibri" w:hAnsi="Calibri"/>
                <w:b/>
                <w:sz w:val="20"/>
                <w:szCs w:val="22"/>
              </w:rPr>
              <w:t>Opaque Surface Details</w:t>
            </w:r>
            <w:r w:rsidRPr="0037735E">
              <w:rPr>
                <w:rFonts w:ascii="Calibri" w:eastAsia="Calibri" w:hAnsi="Calibri"/>
                <w:b/>
                <w:sz w:val="20"/>
                <w:szCs w:val="22"/>
              </w:rPr>
              <w:t xml:space="preserve"> – Framed </w:t>
            </w:r>
            <w:r w:rsidRPr="0037735E">
              <w:rPr>
                <w:rFonts w:ascii="Calibri" w:eastAsia="Calibri" w:hAnsi="Calibri"/>
                <w:sz w:val="20"/>
                <w:szCs w:val="22"/>
              </w:rPr>
              <w:t>(Section 150.2(a))</w:t>
            </w:r>
          </w:p>
          <w:p w14:paraId="15480A47" w14:textId="77777777" w:rsidR="00EE5A33" w:rsidRDefault="00EE5A33" w:rsidP="00EE5A33">
            <w:pPr>
              <w:rPr>
                <w:rFonts w:asciiTheme="minorHAnsi" w:eastAsia="Calibri" w:hAnsiTheme="minorHAnsi"/>
                <w:sz w:val="20"/>
              </w:rPr>
            </w:pPr>
            <w:r>
              <w:rPr>
                <w:rFonts w:asciiTheme="minorHAnsi" w:eastAsia="Calibri" w:hAnsiTheme="minorHAnsi"/>
                <w:sz w:val="20"/>
              </w:rPr>
              <w:t>&lt;&lt;if A13 = one of the items in the following list:</w:t>
            </w:r>
          </w:p>
          <w:p w14:paraId="15480A48" w14:textId="77777777" w:rsidR="00EE5A33" w:rsidRDefault="00EE5A33" w:rsidP="00EE5A33">
            <w:pPr>
              <w:rPr>
                <w:rFonts w:asciiTheme="minorHAnsi" w:eastAsia="Calibri" w:hAnsiTheme="minorHAnsi"/>
                <w:sz w:val="20"/>
              </w:rPr>
            </w:pPr>
            <w:r>
              <w:rPr>
                <w:rFonts w:asciiTheme="minorHAnsi" w:eastAsia="Calibri" w:hAnsiTheme="minorHAnsi"/>
                <w:sz w:val="20"/>
              </w:rPr>
              <w:t>*Addition ≤ 300 ft2</w:t>
            </w:r>
          </w:p>
          <w:p w14:paraId="15480A49" w14:textId="77777777" w:rsidR="00EE5A33" w:rsidRDefault="00EE5A33" w:rsidP="00EE5A33">
            <w:pPr>
              <w:rPr>
                <w:rFonts w:asciiTheme="minorHAnsi" w:eastAsia="Calibri" w:hAnsiTheme="minorHAnsi"/>
                <w:sz w:val="20"/>
              </w:rPr>
            </w:pPr>
            <w:r>
              <w:rPr>
                <w:rFonts w:asciiTheme="minorHAnsi" w:eastAsia="Calibri" w:hAnsiTheme="minorHAnsi"/>
                <w:sz w:val="20"/>
              </w:rPr>
              <w:t>*Addition &gt; 300 to ≤ 400 ft2</w:t>
            </w:r>
          </w:p>
          <w:p w14:paraId="15480A4A" w14:textId="77777777" w:rsidR="00EE5A33" w:rsidRDefault="00EE5A33" w:rsidP="00EE5A33">
            <w:pPr>
              <w:rPr>
                <w:rFonts w:asciiTheme="minorHAnsi" w:eastAsia="Calibri" w:hAnsiTheme="minorHAnsi"/>
                <w:sz w:val="20"/>
              </w:rPr>
            </w:pPr>
            <w:r>
              <w:rPr>
                <w:rFonts w:asciiTheme="minorHAnsi" w:eastAsia="Calibri" w:hAnsiTheme="minorHAnsi"/>
                <w:sz w:val="20"/>
              </w:rPr>
              <w:t>*Addition &gt; 400 to ≤ 700 ft2</w:t>
            </w:r>
          </w:p>
          <w:p w14:paraId="15480A4B" w14:textId="1061F1F1" w:rsidR="00EE5A33" w:rsidRDefault="00EE5A33" w:rsidP="00EE5A33">
            <w:pPr>
              <w:keepNext/>
              <w:rPr>
                <w:rFonts w:ascii="Calibri" w:eastAsia="Calibri" w:hAnsi="Calibri"/>
                <w:b/>
                <w:sz w:val="22"/>
                <w:szCs w:val="22"/>
              </w:rPr>
            </w:pPr>
            <w:r>
              <w:rPr>
                <w:rFonts w:asciiTheme="minorHAnsi" w:eastAsia="Calibri" w:hAnsiTheme="minorHAnsi"/>
                <w:sz w:val="20"/>
              </w:rPr>
              <w:t>*Addition &gt; 700 to ≤ 1,000 ft2 then display this section</w:t>
            </w:r>
            <w:r w:rsidR="00D418CE">
              <w:rPr>
                <w:rFonts w:asciiTheme="minorHAnsi" w:eastAsia="Calibri" w:hAnsiTheme="minorHAnsi"/>
                <w:sz w:val="20"/>
              </w:rPr>
              <w:t xml:space="preserve"> but entry is optional</w:t>
            </w:r>
            <w:r>
              <w:rPr>
                <w:rFonts w:asciiTheme="minorHAnsi" w:eastAsia="Calibri" w:hAnsiTheme="minorHAnsi"/>
                <w:sz w:val="20"/>
              </w:rPr>
              <w:t>, else display the section header and standard “This Section Does Not Apply” message</w:t>
            </w:r>
            <w:r w:rsidR="004A5E91">
              <w:rPr>
                <w:rFonts w:asciiTheme="minorHAnsi" w:eastAsia="Calibri" w:hAnsiTheme="minorHAnsi"/>
                <w:sz w:val="20"/>
              </w:rPr>
              <w:t>&gt;&gt;</w:t>
            </w:r>
          </w:p>
        </w:tc>
      </w:tr>
      <w:tr w:rsidR="003116BB" w:rsidRPr="00CF4C56" w14:paraId="15480A58" w14:textId="77777777" w:rsidTr="0037735E">
        <w:trPr>
          <w:cantSplit/>
          <w:trHeight w:val="45"/>
        </w:trPr>
        <w:tc>
          <w:tcPr>
            <w:tcW w:w="738" w:type="dxa"/>
            <w:tcBorders>
              <w:top w:val="single" w:sz="4" w:space="0" w:color="auto"/>
              <w:left w:val="single" w:sz="4" w:space="0" w:color="auto"/>
              <w:bottom w:val="single" w:sz="4" w:space="0" w:color="auto"/>
              <w:right w:val="single" w:sz="4" w:space="0" w:color="auto"/>
            </w:tcBorders>
            <w:vAlign w:val="bottom"/>
          </w:tcPr>
          <w:p w14:paraId="15480A4D"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1</w:t>
            </w:r>
          </w:p>
        </w:tc>
        <w:tc>
          <w:tcPr>
            <w:tcW w:w="1484" w:type="dxa"/>
            <w:tcBorders>
              <w:top w:val="single" w:sz="4" w:space="0" w:color="auto"/>
              <w:left w:val="single" w:sz="4" w:space="0" w:color="auto"/>
              <w:bottom w:val="single" w:sz="4" w:space="0" w:color="auto"/>
              <w:right w:val="single" w:sz="4" w:space="0" w:color="auto"/>
            </w:tcBorders>
            <w:vAlign w:val="bottom"/>
          </w:tcPr>
          <w:p w14:paraId="15480A4E"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2</w:t>
            </w:r>
          </w:p>
        </w:tc>
        <w:tc>
          <w:tcPr>
            <w:tcW w:w="1188" w:type="dxa"/>
            <w:tcBorders>
              <w:top w:val="single" w:sz="4" w:space="0" w:color="auto"/>
              <w:left w:val="single" w:sz="4" w:space="0" w:color="auto"/>
              <w:bottom w:val="single" w:sz="4" w:space="0" w:color="auto"/>
              <w:right w:val="single" w:sz="6" w:space="0" w:color="auto"/>
            </w:tcBorders>
            <w:vAlign w:val="bottom"/>
          </w:tcPr>
          <w:p w14:paraId="15480A4F"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3</w:t>
            </w:r>
          </w:p>
        </w:tc>
        <w:tc>
          <w:tcPr>
            <w:tcW w:w="1014" w:type="dxa"/>
            <w:tcBorders>
              <w:top w:val="single" w:sz="4" w:space="0" w:color="auto"/>
              <w:left w:val="single" w:sz="6" w:space="0" w:color="auto"/>
              <w:bottom w:val="single" w:sz="4" w:space="0" w:color="auto"/>
              <w:right w:val="single" w:sz="6" w:space="0" w:color="auto"/>
            </w:tcBorders>
            <w:vAlign w:val="bottom"/>
          </w:tcPr>
          <w:p w14:paraId="15480A50"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4</w:t>
            </w:r>
          </w:p>
        </w:tc>
        <w:tc>
          <w:tcPr>
            <w:tcW w:w="1228" w:type="dxa"/>
            <w:tcBorders>
              <w:top w:val="single" w:sz="4" w:space="0" w:color="auto"/>
              <w:left w:val="single" w:sz="6" w:space="0" w:color="auto"/>
              <w:bottom w:val="single" w:sz="4" w:space="0" w:color="auto"/>
              <w:right w:val="single" w:sz="6" w:space="0" w:color="auto"/>
            </w:tcBorders>
            <w:vAlign w:val="bottom"/>
          </w:tcPr>
          <w:p w14:paraId="15480A51"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5</w:t>
            </w:r>
          </w:p>
        </w:tc>
        <w:tc>
          <w:tcPr>
            <w:tcW w:w="2016" w:type="dxa"/>
            <w:gridSpan w:val="2"/>
            <w:tcBorders>
              <w:top w:val="single" w:sz="4" w:space="0" w:color="auto"/>
              <w:left w:val="single" w:sz="6" w:space="0" w:color="auto"/>
              <w:bottom w:val="single" w:sz="4" w:space="0" w:color="auto"/>
              <w:right w:val="single" w:sz="6" w:space="0" w:color="auto"/>
            </w:tcBorders>
          </w:tcPr>
          <w:p w14:paraId="15480A52"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06</w:t>
            </w:r>
          </w:p>
        </w:tc>
        <w:tc>
          <w:tcPr>
            <w:tcW w:w="899" w:type="dxa"/>
            <w:tcBorders>
              <w:top w:val="single" w:sz="4" w:space="0" w:color="auto"/>
              <w:left w:val="single" w:sz="6" w:space="0" w:color="auto"/>
              <w:bottom w:val="single" w:sz="4" w:space="0" w:color="auto"/>
              <w:right w:val="single" w:sz="6" w:space="0" w:color="auto"/>
            </w:tcBorders>
          </w:tcPr>
          <w:p w14:paraId="15480A53"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07</w:t>
            </w:r>
          </w:p>
        </w:tc>
        <w:tc>
          <w:tcPr>
            <w:tcW w:w="1105" w:type="dxa"/>
            <w:tcBorders>
              <w:top w:val="single" w:sz="4" w:space="0" w:color="auto"/>
              <w:left w:val="single" w:sz="6" w:space="0" w:color="auto"/>
              <w:bottom w:val="single" w:sz="4" w:space="0" w:color="auto"/>
              <w:right w:val="single" w:sz="4" w:space="0" w:color="auto"/>
            </w:tcBorders>
            <w:vAlign w:val="bottom"/>
          </w:tcPr>
          <w:p w14:paraId="15480A54"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08</w:t>
            </w:r>
          </w:p>
        </w:tc>
        <w:tc>
          <w:tcPr>
            <w:tcW w:w="1013" w:type="dxa"/>
            <w:tcBorders>
              <w:top w:val="single" w:sz="4" w:space="0" w:color="auto"/>
              <w:left w:val="single" w:sz="6" w:space="0" w:color="auto"/>
              <w:bottom w:val="single" w:sz="4" w:space="0" w:color="auto"/>
              <w:right w:val="single" w:sz="4" w:space="0" w:color="auto"/>
            </w:tcBorders>
            <w:vAlign w:val="bottom"/>
          </w:tcPr>
          <w:p w14:paraId="15480A55"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09</w:t>
            </w:r>
          </w:p>
        </w:tc>
        <w:tc>
          <w:tcPr>
            <w:tcW w:w="943" w:type="dxa"/>
            <w:tcBorders>
              <w:top w:val="single" w:sz="4" w:space="0" w:color="auto"/>
              <w:bottom w:val="single" w:sz="4" w:space="0" w:color="auto"/>
              <w:right w:val="single" w:sz="6" w:space="0" w:color="auto"/>
            </w:tcBorders>
            <w:vAlign w:val="bottom"/>
          </w:tcPr>
          <w:p w14:paraId="15480A56"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10</w:t>
            </w:r>
          </w:p>
        </w:tc>
        <w:tc>
          <w:tcPr>
            <w:tcW w:w="2988" w:type="dxa"/>
            <w:tcBorders>
              <w:top w:val="single" w:sz="4" w:space="0" w:color="auto"/>
              <w:left w:val="single" w:sz="6" w:space="0" w:color="auto"/>
              <w:bottom w:val="single" w:sz="4" w:space="0" w:color="auto"/>
              <w:right w:val="single" w:sz="4" w:space="0" w:color="auto"/>
            </w:tcBorders>
            <w:vAlign w:val="bottom"/>
          </w:tcPr>
          <w:p w14:paraId="15480A57"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11</w:t>
            </w:r>
          </w:p>
        </w:tc>
      </w:tr>
      <w:tr w:rsidR="003116BB" w:rsidRPr="009B3A0C" w14:paraId="15480A63" w14:textId="77777777" w:rsidTr="0037735E">
        <w:trPr>
          <w:cantSplit/>
          <w:trHeight w:val="266"/>
        </w:trPr>
        <w:tc>
          <w:tcPr>
            <w:tcW w:w="738" w:type="dxa"/>
            <w:vMerge w:val="restart"/>
            <w:tcBorders>
              <w:top w:val="single" w:sz="4" w:space="0" w:color="auto"/>
              <w:left w:val="single" w:sz="4" w:space="0" w:color="auto"/>
              <w:bottom w:val="single" w:sz="4" w:space="0" w:color="auto"/>
              <w:right w:val="single" w:sz="4" w:space="0" w:color="auto"/>
            </w:tcBorders>
            <w:vAlign w:val="bottom"/>
          </w:tcPr>
          <w:p w14:paraId="15480A59"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Tag/ID</w:t>
            </w:r>
          </w:p>
        </w:tc>
        <w:tc>
          <w:tcPr>
            <w:tcW w:w="1484" w:type="dxa"/>
            <w:vMerge w:val="restart"/>
            <w:tcBorders>
              <w:top w:val="single" w:sz="4" w:space="0" w:color="auto"/>
              <w:left w:val="single" w:sz="4" w:space="0" w:color="auto"/>
              <w:bottom w:val="single" w:sz="4" w:space="0" w:color="auto"/>
              <w:right w:val="single" w:sz="4" w:space="0" w:color="auto"/>
            </w:tcBorders>
            <w:vAlign w:val="bottom"/>
          </w:tcPr>
          <w:p w14:paraId="15480A5A"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Assembly Type</w:t>
            </w:r>
          </w:p>
        </w:tc>
        <w:tc>
          <w:tcPr>
            <w:tcW w:w="1188" w:type="dxa"/>
            <w:vMerge w:val="restart"/>
            <w:tcBorders>
              <w:top w:val="single" w:sz="4" w:space="0" w:color="auto"/>
              <w:left w:val="single" w:sz="4" w:space="0" w:color="auto"/>
              <w:bottom w:val="single" w:sz="4" w:space="0" w:color="auto"/>
              <w:right w:val="single" w:sz="6" w:space="0" w:color="auto"/>
            </w:tcBorders>
            <w:vAlign w:val="bottom"/>
          </w:tcPr>
          <w:p w14:paraId="15480A5B"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Frame Type</w:t>
            </w:r>
          </w:p>
        </w:tc>
        <w:tc>
          <w:tcPr>
            <w:tcW w:w="1014" w:type="dxa"/>
            <w:vMerge w:val="restart"/>
            <w:tcBorders>
              <w:top w:val="single" w:sz="4" w:space="0" w:color="auto"/>
              <w:left w:val="single" w:sz="6" w:space="0" w:color="auto"/>
              <w:bottom w:val="single" w:sz="4" w:space="0" w:color="auto"/>
              <w:right w:val="single" w:sz="6" w:space="0" w:color="auto"/>
            </w:tcBorders>
            <w:vAlign w:val="bottom"/>
          </w:tcPr>
          <w:p w14:paraId="15480A5C"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Frame Depth</w:t>
            </w:r>
          </w:p>
          <w:p w14:paraId="15480A5D"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1228" w:type="dxa"/>
            <w:vMerge w:val="restart"/>
            <w:tcBorders>
              <w:top w:val="single" w:sz="4" w:space="0" w:color="auto"/>
              <w:left w:val="single" w:sz="6" w:space="0" w:color="auto"/>
              <w:bottom w:val="single" w:sz="4" w:space="0" w:color="auto"/>
              <w:right w:val="single" w:sz="6" w:space="0" w:color="auto"/>
            </w:tcBorders>
            <w:vAlign w:val="bottom"/>
          </w:tcPr>
          <w:p w14:paraId="15480A5E"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Frame Spacing</w:t>
            </w:r>
          </w:p>
          <w:p w14:paraId="15480A5F"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5033" w:type="dxa"/>
            <w:gridSpan w:val="5"/>
            <w:tcBorders>
              <w:top w:val="single" w:sz="4" w:space="0" w:color="auto"/>
              <w:left w:val="single" w:sz="6" w:space="0" w:color="auto"/>
              <w:bottom w:val="single" w:sz="4" w:space="0" w:color="auto"/>
              <w:right w:val="single" w:sz="4" w:space="0" w:color="auto"/>
            </w:tcBorders>
            <w:vAlign w:val="bottom"/>
          </w:tcPr>
          <w:p w14:paraId="15480A60" w14:textId="77777777" w:rsidR="00E512E4" w:rsidRDefault="003116BB">
            <w:pPr>
              <w:keepNext/>
              <w:tabs>
                <w:tab w:val="left" w:pos="540"/>
                <w:tab w:val="left" w:pos="900"/>
                <w:tab w:val="left" w:pos="3420"/>
              </w:tabs>
              <w:jc w:val="center"/>
              <w:rPr>
                <w:rFonts w:ascii="Calibri" w:hAnsi="Calibri"/>
                <w:b/>
                <w:sz w:val="18"/>
                <w:szCs w:val="18"/>
              </w:rPr>
            </w:pPr>
            <w:r w:rsidRPr="00E77A45">
              <w:rPr>
                <w:rFonts w:ascii="Calibri" w:hAnsi="Calibri"/>
                <w:b/>
                <w:sz w:val="18"/>
                <w:szCs w:val="18"/>
              </w:rPr>
              <w:t>Proposed</w:t>
            </w:r>
          </w:p>
        </w:tc>
        <w:tc>
          <w:tcPr>
            <w:tcW w:w="943" w:type="dxa"/>
            <w:tcBorders>
              <w:top w:val="single" w:sz="4" w:space="0" w:color="auto"/>
              <w:bottom w:val="single" w:sz="4" w:space="0" w:color="auto"/>
              <w:right w:val="single" w:sz="6" w:space="0" w:color="auto"/>
            </w:tcBorders>
            <w:vAlign w:val="bottom"/>
          </w:tcPr>
          <w:p w14:paraId="15480A61" w14:textId="77777777" w:rsidR="00E512E4" w:rsidRDefault="003116BB">
            <w:pPr>
              <w:keepNext/>
              <w:tabs>
                <w:tab w:val="left" w:pos="540"/>
                <w:tab w:val="left" w:pos="900"/>
                <w:tab w:val="left" w:pos="3420"/>
              </w:tabs>
              <w:jc w:val="center"/>
              <w:rPr>
                <w:rFonts w:ascii="Calibri" w:hAnsi="Calibri"/>
                <w:b/>
                <w:sz w:val="18"/>
                <w:szCs w:val="18"/>
              </w:rPr>
            </w:pPr>
            <w:r w:rsidRPr="00E77A45">
              <w:rPr>
                <w:rFonts w:ascii="Calibri" w:hAnsi="Calibri"/>
                <w:b/>
                <w:sz w:val="18"/>
                <w:szCs w:val="18"/>
              </w:rPr>
              <w:t xml:space="preserve">Required </w:t>
            </w:r>
          </w:p>
        </w:tc>
        <w:tc>
          <w:tcPr>
            <w:tcW w:w="2988" w:type="dxa"/>
            <w:vMerge w:val="restart"/>
            <w:tcBorders>
              <w:top w:val="single" w:sz="4" w:space="0" w:color="auto"/>
              <w:left w:val="single" w:sz="6" w:space="0" w:color="auto"/>
              <w:bottom w:val="single" w:sz="4" w:space="0" w:color="auto"/>
              <w:right w:val="single" w:sz="4" w:space="0" w:color="auto"/>
            </w:tcBorders>
            <w:vAlign w:val="bottom"/>
          </w:tcPr>
          <w:p w14:paraId="15480A62"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Comments</w:t>
            </w:r>
          </w:p>
        </w:tc>
      </w:tr>
      <w:tr w:rsidR="003116BB" w:rsidRPr="009B3A0C" w14:paraId="15480A70" w14:textId="77777777" w:rsidTr="0037735E">
        <w:trPr>
          <w:cantSplit/>
          <w:trHeight w:val="288"/>
        </w:trPr>
        <w:tc>
          <w:tcPr>
            <w:tcW w:w="738" w:type="dxa"/>
            <w:vMerge/>
            <w:tcBorders>
              <w:top w:val="single" w:sz="4" w:space="0" w:color="auto"/>
              <w:left w:val="single" w:sz="4" w:space="0" w:color="auto"/>
              <w:bottom w:val="single" w:sz="4" w:space="0" w:color="auto"/>
              <w:right w:val="single" w:sz="4" w:space="0" w:color="auto"/>
            </w:tcBorders>
            <w:vAlign w:val="bottom"/>
          </w:tcPr>
          <w:p w14:paraId="15480A64" w14:textId="77777777" w:rsidR="00E512E4" w:rsidRDefault="00E512E4">
            <w:pPr>
              <w:keepNext/>
              <w:tabs>
                <w:tab w:val="left" w:pos="540"/>
                <w:tab w:val="left" w:pos="900"/>
                <w:tab w:val="left" w:pos="3420"/>
              </w:tabs>
              <w:jc w:val="center"/>
              <w:rPr>
                <w:rFonts w:ascii="Calibri" w:hAnsi="Calibri"/>
                <w:sz w:val="18"/>
                <w:szCs w:val="18"/>
              </w:rPr>
            </w:pPr>
          </w:p>
        </w:tc>
        <w:tc>
          <w:tcPr>
            <w:tcW w:w="1484" w:type="dxa"/>
            <w:vMerge/>
            <w:tcBorders>
              <w:top w:val="single" w:sz="4" w:space="0" w:color="auto"/>
              <w:left w:val="single" w:sz="4" w:space="0" w:color="auto"/>
              <w:bottom w:val="single" w:sz="4" w:space="0" w:color="auto"/>
              <w:right w:val="single" w:sz="4" w:space="0" w:color="auto"/>
            </w:tcBorders>
            <w:vAlign w:val="bottom"/>
          </w:tcPr>
          <w:p w14:paraId="15480A65" w14:textId="77777777" w:rsidR="00E512E4" w:rsidRDefault="00E512E4">
            <w:pPr>
              <w:keepNext/>
              <w:tabs>
                <w:tab w:val="left" w:pos="540"/>
                <w:tab w:val="left" w:pos="900"/>
                <w:tab w:val="left" w:pos="3420"/>
              </w:tabs>
              <w:jc w:val="center"/>
              <w:rPr>
                <w:rFonts w:ascii="Calibri" w:hAnsi="Calibri"/>
                <w:sz w:val="18"/>
                <w:szCs w:val="18"/>
              </w:rPr>
            </w:pPr>
          </w:p>
        </w:tc>
        <w:tc>
          <w:tcPr>
            <w:tcW w:w="1188" w:type="dxa"/>
            <w:vMerge/>
            <w:tcBorders>
              <w:top w:val="single" w:sz="4" w:space="0" w:color="auto"/>
              <w:left w:val="single" w:sz="4" w:space="0" w:color="auto"/>
              <w:bottom w:val="single" w:sz="4" w:space="0" w:color="auto"/>
              <w:right w:val="single" w:sz="6" w:space="0" w:color="auto"/>
            </w:tcBorders>
            <w:vAlign w:val="bottom"/>
          </w:tcPr>
          <w:p w14:paraId="15480A66" w14:textId="77777777" w:rsidR="00E512E4" w:rsidRDefault="00E512E4">
            <w:pPr>
              <w:keepNext/>
              <w:tabs>
                <w:tab w:val="left" w:pos="540"/>
                <w:tab w:val="left" w:pos="900"/>
                <w:tab w:val="left" w:pos="3420"/>
              </w:tabs>
              <w:jc w:val="center"/>
              <w:rPr>
                <w:rFonts w:ascii="Calibri" w:hAnsi="Calibri"/>
                <w:sz w:val="18"/>
                <w:szCs w:val="18"/>
              </w:rPr>
            </w:pPr>
          </w:p>
        </w:tc>
        <w:tc>
          <w:tcPr>
            <w:tcW w:w="1014" w:type="dxa"/>
            <w:vMerge/>
            <w:tcBorders>
              <w:top w:val="single" w:sz="4" w:space="0" w:color="auto"/>
              <w:left w:val="single" w:sz="6" w:space="0" w:color="auto"/>
              <w:bottom w:val="single" w:sz="4" w:space="0" w:color="auto"/>
              <w:right w:val="single" w:sz="6" w:space="0" w:color="auto"/>
            </w:tcBorders>
            <w:vAlign w:val="bottom"/>
          </w:tcPr>
          <w:p w14:paraId="15480A67" w14:textId="77777777" w:rsidR="00E512E4" w:rsidRDefault="00E512E4">
            <w:pPr>
              <w:keepNext/>
              <w:tabs>
                <w:tab w:val="left" w:pos="540"/>
                <w:tab w:val="left" w:pos="900"/>
                <w:tab w:val="left" w:pos="3420"/>
              </w:tabs>
              <w:jc w:val="center"/>
              <w:rPr>
                <w:rFonts w:ascii="Calibri" w:hAnsi="Calibri"/>
                <w:sz w:val="18"/>
                <w:szCs w:val="18"/>
              </w:rPr>
            </w:pPr>
          </w:p>
        </w:tc>
        <w:tc>
          <w:tcPr>
            <w:tcW w:w="1228" w:type="dxa"/>
            <w:vMerge/>
            <w:tcBorders>
              <w:top w:val="single" w:sz="4" w:space="0" w:color="auto"/>
              <w:left w:val="single" w:sz="6" w:space="0" w:color="auto"/>
              <w:bottom w:val="single" w:sz="4" w:space="0" w:color="auto"/>
              <w:right w:val="single" w:sz="6" w:space="0" w:color="auto"/>
            </w:tcBorders>
            <w:vAlign w:val="bottom"/>
          </w:tcPr>
          <w:p w14:paraId="15480A68" w14:textId="77777777" w:rsidR="00E512E4" w:rsidRDefault="00E512E4">
            <w:pPr>
              <w:keepNext/>
              <w:tabs>
                <w:tab w:val="left" w:pos="540"/>
                <w:tab w:val="left" w:pos="900"/>
                <w:tab w:val="left" w:pos="3420"/>
              </w:tabs>
              <w:jc w:val="center"/>
              <w:rPr>
                <w:rFonts w:ascii="Calibri" w:hAnsi="Calibri"/>
                <w:sz w:val="18"/>
                <w:szCs w:val="18"/>
              </w:rPr>
            </w:pPr>
          </w:p>
        </w:tc>
        <w:tc>
          <w:tcPr>
            <w:tcW w:w="889" w:type="dxa"/>
            <w:vMerge w:val="restart"/>
            <w:tcBorders>
              <w:top w:val="single" w:sz="4" w:space="0" w:color="auto"/>
              <w:left w:val="single" w:sz="6" w:space="0" w:color="auto"/>
              <w:bottom w:val="single" w:sz="4" w:space="0" w:color="auto"/>
              <w:right w:val="single" w:sz="6" w:space="0" w:color="auto"/>
            </w:tcBorders>
            <w:vAlign w:val="bottom"/>
          </w:tcPr>
          <w:p w14:paraId="15480A69"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 xml:space="preserve">Cavity </w:t>
            </w:r>
            <w:r w:rsidRPr="009B3A0C">
              <w:rPr>
                <w:rFonts w:ascii="Calibri" w:hAnsi="Calibri"/>
                <w:sz w:val="18"/>
                <w:szCs w:val="18"/>
              </w:rPr>
              <w:br/>
              <w:t>R-value</w:t>
            </w:r>
          </w:p>
        </w:tc>
        <w:tc>
          <w:tcPr>
            <w:tcW w:w="1127" w:type="dxa"/>
            <w:vMerge w:val="restart"/>
            <w:tcBorders>
              <w:top w:val="single" w:sz="4" w:space="0" w:color="auto"/>
              <w:left w:val="single" w:sz="6" w:space="0" w:color="auto"/>
              <w:bottom w:val="single" w:sz="4" w:space="0" w:color="auto"/>
              <w:right w:val="single" w:sz="6" w:space="0" w:color="auto"/>
            </w:tcBorders>
            <w:vAlign w:val="bottom"/>
          </w:tcPr>
          <w:p w14:paraId="15480A6A"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 xml:space="preserve">Continuous Insulation </w:t>
            </w:r>
          </w:p>
          <w:p w14:paraId="15480A6B"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R-value</w:t>
            </w:r>
          </w:p>
        </w:tc>
        <w:tc>
          <w:tcPr>
            <w:tcW w:w="899" w:type="dxa"/>
            <w:vMerge w:val="restart"/>
            <w:tcBorders>
              <w:top w:val="single" w:sz="4" w:space="0" w:color="auto"/>
              <w:left w:val="single" w:sz="6" w:space="0" w:color="auto"/>
              <w:bottom w:val="single" w:sz="4" w:space="0" w:color="auto"/>
              <w:right w:val="single" w:sz="6" w:space="0" w:color="auto"/>
            </w:tcBorders>
            <w:vAlign w:val="bottom"/>
          </w:tcPr>
          <w:p w14:paraId="15480A6C"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2118" w:type="dxa"/>
            <w:gridSpan w:val="2"/>
            <w:tcBorders>
              <w:top w:val="single" w:sz="4" w:space="0" w:color="auto"/>
              <w:left w:val="single" w:sz="6" w:space="0" w:color="auto"/>
              <w:bottom w:val="single" w:sz="4" w:space="0" w:color="auto"/>
              <w:right w:val="single" w:sz="4" w:space="0" w:color="auto"/>
            </w:tcBorders>
            <w:vAlign w:val="bottom"/>
          </w:tcPr>
          <w:p w14:paraId="15480A6D"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Appendix JA4 Reference</w:t>
            </w:r>
          </w:p>
        </w:tc>
        <w:tc>
          <w:tcPr>
            <w:tcW w:w="943" w:type="dxa"/>
            <w:vMerge w:val="restart"/>
            <w:tcBorders>
              <w:top w:val="single" w:sz="4" w:space="0" w:color="auto"/>
              <w:bottom w:val="single" w:sz="4" w:space="0" w:color="auto"/>
              <w:right w:val="single" w:sz="6" w:space="0" w:color="auto"/>
            </w:tcBorders>
            <w:vAlign w:val="bottom"/>
          </w:tcPr>
          <w:p w14:paraId="15480A6E"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2988" w:type="dxa"/>
            <w:vMerge/>
            <w:tcBorders>
              <w:top w:val="single" w:sz="4" w:space="0" w:color="auto"/>
              <w:left w:val="single" w:sz="6" w:space="0" w:color="auto"/>
              <w:bottom w:val="single" w:sz="4" w:space="0" w:color="auto"/>
              <w:right w:val="single" w:sz="4" w:space="0" w:color="auto"/>
            </w:tcBorders>
            <w:vAlign w:val="bottom"/>
          </w:tcPr>
          <w:p w14:paraId="15480A6F" w14:textId="77777777" w:rsidR="00E512E4" w:rsidRDefault="00E512E4">
            <w:pPr>
              <w:keepNext/>
              <w:tabs>
                <w:tab w:val="left" w:pos="540"/>
                <w:tab w:val="left" w:pos="900"/>
                <w:tab w:val="left" w:pos="3420"/>
              </w:tabs>
              <w:jc w:val="center"/>
              <w:rPr>
                <w:rFonts w:ascii="Calibri" w:hAnsi="Calibri"/>
                <w:sz w:val="18"/>
                <w:szCs w:val="18"/>
              </w:rPr>
            </w:pPr>
          </w:p>
        </w:tc>
      </w:tr>
      <w:tr w:rsidR="003116BB" w:rsidRPr="009B3A0C" w14:paraId="15480A7D" w14:textId="77777777" w:rsidTr="0037735E">
        <w:trPr>
          <w:cantSplit/>
          <w:trHeight w:val="288"/>
        </w:trPr>
        <w:tc>
          <w:tcPr>
            <w:tcW w:w="738" w:type="dxa"/>
            <w:vMerge/>
            <w:tcBorders>
              <w:top w:val="single" w:sz="4" w:space="0" w:color="auto"/>
              <w:left w:val="single" w:sz="4" w:space="0" w:color="auto"/>
              <w:bottom w:val="single" w:sz="4" w:space="0" w:color="auto"/>
              <w:right w:val="single" w:sz="4" w:space="0" w:color="auto"/>
            </w:tcBorders>
            <w:vAlign w:val="bottom"/>
          </w:tcPr>
          <w:p w14:paraId="15480A71" w14:textId="77777777" w:rsidR="00E512E4" w:rsidRDefault="00E512E4">
            <w:pPr>
              <w:keepNext/>
              <w:tabs>
                <w:tab w:val="left" w:pos="540"/>
                <w:tab w:val="left" w:pos="900"/>
                <w:tab w:val="left" w:pos="3420"/>
              </w:tabs>
              <w:jc w:val="center"/>
              <w:rPr>
                <w:rFonts w:ascii="Calibri" w:hAnsi="Calibri"/>
                <w:sz w:val="18"/>
                <w:szCs w:val="18"/>
              </w:rPr>
            </w:pPr>
          </w:p>
        </w:tc>
        <w:tc>
          <w:tcPr>
            <w:tcW w:w="1484" w:type="dxa"/>
            <w:vMerge/>
            <w:tcBorders>
              <w:top w:val="single" w:sz="4" w:space="0" w:color="auto"/>
              <w:left w:val="single" w:sz="4" w:space="0" w:color="auto"/>
              <w:bottom w:val="single" w:sz="4" w:space="0" w:color="auto"/>
              <w:right w:val="single" w:sz="4" w:space="0" w:color="auto"/>
            </w:tcBorders>
            <w:vAlign w:val="bottom"/>
          </w:tcPr>
          <w:p w14:paraId="15480A72" w14:textId="77777777" w:rsidR="00E512E4" w:rsidRDefault="00E512E4">
            <w:pPr>
              <w:keepNext/>
              <w:tabs>
                <w:tab w:val="left" w:pos="540"/>
                <w:tab w:val="left" w:pos="900"/>
                <w:tab w:val="left" w:pos="3420"/>
              </w:tabs>
              <w:jc w:val="center"/>
              <w:rPr>
                <w:rFonts w:ascii="Calibri" w:hAnsi="Calibri"/>
                <w:sz w:val="18"/>
                <w:szCs w:val="18"/>
              </w:rPr>
            </w:pPr>
          </w:p>
        </w:tc>
        <w:tc>
          <w:tcPr>
            <w:tcW w:w="1188" w:type="dxa"/>
            <w:vMerge/>
            <w:tcBorders>
              <w:top w:val="single" w:sz="4" w:space="0" w:color="auto"/>
              <w:left w:val="single" w:sz="4" w:space="0" w:color="auto"/>
              <w:bottom w:val="single" w:sz="4" w:space="0" w:color="auto"/>
              <w:right w:val="single" w:sz="6" w:space="0" w:color="auto"/>
            </w:tcBorders>
            <w:vAlign w:val="bottom"/>
          </w:tcPr>
          <w:p w14:paraId="15480A73" w14:textId="77777777" w:rsidR="00E512E4" w:rsidRDefault="00E512E4">
            <w:pPr>
              <w:keepNext/>
              <w:tabs>
                <w:tab w:val="left" w:pos="540"/>
                <w:tab w:val="left" w:pos="900"/>
                <w:tab w:val="left" w:pos="3420"/>
              </w:tabs>
              <w:jc w:val="center"/>
              <w:rPr>
                <w:rFonts w:ascii="Calibri" w:hAnsi="Calibri"/>
                <w:sz w:val="18"/>
                <w:szCs w:val="18"/>
              </w:rPr>
            </w:pPr>
          </w:p>
        </w:tc>
        <w:tc>
          <w:tcPr>
            <w:tcW w:w="1014" w:type="dxa"/>
            <w:vMerge/>
            <w:tcBorders>
              <w:top w:val="single" w:sz="4" w:space="0" w:color="auto"/>
              <w:left w:val="single" w:sz="6" w:space="0" w:color="auto"/>
              <w:bottom w:val="single" w:sz="4" w:space="0" w:color="auto"/>
              <w:right w:val="single" w:sz="6" w:space="0" w:color="auto"/>
            </w:tcBorders>
            <w:vAlign w:val="bottom"/>
          </w:tcPr>
          <w:p w14:paraId="15480A74" w14:textId="77777777" w:rsidR="00E512E4" w:rsidRDefault="00E512E4">
            <w:pPr>
              <w:keepNext/>
              <w:tabs>
                <w:tab w:val="left" w:pos="540"/>
                <w:tab w:val="left" w:pos="900"/>
                <w:tab w:val="left" w:pos="3420"/>
              </w:tabs>
              <w:jc w:val="center"/>
              <w:rPr>
                <w:rFonts w:ascii="Calibri" w:hAnsi="Calibri"/>
                <w:sz w:val="18"/>
                <w:szCs w:val="18"/>
              </w:rPr>
            </w:pPr>
          </w:p>
        </w:tc>
        <w:tc>
          <w:tcPr>
            <w:tcW w:w="1228" w:type="dxa"/>
            <w:vMerge/>
            <w:tcBorders>
              <w:top w:val="single" w:sz="4" w:space="0" w:color="auto"/>
              <w:left w:val="single" w:sz="6" w:space="0" w:color="auto"/>
              <w:bottom w:val="single" w:sz="4" w:space="0" w:color="auto"/>
              <w:right w:val="single" w:sz="6" w:space="0" w:color="auto"/>
            </w:tcBorders>
            <w:vAlign w:val="bottom"/>
          </w:tcPr>
          <w:p w14:paraId="15480A75" w14:textId="77777777" w:rsidR="00E512E4" w:rsidRDefault="00E512E4">
            <w:pPr>
              <w:keepNext/>
              <w:tabs>
                <w:tab w:val="left" w:pos="540"/>
                <w:tab w:val="left" w:pos="900"/>
                <w:tab w:val="left" w:pos="3420"/>
              </w:tabs>
              <w:jc w:val="center"/>
              <w:rPr>
                <w:rFonts w:ascii="Calibri" w:hAnsi="Calibri"/>
                <w:sz w:val="18"/>
                <w:szCs w:val="18"/>
              </w:rPr>
            </w:pPr>
          </w:p>
        </w:tc>
        <w:tc>
          <w:tcPr>
            <w:tcW w:w="889" w:type="dxa"/>
            <w:vMerge/>
            <w:tcBorders>
              <w:top w:val="single" w:sz="4" w:space="0" w:color="auto"/>
              <w:left w:val="single" w:sz="6" w:space="0" w:color="auto"/>
              <w:bottom w:val="single" w:sz="4" w:space="0" w:color="auto"/>
              <w:right w:val="single" w:sz="6" w:space="0" w:color="auto"/>
            </w:tcBorders>
            <w:vAlign w:val="bottom"/>
          </w:tcPr>
          <w:p w14:paraId="15480A76" w14:textId="77777777" w:rsidR="00E512E4" w:rsidRDefault="00E512E4">
            <w:pPr>
              <w:keepNext/>
              <w:tabs>
                <w:tab w:val="left" w:pos="540"/>
                <w:tab w:val="left" w:pos="900"/>
                <w:tab w:val="left" w:pos="3420"/>
              </w:tabs>
              <w:jc w:val="center"/>
              <w:rPr>
                <w:rFonts w:ascii="Calibri" w:hAnsi="Calibri"/>
                <w:sz w:val="18"/>
                <w:szCs w:val="18"/>
              </w:rPr>
            </w:pPr>
          </w:p>
        </w:tc>
        <w:tc>
          <w:tcPr>
            <w:tcW w:w="1127" w:type="dxa"/>
            <w:vMerge/>
            <w:tcBorders>
              <w:top w:val="single" w:sz="4" w:space="0" w:color="auto"/>
              <w:left w:val="single" w:sz="6" w:space="0" w:color="auto"/>
              <w:bottom w:val="single" w:sz="4" w:space="0" w:color="auto"/>
              <w:right w:val="single" w:sz="6" w:space="0" w:color="auto"/>
            </w:tcBorders>
            <w:vAlign w:val="bottom"/>
          </w:tcPr>
          <w:p w14:paraId="15480A77" w14:textId="77777777" w:rsidR="00E512E4" w:rsidRDefault="00E512E4">
            <w:pPr>
              <w:keepNext/>
              <w:tabs>
                <w:tab w:val="left" w:pos="540"/>
                <w:tab w:val="left" w:pos="900"/>
                <w:tab w:val="left" w:pos="3420"/>
              </w:tabs>
              <w:jc w:val="center"/>
              <w:rPr>
                <w:rFonts w:ascii="Calibri" w:hAnsi="Calibri"/>
                <w:sz w:val="18"/>
                <w:szCs w:val="18"/>
              </w:rPr>
            </w:pPr>
          </w:p>
        </w:tc>
        <w:tc>
          <w:tcPr>
            <w:tcW w:w="899" w:type="dxa"/>
            <w:vMerge/>
            <w:tcBorders>
              <w:top w:val="single" w:sz="4" w:space="0" w:color="auto"/>
              <w:left w:val="single" w:sz="6" w:space="0" w:color="auto"/>
              <w:bottom w:val="single" w:sz="4" w:space="0" w:color="auto"/>
              <w:right w:val="single" w:sz="6" w:space="0" w:color="auto"/>
            </w:tcBorders>
            <w:vAlign w:val="bottom"/>
          </w:tcPr>
          <w:p w14:paraId="15480A78" w14:textId="77777777" w:rsidR="00E512E4" w:rsidRDefault="00E512E4">
            <w:pPr>
              <w:keepNext/>
              <w:tabs>
                <w:tab w:val="left" w:pos="540"/>
                <w:tab w:val="left" w:pos="900"/>
                <w:tab w:val="left" w:pos="3420"/>
              </w:tabs>
              <w:jc w:val="center"/>
              <w:rPr>
                <w:rFonts w:ascii="Calibri" w:hAnsi="Calibri"/>
                <w:sz w:val="18"/>
                <w:szCs w:val="18"/>
              </w:rPr>
            </w:pPr>
          </w:p>
        </w:tc>
        <w:tc>
          <w:tcPr>
            <w:tcW w:w="1105" w:type="dxa"/>
            <w:tcBorders>
              <w:top w:val="single" w:sz="4" w:space="0" w:color="auto"/>
              <w:left w:val="single" w:sz="6" w:space="0" w:color="auto"/>
              <w:bottom w:val="single" w:sz="4" w:space="0" w:color="auto"/>
              <w:right w:val="single" w:sz="4" w:space="0" w:color="auto"/>
            </w:tcBorders>
            <w:vAlign w:val="bottom"/>
          </w:tcPr>
          <w:p w14:paraId="15480A79"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Table</w:t>
            </w:r>
          </w:p>
        </w:tc>
        <w:tc>
          <w:tcPr>
            <w:tcW w:w="1013" w:type="dxa"/>
            <w:tcBorders>
              <w:top w:val="single" w:sz="4" w:space="0" w:color="auto"/>
              <w:left w:val="single" w:sz="6" w:space="0" w:color="auto"/>
              <w:bottom w:val="single" w:sz="4" w:space="0" w:color="auto"/>
              <w:right w:val="single" w:sz="4" w:space="0" w:color="auto"/>
            </w:tcBorders>
            <w:vAlign w:val="bottom"/>
          </w:tcPr>
          <w:p w14:paraId="15480A7A"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Cell</w:t>
            </w:r>
          </w:p>
        </w:tc>
        <w:tc>
          <w:tcPr>
            <w:tcW w:w="943" w:type="dxa"/>
            <w:vMerge/>
            <w:tcBorders>
              <w:top w:val="single" w:sz="4" w:space="0" w:color="auto"/>
              <w:bottom w:val="single" w:sz="4" w:space="0" w:color="auto"/>
              <w:right w:val="single" w:sz="6" w:space="0" w:color="auto"/>
            </w:tcBorders>
            <w:vAlign w:val="bottom"/>
          </w:tcPr>
          <w:p w14:paraId="15480A7B" w14:textId="77777777" w:rsidR="00E512E4" w:rsidRDefault="00E512E4">
            <w:pPr>
              <w:keepNext/>
              <w:tabs>
                <w:tab w:val="left" w:pos="540"/>
                <w:tab w:val="left" w:pos="900"/>
                <w:tab w:val="left" w:pos="3420"/>
              </w:tabs>
              <w:jc w:val="center"/>
              <w:rPr>
                <w:rFonts w:ascii="Calibri" w:hAnsi="Calibri"/>
                <w:sz w:val="18"/>
                <w:szCs w:val="18"/>
              </w:rPr>
            </w:pPr>
          </w:p>
        </w:tc>
        <w:tc>
          <w:tcPr>
            <w:tcW w:w="2988" w:type="dxa"/>
            <w:vMerge/>
            <w:tcBorders>
              <w:top w:val="single" w:sz="4" w:space="0" w:color="auto"/>
              <w:left w:val="single" w:sz="6" w:space="0" w:color="auto"/>
              <w:bottom w:val="single" w:sz="4" w:space="0" w:color="auto"/>
              <w:right w:val="single" w:sz="4" w:space="0" w:color="auto"/>
            </w:tcBorders>
            <w:vAlign w:val="bottom"/>
          </w:tcPr>
          <w:p w14:paraId="15480A7C" w14:textId="77777777" w:rsidR="00E512E4" w:rsidRDefault="00E512E4">
            <w:pPr>
              <w:keepNext/>
              <w:tabs>
                <w:tab w:val="left" w:pos="540"/>
                <w:tab w:val="left" w:pos="900"/>
                <w:tab w:val="left" w:pos="3420"/>
              </w:tabs>
              <w:jc w:val="center"/>
              <w:rPr>
                <w:rFonts w:ascii="Calibri" w:hAnsi="Calibri"/>
                <w:sz w:val="18"/>
                <w:szCs w:val="18"/>
              </w:rPr>
            </w:pPr>
          </w:p>
        </w:tc>
      </w:tr>
      <w:tr w:rsidR="005A2231" w:rsidRPr="009B3A0C" w14:paraId="15480A8A" w14:textId="77777777" w:rsidTr="0037735E">
        <w:trPr>
          <w:cantSplit/>
          <w:trHeight w:val="45"/>
        </w:trPr>
        <w:tc>
          <w:tcPr>
            <w:tcW w:w="738" w:type="dxa"/>
            <w:tcBorders>
              <w:top w:val="single" w:sz="4" w:space="0" w:color="auto"/>
              <w:left w:val="single" w:sz="4" w:space="0" w:color="auto"/>
              <w:bottom w:val="single" w:sz="4" w:space="0" w:color="auto"/>
              <w:right w:val="single" w:sz="4" w:space="0" w:color="auto"/>
            </w:tcBorders>
            <w:vAlign w:val="bottom"/>
          </w:tcPr>
          <w:p w14:paraId="15480A7E" w14:textId="77777777" w:rsidR="00E512E4" w:rsidRDefault="00B93BFD">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1484" w:type="dxa"/>
            <w:tcBorders>
              <w:top w:val="single" w:sz="4" w:space="0" w:color="auto"/>
              <w:left w:val="single" w:sz="4" w:space="0" w:color="auto"/>
              <w:bottom w:val="single" w:sz="4" w:space="0" w:color="auto"/>
              <w:right w:val="single" w:sz="4" w:space="0" w:color="auto"/>
            </w:tcBorders>
            <w:vAlign w:val="bottom"/>
          </w:tcPr>
          <w:p w14:paraId="15480A7F" w14:textId="3DA29414" w:rsidR="00E512E4" w:rsidRDefault="00B93BFD">
            <w:pPr>
              <w:keepNext/>
              <w:tabs>
                <w:tab w:val="left" w:pos="540"/>
                <w:tab w:val="left" w:pos="900"/>
                <w:tab w:val="left" w:pos="3420"/>
              </w:tabs>
              <w:jc w:val="center"/>
              <w:rPr>
                <w:rFonts w:ascii="Calibri" w:hAnsi="Calibri"/>
                <w:sz w:val="18"/>
                <w:szCs w:val="18"/>
              </w:rPr>
            </w:pPr>
            <w:r>
              <w:rPr>
                <w:rFonts w:ascii="Calibri" w:hAnsi="Calibri"/>
                <w:sz w:val="18"/>
                <w:szCs w:val="18"/>
              </w:rPr>
              <w:t>&lt;&lt;User selects from list: Ceiling, Floor, Roof, Wall&gt;&gt;</w:t>
            </w:r>
          </w:p>
        </w:tc>
        <w:tc>
          <w:tcPr>
            <w:tcW w:w="1188" w:type="dxa"/>
            <w:tcBorders>
              <w:top w:val="single" w:sz="4" w:space="0" w:color="auto"/>
              <w:left w:val="single" w:sz="4" w:space="0" w:color="auto"/>
              <w:bottom w:val="single" w:sz="4" w:space="0" w:color="auto"/>
              <w:right w:val="single" w:sz="6" w:space="0" w:color="auto"/>
            </w:tcBorders>
            <w:vAlign w:val="bottom"/>
          </w:tcPr>
          <w:p w14:paraId="15480A80" w14:textId="77777777" w:rsidR="00E512E4" w:rsidRDefault="003A63C9">
            <w:pPr>
              <w:keepNext/>
              <w:tabs>
                <w:tab w:val="left" w:pos="540"/>
                <w:tab w:val="left" w:pos="900"/>
                <w:tab w:val="left" w:pos="3420"/>
              </w:tabs>
              <w:jc w:val="center"/>
              <w:rPr>
                <w:rFonts w:ascii="Calibri" w:hAnsi="Calibri"/>
                <w:sz w:val="18"/>
                <w:szCs w:val="18"/>
              </w:rPr>
            </w:pPr>
            <w:r>
              <w:rPr>
                <w:rFonts w:ascii="Calibri" w:hAnsi="Calibri"/>
                <w:sz w:val="18"/>
                <w:szCs w:val="18"/>
              </w:rPr>
              <w:t>&lt;&lt;</w:t>
            </w:r>
            <w:r w:rsidR="005A2231">
              <w:rPr>
                <w:rFonts w:ascii="Calibri" w:hAnsi="Calibri"/>
                <w:sz w:val="18"/>
                <w:szCs w:val="18"/>
              </w:rPr>
              <w:t xml:space="preserve"> User  selects from Wood or Metal</w:t>
            </w:r>
            <w:r>
              <w:rPr>
                <w:rFonts w:ascii="Calibri" w:hAnsi="Calibri"/>
                <w:sz w:val="18"/>
                <w:szCs w:val="18"/>
              </w:rPr>
              <w:t>&gt;&gt;</w:t>
            </w:r>
          </w:p>
        </w:tc>
        <w:tc>
          <w:tcPr>
            <w:tcW w:w="1014" w:type="dxa"/>
            <w:tcBorders>
              <w:top w:val="single" w:sz="4" w:space="0" w:color="auto"/>
              <w:left w:val="single" w:sz="6" w:space="0" w:color="auto"/>
              <w:bottom w:val="single" w:sz="4" w:space="0" w:color="auto"/>
              <w:right w:val="single" w:sz="6" w:space="0" w:color="auto"/>
            </w:tcBorders>
            <w:vAlign w:val="bottom"/>
          </w:tcPr>
          <w:p w14:paraId="15480A81" w14:textId="77777777" w:rsidR="00E512E4" w:rsidRDefault="003A63C9">
            <w:pPr>
              <w:keepNext/>
              <w:tabs>
                <w:tab w:val="left" w:pos="540"/>
                <w:tab w:val="left" w:pos="900"/>
                <w:tab w:val="left" w:pos="3420"/>
              </w:tabs>
              <w:jc w:val="center"/>
              <w:rPr>
                <w:rFonts w:ascii="Calibri" w:hAnsi="Calibri"/>
                <w:sz w:val="18"/>
                <w:szCs w:val="18"/>
              </w:rPr>
            </w:pPr>
            <w:r>
              <w:rPr>
                <w:rFonts w:ascii="Calibri" w:hAnsi="Calibri"/>
                <w:sz w:val="18"/>
                <w:szCs w:val="18"/>
              </w:rPr>
              <w:t>&lt;&lt;</w:t>
            </w:r>
            <w:r w:rsidR="005A2231">
              <w:rPr>
                <w:rFonts w:ascii="Calibri" w:hAnsi="Calibri"/>
                <w:sz w:val="18"/>
                <w:szCs w:val="18"/>
              </w:rPr>
              <w:t xml:space="preserve"> User selects from 2x4, 2x6, 2x8, 2x10, 2x12 or 2x14</w:t>
            </w:r>
            <w:r>
              <w:rPr>
                <w:rFonts w:ascii="Calibri" w:hAnsi="Calibri"/>
                <w:sz w:val="18"/>
                <w:szCs w:val="18"/>
              </w:rPr>
              <w:t>&gt;&gt;</w:t>
            </w:r>
          </w:p>
        </w:tc>
        <w:tc>
          <w:tcPr>
            <w:tcW w:w="1228" w:type="dxa"/>
            <w:tcBorders>
              <w:top w:val="single" w:sz="4" w:space="0" w:color="auto"/>
              <w:left w:val="single" w:sz="6" w:space="0" w:color="auto"/>
              <w:bottom w:val="single" w:sz="4" w:space="0" w:color="auto"/>
              <w:right w:val="single" w:sz="6" w:space="0" w:color="auto"/>
            </w:tcBorders>
            <w:vAlign w:val="bottom"/>
          </w:tcPr>
          <w:p w14:paraId="15480A82" w14:textId="77777777" w:rsidR="00E512E4" w:rsidRDefault="003A63C9">
            <w:pPr>
              <w:keepNext/>
              <w:tabs>
                <w:tab w:val="left" w:pos="540"/>
                <w:tab w:val="left" w:pos="900"/>
                <w:tab w:val="left" w:pos="3420"/>
              </w:tabs>
              <w:jc w:val="center"/>
              <w:rPr>
                <w:rFonts w:ascii="Calibri" w:hAnsi="Calibri"/>
                <w:sz w:val="18"/>
                <w:szCs w:val="18"/>
              </w:rPr>
            </w:pPr>
            <w:r>
              <w:rPr>
                <w:rFonts w:ascii="Calibri" w:hAnsi="Calibri"/>
                <w:sz w:val="18"/>
                <w:szCs w:val="18"/>
              </w:rPr>
              <w:t>&lt;&lt;</w:t>
            </w:r>
            <w:r w:rsidR="005A2231">
              <w:rPr>
                <w:rFonts w:ascii="Calibri" w:hAnsi="Calibri"/>
                <w:sz w:val="18"/>
                <w:szCs w:val="18"/>
              </w:rPr>
              <w:t xml:space="preserve"> user selects from list: 16</w:t>
            </w:r>
            <w:r w:rsidR="001F3EEC">
              <w:rPr>
                <w:rFonts w:ascii="Calibri" w:hAnsi="Calibri"/>
                <w:sz w:val="18"/>
                <w:szCs w:val="18"/>
              </w:rPr>
              <w:t>InchOC, 24InchOC, or 48InchOC&gt;&gt;</w:t>
            </w:r>
            <w:r>
              <w:rPr>
                <w:rFonts w:ascii="Calibri" w:hAnsi="Calibri"/>
                <w:sz w:val="18"/>
                <w:szCs w:val="18"/>
              </w:rPr>
              <w:t>&gt;&gt;</w:t>
            </w:r>
          </w:p>
        </w:tc>
        <w:tc>
          <w:tcPr>
            <w:tcW w:w="889" w:type="dxa"/>
            <w:tcBorders>
              <w:top w:val="single" w:sz="4" w:space="0" w:color="auto"/>
              <w:left w:val="single" w:sz="6" w:space="0" w:color="auto"/>
              <w:bottom w:val="single" w:sz="4" w:space="0" w:color="auto"/>
              <w:right w:val="single" w:sz="6" w:space="0" w:color="auto"/>
            </w:tcBorders>
            <w:vAlign w:val="bottom"/>
          </w:tcPr>
          <w:p w14:paraId="15480A83" w14:textId="77777777" w:rsidR="00E512E4" w:rsidRDefault="001F3EEC">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1127" w:type="dxa"/>
            <w:tcBorders>
              <w:top w:val="single" w:sz="4" w:space="0" w:color="auto"/>
              <w:left w:val="single" w:sz="6" w:space="0" w:color="auto"/>
              <w:bottom w:val="single" w:sz="4" w:space="0" w:color="auto"/>
              <w:right w:val="single" w:sz="6" w:space="0" w:color="auto"/>
            </w:tcBorders>
            <w:vAlign w:val="bottom"/>
          </w:tcPr>
          <w:p w14:paraId="15480A84" w14:textId="77777777" w:rsidR="00E512E4" w:rsidRDefault="001F3EEC">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899" w:type="dxa"/>
            <w:tcBorders>
              <w:top w:val="single" w:sz="4" w:space="0" w:color="auto"/>
              <w:left w:val="single" w:sz="6" w:space="0" w:color="auto"/>
              <w:bottom w:val="single" w:sz="4" w:space="0" w:color="auto"/>
              <w:right w:val="single" w:sz="6" w:space="0" w:color="auto"/>
            </w:tcBorders>
            <w:vAlign w:val="bottom"/>
          </w:tcPr>
          <w:p w14:paraId="15480A85" w14:textId="77777777" w:rsidR="00E512E4" w:rsidRDefault="001F3EEC">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1105" w:type="dxa"/>
            <w:tcBorders>
              <w:top w:val="single" w:sz="4" w:space="0" w:color="auto"/>
              <w:left w:val="single" w:sz="6" w:space="0" w:color="auto"/>
              <w:bottom w:val="single" w:sz="4" w:space="0" w:color="auto"/>
              <w:right w:val="single" w:sz="4" w:space="0" w:color="auto"/>
            </w:tcBorders>
            <w:vAlign w:val="bottom"/>
          </w:tcPr>
          <w:p w14:paraId="15480A86" w14:textId="77777777" w:rsidR="00E512E4" w:rsidRDefault="001F3EEC">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JA_TableID</w:t>
            </w:r>
            <w:proofErr w:type="spellEnd"/>
            <w:r>
              <w:rPr>
                <w:rFonts w:ascii="Calibri" w:hAnsi="Calibri"/>
                <w:sz w:val="18"/>
                <w:szCs w:val="18"/>
              </w:rPr>
              <w:t>&gt;&gt;</w:t>
            </w:r>
          </w:p>
        </w:tc>
        <w:tc>
          <w:tcPr>
            <w:tcW w:w="1013" w:type="dxa"/>
            <w:tcBorders>
              <w:top w:val="single" w:sz="4" w:space="0" w:color="auto"/>
              <w:left w:val="single" w:sz="6" w:space="0" w:color="auto"/>
              <w:bottom w:val="single" w:sz="4" w:space="0" w:color="auto"/>
              <w:right w:val="single" w:sz="4" w:space="0" w:color="auto"/>
            </w:tcBorders>
            <w:vAlign w:val="bottom"/>
          </w:tcPr>
          <w:p w14:paraId="15480A87" w14:textId="77777777" w:rsidR="00E512E4" w:rsidRDefault="001F3EEC">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JA_TableCell</w:t>
            </w:r>
            <w:proofErr w:type="spellEnd"/>
            <w:r>
              <w:rPr>
                <w:rFonts w:ascii="Calibri" w:hAnsi="Calibri"/>
                <w:sz w:val="18"/>
                <w:szCs w:val="18"/>
              </w:rPr>
              <w:t>&gt;&gt;</w:t>
            </w:r>
          </w:p>
        </w:tc>
        <w:tc>
          <w:tcPr>
            <w:tcW w:w="943" w:type="dxa"/>
            <w:tcBorders>
              <w:top w:val="single" w:sz="4" w:space="0" w:color="auto"/>
              <w:bottom w:val="single" w:sz="4" w:space="0" w:color="auto"/>
              <w:right w:val="single" w:sz="6" w:space="0" w:color="auto"/>
            </w:tcBorders>
            <w:vAlign w:val="bottom"/>
          </w:tcPr>
          <w:p w14:paraId="15480A88" w14:textId="77777777" w:rsidR="00E512E4" w:rsidRDefault="001F3EEC">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2988" w:type="dxa"/>
            <w:tcBorders>
              <w:top w:val="single" w:sz="4" w:space="0" w:color="auto"/>
              <w:left w:val="single" w:sz="6" w:space="0" w:color="auto"/>
              <w:bottom w:val="single" w:sz="4" w:space="0" w:color="auto"/>
              <w:right w:val="single" w:sz="4" w:space="0" w:color="auto"/>
            </w:tcBorders>
            <w:vAlign w:val="bottom"/>
          </w:tcPr>
          <w:p w14:paraId="15480A89" w14:textId="77777777" w:rsidR="00E512E4" w:rsidRDefault="001F3EEC">
            <w:pPr>
              <w:keepNext/>
              <w:tabs>
                <w:tab w:val="left" w:pos="540"/>
                <w:tab w:val="left" w:pos="900"/>
                <w:tab w:val="left" w:pos="3420"/>
              </w:tabs>
              <w:jc w:val="center"/>
              <w:rPr>
                <w:rFonts w:ascii="Calibri" w:hAnsi="Calibri"/>
                <w:sz w:val="18"/>
                <w:szCs w:val="18"/>
              </w:rPr>
            </w:pPr>
            <w:r>
              <w:rPr>
                <w:rFonts w:ascii="Calibri" w:hAnsi="Calibri"/>
                <w:sz w:val="18"/>
                <w:szCs w:val="18"/>
              </w:rPr>
              <w:t>&lt;&lt;User Input: Text&gt;&gt;</w:t>
            </w:r>
          </w:p>
        </w:tc>
      </w:tr>
      <w:tr w:rsidR="005A2231" w:rsidRPr="009B3A0C" w14:paraId="15480A97" w14:textId="77777777" w:rsidTr="0037735E">
        <w:trPr>
          <w:cantSplit/>
          <w:trHeight w:val="45"/>
        </w:trPr>
        <w:tc>
          <w:tcPr>
            <w:tcW w:w="738" w:type="dxa"/>
            <w:tcBorders>
              <w:top w:val="single" w:sz="4" w:space="0" w:color="auto"/>
              <w:left w:val="single" w:sz="4" w:space="0" w:color="auto"/>
              <w:bottom w:val="single" w:sz="4" w:space="0" w:color="auto"/>
              <w:right w:val="single" w:sz="4" w:space="0" w:color="auto"/>
            </w:tcBorders>
            <w:vAlign w:val="bottom"/>
          </w:tcPr>
          <w:p w14:paraId="15480A8B" w14:textId="77777777" w:rsidR="00E512E4" w:rsidRDefault="00E512E4">
            <w:pPr>
              <w:keepNext/>
              <w:tabs>
                <w:tab w:val="left" w:pos="540"/>
                <w:tab w:val="left" w:pos="900"/>
                <w:tab w:val="left" w:pos="3420"/>
              </w:tabs>
              <w:jc w:val="center"/>
              <w:rPr>
                <w:rFonts w:ascii="Calibri" w:hAnsi="Calibri"/>
                <w:sz w:val="18"/>
                <w:szCs w:val="18"/>
              </w:rPr>
            </w:pPr>
          </w:p>
        </w:tc>
        <w:tc>
          <w:tcPr>
            <w:tcW w:w="1484" w:type="dxa"/>
            <w:tcBorders>
              <w:top w:val="single" w:sz="4" w:space="0" w:color="auto"/>
              <w:left w:val="single" w:sz="4" w:space="0" w:color="auto"/>
              <w:bottom w:val="single" w:sz="4" w:space="0" w:color="auto"/>
              <w:right w:val="single" w:sz="4" w:space="0" w:color="auto"/>
            </w:tcBorders>
            <w:vAlign w:val="bottom"/>
          </w:tcPr>
          <w:p w14:paraId="15480A8C" w14:textId="77777777" w:rsidR="00E512E4" w:rsidRDefault="00E512E4">
            <w:pPr>
              <w:keepNext/>
              <w:tabs>
                <w:tab w:val="left" w:pos="540"/>
                <w:tab w:val="left" w:pos="900"/>
                <w:tab w:val="left" w:pos="3420"/>
              </w:tabs>
              <w:jc w:val="center"/>
              <w:rPr>
                <w:rFonts w:ascii="Calibri" w:hAnsi="Calibri"/>
                <w:sz w:val="18"/>
                <w:szCs w:val="18"/>
              </w:rPr>
            </w:pPr>
          </w:p>
        </w:tc>
        <w:tc>
          <w:tcPr>
            <w:tcW w:w="1188" w:type="dxa"/>
            <w:tcBorders>
              <w:top w:val="single" w:sz="4" w:space="0" w:color="auto"/>
              <w:left w:val="single" w:sz="4" w:space="0" w:color="auto"/>
              <w:bottom w:val="single" w:sz="4" w:space="0" w:color="auto"/>
              <w:right w:val="single" w:sz="6" w:space="0" w:color="auto"/>
            </w:tcBorders>
            <w:vAlign w:val="bottom"/>
          </w:tcPr>
          <w:p w14:paraId="15480A8D" w14:textId="77777777" w:rsidR="00E512E4" w:rsidRDefault="00E512E4">
            <w:pPr>
              <w:keepNext/>
              <w:tabs>
                <w:tab w:val="left" w:pos="540"/>
                <w:tab w:val="left" w:pos="900"/>
                <w:tab w:val="left" w:pos="3420"/>
              </w:tabs>
              <w:jc w:val="center"/>
              <w:rPr>
                <w:rFonts w:ascii="Calibri" w:hAnsi="Calibri"/>
                <w:sz w:val="18"/>
                <w:szCs w:val="18"/>
              </w:rPr>
            </w:pPr>
          </w:p>
        </w:tc>
        <w:tc>
          <w:tcPr>
            <w:tcW w:w="1014" w:type="dxa"/>
            <w:tcBorders>
              <w:top w:val="single" w:sz="4" w:space="0" w:color="auto"/>
              <w:left w:val="single" w:sz="6" w:space="0" w:color="auto"/>
              <w:bottom w:val="single" w:sz="4" w:space="0" w:color="auto"/>
              <w:right w:val="single" w:sz="6" w:space="0" w:color="auto"/>
            </w:tcBorders>
            <w:vAlign w:val="bottom"/>
          </w:tcPr>
          <w:p w14:paraId="15480A8E" w14:textId="77777777" w:rsidR="00E512E4" w:rsidRDefault="00E512E4">
            <w:pPr>
              <w:keepNext/>
              <w:tabs>
                <w:tab w:val="left" w:pos="540"/>
                <w:tab w:val="left" w:pos="900"/>
                <w:tab w:val="left" w:pos="3420"/>
              </w:tabs>
              <w:jc w:val="center"/>
              <w:rPr>
                <w:rFonts w:ascii="Calibri" w:hAnsi="Calibri"/>
                <w:sz w:val="18"/>
                <w:szCs w:val="18"/>
              </w:rPr>
            </w:pPr>
          </w:p>
        </w:tc>
        <w:tc>
          <w:tcPr>
            <w:tcW w:w="1228" w:type="dxa"/>
            <w:tcBorders>
              <w:top w:val="single" w:sz="4" w:space="0" w:color="auto"/>
              <w:left w:val="single" w:sz="6" w:space="0" w:color="auto"/>
              <w:bottom w:val="single" w:sz="4" w:space="0" w:color="auto"/>
              <w:right w:val="single" w:sz="6" w:space="0" w:color="auto"/>
            </w:tcBorders>
            <w:vAlign w:val="bottom"/>
          </w:tcPr>
          <w:p w14:paraId="15480A8F" w14:textId="77777777" w:rsidR="00E512E4" w:rsidRDefault="00E512E4">
            <w:pPr>
              <w:keepNext/>
              <w:tabs>
                <w:tab w:val="left" w:pos="540"/>
                <w:tab w:val="left" w:pos="900"/>
                <w:tab w:val="left" w:pos="3420"/>
              </w:tabs>
              <w:jc w:val="center"/>
              <w:rPr>
                <w:rFonts w:ascii="Calibri" w:hAnsi="Calibri"/>
                <w:sz w:val="18"/>
                <w:szCs w:val="18"/>
              </w:rPr>
            </w:pPr>
          </w:p>
        </w:tc>
        <w:tc>
          <w:tcPr>
            <w:tcW w:w="889" w:type="dxa"/>
            <w:tcBorders>
              <w:top w:val="single" w:sz="4" w:space="0" w:color="auto"/>
              <w:left w:val="single" w:sz="6" w:space="0" w:color="auto"/>
              <w:bottom w:val="single" w:sz="4" w:space="0" w:color="auto"/>
              <w:right w:val="single" w:sz="6" w:space="0" w:color="auto"/>
            </w:tcBorders>
          </w:tcPr>
          <w:p w14:paraId="15480A90" w14:textId="77777777" w:rsidR="00E512E4" w:rsidRDefault="00E512E4">
            <w:pPr>
              <w:keepNext/>
              <w:tabs>
                <w:tab w:val="left" w:pos="540"/>
                <w:tab w:val="left" w:pos="900"/>
                <w:tab w:val="left" w:pos="3420"/>
              </w:tabs>
              <w:jc w:val="center"/>
              <w:rPr>
                <w:rFonts w:ascii="Calibri" w:hAnsi="Calibri"/>
                <w:sz w:val="18"/>
                <w:szCs w:val="18"/>
              </w:rPr>
            </w:pPr>
          </w:p>
        </w:tc>
        <w:tc>
          <w:tcPr>
            <w:tcW w:w="1127" w:type="dxa"/>
            <w:tcBorders>
              <w:top w:val="single" w:sz="4" w:space="0" w:color="auto"/>
              <w:left w:val="single" w:sz="6" w:space="0" w:color="auto"/>
              <w:bottom w:val="single" w:sz="4" w:space="0" w:color="auto"/>
              <w:right w:val="single" w:sz="6" w:space="0" w:color="auto"/>
            </w:tcBorders>
            <w:vAlign w:val="bottom"/>
          </w:tcPr>
          <w:p w14:paraId="15480A91" w14:textId="77777777" w:rsidR="00E512E4" w:rsidRDefault="00E512E4">
            <w:pPr>
              <w:keepNext/>
              <w:tabs>
                <w:tab w:val="left" w:pos="540"/>
                <w:tab w:val="left" w:pos="900"/>
                <w:tab w:val="left" w:pos="3420"/>
              </w:tabs>
              <w:jc w:val="center"/>
              <w:rPr>
                <w:rFonts w:ascii="Calibri" w:hAnsi="Calibri"/>
                <w:sz w:val="18"/>
                <w:szCs w:val="18"/>
              </w:rPr>
            </w:pPr>
          </w:p>
        </w:tc>
        <w:tc>
          <w:tcPr>
            <w:tcW w:w="899" w:type="dxa"/>
            <w:tcBorders>
              <w:top w:val="single" w:sz="4" w:space="0" w:color="auto"/>
              <w:left w:val="single" w:sz="6" w:space="0" w:color="auto"/>
              <w:bottom w:val="single" w:sz="4" w:space="0" w:color="auto"/>
              <w:right w:val="single" w:sz="6" w:space="0" w:color="auto"/>
            </w:tcBorders>
            <w:vAlign w:val="bottom"/>
          </w:tcPr>
          <w:p w14:paraId="15480A92" w14:textId="77777777" w:rsidR="00E512E4" w:rsidRDefault="00E512E4">
            <w:pPr>
              <w:keepNext/>
              <w:tabs>
                <w:tab w:val="left" w:pos="540"/>
                <w:tab w:val="left" w:pos="900"/>
                <w:tab w:val="left" w:pos="3420"/>
              </w:tabs>
              <w:jc w:val="center"/>
              <w:rPr>
                <w:rFonts w:ascii="Calibri" w:hAnsi="Calibri"/>
                <w:sz w:val="18"/>
                <w:szCs w:val="18"/>
              </w:rPr>
            </w:pPr>
          </w:p>
        </w:tc>
        <w:tc>
          <w:tcPr>
            <w:tcW w:w="1105" w:type="dxa"/>
            <w:tcBorders>
              <w:top w:val="single" w:sz="4" w:space="0" w:color="auto"/>
              <w:left w:val="single" w:sz="6" w:space="0" w:color="auto"/>
              <w:bottom w:val="single" w:sz="4" w:space="0" w:color="auto"/>
              <w:right w:val="single" w:sz="4" w:space="0" w:color="auto"/>
            </w:tcBorders>
            <w:vAlign w:val="bottom"/>
          </w:tcPr>
          <w:p w14:paraId="15480A93" w14:textId="77777777" w:rsidR="00E512E4" w:rsidRDefault="00E512E4">
            <w:pPr>
              <w:keepNext/>
              <w:tabs>
                <w:tab w:val="left" w:pos="540"/>
                <w:tab w:val="left" w:pos="900"/>
                <w:tab w:val="left" w:pos="3420"/>
              </w:tabs>
              <w:jc w:val="center"/>
              <w:rPr>
                <w:rFonts w:ascii="Calibri" w:hAnsi="Calibri"/>
                <w:sz w:val="18"/>
                <w:szCs w:val="18"/>
              </w:rPr>
            </w:pPr>
          </w:p>
        </w:tc>
        <w:tc>
          <w:tcPr>
            <w:tcW w:w="1013" w:type="dxa"/>
            <w:tcBorders>
              <w:top w:val="single" w:sz="4" w:space="0" w:color="auto"/>
              <w:left w:val="single" w:sz="6" w:space="0" w:color="auto"/>
              <w:bottom w:val="single" w:sz="4" w:space="0" w:color="auto"/>
              <w:right w:val="single" w:sz="4" w:space="0" w:color="auto"/>
            </w:tcBorders>
            <w:vAlign w:val="bottom"/>
          </w:tcPr>
          <w:p w14:paraId="15480A94" w14:textId="77777777" w:rsidR="00E512E4" w:rsidRDefault="00E512E4">
            <w:pPr>
              <w:keepNext/>
              <w:tabs>
                <w:tab w:val="left" w:pos="540"/>
                <w:tab w:val="left" w:pos="900"/>
                <w:tab w:val="left" w:pos="3420"/>
              </w:tabs>
              <w:jc w:val="center"/>
              <w:rPr>
                <w:rFonts w:ascii="Calibri" w:hAnsi="Calibri"/>
                <w:sz w:val="18"/>
                <w:szCs w:val="18"/>
              </w:rPr>
            </w:pPr>
          </w:p>
        </w:tc>
        <w:tc>
          <w:tcPr>
            <w:tcW w:w="943" w:type="dxa"/>
            <w:tcBorders>
              <w:top w:val="single" w:sz="4" w:space="0" w:color="auto"/>
              <w:bottom w:val="single" w:sz="4" w:space="0" w:color="auto"/>
              <w:right w:val="single" w:sz="6" w:space="0" w:color="auto"/>
            </w:tcBorders>
            <w:vAlign w:val="bottom"/>
          </w:tcPr>
          <w:p w14:paraId="15480A95" w14:textId="77777777" w:rsidR="00E512E4" w:rsidRDefault="00E512E4">
            <w:pPr>
              <w:keepNext/>
              <w:tabs>
                <w:tab w:val="left" w:pos="540"/>
                <w:tab w:val="left" w:pos="900"/>
                <w:tab w:val="left" w:pos="3420"/>
              </w:tabs>
              <w:jc w:val="center"/>
              <w:rPr>
                <w:rFonts w:ascii="Calibri" w:hAnsi="Calibri"/>
                <w:sz w:val="18"/>
                <w:szCs w:val="18"/>
              </w:rPr>
            </w:pPr>
          </w:p>
        </w:tc>
        <w:tc>
          <w:tcPr>
            <w:tcW w:w="2988" w:type="dxa"/>
            <w:tcBorders>
              <w:top w:val="single" w:sz="4" w:space="0" w:color="auto"/>
              <w:left w:val="single" w:sz="6" w:space="0" w:color="auto"/>
              <w:bottom w:val="single" w:sz="4" w:space="0" w:color="auto"/>
              <w:right w:val="single" w:sz="4" w:space="0" w:color="auto"/>
            </w:tcBorders>
            <w:vAlign w:val="bottom"/>
          </w:tcPr>
          <w:p w14:paraId="15480A96" w14:textId="77777777" w:rsidR="00E512E4" w:rsidRDefault="00E512E4">
            <w:pPr>
              <w:keepNext/>
              <w:tabs>
                <w:tab w:val="left" w:pos="540"/>
                <w:tab w:val="left" w:pos="900"/>
                <w:tab w:val="left" w:pos="3420"/>
              </w:tabs>
              <w:jc w:val="center"/>
              <w:rPr>
                <w:rFonts w:ascii="Calibri" w:hAnsi="Calibri"/>
                <w:sz w:val="18"/>
                <w:szCs w:val="18"/>
              </w:rPr>
            </w:pPr>
          </w:p>
        </w:tc>
      </w:tr>
      <w:tr w:rsidR="004F10AE" w:rsidRPr="009B3A0C" w14:paraId="13C3360A" w14:textId="77777777" w:rsidTr="00D30E2A">
        <w:trPr>
          <w:cantSplit/>
          <w:trHeight w:val="45"/>
        </w:trPr>
        <w:tc>
          <w:tcPr>
            <w:tcW w:w="14616" w:type="dxa"/>
            <w:gridSpan w:val="12"/>
            <w:tcBorders>
              <w:top w:val="single" w:sz="4" w:space="0" w:color="auto"/>
              <w:left w:val="single" w:sz="4" w:space="0" w:color="auto"/>
              <w:bottom w:val="single" w:sz="4" w:space="0" w:color="auto"/>
              <w:right w:val="single" w:sz="4" w:space="0" w:color="auto"/>
            </w:tcBorders>
            <w:vAlign w:val="bottom"/>
          </w:tcPr>
          <w:p w14:paraId="0537D823" w14:textId="4A6B71F2" w:rsidR="004F10AE" w:rsidRDefault="004F10AE" w:rsidP="00974B66">
            <w:pPr>
              <w:keepNext/>
              <w:tabs>
                <w:tab w:val="left" w:pos="540"/>
                <w:tab w:val="left" w:pos="900"/>
                <w:tab w:val="left" w:pos="3420"/>
              </w:tabs>
              <w:rPr>
                <w:rFonts w:ascii="Calibri" w:hAnsi="Calibri"/>
                <w:sz w:val="18"/>
                <w:szCs w:val="18"/>
              </w:rPr>
            </w:pPr>
            <w:r>
              <w:rPr>
                <w:rFonts w:ascii="Calibri" w:hAnsi="Calibri"/>
                <w:sz w:val="18"/>
                <w:szCs w:val="18"/>
              </w:rPr>
              <w:t>Note:</w:t>
            </w:r>
          </w:p>
          <w:p w14:paraId="162D5297" w14:textId="77777777" w:rsidR="002361DA" w:rsidRDefault="004F10AE" w:rsidP="00974B66">
            <w:pPr>
              <w:pStyle w:val="ListParagraph"/>
              <w:keepNext/>
              <w:numPr>
                <w:ilvl w:val="0"/>
                <w:numId w:val="61"/>
              </w:numPr>
              <w:tabs>
                <w:tab w:val="left" w:pos="540"/>
                <w:tab w:val="left" w:pos="900"/>
                <w:tab w:val="left" w:pos="3420"/>
              </w:tabs>
              <w:rPr>
                <w:rFonts w:ascii="Calibri" w:hAnsi="Calibri"/>
                <w:sz w:val="18"/>
                <w:szCs w:val="18"/>
              </w:rPr>
            </w:pPr>
            <w:r>
              <w:rPr>
                <w:rFonts w:ascii="Calibri" w:hAnsi="Calibri"/>
                <w:sz w:val="18"/>
                <w:szCs w:val="18"/>
              </w:rPr>
              <w:t>Where insulation is installed above the roofing membrane or above the layer used to seal the roof from water penetration the insulation shall have a maximum water absorption of 0.3 percent by volume when tested according to ASTM Standard C272.</w:t>
            </w:r>
            <w:r w:rsidR="002361DA">
              <w:rPr>
                <w:rFonts w:ascii="Calibri" w:hAnsi="Calibri"/>
                <w:sz w:val="18"/>
                <w:szCs w:val="18"/>
              </w:rPr>
              <w:t xml:space="preserve"> </w:t>
            </w:r>
          </w:p>
          <w:p w14:paraId="15F2841E" w14:textId="63C63076" w:rsidR="004F10AE" w:rsidRPr="00974B66" w:rsidRDefault="002361DA" w:rsidP="00974B66">
            <w:pPr>
              <w:pStyle w:val="ListParagraph"/>
              <w:keepNext/>
              <w:numPr>
                <w:ilvl w:val="0"/>
                <w:numId w:val="61"/>
              </w:numPr>
              <w:tabs>
                <w:tab w:val="left" w:pos="540"/>
                <w:tab w:val="left" w:pos="900"/>
                <w:tab w:val="left" w:pos="3420"/>
              </w:tabs>
              <w:rPr>
                <w:rFonts w:ascii="Calibri" w:hAnsi="Calibri"/>
                <w:sz w:val="18"/>
                <w:szCs w:val="18"/>
              </w:rPr>
            </w:pPr>
            <w:r>
              <w:rPr>
                <w:rFonts w:ascii="Calibri" w:hAnsi="Calibri"/>
                <w:sz w:val="18"/>
                <w:szCs w:val="18"/>
              </w:rPr>
              <w:t>Extensions of existing wood-framed walls may retain the dimensions of the existing walls and shall install cavity insulation of R-15 in a 2x4 framing and R-19 in a 2x6 framing.</w:t>
            </w:r>
          </w:p>
        </w:tc>
      </w:tr>
    </w:tbl>
    <w:p w14:paraId="15480A98" w14:textId="77777777" w:rsidR="003116BB" w:rsidRPr="0037735E" w:rsidRDefault="003116BB" w:rsidP="003116BB">
      <w:pPr>
        <w:rPr>
          <w:rFonts w:ascii="Calibri" w:hAnsi="Calibri"/>
          <w:sz w:val="20"/>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40"/>
        <w:gridCol w:w="1474"/>
        <w:gridCol w:w="2027"/>
        <w:gridCol w:w="1013"/>
        <w:gridCol w:w="1105"/>
        <w:gridCol w:w="1105"/>
        <w:gridCol w:w="1012"/>
        <w:gridCol w:w="860"/>
        <w:gridCol w:w="860"/>
        <w:gridCol w:w="1318"/>
        <w:gridCol w:w="3102"/>
      </w:tblGrid>
      <w:tr w:rsidR="003116BB" w:rsidRPr="009B3A0C" w14:paraId="15480A9F" w14:textId="77777777" w:rsidTr="0037735E">
        <w:trPr>
          <w:cantSplit/>
          <w:trHeight w:val="312"/>
        </w:trPr>
        <w:tc>
          <w:tcPr>
            <w:tcW w:w="14616" w:type="dxa"/>
            <w:gridSpan w:val="11"/>
            <w:tcBorders>
              <w:top w:val="single" w:sz="4" w:space="0" w:color="auto"/>
              <w:left w:val="single" w:sz="4" w:space="0" w:color="auto"/>
              <w:bottom w:val="single" w:sz="4" w:space="0" w:color="auto"/>
              <w:right w:val="single" w:sz="4" w:space="0" w:color="auto"/>
            </w:tcBorders>
            <w:shd w:val="clear" w:color="auto" w:fill="auto"/>
          </w:tcPr>
          <w:p w14:paraId="15480A99" w14:textId="019556A5" w:rsidR="003116BB" w:rsidRPr="0037735E" w:rsidRDefault="003116BB" w:rsidP="00057045">
            <w:pPr>
              <w:keepNext/>
              <w:tabs>
                <w:tab w:val="left" w:pos="1368"/>
                <w:tab w:val="left" w:pos="2988"/>
                <w:tab w:val="left" w:pos="3978"/>
                <w:tab w:val="left" w:pos="5508"/>
                <w:tab w:val="left" w:pos="6948"/>
                <w:tab w:val="left" w:pos="7938"/>
                <w:tab w:val="left" w:pos="9108"/>
                <w:tab w:val="left" w:pos="10098"/>
                <w:tab w:val="left" w:pos="11178"/>
              </w:tabs>
              <w:rPr>
                <w:rFonts w:ascii="Calibri" w:eastAsia="Calibri" w:hAnsi="Calibri"/>
                <w:b/>
                <w:sz w:val="20"/>
                <w:szCs w:val="22"/>
              </w:rPr>
            </w:pPr>
            <w:r w:rsidRPr="0037735E">
              <w:rPr>
                <w:rFonts w:ascii="Calibri" w:eastAsia="Calibri" w:hAnsi="Calibri"/>
                <w:b/>
                <w:sz w:val="20"/>
                <w:szCs w:val="22"/>
              </w:rPr>
              <w:lastRenderedPageBreak/>
              <w:t xml:space="preserve">C. </w:t>
            </w:r>
            <w:r w:rsidR="004A5E91" w:rsidRPr="0037735E">
              <w:rPr>
                <w:rFonts w:ascii="Calibri" w:eastAsia="Calibri" w:hAnsi="Calibri"/>
                <w:b/>
                <w:sz w:val="20"/>
                <w:szCs w:val="22"/>
              </w:rPr>
              <w:t>Opaque Surface Details</w:t>
            </w:r>
            <w:r w:rsidRPr="0037735E">
              <w:rPr>
                <w:rFonts w:ascii="Calibri" w:eastAsia="Calibri" w:hAnsi="Calibri"/>
                <w:b/>
                <w:sz w:val="20"/>
                <w:szCs w:val="22"/>
              </w:rPr>
              <w:t xml:space="preserve"> – Non-framed </w:t>
            </w:r>
            <w:r w:rsidRPr="0037735E">
              <w:rPr>
                <w:rFonts w:ascii="Calibri" w:eastAsia="Calibri" w:hAnsi="Calibri"/>
                <w:sz w:val="20"/>
                <w:szCs w:val="22"/>
              </w:rPr>
              <w:t>(Section 150.1(c)1)</w:t>
            </w:r>
          </w:p>
          <w:p w14:paraId="15480A9A" w14:textId="77777777" w:rsidR="00EE5A33" w:rsidRDefault="00EE5A33" w:rsidP="00EE5A33">
            <w:pPr>
              <w:rPr>
                <w:rFonts w:asciiTheme="minorHAnsi" w:eastAsia="Calibri" w:hAnsiTheme="minorHAnsi"/>
                <w:sz w:val="20"/>
              </w:rPr>
            </w:pPr>
            <w:r>
              <w:rPr>
                <w:rFonts w:asciiTheme="minorHAnsi" w:eastAsia="Calibri" w:hAnsiTheme="minorHAnsi"/>
                <w:sz w:val="20"/>
              </w:rPr>
              <w:t>&lt;&lt;if A13 = one of the items in the following list:</w:t>
            </w:r>
          </w:p>
          <w:p w14:paraId="15480A9B" w14:textId="77777777" w:rsidR="00EE5A33" w:rsidRDefault="00EE5A33" w:rsidP="00EE5A33">
            <w:pPr>
              <w:rPr>
                <w:rFonts w:asciiTheme="minorHAnsi" w:eastAsia="Calibri" w:hAnsiTheme="minorHAnsi"/>
                <w:sz w:val="20"/>
              </w:rPr>
            </w:pPr>
            <w:r>
              <w:rPr>
                <w:rFonts w:asciiTheme="minorHAnsi" w:eastAsia="Calibri" w:hAnsiTheme="minorHAnsi"/>
                <w:sz w:val="20"/>
              </w:rPr>
              <w:t>*Addition ≤ 300 ft2</w:t>
            </w:r>
          </w:p>
          <w:p w14:paraId="15480A9C" w14:textId="77777777" w:rsidR="00EE5A33" w:rsidRDefault="00EE5A33" w:rsidP="00EE5A33">
            <w:pPr>
              <w:rPr>
                <w:rFonts w:asciiTheme="minorHAnsi" w:eastAsia="Calibri" w:hAnsiTheme="minorHAnsi"/>
                <w:sz w:val="20"/>
              </w:rPr>
            </w:pPr>
            <w:r>
              <w:rPr>
                <w:rFonts w:asciiTheme="minorHAnsi" w:eastAsia="Calibri" w:hAnsiTheme="minorHAnsi"/>
                <w:sz w:val="20"/>
              </w:rPr>
              <w:t>*Addition &gt; 300 to ≤ 400 ft2</w:t>
            </w:r>
          </w:p>
          <w:p w14:paraId="15480A9D" w14:textId="77777777" w:rsidR="00EE5A33" w:rsidRDefault="00EE5A33" w:rsidP="00EE5A33">
            <w:pPr>
              <w:rPr>
                <w:rFonts w:asciiTheme="minorHAnsi" w:eastAsia="Calibri" w:hAnsiTheme="minorHAnsi"/>
                <w:sz w:val="20"/>
              </w:rPr>
            </w:pPr>
            <w:r>
              <w:rPr>
                <w:rFonts w:asciiTheme="minorHAnsi" w:eastAsia="Calibri" w:hAnsiTheme="minorHAnsi"/>
                <w:sz w:val="20"/>
              </w:rPr>
              <w:t>*Addition &gt; 400 to ≤ 700 ft2</w:t>
            </w:r>
          </w:p>
          <w:p w14:paraId="15480A9E" w14:textId="0936A4EE" w:rsidR="00EE5A33" w:rsidRPr="00850B00" w:rsidRDefault="00EE5A33" w:rsidP="00EE5A33">
            <w:pPr>
              <w:keepNext/>
              <w:tabs>
                <w:tab w:val="left" w:pos="1368"/>
                <w:tab w:val="left" w:pos="2988"/>
                <w:tab w:val="left" w:pos="3978"/>
                <w:tab w:val="left" w:pos="5508"/>
                <w:tab w:val="left" w:pos="6948"/>
                <w:tab w:val="left" w:pos="7938"/>
                <w:tab w:val="left" w:pos="9108"/>
                <w:tab w:val="left" w:pos="10098"/>
                <w:tab w:val="left" w:pos="11178"/>
              </w:tabs>
              <w:rPr>
                <w:rFonts w:ascii="Calibri" w:eastAsia="Calibri" w:hAnsi="Calibri"/>
                <w:b/>
                <w:sz w:val="22"/>
                <w:szCs w:val="22"/>
              </w:rPr>
            </w:pPr>
            <w:r>
              <w:rPr>
                <w:rFonts w:asciiTheme="minorHAnsi" w:eastAsia="Calibri" w:hAnsiTheme="minorHAnsi"/>
                <w:sz w:val="20"/>
              </w:rPr>
              <w:t>*Addition &gt; 700 to ≤ 1,000 ft2 then display this section</w:t>
            </w:r>
            <w:r w:rsidR="00D418CE">
              <w:rPr>
                <w:rFonts w:asciiTheme="minorHAnsi" w:eastAsia="Calibri" w:hAnsiTheme="minorHAnsi"/>
                <w:sz w:val="20"/>
              </w:rPr>
              <w:t xml:space="preserve"> but entry is optional</w:t>
            </w:r>
            <w:r>
              <w:rPr>
                <w:rFonts w:asciiTheme="minorHAnsi" w:eastAsia="Calibri" w:hAnsiTheme="minorHAnsi"/>
                <w:sz w:val="20"/>
              </w:rPr>
              <w:t>, else display the section header and standard “This Section Does Not Apply” message</w:t>
            </w:r>
            <w:r w:rsidR="004A5E91">
              <w:rPr>
                <w:rFonts w:asciiTheme="minorHAnsi" w:eastAsia="Calibri" w:hAnsiTheme="minorHAnsi"/>
                <w:sz w:val="20"/>
              </w:rPr>
              <w:t>&gt;&gt;</w:t>
            </w:r>
          </w:p>
        </w:tc>
      </w:tr>
      <w:tr w:rsidR="003116BB" w:rsidRPr="009B3A0C" w14:paraId="15480AAB" w14:textId="77777777" w:rsidTr="0037735E">
        <w:trPr>
          <w:cantSplit/>
          <w:trHeight w:val="45"/>
        </w:trPr>
        <w:tc>
          <w:tcPr>
            <w:tcW w:w="740" w:type="dxa"/>
            <w:tcBorders>
              <w:top w:val="single" w:sz="4" w:space="0" w:color="auto"/>
              <w:left w:val="single" w:sz="4" w:space="0" w:color="auto"/>
              <w:bottom w:val="single" w:sz="4" w:space="0" w:color="auto"/>
              <w:right w:val="single" w:sz="4" w:space="0" w:color="auto"/>
            </w:tcBorders>
            <w:vAlign w:val="bottom"/>
          </w:tcPr>
          <w:p w14:paraId="15480AA0"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1</w:t>
            </w:r>
          </w:p>
        </w:tc>
        <w:tc>
          <w:tcPr>
            <w:tcW w:w="1474" w:type="dxa"/>
            <w:tcBorders>
              <w:top w:val="single" w:sz="4" w:space="0" w:color="auto"/>
              <w:left w:val="single" w:sz="4" w:space="0" w:color="auto"/>
              <w:bottom w:val="single" w:sz="4" w:space="0" w:color="auto"/>
              <w:right w:val="single" w:sz="4" w:space="0" w:color="auto"/>
            </w:tcBorders>
            <w:vAlign w:val="bottom"/>
          </w:tcPr>
          <w:p w14:paraId="15480AA1"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2</w:t>
            </w:r>
          </w:p>
        </w:tc>
        <w:tc>
          <w:tcPr>
            <w:tcW w:w="2027" w:type="dxa"/>
            <w:tcBorders>
              <w:top w:val="single" w:sz="4" w:space="0" w:color="auto"/>
              <w:left w:val="single" w:sz="4" w:space="0" w:color="auto"/>
              <w:bottom w:val="single" w:sz="4" w:space="0" w:color="auto"/>
              <w:right w:val="single" w:sz="4" w:space="0" w:color="auto"/>
            </w:tcBorders>
            <w:vAlign w:val="bottom"/>
          </w:tcPr>
          <w:p w14:paraId="15480AA2"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3</w:t>
            </w:r>
          </w:p>
        </w:tc>
        <w:tc>
          <w:tcPr>
            <w:tcW w:w="1013" w:type="dxa"/>
            <w:tcBorders>
              <w:top w:val="single" w:sz="4" w:space="0" w:color="auto"/>
              <w:left w:val="single" w:sz="4" w:space="0" w:color="auto"/>
              <w:bottom w:val="single" w:sz="4" w:space="0" w:color="auto"/>
              <w:right w:val="single" w:sz="6" w:space="0" w:color="auto"/>
            </w:tcBorders>
            <w:vAlign w:val="bottom"/>
          </w:tcPr>
          <w:p w14:paraId="15480AA3"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4</w:t>
            </w:r>
          </w:p>
        </w:tc>
        <w:tc>
          <w:tcPr>
            <w:tcW w:w="1105" w:type="dxa"/>
            <w:tcBorders>
              <w:top w:val="single" w:sz="4" w:space="0" w:color="auto"/>
              <w:left w:val="single" w:sz="6" w:space="0" w:color="auto"/>
              <w:bottom w:val="single" w:sz="4" w:space="0" w:color="auto"/>
              <w:right w:val="single" w:sz="6" w:space="0" w:color="auto"/>
            </w:tcBorders>
            <w:vAlign w:val="bottom"/>
          </w:tcPr>
          <w:p w14:paraId="15480AA4" w14:textId="77777777" w:rsidR="003116BB" w:rsidRPr="009B3A0C" w:rsidDel="00773279"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05</w:t>
            </w:r>
          </w:p>
        </w:tc>
        <w:tc>
          <w:tcPr>
            <w:tcW w:w="1105" w:type="dxa"/>
            <w:tcBorders>
              <w:top w:val="single" w:sz="4" w:space="0" w:color="auto"/>
              <w:left w:val="single" w:sz="6" w:space="0" w:color="auto"/>
              <w:bottom w:val="single" w:sz="4" w:space="0" w:color="auto"/>
              <w:right w:val="single" w:sz="6" w:space="0" w:color="auto"/>
            </w:tcBorders>
            <w:vAlign w:val="bottom"/>
          </w:tcPr>
          <w:p w14:paraId="15480AA5"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06</w:t>
            </w:r>
          </w:p>
        </w:tc>
        <w:tc>
          <w:tcPr>
            <w:tcW w:w="1012" w:type="dxa"/>
            <w:tcBorders>
              <w:top w:val="single" w:sz="4" w:space="0" w:color="auto"/>
              <w:left w:val="single" w:sz="6" w:space="0" w:color="auto"/>
              <w:bottom w:val="single" w:sz="4" w:space="0" w:color="auto"/>
              <w:right w:val="single" w:sz="4" w:space="0" w:color="auto"/>
            </w:tcBorders>
            <w:vAlign w:val="bottom"/>
          </w:tcPr>
          <w:p w14:paraId="15480AA6"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07</w:t>
            </w:r>
          </w:p>
        </w:tc>
        <w:tc>
          <w:tcPr>
            <w:tcW w:w="860" w:type="dxa"/>
            <w:tcBorders>
              <w:top w:val="single" w:sz="4" w:space="0" w:color="auto"/>
              <w:bottom w:val="single" w:sz="4" w:space="0" w:color="auto"/>
              <w:right w:val="single" w:sz="6" w:space="0" w:color="auto"/>
            </w:tcBorders>
            <w:vAlign w:val="bottom"/>
          </w:tcPr>
          <w:p w14:paraId="15480AA7" w14:textId="77777777" w:rsidR="003116BB" w:rsidRPr="009B3A0C" w:rsidRDefault="003116BB" w:rsidP="00057045">
            <w:pPr>
              <w:keepNext/>
              <w:tabs>
                <w:tab w:val="left" w:pos="540"/>
                <w:tab w:val="left" w:pos="900"/>
                <w:tab w:val="left" w:pos="3420"/>
              </w:tabs>
              <w:ind w:left="540" w:hanging="540"/>
              <w:jc w:val="center"/>
              <w:rPr>
                <w:rFonts w:ascii="Calibri" w:hAnsi="Calibri"/>
                <w:sz w:val="18"/>
                <w:szCs w:val="18"/>
              </w:rPr>
            </w:pPr>
            <w:r>
              <w:rPr>
                <w:rFonts w:ascii="Calibri" w:hAnsi="Calibri"/>
                <w:sz w:val="18"/>
                <w:szCs w:val="18"/>
              </w:rPr>
              <w:t>08</w:t>
            </w:r>
          </w:p>
        </w:tc>
        <w:tc>
          <w:tcPr>
            <w:tcW w:w="860" w:type="dxa"/>
            <w:tcBorders>
              <w:top w:val="single" w:sz="4" w:space="0" w:color="auto"/>
              <w:bottom w:val="single" w:sz="4" w:space="0" w:color="auto"/>
              <w:right w:val="single" w:sz="6" w:space="0" w:color="auto"/>
            </w:tcBorders>
            <w:vAlign w:val="bottom"/>
          </w:tcPr>
          <w:p w14:paraId="15480AA8" w14:textId="77777777" w:rsidR="003116BB" w:rsidRPr="009B3A0C" w:rsidRDefault="003116BB" w:rsidP="00057045">
            <w:pPr>
              <w:keepNext/>
              <w:tabs>
                <w:tab w:val="left" w:pos="540"/>
                <w:tab w:val="left" w:pos="900"/>
                <w:tab w:val="left" w:pos="3420"/>
              </w:tabs>
              <w:ind w:left="540" w:hanging="540"/>
              <w:jc w:val="center"/>
              <w:rPr>
                <w:rFonts w:ascii="Calibri" w:hAnsi="Calibri"/>
                <w:sz w:val="18"/>
                <w:szCs w:val="18"/>
              </w:rPr>
            </w:pPr>
            <w:r>
              <w:rPr>
                <w:rFonts w:ascii="Calibri" w:hAnsi="Calibri"/>
                <w:sz w:val="18"/>
                <w:szCs w:val="18"/>
              </w:rPr>
              <w:t>09</w:t>
            </w:r>
          </w:p>
        </w:tc>
        <w:tc>
          <w:tcPr>
            <w:tcW w:w="1318" w:type="dxa"/>
            <w:tcBorders>
              <w:top w:val="single" w:sz="4" w:space="0" w:color="auto"/>
              <w:left w:val="single" w:sz="6" w:space="0" w:color="auto"/>
              <w:bottom w:val="single" w:sz="4" w:space="0" w:color="auto"/>
            </w:tcBorders>
            <w:vAlign w:val="bottom"/>
          </w:tcPr>
          <w:p w14:paraId="15480AA9"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10</w:t>
            </w:r>
          </w:p>
        </w:tc>
        <w:tc>
          <w:tcPr>
            <w:tcW w:w="3102" w:type="dxa"/>
            <w:tcBorders>
              <w:top w:val="single" w:sz="4" w:space="0" w:color="auto"/>
              <w:left w:val="single" w:sz="6" w:space="0" w:color="auto"/>
              <w:bottom w:val="single" w:sz="4" w:space="0" w:color="auto"/>
              <w:right w:val="single" w:sz="4" w:space="0" w:color="auto"/>
            </w:tcBorders>
          </w:tcPr>
          <w:p w14:paraId="15480AAA"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11</w:t>
            </w:r>
          </w:p>
        </w:tc>
      </w:tr>
      <w:tr w:rsidR="003116BB" w:rsidRPr="009B3A0C" w14:paraId="15480AB4" w14:textId="77777777" w:rsidTr="0037735E">
        <w:trPr>
          <w:cantSplit/>
          <w:trHeight w:val="249"/>
        </w:trPr>
        <w:tc>
          <w:tcPr>
            <w:tcW w:w="740" w:type="dxa"/>
            <w:vMerge w:val="restart"/>
            <w:tcBorders>
              <w:top w:val="single" w:sz="4" w:space="0" w:color="auto"/>
              <w:left w:val="single" w:sz="4" w:space="0" w:color="auto"/>
              <w:bottom w:val="single" w:sz="4" w:space="0" w:color="auto"/>
              <w:right w:val="single" w:sz="4" w:space="0" w:color="auto"/>
            </w:tcBorders>
            <w:vAlign w:val="bottom"/>
          </w:tcPr>
          <w:p w14:paraId="15480AAC" w14:textId="77777777" w:rsidR="003116BB" w:rsidRPr="009B3A0C"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Tag/ID</w:t>
            </w:r>
          </w:p>
        </w:tc>
        <w:tc>
          <w:tcPr>
            <w:tcW w:w="1474" w:type="dxa"/>
            <w:vMerge w:val="restart"/>
            <w:tcBorders>
              <w:top w:val="single" w:sz="4" w:space="0" w:color="auto"/>
              <w:left w:val="single" w:sz="4" w:space="0" w:color="auto"/>
              <w:bottom w:val="single" w:sz="4" w:space="0" w:color="auto"/>
              <w:right w:val="single" w:sz="4" w:space="0" w:color="auto"/>
            </w:tcBorders>
            <w:vAlign w:val="bottom"/>
          </w:tcPr>
          <w:p w14:paraId="15480AAD" w14:textId="77777777" w:rsidR="003116BB" w:rsidRPr="009B3A0C"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Assembly Type</w:t>
            </w:r>
          </w:p>
        </w:tc>
        <w:tc>
          <w:tcPr>
            <w:tcW w:w="2027" w:type="dxa"/>
            <w:vMerge w:val="restart"/>
            <w:tcBorders>
              <w:top w:val="single" w:sz="4" w:space="0" w:color="auto"/>
              <w:left w:val="single" w:sz="4" w:space="0" w:color="auto"/>
              <w:bottom w:val="single" w:sz="4" w:space="0" w:color="auto"/>
              <w:right w:val="single" w:sz="4" w:space="0" w:color="auto"/>
            </w:tcBorders>
            <w:vAlign w:val="bottom"/>
          </w:tcPr>
          <w:p w14:paraId="15480AAE" w14:textId="77777777" w:rsidR="003116BB" w:rsidRPr="009B3A0C"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Assembly Materials</w:t>
            </w:r>
          </w:p>
        </w:tc>
        <w:tc>
          <w:tcPr>
            <w:tcW w:w="1013" w:type="dxa"/>
            <w:vMerge w:val="restart"/>
            <w:tcBorders>
              <w:top w:val="single" w:sz="4" w:space="0" w:color="auto"/>
              <w:left w:val="single" w:sz="4" w:space="0" w:color="auto"/>
              <w:bottom w:val="single" w:sz="4" w:space="0" w:color="auto"/>
              <w:right w:val="single" w:sz="6" w:space="0" w:color="auto"/>
            </w:tcBorders>
            <w:vAlign w:val="bottom"/>
          </w:tcPr>
          <w:p w14:paraId="15480AAF" w14:textId="77777777" w:rsidR="003116BB"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Thickness</w:t>
            </w:r>
          </w:p>
          <w:p w14:paraId="15480AB0"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4942" w:type="dxa"/>
            <w:gridSpan w:val="5"/>
            <w:tcBorders>
              <w:top w:val="single" w:sz="4" w:space="0" w:color="auto"/>
              <w:left w:val="single" w:sz="6" w:space="0" w:color="auto"/>
              <w:bottom w:val="single" w:sz="4" w:space="0" w:color="auto"/>
              <w:right w:val="single" w:sz="6" w:space="0" w:color="auto"/>
            </w:tcBorders>
            <w:vAlign w:val="bottom"/>
          </w:tcPr>
          <w:p w14:paraId="15480AB1" w14:textId="77777777" w:rsidR="003116BB" w:rsidRPr="00E77A45" w:rsidRDefault="003116BB" w:rsidP="00057045">
            <w:pPr>
              <w:keepNext/>
              <w:tabs>
                <w:tab w:val="left" w:pos="540"/>
                <w:tab w:val="left" w:pos="900"/>
                <w:tab w:val="left" w:pos="3420"/>
              </w:tabs>
              <w:jc w:val="center"/>
              <w:rPr>
                <w:rFonts w:ascii="Calibri" w:hAnsi="Calibri"/>
                <w:b/>
                <w:sz w:val="18"/>
                <w:szCs w:val="18"/>
              </w:rPr>
            </w:pPr>
            <w:r w:rsidRPr="00E77A45">
              <w:rPr>
                <w:rFonts w:ascii="Calibri" w:hAnsi="Calibri"/>
                <w:b/>
                <w:sz w:val="18"/>
                <w:szCs w:val="18"/>
              </w:rPr>
              <w:t>Proposed</w:t>
            </w:r>
          </w:p>
        </w:tc>
        <w:tc>
          <w:tcPr>
            <w:tcW w:w="1318" w:type="dxa"/>
            <w:tcBorders>
              <w:top w:val="single" w:sz="4" w:space="0" w:color="auto"/>
              <w:left w:val="single" w:sz="6" w:space="0" w:color="auto"/>
              <w:bottom w:val="single" w:sz="4" w:space="0" w:color="auto"/>
            </w:tcBorders>
            <w:vAlign w:val="bottom"/>
          </w:tcPr>
          <w:p w14:paraId="15480AB2" w14:textId="77777777" w:rsidR="003116BB" w:rsidRPr="00E77A45" w:rsidRDefault="003116BB" w:rsidP="00057045">
            <w:pPr>
              <w:keepNext/>
              <w:tabs>
                <w:tab w:val="left" w:pos="540"/>
                <w:tab w:val="left" w:pos="900"/>
                <w:tab w:val="left" w:pos="3420"/>
              </w:tabs>
              <w:jc w:val="center"/>
              <w:rPr>
                <w:rFonts w:ascii="Calibri" w:hAnsi="Calibri"/>
                <w:b/>
                <w:sz w:val="18"/>
                <w:szCs w:val="18"/>
              </w:rPr>
            </w:pPr>
            <w:r w:rsidRPr="00E77A45">
              <w:rPr>
                <w:rFonts w:ascii="Calibri" w:hAnsi="Calibri"/>
                <w:b/>
                <w:sz w:val="18"/>
                <w:szCs w:val="18"/>
              </w:rPr>
              <w:t xml:space="preserve">Required </w:t>
            </w:r>
          </w:p>
        </w:tc>
        <w:tc>
          <w:tcPr>
            <w:tcW w:w="3102" w:type="dxa"/>
            <w:vMerge w:val="restart"/>
            <w:tcBorders>
              <w:top w:val="single" w:sz="4" w:space="0" w:color="auto"/>
              <w:left w:val="single" w:sz="6" w:space="0" w:color="auto"/>
              <w:bottom w:val="single" w:sz="4" w:space="0" w:color="auto"/>
              <w:right w:val="single" w:sz="4" w:space="0" w:color="auto"/>
            </w:tcBorders>
            <w:vAlign w:val="bottom"/>
          </w:tcPr>
          <w:p w14:paraId="15480AB3" w14:textId="77777777" w:rsidR="003116BB" w:rsidRPr="009B3A0C" w:rsidRDefault="003116BB" w:rsidP="00057045">
            <w:pPr>
              <w:keepNext/>
              <w:tabs>
                <w:tab w:val="left" w:pos="540"/>
                <w:tab w:val="left" w:pos="900"/>
                <w:tab w:val="left" w:pos="3420"/>
              </w:tabs>
              <w:ind w:left="540" w:hanging="540"/>
              <w:jc w:val="center"/>
              <w:rPr>
                <w:rFonts w:ascii="Calibri" w:hAnsi="Calibri"/>
                <w:sz w:val="18"/>
                <w:szCs w:val="18"/>
              </w:rPr>
            </w:pPr>
            <w:r w:rsidRPr="009B3A0C">
              <w:rPr>
                <w:rFonts w:ascii="Calibri" w:hAnsi="Calibri"/>
                <w:sz w:val="18"/>
                <w:szCs w:val="18"/>
              </w:rPr>
              <w:t>Comments</w:t>
            </w:r>
          </w:p>
        </w:tc>
      </w:tr>
      <w:tr w:rsidR="003116BB" w:rsidRPr="009B3A0C" w14:paraId="15480ABF" w14:textId="77777777" w:rsidTr="0037735E">
        <w:trPr>
          <w:cantSplit/>
          <w:trHeight w:val="386"/>
        </w:trPr>
        <w:tc>
          <w:tcPr>
            <w:tcW w:w="740" w:type="dxa"/>
            <w:vMerge/>
            <w:tcBorders>
              <w:top w:val="single" w:sz="4" w:space="0" w:color="auto"/>
              <w:left w:val="single" w:sz="4" w:space="0" w:color="auto"/>
              <w:bottom w:val="single" w:sz="4" w:space="0" w:color="auto"/>
              <w:right w:val="single" w:sz="4" w:space="0" w:color="auto"/>
            </w:tcBorders>
            <w:vAlign w:val="bottom"/>
          </w:tcPr>
          <w:p w14:paraId="15480AB5"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474" w:type="dxa"/>
            <w:vMerge/>
            <w:tcBorders>
              <w:top w:val="single" w:sz="4" w:space="0" w:color="auto"/>
              <w:left w:val="single" w:sz="4" w:space="0" w:color="auto"/>
              <w:bottom w:val="single" w:sz="4" w:space="0" w:color="auto"/>
              <w:right w:val="single" w:sz="4" w:space="0" w:color="auto"/>
            </w:tcBorders>
            <w:vAlign w:val="bottom"/>
          </w:tcPr>
          <w:p w14:paraId="15480AB6"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2027" w:type="dxa"/>
            <w:vMerge/>
            <w:tcBorders>
              <w:top w:val="single" w:sz="4" w:space="0" w:color="auto"/>
              <w:left w:val="single" w:sz="4" w:space="0" w:color="auto"/>
              <w:bottom w:val="single" w:sz="4" w:space="0" w:color="auto"/>
              <w:right w:val="single" w:sz="4" w:space="0" w:color="auto"/>
            </w:tcBorders>
            <w:vAlign w:val="bottom"/>
          </w:tcPr>
          <w:p w14:paraId="15480AB7"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013" w:type="dxa"/>
            <w:vMerge/>
            <w:tcBorders>
              <w:top w:val="single" w:sz="4" w:space="0" w:color="auto"/>
              <w:left w:val="single" w:sz="4" w:space="0" w:color="auto"/>
              <w:bottom w:val="single" w:sz="4" w:space="0" w:color="auto"/>
              <w:right w:val="single" w:sz="6" w:space="0" w:color="auto"/>
            </w:tcBorders>
            <w:vAlign w:val="bottom"/>
          </w:tcPr>
          <w:p w14:paraId="15480AB8"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105" w:type="dxa"/>
            <w:vMerge w:val="restart"/>
            <w:tcBorders>
              <w:top w:val="single" w:sz="4" w:space="0" w:color="auto"/>
              <w:left w:val="single" w:sz="6" w:space="0" w:color="auto"/>
              <w:bottom w:val="single" w:sz="4" w:space="0" w:color="auto"/>
              <w:right w:val="single" w:sz="6" w:space="0" w:color="auto"/>
            </w:tcBorders>
            <w:vAlign w:val="bottom"/>
          </w:tcPr>
          <w:p w14:paraId="15480AB9" w14:textId="77777777" w:rsidR="003116BB" w:rsidRPr="009B3A0C"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Core Insulation R-value</w:t>
            </w:r>
          </w:p>
        </w:tc>
        <w:tc>
          <w:tcPr>
            <w:tcW w:w="1105" w:type="dxa"/>
            <w:vMerge w:val="restart"/>
            <w:tcBorders>
              <w:top w:val="single" w:sz="4" w:space="0" w:color="auto"/>
              <w:left w:val="single" w:sz="6" w:space="0" w:color="auto"/>
              <w:bottom w:val="single" w:sz="4" w:space="0" w:color="auto"/>
              <w:right w:val="single" w:sz="6" w:space="0" w:color="auto"/>
            </w:tcBorders>
            <w:vAlign w:val="bottom"/>
          </w:tcPr>
          <w:p w14:paraId="15480ABA" w14:textId="77777777" w:rsidR="003116BB" w:rsidRPr="009B3A0C"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Continuous Insulation R-value</w:t>
            </w:r>
          </w:p>
        </w:tc>
        <w:tc>
          <w:tcPr>
            <w:tcW w:w="1012" w:type="dxa"/>
            <w:vMerge w:val="restart"/>
            <w:tcBorders>
              <w:top w:val="single" w:sz="4" w:space="0" w:color="auto"/>
              <w:left w:val="single" w:sz="6" w:space="0" w:color="auto"/>
              <w:bottom w:val="single" w:sz="4" w:space="0" w:color="auto"/>
              <w:right w:val="single" w:sz="4" w:space="0" w:color="auto"/>
            </w:tcBorders>
            <w:vAlign w:val="bottom"/>
          </w:tcPr>
          <w:p w14:paraId="15480ABB" w14:textId="77777777" w:rsidR="003116BB"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1720" w:type="dxa"/>
            <w:gridSpan w:val="2"/>
            <w:tcBorders>
              <w:top w:val="single" w:sz="4" w:space="0" w:color="auto"/>
              <w:bottom w:val="single" w:sz="4" w:space="0" w:color="auto"/>
              <w:right w:val="single" w:sz="6" w:space="0" w:color="auto"/>
            </w:tcBorders>
            <w:vAlign w:val="bottom"/>
          </w:tcPr>
          <w:p w14:paraId="15480ABC"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Appendix JA4 Reference</w:t>
            </w:r>
          </w:p>
        </w:tc>
        <w:tc>
          <w:tcPr>
            <w:tcW w:w="1318" w:type="dxa"/>
            <w:vMerge w:val="restart"/>
            <w:tcBorders>
              <w:top w:val="single" w:sz="4" w:space="0" w:color="auto"/>
              <w:left w:val="single" w:sz="6" w:space="0" w:color="auto"/>
              <w:bottom w:val="single" w:sz="4" w:space="0" w:color="auto"/>
            </w:tcBorders>
            <w:vAlign w:val="bottom"/>
          </w:tcPr>
          <w:p w14:paraId="15480ABD" w14:textId="77777777" w:rsidR="003116BB" w:rsidRPr="009B3A0C"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U-Factor from Package A</w:t>
            </w:r>
          </w:p>
        </w:tc>
        <w:tc>
          <w:tcPr>
            <w:tcW w:w="3102" w:type="dxa"/>
            <w:vMerge/>
            <w:tcBorders>
              <w:top w:val="single" w:sz="4" w:space="0" w:color="auto"/>
              <w:left w:val="single" w:sz="6" w:space="0" w:color="auto"/>
              <w:bottom w:val="single" w:sz="4" w:space="0" w:color="auto"/>
              <w:right w:val="single" w:sz="4" w:space="0" w:color="auto"/>
            </w:tcBorders>
            <w:vAlign w:val="bottom"/>
          </w:tcPr>
          <w:p w14:paraId="15480ABE" w14:textId="77777777" w:rsidR="003116BB" w:rsidRPr="009B3A0C" w:rsidRDefault="003116BB" w:rsidP="00057045">
            <w:pPr>
              <w:keepNext/>
              <w:tabs>
                <w:tab w:val="left" w:pos="540"/>
                <w:tab w:val="left" w:pos="900"/>
                <w:tab w:val="left" w:pos="3420"/>
              </w:tabs>
              <w:ind w:left="540" w:hanging="540"/>
              <w:jc w:val="center"/>
              <w:rPr>
                <w:rFonts w:ascii="Calibri" w:hAnsi="Calibri"/>
                <w:sz w:val="18"/>
                <w:szCs w:val="18"/>
              </w:rPr>
            </w:pPr>
          </w:p>
        </w:tc>
      </w:tr>
      <w:tr w:rsidR="003116BB" w:rsidRPr="009B3A0C" w14:paraId="15480ACB" w14:textId="77777777" w:rsidTr="0037735E">
        <w:trPr>
          <w:cantSplit/>
          <w:trHeight w:val="386"/>
        </w:trPr>
        <w:tc>
          <w:tcPr>
            <w:tcW w:w="740" w:type="dxa"/>
            <w:vMerge/>
            <w:tcBorders>
              <w:top w:val="single" w:sz="4" w:space="0" w:color="auto"/>
              <w:left w:val="single" w:sz="4" w:space="0" w:color="auto"/>
              <w:bottom w:val="single" w:sz="4" w:space="0" w:color="auto"/>
              <w:right w:val="single" w:sz="4" w:space="0" w:color="auto"/>
            </w:tcBorders>
            <w:vAlign w:val="bottom"/>
          </w:tcPr>
          <w:p w14:paraId="15480AC0"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474" w:type="dxa"/>
            <w:vMerge/>
            <w:tcBorders>
              <w:top w:val="single" w:sz="4" w:space="0" w:color="auto"/>
              <w:left w:val="single" w:sz="4" w:space="0" w:color="auto"/>
              <w:bottom w:val="single" w:sz="4" w:space="0" w:color="auto"/>
              <w:right w:val="single" w:sz="4" w:space="0" w:color="auto"/>
            </w:tcBorders>
            <w:vAlign w:val="bottom"/>
          </w:tcPr>
          <w:p w14:paraId="15480AC1"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2027" w:type="dxa"/>
            <w:vMerge/>
            <w:tcBorders>
              <w:top w:val="single" w:sz="4" w:space="0" w:color="auto"/>
              <w:left w:val="single" w:sz="4" w:space="0" w:color="auto"/>
              <w:bottom w:val="single" w:sz="4" w:space="0" w:color="auto"/>
              <w:right w:val="single" w:sz="4" w:space="0" w:color="auto"/>
            </w:tcBorders>
            <w:vAlign w:val="bottom"/>
          </w:tcPr>
          <w:p w14:paraId="15480AC2"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013" w:type="dxa"/>
            <w:vMerge/>
            <w:tcBorders>
              <w:top w:val="single" w:sz="4" w:space="0" w:color="auto"/>
              <w:left w:val="single" w:sz="4" w:space="0" w:color="auto"/>
              <w:bottom w:val="single" w:sz="4" w:space="0" w:color="auto"/>
              <w:right w:val="single" w:sz="6" w:space="0" w:color="auto"/>
            </w:tcBorders>
            <w:vAlign w:val="bottom"/>
          </w:tcPr>
          <w:p w14:paraId="15480AC3"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105" w:type="dxa"/>
            <w:vMerge/>
            <w:tcBorders>
              <w:top w:val="single" w:sz="4" w:space="0" w:color="auto"/>
              <w:left w:val="single" w:sz="6" w:space="0" w:color="auto"/>
              <w:bottom w:val="single" w:sz="4" w:space="0" w:color="auto"/>
              <w:right w:val="single" w:sz="6" w:space="0" w:color="auto"/>
            </w:tcBorders>
            <w:vAlign w:val="bottom"/>
          </w:tcPr>
          <w:p w14:paraId="15480AC4"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105" w:type="dxa"/>
            <w:vMerge/>
            <w:tcBorders>
              <w:top w:val="single" w:sz="4" w:space="0" w:color="auto"/>
              <w:left w:val="single" w:sz="6" w:space="0" w:color="auto"/>
              <w:bottom w:val="single" w:sz="4" w:space="0" w:color="auto"/>
              <w:right w:val="single" w:sz="6" w:space="0" w:color="auto"/>
            </w:tcBorders>
            <w:vAlign w:val="bottom"/>
          </w:tcPr>
          <w:p w14:paraId="15480AC5"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012" w:type="dxa"/>
            <w:vMerge/>
            <w:tcBorders>
              <w:top w:val="single" w:sz="4" w:space="0" w:color="auto"/>
              <w:left w:val="single" w:sz="6" w:space="0" w:color="auto"/>
              <w:bottom w:val="single" w:sz="4" w:space="0" w:color="auto"/>
              <w:right w:val="single" w:sz="4" w:space="0" w:color="auto"/>
            </w:tcBorders>
            <w:vAlign w:val="bottom"/>
          </w:tcPr>
          <w:p w14:paraId="15480AC6"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860" w:type="dxa"/>
            <w:tcBorders>
              <w:top w:val="single" w:sz="4" w:space="0" w:color="auto"/>
              <w:bottom w:val="single" w:sz="4" w:space="0" w:color="auto"/>
              <w:right w:val="single" w:sz="6" w:space="0" w:color="auto"/>
            </w:tcBorders>
            <w:vAlign w:val="bottom"/>
          </w:tcPr>
          <w:p w14:paraId="15480AC7" w14:textId="77777777" w:rsidR="003116BB"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Table</w:t>
            </w:r>
          </w:p>
        </w:tc>
        <w:tc>
          <w:tcPr>
            <w:tcW w:w="860" w:type="dxa"/>
            <w:tcBorders>
              <w:top w:val="single" w:sz="4" w:space="0" w:color="auto"/>
              <w:bottom w:val="single" w:sz="4" w:space="0" w:color="auto"/>
              <w:right w:val="single" w:sz="6" w:space="0" w:color="auto"/>
            </w:tcBorders>
            <w:vAlign w:val="bottom"/>
          </w:tcPr>
          <w:p w14:paraId="15480AC8" w14:textId="77777777" w:rsidR="003116BB"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Cell</w:t>
            </w:r>
          </w:p>
        </w:tc>
        <w:tc>
          <w:tcPr>
            <w:tcW w:w="1318" w:type="dxa"/>
            <w:vMerge/>
            <w:tcBorders>
              <w:top w:val="single" w:sz="4" w:space="0" w:color="auto"/>
              <w:left w:val="single" w:sz="6" w:space="0" w:color="auto"/>
              <w:bottom w:val="single" w:sz="4" w:space="0" w:color="auto"/>
            </w:tcBorders>
            <w:vAlign w:val="bottom"/>
          </w:tcPr>
          <w:p w14:paraId="15480AC9"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3102" w:type="dxa"/>
            <w:vMerge/>
            <w:tcBorders>
              <w:top w:val="single" w:sz="4" w:space="0" w:color="auto"/>
              <w:left w:val="single" w:sz="6" w:space="0" w:color="auto"/>
              <w:bottom w:val="single" w:sz="4" w:space="0" w:color="auto"/>
              <w:right w:val="single" w:sz="4" w:space="0" w:color="auto"/>
            </w:tcBorders>
            <w:vAlign w:val="bottom"/>
          </w:tcPr>
          <w:p w14:paraId="15480ACA" w14:textId="77777777" w:rsidR="003116BB" w:rsidRPr="009B3A0C" w:rsidRDefault="003116BB" w:rsidP="00057045">
            <w:pPr>
              <w:keepNext/>
              <w:tabs>
                <w:tab w:val="left" w:pos="540"/>
                <w:tab w:val="left" w:pos="900"/>
                <w:tab w:val="left" w:pos="3420"/>
              </w:tabs>
              <w:ind w:left="540" w:hanging="540"/>
              <w:jc w:val="center"/>
              <w:rPr>
                <w:rFonts w:ascii="Calibri" w:hAnsi="Calibri"/>
                <w:sz w:val="18"/>
                <w:szCs w:val="18"/>
              </w:rPr>
            </w:pPr>
          </w:p>
        </w:tc>
      </w:tr>
      <w:tr w:rsidR="001F3EEC" w:rsidRPr="009B3A0C" w14:paraId="15480AD7" w14:textId="77777777" w:rsidTr="0037735E">
        <w:trPr>
          <w:cantSplit/>
          <w:trHeight w:val="45"/>
        </w:trPr>
        <w:tc>
          <w:tcPr>
            <w:tcW w:w="740" w:type="dxa"/>
            <w:tcBorders>
              <w:top w:val="single" w:sz="4" w:space="0" w:color="auto"/>
              <w:left w:val="single" w:sz="4" w:space="0" w:color="auto"/>
              <w:bottom w:val="single" w:sz="4" w:space="0" w:color="auto"/>
              <w:right w:val="single" w:sz="4" w:space="0" w:color="auto"/>
            </w:tcBorders>
            <w:vAlign w:val="bottom"/>
          </w:tcPr>
          <w:p w14:paraId="15480ACC"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1474" w:type="dxa"/>
            <w:tcBorders>
              <w:top w:val="single" w:sz="4" w:space="0" w:color="auto"/>
              <w:left w:val="single" w:sz="4" w:space="0" w:color="auto"/>
              <w:bottom w:val="single" w:sz="4" w:space="0" w:color="auto"/>
              <w:right w:val="single" w:sz="4" w:space="0" w:color="auto"/>
            </w:tcBorders>
            <w:vAlign w:val="bottom"/>
          </w:tcPr>
          <w:p w14:paraId="15480ACD" w14:textId="77777777" w:rsidR="001F3EEC" w:rsidRPr="009B3A0C" w:rsidRDefault="001F3EEC" w:rsidP="003A63C9">
            <w:pPr>
              <w:keepNext/>
              <w:tabs>
                <w:tab w:val="left" w:pos="540"/>
                <w:tab w:val="left" w:pos="900"/>
                <w:tab w:val="left" w:pos="3420"/>
              </w:tabs>
              <w:jc w:val="center"/>
              <w:rPr>
                <w:rFonts w:ascii="Calibri" w:hAnsi="Calibri"/>
                <w:sz w:val="18"/>
                <w:szCs w:val="18"/>
              </w:rPr>
            </w:pPr>
            <w:r>
              <w:rPr>
                <w:rFonts w:ascii="Calibri" w:hAnsi="Calibri"/>
                <w:sz w:val="18"/>
                <w:szCs w:val="18"/>
              </w:rPr>
              <w:t>&lt;&lt;User selects from list: Roof, Wall&gt;&gt;</w:t>
            </w:r>
          </w:p>
        </w:tc>
        <w:tc>
          <w:tcPr>
            <w:tcW w:w="2027" w:type="dxa"/>
            <w:tcBorders>
              <w:top w:val="single" w:sz="4" w:space="0" w:color="auto"/>
              <w:left w:val="single" w:sz="4" w:space="0" w:color="auto"/>
              <w:bottom w:val="single" w:sz="4" w:space="0" w:color="auto"/>
              <w:right w:val="single" w:sz="4" w:space="0" w:color="auto"/>
            </w:tcBorders>
            <w:vAlign w:val="bottom"/>
          </w:tcPr>
          <w:p w14:paraId="15480ACE" w14:textId="77777777" w:rsidR="001F3EEC" w:rsidRPr="009B3A0C" w:rsidRDefault="001F3EEC" w:rsidP="003A63C9">
            <w:pPr>
              <w:keepNext/>
              <w:tabs>
                <w:tab w:val="left" w:pos="540"/>
                <w:tab w:val="left" w:pos="900"/>
                <w:tab w:val="left" w:pos="3420"/>
              </w:tabs>
              <w:jc w:val="center"/>
              <w:rPr>
                <w:rFonts w:ascii="Calibri" w:hAnsi="Calibri"/>
                <w:sz w:val="18"/>
                <w:szCs w:val="18"/>
              </w:rPr>
            </w:pPr>
            <w:r>
              <w:rPr>
                <w:rFonts w:ascii="Calibri" w:hAnsi="Calibri"/>
                <w:sz w:val="18"/>
                <w:szCs w:val="18"/>
              </w:rPr>
              <w:t>&lt;&lt;User selects from list: SIP OSB, SIP 2x, SIP 4x, SIP I-Joist&gt;&gt;</w:t>
            </w:r>
          </w:p>
        </w:tc>
        <w:tc>
          <w:tcPr>
            <w:tcW w:w="1013" w:type="dxa"/>
            <w:tcBorders>
              <w:top w:val="single" w:sz="4" w:space="0" w:color="auto"/>
              <w:left w:val="single" w:sz="4" w:space="0" w:color="auto"/>
              <w:bottom w:val="single" w:sz="4" w:space="0" w:color="auto"/>
              <w:right w:val="single" w:sz="6" w:space="0" w:color="auto"/>
            </w:tcBorders>
            <w:vAlign w:val="bottom"/>
          </w:tcPr>
          <w:p w14:paraId="15480ACF"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1105" w:type="dxa"/>
            <w:tcBorders>
              <w:top w:val="single" w:sz="4" w:space="0" w:color="auto"/>
              <w:left w:val="single" w:sz="6" w:space="0" w:color="auto"/>
              <w:bottom w:val="single" w:sz="4" w:space="0" w:color="auto"/>
              <w:right w:val="single" w:sz="6" w:space="0" w:color="auto"/>
            </w:tcBorders>
          </w:tcPr>
          <w:p w14:paraId="15480AD0"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1105" w:type="dxa"/>
            <w:tcBorders>
              <w:top w:val="single" w:sz="4" w:space="0" w:color="auto"/>
              <w:left w:val="single" w:sz="6" w:space="0" w:color="auto"/>
              <w:bottom w:val="single" w:sz="4" w:space="0" w:color="auto"/>
              <w:right w:val="single" w:sz="6" w:space="0" w:color="auto"/>
            </w:tcBorders>
            <w:vAlign w:val="bottom"/>
          </w:tcPr>
          <w:p w14:paraId="15480AD1"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1012" w:type="dxa"/>
            <w:tcBorders>
              <w:top w:val="single" w:sz="4" w:space="0" w:color="auto"/>
              <w:left w:val="single" w:sz="6" w:space="0" w:color="auto"/>
              <w:bottom w:val="single" w:sz="4" w:space="0" w:color="auto"/>
              <w:right w:val="single" w:sz="4" w:space="0" w:color="auto"/>
            </w:tcBorders>
            <w:vAlign w:val="bottom"/>
          </w:tcPr>
          <w:p w14:paraId="15480AD2"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860" w:type="dxa"/>
            <w:tcBorders>
              <w:top w:val="single" w:sz="4" w:space="0" w:color="auto"/>
              <w:bottom w:val="single" w:sz="4" w:space="0" w:color="auto"/>
              <w:right w:val="single" w:sz="6" w:space="0" w:color="auto"/>
            </w:tcBorders>
            <w:vAlign w:val="bottom"/>
          </w:tcPr>
          <w:p w14:paraId="15480AD3"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JA_TableID</w:t>
            </w:r>
            <w:proofErr w:type="spellEnd"/>
            <w:r>
              <w:rPr>
                <w:rFonts w:ascii="Calibri" w:hAnsi="Calibri"/>
                <w:sz w:val="18"/>
                <w:szCs w:val="18"/>
              </w:rPr>
              <w:t>&gt;&gt;</w:t>
            </w:r>
          </w:p>
        </w:tc>
        <w:tc>
          <w:tcPr>
            <w:tcW w:w="860" w:type="dxa"/>
            <w:tcBorders>
              <w:top w:val="single" w:sz="4" w:space="0" w:color="auto"/>
              <w:bottom w:val="single" w:sz="4" w:space="0" w:color="auto"/>
              <w:right w:val="single" w:sz="6" w:space="0" w:color="auto"/>
            </w:tcBorders>
            <w:vAlign w:val="bottom"/>
          </w:tcPr>
          <w:p w14:paraId="15480AD4"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JA_TableCell</w:t>
            </w:r>
            <w:proofErr w:type="spellEnd"/>
            <w:r>
              <w:rPr>
                <w:rFonts w:ascii="Calibri" w:hAnsi="Calibri"/>
                <w:sz w:val="18"/>
                <w:szCs w:val="18"/>
              </w:rPr>
              <w:t>&gt;&gt;</w:t>
            </w:r>
          </w:p>
        </w:tc>
        <w:tc>
          <w:tcPr>
            <w:tcW w:w="1318" w:type="dxa"/>
            <w:tcBorders>
              <w:top w:val="single" w:sz="4" w:space="0" w:color="auto"/>
              <w:left w:val="single" w:sz="6" w:space="0" w:color="auto"/>
              <w:bottom w:val="single" w:sz="4" w:space="0" w:color="auto"/>
            </w:tcBorders>
            <w:vAlign w:val="bottom"/>
          </w:tcPr>
          <w:p w14:paraId="15480AD5"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3102" w:type="dxa"/>
            <w:tcBorders>
              <w:top w:val="single" w:sz="4" w:space="0" w:color="auto"/>
              <w:left w:val="single" w:sz="6" w:space="0" w:color="auto"/>
              <w:bottom w:val="single" w:sz="4" w:space="0" w:color="auto"/>
              <w:right w:val="single" w:sz="4" w:space="0" w:color="auto"/>
            </w:tcBorders>
          </w:tcPr>
          <w:p w14:paraId="15480AD6"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&lt;&lt;User Input: Text&gt;&gt;</w:t>
            </w:r>
          </w:p>
        </w:tc>
      </w:tr>
      <w:tr w:rsidR="005A2231" w:rsidRPr="009B3A0C" w14:paraId="15480AE3" w14:textId="77777777" w:rsidTr="0037735E">
        <w:trPr>
          <w:cantSplit/>
          <w:trHeight w:val="45"/>
        </w:trPr>
        <w:tc>
          <w:tcPr>
            <w:tcW w:w="740" w:type="dxa"/>
            <w:tcBorders>
              <w:top w:val="single" w:sz="4" w:space="0" w:color="auto"/>
              <w:left w:val="single" w:sz="4" w:space="0" w:color="auto"/>
              <w:bottom w:val="single" w:sz="4" w:space="0" w:color="auto"/>
              <w:right w:val="single" w:sz="4" w:space="0" w:color="auto"/>
            </w:tcBorders>
            <w:vAlign w:val="bottom"/>
          </w:tcPr>
          <w:p w14:paraId="15480AD8"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1474" w:type="dxa"/>
            <w:tcBorders>
              <w:top w:val="single" w:sz="4" w:space="0" w:color="auto"/>
              <w:left w:val="single" w:sz="4" w:space="0" w:color="auto"/>
              <w:bottom w:val="single" w:sz="4" w:space="0" w:color="auto"/>
              <w:right w:val="single" w:sz="4" w:space="0" w:color="auto"/>
            </w:tcBorders>
            <w:vAlign w:val="bottom"/>
          </w:tcPr>
          <w:p w14:paraId="15480AD9"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2027" w:type="dxa"/>
            <w:tcBorders>
              <w:top w:val="single" w:sz="4" w:space="0" w:color="auto"/>
              <w:left w:val="single" w:sz="4" w:space="0" w:color="auto"/>
              <w:bottom w:val="single" w:sz="4" w:space="0" w:color="auto"/>
              <w:right w:val="single" w:sz="4" w:space="0" w:color="auto"/>
            </w:tcBorders>
            <w:vAlign w:val="bottom"/>
          </w:tcPr>
          <w:p w14:paraId="15480ADA"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1013" w:type="dxa"/>
            <w:tcBorders>
              <w:top w:val="single" w:sz="4" w:space="0" w:color="auto"/>
              <w:left w:val="single" w:sz="4" w:space="0" w:color="auto"/>
              <w:bottom w:val="single" w:sz="4" w:space="0" w:color="auto"/>
              <w:right w:val="single" w:sz="6" w:space="0" w:color="auto"/>
            </w:tcBorders>
            <w:vAlign w:val="bottom"/>
          </w:tcPr>
          <w:p w14:paraId="15480ADB"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1105" w:type="dxa"/>
            <w:tcBorders>
              <w:top w:val="single" w:sz="4" w:space="0" w:color="auto"/>
              <w:left w:val="single" w:sz="6" w:space="0" w:color="auto"/>
              <w:bottom w:val="single" w:sz="4" w:space="0" w:color="auto"/>
              <w:right w:val="single" w:sz="6" w:space="0" w:color="auto"/>
            </w:tcBorders>
          </w:tcPr>
          <w:p w14:paraId="15480ADC"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1105" w:type="dxa"/>
            <w:tcBorders>
              <w:top w:val="single" w:sz="4" w:space="0" w:color="auto"/>
              <w:left w:val="single" w:sz="6" w:space="0" w:color="auto"/>
              <w:bottom w:val="single" w:sz="4" w:space="0" w:color="auto"/>
              <w:right w:val="single" w:sz="6" w:space="0" w:color="auto"/>
            </w:tcBorders>
            <w:vAlign w:val="bottom"/>
          </w:tcPr>
          <w:p w14:paraId="15480ADD"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1012" w:type="dxa"/>
            <w:tcBorders>
              <w:top w:val="single" w:sz="4" w:space="0" w:color="auto"/>
              <w:left w:val="single" w:sz="6" w:space="0" w:color="auto"/>
              <w:bottom w:val="single" w:sz="4" w:space="0" w:color="auto"/>
              <w:right w:val="single" w:sz="4" w:space="0" w:color="auto"/>
            </w:tcBorders>
            <w:vAlign w:val="bottom"/>
          </w:tcPr>
          <w:p w14:paraId="15480ADE"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860" w:type="dxa"/>
            <w:tcBorders>
              <w:top w:val="single" w:sz="4" w:space="0" w:color="auto"/>
              <w:bottom w:val="single" w:sz="4" w:space="0" w:color="auto"/>
              <w:right w:val="single" w:sz="6" w:space="0" w:color="auto"/>
            </w:tcBorders>
            <w:vAlign w:val="bottom"/>
          </w:tcPr>
          <w:p w14:paraId="15480ADF"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860" w:type="dxa"/>
            <w:tcBorders>
              <w:top w:val="single" w:sz="4" w:space="0" w:color="auto"/>
              <w:bottom w:val="single" w:sz="4" w:space="0" w:color="auto"/>
              <w:right w:val="single" w:sz="6" w:space="0" w:color="auto"/>
            </w:tcBorders>
            <w:vAlign w:val="bottom"/>
          </w:tcPr>
          <w:p w14:paraId="15480AE0"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1318" w:type="dxa"/>
            <w:tcBorders>
              <w:top w:val="single" w:sz="4" w:space="0" w:color="auto"/>
              <w:left w:val="single" w:sz="6" w:space="0" w:color="auto"/>
              <w:bottom w:val="single" w:sz="4" w:space="0" w:color="auto"/>
            </w:tcBorders>
            <w:vAlign w:val="bottom"/>
          </w:tcPr>
          <w:p w14:paraId="15480AE1"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3102" w:type="dxa"/>
            <w:tcBorders>
              <w:top w:val="single" w:sz="4" w:space="0" w:color="auto"/>
              <w:left w:val="single" w:sz="6" w:space="0" w:color="auto"/>
              <w:bottom w:val="single" w:sz="4" w:space="0" w:color="auto"/>
              <w:right w:val="single" w:sz="4" w:space="0" w:color="auto"/>
            </w:tcBorders>
          </w:tcPr>
          <w:p w14:paraId="15480AE2"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r>
      <w:tr w:rsidR="004F10AE" w:rsidRPr="009B3A0C" w14:paraId="67F26DF4" w14:textId="77777777" w:rsidTr="00D30E2A">
        <w:trPr>
          <w:cantSplit/>
          <w:trHeight w:val="45"/>
        </w:trPr>
        <w:tc>
          <w:tcPr>
            <w:tcW w:w="14616" w:type="dxa"/>
            <w:gridSpan w:val="11"/>
            <w:tcBorders>
              <w:top w:val="single" w:sz="4" w:space="0" w:color="auto"/>
              <w:left w:val="single" w:sz="4" w:space="0" w:color="auto"/>
              <w:bottom w:val="single" w:sz="4" w:space="0" w:color="auto"/>
              <w:right w:val="single" w:sz="4" w:space="0" w:color="auto"/>
            </w:tcBorders>
            <w:vAlign w:val="bottom"/>
          </w:tcPr>
          <w:p w14:paraId="05C54CA8" w14:textId="77777777" w:rsidR="004F10AE" w:rsidRDefault="004F10AE" w:rsidP="004F10AE">
            <w:pPr>
              <w:keepNext/>
              <w:tabs>
                <w:tab w:val="left" w:pos="540"/>
                <w:tab w:val="left" w:pos="900"/>
                <w:tab w:val="left" w:pos="3420"/>
              </w:tabs>
              <w:rPr>
                <w:rFonts w:ascii="Calibri" w:hAnsi="Calibri"/>
                <w:sz w:val="18"/>
                <w:szCs w:val="18"/>
              </w:rPr>
            </w:pPr>
            <w:r>
              <w:rPr>
                <w:rFonts w:ascii="Calibri" w:hAnsi="Calibri"/>
                <w:sz w:val="18"/>
                <w:szCs w:val="18"/>
              </w:rPr>
              <w:t>Note:</w:t>
            </w:r>
          </w:p>
          <w:p w14:paraId="5DF7011C" w14:textId="7D1A75E9" w:rsidR="004F10AE" w:rsidRPr="00974B66" w:rsidRDefault="004F10AE" w:rsidP="00974B66">
            <w:pPr>
              <w:pStyle w:val="ListParagraph"/>
              <w:keepNext/>
              <w:numPr>
                <w:ilvl w:val="0"/>
                <w:numId w:val="61"/>
              </w:numPr>
              <w:tabs>
                <w:tab w:val="left" w:pos="540"/>
                <w:tab w:val="left" w:pos="900"/>
                <w:tab w:val="left" w:pos="3420"/>
              </w:tabs>
              <w:rPr>
                <w:rFonts w:ascii="Calibri" w:hAnsi="Calibri"/>
                <w:sz w:val="18"/>
                <w:szCs w:val="18"/>
              </w:rPr>
            </w:pPr>
            <w:r w:rsidRPr="00974B66">
              <w:rPr>
                <w:rFonts w:ascii="Calibri" w:hAnsi="Calibri"/>
                <w:sz w:val="18"/>
                <w:szCs w:val="18"/>
              </w:rPr>
              <w:t>Where insulation is installed above the roofing membrane or above the layer used to seal the roof from water penetration the insulation shall have a maximum water absorption of 0.3 percent by volume when tested according to ASTM Standard C272.</w:t>
            </w:r>
          </w:p>
        </w:tc>
      </w:tr>
    </w:tbl>
    <w:p w14:paraId="15480AE4" w14:textId="77777777" w:rsidR="00057045" w:rsidRDefault="00057045" w:rsidP="003116BB">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720"/>
        <w:gridCol w:w="1432"/>
        <w:gridCol w:w="1156"/>
        <w:gridCol w:w="967"/>
        <w:gridCol w:w="1036"/>
        <w:gridCol w:w="867"/>
        <w:gridCol w:w="867"/>
        <w:gridCol w:w="867"/>
        <w:gridCol w:w="867"/>
        <w:gridCol w:w="694"/>
        <w:gridCol w:w="694"/>
        <w:gridCol w:w="953"/>
        <w:gridCol w:w="867"/>
        <w:gridCol w:w="867"/>
        <w:gridCol w:w="1030"/>
      </w:tblGrid>
      <w:tr w:rsidR="00C3457A" w:rsidRPr="003E3A17" w14:paraId="15480AEB" w14:textId="77777777" w:rsidTr="00C3457A">
        <w:trPr>
          <w:trHeight w:val="317"/>
        </w:trPr>
        <w:tc>
          <w:tcPr>
            <w:tcW w:w="14622" w:type="dxa"/>
            <w:gridSpan w:val="16"/>
            <w:tcBorders>
              <w:top w:val="single" w:sz="4" w:space="0" w:color="auto"/>
              <w:left w:val="single" w:sz="4" w:space="0" w:color="auto"/>
              <w:right w:val="single" w:sz="4" w:space="0" w:color="auto"/>
            </w:tcBorders>
          </w:tcPr>
          <w:p w14:paraId="15480AE5" w14:textId="2E233664" w:rsidR="00C3457A" w:rsidRPr="0037735E" w:rsidRDefault="00C3457A">
            <w:pPr>
              <w:keepNext/>
              <w:rPr>
                <w:rFonts w:ascii="Calibri" w:eastAsia="Calibri" w:hAnsi="Calibri"/>
                <w:b/>
                <w:sz w:val="20"/>
                <w:szCs w:val="22"/>
              </w:rPr>
            </w:pPr>
            <w:r w:rsidRPr="0037735E">
              <w:rPr>
                <w:rFonts w:ascii="Calibri" w:eastAsia="Calibri" w:hAnsi="Calibri"/>
                <w:b/>
                <w:sz w:val="20"/>
                <w:szCs w:val="22"/>
              </w:rPr>
              <w:lastRenderedPageBreak/>
              <w:t xml:space="preserve">D. Opaque Surface Details – Mass Walls </w:t>
            </w:r>
            <w:r w:rsidRPr="0037735E">
              <w:rPr>
                <w:rFonts w:ascii="Calibri" w:eastAsia="Calibri" w:hAnsi="Calibri"/>
                <w:sz w:val="20"/>
                <w:szCs w:val="22"/>
              </w:rPr>
              <w:t>(Section 150.1(c)1)</w:t>
            </w:r>
          </w:p>
          <w:p w14:paraId="15480AE6" w14:textId="77777777" w:rsidR="00C3457A" w:rsidRDefault="00C3457A" w:rsidP="00EE5A33">
            <w:pPr>
              <w:rPr>
                <w:rFonts w:asciiTheme="minorHAnsi" w:eastAsia="Calibri" w:hAnsiTheme="minorHAnsi"/>
                <w:sz w:val="20"/>
              </w:rPr>
            </w:pPr>
            <w:r>
              <w:rPr>
                <w:rFonts w:asciiTheme="minorHAnsi" w:eastAsia="Calibri" w:hAnsiTheme="minorHAnsi"/>
                <w:sz w:val="20"/>
              </w:rPr>
              <w:t>&lt;&lt;if A13 = one of the items in the following list:</w:t>
            </w:r>
          </w:p>
          <w:p w14:paraId="15480AE7" w14:textId="77777777" w:rsidR="00C3457A" w:rsidRDefault="00C3457A" w:rsidP="00EE5A33">
            <w:pPr>
              <w:rPr>
                <w:rFonts w:asciiTheme="minorHAnsi" w:eastAsia="Calibri" w:hAnsiTheme="minorHAnsi"/>
                <w:sz w:val="20"/>
              </w:rPr>
            </w:pPr>
            <w:r>
              <w:rPr>
                <w:rFonts w:asciiTheme="minorHAnsi" w:eastAsia="Calibri" w:hAnsiTheme="minorHAnsi"/>
                <w:sz w:val="20"/>
              </w:rPr>
              <w:t>*Addition ≤ 300 ft2</w:t>
            </w:r>
          </w:p>
          <w:p w14:paraId="15480AE8" w14:textId="77777777" w:rsidR="00C3457A" w:rsidRDefault="00C3457A" w:rsidP="00EE5A33">
            <w:pPr>
              <w:rPr>
                <w:rFonts w:asciiTheme="minorHAnsi" w:eastAsia="Calibri" w:hAnsiTheme="minorHAnsi"/>
                <w:sz w:val="20"/>
              </w:rPr>
            </w:pPr>
            <w:r>
              <w:rPr>
                <w:rFonts w:asciiTheme="minorHAnsi" w:eastAsia="Calibri" w:hAnsiTheme="minorHAnsi"/>
                <w:sz w:val="20"/>
              </w:rPr>
              <w:t>*Addition &gt; 300 to ≤ 400 ft2</w:t>
            </w:r>
          </w:p>
          <w:p w14:paraId="15480AE9" w14:textId="77777777" w:rsidR="00C3457A" w:rsidRDefault="00C3457A" w:rsidP="00EE5A33">
            <w:pPr>
              <w:rPr>
                <w:rFonts w:asciiTheme="minorHAnsi" w:eastAsia="Calibri" w:hAnsiTheme="minorHAnsi"/>
                <w:sz w:val="20"/>
              </w:rPr>
            </w:pPr>
            <w:r>
              <w:rPr>
                <w:rFonts w:asciiTheme="minorHAnsi" w:eastAsia="Calibri" w:hAnsiTheme="minorHAnsi"/>
                <w:sz w:val="20"/>
              </w:rPr>
              <w:t>*Addition &gt; 400 to ≤ 700 ft2</w:t>
            </w:r>
          </w:p>
          <w:p w14:paraId="15480AEA" w14:textId="188B55DD" w:rsidR="00C3457A" w:rsidRDefault="00C3457A">
            <w:pPr>
              <w:rPr>
                <w:rFonts w:eastAsia="Calibri"/>
              </w:rPr>
            </w:pPr>
            <w:r>
              <w:rPr>
                <w:rFonts w:asciiTheme="minorHAnsi" w:eastAsia="Calibri" w:hAnsiTheme="minorHAnsi"/>
                <w:sz w:val="20"/>
              </w:rPr>
              <w:t>*Addition &gt; 700 to ≤ 1,000 ft2 then display this section but entry is optional, else display the section header and standard “This Section Does Not Apply” message&gt;&gt;</w:t>
            </w:r>
          </w:p>
        </w:tc>
      </w:tr>
      <w:tr w:rsidR="00C3457A" w:rsidRPr="003E3A17" w14:paraId="15480AF7" w14:textId="77777777" w:rsidTr="00C3457A">
        <w:trPr>
          <w:trHeight w:val="210"/>
        </w:trPr>
        <w:tc>
          <w:tcPr>
            <w:tcW w:w="738" w:type="dxa"/>
            <w:tcBorders>
              <w:left w:val="single" w:sz="4" w:space="0" w:color="auto"/>
            </w:tcBorders>
            <w:shd w:val="clear" w:color="auto" w:fill="auto"/>
            <w:vAlign w:val="bottom"/>
          </w:tcPr>
          <w:p w14:paraId="15480AEC" w14:textId="77777777" w:rsidR="00C3457A" w:rsidRPr="003E3A17" w:rsidRDefault="00C3457A" w:rsidP="00C62F33">
            <w:pPr>
              <w:keepNext/>
              <w:jc w:val="center"/>
              <w:rPr>
                <w:rFonts w:ascii="Calibri" w:hAnsi="Calibri"/>
                <w:sz w:val="18"/>
                <w:szCs w:val="18"/>
              </w:rPr>
            </w:pPr>
            <w:r>
              <w:rPr>
                <w:rFonts w:ascii="Calibri" w:hAnsi="Calibri"/>
                <w:sz w:val="18"/>
                <w:szCs w:val="18"/>
              </w:rPr>
              <w:t>0</w:t>
            </w:r>
            <w:r w:rsidRPr="003E3A17">
              <w:rPr>
                <w:rFonts w:ascii="Calibri" w:hAnsi="Calibri"/>
                <w:sz w:val="18"/>
                <w:szCs w:val="18"/>
              </w:rPr>
              <w:t>1</w:t>
            </w:r>
          </w:p>
        </w:tc>
        <w:tc>
          <w:tcPr>
            <w:tcW w:w="720" w:type="dxa"/>
            <w:tcBorders>
              <w:bottom w:val="single" w:sz="4" w:space="0" w:color="auto"/>
            </w:tcBorders>
            <w:shd w:val="clear" w:color="auto" w:fill="auto"/>
            <w:vAlign w:val="bottom"/>
          </w:tcPr>
          <w:p w14:paraId="15480AED" w14:textId="77777777" w:rsidR="00C3457A" w:rsidRPr="003E3A17" w:rsidRDefault="00C3457A" w:rsidP="00C62F33">
            <w:pPr>
              <w:keepNext/>
              <w:jc w:val="center"/>
              <w:rPr>
                <w:rFonts w:ascii="Calibri" w:hAnsi="Calibri"/>
                <w:sz w:val="18"/>
                <w:szCs w:val="18"/>
              </w:rPr>
            </w:pPr>
            <w:r>
              <w:rPr>
                <w:rFonts w:ascii="Calibri" w:hAnsi="Calibri"/>
                <w:sz w:val="18"/>
                <w:szCs w:val="18"/>
              </w:rPr>
              <w:t>0</w:t>
            </w:r>
            <w:r w:rsidRPr="003E3A17">
              <w:rPr>
                <w:rFonts w:ascii="Calibri" w:hAnsi="Calibri"/>
                <w:sz w:val="18"/>
                <w:szCs w:val="18"/>
              </w:rPr>
              <w:t>2</w:t>
            </w:r>
          </w:p>
        </w:tc>
        <w:tc>
          <w:tcPr>
            <w:tcW w:w="1432" w:type="dxa"/>
            <w:shd w:val="clear" w:color="auto" w:fill="auto"/>
            <w:vAlign w:val="bottom"/>
          </w:tcPr>
          <w:p w14:paraId="15480AEE" w14:textId="77777777" w:rsidR="00C3457A" w:rsidRPr="003E3A17" w:rsidRDefault="00C3457A" w:rsidP="00C62F33">
            <w:pPr>
              <w:keepNext/>
              <w:jc w:val="center"/>
              <w:rPr>
                <w:rFonts w:ascii="Calibri" w:hAnsi="Calibri"/>
                <w:sz w:val="18"/>
                <w:szCs w:val="18"/>
              </w:rPr>
            </w:pPr>
            <w:r>
              <w:rPr>
                <w:rFonts w:ascii="Calibri" w:hAnsi="Calibri"/>
                <w:sz w:val="18"/>
                <w:szCs w:val="18"/>
              </w:rPr>
              <w:t>0</w:t>
            </w:r>
            <w:r w:rsidRPr="003E3A17">
              <w:rPr>
                <w:rFonts w:ascii="Calibri" w:hAnsi="Calibri"/>
                <w:sz w:val="18"/>
                <w:szCs w:val="18"/>
              </w:rPr>
              <w:t>3</w:t>
            </w:r>
          </w:p>
        </w:tc>
        <w:tc>
          <w:tcPr>
            <w:tcW w:w="1156" w:type="dxa"/>
            <w:shd w:val="clear" w:color="auto" w:fill="auto"/>
            <w:vAlign w:val="bottom"/>
          </w:tcPr>
          <w:p w14:paraId="15480AEF" w14:textId="77777777" w:rsidR="00C3457A" w:rsidRPr="003E3A17" w:rsidRDefault="00C3457A" w:rsidP="00C62F33">
            <w:pPr>
              <w:keepNext/>
              <w:jc w:val="center"/>
              <w:rPr>
                <w:rFonts w:ascii="Calibri" w:hAnsi="Calibri"/>
                <w:sz w:val="18"/>
                <w:szCs w:val="18"/>
              </w:rPr>
            </w:pPr>
            <w:r>
              <w:rPr>
                <w:rFonts w:ascii="Calibri" w:hAnsi="Calibri"/>
                <w:sz w:val="18"/>
                <w:szCs w:val="18"/>
              </w:rPr>
              <w:t>0</w:t>
            </w:r>
            <w:r w:rsidRPr="003E3A17">
              <w:rPr>
                <w:rFonts w:ascii="Calibri" w:hAnsi="Calibri"/>
                <w:sz w:val="18"/>
                <w:szCs w:val="18"/>
              </w:rPr>
              <w:t>4</w:t>
            </w:r>
          </w:p>
        </w:tc>
        <w:tc>
          <w:tcPr>
            <w:tcW w:w="967" w:type="dxa"/>
            <w:shd w:val="clear" w:color="auto" w:fill="auto"/>
            <w:vAlign w:val="bottom"/>
          </w:tcPr>
          <w:p w14:paraId="15480AF0" w14:textId="77777777" w:rsidR="00C3457A" w:rsidRPr="003E3A17" w:rsidRDefault="00C3457A" w:rsidP="00C62F33">
            <w:pPr>
              <w:keepNext/>
              <w:jc w:val="center"/>
              <w:rPr>
                <w:rFonts w:ascii="Calibri" w:hAnsi="Calibri"/>
                <w:sz w:val="18"/>
                <w:szCs w:val="18"/>
              </w:rPr>
            </w:pPr>
            <w:r>
              <w:rPr>
                <w:rFonts w:ascii="Calibri" w:hAnsi="Calibri"/>
                <w:sz w:val="18"/>
                <w:szCs w:val="18"/>
              </w:rPr>
              <w:t>0</w:t>
            </w:r>
            <w:r w:rsidRPr="003E3A17">
              <w:rPr>
                <w:rFonts w:ascii="Calibri" w:hAnsi="Calibri"/>
                <w:sz w:val="18"/>
                <w:szCs w:val="18"/>
              </w:rPr>
              <w:t>5</w:t>
            </w:r>
          </w:p>
        </w:tc>
        <w:tc>
          <w:tcPr>
            <w:tcW w:w="1036" w:type="dxa"/>
          </w:tcPr>
          <w:p w14:paraId="43A84E72" w14:textId="3D23831B" w:rsidR="00C3457A" w:rsidRDefault="00C3457A" w:rsidP="00C62F33">
            <w:pPr>
              <w:keepNext/>
              <w:jc w:val="center"/>
              <w:rPr>
                <w:rFonts w:ascii="Calibri" w:hAnsi="Calibri"/>
                <w:sz w:val="18"/>
                <w:szCs w:val="18"/>
              </w:rPr>
            </w:pPr>
            <w:r>
              <w:rPr>
                <w:rFonts w:ascii="Calibri" w:hAnsi="Calibri"/>
                <w:sz w:val="18"/>
                <w:szCs w:val="18"/>
              </w:rPr>
              <w:t>06</w:t>
            </w:r>
          </w:p>
        </w:tc>
        <w:tc>
          <w:tcPr>
            <w:tcW w:w="1734" w:type="dxa"/>
            <w:gridSpan w:val="2"/>
            <w:shd w:val="clear" w:color="auto" w:fill="auto"/>
            <w:vAlign w:val="bottom"/>
          </w:tcPr>
          <w:p w14:paraId="15480AF1" w14:textId="02A2EFB4" w:rsidR="00C3457A" w:rsidRPr="003E3A17" w:rsidRDefault="00C3457A" w:rsidP="00C62F33">
            <w:pPr>
              <w:keepNext/>
              <w:jc w:val="center"/>
              <w:rPr>
                <w:rFonts w:ascii="Calibri" w:hAnsi="Calibri"/>
                <w:sz w:val="18"/>
                <w:szCs w:val="18"/>
              </w:rPr>
            </w:pPr>
            <w:r>
              <w:rPr>
                <w:rFonts w:ascii="Calibri" w:hAnsi="Calibri"/>
                <w:sz w:val="18"/>
                <w:szCs w:val="18"/>
              </w:rPr>
              <w:t>07</w:t>
            </w:r>
          </w:p>
        </w:tc>
        <w:tc>
          <w:tcPr>
            <w:tcW w:w="1734" w:type="dxa"/>
            <w:gridSpan w:val="2"/>
            <w:shd w:val="clear" w:color="auto" w:fill="auto"/>
            <w:vAlign w:val="bottom"/>
          </w:tcPr>
          <w:p w14:paraId="15480AF2" w14:textId="3FD29106" w:rsidR="00C3457A" w:rsidRPr="003E3A17" w:rsidRDefault="00C3457A" w:rsidP="00C62F33">
            <w:pPr>
              <w:keepNext/>
              <w:jc w:val="center"/>
              <w:rPr>
                <w:rFonts w:ascii="Calibri" w:hAnsi="Calibri"/>
                <w:sz w:val="18"/>
                <w:szCs w:val="18"/>
              </w:rPr>
            </w:pPr>
            <w:r>
              <w:rPr>
                <w:rFonts w:ascii="Calibri" w:hAnsi="Calibri"/>
                <w:sz w:val="18"/>
                <w:szCs w:val="18"/>
              </w:rPr>
              <w:t>08</w:t>
            </w:r>
          </w:p>
        </w:tc>
        <w:tc>
          <w:tcPr>
            <w:tcW w:w="694" w:type="dxa"/>
            <w:shd w:val="clear" w:color="auto" w:fill="auto"/>
            <w:vAlign w:val="bottom"/>
          </w:tcPr>
          <w:p w14:paraId="15480AF3" w14:textId="0C127BB6" w:rsidR="00C3457A" w:rsidRPr="003E3A17" w:rsidDel="00662B11" w:rsidRDefault="00C3457A" w:rsidP="00C62F33">
            <w:pPr>
              <w:keepNext/>
              <w:jc w:val="center"/>
              <w:rPr>
                <w:rFonts w:ascii="Calibri" w:hAnsi="Calibri"/>
                <w:sz w:val="18"/>
                <w:szCs w:val="18"/>
              </w:rPr>
            </w:pPr>
            <w:r>
              <w:rPr>
                <w:rFonts w:ascii="Calibri" w:hAnsi="Calibri"/>
                <w:sz w:val="18"/>
                <w:szCs w:val="18"/>
              </w:rPr>
              <w:t>09</w:t>
            </w:r>
          </w:p>
        </w:tc>
        <w:tc>
          <w:tcPr>
            <w:tcW w:w="694" w:type="dxa"/>
            <w:shd w:val="clear" w:color="auto" w:fill="auto"/>
            <w:vAlign w:val="bottom"/>
          </w:tcPr>
          <w:p w14:paraId="15480AF4" w14:textId="3C20A825" w:rsidR="00C3457A" w:rsidRPr="003E3A17" w:rsidRDefault="00C3457A" w:rsidP="00C62F33">
            <w:pPr>
              <w:keepNext/>
              <w:jc w:val="center"/>
              <w:rPr>
                <w:rFonts w:ascii="Calibri" w:hAnsi="Calibri"/>
                <w:sz w:val="18"/>
                <w:szCs w:val="18"/>
              </w:rPr>
            </w:pPr>
            <w:r>
              <w:rPr>
                <w:rFonts w:ascii="Calibri" w:hAnsi="Calibri"/>
                <w:sz w:val="18"/>
                <w:szCs w:val="18"/>
              </w:rPr>
              <w:t>10</w:t>
            </w:r>
          </w:p>
        </w:tc>
        <w:tc>
          <w:tcPr>
            <w:tcW w:w="1820" w:type="dxa"/>
            <w:gridSpan w:val="2"/>
            <w:shd w:val="clear" w:color="auto" w:fill="auto"/>
            <w:vAlign w:val="bottom"/>
          </w:tcPr>
          <w:p w14:paraId="15480AF5" w14:textId="4BDF61AB" w:rsidR="00C3457A" w:rsidRPr="003E3A17" w:rsidRDefault="00C3457A" w:rsidP="00C62F33">
            <w:pPr>
              <w:keepNext/>
              <w:jc w:val="center"/>
              <w:rPr>
                <w:rFonts w:ascii="Calibri" w:hAnsi="Calibri"/>
                <w:sz w:val="18"/>
                <w:szCs w:val="18"/>
              </w:rPr>
            </w:pPr>
            <w:r>
              <w:rPr>
                <w:rFonts w:ascii="Calibri" w:hAnsi="Calibri"/>
                <w:sz w:val="18"/>
                <w:szCs w:val="18"/>
              </w:rPr>
              <w:t>11</w:t>
            </w:r>
          </w:p>
        </w:tc>
        <w:tc>
          <w:tcPr>
            <w:tcW w:w="1897" w:type="dxa"/>
            <w:gridSpan w:val="2"/>
            <w:tcBorders>
              <w:right w:val="single" w:sz="4" w:space="0" w:color="auto"/>
            </w:tcBorders>
            <w:shd w:val="clear" w:color="auto" w:fill="auto"/>
            <w:vAlign w:val="bottom"/>
          </w:tcPr>
          <w:p w14:paraId="15480AF6" w14:textId="53B2A8DF" w:rsidR="00C3457A" w:rsidRPr="003E3A17" w:rsidRDefault="00C3457A" w:rsidP="00C62F33">
            <w:pPr>
              <w:keepNext/>
              <w:jc w:val="center"/>
              <w:rPr>
                <w:rFonts w:ascii="Calibri" w:hAnsi="Calibri"/>
                <w:sz w:val="18"/>
                <w:szCs w:val="18"/>
              </w:rPr>
            </w:pPr>
            <w:r>
              <w:rPr>
                <w:rFonts w:ascii="Calibri" w:hAnsi="Calibri"/>
                <w:sz w:val="18"/>
                <w:szCs w:val="18"/>
              </w:rPr>
              <w:t>12</w:t>
            </w:r>
          </w:p>
        </w:tc>
      </w:tr>
      <w:tr w:rsidR="00C3457A" w:rsidRPr="003E3A17" w14:paraId="15480AFF" w14:textId="77777777" w:rsidTr="00C3457A">
        <w:trPr>
          <w:trHeight w:val="242"/>
        </w:trPr>
        <w:tc>
          <w:tcPr>
            <w:tcW w:w="738" w:type="dxa"/>
            <w:vMerge w:val="restart"/>
            <w:tcBorders>
              <w:left w:val="single" w:sz="4" w:space="0" w:color="auto"/>
              <w:right w:val="single" w:sz="4" w:space="0" w:color="auto"/>
            </w:tcBorders>
            <w:shd w:val="clear" w:color="auto" w:fill="auto"/>
            <w:vAlign w:val="bottom"/>
          </w:tcPr>
          <w:p w14:paraId="15480AF8" w14:textId="77777777" w:rsidR="00C3457A" w:rsidRPr="003E3A17" w:rsidRDefault="00C3457A" w:rsidP="00C62F33">
            <w:pPr>
              <w:keepNext/>
              <w:jc w:val="center"/>
              <w:rPr>
                <w:rFonts w:ascii="Calibri" w:hAnsi="Calibri"/>
                <w:sz w:val="18"/>
                <w:szCs w:val="18"/>
              </w:rPr>
            </w:pPr>
            <w:r w:rsidRPr="003E3A17">
              <w:rPr>
                <w:rFonts w:ascii="Calibri" w:hAnsi="Calibri"/>
                <w:sz w:val="18"/>
                <w:szCs w:val="18"/>
              </w:rPr>
              <w:t>Tag/ID</w:t>
            </w:r>
          </w:p>
        </w:tc>
        <w:tc>
          <w:tcPr>
            <w:tcW w:w="720" w:type="dxa"/>
            <w:vMerge w:val="restart"/>
            <w:tcBorders>
              <w:left w:val="single" w:sz="4" w:space="0" w:color="auto"/>
              <w:right w:val="single" w:sz="4" w:space="0" w:color="auto"/>
            </w:tcBorders>
            <w:shd w:val="clear" w:color="auto" w:fill="auto"/>
            <w:vAlign w:val="bottom"/>
          </w:tcPr>
          <w:p w14:paraId="15480AF9" w14:textId="77777777" w:rsidR="00C3457A" w:rsidRPr="003E3A17" w:rsidRDefault="00C3457A" w:rsidP="00C62F33">
            <w:pPr>
              <w:keepNext/>
              <w:jc w:val="center"/>
              <w:rPr>
                <w:rFonts w:ascii="Calibri" w:hAnsi="Calibri"/>
                <w:sz w:val="18"/>
                <w:szCs w:val="18"/>
              </w:rPr>
            </w:pPr>
            <w:r w:rsidRPr="003E3A17">
              <w:rPr>
                <w:rFonts w:ascii="Calibri" w:hAnsi="Calibri"/>
                <w:sz w:val="18"/>
                <w:szCs w:val="18"/>
              </w:rPr>
              <w:t>Walls Above Grade</w:t>
            </w:r>
          </w:p>
        </w:tc>
        <w:tc>
          <w:tcPr>
            <w:tcW w:w="1432" w:type="dxa"/>
            <w:vMerge w:val="restart"/>
            <w:tcBorders>
              <w:left w:val="single" w:sz="4" w:space="0" w:color="auto"/>
              <w:right w:val="single" w:sz="4" w:space="0" w:color="auto"/>
            </w:tcBorders>
            <w:shd w:val="clear" w:color="auto" w:fill="auto"/>
            <w:vAlign w:val="bottom"/>
          </w:tcPr>
          <w:p w14:paraId="15480AFA" w14:textId="77777777" w:rsidR="00C3457A" w:rsidRPr="003E3A17" w:rsidRDefault="00C3457A" w:rsidP="00C62F33">
            <w:pPr>
              <w:keepNext/>
              <w:jc w:val="center"/>
              <w:rPr>
                <w:rFonts w:ascii="Calibri" w:hAnsi="Calibri"/>
                <w:sz w:val="18"/>
                <w:szCs w:val="18"/>
              </w:rPr>
            </w:pPr>
            <w:r w:rsidRPr="003E3A17">
              <w:rPr>
                <w:rFonts w:ascii="Calibri" w:hAnsi="Calibri"/>
                <w:sz w:val="18"/>
                <w:szCs w:val="18"/>
              </w:rPr>
              <w:t>Mass Type</w:t>
            </w:r>
          </w:p>
        </w:tc>
        <w:tc>
          <w:tcPr>
            <w:tcW w:w="1156" w:type="dxa"/>
            <w:vMerge w:val="restart"/>
            <w:tcBorders>
              <w:left w:val="single" w:sz="4" w:space="0" w:color="auto"/>
              <w:right w:val="single" w:sz="4" w:space="0" w:color="auto"/>
            </w:tcBorders>
            <w:shd w:val="clear" w:color="auto" w:fill="auto"/>
            <w:vAlign w:val="bottom"/>
          </w:tcPr>
          <w:p w14:paraId="15480AFB" w14:textId="77777777" w:rsidR="00C3457A" w:rsidRPr="003E3A17" w:rsidRDefault="00C3457A" w:rsidP="00C62F33">
            <w:pPr>
              <w:keepNext/>
              <w:jc w:val="center"/>
              <w:rPr>
                <w:rFonts w:ascii="Calibri" w:hAnsi="Calibri"/>
                <w:sz w:val="18"/>
                <w:szCs w:val="18"/>
              </w:rPr>
            </w:pPr>
            <w:r w:rsidRPr="003E3A17">
              <w:rPr>
                <w:rFonts w:ascii="Calibri" w:hAnsi="Calibri"/>
                <w:sz w:val="18"/>
                <w:szCs w:val="18"/>
              </w:rPr>
              <w:t>Mass Thickness (inches)</w:t>
            </w:r>
          </w:p>
        </w:tc>
        <w:tc>
          <w:tcPr>
            <w:tcW w:w="967" w:type="dxa"/>
            <w:vMerge w:val="restart"/>
            <w:tcBorders>
              <w:left w:val="single" w:sz="4" w:space="0" w:color="auto"/>
            </w:tcBorders>
            <w:shd w:val="clear" w:color="auto" w:fill="auto"/>
            <w:vAlign w:val="bottom"/>
          </w:tcPr>
          <w:p w14:paraId="15480AFC" w14:textId="262CE5D1" w:rsidR="00C3457A" w:rsidRPr="003E3A17" w:rsidRDefault="00C3457A" w:rsidP="00C62F33">
            <w:pPr>
              <w:keepNext/>
              <w:jc w:val="center"/>
              <w:rPr>
                <w:rFonts w:ascii="Calibri" w:hAnsi="Calibri"/>
                <w:sz w:val="18"/>
                <w:szCs w:val="18"/>
              </w:rPr>
            </w:pPr>
            <w:r>
              <w:rPr>
                <w:rFonts w:ascii="Calibri" w:hAnsi="Calibri"/>
                <w:sz w:val="18"/>
                <w:szCs w:val="18"/>
              </w:rPr>
              <w:t xml:space="preserve">Interior </w:t>
            </w:r>
            <w:r w:rsidRPr="003E3A17">
              <w:rPr>
                <w:rFonts w:ascii="Calibri" w:hAnsi="Calibri"/>
                <w:sz w:val="18"/>
                <w:szCs w:val="18"/>
              </w:rPr>
              <w:t>Furring Strip Thickness (inches)</w:t>
            </w:r>
          </w:p>
        </w:tc>
        <w:tc>
          <w:tcPr>
            <w:tcW w:w="1036" w:type="dxa"/>
            <w:vMerge w:val="restart"/>
            <w:vAlign w:val="bottom"/>
          </w:tcPr>
          <w:p w14:paraId="7AB56E90" w14:textId="7C53FD26" w:rsidR="00C3457A" w:rsidRPr="00C3457A" w:rsidRDefault="00C3457A" w:rsidP="00C3457A">
            <w:pPr>
              <w:keepNext/>
              <w:jc w:val="center"/>
              <w:rPr>
                <w:rFonts w:ascii="Calibri" w:hAnsi="Calibri"/>
                <w:sz w:val="18"/>
                <w:szCs w:val="18"/>
              </w:rPr>
            </w:pPr>
            <w:r>
              <w:rPr>
                <w:rFonts w:ascii="Calibri" w:hAnsi="Calibri"/>
                <w:sz w:val="18"/>
                <w:szCs w:val="18"/>
              </w:rPr>
              <w:t>Exterior Furring Strip Thickness (inches)</w:t>
            </w:r>
          </w:p>
        </w:tc>
        <w:tc>
          <w:tcPr>
            <w:tcW w:w="4856" w:type="dxa"/>
            <w:gridSpan w:val="6"/>
            <w:shd w:val="clear" w:color="auto" w:fill="auto"/>
            <w:vAlign w:val="bottom"/>
          </w:tcPr>
          <w:p w14:paraId="15480AFD" w14:textId="2AD64F85" w:rsidR="00C3457A" w:rsidRPr="00E77A45" w:rsidRDefault="00C3457A" w:rsidP="00C62F33">
            <w:pPr>
              <w:keepNext/>
              <w:jc w:val="center"/>
              <w:rPr>
                <w:rFonts w:ascii="Calibri" w:hAnsi="Calibri"/>
                <w:b/>
                <w:sz w:val="18"/>
                <w:szCs w:val="18"/>
              </w:rPr>
            </w:pPr>
            <w:r w:rsidRPr="00E77A45">
              <w:rPr>
                <w:rFonts w:ascii="Calibri" w:hAnsi="Calibri"/>
                <w:b/>
                <w:sz w:val="18"/>
                <w:szCs w:val="18"/>
              </w:rPr>
              <w:t>Proposed</w:t>
            </w:r>
          </w:p>
        </w:tc>
        <w:tc>
          <w:tcPr>
            <w:tcW w:w="3717" w:type="dxa"/>
            <w:gridSpan w:val="4"/>
            <w:tcBorders>
              <w:right w:val="single" w:sz="4" w:space="0" w:color="auto"/>
            </w:tcBorders>
            <w:shd w:val="clear" w:color="auto" w:fill="auto"/>
            <w:vAlign w:val="bottom"/>
          </w:tcPr>
          <w:p w14:paraId="15480AFE" w14:textId="77777777" w:rsidR="00C3457A" w:rsidRPr="00E77A45" w:rsidRDefault="00C3457A" w:rsidP="00C62F33">
            <w:pPr>
              <w:keepNext/>
              <w:jc w:val="center"/>
              <w:rPr>
                <w:rFonts w:ascii="Calibri" w:hAnsi="Calibri"/>
                <w:b/>
                <w:sz w:val="18"/>
                <w:szCs w:val="18"/>
              </w:rPr>
            </w:pPr>
            <w:r w:rsidRPr="00E77A45">
              <w:rPr>
                <w:rFonts w:ascii="Calibri" w:hAnsi="Calibri"/>
                <w:b/>
                <w:sz w:val="18"/>
                <w:szCs w:val="18"/>
              </w:rPr>
              <w:t>Required</w:t>
            </w:r>
            <w:r w:rsidRPr="00E77A45" w:rsidDel="0057479D">
              <w:rPr>
                <w:rFonts w:ascii="Calibri" w:hAnsi="Calibri"/>
                <w:b/>
                <w:sz w:val="18"/>
                <w:szCs w:val="18"/>
              </w:rPr>
              <w:t xml:space="preserve"> </w:t>
            </w:r>
          </w:p>
        </w:tc>
      </w:tr>
      <w:tr w:rsidR="00C3457A" w:rsidRPr="003E3A17" w14:paraId="15480B0B" w14:textId="77777777" w:rsidTr="00C3457A">
        <w:trPr>
          <w:trHeight w:val="362"/>
        </w:trPr>
        <w:tc>
          <w:tcPr>
            <w:tcW w:w="738" w:type="dxa"/>
            <w:vMerge/>
            <w:tcBorders>
              <w:left w:val="single" w:sz="4" w:space="0" w:color="auto"/>
              <w:right w:val="single" w:sz="4" w:space="0" w:color="auto"/>
            </w:tcBorders>
            <w:shd w:val="clear" w:color="auto" w:fill="auto"/>
            <w:vAlign w:val="bottom"/>
          </w:tcPr>
          <w:p w14:paraId="15480B00" w14:textId="77777777" w:rsidR="00C3457A" w:rsidRPr="003E3A17" w:rsidRDefault="00C3457A" w:rsidP="00C62F33">
            <w:pPr>
              <w:keepNext/>
              <w:jc w:val="center"/>
              <w:rPr>
                <w:rFonts w:ascii="Calibri" w:hAnsi="Calibri"/>
                <w:sz w:val="18"/>
                <w:szCs w:val="18"/>
              </w:rPr>
            </w:pPr>
          </w:p>
        </w:tc>
        <w:tc>
          <w:tcPr>
            <w:tcW w:w="720" w:type="dxa"/>
            <w:vMerge/>
            <w:tcBorders>
              <w:left w:val="single" w:sz="4" w:space="0" w:color="auto"/>
              <w:right w:val="single" w:sz="4" w:space="0" w:color="auto"/>
            </w:tcBorders>
            <w:shd w:val="clear" w:color="auto" w:fill="auto"/>
            <w:vAlign w:val="bottom"/>
          </w:tcPr>
          <w:p w14:paraId="15480B01" w14:textId="77777777" w:rsidR="00C3457A" w:rsidRPr="003E3A17" w:rsidRDefault="00C3457A" w:rsidP="00C62F33">
            <w:pPr>
              <w:keepNext/>
              <w:jc w:val="center"/>
              <w:rPr>
                <w:rFonts w:ascii="Calibri" w:hAnsi="Calibri"/>
                <w:sz w:val="18"/>
                <w:szCs w:val="18"/>
              </w:rPr>
            </w:pPr>
          </w:p>
        </w:tc>
        <w:tc>
          <w:tcPr>
            <w:tcW w:w="1432" w:type="dxa"/>
            <w:vMerge/>
            <w:tcBorders>
              <w:left w:val="single" w:sz="4" w:space="0" w:color="auto"/>
              <w:right w:val="single" w:sz="4" w:space="0" w:color="auto"/>
            </w:tcBorders>
            <w:shd w:val="clear" w:color="auto" w:fill="auto"/>
            <w:vAlign w:val="bottom"/>
          </w:tcPr>
          <w:p w14:paraId="15480B02" w14:textId="77777777" w:rsidR="00C3457A" w:rsidRPr="003E3A17" w:rsidRDefault="00C3457A" w:rsidP="00C62F33">
            <w:pPr>
              <w:keepNext/>
              <w:jc w:val="center"/>
              <w:rPr>
                <w:rFonts w:ascii="Calibri" w:hAnsi="Calibri"/>
                <w:sz w:val="18"/>
                <w:szCs w:val="18"/>
              </w:rPr>
            </w:pPr>
          </w:p>
        </w:tc>
        <w:tc>
          <w:tcPr>
            <w:tcW w:w="1156" w:type="dxa"/>
            <w:vMerge/>
            <w:tcBorders>
              <w:left w:val="single" w:sz="4" w:space="0" w:color="auto"/>
              <w:right w:val="single" w:sz="4" w:space="0" w:color="auto"/>
            </w:tcBorders>
            <w:shd w:val="clear" w:color="auto" w:fill="auto"/>
            <w:vAlign w:val="bottom"/>
          </w:tcPr>
          <w:p w14:paraId="15480B03" w14:textId="77777777" w:rsidR="00C3457A" w:rsidRPr="003E3A17" w:rsidRDefault="00C3457A" w:rsidP="00C62F33">
            <w:pPr>
              <w:keepNext/>
              <w:jc w:val="center"/>
              <w:rPr>
                <w:rFonts w:ascii="Calibri" w:hAnsi="Calibri"/>
                <w:sz w:val="18"/>
                <w:szCs w:val="18"/>
              </w:rPr>
            </w:pPr>
          </w:p>
        </w:tc>
        <w:tc>
          <w:tcPr>
            <w:tcW w:w="967" w:type="dxa"/>
            <w:vMerge/>
            <w:tcBorders>
              <w:left w:val="single" w:sz="4" w:space="0" w:color="auto"/>
            </w:tcBorders>
            <w:shd w:val="clear" w:color="auto" w:fill="auto"/>
            <w:vAlign w:val="bottom"/>
          </w:tcPr>
          <w:p w14:paraId="15480B04" w14:textId="77777777" w:rsidR="00C3457A" w:rsidRPr="003E3A17" w:rsidRDefault="00C3457A" w:rsidP="00C62F33">
            <w:pPr>
              <w:keepNext/>
              <w:jc w:val="center"/>
              <w:rPr>
                <w:rFonts w:ascii="Calibri" w:hAnsi="Calibri"/>
                <w:sz w:val="18"/>
                <w:szCs w:val="18"/>
              </w:rPr>
            </w:pPr>
          </w:p>
        </w:tc>
        <w:tc>
          <w:tcPr>
            <w:tcW w:w="1036" w:type="dxa"/>
            <w:vMerge/>
          </w:tcPr>
          <w:p w14:paraId="76E149A5" w14:textId="77777777" w:rsidR="00C3457A" w:rsidRPr="003E3A17" w:rsidRDefault="00C3457A" w:rsidP="00C62F33">
            <w:pPr>
              <w:keepNext/>
              <w:jc w:val="center"/>
              <w:rPr>
                <w:rFonts w:ascii="Calibri" w:hAnsi="Calibri"/>
                <w:sz w:val="18"/>
                <w:szCs w:val="18"/>
              </w:rPr>
            </w:pPr>
          </w:p>
        </w:tc>
        <w:tc>
          <w:tcPr>
            <w:tcW w:w="1734" w:type="dxa"/>
            <w:gridSpan w:val="2"/>
            <w:shd w:val="clear" w:color="auto" w:fill="auto"/>
            <w:vAlign w:val="center"/>
          </w:tcPr>
          <w:p w14:paraId="15480B05" w14:textId="1D5F94EF" w:rsidR="00C3457A" w:rsidRPr="003E3A17" w:rsidRDefault="00C3457A" w:rsidP="00C62F33">
            <w:pPr>
              <w:keepNext/>
              <w:jc w:val="center"/>
              <w:rPr>
                <w:rFonts w:ascii="Calibri" w:hAnsi="Calibri"/>
                <w:sz w:val="18"/>
                <w:szCs w:val="18"/>
              </w:rPr>
            </w:pPr>
            <w:r w:rsidRPr="003E3A17">
              <w:rPr>
                <w:rFonts w:ascii="Calibri" w:hAnsi="Calibri"/>
                <w:sz w:val="18"/>
                <w:szCs w:val="18"/>
              </w:rPr>
              <w:t>Interior Insulation</w:t>
            </w:r>
          </w:p>
        </w:tc>
        <w:tc>
          <w:tcPr>
            <w:tcW w:w="1734" w:type="dxa"/>
            <w:gridSpan w:val="2"/>
            <w:shd w:val="clear" w:color="auto" w:fill="auto"/>
            <w:vAlign w:val="center"/>
          </w:tcPr>
          <w:p w14:paraId="15480B06" w14:textId="77777777" w:rsidR="00C3457A" w:rsidRPr="003E3A17" w:rsidRDefault="00C3457A" w:rsidP="00C62F33">
            <w:pPr>
              <w:keepNext/>
              <w:jc w:val="center"/>
              <w:rPr>
                <w:rFonts w:ascii="Calibri" w:hAnsi="Calibri"/>
                <w:sz w:val="18"/>
                <w:szCs w:val="18"/>
              </w:rPr>
            </w:pPr>
            <w:r w:rsidRPr="003E3A17">
              <w:rPr>
                <w:rFonts w:ascii="Calibri" w:hAnsi="Calibri"/>
                <w:sz w:val="18"/>
                <w:szCs w:val="18"/>
              </w:rPr>
              <w:t>Exterior Insulation</w:t>
            </w:r>
          </w:p>
        </w:tc>
        <w:tc>
          <w:tcPr>
            <w:tcW w:w="1388" w:type="dxa"/>
            <w:gridSpan w:val="2"/>
            <w:shd w:val="clear" w:color="auto" w:fill="auto"/>
            <w:vAlign w:val="center"/>
          </w:tcPr>
          <w:p w14:paraId="15480B07" w14:textId="77777777" w:rsidR="00C3457A" w:rsidRDefault="00C3457A" w:rsidP="00C62F33">
            <w:pPr>
              <w:keepNext/>
              <w:jc w:val="center"/>
              <w:rPr>
                <w:rFonts w:ascii="Calibri" w:hAnsi="Calibri"/>
                <w:sz w:val="18"/>
                <w:szCs w:val="18"/>
              </w:rPr>
            </w:pPr>
          </w:p>
          <w:p w14:paraId="15480B08" w14:textId="77777777" w:rsidR="00C3457A" w:rsidRPr="003E3A17" w:rsidRDefault="00C3457A" w:rsidP="00C62F33">
            <w:pPr>
              <w:keepNext/>
              <w:jc w:val="center"/>
              <w:rPr>
                <w:rFonts w:ascii="Calibri" w:hAnsi="Calibri"/>
                <w:sz w:val="18"/>
                <w:szCs w:val="18"/>
              </w:rPr>
            </w:pPr>
            <w:r w:rsidRPr="003E3A17">
              <w:rPr>
                <w:rFonts w:ascii="Calibri" w:hAnsi="Calibri"/>
                <w:sz w:val="18"/>
                <w:szCs w:val="18"/>
              </w:rPr>
              <w:t>Appendix JA4</w:t>
            </w:r>
            <w:r>
              <w:rPr>
                <w:rFonts w:ascii="Calibri" w:hAnsi="Calibri"/>
                <w:sz w:val="18"/>
                <w:szCs w:val="18"/>
              </w:rPr>
              <w:t xml:space="preserve"> Reference</w:t>
            </w:r>
          </w:p>
        </w:tc>
        <w:tc>
          <w:tcPr>
            <w:tcW w:w="1820" w:type="dxa"/>
            <w:gridSpan w:val="2"/>
            <w:shd w:val="clear" w:color="auto" w:fill="auto"/>
            <w:vAlign w:val="center"/>
          </w:tcPr>
          <w:p w14:paraId="15480B09" w14:textId="77777777" w:rsidR="00C3457A" w:rsidRPr="003E3A17" w:rsidRDefault="00C3457A" w:rsidP="00C62F33">
            <w:pPr>
              <w:keepNext/>
              <w:jc w:val="center"/>
              <w:rPr>
                <w:rFonts w:ascii="Calibri" w:hAnsi="Calibri"/>
                <w:sz w:val="18"/>
                <w:szCs w:val="18"/>
              </w:rPr>
            </w:pPr>
            <w:r w:rsidRPr="003E3A17">
              <w:rPr>
                <w:rFonts w:ascii="Calibri" w:hAnsi="Calibri"/>
                <w:sz w:val="18"/>
                <w:szCs w:val="18"/>
              </w:rPr>
              <w:t>Interior Insulation</w:t>
            </w:r>
          </w:p>
        </w:tc>
        <w:tc>
          <w:tcPr>
            <w:tcW w:w="1897" w:type="dxa"/>
            <w:gridSpan w:val="2"/>
            <w:tcBorders>
              <w:right w:val="single" w:sz="4" w:space="0" w:color="auto"/>
            </w:tcBorders>
            <w:shd w:val="clear" w:color="auto" w:fill="auto"/>
            <w:vAlign w:val="center"/>
          </w:tcPr>
          <w:p w14:paraId="15480B0A" w14:textId="77777777" w:rsidR="00C3457A" w:rsidRPr="003E3A17" w:rsidRDefault="00C3457A" w:rsidP="00C62F33">
            <w:pPr>
              <w:keepNext/>
              <w:jc w:val="center"/>
              <w:rPr>
                <w:rFonts w:ascii="Calibri" w:hAnsi="Calibri"/>
                <w:sz w:val="18"/>
                <w:szCs w:val="18"/>
              </w:rPr>
            </w:pPr>
            <w:r w:rsidRPr="003E3A17">
              <w:rPr>
                <w:rFonts w:ascii="Calibri" w:hAnsi="Calibri"/>
                <w:sz w:val="18"/>
                <w:szCs w:val="18"/>
              </w:rPr>
              <w:t>Exterior Insulation</w:t>
            </w:r>
          </w:p>
        </w:tc>
      </w:tr>
      <w:tr w:rsidR="00C3457A" w:rsidRPr="003E3A17" w14:paraId="15480B1B" w14:textId="77777777" w:rsidTr="00C3457A">
        <w:trPr>
          <w:trHeight w:val="386"/>
        </w:trPr>
        <w:tc>
          <w:tcPr>
            <w:tcW w:w="738" w:type="dxa"/>
            <w:vMerge/>
            <w:tcBorders>
              <w:left w:val="single" w:sz="4" w:space="0" w:color="auto"/>
              <w:right w:val="single" w:sz="4" w:space="0" w:color="auto"/>
            </w:tcBorders>
            <w:shd w:val="clear" w:color="auto" w:fill="auto"/>
            <w:vAlign w:val="bottom"/>
          </w:tcPr>
          <w:p w14:paraId="15480B0C" w14:textId="77777777" w:rsidR="00C3457A" w:rsidRPr="003E3A17" w:rsidRDefault="00C3457A" w:rsidP="00C62F33">
            <w:pPr>
              <w:keepNext/>
              <w:jc w:val="center"/>
              <w:rPr>
                <w:rFonts w:ascii="Calibri" w:hAnsi="Calibri"/>
                <w:sz w:val="18"/>
                <w:szCs w:val="18"/>
              </w:rPr>
            </w:pPr>
          </w:p>
        </w:tc>
        <w:tc>
          <w:tcPr>
            <w:tcW w:w="720" w:type="dxa"/>
            <w:vMerge/>
            <w:tcBorders>
              <w:left w:val="single" w:sz="4" w:space="0" w:color="auto"/>
              <w:right w:val="single" w:sz="4" w:space="0" w:color="auto"/>
            </w:tcBorders>
            <w:shd w:val="clear" w:color="auto" w:fill="auto"/>
            <w:vAlign w:val="bottom"/>
          </w:tcPr>
          <w:p w14:paraId="15480B0D" w14:textId="77777777" w:rsidR="00C3457A" w:rsidRPr="003E3A17" w:rsidRDefault="00C3457A" w:rsidP="00C62F33">
            <w:pPr>
              <w:keepNext/>
              <w:jc w:val="center"/>
              <w:rPr>
                <w:rFonts w:ascii="Calibri" w:hAnsi="Calibri"/>
                <w:sz w:val="18"/>
                <w:szCs w:val="18"/>
              </w:rPr>
            </w:pPr>
          </w:p>
        </w:tc>
        <w:tc>
          <w:tcPr>
            <w:tcW w:w="1432" w:type="dxa"/>
            <w:vMerge/>
            <w:tcBorders>
              <w:left w:val="single" w:sz="4" w:space="0" w:color="auto"/>
              <w:right w:val="single" w:sz="4" w:space="0" w:color="auto"/>
            </w:tcBorders>
            <w:shd w:val="clear" w:color="auto" w:fill="auto"/>
            <w:vAlign w:val="bottom"/>
          </w:tcPr>
          <w:p w14:paraId="15480B0E" w14:textId="77777777" w:rsidR="00C3457A" w:rsidRPr="003E3A17" w:rsidRDefault="00C3457A" w:rsidP="00C62F33">
            <w:pPr>
              <w:keepNext/>
              <w:jc w:val="center"/>
              <w:rPr>
                <w:rFonts w:ascii="Calibri" w:hAnsi="Calibri"/>
                <w:sz w:val="18"/>
                <w:szCs w:val="18"/>
              </w:rPr>
            </w:pPr>
          </w:p>
        </w:tc>
        <w:tc>
          <w:tcPr>
            <w:tcW w:w="1156" w:type="dxa"/>
            <w:vMerge/>
            <w:tcBorders>
              <w:left w:val="single" w:sz="4" w:space="0" w:color="auto"/>
              <w:right w:val="single" w:sz="4" w:space="0" w:color="auto"/>
            </w:tcBorders>
            <w:shd w:val="clear" w:color="auto" w:fill="auto"/>
            <w:vAlign w:val="bottom"/>
          </w:tcPr>
          <w:p w14:paraId="15480B0F" w14:textId="77777777" w:rsidR="00C3457A" w:rsidRPr="003E3A17" w:rsidRDefault="00C3457A" w:rsidP="00C62F33">
            <w:pPr>
              <w:keepNext/>
              <w:jc w:val="center"/>
              <w:rPr>
                <w:rFonts w:ascii="Calibri" w:hAnsi="Calibri"/>
                <w:sz w:val="18"/>
                <w:szCs w:val="18"/>
              </w:rPr>
            </w:pPr>
          </w:p>
        </w:tc>
        <w:tc>
          <w:tcPr>
            <w:tcW w:w="967" w:type="dxa"/>
            <w:vMerge/>
            <w:tcBorders>
              <w:left w:val="single" w:sz="4" w:space="0" w:color="auto"/>
            </w:tcBorders>
            <w:shd w:val="clear" w:color="auto" w:fill="auto"/>
            <w:vAlign w:val="bottom"/>
          </w:tcPr>
          <w:p w14:paraId="15480B10" w14:textId="77777777" w:rsidR="00C3457A" w:rsidRPr="003E3A17" w:rsidRDefault="00C3457A" w:rsidP="00C62F33">
            <w:pPr>
              <w:keepNext/>
              <w:jc w:val="center"/>
              <w:rPr>
                <w:rFonts w:ascii="Calibri" w:hAnsi="Calibri"/>
                <w:sz w:val="18"/>
                <w:szCs w:val="18"/>
              </w:rPr>
            </w:pPr>
          </w:p>
        </w:tc>
        <w:tc>
          <w:tcPr>
            <w:tcW w:w="1036" w:type="dxa"/>
            <w:vMerge/>
          </w:tcPr>
          <w:p w14:paraId="327D9C5D" w14:textId="77777777" w:rsidR="00C3457A" w:rsidRPr="003E3A17" w:rsidRDefault="00C3457A" w:rsidP="00C62F33">
            <w:pPr>
              <w:keepNext/>
              <w:jc w:val="center"/>
              <w:rPr>
                <w:rFonts w:ascii="Calibri" w:hAnsi="Calibri"/>
                <w:sz w:val="18"/>
                <w:szCs w:val="18"/>
              </w:rPr>
            </w:pPr>
          </w:p>
        </w:tc>
        <w:tc>
          <w:tcPr>
            <w:tcW w:w="867" w:type="dxa"/>
            <w:shd w:val="clear" w:color="auto" w:fill="auto"/>
            <w:vAlign w:val="bottom"/>
          </w:tcPr>
          <w:p w14:paraId="15480B11" w14:textId="3BD34151" w:rsidR="00C3457A" w:rsidRPr="003E3A17" w:rsidRDefault="00C3457A" w:rsidP="00C62F33">
            <w:pPr>
              <w:keepNext/>
              <w:jc w:val="center"/>
              <w:rPr>
                <w:rFonts w:ascii="Calibri" w:hAnsi="Calibri"/>
                <w:sz w:val="18"/>
                <w:szCs w:val="18"/>
              </w:rPr>
            </w:pPr>
            <w:r w:rsidRPr="003E3A17">
              <w:rPr>
                <w:rFonts w:ascii="Calibri" w:hAnsi="Calibri"/>
                <w:sz w:val="18"/>
                <w:szCs w:val="18"/>
              </w:rPr>
              <w:t>R-value</w:t>
            </w:r>
          </w:p>
        </w:tc>
        <w:tc>
          <w:tcPr>
            <w:tcW w:w="867" w:type="dxa"/>
            <w:shd w:val="clear" w:color="auto" w:fill="auto"/>
            <w:vAlign w:val="bottom"/>
          </w:tcPr>
          <w:p w14:paraId="15480B12" w14:textId="77777777" w:rsidR="00C3457A" w:rsidRPr="003E3A17" w:rsidRDefault="00C3457A" w:rsidP="00C62F33">
            <w:pPr>
              <w:keepNext/>
              <w:jc w:val="center"/>
              <w:rPr>
                <w:rFonts w:ascii="Calibri" w:hAnsi="Calibri"/>
                <w:sz w:val="18"/>
                <w:szCs w:val="18"/>
              </w:rPr>
            </w:pPr>
            <w:r w:rsidRPr="003E3A17">
              <w:rPr>
                <w:rFonts w:ascii="Calibri" w:hAnsi="Calibri"/>
                <w:sz w:val="18"/>
                <w:szCs w:val="18"/>
              </w:rPr>
              <w:t>U-factor</w:t>
            </w:r>
          </w:p>
        </w:tc>
        <w:tc>
          <w:tcPr>
            <w:tcW w:w="867" w:type="dxa"/>
            <w:shd w:val="clear" w:color="auto" w:fill="auto"/>
            <w:vAlign w:val="bottom"/>
          </w:tcPr>
          <w:p w14:paraId="15480B13" w14:textId="77777777" w:rsidR="00C3457A" w:rsidRPr="003E3A17" w:rsidRDefault="00C3457A" w:rsidP="00C62F33">
            <w:pPr>
              <w:keepNext/>
              <w:jc w:val="center"/>
              <w:rPr>
                <w:rFonts w:ascii="Calibri" w:hAnsi="Calibri"/>
                <w:sz w:val="18"/>
                <w:szCs w:val="18"/>
              </w:rPr>
            </w:pPr>
            <w:r w:rsidRPr="003E3A17">
              <w:rPr>
                <w:rFonts w:ascii="Calibri" w:hAnsi="Calibri"/>
                <w:sz w:val="18"/>
                <w:szCs w:val="18"/>
              </w:rPr>
              <w:t>R-value</w:t>
            </w:r>
          </w:p>
        </w:tc>
        <w:tc>
          <w:tcPr>
            <w:tcW w:w="867" w:type="dxa"/>
            <w:shd w:val="clear" w:color="auto" w:fill="auto"/>
            <w:vAlign w:val="bottom"/>
          </w:tcPr>
          <w:p w14:paraId="15480B14" w14:textId="77777777" w:rsidR="00C3457A" w:rsidRPr="003E3A17" w:rsidRDefault="00C3457A" w:rsidP="00C62F33">
            <w:pPr>
              <w:keepNext/>
              <w:jc w:val="center"/>
              <w:rPr>
                <w:rFonts w:ascii="Calibri" w:hAnsi="Calibri"/>
                <w:sz w:val="18"/>
                <w:szCs w:val="18"/>
              </w:rPr>
            </w:pPr>
            <w:r w:rsidRPr="003E3A17">
              <w:rPr>
                <w:rFonts w:ascii="Calibri" w:hAnsi="Calibri"/>
                <w:sz w:val="18"/>
                <w:szCs w:val="18"/>
              </w:rPr>
              <w:t>U-factor</w:t>
            </w:r>
          </w:p>
        </w:tc>
        <w:tc>
          <w:tcPr>
            <w:tcW w:w="694" w:type="dxa"/>
            <w:shd w:val="clear" w:color="auto" w:fill="auto"/>
            <w:vAlign w:val="bottom"/>
          </w:tcPr>
          <w:p w14:paraId="15480B15" w14:textId="77777777" w:rsidR="00C3457A" w:rsidRPr="003E3A17" w:rsidRDefault="00C3457A" w:rsidP="00C62F33">
            <w:pPr>
              <w:keepNext/>
              <w:jc w:val="center"/>
              <w:rPr>
                <w:rFonts w:ascii="Calibri" w:hAnsi="Calibri"/>
                <w:sz w:val="18"/>
                <w:szCs w:val="18"/>
              </w:rPr>
            </w:pPr>
            <w:r>
              <w:rPr>
                <w:rFonts w:ascii="Calibri" w:hAnsi="Calibri"/>
                <w:sz w:val="18"/>
                <w:szCs w:val="18"/>
              </w:rPr>
              <w:t>Table</w:t>
            </w:r>
          </w:p>
        </w:tc>
        <w:tc>
          <w:tcPr>
            <w:tcW w:w="694" w:type="dxa"/>
            <w:shd w:val="clear" w:color="auto" w:fill="auto"/>
            <w:vAlign w:val="bottom"/>
          </w:tcPr>
          <w:p w14:paraId="15480B16" w14:textId="77777777" w:rsidR="00C3457A" w:rsidRPr="003E3A17" w:rsidRDefault="00C3457A" w:rsidP="00C62F33">
            <w:pPr>
              <w:keepNext/>
              <w:jc w:val="center"/>
              <w:rPr>
                <w:rFonts w:ascii="Calibri" w:hAnsi="Calibri"/>
                <w:sz w:val="18"/>
                <w:szCs w:val="18"/>
              </w:rPr>
            </w:pPr>
            <w:r>
              <w:rPr>
                <w:rFonts w:ascii="Calibri" w:hAnsi="Calibri"/>
                <w:sz w:val="18"/>
                <w:szCs w:val="18"/>
              </w:rPr>
              <w:t>Cell</w:t>
            </w:r>
          </w:p>
        </w:tc>
        <w:tc>
          <w:tcPr>
            <w:tcW w:w="953" w:type="dxa"/>
            <w:shd w:val="clear" w:color="auto" w:fill="auto"/>
            <w:vAlign w:val="bottom"/>
          </w:tcPr>
          <w:p w14:paraId="15480B17" w14:textId="77777777" w:rsidR="00C3457A" w:rsidRPr="003E3A17" w:rsidRDefault="00C3457A" w:rsidP="00C62F33">
            <w:pPr>
              <w:keepNext/>
              <w:jc w:val="center"/>
              <w:rPr>
                <w:rFonts w:ascii="Calibri" w:hAnsi="Calibri"/>
                <w:sz w:val="18"/>
                <w:szCs w:val="18"/>
              </w:rPr>
            </w:pPr>
            <w:r w:rsidRPr="003E3A17">
              <w:rPr>
                <w:rFonts w:ascii="Calibri" w:hAnsi="Calibri"/>
                <w:sz w:val="18"/>
                <w:szCs w:val="18"/>
              </w:rPr>
              <w:t>R-value</w:t>
            </w:r>
          </w:p>
        </w:tc>
        <w:tc>
          <w:tcPr>
            <w:tcW w:w="867" w:type="dxa"/>
            <w:shd w:val="clear" w:color="auto" w:fill="auto"/>
            <w:vAlign w:val="bottom"/>
          </w:tcPr>
          <w:p w14:paraId="15480B18" w14:textId="77777777" w:rsidR="00C3457A" w:rsidRPr="003E3A17" w:rsidRDefault="00C3457A" w:rsidP="00C62F33">
            <w:pPr>
              <w:keepNext/>
              <w:jc w:val="center"/>
              <w:rPr>
                <w:rFonts w:ascii="Calibri" w:hAnsi="Calibri"/>
                <w:sz w:val="18"/>
                <w:szCs w:val="18"/>
              </w:rPr>
            </w:pPr>
            <w:r w:rsidRPr="003E3A17">
              <w:rPr>
                <w:rFonts w:ascii="Calibri" w:hAnsi="Calibri"/>
                <w:sz w:val="18"/>
                <w:szCs w:val="18"/>
              </w:rPr>
              <w:t>U-factor</w:t>
            </w:r>
          </w:p>
        </w:tc>
        <w:tc>
          <w:tcPr>
            <w:tcW w:w="867" w:type="dxa"/>
            <w:shd w:val="clear" w:color="auto" w:fill="auto"/>
            <w:vAlign w:val="bottom"/>
          </w:tcPr>
          <w:p w14:paraId="15480B19" w14:textId="77777777" w:rsidR="00C3457A" w:rsidRPr="003E3A17" w:rsidRDefault="00C3457A" w:rsidP="00C62F33">
            <w:pPr>
              <w:keepNext/>
              <w:jc w:val="center"/>
              <w:rPr>
                <w:rFonts w:ascii="Calibri" w:hAnsi="Calibri"/>
                <w:sz w:val="18"/>
                <w:szCs w:val="18"/>
              </w:rPr>
            </w:pPr>
            <w:r w:rsidRPr="003E3A17">
              <w:rPr>
                <w:rFonts w:ascii="Calibri" w:hAnsi="Calibri"/>
                <w:sz w:val="18"/>
                <w:szCs w:val="18"/>
              </w:rPr>
              <w:t>R-value</w:t>
            </w:r>
          </w:p>
        </w:tc>
        <w:tc>
          <w:tcPr>
            <w:tcW w:w="1030" w:type="dxa"/>
            <w:tcBorders>
              <w:right w:val="single" w:sz="4" w:space="0" w:color="auto"/>
            </w:tcBorders>
            <w:shd w:val="clear" w:color="auto" w:fill="auto"/>
            <w:vAlign w:val="bottom"/>
          </w:tcPr>
          <w:p w14:paraId="15480B1A" w14:textId="77777777" w:rsidR="00C3457A" w:rsidRPr="003E3A17" w:rsidRDefault="00C3457A" w:rsidP="00C62F33">
            <w:pPr>
              <w:keepNext/>
              <w:jc w:val="center"/>
              <w:rPr>
                <w:rFonts w:ascii="Calibri" w:hAnsi="Calibri"/>
                <w:sz w:val="18"/>
                <w:szCs w:val="18"/>
              </w:rPr>
            </w:pPr>
            <w:r w:rsidRPr="003E3A17">
              <w:rPr>
                <w:rFonts w:ascii="Calibri" w:hAnsi="Calibri"/>
                <w:sz w:val="18"/>
                <w:szCs w:val="18"/>
              </w:rPr>
              <w:t>U-factor</w:t>
            </w:r>
          </w:p>
        </w:tc>
      </w:tr>
      <w:tr w:rsidR="00C3457A" w:rsidRPr="003E3A17" w14:paraId="15480B2B" w14:textId="77777777" w:rsidTr="009A2076">
        <w:trPr>
          <w:trHeight w:val="2190"/>
        </w:trPr>
        <w:tc>
          <w:tcPr>
            <w:tcW w:w="738" w:type="dxa"/>
            <w:tcBorders>
              <w:left w:val="single" w:sz="4" w:space="0" w:color="auto"/>
            </w:tcBorders>
            <w:shd w:val="clear" w:color="auto" w:fill="auto"/>
            <w:vAlign w:val="bottom"/>
          </w:tcPr>
          <w:p w14:paraId="15480B1C" w14:textId="77777777" w:rsidR="00C3457A" w:rsidRPr="003E3A17" w:rsidRDefault="00C3457A" w:rsidP="00C62F33">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720" w:type="dxa"/>
            <w:shd w:val="clear" w:color="auto" w:fill="auto"/>
            <w:vAlign w:val="bottom"/>
          </w:tcPr>
          <w:p w14:paraId="15480B1D" w14:textId="77777777" w:rsidR="00C3457A" w:rsidRPr="003E3A17" w:rsidRDefault="00C3457A" w:rsidP="00C62F33">
            <w:pPr>
              <w:keepNext/>
              <w:jc w:val="center"/>
              <w:rPr>
                <w:rFonts w:ascii="Calibri" w:hAnsi="Calibri"/>
                <w:sz w:val="18"/>
                <w:szCs w:val="18"/>
              </w:rPr>
            </w:pPr>
            <w:r>
              <w:rPr>
                <w:rFonts w:ascii="Calibri" w:hAnsi="Calibri"/>
                <w:sz w:val="18"/>
                <w:szCs w:val="18"/>
              </w:rPr>
              <w:t>&lt;&lt;User selects from list: Yes or No&gt;&gt;</w:t>
            </w:r>
          </w:p>
        </w:tc>
        <w:tc>
          <w:tcPr>
            <w:tcW w:w="1432" w:type="dxa"/>
            <w:shd w:val="clear" w:color="auto" w:fill="auto"/>
            <w:vAlign w:val="bottom"/>
          </w:tcPr>
          <w:p w14:paraId="15480B1E" w14:textId="77777777" w:rsidR="00C3457A" w:rsidRPr="003E3A17" w:rsidRDefault="00C3457A" w:rsidP="003A63C9">
            <w:pPr>
              <w:keepNext/>
              <w:jc w:val="center"/>
              <w:rPr>
                <w:rFonts w:ascii="Calibri" w:hAnsi="Calibri"/>
                <w:sz w:val="18"/>
                <w:szCs w:val="18"/>
              </w:rPr>
            </w:pPr>
            <w:r>
              <w:rPr>
                <w:rFonts w:ascii="Calibri" w:hAnsi="Calibri"/>
                <w:sz w:val="18"/>
                <w:szCs w:val="18"/>
              </w:rPr>
              <w:t xml:space="preserve">&lt;&lt;User selects from list: </w:t>
            </w:r>
            <w:r w:rsidRPr="00C068EC">
              <w:rPr>
                <w:rFonts w:ascii="Calibri" w:hAnsi="Calibri"/>
                <w:sz w:val="18"/>
                <w:szCs w:val="18"/>
              </w:rPr>
              <w:t xml:space="preserve">Clay Brick, Clay Hollow Unit, CMU Light Weight, CMU Medium Weight, CMU Normal Weight, Concrete or  </w:t>
            </w:r>
            <w:r w:rsidRPr="00784141">
              <w:rPr>
                <w:rFonts w:ascii="Calibri" w:hAnsi="Calibri"/>
                <w:sz w:val="18"/>
                <w:szCs w:val="18"/>
              </w:rPr>
              <w:t>Insulating Concrete Forms</w:t>
            </w:r>
            <w:r>
              <w:rPr>
                <w:rFonts w:ascii="Calibri" w:hAnsi="Calibri"/>
                <w:sz w:val="18"/>
                <w:szCs w:val="18"/>
              </w:rPr>
              <w:t>&gt;&gt;</w:t>
            </w:r>
          </w:p>
        </w:tc>
        <w:tc>
          <w:tcPr>
            <w:tcW w:w="1156" w:type="dxa"/>
            <w:shd w:val="clear" w:color="auto" w:fill="auto"/>
            <w:vAlign w:val="bottom"/>
          </w:tcPr>
          <w:p w14:paraId="15480B1F" w14:textId="77777777" w:rsidR="00C3457A" w:rsidRPr="003E3A17" w:rsidRDefault="00C3457A" w:rsidP="00CC2F8D">
            <w:pPr>
              <w:keepNext/>
              <w:jc w:val="center"/>
              <w:rPr>
                <w:rFonts w:ascii="Calibri" w:hAnsi="Calibri"/>
                <w:sz w:val="18"/>
                <w:szCs w:val="18"/>
              </w:rPr>
            </w:pPr>
            <w:r w:rsidRPr="00DC5AE5">
              <w:rPr>
                <w:rFonts w:ascii="Calibri" w:hAnsi="Calibri"/>
                <w:sz w:val="18"/>
                <w:szCs w:val="18"/>
              </w:rPr>
              <w:t xml:space="preserve">&lt;&lt;User Input: </w:t>
            </w:r>
            <w:proofErr w:type="spellStart"/>
            <w:r w:rsidRPr="00DC5AE5">
              <w:rPr>
                <w:rFonts w:ascii="Calibri" w:hAnsi="Calibri"/>
                <w:sz w:val="18"/>
                <w:szCs w:val="18"/>
              </w:rPr>
              <w:t>DecimalNonnegative</w:t>
            </w:r>
            <w:proofErr w:type="spellEnd"/>
            <w:r w:rsidRPr="00DC5AE5">
              <w:rPr>
                <w:rFonts w:ascii="Calibri" w:hAnsi="Calibri"/>
                <w:sz w:val="18"/>
                <w:szCs w:val="18"/>
              </w:rPr>
              <w:t>&gt;&gt;</w:t>
            </w:r>
          </w:p>
        </w:tc>
        <w:tc>
          <w:tcPr>
            <w:tcW w:w="967" w:type="dxa"/>
            <w:shd w:val="clear" w:color="auto" w:fill="auto"/>
            <w:vAlign w:val="bottom"/>
          </w:tcPr>
          <w:p w14:paraId="15480B20" w14:textId="77777777" w:rsidR="00C3457A" w:rsidRPr="003E3A17" w:rsidRDefault="00C3457A" w:rsidP="00CC2F8D">
            <w:pPr>
              <w:keepNext/>
              <w:jc w:val="center"/>
              <w:rPr>
                <w:rFonts w:ascii="Calibri" w:hAnsi="Calibri"/>
                <w:sz w:val="18"/>
                <w:szCs w:val="18"/>
              </w:rPr>
            </w:pPr>
            <w:r w:rsidRPr="00DC5AE5">
              <w:rPr>
                <w:rFonts w:ascii="Calibri" w:hAnsi="Calibri"/>
                <w:sz w:val="18"/>
                <w:szCs w:val="18"/>
              </w:rPr>
              <w:t xml:space="preserve">&lt;&lt;User Input: </w:t>
            </w:r>
            <w:proofErr w:type="spellStart"/>
            <w:r w:rsidRPr="00DC5AE5">
              <w:rPr>
                <w:rFonts w:ascii="Calibri" w:hAnsi="Calibri"/>
                <w:sz w:val="18"/>
                <w:szCs w:val="18"/>
              </w:rPr>
              <w:t>DecimalNonnegative</w:t>
            </w:r>
            <w:proofErr w:type="spellEnd"/>
            <w:r w:rsidRPr="00DC5AE5">
              <w:rPr>
                <w:rFonts w:ascii="Calibri" w:hAnsi="Calibri"/>
                <w:sz w:val="18"/>
                <w:szCs w:val="18"/>
              </w:rPr>
              <w:t>&gt;&gt;</w:t>
            </w:r>
          </w:p>
        </w:tc>
        <w:tc>
          <w:tcPr>
            <w:tcW w:w="1036" w:type="dxa"/>
            <w:vAlign w:val="bottom"/>
          </w:tcPr>
          <w:p w14:paraId="31C67534" w14:textId="4405B0BC" w:rsidR="00C3457A" w:rsidRPr="00DC5AE5" w:rsidRDefault="00C3457A" w:rsidP="00C3457A">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867" w:type="dxa"/>
            <w:shd w:val="clear" w:color="auto" w:fill="auto"/>
            <w:vAlign w:val="bottom"/>
          </w:tcPr>
          <w:p w14:paraId="15480B21" w14:textId="41305EDD" w:rsidR="00C3457A" w:rsidRPr="003E3A17" w:rsidRDefault="00C3457A" w:rsidP="00CC2F8D">
            <w:pPr>
              <w:keepNext/>
              <w:jc w:val="center"/>
              <w:rPr>
                <w:rFonts w:ascii="Calibri" w:hAnsi="Calibri"/>
                <w:sz w:val="18"/>
                <w:szCs w:val="18"/>
              </w:rPr>
            </w:pPr>
            <w:r w:rsidRPr="00DC5AE5">
              <w:rPr>
                <w:rFonts w:ascii="Calibri" w:hAnsi="Calibri"/>
                <w:sz w:val="18"/>
                <w:szCs w:val="18"/>
              </w:rPr>
              <w:t xml:space="preserve">&lt;&lt;User Input: </w:t>
            </w:r>
            <w:proofErr w:type="spellStart"/>
            <w:r w:rsidRPr="00DC5AE5">
              <w:rPr>
                <w:rFonts w:ascii="Calibri" w:hAnsi="Calibri"/>
                <w:sz w:val="18"/>
                <w:szCs w:val="18"/>
              </w:rPr>
              <w:t>DecimalNonnegative</w:t>
            </w:r>
            <w:proofErr w:type="spellEnd"/>
            <w:r w:rsidR="00DA23C4">
              <w:rPr>
                <w:rFonts w:ascii="Calibri" w:hAnsi="Calibri"/>
                <w:sz w:val="18"/>
                <w:szCs w:val="18"/>
              </w:rPr>
              <w:t>; Note: Either R-value or U-factor is required, not both. The same descripted should be used throughout this table.</w:t>
            </w:r>
            <w:r w:rsidRPr="00DC5AE5">
              <w:rPr>
                <w:rFonts w:ascii="Calibri" w:hAnsi="Calibri"/>
                <w:sz w:val="18"/>
                <w:szCs w:val="18"/>
              </w:rPr>
              <w:t>&gt;&gt;</w:t>
            </w:r>
          </w:p>
        </w:tc>
        <w:tc>
          <w:tcPr>
            <w:tcW w:w="867" w:type="dxa"/>
            <w:shd w:val="clear" w:color="auto" w:fill="auto"/>
            <w:vAlign w:val="bottom"/>
          </w:tcPr>
          <w:p w14:paraId="15480B22" w14:textId="102F658A" w:rsidR="00C3457A" w:rsidRPr="003E3A17" w:rsidRDefault="00C3457A" w:rsidP="00CC2F8D">
            <w:pPr>
              <w:keepNext/>
              <w:jc w:val="center"/>
              <w:rPr>
                <w:rFonts w:ascii="Calibri" w:hAnsi="Calibri"/>
                <w:sz w:val="18"/>
                <w:szCs w:val="18"/>
              </w:rPr>
            </w:pPr>
            <w:r w:rsidRPr="00DC5AE5">
              <w:rPr>
                <w:rFonts w:ascii="Calibri" w:hAnsi="Calibri"/>
                <w:sz w:val="18"/>
                <w:szCs w:val="18"/>
              </w:rPr>
              <w:t xml:space="preserve">&lt;&lt;User Input: </w:t>
            </w:r>
            <w:proofErr w:type="spellStart"/>
            <w:r w:rsidRPr="00DC5AE5">
              <w:rPr>
                <w:rFonts w:ascii="Calibri" w:hAnsi="Calibri"/>
                <w:sz w:val="18"/>
                <w:szCs w:val="18"/>
              </w:rPr>
              <w:t>DecimalNonnegative</w:t>
            </w:r>
            <w:proofErr w:type="spellEnd"/>
            <w:r w:rsidR="00DA23C4">
              <w:rPr>
                <w:rFonts w:ascii="Calibri" w:hAnsi="Calibri"/>
                <w:sz w:val="18"/>
                <w:szCs w:val="18"/>
              </w:rPr>
              <w:t>; Note: Either R-value or U-factor is required, not both. The same descripted should be used throughout this table</w:t>
            </w:r>
            <w:r w:rsidR="00DA23C4" w:rsidRPr="00DC5AE5">
              <w:rPr>
                <w:rFonts w:ascii="Calibri" w:hAnsi="Calibri"/>
                <w:sz w:val="18"/>
                <w:szCs w:val="18"/>
              </w:rPr>
              <w:t xml:space="preserve"> </w:t>
            </w:r>
            <w:r w:rsidRPr="00DC5AE5">
              <w:rPr>
                <w:rFonts w:ascii="Calibri" w:hAnsi="Calibri"/>
                <w:sz w:val="18"/>
                <w:szCs w:val="18"/>
              </w:rPr>
              <w:t>&gt;&gt;</w:t>
            </w:r>
          </w:p>
        </w:tc>
        <w:tc>
          <w:tcPr>
            <w:tcW w:w="867" w:type="dxa"/>
            <w:shd w:val="clear" w:color="auto" w:fill="auto"/>
            <w:vAlign w:val="bottom"/>
          </w:tcPr>
          <w:p w14:paraId="15480B23" w14:textId="2EBEDD87" w:rsidR="00C3457A" w:rsidRPr="003E3A17" w:rsidRDefault="00C3457A" w:rsidP="00CC2F8D">
            <w:pPr>
              <w:keepNext/>
              <w:jc w:val="center"/>
              <w:rPr>
                <w:rFonts w:ascii="Calibri" w:hAnsi="Calibri"/>
                <w:sz w:val="18"/>
                <w:szCs w:val="18"/>
              </w:rPr>
            </w:pPr>
            <w:r w:rsidRPr="00DC5AE5">
              <w:rPr>
                <w:rFonts w:ascii="Calibri" w:hAnsi="Calibri"/>
                <w:sz w:val="18"/>
                <w:szCs w:val="18"/>
              </w:rPr>
              <w:t xml:space="preserve">&lt;&lt;User Input: </w:t>
            </w:r>
            <w:proofErr w:type="spellStart"/>
            <w:r w:rsidRPr="00DC5AE5">
              <w:rPr>
                <w:rFonts w:ascii="Calibri" w:hAnsi="Calibri"/>
                <w:sz w:val="18"/>
                <w:szCs w:val="18"/>
              </w:rPr>
              <w:t>DecimalNonnegative</w:t>
            </w:r>
            <w:proofErr w:type="spellEnd"/>
            <w:r w:rsidR="00DA23C4">
              <w:rPr>
                <w:rFonts w:ascii="Calibri" w:hAnsi="Calibri"/>
                <w:sz w:val="18"/>
                <w:szCs w:val="18"/>
              </w:rPr>
              <w:t>; Note: Either R-value or U-factor is required, not both. The same descripted should be used throughout this table</w:t>
            </w:r>
            <w:r w:rsidR="00DA23C4" w:rsidRPr="00DC5AE5">
              <w:rPr>
                <w:rFonts w:ascii="Calibri" w:hAnsi="Calibri"/>
                <w:sz w:val="18"/>
                <w:szCs w:val="18"/>
              </w:rPr>
              <w:t xml:space="preserve"> </w:t>
            </w:r>
            <w:r w:rsidRPr="00DC5AE5">
              <w:rPr>
                <w:rFonts w:ascii="Calibri" w:hAnsi="Calibri"/>
                <w:sz w:val="18"/>
                <w:szCs w:val="18"/>
              </w:rPr>
              <w:t>&gt;&gt;</w:t>
            </w:r>
          </w:p>
        </w:tc>
        <w:tc>
          <w:tcPr>
            <w:tcW w:w="867" w:type="dxa"/>
            <w:shd w:val="clear" w:color="auto" w:fill="auto"/>
            <w:vAlign w:val="bottom"/>
          </w:tcPr>
          <w:p w14:paraId="15480B24" w14:textId="35847121" w:rsidR="00C3457A" w:rsidRDefault="00C3457A">
            <w:pPr>
              <w:keepNext/>
              <w:jc w:val="center"/>
              <w:rPr>
                <w:rFonts w:ascii="Calibri" w:hAnsi="Calibri"/>
                <w:sz w:val="18"/>
                <w:szCs w:val="18"/>
              </w:rPr>
            </w:pPr>
            <w:r w:rsidRPr="00DC5AE5">
              <w:rPr>
                <w:rFonts w:ascii="Calibri" w:hAnsi="Calibri"/>
                <w:sz w:val="18"/>
                <w:szCs w:val="18"/>
              </w:rPr>
              <w:t xml:space="preserve">&lt;&lt;User Input: </w:t>
            </w:r>
            <w:proofErr w:type="spellStart"/>
            <w:r w:rsidRPr="00DC5AE5">
              <w:rPr>
                <w:rFonts w:ascii="Calibri" w:hAnsi="Calibri"/>
                <w:sz w:val="18"/>
                <w:szCs w:val="18"/>
              </w:rPr>
              <w:t>DecimalNonnegative</w:t>
            </w:r>
            <w:proofErr w:type="spellEnd"/>
            <w:r w:rsidR="00DA23C4">
              <w:rPr>
                <w:rFonts w:ascii="Calibri" w:hAnsi="Calibri"/>
                <w:sz w:val="18"/>
                <w:szCs w:val="18"/>
              </w:rPr>
              <w:t>; Note: Either R-value or U-factor is required, not both. The same descripted should be used throughout this table</w:t>
            </w:r>
            <w:r w:rsidR="00DA23C4" w:rsidRPr="00DC5AE5">
              <w:rPr>
                <w:rFonts w:ascii="Calibri" w:hAnsi="Calibri"/>
                <w:sz w:val="18"/>
                <w:szCs w:val="18"/>
              </w:rPr>
              <w:t xml:space="preserve"> </w:t>
            </w:r>
            <w:r w:rsidRPr="00DC5AE5">
              <w:rPr>
                <w:rFonts w:ascii="Calibri" w:hAnsi="Calibri"/>
                <w:sz w:val="18"/>
                <w:szCs w:val="18"/>
              </w:rPr>
              <w:t>&gt;&gt;</w:t>
            </w:r>
          </w:p>
        </w:tc>
        <w:tc>
          <w:tcPr>
            <w:tcW w:w="694" w:type="dxa"/>
            <w:shd w:val="clear" w:color="auto" w:fill="auto"/>
            <w:vAlign w:val="bottom"/>
          </w:tcPr>
          <w:p w14:paraId="15480B25" w14:textId="77777777" w:rsidR="00C3457A" w:rsidRPr="003E3A17" w:rsidRDefault="00C3457A" w:rsidP="00C62F33">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JA_TableID</w:t>
            </w:r>
            <w:proofErr w:type="spellEnd"/>
            <w:r>
              <w:rPr>
                <w:rFonts w:ascii="Calibri" w:hAnsi="Calibri"/>
                <w:sz w:val="18"/>
                <w:szCs w:val="18"/>
              </w:rPr>
              <w:t>&gt;&gt;</w:t>
            </w:r>
          </w:p>
        </w:tc>
        <w:tc>
          <w:tcPr>
            <w:tcW w:w="694" w:type="dxa"/>
            <w:shd w:val="clear" w:color="auto" w:fill="auto"/>
            <w:vAlign w:val="bottom"/>
          </w:tcPr>
          <w:p w14:paraId="15480B26" w14:textId="77777777" w:rsidR="00C3457A" w:rsidRPr="003E3A17" w:rsidRDefault="00C3457A" w:rsidP="00C62F33">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JA_TableCell</w:t>
            </w:r>
            <w:proofErr w:type="spellEnd"/>
            <w:r>
              <w:rPr>
                <w:rFonts w:ascii="Calibri" w:hAnsi="Calibri"/>
                <w:sz w:val="18"/>
                <w:szCs w:val="18"/>
              </w:rPr>
              <w:t>&gt;&gt;</w:t>
            </w:r>
          </w:p>
        </w:tc>
        <w:tc>
          <w:tcPr>
            <w:tcW w:w="953" w:type="dxa"/>
            <w:shd w:val="clear" w:color="auto" w:fill="auto"/>
            <w:vAlign w:val="bottom"/>
          </w:tcPr>
          <w:p w14:paraId="15480B27" w14:textId="43FD9D56" w:rsidR="00C3457A" w:rsidRPr="003E3A17" w:rsidRDefault="00C3457A" w:rsidP="00C62F33">
            <w:pPr>
              <w:keepNext/>
              <w:jc w:val="center"/>
              <w:rPr>
                <w:rFonts w:ascii="Calibri" w:hAnsi="Calibri"/>
                <w:sz w:val="18"/>
                <w:szCs w:val="18"/>
              </w:rPr>
            </w:pPr>
            <w:r w:rsidRPr="00DC5AE5">
              <w:rPr>
                <w:rFonts w:ascii="Calibri" w:hAnsi="Calibri"/>
                <w:sz w:val="18"/>
                <w:szCs w:val="18"/>
              </w:rPr>
              <w:t xml:space="preserve">&lt;&lt;User Input: </w:t>
            </w:r>
            <w:proofErr w:type="spellStart"/>
            <w:r w:rsidRPr="00DC5AE5">
              <w:rPr>
                <w:rFonts w:ascii="Calibri" w:hAnsi="Calibri"/>
                <w:sz w:val="18"/>
                <w:szCs w:val="18"/>
              </w:rPr>
              <w:t>DecimalNonnegative</w:t>
            </w:r>
            <w:proofErr w:type="spellEnd"/>
            <w:r w:rsidR="00DA23C4">
              <w:rPr>
                <w:rFonts w:ascii="Calibri" w:hAnsi="Calibri"/>
                <w:sz w:val="18"/>
                <w:szCs w:val="18"/>
              </w:rPr>
              <w:t>; Note: Either R-value or U-factor is required, not both. The same descripted should be used throughout this table</w:t>
            </w:r>
            <w:r w:rsidR="00DA23C4" w:rsidRPr="00DC5AE5">
              <w:rPr>
                <w:rFonts w:ascii="Calibri" w:hAnsi="Calibri"/>
                <w:sz w:val="18"/>
                <w:szCs w:val="18"/>
              </w:rPr>
              <w:t xml:space="preserve"> </w:t>
            </w:r>
            <w:r w:rsidRPr="00DC5AE5">
              <w:rPr>
                <w:rFonts w:ascii="Calibri" w:hAnsi="Calibri"/>
                <w:sz w:val="18"/>
                <w:szCs w:val="18"/>
              </w:rPr>
              <w:t>&gt;&gt;</w:t>
            </w:r>
          </w:p>
        </w:tc>
        <w:tc>
          <w:tcPr>
            <w:tcW w:w="867" w:type="dxa"/>
            <w:shd w:val="clear" w:color="auto" w:fill="auto"/>
            <w:vAlign w:val="bottom"/>
          </w:tcPr>
          <w:p w14:paraId="15480B28" w14:textId="26428D65" w:rsidR="00C3457A" w:rsidRPr="003E3A17" w:rsidRDefault="00C3457A" w:rsidP="00C62F33">
            <w:pPr>
              <w:keepNext/>
              <w:jc w:val="center"/>
              <w:rPr>
                <w:rFonts w:ascii="Calibri" w:hAnsi="Calibri"/>
                <w:sz w:val="18"/>
                <w:szCs w:val="18"/>
              </w:rPr>
            </w:pPr>
            <w:r w:rsidRPr="00DC5AE5">
              <w:rPr>
                <w:rFonts w:ascii="Calibri" w:hAnsi="Calibri"/>
                <w:sz w:val="18"/>
                <w:szCs w:val="18"/>
              </w:rPr>
              <w:t xml:space="preserve">&lt;&lt;User Input: </w:t>
            </w:r>
            <w:proofErr w:type="spellStart"/>
            <w:r w:rsidRPr="00DC5AE5">
              <w:rPr>
                <w:rFonts w:ascii="Calibri" w:hAnsi="Calibri"/>
                <w:sz w:val="18"/>
                <w:szCs w:val="18"/>
              </w:rPr>
              <w:t>DecimalNonnegative</w:t>
            </w:r>
            <w:proofErr w:type="spellEnd"/>
            <w:r w:rsidR="00DA23C4">
              <w:rPr>
                <w:rFonts w:ascii="Calibri" w:hAnsi="Calibri"/>
                <w:sz w:val="18"/>
                <w:szCs w:val="18"/>
              </w:rPr>
              <w:t>; Note: Either R-value or U-factor is required, not both. The same descripted should be used throughout this table</w:t>
            </w:r>
            <w:r w:rsidR="00DA23C4" w:rsidRPr="00DC5AE5">
              <w:rPr>
                <w:rFonts w:ascii="Calibri" w:hAnsi="Calibri"/>
                <w:sz w:val="18"/>
                <w:szCs w:val="18"/>
              </w:rPr>
              <w:t xml:space="preserve"> </w:t>
            </w:r>
            <w:r w:rsidRPr="00DC5AE5">
              <w:rPr>
                <w:rFonts w:ascii="Calibri" w:hAnsi="Calibri"/>
                <w:sz w:val="18"/>
                <w:szCs w:val="18"/>
              </w:rPr>
              <w:t>&gt;&gt;</w:t>
            </w:r>
          </w:p>
        </w:tc>
        <w:tc>
          <w:tcPr>
            <w:tcW w:w="867" w:type="dxa"/>
            <w:shd w:val="clear" w:color="auto" w:fill="auto"/>
            <w:vAlign w:val="bottom"/>
          </w:tcPr>
          <w:p w14:paraId="15480B29" w14:textId="7645BCBF" w:rsidR="00C3457A" w:rsidRPr="003E3A17" w:rsidRDefault="00C3457A" w:rsidP="00C62F33">
            <w:pPr>
              <w:keepNext/>
              <w:jc w:val="center"/>
              <w:rPr>
                <w:rFonts w:ascii="Calibri" w:hAnsi="Calibri"/>
                <w:sz w:val="18"/>
                <w:szCs w:val="18"/>
              </w:rPr>
            </w:pPr>
            <w:r w:rsidRPr="00DC5AE5">
              <w:rPr>
                <w:rFonts w:ascii="Calibri" w:hAnsi="Calibri"/>
                <w:sz w:val="18"/>
                <w:szCs w:val="18"/>
              </w:rPr>
              <w:t xml:space="preserve">&lt;&lt;User Input: </w:t>
            </w:r>
            <w:proofErr w:type="spellStart"/>
            <w:r w:rsidRPr="00DC5AE5">
              <w:rPr>
                <w:rFonts w:ascii="Calibri" w:hAnsi="Calibri"/>
                <w:sz w:val="18"/>
                <w:szCs w:val="18"/>
              </w:rPr>
              <w:t>DecimalNonnegative</w:t>
            </w:r>
            <w:proofErr w:type="spellEnd"/>
            <w:r w:rsidR="00DA23C4">
              <w:rPr>
                <w:rFonts w:ascii="Calibri" w:hAnsi="Calibri"/>
                <w:sz w:val="18"/>
                <w:szCs w:val="18"/>
              </w:rPr>
              <w:t>; Note: Either R-value or U-factor is required, not both. The same descripted should be used throughout this table</w:t>
            </w:r>
            <w:r w:rsidR="00DA23C4" w:rsidRPr="00DC5AE5">
              <w:rPr>
                <w:rFonts w:ascii="Calibri" w:hAnsi="Calibri"/>
                <w:sz w:val="18"/>
                <w:szCs w:val="18"/>
              </w:rPr>
              <w:t xml:space="preserve"> </w:t>
            </w:r>
            <w:r w:rsidRPr="00DC5AE5">
              <w:rPr>
                <w:rFonts w:ascii="Calibri" w:hAnsi="Calibri"/>
                <w:sz w:val="18"/>
                <w:szCs w:val="18"/>
              </w:rPr>
              <w:t>&gt;&gt;</w:t>
            </w:r>
          </w:p>
        </w:tc>
        <w:tc>
          <w:tcPr>
            <w:tcW w:w="1030" w:type="dxa"/>
            <w:tcBorders>
              <w:right w:val="single" w:sz="4" w:space="0" w:color="auto"/>
            </w:tcBorders>
            <w:shd w:val="clear" w:color="auto" w:fill="auto"/>
            <w:vAlign w:val="bottom"/>
          </w:tcPr>
          <w:p w14:paraId="15480B2A" w14:textId="0CFC3444" w:rsidR="00C3457A" w:rsidRPr="003E3A17" w:rsidRDefault="00C3457A" w:rsidP="00C62F33">
            <w:pPr>
              <w:keepNext/>
              <w:jc w:val="center"/>
              <w:rPr>
                <w:rFonts w:ascii="Calibri" w:hAnsi="Calibri"/>
                <w:sz w:val="18"/>
                <w:szCs w:val="18"/>
              </w:rPr>
            </w:pPr>
            <w:r w:rsidRPr="00DC5AE5">
              <w:rPr>
                <w:rFonts w:ascii="Calibri" w:hAnsi="Calibri"/>
                <w:sz w:val="18"/>
                <w:szCs w:val="18"/>
              </w:rPr>
              <w:t xml:space="preserve">&lt;&lt;User Input: </w:t>
            </w:r>
            <w:proofErr w:type="spellStart"/>
            <w:r w:rsidRPr="00DC5AE5">
              <w:rPr>
                <w:rFonts w:ascii="Calibri" w:hAnsi="Calibri"/>
                <w:sz w:val="18"/>
                <w:szCs w:val="18"/>
              </w:rPr>
              <w:t>DecimalNonnegative</w:t>
            </w:r>
            <w:proofErr w:type="spellEnd"/>
            <w:r w:rsidR="0066430C">
              <w:rPr>
                <w:rFonts w:ascii="Calibri" w:hAnsi="Calibri"/>
                <w:sz w:val="18"/>
                <w:szCs w:val="18"/>
              </w:rPr>
              <w:t>; Note: Either R-value or U-factor is required, not both. The same descripted should be used throughout this table</w:t>
            </w:r>
            <w:r w:rsidR="0066430C" w:rsidRPr="00DC5AE5">
              <w:rPr>
                <w:rFonts w:ascii="Calibri" w:hAnsi="Calibri"/>
                <w:sz w:val="18"/>
                <w:szCs w:val="18"/>
              </w:rPr>
              <w:t xml:space="preserve"> </w:t>
            </w:r>
            <w:r w:rsidRPr="00DC5AE5">
              <w:rPr>
                <w:rFonts w:ascii="Calibri" w:hAnsi="Calibri"/>
                <w:sz w:val="18"/>
                <w:szCs w:val="18"/>
              </w:rPr>
              <w:t>&gt;&gt;</w:t>
            </w:r>
          </w:p>
        </w:tc>
      </w:tr>
      <w:tr w:rsidR="00C3457A" w:rsidRPr="003E3A17" w14:paraId="15480B3B" w14:textId="77777777" w:rsidTr="00C3457A">
        <w:trPr>
          <w:trHeight w:val="225"/>
        </w:trPr>
        <w:tc>
          <w:tcPr>
            <w:tcW w:w="738" w:type="dxa"/>
            <w:tcBorders>
              <w:left w:val="single" w:sz="4" w:space="0" w:color="auto"/>
            </w:tcBorders>
            <w:shd w:val="clear" w:color="auto" w:fill="auto"/>
            <w:vAlign w:val="bottom"/>
          </w:tcPr>
          <w:p w14:paraId="15480B2C" w14:textId="77777777" w:rsidR="00C3457A" w:rsidRPr="003E3A17" w:rsidRDefault="00C3457A" w:rsidP="00C62F33">
            <w:pPr>
              <w:keepNext/>
              <w:jc w:val="center"/>
              <w:rPr>
                <w:rFonts w:ascii="Calibri" w:hAnsi="Calibri"/>
                <w:sz w:val="18"/>
                <w:szCs w:val="18"/>
              </w:rPr>
            </w:pPr>
          </w:p>
        </w:tc>
        <w:tc>
          <w:tcPr>
            <w:tcW w:w="720" w:type="dxa"/>
            <w:shd w:val="clear" w:color="auto" w:fill="auto"/>
            <w:vAlign w:val="bottom"/>
          </w:tcPr>
          <w:p w14:paraId="15480B2D" w14:textId="77777777" w:rsidR="00C3457A" w:rsidRPr="003E3A17" w:rsidRDefault="00C3457A" w:rsidP="00C62F33">
            <w:pPr>
              <w:keepNext/>
              <w:jc w:val="center"/>
              <w:rPr>
                <w:rFonts w:ascii="Calibri" w:hAnsi="Calibri"/>
                <w:sz w:val="18"/>
                <w:szCs w:val="18"/>
              </w:rPr>
            </w:pPr>
          </w:p>
        </w:tc>
        <w:tc>
          <w:tcPr>
            <w:tcW w:w="1432" w:type="dxa"/>
            <w:shd w:val="clear" w:color="auto" w:fill="auto"/>
            <w:vAlign w:val="bottom"/>
          </w:tcPr>
          <w:p w14:paraId="15480B2E" w14:textId="77777777" w:rsidR="00C3457A" w:rsidRPr="003E3A17" w:rsidRDefault="00C3457A" w:rsidP="00C62F33">
            <w:pPr>
              <w:keepNext/>
              <w:jc w:val="center"/>
              <w:rPr>
                <w:rFonts w:ascii="Calibri" w:hAnsi="Calibri"/>
                <w:sz w:val="18"/>
                <w:szCs w:val="18"/>
              </w:rPr>
            </w:pPr>
          </w:p>
        </w:tc>
        <w:tc>
          <w:tcPr>
            <w:tcW w:w="1156" w:type="dxa"/>
            <w:shd w:val="clear" w:color="auto" w:fill="auto"/>
            <w:vAlign w:val="bottom"/>
          </w:tcPr>
          <w:p w14:paraId="15480B2F" w14:textId="77777777" w:rsidR="00C3457A" w:rsidRPr="003E3A17" w:rsidRDefault="00C3457A" w:rsidP="00C62F33">
            <w:pPr>
              <w:keepNext/>
              <w:jc w:val="center"/>
              <w:rPr>
                <w:rFonts w:ascii="Calibri" w:hAnsi="Calibri"/>
                <w:sz w:val="18"/>
                <w:szCs w:val="18"/>
              </w:rPr>
            </w:pPr>
          </w:p>
        </w:tc>
        <w:tc>
          <w:tcPr>
            <w:tcW w:w="967" w:type="dxa"/>
            <w:shd w:val="clear" w:color="auto" w:fill="auto"/>
            <w:vAlign w:val="bottom"/>
          </w:tcPr>
          <w:p w14:paraId="15480B30" w14:textId="77777777" w:rsidR="00C3457A" w:rsidRPr="003E3A17" w:rsidRDefault="00C3457A" w:rsidP="00C62F33">
            <w:pPr>
              <w:keepNext/>
              <w:jc w:val="center"/>
              <w:rPr>
                <w:rFonts w:ascii="Calibri" w:hAnsi="Calibri"/>
                <w:sz w:val="18"/>
                <w:szCs w:val="18"/>
              </w:rPr>
            </w:pPr>
          </w:p>
        </w:tc>
        <w:tc>
          <w:tcPr>
            <w:tcW w:w="1036" w:type="dxa"/>
          </w:tcPr>
          <w:p w14:paraId="66082A8B" w14:textId="77777777" w:rsidR="00C3457A" w:rsidRPr="003E3A17" w:rsidRDefault="00C3457A" w:rsidP="00C62F33">
            <w:pPr>
              <w:keepNext/>
              <w:jc w:val="center"/>
              <w:rPr>
                <w:rFonts w:ascii="Calibri" w:hAnsi="Calibri"/>
                <w:sz w:val="18"/>
                <w:szCs w:val="18"/>
              </w:rPr>
            </w:pPr>
          </w:p>
        </w:tc>
        <w:tc>
          <w:tcPr>
            <w:tcW w:w="867" w:type="dxa"/>
            <w:shd w:val="clear" w:color="auto" w:fill="auto"/>
            <w:vAlign w:val="bottom"/>
          </w:tcPr>
          <w:p w14:paraId="15480B31" w14:textId="258B249C" w:rsidR="00C3457A" w:rsidRPr="003E3A17" w:rsidRDefault="00C3457A" w:rsidP="00C62F33">
            <w:pPr>
              <w:keepNext/>
              <w:jc w:val="center"/>
              <w:rPr>
                <w:rFonts w:ascii="Calibri" w:hAnsi="Calibri"/>
                <w:sz w:val="18"/>
                <w:szCs w:val="18"/>
              </w:rPr>
            </w:pPr>
          </w:p>
        </w:tc>
        <w:tc>
          <w:tcPr>
            <w:tcW w:w="867" w:type="dxa"/>
            <w:shd w:val="clear" w:color="auto" w:fill="auto"/>
            <w:vAlign w:val="bottom"/>
          </w:tcPr>
          <w:p w14:paraId="15480B32" w14:textId="77777777" w:rsidR="00C3457A" w:rsidRPr="003E3A17" w:rsidRDefault="00C3457A" w:rsidP="00C62F33">
            <w:pPr>
              <w:keepNext/>
              <w:jc w:val="center"/>
              <w:rPr>
                <w:rFonts w:ascii="Calibri" w:hAnsi="Calibri"/>
                <w:sz w:val="18"/>
                <w:szCs w:val="18"/>
              </w:rPr>
            </w:pPr>
          </w:p>
        </w:tc>
        <w:tc>
          <w:tcPr>
            <w:tcW w:w="867" w:type="dxa"/>
            <w:shd w:val="clear" w:color="auto" w:fill="auto"/>
            <w:vAlign w:val="bottom"/>
          </w:tcPr>
          <w:p w14:paraId="15480B33" w14:textId="77777777" w:rsidR="00C3457A" w:rsidRPr="003E3A17" w:rsidRDefault="00C3457A" w:rsidP="00C62F33">
            <w:pPr>
              <w:keepNext/>
              <w:jc w:val="center"/>
              <w:rPr>
                <w:rFonts w:ascii="Calibri" w:hAnsi="Calibri"/>
                <w:sz w:val="18"/>
                <w:szCs w:val="18"/>
              </w:rPr>
            </w:pPr>
          </w:p>
        </w:tc>
        <w:tc>
          <w:tcPr>
            <w:tcW w:w="867" w:type="dxa"/>
            <w:shd w:val="clear" w:color="auto" w:fill="auto"/>
            <w:vAlign w:val="bottom"/>
          </w:tcPr>
          <w:p w14:paraId="15480B34" w14:textId="77777777" w:rsidR="00C3457A" w:rsidRPr="003E3A17" w:rsidRDefault="00C3457A" w:rsidP="00C62F33">
            <w:pPr>
              <w:keepNext/>
              <w:jc w:val="center"/>
              <w:rPr>
                <w:rFonts w:ascii="Calibri" w:hAnsi="Calibri"/>
                <w:sz w:val="18"/>
                <w:szCs w:val="18"/>
              </w:rPr>
            </w:pPr>
          </w:p>
        </w:tc>
        <w:tc>
          <w:tcPr>
            <w:tcW w:w="694" w:type="dxa"/>
            <w:shd w:val="clear" w:color="auto" w:fill="auto"/>
            <w:vAlign w:val="bottom"/>
          </w:tcPr>
          <w:p w14:paraId="15480B35" w14:textId="77777777" w:rsidR="00C3457A" w:rsidRPr="003E3A17" w:rsidRDefault="00C3457A" w:rsidP="00C62F33">
            <w:pPr>
              <w:keepNext/>
              <w:jc w:val="center"/>
              <w:rPr>
                <w:rFonts w:ascii="Calibri" w:hAnsi="Calibri"/>
                <w:sz w:val="18"/>
                <w:szCs w:val="18"/>
              </w:rPr>
            </w:pPr>
          </w:p>
        </w:tc>
        <w:tc>
          <w:tcPr>
            <w:tcW w:w="694" w:type="dxa"/>
            <w:shd w:val="clear" w:color="auto" w:fill="auto"/>
            <w:vAlign w:val="bottom"/>
          </w:tcPr>
          <w:p w14:paraId="15480B36" w14:textId="77777777" w:rsidR="00C3457A" w:rsidRPr="003E3A17" w:rsidRDefault="00C3457A" w:rsidP="00C62F33">
            <w:pPr>
              <w:keepNext/>
              <w:jc w:val="center"/>
              <w:rPr>
                <w:rFonts w:ascii="Calibri" w:hAnsi="Calibri"/>
                <w:sz w:val="18"/>
                <w:szCs w:val="18"/>
              </w:rPr>
            </w:pPr>
          </w:p>
        </w:tc>
        <w:tc>
          <w:tcPr>
            <w:tcW w:w="953" w:type="dxa"/>
            <w:shd w:val="clear" w:color="auto" w:fill="auto"/>
            <w:vAlign w:val="bottom"/>
          </w:tcPr>
          <w:p w14:paraId="15480B37" w14:textId="77777777" w:rsidR="00C3457A" w:rsidRPr="003E3A17" w:rsidRDefault="00C3457A" w:rsidP="00C62F33">
            <w:pPr>
              <w:keepNext/>
              <w:jc w:val="center"/>
              <w:rPr>
                <w:rFonts w:ascii="Calibri" w:hAnsi="Calibri"/>
                <w:sz w:val="18"/>
                <w:szCs w:val="18"/>
              </w:rPr>
            </w:pPr>
          </w:p>
        </w:tc>
        <w:tc>
          <w:tcPr>
            <w:tcW w:w="867" w:type="dxa"/>
            <w:shd w:val="clear" w:color="auto" w:fill="auto"/>
            <w:vAlign w:val="bottom"/>
          </w:tcPr>
          <w:p w14:paraId="15480B38" w14:textId="77777777" w:rsidR="00C3457A" w:rsidRPr="003E3A17" w:rsidRDefault="00C3457A" w:rsidP="00C62F33">
            <w:pPr>
              <w:keepNext/>
              <w:jc w:val="center"/>
              <w:rPr>
                <w:rFonts w:ascii="Calibri" w:hAnsi="Calibri"/>
                <w:sz w:val="18"/>
                <w:szCs w:val="18"/>
              </w:rPr>
            </w:pPr>
          </w:p>
        </w:tc>
        <w:tc>
          <w:tcPr>
            <w:tcW w:w="867" w:type="dxa"/>
            <w:shd w:val="clear" w:color="auto" w:fill="auto"/>
            <w:vAlign w:val="bottom"/>
          </w:tcPr>
          <w:p w14:paraId="15480B39" w14:textId="77777777" w:rsidR="00C3457A" w:rsidRPr="003E3A17" w:rsidRDefault="00C3457A" w:rsidP="00C62F33">
            <w:pPr>
              <w:keepNext/>
              <w:jc w:val="center"/>
              <w:rPr>
                <w:rFonts w:ascii="Calibri" w:hAnsi="Calibri"/>
                <w:sz w:val="18"/>
                <w:szCs w:val="18"/>
              </w:rPr>
            </w:pPr>
          </w:p>
        </w:tc>
        <w:tc>
          <w:tcPr>
            <w:tcW w:w="1030" w:type="dxa"/>
            <w:tcBorders>
              <w:right w:val="single" w:sz="4" w:space="0" w:color="auto"/>
            </w:tcBorders>
            <w:shd w:val="clear" w:color="auto" w:fill="auto"/>
            <w:vAlign w:val="bottom"/>
          </w:tcPr>
          <w:p w14:paraId="15480B3A" w14:textId="77777777" w:rsidR="00C3457A" w:rsidRPr="003E3A17" w:rsidRDefault="00C3457A" w:rsidP="00C62F33">
            <w:pPr>
              <w:keepNext/>
              <w:jc w:val="center"/>
              <w:rPr>
                <w:rFonts w:ascii="Calibri" w:hAnsi="Calibri"/>
                <w:sz w:val="18"/>
                <w:szCs w:val="18"/>
              </w:rPr>
            </w:pPr>
          </w:p>
        </w:tc>
      </w:tr>
    </w:tbl>
    <w:p w14:paraId="15480B3C" w14:textId="77777777" w:rsidR="003116BB" w:rsidRPr="0037735E" w:rsidRDefault="003116BB" w:rsidP="003116B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047"/>
        <w:gridCol w:w="1462"/>
        <w:gridCol w:w="1461"/>
        <w:gridCol w:w="1461"/>
        <w:gridCol w:w="1461"/>
        <w:gridCol w:w="5724"/>
      </w:tblGrid>
      <w:tr w:rsidR="003116BB" w:rsidRPr="009B3A0C" w14:paraId="15480B43" w14:textId="77777777" w:rsidTr="0037735E">
        <w:trPr>
          <w:cantSplit/>
          <w:trHeight w:val="317"/>
          <w:hidden/>
        </w:trPr>
        <w:tc>
          <w:tcPr>
            <w:tcW w:w="14616" w:type="dxa"/>
            <w:gridSpan w:val="6"/>
            <w:tcBorders>
              <w:top w:val="single" w:sz="4" w:space="0" w:color="auto"/>
              <w:left w:val="single" w:sz="4" w:space="0" w:color="auto"/>
              <w:bottom w:val="single" w:sz="6" w:space="0" w:color="auto"/>
              <w:right w:val="single" w:sz="4" w:space="0" w:color="auto"/>
            </w:tcBorders>
            <w:shd w:val="clear" w:color="auto" w:fill="auto"/>
          </w:tcPr>
          <w:p w14:paraId="15480B3D" w14:textId="34197040" w:rsidR="00E512E4" w:rsidRPr="0037735E" w:rsidRDefault="00B50AFC" w:rsidP="004A5E91">
            <w:pPr>
              <w:keepNext/>
              <w:rPr>
                <w:rFonts w:ascii="Calibri" w:eastAsia="Calibri" w:hAnsi="Calibri"/>
                <w:b/>
                <w:sz w:val="20"/>
                <w:szCs w:val="20"/>
              </w:rPr>
            </w:pPr>
            <w:r w:rsidRPr="004A5E91">
              <w:rPr>
                <w:rFonts w:ascii="Calibri" w:hAnsi="Calibri"/>
                <w:b/>
                <w:vanish/>
              </w:rPr>
              <w:lastRenderedPageBreak/>
              <w:br w:type="page"/>
            </w:r>
            <w:r w:rsidR="004A5E91" w:rsidRPr="0037735E">
              <w:rPr>
                <w:rFonts w:ascii="Calibri" w:hAnsi="Calibri"/>
                <w:b/>
                <w:vanish/>
                <w:sz w:val="20"/>
                <w:szCs w:val="20"/>
              </w:rPr>
              <w:t>E.</w:t>
            </w:r>
            <w:r w:rsidR="004A5E91" w:rsidRPr="0037735E">
              <w:rPr>
                <w:rFonts w:ascii="Calibri" w:hAnsi="Calibri"/>
                <w:b/>
                <w:sz w:val="20"/>
                <w:szCs w:val="20"/>
              </w:rPr>
              <w:t xml:space="preserve"> Slab Insulation</w:t>
            </w:r>
            <w:r w:rsidR="00CF1F39">
              <w:rPr>
                <w:rFonts w:ascii="Calibri" w:hAnsi="Calibri"/>
                <w:b/>
                <w:sz w:val="20"/>
                <w:szCs w:val="20"/>
              </w:rPr>
              <w:t xml:space="preserve"> (Table 150.1-A)</w:t>
            </w:r>
          </w:p>
          <w:p w14:paraId="15480B3E" w14:textId="77777777" w:rsidR="00EE5A33" w:rsidRDefault="00EE5A33" w:rsidP="00EE5A33">
            <w:pPr>
              <w:rPr>
                <w:rFonts w:asciiTheme="minorHAnsi" w:eastAsia="Calibri" w:hAnsiTheme="minorHAnsi"/>
                <w:sz w:val="20"/>
              </w:rPr>
            </w:pPr>
            <w:r>
              <w:rPr>
                <w:rFonts w:asciiTheme="minorHAnsi" w:eastAsia="Calibri" w:hAnsiTheme="minorHAnsi"/>
                <w:sz w:val="20"/>
              </w:rPr>
              <w:t>&lt;&lt;if A13 = one of the items in the following list:</w:t>
            </w:r>
          </w:p>
          <w:p w14:paraId="15480B3F" w14:textId="77777777" w:rsidR="00EE5A33" w:rsidRDefault="00EE5A33" w:rsidP="00EE5A33">
            <w:pPr>
              <w:rPr>
                <w:rFonts w:asciiTheme="minorHAnsi" w:eastAsia="Calibri" w:hAnsiTheme="minorHAnsi"/>
                <w:sz w:val="20"/>
              </w:rPr>
            </w:pPr>
            <w:r>
              <w:rPr>
                <w:rFonts w:asciiTheme="minorHAnsi" w:eastAsia="Calibri" w:hAnsiTheme="minorHAnsi"/>
                <w:sz w:val="20"/>
              </w:rPr>
              <w:t>*Addition ≤ 300 ft2</w:t>
            </w:r>
          </w:p>
          <w:p w14:paraId="15480B40" w14:textId="77777777" w:rsidR="00EE5A33" w:rsidRDefault="00EE5A33" w:rsidP="00EE5A33">
            <w:pPr>
              <w:rPr>
                <w:rFonts w:asciiTheme="minorHAnsi" w:eastAsia="Calibri" w:hAnsiTheme="minorHAnsi"/>
                <w:sz w:val="20"/>
              </w:rPr>
            </w:pPr>
            <w:r>
              <w:rPr>
                <w:rFonts w:asciiTheme="minorHAnsi" w:eastAsia="Calibri" w:hAnsiTheme="minorHAnsi"/>
                <w:sz w:val="20"/>
              </w:rPr>
              <w:t>*Addition &gt; 300 to ≤ 400 ft2</w:t>
            </w:r>
          </w:p>
          <w:p w14:paraId="15480B41" w14:textId="77777777" w:rsidR="00EE5A33" w:rsidRDefault="00EE5A33" w:rsidP="00EE5A33">
            <w:pPr>
              <w:rPr>
                <w:rFonts w:asciiTheme="minorHAnsi" w:eastAsia="Calibri" w:hAnsiTheme="minorHAnsi"/>
                <w:sz w:val="20"/>
              </w:rPr>
            </w:pPr>
            <w:r>
              <w:rPr>
                <w:rFonts w:asciiTheme="minorHAnsi" w:eastAsia="Calibri" w:hAnsiTheme="minorHAnsi"/>
                <w:sz w:val="20"/>
              </w:rPr>
              <w:t>*Addition &gt; 400 to ≤ 700 ft2</w:t>
            </w:r>
          </w:p>
          <w:p w14:paraId="15480B42" w14:textId="53A0FB40" w:rsidR="00E512E4" w:rsidRDefault="00B50AFC">
            <w:pPr>
              <w:keepNext/>
              <w:rPr>
                <w:rFonts w:ascii="Calibri" w:hAnsi="Calibri"/>
                <w:b/>
                <w:sz w:val="22"/>
                <w:szCs w:val="22"/>
              </w:rPr>
            </w:pPr>
            <w:r w:rsidRPr="00B50AFC">
              <w:rPr>
                <w:rFonts w:asciiTheme="minorHAnsi" w:eastAsia="Calibri" w:hAnsiTheme="minorHAnsi"/>
                <w:sz w:val="20"/>
              </w:rPr>
              <w:t>*Addition &gt; 700 to ≤ 1,000 ft2 then display this section</w:t>
            </w:r>
            <w:r w:rsidR="00EE5A33">
              <w:rPr>
                <w:rFonts w:asciiTheme="minorHAnsi" w:eastAsia="Calibri" w:hAnsiTheme="minorHAnsi"/>
                <w:sz w:val="20"/>
              </w:rPr>
              <w:t xml:space="preserve"> but entry is optional</w:t>
            </w:r>
            <w:r w:rsidRPr="00B50AFC">
              <w:rPr>
                <w:rFonts w:asciiTheme="minorHAnsi" w:eastAsia="Calibri" w:hAnsiTheme="minorHAnsi"/>
                <w:sz w:val="20"/>
              </w:rPr>
              <w:t>, else display the section header and standard “This Section Does Not Apply” message</w:t>
            </w:r>
            <w:r w:rsidR="004A5E91">
              <w:rPr>
                <w:rFonts w:asciiTheme="minorHAnsi" w:eastAsia="Calibri" w:hAnsiTheme="minorHAnsi"/>
                <w:sz w:val="20"/>
              </w:rPr>
              <w:t>&gt;&gt;</w:t>
            </w:r>
          </w:p>
        </w:tc>
      </w:tr>
      <w:tr w:rsidR="003116BB" w:rsidRPr="009B3A0C" w14:paraId="15480B4A" w14:textId="77777777" w:rsidTr="0037735E">
        <w:trPr>
          <w:cantSplit/>
          <w:trHeight w:val="237"/>
        </w:trPr>
        <w:tc>
          <w:tcPr>
            <w:tcW w:w="3047" w:type="dxa"/>
            <w:tcBorders>
              <w:top w:val="single" w:sz="6" w:space="0" w:color="auto"/>
              <w:left w:val="single" w:sz="4" w:space="0" w:color="auto"/>
              <w:bottom w:val="single" w:sz="6" w:space="0" w:color="auto"/>
            </w:tcBorders>
            <w:vAlign w:val="bottom"/>
          </w:tcPr>
          <w:p w14:paraId="15480B44" w14:textId="77777777" w:rsidR="003116BB" w:rsidRPr="0037735E" w:rsidRDefault="003116BB" w:rsidP="00057045">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01</w:t>
            </w:r>
          </w:p>
        </w:tc>
        <w:tc>
          <w:tcPr>
            <w:tcW w:w="1462" w:type="dxa"/>
            <w:tcBorders>
              <w:top w:val="single" w:sz="6" w:space="0" w:color="auto"/>
              <w:bottom w:val="single" w:sz="6" w:space="0" w:color="auto"/>
            </w:tcBorders>
            <w:vAlign w:val="bottom"/>
          </w:tcPr>
          <w:p w14:paraId="15480B45" w14:textId="77777777" w:rsidR="003116BB" w:rsidRPr="0037735E" w:rsidRDefault="003116BB" w:rsidP="00057045">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02</w:t>
            </w:r>
          </w:p>
        </w:tc>
        <w:tc>
          <w:tcPr>
            <w:tcW w:w="1461" w:type="dxa"/>
            <w:tcBorders>
              <w:top w:val="single" w:sz="6" w:space="0" w:color="auto"/>
              <w:bottom w:val="single" w:sz="6" w:space="0" w:color="auto"/>
            </w:tcBorders>
            <w:vAlign w:val="bottom"/>
          </w:tcPr>
          <w:p w14:paraId="15480B46" w14:textId="77777777" w:rsidR="003116BB" w:rsidRPr="0037735E" w:rsidRDefault="003116BB" w:rsidP="00057045">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03</w:t>
            </w:r>
          </w:p>
        </w:tc>
        <w:tc>
          <w:tcPr>
            <w:tcW w:w="1461" w:type="dxa"/>
            <w:tcBorders>
              <w:top w:val="single" w:sz="6" w:space="0" w:color="auto"/>
              <w:bottom w:val="single" w:sz="6" w:space="0" w:color="auto"/>
            </w:tcBorders>
            <w:vAlign w:val="bottom"/>
          </w:tcPr>
          <w:p w14:paraId="15480B47" w14:textId="77777777" w:rsidR="003116BB" w:rsidRPr="0037735E" w:rsidRDefault="003116BB" w:rsidP="00057045">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04</w:t>
            </w:r>
          </w:p>
        </w:tc>
        <w:tc>
          <w:tcPr>
            <w:tcW w:w="1461" w:type="dxa"/>
            <w:tcBorders>
              <w:top w:val="single" w:sz="6" w:space="0" w:color="auto"/>
              <w:bottom w:val="single" w:sz="6" w:space="0" w:color="auto"/>
            </w:tcBorders>
            <w:vAlign w:val="bottom"/>
          </w:tcPr>
          <w:p w14:paraId="15480B48" w14:textId="77777777" w:rsidR="003116BB" w:rsidRPr="0037735E" w:rsidRDefault="003116BB" w:rsidP="00057045">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05</w:t>
            </w:r>
          </w:p>
        </w:tc>
        <w:tc>
          <w:tcPr>
            <w:tcW w:w="5724" w:type="dxa"/>
            <w:tcBorders>
              <w:top w:val="single" w:sz="6" w:space="0" w:color="auto"/>
              <w:bottom w:val="single" w:sz="6" w:space="0" w:color="auto"/>
              <w:right w:val="single" w:sz="4" w:space="0" w:color="auto"/>
            </w:tcBorders>
            <w:vAlign w:val="bottom"/>
          </w:tcPr>
          <w:p w14:paraId="15480B49" w14:textId="77777777" w:rsidR="003116BB" w:rsidRPr="0037735E" w:rsidRDefault="003116BB" w:rsidP="00057045">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06</w:t>
            </w:r>
          </w:p>
        </w:tc>
      </w:tr>
      <w:tr w:rsidR="003116BB" w:rsidRPr="009B3A0C" w14:paraId="15480B4F" w14:textId="77777777" w:rsidTr="0037735E">
        <w:trPr>
          <w:cantSplit/>
          <w:trHeight w:val="288"/>
        </w:trPr>
        <w:tc>
          <w:tcPr>
            <w:tcW w:w="3047" w:type="dxa"/>
            <w:vMerge w:val="restart"/>
            <w:tcBorders>
              <w:top w:val="single" w:sz="6" w:space="0" w:color="auto"/>
              <w:left w:val="single" w:sz="4" w:space="0" w:color="auto"/>
              <w:bottom w:val="single" w:sz="6" w:space="0" w:color="auto"/>
            </w:tcBorders>
            <w:vAlign w:val="bottom"/>
          </w:tcPr>
          <w:p w14:paraId="15480B4B" w14:textId="77777777" w:rsidR="003116BB" w:rsidRPr="009B3A0C"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Floor Type</w:t>
            </w:r>
          </w:p>
        </w:tc>
        <w:tc>
          <w:tcPr>
            <w:tcW w:w="2923" w:type="dxa"/>
            <w:gridSpan w:val="2"/>
            <w:tcBorders>
              <w:top w:val="single" w:sz="6" w:space="0" w:color="auto"/>
              <w:bottom w:val="single" w:sz="6" w:space="0" w:color="auto"/>
            </w:tcBorders>
            <w:vAlign w:val="bottom"/>
          </w:tcPr>
          <w:p w14:paraId="15480B4C" w14:textId="77777777" w:rsidR="003116BB" w:rsidRPr="009B3A0C" w:rsidRDefault="003116BB" w:rsidP="00057045">
            <w:pPr>
              <w:keepNext/>
              <w:tabs>
                <w:tab w:val="left" w:pos="540"/>
                <w:tab w:val="left" w:pos="900"/>
                <w:tab w:val="left" w:pos="3420"/>
              </w:tabs>
              <w:jc w:val="center"/>
              <w:rPr>
                <w:rFonts w:ascii="Calibri" w:hAnsi="Calibri"/>
                <w:sz w:val="18"/>
                <w:szCs w:val="18"/>
              </w:rPr>
            </w:pPr>
            <w:r w:rsidRPr="009064F8">
              <w:rPr>
                <w:rFonts w:ascii="Calibri" w:hAnsi="Calibri"/>
                <w:b/>
                <w:sz w:val="18"/>
                <w:szCs w:val="18"/>
              </w:rPr>
              <w:t>Proposed</w:t>
            </w:r>
          </w:p>
        </w:tc>
        <w:tc>
          <w:tcPr>
            <w:tcW w:w="2922" w:type="dxa"/>
            <w:gridSpan w:val="2"/>
            <w:tcBorders>
              <w:top w:val="single" w:sz="6" w:space="0" w:color="auto"/>
              <w:bottom w:val="single" w:sz="6" w:space="0" w:color="auto"/>
            </w:tcBorders>
            <w:vAlign w:val="bottom"/>
          </w:tcPr>
          <w:p w14:paraId="15480B4D" w14:textId="77777777" w:rsidR="003116BB" w:rsidRDefault="003116BB" w:rsidP="00057045">
            <w:pPr>
              <w:keepNext/>
              <w:tabs>
                <w:tab w:val="left" w:pos="540"/>
                <w:tab w:val="left" w:pos="900"/>
                <w:tab w:val="left" w:pos="2844"/>
              </w:tabs>
              <w:jc w:val="center"/>
              <w:rPr>
                <w:rFonts w:ascii="Calibri" w:hAnsi="Calibri"/>
                <w:sz w:val="18"/>
                <w:szCs w:val="18"/>
              </w:rPr>
            </w:pPr>
            <w:r w:rsidRPr="009064F8">
              <w:rPr>
                <w:rFonts w:ascii="Calibri" w:hAnsi="Calibri"/>
                <w:b/>
                <w:sz w:val="18"/>
                <w:szCs w:val="18"/>
              </w:rPr>
              <w:t>Required</w:t>
            </w:r>
          </w:p>
        </w:tc>
        <w:tc>
          <w:tcPr>
            <w:tcW w:w="5724" w:type="dxa"/>
            <w:vMerge w:val="restart"/>
            <w:tcBorders>
              <w:top w:val="single" w:sz="6" w:space="0" w:color="auto"/>
              <w:bottom w:val="single" w:sz="6" w:space="0" w:color="auto"/>
              <w:right w:val="single" w:sz="4" w:space="0" w:color="auto"/>
            </w:tcBorders>
            <w:vAlign w:val="bottom"/>
          </w:tcPr>
          <w:p w14:paraId="15480B4E"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Comments</w:t>
            </w:r>
          </w:p>
        </w:tc>
      </w:tr>
      <w:tr w:rsidR="003116BB" w:rsidRPr="009B3A0C" w14:paraId="15480B56" w14:textId="77777777" w:rsidTr="0037735E">
        <w:trPr>
          <w:cantSplit/>
          <w:trHeight w:val="288"/>
        </w:trPr>
        <w:tc>
          <w:tcPr>
            <w:tcW w:w="3047" w:type="dxa"/>
            <w:vMerge/>
            <w:tcBorders>
              <w:top w:val="single" w:sz="6" w:space="0" w:color="auto"/>
              <w:left w:val="single" w:sz="4" w:space="0" w:color="auto"/>
              <w:bottom w:val="single" w:sz="6" w:space="0" w:color="auto"/>
            </w:tcBorders>
            <w:vAlign w:val="bottom"/>
          </w:tcPr>
          <w:p w14:paraId="15480B50"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462" w:type="dxa"/>
            <w:tcBorders>
              <w:top w:val="single" w:sz="6" w:space="0" w:color="auto"/>
              <w:bottom w:val="single" w:sz="6" w:space="0" w:color="auto"/>
            </w:tcBorders>
            <w:vAlign w:val="bottom"/>
          </w:tcPr>
          <w:p w14:paraId="15480B51" w14:textId="77777777" w:rsidR="003116BB"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R</w:t>
            </w:r>
            <w:r w:rsidRPr="009B3A0C">
              <w:rPr>
                <w:rFonts w:ascii="Calibri" w:hAnsi="Calibri"/>
                <w:sz w:val="18"/>
                <w:szCs w:val="18"/>
              </w:rPr>
              <w:t>-value</w:t>
            </w:r>
          </w:p>
        </w:tc>
        <w:tc>
          <w:tcPr>
            <w:tcW w:w="1461" w:type="dxa"/>
            <w:tcBorders>
              <w:top w:val="single" w:sz="6" w:space="0" w:color="auto"/>
              <w:bottom w:val="single" w:sz="6" w:space="0" w:color="auto"/>
            </w:tcBorders>
            <w:vAlign w:val="bottom"/>
          </w:tcPr>
          <w:p w14:paraId="15480B52" w14:textId="77777777" w:rsidR="003116BB"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1461" w:type="dxa"/>
            <w:tcBorders>
              <w:top w:val="single" w:sz="6" w:space="0" w:color="auto"/>
              <w:bottom w:val="single" w:sz="6" w:space="0" w:color="auto"/>
            </w:tcBorders>
            <w:vAlign w:val="bottom"/>
          </w:tcPr>
          <w:p w14:paraId="15480B53" w14:textId="77777777" w:rsidR="003116BB" w:rsidRDefault="003116BB" w:rsidP="00057045">
            <w:pPr>
              <w:keepNext/>
              <w:tabs>
                <w:tab w:val="left" w:pos="540"/>
                <w:tab w:val="left" w:pos="900"/>
                <w:tab w:val="left" w:pos="2844"/>
              </w:tabs>
              <w:jc w:val="center"/>
              <w:rPr>
                <w:rFonts w:ascii="Calibri" w:hAnsi="Calibri"/>
                <w:sz w:val="18"/>
                <w:szCs w:val="18"/>
              </w:rPr>
            </w:pPr>
            <w:r w:rsidRPr="009B3A0C">
              <w:rPr>
                <w:rFonts w:ascii="Calibri" w:hAnsi="Calibri"/>
                <w:sz w:val="18"/>
                <w:szCs w:val="18"/>
              </w:rPr>
              <w:t xml:space="preserve">Insulation </w:t>
            </w:r>
            <w:r>
              <w:rPr>
                <w:rFonts w:ascii="Calibri" w:hAnsi="Calibri"/>
                <w:sz w:val="18"/>
                <w:szCs w:val="18"/>
              </w:rPr>
              <w:br/>
            </w:r>
            <w:r w:rsidRPr="009B3A0C">
              <w:rPr>
                <w:rFonts w:ascii="Calibri" w:hAnsi="Calibri"/>
                <w:sz w:val="18"/>
                <w:szCs w:val="18"/>
              </w:rPr>
              <w:t>R-value</w:t>
            </w:r>
          </w:p>
        </w:tc>
        <w:tc>
          <w:tcPr>
            <w:tcW w:w="1461" w:type="dxa"/>
            <w:tcBorders>
              <w:top w:val="single" w:sz="6" w:space="0" w:color="auto"/>
              <w:bottom w:val="single" w:sz="6" w:space="0" w:color="auto"/>
            </w:tcBorders>
            <w:vAlign w:val="bottom"/>
          </w:tcPr>
          <w:p w14:paraId="15480B54" w14:textId="77777777" w:rsidR="003116BB" w:rsidRDefault="003116BB" w:rsidP="00057045">
            <w:pPr>
              <w:keepNext/>
              <w:tabs>
                <w:tab w:val="left" w:pos="540"/>
                <w:tab w:val="left" w:pos="900"/>
                <w:tab w:val="left" w:pos="2844"/>
              </w:tabs>
              <w:jc w:val="center"/>
              <w:rPr>
                <w:rFonts w:ascii="Calibri" w:hAnsi="Calibri"/>
                <w:sz w:val="18"/>
                <w:szCs w:val="18"/>
              </w:rPr>
            </w:pPr>
            <w:r>
              <w:rPr>
                <w:rFonts w:ascii="Calibri" w:hAnsi="Calibri"/>
                <w:sz w:val="18"/>
                <w:szCs w:val="18"/>
              </w:rPr>
              <w:t>I</w:t>
            </w:r>
            <w:r w:rsidRPr="009B3A0C">
              <w:rPr>
                <w:rFonts w:ascii="Calibri" w:hAnsi="Calibri"/>
                <w:sz w:val="18"/>
                <w:szCs w:val="18"/>
              </w:rPr>
              <w:t xml:space="preserve">nsulation </w:t>
            </w:r>
            <w:r>
              <w:rPr>
                <w:rFonts w:ascii="Calibri" w:hAnsi="Calibri"/>
                <w:sz w:val="18"/>
                <w:szCs w:val="18"/>
              </w:rPr>
              <w:br/>
              <w:t>U-f</w:t>
            </w:r>
            <w:r w:rsidRPr="009B3A0C">
              <w:rPr>
                <w:rFonts w:ascii="Calibri" w:hAnsi="Calibri"/>
                <w:sz w:val="18"/>
                <w:szCs w:val="18"/>
              </w:rPr>
              <w:t>a</w:t>
            </w:r>
            <w:r>
              <w:rPr>
                <w:rFonts w:ascii="Calibri" w:hAnsi="Calibri"/>
                <w:sz w:val="18"/>
                <w:szCs w:val="18"/>
              </w:rPr>
              <w:t>ctor</w:t>
            </w:r>
          </w:p>
        </w:tc>
        <w:tc>
          <w:tcPr>
            <w:tcW w:w="5724" w:type="dxa"/>
            <w:vMerge/>
            <w:tcBorders>
              <w:top w:val="single" w:sz="6" w:space="0" w:color="auto"/>
              <w:bottom w:val="single" w:sz="6" w:space="0" w:color="auto"/>
              <w:right w:val="single" w:sz="4" w:space="0" w:color="auto"/>
            </w:tcBorders>
            <w:vAlign w:val="bottom"/>
          </w:tcPr>
          <w:p w14:paraId="15480B55" w14:textId="77777777" w:rsidR="003116BB" w:rsidRDefault="003116BB" w:rsidP="00057045">
            <w:pPr>
              <w:keepNext/>
              <w:tabs>
                <w:tab w:val="left" w:pos="540"/>
                <w:tab w:val="left" w:pos="900"/>
                <w:tab w:val="left" w:pos="3420"/>
              </w:tabs>
              <w:jc w:val="center"/>
              <w:rPr>
                <w:rFonts w:ascii="Calibri" w:hAnsi="Calibri"/>
                <w:sz w:val="18"/>
                <w:szCs w:val="18"/>
              </w:rPr>
            </w:pPr>
          </w:p>
        </w:tc>
      </w:tr>
      <w:tr w:rsidR="00CC2F8D" w:rsidRPr="009B3A0C" w14:paraId="15480B5D" w14:textId="77777777" w:rsidTr="0037735E">
        <w:trPr>
          <w:cantSplit/>
          <w:trHeight w:val="320"/>
        </w:trPr>
        <w:tc>
          <w:tcPr>
            <w:tcW w:w="3047" w:type="dxa"/>
            <w:tcBorders>
              <w:top w:val="single" w:sz="6" w:space="0" w:color="auto"/>
              <w:left w:val="single" w:sz="4" w:space="0" w:color="auto"/>
              <w:bottom w:val="single" w:sz="6" w:space="0" w:color="auto"/>
            </w:tcBorders>
            <w:vAlign w:val="bottom"/>
          </w:tcPr>
          <w:p w14:paraId="15480B57" w14:textId="77777777" w:rsidR="00CC2F8D" w:rsidRPr="006A69BB" w:rsidRDefault="00CC2F8D" w:rsidP="003A63C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 xml:space="preserve">&lt;&lt;User selects from list: </w:t>
            </w:r>
            <w:r w:rsidRPr="00C068EC">
              <w:rPr>
                <w:rFonts w:ascii="Calibri" w:hAnsi="Calibri"/>
                <w:sz w:val="18"/>
                <w:szCs w:val="18"/>
              </w:rPr>
              <w:t>Slab</w:t>
            </w:r>
            <w:r>
              <w:rPr>
                <w:rFonts w:ascii="Calibri" w:hAnsi="Calibri"/>
                <w:sz w:val="18"/>
                <w:szCs w:val="18"/>
              </w:rPr>
              <w:t xml:space="preserve"> o</w:t>
            </w:r>
            <w:r w:rsidRPr="00C068EC">
              <w:rPr>
                <w:rFonts w:ascii="Calibri" w:hAnsi="Calibri"/>
                <w:sz w:val="18"/>
                <w:szCs w:val="18"/>
              </w:rPr>
              <w:t>n</w:t>
            </w:r>
            <w:r>
              <w:rPr>
                <w:rFonts w:ascii="Calibri" w:hAnsi="Calibri"/>
                <w:sz w:val="18"/>
                <w:szCs w:val="18"/>
              </w:rPr>
              <w:t xml:space="preserve"> g</w:t>
            </w:r>
            <w:r w:rsidRPr="00C068EC">
              <w:rPr>
                <w:rFonts w:ascii="Calibri" w:hAnsi="Calibri"/>
                <w:sz w:val="18"/>
                <w:szCs w:val="18"/>
              </w:rPr>
              <w:t>rade</w:t>
            </w:r>
            <w:r>
              <w:rPr>
                <w:rFonts w:ascii="Calibri" w:hAnsi="Calibri"/>
                <w:sz w:val="18"/>
                <w:szCs w:val="18"/>
              </w:rPr>
              <w:t xml:space="preserve">,  </w:t>
            </w:r>
            <w:r w:rsidRPr="00C068EC">
              <w:rPr>
                <w:rFonts w:ascii="Calibri" w:hAnsi="Calibri"/>
                <w:sz w:val="18"/>
                <w:szCs w:val="18"/>
              </w:rPr>
              <w:t>Slab</w:t>
            </w:r>
            <w:r>
              <w:rPr>
                <w:rFonts w:ascii="Calibri" w:hAnsi="Calibri"/>
                <w:sz w:val="18"/>
                <w:szCs w:val="18"/>
              </w:rPr>
              <w:t xml:space="preserve"> r</w:t>
            </w:r>
            <w:r w:rsidRPr="00C068EC">
              <w:rPr>
                <w:rFonts w:ascii="Calibri" w:hAnsi="Calibri"/>
                <w:sz w:val="18"/>
                <w:szCs w:val="18"/>
              </w:rPr>
              <w:t>aised</w:t>
            </w:r>
            <w:r>
              <w:rPr>
                <w:rFonts w:ascii="Calibri" w:hAnsi="Calibri"/>
                <w:sz w:val="18"/>
                <w:szCs w:val="18"/>
              </w:rPr>
              <w:t>&gt;&gt;</w:t>
            </w:r>
          </w:p>
        </w:tc>
        <w:tc>
          <w:tcPr>
            <w:tcW w:w="1462" w:type="dxa"/>
            <w:tcBorders>
              <w:top w:val="single" w:sz="6" w:space="0" w:color="auto"/>
              <w:bottom w:val="single" w:sz="6" w:space="0" w:color="auto"/>
            </w:tcBorders>
            <w:vAlign w:val="bottom"/>
          </w:tcPr>
          <w:p w14:paraId="15480B58" w14:textId="77777777" w:rsidR="00CC2F8D" w:rsidRPr="006A69BB" w:rsidRDefault="00CC2F8D" w:rsidP="00057045">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DC5AE5">
              <w:rPr>
                <w:rFonts w:ascii="Calibri" w:hAnsi="Calibri"/>
                <w:sz w:val="18"/>
                <w:szCs w:val="18"/>
              </w:rPr>
              <w:t xml:space="preserve">&lt;&lt;User Input: </w:t>
            </w:r>
            <w:proofErr w:type="spellStart"/>
            <w:r w:rsidRPr="00DC5AE5">
              <w:rPr>
                <w:rFonts w:ascii="Calibri" w:hAnsi="Calibri"/>
                <w:sz w:val="18"/>
                <w:szCs w:val="18"/>
              </w:rPr>
              <w:t>DecimalNonnegative</w:t>
            </w:r>
            <w:proofErr w:type="spellEnd"/>
            <w:r w:rsidRPr="00DC5AE5">
              <w:rPr>
                <w:rFonts w:ascii="Calibri" w:hAnsi="Calibri"/>
                <w:sz w:val="18"/>
                <w:szCs w:val="18"/>
              </w:rPr>
              <w:t>&gt;&gt;</w:t>
            </w:r>
          </w:p>
        </w:tc>
        <w:tc>
          <w:tcPr>
            <w:tcW w:w="1461" w:type="dxa"/>
            <w:tcBorders>
              <w:top w:val="single" w:sz="6" w:space="0" w:color="auto"/>
              <w:bottom w:val="single" w:sz="6" w:space="0" w:color="auto"/>
            </w:tcBorders>
            <w:vAlign w:val="bottom"/>
          </w:tcPr>
          <w:p w14:paraId="15480B59" w14:textId="77777777" w:rsidR="00CC2F8D" w:rsidRPr="006A69BB" w:rsidRDefault="00CC2F8D" w:rsidP="00057045">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DC5AE5">
              <w:rPr>
                <w:rFonts w:ascii="Calibri" w:hAnsi="Calibri"/>
                <w:sz w:val="18"/>
                <w:szCs w:val="18"/>
              </w:rPr>
              <w:t xml:space="preserve">&lt;&lt;User Input: </w:t>
            </w:r>
            <w:proofErr w:type="spellStart"/>
            <w:r w:rsidRPr="00DC5AE5">
              <w:rPr>
                <w:rFonts w:ascii="Calibri" w:hAnsi="Calibri"/>
                <w:sz w:val="18"/>
                <w:szCs w:val="18"/>
              </w:rPr>
              <w:t>DecimalNonnegative</w:t>
            </w:r>
            <w:proofErr w:type="spellEnd"/>
            <w:r w:rsidRPr="00DC5AE5">
              <w:rPr>
                <w:rFonts w:ascii="Calibri" w:hAnsi="Calibri"/>
                <w:sz w:val="18"/>
                <w:szCs w:val="18"/>
              </w:rPr>
              <w:t>&gt;&gt;</w:t>
            </w:r>
          </w:p>
        </w:tc>
        <w:tc>
          <w:tcPr>
            <w:tcW w:w="1461" w:type="dxa"/>
            <w:tcBorders>
              <w:top w:val="single" w:sz="6" w:space="0" w:color="auto"/>
              <w:bottom w:val="single" w:sz="6" w:space="0" w:color="auto"/>
            </w:tcBorders>
            <w:vAlign w:val="bottom"/>
          </w:tcPr>
          <w:p w14:paraId="15480B5A" w14:textId="77777777" w:rsidR="00CC2F8D" w:rsidRPr="006A69BB" w:rsidRDefault="00CC2F8D" w:rsidP="00057045">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DC5AE5">
              <w:rPr>
                <w:rFonts w:ascii="Calibri" w:hAnsi="Calibri"/>
                <w:sz w:val="18"/>
                <w:szCs w:val="18"/>
              </w:rPr>
              <w:t xml:space="preserve">&lt;&lt;User Input: </w:t>
            </w:r>
            <w:proofErr w:type="spellStart"/>
            <w:r w:rsidRPr="00DC5AE5">
              <w:rPr>
                <w:rFonts w:ascii="Calibri" w:hAnsi="Calibri"/>
                <w:sz w:val="18"/>
                <w:szCs w:val="18"/>
              </w:rPr>
              <w:t>DecimalNonnegative</w:t>
            </w:r>
            <w:proofErr w:type="spellEnd"/>
            <w:r w:rsidRPr="00DC5AE5">
              <w:rPr>
                <w:rFonts w:ascii="Calibri" w:hAnsi="Calibri"/>
                <w:sz w:val="18"/>
                <w:szCs w:val="18"/>
              </w:rPr>
              <w:t>&gt;&gt;</w:t>
            </w:r>
          </w:p>
        </w:tc>
        <w:tc>
          <w:tcPr>
            <w:tcW w:w="1461" w:type="dxa"/>
            <w:tcBorders>
              <w:top w:val="single" w:sz="6" w:space="0" w:color="auto"/>
              <w:bottom w:val="single" w:sz="6" w:space="0" w:color="auto"/>
            </w:tcBorders>
            <w:vAlign w:val="bottom"/>
          </w:tcPr>
          <w:p w14:paraId="15480B5B" w14:textId="77777777" w:rsidR="00CC2F8D" w:rsidRPr="006A69BB" w:rsidRDefault="00CC2F8D" w:rsidP="00057045">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DC5AE5">
              <w:rPr>
                <w:rFonts w:ascii="Calibri" w:hAnsi="Calibri"/>
                <w:sz w:val="18"/>
                <w:szCs w:val="18"/>
              </w:rPr>
              <w:t xml:space="preserve">&lt;&lt;User Input: </w:t>
            </w:r>
            <w:proofErr w:type="spellStart"/>
            <w:r w:rsidRPr="00DC5AE5">
              <w:rPr>
                <w:rFonts w:ascii="Calibri" w:hAnsi="Calibri"/>
                <w:sz w:val="18"/>
                <w:szCs w:val="18"/>
              </w:rPr>
              <w:t>DecimalNonnegative</w:t>
            </w:r>
            <w:proofErr w:type="spellEnd"/>
            <w:r w:rsidRPr="00DC5AE5">
              <w:rPr>
                <w:rFonts w:ascii="Calibri" w:hAnsi="Calibri"/>
                <w:sz w:val="18"/>
                <w:szCs w:val="18"/>
              </w:rPr>
              <w:t>&gt;&gt;</w:t>
            </w:r>
          </w:p>
        </w:tc>
        <w:tc>
          <w:tcPr>
            <w:tcW w:w="5724" w:type="dxa"/>
            <w:tcBorders>
              <w:top w:val="single" w:sz="6" w:space="0" w:color="auto"/>
              <w:bottom w:val="single" w:sz="6" w:space="0" w:color="auto"/>
              <w:right w:val="single" w:sz="4" w:space="0" w:color="auto"/>
            </w:tcBorders>
            <w:vAlign w:val="bottom"/>
          </w:tcPr>
          <w:p w14:paraId="15480B5C" w14:textId="77777777" w:rsidR="00CC2F8D" w:rsidRPr="006A69BB" w:rsidRDefault="00CC2F8D" w:rsidP="00057045">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&lt;&lt;User Input: Text&gt;&gt;</w:t>
            </w:r>
          </w:p>
        </w:tc>
      </w:tr>
      <w:tr w:rsidR="003116BB" w:rsidRPr="009B3A0C" w14:paraId="15480B5F" w14:textId="77777777" w:rsidTr="0037735E">
        <w:trPr>
          <w:cantSplit/>
          <w:trHeight w:val="320"/>
        </w:trPr>
        <w:tc>
          <w:tcPr>
            <w:tcW w:w="14616" w:type="dxa"/>
            <w:gridSpan w:val="6"/>
            <w:tcBorders>
              <w:top w:val="single" w:sz="6" w:space="0" w:color="auto"/>
              <w:left w:val="single" w:sz="4" w:space="0" w:color="auto"/>
              <w:bottom w:val="single" w:sz="4" w:space="0" w:color="auto"/>
              <w:right w:val="single" w:sz="4" w:space="0" w:color="auto"/>
            </w:tcBorders>
            <w:vAlign w:val="center"/>
          </w:tcPr>
          <w:p w14:paraId="15480B5E" w14:textId="77777777" w:rsidR="003116BB" w:rsidRPr="00B31ABD" w:rsidRDefault="003116BB">
            <w:pPr>
              <w:keepNext/>
              <w:numPr>
                <w:ilvl w:val="0"/>
                <w:numId w:val="4"/>
              </w:numPr>
              <w:tabs>
                <w:tab w:val="left" w:pos="342"/>
                <w:tab w:val="left" w:pos="2700"/>
                <w:tab w:val="left" w:pos="3420"/>
                <w:tab w:val="left" w:pos="3780"/>
                <w:tab w:val="left" w:pos="5760"/>
                <w:tab w:val="left" w:pos="7212"/>
              </w:tabs>
              <w:spacing w:line="276" w:lineRule="auto"/>
              <w:ind w:left="252" w:hanging="225"/>
              <w:rPr>
                <w:rFonts w:ascii="Calibri" w:hAnsi="Calibri"/>
                <w:noProof/>
                <w:sz w:val="18"/>
                <w:szCs w:val="18"/>
              </w:rPr>
            </w:pPr>
            <w:r w:rsidRPr="0037735E">
              <w:rPr>
                <w:rFonts w:ascii="Calibri" w:hAnsi="Calibri"/>
                <w:noProof/>
                <w:sz w:val="20"/>
                <w:szCs w:val="18"/>
              </w:rPr>
              <w:t xml:space="preserve">Heated slab floors require mandatory slab insulation (see Table 110.8-A). </w:t>
            </w:r>
          </w:p>
        </w:tc>
      </w:tr>
    </w:tbl>
    <w:p w14:paraId="15480B60" w14:textId="77777777" w:rsidR="003116BB" w:rsidRDefault="003116BB" w:rsidP="003116BB"/>
    <w:tbl>
      <w:tblPr>
        <w:tblW w:w="5000" w:type="pct"/>
        <w:tblBorders>
          <w:top w:val="single" w:sz="12" w:space="0" w:color="auto"/>
          <w:left w:val="single" w:sz="12" w:space="0" w:color="auto"/>
          <w:bottom w:val="single" w:sz="12" w:space="0" w:color="auto"/>
          <w:right w:val="single" w:sz="12" w:space="0" w:color="auto"/>
        </w:tblBorders>
        <w:tblLayout w:type="fixed"/>
        <w:tblCellMar>
          <w:top w:w="29" w:type="dxa"/>
          <w:left w:w="115" w:type="dxa"/>
          <w:bottom w:w="29" w:type="dxa"/>
          <w:right w:w="115" w:type="dxa"/>
        </w:tblCellMar>
        <w:tblLook w:val="0000" w:firstRow="0" w:lastRow="0" w:firstColumn="0" w:lastColumn="0" w:noHBand="0" w:noVBand="0"/>
      </w:tblPr>
      <w:tblGrid>
        <w:gridCol w:w="25"/>
        <w:gridCol w:w="6677"/>
        <w:gridCol w:w="7928"/>
      </w:tblGrid>
      <w:tr w:rsidR="003116BB" w:rsidRPr="00FE052A" w14:paraId="15480B67" w14:textId="77777777" w:rsidTr="0037735E">
        <w:trPr>
          <w:cantSplit/>
          <w:trHeight w:val="317"/>
        </w:trPr>
        <w:tc>
          <w:tcPr>
            <w:tcW w:w="1460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5480B61" w14:textId="2E431DD0" w:rsidR="00E512E4" w:rsidRPr="0037735E" w:rsidRDefault="00EE5A33">
            <w:pPr>
              <w:keepNext/>
              <w:rPr>
                <w:rFonts w:ascii="Calibri" w:eastAsia="Calibri" w:hAnsi="Calibri"/>
                <w:b/>
                <w:sz w:val="20"/>
                <w:szCs w:val="22"/>
              </w:rPr>
            </w:pPr>
            <w:r w:rsidRPr="0037735E">
              <w:rPr>
                <w:rFonts w:ascii="Calibri" w:eastAsia="Calibri" w:hAnsi="Calibri"/>
                <w:b/>
                <w:sz w:val="20"/>
                <w:szCs w:val="22"/>
              </w:rPr>
              <w:t xml:space="preserve">F. </w:t>
            </w:r>
            <w:r w:rsidR="004A5E91" w:rsidRPr="0037735E">
              <w:rPr>
                <w:rFonts w:ascii="Calibri" w:eastAsia="Calibri" w:hAnsi="Calibri"/>
                <w:b/>
                <w:sz w:val="20"/>
                <w:szCs w:val="22"/>
              </w:rPr>
              <w:t>Radiant Barrier</w:t>
            </w:r>
            <w:r w:rsidR="00B50AFC" w:rsidRPr="0037735E">
              <w:rPr>
                <w:rFonts w:ascii="Calibri" w:eastAsia="Calibri" w:hAnsi="Calibri"/>
                <w:b/>
                <w:sz w:val="20"/>
                <w:szCs w:val="22"/>
              </w:rPr>
              <w:t xml:space="preserve"> </w:t>
            </w:r>
            <w:r w:rsidR="00B50AFC" w:rsidRPr="0037735E">
              <w:rPr>
                <w:rFonts w:ascii="Calibri" w:eastAsia="Calibri" w:hAnsi="Calibri"/>
                <w:sz w:val="20"/>
                <w:szCs w:val="22"/>
              </w:rPr>
              <w:t>(Section 150.1(c)2</w:t>
            </w:r>
            <w:r w:rsidR="00CF1F39" w:rsidRPr="0037735E">
              <w:rPr>
                <w:rFonts w:ascii="Calibri" w:eastAsia="Calibri" w:hAnsi="Calibri"/>
                <w:sz w:val="20"/>
                <w:szCs w:val="22"/>
              </w:rPr>
              <w:t>)</w:t>
            </w:r>
          </w:p>
          <w:p w14:paraId="15480B62" w14:textId="77777777" w:rsidR="00EE5A33" w:rsidRDefault="00EE5A33" w:rsidP="00EE5A33">
            <w:pPr>
              <w:rPr>
                <w:rFonts w:asciiTheme="minorHAnsi" w:eastAsia="Calibri" w:hAnsiTheme="minorHAnsi"/>
                <w:sz w:val="20"/>
              </w:rPr>
            </w:pPr>
            <w:r>
              <w:rPr>
                <w:rFonts w:asciiTheme="minorHAnsi" w:eastAsia="Calibri" w:hAnsiTheme="minorHAnsi"/>
                <w:sz w:val="20"/>
              </w:rPr>
              <w:t>&lt;&lt;if A13 = one of the items in the following list:</w:t>
            </w:r>
          </w:p>
          <w:p w14:paraId="15480B63" w14:textId="77777777" w:rsidR="00EE5A33" w:rsidRDefault="00EE5A33" w:rsidP="00EE5A33">
            <w:pPr>
              <w:rPr>
                <w:rFonts w:asciiTheme="minorHAnsi" w:eastAsia="Calibri" w:hAnsiTheme="minorHAnsi"/>
                <w:sz w:val="20"/>
              </w:rPr>
            </w:pPr>
            <w:r>
              <w:rPr>
                <w:rFonts w:asciiTheme="minorHAnsi" w:eastAsia="Calibri" w:hAnsiTheme="minorHAnsi"/>
                <w:sz w:val="20"/>
              </w:rPr>
              <w:t>*Addition ≤ 300 ft2</w:t>
            </w:r>
          </w:p>
          <w:p w14:paraId="15480B64" w14:textId="77777777" w:rsidR="00EE5A33" w:rsidRDefault="00EE5A33" w:rsidP="00EE5A33">
            <w:pPr>
              <w:rPr>
                <w:rFonts w:asciiTheme="minorHAnsi" w:eastAsia="Calibri" w:hAnsiTheme="minorHAnsi"/>
                <w:sz w:val="20"/>
              </w:rPr>
            </w:pPr>
            <w:r>
              <w:rPr>
                <w:rFonts w:asciiTheme="minorHAnsi" w:eastAsia="Calibri" w:hAnsiTheme="minorHAnsi"/>
                <w:sz w:val="20"/>
              </w:rPr>
              <w:t>*Addition &gt; 300 to ≤ 400 ft2</w:t>
            </w:r>
          </w:p>
          <w:p w14:paraId="15480B65" w14:textId="77777777" w:rsidR="00EE5A33" w:rsidRDefault="00EE5A33" w:rsidP="00EE5A33">
            <w:pPr>
              <w:rPr>
                <w:rFonts w:asciiTheme="minorHAnsi" w:eastAsia="Calibri" w:hAnsiTheme="minorHAnsi"/>
                <w:sz w:val="20"/>
              </w:rPr>
            </w:pPr>
            <w:r>
              <w:rPr>
                <w:rFonts w:asciiTheme="minorHAnsi" w:eastAsia="Calibri" w:hAnsiTheme="minorHAnsi"/>
                <w:sz w:val="20"/>
              </w:rPr>
              <w:t>*Addition &gt; 400 to ≤ 700 ft2</w:t>
            </w:r>
          </w:p>
          <w:p w14:paraId="15480B66" w14:textId="4C964A4F" w:rsidR="00E512E4" w:rsidRDefault="00B50AFC">
            <w:pPr>
              <w:keepNext/>
              <w:rPr>
                <w:rFonts w:ascii="Calibri" w:eastAsia="Calibri" w:hAnsi="Calibri"/>
                <w:b/>
                <w:sz w:val="22"/>
                <w:szCs w:val="22"/>
              </w:rPr>
            </w:pPr>
            <w:r w:rsidRPr="00B50AFC">
              <w:rPr>
                <w:rFonts w:asciiTheme="minorHAnsi" w:eastAsia="Calibri" w:hAnsiTheme="minorHAnsi"/>
                <w:sz w:val="20"/>
              </w:rPr>
              <w:t>*Addition &gt; 700 to ≤ 1,000 ft2 then display this section, else display the section header and standard “This Section Does Not Apply” message</w:t>
            </w:r>
            <w:r w:rsidR="004A5E91">
              <w:rPr>
                <w:rFonts w:asciiTheme="minorHAnsi" w:eastAsia="Calibri" w:hAnsiTheme="minorHAnsi"/>
                <w:sz w:val="20"/>
              </w:rPr>
              <w:t>&gt;&gt;</w:t>
            </w:r>
          </w:p>
        </w:tc>
      </w:tr>
      <w:tr w:rsidR="003116BB" w:rsidRPr="00FE052A" w14:paraId="15480B6A" w14:textId="77777777" w:rsidTr="0037735E">
        <w:trPr>
          <w:cantSplit/>
          <w:trHeight w:val="203"/>
        </w:trPr>
        <w:tc>
          <w:tcPr>
            <w:tcW w:w="6691" w:type="dxa"/>
            <w:gridSpan w:val="2"/>
            <w:tcBorders>
              <w:top w:val="single" w:sz="4" w:space="0" w:color="auto"/>
              <w:left w:val="single" w:sz="4" w:space="0" w:color="auto"/>
              <w:bottom w:val="single" w:sz="4" w:space="0" w:color="auto"/>
              <w:right w:val="single" w:sz="4" w:space="0" w:color="auto"/>
            </w:tcBorders>
            <w:vAlign w:val="center"/>
          </w:tcPr>
          <w:p w14:paraId="15480B68" w14:textId="77777777" w:rsidR="003116BB" w:rsidRPr="0037735E" w:rsidRDefault="003116BB" w:rsidP="00057045">
            <w:pPr>
              <w:keepNext/>
              <w:jc w:val="center"/>
              <w:rPr>
                <w:rFonts w:ascii="Calibri" w:hAnsi="Calibri"/>
                <w:sz w:val="18"/>
                <w:szCs w:val="20"/>
              </w:rPr>
            </w:pPr>
            <w:r w:rsidRPr="0037735E">
              <w:rPr>
                <w:rFonts w:ascii="Calibri" w:hAnsi="Calibri"/>
                <w:sz w:val="18"/>
                <w:szCs w:val="20"/>
              </w:rPr>
              <w:t>01</w:t>
            </w:r>
          </w:p>
        </w:tc>
        <w:tc>
          <w:tcPr>
            <w:tcW w:w="7914" w:type="dxa"/>
            <w:tcBorders>
              <w:top w:val="single" w:sz="4" w:space="0" w:color="auto"/>
              <w:left w:val="single" w:sz="4" w:space="0" w:color="auto"/>
              <w:bottom w:val="single" w:sz="4" w:space="0" w:color="auto"/>
              <w:right w:val="single" w:sz="4" w:space="0" w:color="auto"/>
            </w:tcBorders>
            <w:vAlign w:val="center"/>
          </w:tcPr>
          <w:p w14:paraId="15480B69" w14:textId="77777777" w:rsidR="003116BB" w:rsidRPr="0037735E" w:rsidRDefault="003116BB" w:rsidP="00057045">
            <w:pPr>
              <w:keepNext/>
              <w:jc w:val="center"/>
              <w:rPr>
                <w:rFonts w:ascii="Calibri" w:hAnsi="Calibri"/>
                <w:sz w:val="18"/>
                <w:szCs w:val="20"/>
              </w:rPr>
            </w:pPr>
            <w:r w:rsidRPr="0037735E">
              <w:rPr>
                <w:rFonts w:ascii="Calibri" w:hAnsi="Calibri"/>
                <w:sz w:val="18"/>
                <w:szCs w:val="20"/>
              </w:rPr>
              <w:t>02</w:t>
            </w:r>
          </w:p>
        </w:tc>
      </w:tr>
      <w:tr w:rsidR="003116BB" w:rsidRPr="00FE052A" w14:paraId="15480B6D" w14:textId="77777777" w:rsidTr="0037735E">
        <w:trPr>
          <w:cantSplit/>
          <w:trHeight w:val="203"/>
        </w:trPr>
        <w:tc>
          <w:tcPr>
            <w:tcW w:w="6691" w:type="dxa"/>
            <w:gridSpan w:val="2"/>
            <w:tcBorders>
              <w:top w:val="single" w:sz="4" w:space="0" w:color="auto"/>
              <w:left w:val="single" w:sz="4" w:space="0" w:color="auto"/>
              <w:bottom w:val="single" w:sz="4" w:space="0" w:color="auto"/>
              <w:right w:val="single" w:sz="4" w:space="0" w:color="auto"/>
            </w:tcBorders>
            <w:vAlign w:val="center"/>
          </w:tcPr>
          <w:p w14:paraId="15480B6B" w14:textId="77777777" w:rsidR="003116BB" w:rsidRPr="0037735E" w:rsidRDefault="003116BB" w:rsidP="00057045">
            <w:pPr>
              <w:keepNext/>
              <w:jc w:val="center"/>
              <w:rPr>
                <w:rFonts w:ascii="Calibri" w:hAnsi="Calibri"/>
                <w:sz w:val="18"/>
                <w:szCs w:val="20"/>
              </w:rPr>
            </w:pPr>
            <w:r w:rsidRPr="0037735E">
              <w:rPr>
                <w:rFonts w:ascii="Calibri" w:hAnsi="Calibri"/>
                <w:sz w:val="18"/>
                <w:szCs w:val="20"/>
              </w:rPr>
              <w:t>Radiant Barrier installed below the roof deck and on all gable end walls</w:t>
            </w:r>
          </w:p>
        </w:tc>
        <w:tc>
          <w:tcPr>
            <w:tcW w:w="7914" w:type="dxa"/>
            <w:tcBorders>
              <w:top w:val="single" w:sz="4" w:space="0" w:color="auto"/>
              <w:left w:val="single" w:sz="4" w:space="0" w:color="auto"/>
              <w:bottom w:val="single" w:sz="4" w:space="0" w:color="auto"/>
              <w:right w:val="single" w:sz="4" w:space="0" w:color="auto"/>
            </w:tcBorders>
            <w:vAlign w:val="center"/>
          </w:tcPr>
          <w:p w14:paraId="15480B6C" w14:textId="77777777" w:rsidR="003116BB" w:rsidRPr="0037735E" w:rsidRDefault="003116BB" w:rsidP="00057045">
            <w:pPr>
              <w:keepNext/>
              <w:jc w:val="center"/>
              <w:rPr>
                <w:rFonts w:ascii="Calibri" w:hAnsi="Calibri"/>
                <w:sz w:val="18"/>
                <w:szCs w:val="20"/>
              </w:rPr>
            </w:pPr>
            <w:r w:rsidRPr="0037735E">
              <w:rPr>
                <w:rFonts w:ascii="Calibri" w:hAnsi="Calibri"/>
                <w:sz w:val="18"/>
                <w:szCs w:val="20"/>
              </w:rPr>
              <w:t>Comment</w:t>
            </w:r>
          </w:p>
        </w:tc>
      </w:tr>
      <w:tr w:rsidR="003116BB" w:rsidRPr="00FE052A" w14:paraId="15480B70" w14:textId="77777777" w:rsidTr="0037735E">
        <w:trPr>
          <w:cantSplit/>
          <w:trHeight w:val="203"/>
        </w:trPr>
        <w:tc>
          <w:tcPr>
            <w:tcW w:w="6691" w:type="dxa"/>
            <w:gridSpan w:val="2"/>
            <w:tcBorders>
              <w:top w:val="single" w:sz="4" w:space="0" w:color="auto"/>
              <w:left w:val="single" w:sz="4" w:space="0" w:color="auto"/>
              <w:bottom w:val="single" w:sz="4" w:space="0" w:color="auto"/>
              <w:right w:val="single" w:sz="4" w:space="0" w:color="auto"/>
            </w:tcBorders>
            <w:vAlign w:val="center"/>
          </w:tcPr>
          <w:p w14:paraId="15480B6E" w14:textId="77777777" w:rsidR="00D37915" w:rsidRDefault="00D7085C">
            <w:pPr>
              <w:keepNext/>
              <w:jc w:val="center"/>
              <w:rPr>
                <w:rFonts w:ascii="Calibri" w:hAnsi="Calibri" w:cs="Tahoma"/>
                <w:sz w:val="20"/>
                <w:szCs w:val="20"/>
              </w:rPr>
            </w:pPr>
            <w:r>
              <w:rPr>
                <w:rFonts w:ascii="Calibri" w:hAnsi="Calibri"/>
                <w:sz w:val="20"/>
                <w:szCs w:val="20"/>
              </w:rPr>
              <w:t xml:space="preserve">&lt;&lt; place YES, NO, NA as a drop down&gt;&gt; &lt;&lt; if A09 is 2-15 and a No or NA is displayed, </w:t>
            </w:r>
            <w:r w:rsidR="00CC2F8D">
              <w:rPr>
                <w:rFonts w:ascii="Calibri" w:hAnsi="Calibri"/>
                <w:sz w:val="20"/>
                <w:szCs w:val="20"/>
              </w:rPr>
              <w:t>‘</w:t>
            </w:r>
            <w:r w:rsidR="00F076B0" w:rsidRPr="00F076B0">
              <w:rPr>
                <w:rFonts w:ascii="Calibri" w:hAnsi="Calibri"/>
                <w:b/>
                <w:sz w:val="20"/>
                <w:szCs w:val="20"/>
              </w:rPr>
              <w:t>Do NO PROCEED</w:t>
            </w:r>
            <w:r w:rsidR="00CC2F8D" w:rsidRPr="00CC2F8D">
              <w:rPr>
                <w:rFonts w:ascii="Calibri" w:hAnsi="Calibri"/>
                <w:sz w:val="20"/>
                <w:szCs w:val="20"/>
              </w:rPr>
              <w:t>’</w:t>
            </w:r>
            <w:r>
              <w:rPr>
                <w:rFonts w:ascii="Calibri" w:hAnsi="Calibri"/>
                <w:sz w:val="20"/>
                <w:szCs w:val="20"/>
              </w:rPr>
              <w:t>&gt;&gt;</w:t>
            </w:r>
          </w:p>
        </w:tc>
        <w:tc>
          <w:tcPr>
            <w:tcW w:w="7914" w:type="dxa"/>
            <w:tcBorders>
              <w:top w:val="single" w:sz="4" w:space="0" w:color="auto"/>
              <w:left w:val="single" w:sz="4" w:space="0" w:color="auto"/>
              <w:bottom w:val="single" w:sz="4" w:space="0" w:color="auto"/>
              <w:right w:val="single" w:sz="4" w:space="0" w:color="auto"/>
            </w:tcBorders>
            <w:vAlign w:val="center"/>
          </w:tcPr>
          <w:p w14:paraId="15480B6F" w14:textId="77777777" w:rsidR="003116BB" w:rsidRPr="00E56773" w:rsidRDefault="00CC2F8D" w:rsidP="00057045">
            <w:pPr>
              <w:keepNext/>
              <w:jc w:val="center"/>
              <w:rPr>
                <w:rFonts w:ascii="Calibri" w:hAnsi="Calibri"/>
                <w:sz w:val="20"/>
                <w:szCs w:val="20"/>
              </w:rPr>
            </w:pPr>
            <w:r>
              <w:rPr>
                <w:rFonts w:ascii="Calibri" w:hAnsi="Calibri"/>
                <w:sz w:val="20"/>
                <w:szCs w:val="20"/>
              </w:rPr>
              <w:t>&lt;&lt;User Input: Text&gt;&gt;</w:t>
            </w:r>
          </w:p>
        </w:tc>
      </w:tr>
      <w:tr w:rsidR="00A844AA" w:rsidRPr="00FE052A" w14:paraId="15480B75" w14:textId="77777777" w:rsidTr="0037735E">
        <w:tblPrEx>
          <w:tblCellMar>
            <w:top w:w="0" w:type="dxa"/>
            <w:left w:w="0" w:type="dxa"/>
            <w:bottom w:w="0" w:type="dxa"/>
            <w:right w:w="0" w:type="dxa"/>
          </w:tblCellMar>
        </w:tblPrEx>
        <w:trPr>
          <w:gridBefore w:val="1"/>
          <w:wBefore w:w="25" w:type="dxa"/>
          <w:cantSplit/>
          <w:trHeight w:val="464"/>
        </w:trPr>
        <w:tc>
          <w:tcPr>
            <w:tcW w:w="14580" w:type="dxa"/>
            <w:gridSpan w:val="2"/>
            <w:tcBorders>
              <w:top w:val="single" w:sz="4" w:space="0" w:color="auto"/>
              <w:left w:val="single" w:sz="4" w:space="0" w:color="auto"/>
              <w:bottom w:val="single" w:sz="4" w:space="0" w:color="auto"/>
              <w:right w:val="single" w:sz="4" w:space="0" w:color="auto"/>
            </w:tcBorders>
            <w:vAlign w:val="center"/>
          </w:tcPr>
          <w:p w14:paraId="15480B71" w14:textId="77777777" w:rsidR="00A844AA" w:rsidRPr="0037735E" w:rsidRDefault="00A844AA" w:rsidP="00A844AA">
            <w:pPr>
              <w:keepNext/>
              <w:rPr>
                <w:rFonts w:asciiTheme="minorHAnsi" w:hAnsiTheme="minorHAnsi"/>
                <w:b/>
                <w:sz w:val="20"/>
                <w:szCs w:val="20"/>
              </w:rPr>
            </w:pPr>
            <w:r w:rsidRPr="0037735E">
              <w:rPr>
                <w:rFonts w:asciiTheme="minorHAnsi" w:hAnsiTheme="minorHAnsi"/>
                <w:b/>
                <w:sz w:val="20"/>
                <w:szCs w:val="20"/>
              </w:rPr>
              <w:t>A radiant barrier is required (for Climate Zones 2-15)</w:t>
            </w:r>
          </w:p>
          <w:p w14:paraId="15480B72" w14:textId="77777777" w:rsidR="00A844AA" w:rsidRPr="0037735E" w:rsidRDefault="00A844AA" w:rsidP="00A844AA">
            <w:pPr>
              <w:pStyle w:val="ListParagraph"/>
              <w:numPr>
                <w:ilvl w:val="0"/>
                <w:numId w:val="4"/>
              </w:numPr>
              <w:rPr>
                <w:rFonts w:asciiTheme="minorHAnsi" w:hAnsiTheme="minorHAnsi" w:cs="ArialMT"/>
                <w:sz w:val="20"/>
                <w:szCs w:val="20"/>
              </w:rPr>
            </w:pPr>
            <w:r w:rsidRPr="0037735E">
              <w:rPr>
                <w:rFonts w:asciiTheme="minorHAnsi" w:hAnsiTheme="minorHAnsi" w:cs="ArialMT"/>
                <w:sz w:val="20"/>
                <w:szCs w:val="20"/>
              </w:rPr>
              <w:t>Radiant barriers shall meet specific eligibility and installation criteria to receive energy credit for compliance with the Building Energy Efficiency Standards for low-rise residential buildings.  Refer to RA4.2.1</w:t>
            </w:r>
          </w:p>
          <w:p w14:paraId="15480B73" w14:textId="77777777" w:rsidR="00A844AA" w:rsidRPr="0037735E" w:rsidRDefault="00A844AA" w:rsidP="00A844AA">
            <w:pPr>
              <w:pStyle w:val="ListParagraph"/>
              <w:numPr>
                <w:ilvl w:val="0"/>
                <w:numId w:val="4"/>
              </w:numPr>
              <w:rPr>
                <w:rFonts w:asciiTheme="minorHAnsi" w:hAnsiTheme="minorHAnsi" w:cs="ArialMT"/>
                <w:sz w:val="20"/>
                <w:szCs w:val="20"/>
              </w:rPr>
            </w:pPr>
            <w:r w:rsidRPr="0037735E">
              <w:rPr>
                <w:rFonts w:asciiTheme="minorHAnsi" w:hAnsiTheme="minorHAnsi" w:cs="ArialMT"/>
                <w:sz w:val="20"/>
                <w:szCs w:val="20"/>
              </w:rPr>
              <w:t>The emittance of the radiant barrier shall be less than or equal to 0.05 as tested in accordance with ASTM C1371 or ASTM E408.</w:t>
            </w:r>
          </w:p>
          <w:p w14:paraId="656E284C" w14:textId="77777777" w:rsidR="004A5E91" w:rsidRPr="0037735E" w:rsidRDefault="00A844AA" w:rsidP="0037735E">
            <w:pPr>
              <w:pStyle w:val="ListParagraph"/>
              <w:numPr>
                <w:ilvl w:val="0"/>
                <w:numId w:val="4"/>
              </w:numPr>
              <w:rPr>
                <w:rFonts w:asciiTheme="minorHAnsi" w:hAnsiTheme="minorHAnsi"/>
              </w:rPr>
            </w:pPr>
            <w:r w:rsidRPr="0037735E">
              <w:rPr>
                <w:rFonts w:asciiTheme="minorHAnsi" w:hAnsiTheme="minorHAnsi" w:cs="ArialMT"/>
                <w:bCs/>
                <w:iCs/>
                <w:sz w:val="20"/>
                <w:szCs w:val="20"/>
              </w:rPr>
              <w:t>For Prescriptive Compliance the attic shall be ventilated to p</w:t>
            </w:r>
            <w:r w:rsidRPr="0037735E">
              <w:rPr>
                <w:rFonts w:asciiTheme="minorHAnsi" w:hAnsiTheme="minorHAnsi" w:cs="ArialMT"/>
                <w:sz w:val="20"/>
                <w:szCs w:val="20"/>
              </w:rPr>
              <w:t xml:space="preserve">rovide a minimum free ventilation area of not less than one square foot of vent area for each </w:t>
            </w:r>
          </w:p>
          <w:p w14:paraId="15480B74" w14:textId="4E0CE777" w:rsidR="00A844AA" w:rsidRPr="00B1563A" w:rsidRDefault="00A844AA" w:rsidP="004A5E91">
            <w:pPr>
              <w:pStyle w:val="ListParagraph"/>
            </w:pPr>
            <w:r w:rsidRPr="0037735E">
              <w:rPr>
                <w:rFonts w:asciiTheme="minorHAnsi" w:hAnsiTheme="minorHAnsi" w:cs="ArialMT"/>
                <w:sz w:val="20"/>
                <w:szCs w:val="20"/>
              </w:rPr>
              <w:t>300 ft</w:t>
            </w:r>
            <w:r w:rsidRPr="0037735E">
              <w:rPr>
                <w:rFonts w:asciiTheme="minorHAnsi" w:hAnsiTheme="minorHAnsi" w:cs="ArialMT"/>
                <w:sz w:val="20"/>
                <w:szCs w:val="20"/>
                <w:vertAlign w:val="superscript"/>
              </w:rPr>
              <w:t>2</w:t>
            </w:r>
            <w:r w:rsidRPr="0037735E">
              <w:rPr>
                <w:rFonts w:asciiTheme="minorHAnsi" w:hAnsiTheme="minorHAnsi" w:cs="ArialMT"/>
                <w:sz w:val="20"/>
                <w:szCs w:val="20"/>
              </w:rPr>
              <w:t xml:space="preserve"> of attic floor area with no less than 30 percent upper vents.</w:t>
            </w:r>
            <w:r w:rsidRPr="0037735E">
              <w:rPr>
                <w:rFonts w:asciiTheme="minorHAnsi" w:hAnsiTheme="minorHAnsi" w:cs="ArialMT"/>
                <w:bCs/>
                <w:iCs/>
                <w:sz w:val="20"/>
                <w:szCs w:val="20"/>
              </w:rPr>
              <w:t xml:space="preserve"> </w:t>
            </w:r>
            <w:r w:rsidRPr="0037735E">
              <w:rPr>
                <w:rFonts w:asciiTheme="minorHAnsi" w:hAnsiTheme="minorHAnsi" w:cs="ArialMT"/>
                <w:sz w:val="20"/>
                <w:szCs w:val="20"/>
              </w:rPr>
              <w:t>Ridge vents or gable end vents are recommended to achieve the best performance. The material should be cut to allow for full airflow to the venting.</w:t>
            </w:r>
          </w:p>
        </w:tc>
      </w:tr>
    </w:tbl>
    <w:p w14:paraId="15480B76" w14:textId="77777777" w:rsidR="003A63C9" w:rsidRDefault="003A63C9" w:rsidP="003116BB">
      <w:pPr>
        <w:rPr>
          <w:rFonts w:ascii="Calibri" w:hAnsi="Calibri"/>
        </w:rPr>
      </w:pPr>
    </w:p>
    <w:p w14:paraId="15480B77" w14:textId="77777777" w:rsidR="003A63C9" w:rsidRDefault="003A63C9">
      <w:pPr>
        <w:rPr>
          <w:rFonts w:ascii="Calibri" w:hAnsi="Calibri"/>
        </w:rPr>
      </w:pPr>
      <w:r>
        <w:rPr>
          <w:rFonts w:ascii="Calibri" w:hAnsi="Calibri"/>
        </w:rPr>
        <w:br w:type="page"/>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35"/>
        <w:gridCol w:w="990"/>
        <w:gridCol w:w="900"/>
        <w:gridCol w:w="1080"/>
        <w:gridCol w:w="1081"/>
        <w:gridCol w:w="1440"/>
        <w:gridCol w:w="1259"/>
        <w:gridCol w:w="1260"/>
        <w:gridCol w:w="1170"/>
        <w:gridCol w:w="1080"/>
        <w:gridCol w:w="1170"/>
        <w:gridCol w:w="1440"/>
        <w:gridCol w:w="990"/>
        <w:gridCol w:w="21"/>
      </w:tblGrid>
      <w:tr w:rsidR="003C6CEF" w:rsidRPr="00FE052A" w14:paraId="15480B7C" w14:textId="77777777" w:rsidTr="0037735E">
        <w:trPr>
          <w:trHeight w:val="321"/>
        </w:trPr>
        <w:tc>
          <w:tcPr>
            <w:tcW w:w="14616" w:type="dxa"/>
            <w:gridSpan w:val="14"/>
            <w:tcBorders>
              <w:top w:val="single" w:sz="4" w:space="0" w:color="auto"/>
              <w:left w:val="single" w:sz="4" w:space="0" w:color="auto"/>
              <w:bottom w:val="single" w:sz="6" w:space="0" w:color="auto"/>
              <w:right w:val="single" w:sz="4" w:space="0" w:color="auto"/>
            </w:tcBorders>
            <w:shd w:val="clear" w:color="auto" w:fill="auto"/>
          </w:tcPr>
          <w:p w14:paraId="116681F7" w14:textId="5FDB87F5" w:rsidR="004A5E91" w:rsidRPr="0037735E" w:rsidRDefault="003C6CEF" w:rsidP="003C6CEF">
            <w:pPr>
              <w:rPr>
                <w:rFonts w:ascii="Calibri" w:hAnsi="Calibri"/>
                <w:sz w:val="20"/>
                <w:szCs w:val="22"/>
              </w:rPr>
            </w:pPr>
            <w:r w:rsidRPr="0037735E">
              <w:rPr>
                <w:rFonts w:ascii="Calibri" w:hAnsi="Calibri"/>
                <w:b/>
                <w:sz w:val="20"/>
                <w:szCs w:val="22"/>
              </w:rPr>
              <w:lastRenderedPageBreak/>
              <w:t xml:space="preserve">G. </w:t>
            </w:r>
            <w:r w:rsidR="004A5E91" w:rsidRPr="0037735E">
              <w:rPr>
                <w:rFonts w:ascii="Calibri" w:hAnsi="Calibri"/>
                <w:b/>
                <w:sz w:val="20"/>
                <w:szCs w:val="22"/>
              </w:rPr>
              <w:t>Roofing Products (Cool Roof)</w:t>
            </w:r>
            <w:r w:rsidRPr="0037735E">
              <w:rPr>
                <w:rFonts w:ascii="Calibri" w:hAnsi="Calibri"/>
                <w:b/>
                <w:sz w:val="20"/>
                <w:szCs w:val="22"/>
              </w:rPr>
              <w:t xml:space="preserve"> </w:t>
            </w:r>
            <w:r w:rsidRPr="0037735E">
              <w:rPr>
                <w:rFonts w:ascii="Calibri" w:hAnsi="Calibri"/>
                <w:sz w:val="20"/>
                <w:szCs w:val="22"/>
              </w:rPr>
              <w:t xml:space="preserve">(Section 150.1(c)11)  </w:t>
            </w:r>
          </w:p>
          <w:p w14:paraId="15480B78" w14:textId="2494A5BE" w:rsidR="003C6CEF" w:rsidRDefault="003C6CEF" w:rsidP="003C6CEF">
            <w:pPr>
              <w:rPr>
                <w:rFonts w:ascii="Calibri" w:hAnsi="Calibri"/>
                <w:sz w:val="18"/>
                <w:szCs w:val="18"/>
              </w:rPr>
            </w:pPr>
            <w:r w:rsidRPr="004A5E91">
              <w:rPr>
                <w:rFonts w:ascii="Calibri" w:hAnsi="Calibri"/>
                <w:sz w:val="20"/>
                <w:szCs w:val="22"/>
              </w:rPr>
              <w:t>&lt;&lt;If A13= one of the items in the following list:</w:t>
            </w:r>
            <w:r w:rsidRPr="004A5E91">
              <w:rPr>
                <w:rFonts w:ascii="Calibri" w:hAnsi="Calibri"/>
                <w:sz w:val="16"/>
                <w:szCs w:val="18"/>
              </w:rPr>
              <w:t xml:space="preserve"> </w:t>
            </w:r>
          </w:p>
          <w:p w14:paraId="15480B79" w14:textId="77777777" w:rsidR="003C6CEF" w:rsidRPr="004A5E91" w:rsidRDefault="003C6CEF" w:rsidP="003C6CEF">
            <w:pPr>
              <w:rPr>
                <w:rFonts w:ascii="Calibri" w:hAnsi="Calibri"/>
                <w:sz w:val="20"/>
                <w:szCs w:val="18"/>
              </w:rPr>
            </w:pPr>
            <w:r w:rsidRPr="004A5E91">
              <w:rPr>
                <w:rFonts w:ascii="Calibri" w:hAnsi="Calibri"/>
                <w:sz w:val="20"/>
                <w:szCs w:val="18"/>
              </w:rPr>
              <w:t xml:space="preserve">*Addition  &gt; 300 to </w:t>
            </w:r>
            <w:r w:rsidRPr="004A5E91">
              <w:rPr>
                <w:rFonts w:ascii="Calibri" w:hAnsi="Calibri"/>
                <w:sz w:val="20"/>
                <w:szCs w:val="18"/>
                <w:u w:val="single"/>
              </w:rPr>
              <w:t>&lt;</w:t>
            </w:r>
            <w:r w:rsidRPr="004A5E91">
              <w:rPr>
                <w:rFonts w:ascii="Calibri" w:hAnsi="Calibri"/>
                <w:sz w:val="20"/>
                <w:szCs w:val="18"/>
              </w:rPr>
              <w:t xml:space="preserve"> 400 ft2</w:t>
            </w:r>
          </w:p>
          <w:p w14:paraId="15480B7A" w14:textId="77777777" w:rsidR="003C6CEF" w:rsidRPr="004A5E91" w:rsidRDefault="003C6CEF" w:rsidP="003C6CEF">
            <w:pPr>
              <w:rPr>
                <w:rFonts w:ascii="Calibri" w:hAnsi="Calibri"/>
                <w:sz w:val="20"/>
                <w:szCs w:val="18"/>
              </w:rPr>
            </w:pPr>
            <w:r w:rsidRPr="004A5E91">
              <w:rPr>
                <w:rFonts w:ascii="Calibri" w:hAnsi="Calibri"/>
                <w:sz w:val="20"/>
                <w:szCs w:val="18"/>
              </w:rPr>
              <w:t xml:space="preserve">*Addition  &gt; 400 to </w:t>
            </w:r>
            <w:r w:rsidRPr="004A5E91">
              <w:rPr>
                <w:rFonts w:ascii="Calibri" w:hAnsi="Calibri"/>
                <w:sz w:val="20"/>
                <w:szCs w:val="18"/>
                <w:u w:val="single"/>
              </w:rPr>
              <w:t>&lt;</w:t>
            </w:r>
            <w:r w:rsidRPr="004A5E91">
              <w:rPr>
                <w:rFonts w:ascii="Calibri" w:hAnsi="Calibri"/>
                <w:sz w:val="20"/>
                <w:szCs w:val="18"/>
              </w:rPr>
              <w:t xml:space="preserve"> 700 ft2</w:t>
            </w:r>
          </w:p>
          <w:p w14:paraId="15480B7B" w14:textId="77777777" w:rsidR="003C6CEF" w:rsidRPr="00C32C7D" w:rsidRDefault="003C6CEF" w:rsidP="003C6CEF">
            <w:pPr>
              <w:rPr>
                <w:rFonts w:ascii="Calibri" w:hAnsi="Calibri"/>
                <w:b/>
                <w:sz w:val="22"/>
                <w:szCs w:val="22"/>
              </w:rPr>
            </w:pPr>
            <w:r w:rsidRPr="004A5E91">
              <w:rPr>
                <w:rFonts w:ascii="Calibri" w:hAnsi="Calibri"/>
                <w:sz w:val="20"/>
                <w:szCs w:val="18"/>
              </w:rPr>
              <w:t xml:space="preserve">*Addition  &gt; 700 to </w:t>
            </w:r>
            <w:r w:rsidRPr="004A5E91">
              <w:rPr>
                <w:rFonts w:ascii="Calibri" w:hAnsi="Calibri"/>
                <w:sz w:val="20"/>
                <w:szCs w:val="18"/>
                <w:u w:val="single"/>
              </w:rPr>
              <w:t>&lt;</w:t>
            </w:r>
            <w:r w:rsidRPr="004A5E91">
              <w:rPr>
                <w:rFonts w:ascii="Calibri" w:hAnsi="Calibri"/>
                <w:sz w:val="20"/>
                <w:szCs w:val="18"/>
              </w:rPr>
              <w:t xml:space="preserve"> 1000 ft2  then display this section, else display</w:t>
            </w:r>
            <w:r w:rsidR="00EE5A33" w:rsidRPr="004A5E91">
              <w:rPr>
                <w:rFonts w:ascii="Calibri" w:hAnsi="Calibri"/>
                <w:sz w:val="20"/>
                <w:szCs w:val="18"/>
              </w:rPr>
              <w:t xml:space="preserve"> the section header</w:t>
            </w:r>
            <w:r w:rsidRPr="004A5E91">
              <w:rPr>
                <w:rFonts w:ascii="Calibri" w:hAnsi="Calibri"/>
                <w:sz w:val="20"/>
                <w:szCs w:val="18"/>
              </w:rPr>
              <w:t>,</w:t>
            </w:r>
            <w:r w:rsidR="00EE5A33" w:rsidRPr="004A5E91">
              <w:rPr>
                <w:rFonts w:ascii="Calibri" w:hAnsi="Calibri"/>
                <w:sz w:val="20"/>
                <w:szCs w:val="18"/>
              </w:rPr>
              <w:t xml:space="preserve"> and standard</w:t>
            </w:r>
            <w:r w:rsidRPr="004A5E91">
              <w:rPr>
                <w:rFonts w:ascii="Calibri" w:hAnsi="Calibri"/>
                <w:sz w:val="20"/>
                <w:szCs w:val="18"/>
              </w:rPr>
              <w:t xml:space="preserve"> “The Section Does Not Apply” message&gt;&gt;</w:t>
            </w:r>
          </w:p>
        </w:tc>
      </w:tr>
      <w:tr w:rsidR="003C6CEF" w:rsidRPr="00FE052A" w14:paraId="15480B8A" w14:textId="77777777" w:rsidTr="0037735E">
        <w:trPr>
          <w:gridAfter w:val="1"/>
          <w:wAfter w:w="21" w:type="dxa"/>
          <w:trHeight w:val="241"/>
        </w:trPr>
        <w:tc>
          <w:tcPr>
            <w:tcW w:w="735" w:type="dxa"/>
            <w:tcBorders>
              <w:top w:val="single" w:sz="6" w:space="0" w:color="auto"/>
              <w:left w:val="single" w:sz="4" w:space="0" w:color="auto"/>
              <w:bottom w:val="single" w:sz="6" w:space="0" w:color="auto"/>
            </w:tcBorders>
          </w:tcPr>
          <w:p w14:paraId="15480B7D" w14:textId="77777777" w:rsidR="003C6CEF"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lastRenderedPageBreak/>
              <w:t>01</w:t>
            </w:r>
          </w:p>
        </w:tc>
        <w:tc>
          <w:tcPr>
            <w:tcW w:w="990" w:type="dxa"/>
            <w:tcBorders>
              <w:top w:val="single" w:sz="6" w:space="0" w:color="auto"/>
              <w:bottom w:val="single" w:sz="6" w:space="0" w:color="auto"/>
            </w:tcBorders>
            <w:shd w:val="clear" w:color="auto" w:fill="auto"/>
            <w:vAlign w:val="bottom"/>
          </w:tcPr>
          <w:p w14:paraId="15480B7E" w14:textId="77777777" w:rsidR="003C6CEF" w:rsidRPr="009B3A0C"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02</w:t>
            </w:r>
          </w:p>
        </w:tc>
        <w:tc>
          <w:tcPr>
            <w:tcW w:w="900" w:type="dxa"/>
            <w:tcBorders>
              <w:top w:val="single" w:sz="6" w:space="0" w:color="auto"/>
              <w:bottom w:val="single" w:sz="6" w:space="0" w:color="auto"/>
            </w:tcBorders>
            <w:shd w:val="clear" w:color="auto" w:fill="auto"/>
            <w:vAlign w:val="bottom"/>
          </w:tcPr>
          <w:p w14:paraId="15480B7F" w14:textId="77777777" w:rsidR="003C6CEF" w:rsidRPr="009B3A0C"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03</w:t>
            </w:r>
          </w:p>
        </w:tc>
        <w:tc>
          <w:tcPr>
            <w:tcW w:w="1080" w:type="dxa"/>
            <w:tcBorders>
              <w:top w:val="single" w:sz="6" w:space="0" w:color="auto"/>
              <w:bottom w:val="single" w:sz="6" w:space="0" w:color="auto"/>
            </w:tcBorders>
            <w:shd w:val="clear" w:color="auto" w:fill="auto"/>
            <w:vAlign w:val="bottom"/>
          </w:tcPr>
          <w:p w14:paraId="15480B80" w14:textId="77777777" w:rsidR="003C6CEF" w:rsidRPr="009B3A0C"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04</w:t>
            </w:r>
          </w:p>
        </w:tc>
        <w:tc>
          <w:tcPr>
            <w:tcW w:w="1081" w:type="dxa"/>
            <w:tcBorders>
              <w:top w:val="single" w:sz="6" w:space="0" w:color="auto"/>
              <w:bottom w:val="single" w:sz="6" w:space="0" w:color="auto"/>
            </w:tcBorders>
            <w:shd w:val="clear" w:color="auto" w:fill="auto"/>
            <w:vAlign w:val="bottom"/>
          </w:tcPr>
          <w:p w14:paraId="15480B81" w14:textId="77777777" w:rsidR="003C6CEF" w:rsidRPr="009B3A0C"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05</w:t>
            </w:r>
          </w:p>
        </w:tc>
        <w:tc>
          <w:tcPr>
            <w:tcW w:w="1440" w:type="dxa"/>
            <w:tcBorders>
              <w:top w:val="single" w:sz="6" w:space="0" w:color="auto"/>
              <w:bottom w:val="single" w:sz="6" w:space="0" w:color="auto"/>
            </w:tcBorders>
            <w:shd w:val="clear" w:color="auto" w:fill="auto"/>
            <w:vAlign w:val="bottom"/>
          </w:tcPr>
          <w:p w14:paraId="15480B82" w14:textId="77777777" w:rsidR="003C6CEF" w:rsidRPr="009B3A0C" w:rsidRDefault="003C6CEF" w:rsidP="00B93BFD">
            <w:pPr>
              <w:pStyle w:val="Heading7"/>
              <w:tabs>
                <w:tab w:val="clear" w:pos="10980"/>
                <w:tab w:val="clear" w:pos="11430"/>
                <w:tab w:val="left" w:pos="180"/>
                <w:tab w:val="left" w:pos="5310"/>
                <w:tab w:val="left" w:pos="8100"/>
              </w:tabs>
              <w:jc w:val="center"/>
              <w:rPr>
                <w:rFonts w:ascii="Calibri" w:hAnsi="Calibri"/>
                <w:b w:val="0"/>
                <w:sz w:val="18"/>
              </w:rPr>
            </w:pPr>
            <w:r>
              <w:rPr>
                <w:rFonts w:ascii="Calibri" w:hAnsi="Calibri"/>
                <w:b w:val="0"/>
                <w:sz w:val="18"/>
              </w:rPr>
              <w:t>06</w:t>
            </w:r>
          </w:p>
        </w:tc>
        <w:tc>
          <w:tcPr>
            <w:tcW w:w="1259" w:type="dxa"/>
            <w:tcBorders>
              <w:top w:val="single" w:sz="6" w:space="0" w:color="auto"/>
              <w:bottom w:val="single" w:sz="6" w:space="0" w:color="auto"/>
            </w:tcBorders>
            <w:shd w:val="clear" w:color="auto" w:fill="auto"/>
            <w:vAlign w:val="bottom"/>
          </w:tcPr>
          <w:p w14:paraId="15480B83" w14:textId="77777777" w:rsidR="003C6CEF" w:rsidRDefault="003C6CEF" w:rsidP="00B93BFD">
            <w:pPr>
              <w:pStyle w:val="Heading7"/>
              <w:tabs>
                <w:tab w:val="clear" w:pos="10980"/>
                <w:tab w:val="clear" w:pos="11430"/>
                <w:tab w:val="left" w:pos="180"/>
                <w:tab w:val="left" w:pos="5310"/>
                <w:tab w:val="left" w:pos="8100"/>
              </w:tabs>
              <w:jc w:val="center"/>
              <w:rPr>
                <w:rFonts w:ascii="Calibri" w:hAnsi="Calibri"/>
                <w:b w:val="0"/>
                <w:sz w:val="18"/>
              </w:rPr>
            </w:pPr>
            <w:r>
              <w:rPr>
                <w:rFonts w:ascii="Calibri" w:hAnsi="Calibri"/>
                <w:b w:val="0"/>
                <w:sz w:val="18"/>
              </w:rPr>
              <w:t>07</w:t>
            </w:r>
          </w:p>
        </w:tc>
        <w:tc>
          <w:tcPr>
            <w:tcW w:w="1260" w:type="dxa"/>
            <w:tcBorders>
              <w:top w:val="single" w:sz="6" w:space="0" w:color="auto"/>
              <w:bottom w:val="single" w:sz="6" w:space="0" w:color="auto"/>
            </w:tcBorders>
            <w:shd w:val="clear" w:color="auto" w:fill="auto"/>
            <w:vAlign w:val="bottom"/>
          </w:tcPr>
          <w:p w14:paraId="15480B84" w14:textId="77777777" w:rsidR="003C6CEF" w:rsidRDefault="003C6CEF" w:rsidP="00B93BFD">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08</w:t>
            </w:r>
          </w:p>
        </w:tc>
        <w:tc>
          <w:tcPr>
            <w:tcW w:w="1170" w:type="dxa"/>
            <w:tcBorders>
              <w:top w:val="single" w:sz="6" w:space="0" w:color="auto"/>
              <w:bottom w:val="single" w:sz="6" w:space="0" w:color="auto"/>
            </w:tcBorders>
            <w:shd w:val="clear" w:color="auto" w:fill="auto"/>
            <w:vAlign w:val="bottom"/>
          </w:tcPr>
          <w:p w14:paraId="15480B85" w14:textId="77777777" w:rsidR="003C6CEF" w:rsidRDefault="003C6CEF" w:rsidP="00B93BFD">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09</w:t>
            </w:r>
          </w:p>
        </w:tc>
        <w:tc>
          <w:tcPr>
            <w:tcW w:w="1080" w:type="dxa"/>
            <w:tcBorders>
              <w:top w:val="single" w:sz="6" w:space="0" w:color="auto"/>
              <w:bottom w:val="single" w:sz="6" w:space="0" w:color="auto"/>
            </w:tcBorders>
            <w:shd w:val="clear" w:color="auto" w:fill="auto"/>
            <w:vAlign w:val="bottom"/>
          </w:tcPr>
          <w:p w14:paraId="15480B86" w14:textId="77777777" w:rsidR="003C6CEF"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10</w:t>
            </w:r>
          </w:p>
        </w:tc>
        <w:tc>
          <w:tcPr>
            <w:tcW w:w="1170" w:type="dxa"/>
            <w:tcBorders>
              <w:top w:val="single" w:sz="6" w:space="0" w:color="auto"/>
              <w:bottom w:val="single" w:sz="6" w:space="0" w:color="auto"/>
            </w:tcBorders>
            <w:shd w:val="clear" w:color="auto" w:fill="auto"/>
            <w:vAlign w:val="bottom"/>
          </w:tcPr>
          <w:p w14:paraId="15480B87" w14:textId="77777777" w:rsidR="003C6CEF"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11</w:t>
            </w:r>
          </w:p>
        </w:tc>
        <w:tc>
          <w:tcPr>
            <w:tcW w:w="1440" w:type="dxa"/>
            <w:tcBorders>
              <w:top w:val="single" w:sz="6" w:space="0" w:color="auto"/>
              <w:bottom w:val="single" w:sz="6" w:space="0" w:color="auto"/>
            </w:tcBorders>
            <w:shd w:val="clear" w:color="auto" w:fill="auto"/>
            <w:vAlign w:val="bottom"/>
          </w:tcPr>
          <w:p w14:paraId="15480B88" w14:textId="77777777" w:rsidR="003C6CEF"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12</w:t>
            </w:r>
          </w:p>
        </w:tc>
        <w:tc>
          <w:tcPr>
            <w:tcW w:w="990" w:type="dxa"/>
            <w:tcBorders>
              <w:top w:val="single" w:sz="6" w:space="0" w:color="auto"/>
              <w:bottom w:val="single" w:sz="6" w:space="0" w:color="auto"/>
              <w:right w:val="single" w:sz="4" w:space="0" w:color="auto"/>
            </w:tcBorders>
            <w:shd w:val="clear" w:color="auto" w:fill="auto"/>
            <w:vAlign w:val="bottom"/>
          </w:tcPr>
          <w:p w14:paraId="15480B89" w14:textId="77777777" w:rsidR="003C6CEF"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13</w:t>
            </w:r>
          </w:p>
        </w:tc>
      </w:tr>
      <w:tr w:rsidR="003C6CEF" w:rsidRPr="00FE052A" w14:paraId="15480B93" w14:textId="77777777" w:rsidTr="0037735E">
        <w:trPr>
          <w:gridAfter w:val="1"/>
          <w:wAfter w:w="21" w:type="dxa"/>
          <w:trHeight w:val="149"/>
        </w:trPr>
        <w:tc>
          <w:tcPr>
            <w:tcW w:w="735" w:type="dxa"/>
            <w:vMerge w:val="restart"/>
            <w:tcBorders>
              <w:top w:val="single" w:sz="6" w:space="0" w:color="auto"/>
              <w:left w:val="single" w:sz="4" w:space="0" w:color="auto"/>
              <w:bottom w:val="single" w:sz="6" w:space="0" w:color="auto"/>
            </w:tcBorders>
            <w:vAlign w:val="bottom"/>
          </w:tcPr>
          <w:p w14:paraId="15480B8B" w14:textId="77777777" w:rsidR="003C6CEF" w:rsidRPr="009B3A0C" w:rsidRDefault="003C6CEF" w:rsidP="00B93BFD">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Tag/ID</w:t>
            </w:r>
          </w:p>
        </w:tc>
        <w:tc>
          <w:tcPr>
            <w:tcW w:w="990" w:type="dxa"/>
            <w:vMerge w:val="restart"/>
            <w:tcBorders>
              <w:top w:val="single" w:sz="6" w:space="0" w:color="auto"/>
              <w:bottom w:val="single" w:sz="6" w:space="0" w:color="auto"/>
            </w:tcBorders>
            <w:shd w:val="clear" w:color="auto" w:fill="auto"/>
            <w:vAlign w:val="bottom"/>
          </w:tcPr>
          <w:p w14:paraId="15480B8C" w14:textId="77777777" w:rsidR="003C6CEF" w:rsidRPr="009B3A0C" w:rsidRDefault="003C6CEF" w:rsidP="00B93BFD">
            <w:pPr>
              <w:keepNext/>
              <w:tabs>
                <w:tab w:val="left" w:pos="7200"/>
                <w:tab w:val="left" w:pos="9990"/>
                <w:tab w:val="left" w:pos="10980"/>
                <w:tab w:val="right" w:pos="11430"/>
              </w:tabs>
              <w:jc w:val="center"/>
              <w:rPr>
                <w:rFonts w:ascii="Calibri" w:hAnsi="Calibri"/>
                <w:noProof/>
                <w:sz w:val="18"/>
                <w:szCs w:val="18"/>
              </w:rPr>
            </w:pPr>
            <w:r w:rsidRPr="009B3A0C">
              <w:rPr>
                <w:rFonts w:ascii="Calibri" w:hAnsi="Calibri"/>
                <w:noProof/>
                <w:sz w:val="18"/>
                <w:szCs w:val="18"/>
              </w:rPr>
              <w:t>Mass Roof 25 lb</w:t>
            </w:r>
            <w:r>
              <w:rPr>
                <w:rFonts w:ascii="Calibri" w:hAnsi="Calibri"/>
                <w:noProof/>
                <w:sz w:val="18"/>
                <w:szCs w:val="18"/>
              </w:rPr>
              <w:t>/</w:t>
            </w:r>
            <w:r w:rsidRPr="009B3A0C">
              <w:rPr>
                <w:rFonts w:ascii="Calibri" w:hAnsi="Calibri"/>
                <w:noProof/>
                <w:sz w:val="18"/>
                <w:szCs w:val="18"/>
              </w:rPr>
              <w:t>ft</w:t>
            </w:r>
            <w:r w:rsidRPr="0037735E">
              <w:rPr>
                <w:rFonts w:ascii="Calibri" w:hAnsi="Calibri"/>
                <w:noProof/>
                <w:sz w:val="18"/>
                <w:szCs w:val="18"/>
                <w:vertAlign w:val="superscript"/>
              </w:rPr>
              <w:t>2</w:t>
            </w:r>
            <w:r w:rsidRPr="00EC3848">
              <w:rPr>
                <w:rFonts w:ascii="Calibri" w:hAnsi="Calibri"/>
                <w:noProof/>
                <w:sz w:val="18"/>
                <w:szCs w:val="18"/>
                <w:vertAlign w:val="superscript"/>
              </w:rPr>
              <w:t xml:space="preserve"> </w:t>
            </w:r>
            <w:r w:rsidRPr="009B3A0C">
              <w:rPr>
                <w:rFonts w:ascii="Calibri" w:hAnsi="Calibri"/>
                <w:noProof/>
                <w:sz w:val="18"/>
                <w:szCs w:val="18"/>
              </w:rPr>
              <w:t>or greater</w:t>
            </w:r>
          </w:p>
        </w:tc>
        <w:tc>
          <w:tcPr>
            <w:tcW w:w="900" w:type="dxa"/>
            <w:vMerge w:val="restart"/>
            <w:tcBorders>
              <w:top w:val="single" w:sz="6" w:space="0" w:color="auto"/>
              <w:bottom w:val="single" w:sz="6" w:space="0" w:color="auto"/>
            </w:tcBorders>
            <w:shd w:val="clear" w:color="auto" w:fill="auto"/>
            <w:vAlign w:val="bottom"/>
          </w:tcPr>
          <w:p w14:paraId="15480B8D" w14:textId="77777777" w:rsidR="003C6CEF" w:rsidRPr="009B3A0C" w:rsidRDefault="003C6CEF" w:rsidP="00B93BFD">
            <w:pPr>
              <w:keepNext/>
              <w:tabs>
                <w:tab w:val="left" w:pos="7200"/>
                <w:tab w:val="left" w:pos="9990"/>
                <w:tab w:val="left" w:pos="10980"/>
                <w:tab w:val="right" w:pos="11430"/>
              </w:tabs>
              <w:jc w:val="center"/>
              <w:rPr>
                <w:rFonts w:ascii="Calibri" w:hAnsi="Calibri"/>
                <w:b/>
                <w:sz w:val="18"/>
              </w:rPr>
            </w:pPr>
            <w:r w:rsidRPr="009B3A0C">
              <w:rPr>
                <w:rFonts w:ascii="Calibri" w:hAnsi="Calibri"/>
                <w:noProof/>
                <w:sz w:val="18"/>
                <w:szCs w:val="18"/>
              </w:rPr>
              <w:t>Roof Pitch</w:t>
            </w:r>
          </w:p>
        </w:tc>
        <w:tc>
          <w:tcPr>
            <w:tcW w:w="1080" w:type="dxa"/>
            <w:vMerge w:val="restart"/>
            <w:tcBorders>
              <w:top w:val="single" w:sz="6" w:space="0" w:color="auto"/>
              <w:bottom w:val="single" w:sz="6" w:space="0" w:color="auto"/>
            </w:tcBorders>
            <w:shd w:val="clear" w:color="auto" w:fill="auto"/>
            <w:vAlign w:val="bottom"/>
          </w:tcPr>
          <w:p w14:paraId="15480B8E" w14:textId="77777777" w:rsidR="003C6CEF" w:rsidRPr="009B3A0C"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22"/>
              </w:rPr>
            </w:pPr>
            <w:r>
              <w:rPr>
                <w:rFonts w:ascii="Calibri" w:hAnsi="Calibri"/>
                <w:b w:val="0"/>
                <w:color w:val="auto"/>
                <w:sz w:val="18"/>
                <w:szCs w:val="18"/>
              </w:rPr>
              <w:t>Method of compliance</w:t>
            </w:r>
          </w:p>
        </w:tc>
        <w:tc>
          <w:tcPr>
            <w:tcW w:w="1081" w:type="dxa"/>
            <w:vMerge w:val="restart"/>
            <w:tcBorders>
              <w:top w:val="single" w:sz="6" w:space="0" w:color="auto"/>
              <w:bottom w:val="single" w:sz="6" w:space="0" w:color="auto"/>
            </w:tcBorders>
            <w:shd w:val="clear" w:color="auto" w:fill="auto"/>
            <w:vAlign w:val="bottom"/>
          </w:tcPr>
          <w:p w14:paraId="15480B8F" w14:textId="77777777" w:rsidR="003C6CEF"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szCs w:val="18"/>
              </w:rPr>
            </w:pPr>
            <w:r w:rsidRPr="00061D5E">
              <w:rPr>
                <w:rFonts w:ascii="Calibri" w:hAnsi="Calibri"/>
                <w:b w:val="0"/>
                <w:color w:val="auto"/>
                <w:sz w:val="18"/>
              </w:rPr>
              <w:t>Product Type</w:t>
            </w:r>
          </w:p>
        </w:tc>
        <w:tc>
          <w:tcPr>
            <w:tcW w:w="1440" w:type="dxa"/>
            <w:vMerge w:val="restart"/>
            <w:tcBorders>
              <w:top w:val="single" w:sz="6" w:space="0" w:color="auto"/>
              <w:bottom w:val="single" w:sz="6" w:space="0" w:color="auto"/>
            </w:tcBorders>
            <w:shd w:val="clear" w:color="auto" w:fill="auto"/>
            <w:vAlign w:val="bottom"/>
          </w:tcPr>
          <w:p w14:paraId="15480B90" w14:textId="77777777" w:rsidR="003C6CEF" w:rsidRPr="009B3A0C"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20"/>
                <w:szCs w:val="20"/>
              </w:rPr>
            </w:pPr>
            <w:r>
              <w:rPr>
                <w:rFonts w:ascii="Calibri" w:hAnsi="Calibri"/>
                <w:b w:val="0"/>
                <w:color w:val="auto"/>
                <w:sz w:val="18"/>
              </w:rPr>
              <w:t>CRRC Product ID Number</w:t>
            </w:r>
          </w:p>
        </w:tc>
        <w:tc>
          <w:tcPr>
            <w:tcW w:w="4769" w:type="dxa"/>
            <w:gridSpan w:val="4"/>
            <w:tcBorders>
              <w:top w:val="single" w:sz="6" w:space="0" w:color="auto"/>
              <w:bottom w:val="single" w:sz="6" w:space="0" w:color="auto"/>
            </w:tcBorders>
            <w:shd w:val="clear" w:color="auto" w:fill="auto"/>
            <w:vAlign w:val="bottom"/>
          </w:tcPr>
          <w:p w14:paraId="15480B91" w14:textId="77777777" w:rsidR="003C6CEF" w:rsidRDefault="003C6CEF" w:rsidP="00B93BFD">
            <w:pPr>
              <w:pStyle w:val="Heading7"/>
              <w:tabs>
                <w:tab w:val="clear" w:pos="10980"/>
                <w:tab w:val="clear" w:pos="11430"/>
                <w:tab w:val="left" w:pos="180"/>
                <w:tab w:val="left" w:pos="5310"/>
                <w:tab w:val="left" w:pos="8100"/>
              </w:tabs>
              <w:jc w:val="center"/>
              <w:rPr>
                <w:rFonts w:ascii="Calibri" w:hAnsi="Calibri"/>
                <w:color w:val="auto"/>
                <w:sz w:val="18"/>
              </w:rPr>
            </w:pPr>
            <w:r w:rsidRPr="00D15D16">
              <w:rPr>
                <w:rFonts w:ascii="Calibri" w:hAnsi="Calibri"/>
                <w:color w:val="auto"/>
                <w:sz w:val="18"/>
              </w:rPr>
              <w:t>Proposed</w:t>
            </w:r>
          </w:p>
        </w:tc>
        <w:tc>
          <w:tcPr>
            <w:tcW w:w="3600" w:type="dxa"/>
            <w:gridSpan w:val="3"/>
            <w:tcBorders>
              <w:top w:val="single" w:sz="6" w:space="0" w:color="auto"/>
              <w:bottom w:val="single" w:sz="6" w:space="0" w:color="auto"/>
              <w:right w:val="single" w:sz="4" w:space="0" w:color="auto"/>
            </w:tcBorders>
            <w:shd w:val="clear" w:color="auto" w:fill="auto"/>
            <w:vAlign w:val="bottom"/>
          </w:tcPr>
          <w:p w14:paraId="15480B92" w14:textId="77777777" w:rsidR="003C6CEF" w:rsidRPr="009B3A0C"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rPr>
            </w:pPr>
            <w:r w:rsidRPr="00D15D16">
              <w:rPr>
                <w:rFonts w:ascii="Calibri" w:hAnsi="Calibri"/>
                <w:color w:val="auto"/>
                <w:sz w:val="18"/>
              </w:rPr>
              <w:t>Required</w:t>
            </w:r>
          </w:p>
        </w:tc>
      </w:tr>
      <w:tr w:rsidR="003C6CEF" w:rsidRPr="00FE052A" w14:paraId="15480BA2" w14:textId="77777777" w:rsidTr="0037735E">
        <w:trPr>
          <w:gridAfter w:val="1"/>
          <w:wAfter w:w="21" w:type="dxa"/>
          <w:trHeight w:val="483"/>
        </w:trPr>
        <w:tc>
          <w:tcPr>
            <w:tcW w:w="735" w:type="dxa"/>
            <w:vMerge/>
            <w:tcBorders>
              <w:top w:val="single" w:sz="6" w:space="0" w:color="auto"/>
              <w:left w:val="single" w:sz="4" w:space="0" w:color="auto"/>
              <w:bottom w:val="single" w:sz="6" w:space="0" w:color="auto"/>
            </w:tcBorders>
          </w:tcPr>
          <w:p w14:paraId="15480B94" w14:textId="77777777" w:rsidR="003C6CEF" w:rsidRPr="009B3A0C" w:rsidRDefault="003C6CEF" w:rsidP="00B93BFD">
            <w:pPr>
              <w:keepNext/>
              <w:tabs>
                <w:tab w:val="left" w:pos="7200"/>
                <w:tab w:val="left" w:pos="9990"/>
                <w:tab w:val="left" w:pos="10980"/>
                <w:tab w:val="right" w:pos="11430"/>
              </w:tabs>
              <w:jc w:val="center"/>
              <w:rPr>
                <w:rFonts w:ascii="Calibri" w:hAnsi="Calibri"/>
                <w:noProof/>
                <w:sz w:val="18"/>
                <w:szCs w:val="18"/>
              </w:rPr>
            </w:pPr>
          </w:p>
        </w:tc>
        <w:tc>
          <w:tcPr>
            <w:tcW w:w="990" w:type="dxa"/>
            <w:vMerge/>
            <w:tcBorders>
              <w:top w:val="single" w:sz="6" w:space="0" w:color="auto"/>
              <w:bottom w:val="single" w:sz="6" w:space="0" w:color="auto"/>
            </w:tcBorders>
            <w:shd w:val="clear" w:color="auto" w:fill="auto"/>
            <w:vAlign w:val="bottom"/>
          </w:tcPr>
          <w:p w14:paraId="15480B95" w14:textId="77777777" w:rsidR="003C6CEF" w:rsidRPr="009B3A0C" w:rsidRDefault="003C6CEF" w:rsidP="00B93BFD">
            <w:pPr>
              <w:keepNext/>
              <w:tabs>
                <w:tab w:val="left" w:pos="7200"/>
                <w:tab w:val="left" w:pos="9990"/>
                <w:tab w:val="left" w:pos="10980"/>
                <w:tab w:val="right" w:pos="11430"/>
              </w:tabs>
              <w:jc w:val="center"/>
              <w:rPr>
                <w:rFonts w:ascii="Calibri" w:hAnsi="Calibri"/>
                <w:noProof/>
                <w:sz w:val="18"/>
                <w:szCs w:val="18"/>
              </w:rPr>
            </w:pPr>
          </w:p>
        </w:tc>
        <w:tc>
          <w:tcPr>
            <w:tcW w:w="900" w:type="dxa"/>
            <w:vMerge/>
            <w:tcBorders>
              <w:top w:val="single" w:sz="6" w:space="0" w:color="auto"/>
              <w:bottom w:val="single" w:sz="6" w:space="0" w:color="auto"/>
            </w:tcBorders>
            <w:shd w:val="clear" w:color="auto" w:fill="auto"/>
            <w:vAlign w:val="bottom"/>
          </w:tcPr>
          <w:p w14:paraId="15480B96" w14:textId="77777777" w:rsidR="003C6CEF" w:rsidRPr="009B3A0C" w:rsidRDefault="003C6CEF" w:rsidP="00B93BFD">
            <w:pPr>
              <w:keepNext/>
              <w:tabs>
                <w:tab w:val="left" w:pos="7200"/>
                <w:tab w:val="left" w:pos="9990"/>
                <w:tab w:val="left" w:pos="10980"/>
                <w:tab w:val="right" w:pos="11430"/>
              </w:tabs>
              <w:jc w:val="center"/>
              <w:rPr>
                <w:rFonts w:ascii="Calibri" w:hAnsi="Calibri"/>
                <w:noProof/>
                <w:sz w:val="18"/>
                <w:szCs w:val="18"/>
              </w:rPr>
            </w:pPr>
          </w:p>
        </w:tc>
        <w:tc>
          <w:tcPr>
            <w:tcW w:w="1080" w:type="dxa"/>
            <w:vMerge/>
            <w:tcBorders>
              <w:top w:val="single" w:sz="6" w:space="0" w:color="auto"/>
              <w:bottom w:val="single" w:sz="6" w:space="0" w:color="auto"/>
            </w:tcBorders>
            <w:shd w:val="clear" w:color="auto" w:fill="auto"/>
            <w:vAlign w:val="bottom"/>
          </w:tcPr>
          <w:p w14:paraId="15480B97" w14:textId="77777777" w:rsidR="003C6CEF" w:rsidRPr="009B3A0C"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081" w:type="dxa"/>
            <w:vMerge/>
            <w:tcBorders>
              <w:top w:val="single" w:sz="6" w:space="0" w:color="auto"/>
              <w:bottom w:val="single" w:sz="6" w:space="0" w:color="auto"/>
            </w:tcBorders>
            <w:shd w:val="clear" w:color="auto" w:fill="auto"/>
            <w:vAlign w:val="bottom"/>
          </w:tcPr>
          <w:p w14:paraId="15480B98" w14:textId="77777777" w:rsidR="003C6CEF" w:rsidRPr="009B3A0C"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440" w:type="dxa"/>
            <w:vMerge/>
            <w:tcBorders>
              <w:top w:val="single" w:sz="6" w:space="0" w:color="auto"/>
              <w:bottom w:val="single" w:sz="6" w:space="0" w:color="auto"/>
            </w:tcBorders>
            <w:shd w:val="clear" w:color="auto" w:fill="auto"/>
            <w:vAlign w:val="bottom"/>
          </w:tcPr>
          <w:p w14:paraId="15480B99" w14:textId="77777777" w:rsidR="003C6CEF" w:rsidRPr="00061D5E"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259" w:type="dxa"/>
            <w:tcBorders>
              <w:top w:val="single" w:sz="6" w:space="0" w:color="auto"/>
              <w:bottom w:val="single" w:sz="6" w:space="0" w:color="auto"/>
            </w:tcBorders>
            <w:shd w:val="clear" w:color="auto" w:fill="auto"/>
            <w:vAlign w:val="bottom"/>
          </w:tcPr>
          <w:p w14:paraId="15480B9A" w14:textId="77777777" w:rsidR="003C6CEF" w:rsidRPr="009B3A0C"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Initial Solar Reflectance</w:t>
            </w:r>
          </w:p>
        </w:tc>
        <w:tc>
          <w:tcPr>
            <w:tcW w:w="1260" w:type="dxa"/>
            <w:tcBorders>
              <w:top w:val="single" w:sz="6" w:space="0" w:color="auto"/>
              <w:bottom w:val="single" w:sz="6" w:space="0" w:color="auto"/>
            </w:tcBorders>
            <w:shd w:val="clear" w:color="auto" w:fill="auto"/>
            <w:vAlign w:val="bottom"/>
          </w:tcPr>
          <w:p w14:paraId="15480B9B" w14:textId="77777777" w:rsidR="003C6CEF" w:rsidRPr="009B3A0C"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Aged Solar Reflectance</w:t>
            </w:r>
            <w:r w:rsidDel="00484660">
              <w:rPr>
                <w:rFonts w:ascii="Calibri" w:hAnsi="Calibri"/>
                <w:b w:val="0"/>
                <w:color w:val="auto"/>
                <w:sz w:val="18"/>
              </w:rPr>
              <w:t xml:space="preserve"> </w:t>
            </w:r>
          </w:p>
        </w:tc>
        <w:tc>
          <w:tcPr>
            <w:tcW w:w="1170" w:type="dxa"/>
            <w:tcBorders>
              <w:top w:val="single" w:sz="6" w:space="0" w:color="auto"/>
              <w:bottom w:val="single" w:sz="6" w:space="0" w:color="auto"/>
            </w:tcBorders>
            <w:shd w:val="clear" w:color="auto" w:fill="auto"/>
            <w:vAlign w:val="bottom"/>
          </w:tcPr>
          <w:p w14:paraId="15480B9C" w14:textId="77777777" w:rsidR="003C6CEF" w:rsidRDefault="003C6CEF" w:rsidP="00B93BFD">
            <w:pPr>
              <w:jc w:val="center"/>
              <w:rPr>
                <w:b/>
                <w:sz w:val="18"/>
                <w:szCs w:val="18"/>
              </w:rPr>
            </w:pPr>
            <w:r>
              <w:rPr>
                <w:rFonts w:ascii="Calibri" w:hAnsi="Calibri"/>
                <w:sz w:val="18"/>
              </w:rPr>
              <w:t>Thermal Emittance</w:t>
            </w:r>
            <w:r w:rsidDel="00484660">
              <w:rPr>
                <w:rFonts w:ascii="Calibri" w:hAnsi="Calibri"/>
                <w:sz w:val="18"/>
              </w:rPr>
              <w:t xml:space="preserve"> </w:t>
            </w:r>
          </w:p>
        </w:tc>
        <w:tc>
          <w:tcPr>
            <w:tcW w:w="1080" w:type="dxa"/>
            <w:tcBorders>
              <w:top w:val="single" w:sz="6" w:space="0" w:color="auto"/>
              <w:bottom w:val="single" w:sz="6" w:space="0" w:color="auto"/>
            </w:tcBorders>
            <w:shd w:val="clear" w:color="auto" w:fill="auto"/>
            <w:vAlign w:val="bottom"/>
          </w:tcPr>
          <w:p w14:paraId="15480B9D" w14:textId="77777777" w:rsidR="003C6CEF"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SRI</w:t>
            </w:r>
          </w:p>
          <w:p w14:paraId="15480B9E" w14:textId="77777777" w:rsidR="003C6CEF" w:rsidRPr="00484660"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rPr>
            </w:pPr>
            <w:r w:rsidRPr="00737E08">
              <w:rPr>
                <w:b w:val="0"/>
                <w:sz w:val="18"/>
                <w:szCs w:val="18"/>
              </w:rPr>
              <w:t>(Optional)</w:t>
            </w:r>
          </w:p>
        </w:tc>
        <w:tc>
          <w:tcPr>
            <w:tcW w:w="1170" w:type="dxa"/>
            <w:tcBorders>
              <w:top w:val="single" w:sz="6" w:space="0" w:color="auto"/>
              <w:bottom w:val="single" w:sz="6" w:space="0" w:color="auto"/>
            </w:tcBorders>
            <w:shd w:val="clear" w:color="auto" w:fill="auto"/>
            <w:vAlign w:val="bottom"/>
          </w:tcPr>
          <w:p w14:paraId="15480B9F" w14:textId="77777777" w:rsidR="003C6CEF"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Aged Solar Reflectance</w:t>
            </w:r>
            <w:r w:rsidDel="00484660">
              <w:rPr>
                <w:rFonts w:ascii="Calibri" w:hAnsi="Calibri"/>
                <w:b w:val="0"/>
                <w:color w:val="auto"/>
                <w:sz w:val="18"/>
              </w:rPr>
              <w:t xml:space="preserve"> </w:t>
            </w:r>
          </w:p>
        </w:tc>
        <w:tc>
          <w:tcPr>
            <w:tcW w:w="1440" w:type="dxa"/>
            <w:tcBorders>
              <w:top w:val="single" w:sz="6" w:space="0" w:color="auto"/>
              <w:bottom w:val="single" w:sz="6" w:space="0" w:color="auto"/>
            </w:tcBorders>
            <w:shd w:val="clear" w:color="auto" w:fill="auto"/>
            <w:vAlign w:val="bottom"/>
          </w:tcPr>
          <w:p w14:paraId="15480BA0" w14:textId="77777777" w:rsidR="003C6CEF"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Thermal Emittance</w:t>
            </w:r>
            <w:r w:rsidDel="00484660">
              <w:rPr>
                <w:rFonts w:ascii="Calibri" w:hAnsi="Calibri"/>
                <w:b w:val="0"/>
                <w:color w:val="auto"/>
                <w:sz w:val="18"/>
              </w:rPr>
              <w:t xml:space="preserve"> </w:t>
            </w:r>
          </w:p>
        </w:tc>
        <w:tc>
          <w:tcPr>
            <w:tcW w:w="990" w:type="dxa"/>
            <w:tcBorders>
              <w:top w:val="single" w:sz="6" w:space="0" w:color="auto"/>
              <w:bottom w:val="single" w:sz="6" w:space="0" w:color="auto"/>
              <w:right w:val="single" w:sz="4" w:space="0" w:color="auto"/>
            </w:tcBorders>
            <w:shd w:val="clear" w:color="auto" w:fill="auto"/>
            <w:vAlign w:val="bottom"/>
          </w:tcPr>
          <w:p w14:paraId="15480BA1" w14:textId="77777777" w:rsidR="003C6CEF"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SRI (Optional)</w:t>
            </w:r>
          </w:p>
        </w:tc>
      </w:tr>
      <w:tr w:rsidR="003C6CEF" w:rsidRPr="00FE052A" w14:paraId="15480BBE" w14:textId="77777777" w:rsidTr="0037735E">
        <w:trPr>
          <w:gridAfter w:val="1"/>
          <w:wAfter w:w="21" w:type="dxa"/>
          <w:trHeight w:val="282"/>
        </w:trPr>
        <w:tc>
          <w:tcPr>
            <w:tcW w:w="735" w:type="dxa"/>
            <w:tcBorders>
              <w:top w:val="single" w:sz="6" w:space="0" w:color="auto"/>
              <w:left w:val="single" w:sz="4" w:space="0" w:color="auto"/>
              <w:bottom w:val="single" w:sz="6" w:space="0" w:color="auto"/>
            </w:tcBorders>
            <w:vAlign w:val="bottom"/>
          </w:tcPr>
          <w:p w14:paraId="15480BA3" w14:textId="77777777" w:rsidR="003C6CEF" w:rsidRPr="009B3A0C" w:rsidRDefault="003C6CEF" w:rsidP="003C6CEF">
            <w:pPr>
              <w:keepNext/>
              <w:tabs>
                <w:tab w:val="left" w:pos="7200"/>
                <w:tab w:val="left" w:pos="9990"/>
                <w:tab w:val="left" w:pos="10980"/>
                <w:tab w:val="right" w:pos="11430"/>
              </w:tabs>
              <w:spacing w:line="200" w:lineRule="exact"/>
              <w:jc w:val="center"/>
              <w:rPr>
                <w:rFonts w:ascii="Calibri" w:hAnsi="Calibri"/>
                <w:sz w:val="18"/>
                <w:szCs w:val="18"/>
              </w:rPr>
            </w:pPr>
            <w:r>
              <w:rPr>
                <w:rFonts w:ascii="Calibri" w:hAnsi="Calibri"/>
                <w:sz w:val="18"/>
                <w:szCs w:val="18"/>
              </w:rPr>
              <w:t>&lt;&lt;User Input</w:t>
            </w:r>
            <w:r w:rsidR="00CC2F8D">
              <w:rPr>
                <w:rFonts w:ascii="Calibri" w:hAnsi="Calibri"/>
                <w:sz w:val="18"/>
                <w:szCs w:val="18"/>
              </w:rPr>
              <w:t xml:space="preserve">: </w:t>
            </w:r>
            <w:proofErr w:type="spellStart"/>
            <w:r w:rsidR="00CC2F8D">
              <w:rPr>
                <w:rFonts w:ascii="Calibri" w:hAnsi="Calibri"/>
                <w:sz w:val="18"/>
                <w:szCs w:val="18"/>
              </w:rPr>
              <w:t>ObjectNamePermissive</w:t>
            </w:r>
            <w:proofErr w:type="spellEnd"/>
            <w:r>
              <w:rPr>
                <w:rFonts w:ascii="Calibri" w:hAnsi="Calibri"/>
                <w:sz w:val="18"/>
                <w:szCs w:val="18"/>
              </w:rPr>
              <w:t>&gt;&gt;</w:t>
            </w:r>
          </w:p>
        </w:tc>
        <w:tc>
          <w:tcPr>
            <w:tcW w:w="990" w:type="dxa"/>
            <w:tcBorders>
              <w:top w:val="single" w:sz="6" w:space="0" w:color="auto"/>
              <w:bottom w:val="single" w:sz="6" w:space="0" w:color="auto"/>
            </w:tcBorders>
            <w:shd w:val="clear" w:color="auto" w:fill="auto"/>
            <w:vAlign w:val="bottom"/>
          </w:tcPr>
          <w:p w14:paraId="15480BA4" w14:textId="77777777" w:rsidR="003C6CEF" w:rsidRPr="009B3A0C" w:rsidRDefault="003C6CEF" w:rsidP="00B93BFD">
            <w:pPr>
              <w:keepNext/>
              <w:tabs>
                <w:tab w:val="left" w:pos="7200"/>
                <w:tab w:val="left" w:pos="9990"/>
                <w:tab w:val="left" w:pos="10980"/>
                <w:tab w:val="right" w:pos="11430"/>
              </w:tabs>
              <w:spacing w:line="200" w:lineRule="exact"/>
              <w:jc w:val="center"/>
              <w:rPr>
                <w:rFonts w:ascii="Calibri" w:hAnsi="Calibri"/>
                <w:sz w:val="18"/>
                <w:szCs w:val="18"/>
              </w:rPr>
            </w:pPr>
            <w:r>
              <w:rPr>
                <w:rFonts w:ascii="Calibri" w:hAnsi="Calibri"/>
                <w:sz w:val="18"/>
                <w:szCs w:val="18"/>
              </w:rPr>
              <w:t>&lt;&lt;</w:t>
            </w:r>
            <w:r w:rsidR="00CC2F8D">
              <w:rPr>
                <w:rFonts w:ascii="Calibri" w:hAnsi="Calibri"/>
                <w:sz w:val="18"/>
                <w:szCs w:val="18"/>
              </w:rPr>
              <w:t xml:space="preserve">User selects from list: Yes or No; </w:t>
            </w:r>
            <w:r>
              <w:rPr>
                <w:rFonts w:ascii="Calibri" w:hAnsi="Calibri"/>
                <w:sz w:val="18"/>
                <w:szCs w:val="18"/>
              </w:rPr>
              <w:t>if Yes, meets cool roofs done. Else No go to 0</w:t>
            </w:r>
            <w:r w:rsidR="00CC2F8D">
              <w:rPr>
                <w:rFonts w:ascii="Calibri" w:hAnsi="Calibri"/>
                <w:sz w:val="18"/>
                <w:szCs w:val="18"/>
              </w:rPr>
              <w:t>3</w:t>
            </w:r>
            <w:r>
              <w:rPr>
                <w:rFonts w:ascii="Calibri" w:hAnsi="Calibri"/>
                <w:sz w:val="18"/>
                <w:szCs w:val="18"/>
              </w:rPr>
              <w:t>&gt;&gt;</w:t>
            </w:r>
          </w:p>
        </w:tc>
        <w:tc>
          <w:tcPr>
            <w:tcW w:w="900" w:type="dxa"/>
            <w:tcBorders>
              <w:top w:val="single" w:sz="6" w:space="0" w:color="auto"/>
              <w:bottom w:val="single" w:sz="6" w:space="0" w:color="auto"/>
            </w:tcBorders>
            <w:shd w:val="clear" w:color="auto" w:fill="auto"/>
            <w:vAlign w:val="bottom"/>
          </w:tcPr>
          <w:p w14:paraId="15480BA5" w14:textId="77777777" w:rsidR="003C6CEF" w:rsidRPr="009B3A0C" w:rsidRDefault="003C6CEF" w:rsidP="00CC2F8D">
            <w:pPr>
              <w:keepNext/>
              <w:jc w:val="center"/>
              <w:rPr>
                <w:rFonts w:ascii="Calibri" w:hAnsi="Calibri"/>
                <w:noProof/>
                <w:sz w:val="18"/>
                <w:szCs w:val="18"/>
              </w:rPr>
            </w:pPr>
            <w:r>
              <w:rPr>
                <w:rFonts w:ascii="Calibri" w:hAnsi="Calibri"/>
                <w:noProof/>
                <w:sz w:val="18"/>
                <w:szCs w:val="18"/>
              </w:rPr>
              <w:t xml:space="preserve"> &lt;&lt;</w:t>
            </w:r>
            <w:r w:rsidR="00CC2F8D">
              <w:rPr>
                <w:rFonts w:ascii="Calibri" w:hAnsi="Calibri"/>
                <w:noProof/>
                <w:sz w:val="18"/>
                <w:szCs w:val="18"/>
              </w:rPr>
              <w:t>User selects from list:</w:t>
            </w:r>
            <w:r>
              <w:rPr>
                <w:rFonts w:ascii="Calibri" w:hAnsi="Calibri"/>
                <w:noProof/>
                <w:sz w:val="18"/>
                <w:szCs w:val="18"/>
              </w:rPr>
              <w:t xml:space="preserve"> </w:t>
            </w:r>
            <w:r w:rsidR="00CC2F8D">
              <w:rPr>
                <w:rFonts w:ascii="Calibri" w:hAnsi="Calibri"/>
                <w:noProof/>
                <w:sz w:val="18"/>
                <w:szCs w:val="18"/>
              </w:rPr>
              <w:t>Roof pitch is &gt; 2:12 or Roof pitch is ≤ 2:12</w:t>
            </w:r>
            <w:r>
              <w:rPr>
                <w:rFonts w:ascii="Calibri" w:hAnsi="Calibri"/>
                <w:noProof/>
                <w:sz w:val="18"/>
                <w:szCs w:val="18"/>
              </w:rPr>
              <w:t>&gt;&gt;</w:t>
            </w:r>
          </w:p>
        </w:tc>
        <w:tc>
          <w:tcPr>
            <w:tcW w:w="1080" w:type="dxa"/>
            <w:tcBorders>
              <w:top w:val="single" w:sz="6" w:space="0" w:color="auto"/>
              <w:bottom w:val="single" w:sz="6" w:space="0" w:color="auto"/>
            </w:tcBorders>
            <w:shd w:val="clear" w:color="auto" w:fill="auto"/>
            <w:vAlign w:val="bottom"/>
          </w:tcPr>
          <w:p w14:paraId="15480BA6" w14:textId="34347435" w:rsidR="003C6CEF" w:rsidRPr="008535C4"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szCs w:val="18"/>
              </w:rPr>
            </w:pPr>
            <w:r>
              <w:rPr>
                <w:rFonts w:ascii="Calibri" w:hAnsi="Calibri"/>
                <w:b w:val="0"/>
                <w:color w:val="auto"/>
                <w:sz w:val="18"/>
                <w:szCs w:val="18"/>
              </w:rPr>
              <w:t xml:space="preserve">&lt;&lt; User selects </w:t>
            </w:r>
            <w:r w:rsidR="00CC2F8D">
              <w:rPr>
                <w:rFonts w:ascii="Calibri" w:hAnsi="Calibri"/>
                <w:b w:val="0"/>
                <w:color w:val="auto"/>
                <w:sz w:val="18"/>
                <w:szCs w:val="18"/>
              </w:rPr>
              <w:t xml:space="preserve">from list: </w:t>
            </w:r>
            <w:r w:rsidR="004D3BF5">
              <w:rPr>
                <w:rFonts w:ascii="Calibri" w:hAnsi="Calibri"/>
                <w:b w:val="0"/>
                <w:color w:val="auto"/>
                <w:sz w:val="18"/>
                <w:szCs w:val="18"/>
              </w:rPr>
              <w:t xml:space="preserve">Not in an applicable climate zone, </w:t>
            </w:r>
            <w:r>
              <w:rPr>
                <w:rFonts w:ascii="Calibri" w:hAnsi="Calibri"/>
                <w:b w:val="0"/>
                <w:color w:val="auto"/>
                <w:sz w:val="18"/>
                <w:szCs w:val="18"/>
              </w:rPr>
              <w:t>Aged Solar Reflectance and Thermal Emittance, or SRI&gt;&gt;</w:t>
            </w:r>
          </w:p>
        </w:tc>
        <w:tc>
          <w:tcPr>
            <w:tcW w:w="1081" w:type="dxa"/>
            <w:tcBorders>
              <w:top w:val="single" w:sz="6" w:space="0" w:color="auto"/>
              <w:bottom w:val="single" w:sz="6" w:space="0" w:color="auto"/>
            </w:tcBorders>
            <w:shd w:val="clear" w:color="auto" w:fill="auto"/>
            <w:vAlign w:val="bottom"/>
          </w:tcPr>
          <w:p w14:paraId="15480BA7" w14:textId="77777777" w:rsidR="003C6CEF" w:rsidRPr="008535C4" w:rsidRDefault="003C6CEF" w:rsidP="00B93BF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&lt;&lt;User selects from CRRC product list: Asphalt Shingles</w:t>
            </w:r>
            <w:r w:rsidR="00CC2F8D">
              <w:rPr>
                <w:rFonts w:ascii="Calibri" w:hAnsi="Calibri"/>
                <w:noProof/>
                <w:sz w:val="18"/>
                <w:szCs w:val="18"/>
              </w:rPr>
              <w:t>,</w:t>
            </w:r>
          </w:p>
          <w:p w14:paraId="15480BA8" w14:textId="77777777" w:rsidR="003C6CEF" w:rsidRPr="008535C4" w:rsidRDefault="003C6CEF" w:rsidP="00B93BF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Built-up Roofing</w:t>
            </w:r>
            <w:r w:rsidR="00CC2F8D">
              <w:rPr>
                <w:rFonts w:ascii="Calibri" w:hAnsi="Calibri"/>
                <w:noProof/>
                <w:sz w:val="18"/>
                <w:szCs w:val="18"/>
              </w:rPr>
              <w:t>,</w:t>
            </w:r>
          </w:p>
          <w:p w14:paraId="15480BA9" w14:textId="77777777" w:rsidR="003C6CEF" w:rsidRPr="008535C4" w:rsidRDefault="003C6CEF" w:rsidP="00B93BF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Clay Roof Tiles</w:t>
            </w:r>
            <w:r w:rsidR="00CC2F8D">
              <w:rPr>
                <w:rFonts w:ascii="Calibri" w:hAnsi="Calibri"/>
                <w:noProof/>
                <w:sz w:val="18"/>
                <w:szCs w:val="18"/>
              </w:rPr>
              <w:t>,</w:t>
            </w:r>
          </w:p>
          <w:p w14:paraId="15480BAA" w14:textId="77777777" w:rsidR="003C6CEF" w:rsidRPr="008535C4" w:rsidRDefault="003C6CEF" w:rsidP="00B93BF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Factory Applied Coating</w:t>
            </w:r>
            <w:r w:rsidR="00CC2F8D">
              <w:rPr>
                <w:rFonts w:ascii="Calibri" w:hAnsi="Calibri"/>
                <w:noProof/>
                <w:sz w:val="18"/>
                <w:szCs w:val="18"/>
              </w:rPr>
              <w:t>,</w:t>
            </w:r>
          </w:p>
          <w:p w14:paraId="15480BAB" w14:textId="77777777" w:rsidR="003C6CEF" w:rsidRPr="008535C4" w:rsidRDefault="003C6CEF" w:rsidP="00B93BF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Field Applied Coating</w:t>
            </w:r>
            <w:r w:rsidR="00CC2F8D">
              <w:rPr>
                <w:rFonts w:ascii="Calibri" w:hAnsi="Calibri"/>
                <w:noProof/>
                <w:sz w:val="18"/>
                <w:szCs w:val="18"/>
              </w:rPr>
              <w:t>,</w:t>
            </w:r>
          </w:p>
          <w:p w14:paraId="15480BAC" w14:textId="77777777" w:rsidR="003C6CEF" w:rsidRPr="008535C4" w:rsidRDefault="003C6CEF" w:rsidP="00B93BF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Metal Roof</w:t>
            </w:r>
            <w:r w:rsidR="00CC2F8D">
              <w:rPr>
                <w:rFonts w:ascii="Calibri" w:hAnsi="Calibri"/>
                <w:noProof/>
                <w:sz w:val="18"/>
                <w:szCs w:val="18"/>
              </w:rPr>
              <w:t>,</w:t>
            </w:r>
          </w:p>
          <w:p w14:paraId="15480BAD" w14:textId="77777777" w:rsidR="003C6CEF" w:rsidRPr="008535C4" w:rsidRDefault="003C6CEF" w:rsidP="00B93BF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Modified Bitumin Sheet</w:t>
            </w:r>
            <w:r w:rsidR="00CC2F8D">
              <w:rPr>
                <w:rFonts w:ascii="Calibri" w:hAnsi="Calibri"/>
                <w:noProof/>
                <w:sz w:val="18"/>
                <w:szCs w:val="18"/>
              </w:rPr>
              <w:t>,</w:t>
            </w:r>
          </w:p>
          <w:p w14:paraId="15480BAE" w14:textId="77777777" w:rsidR="003C6CEF" w:rsidRPr="008535C4" w:rsidRDefault="003C6CEF" w:rsidP="00B93BF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Roof Pavers</w:t>
            </w:r>
            <w:r w:rsidR="00CC2F8D">
              <w:rPr>
                <w:rFonts w:ascii="Calibri" w:hAnsi="Calibri"/>
                <w:noProof/>
                <w:sz w:val="18"/>
                <w:szCs w:val="18"/>
              </w:rPr>
              <w:t>,</w:t>
            </w:r>
          </w:p>
          <w:p w14:paraId="15480BAF" w14:textId="77777777" w:rsidR="003C6CEF" w:rsidRPr="008535C4" w:rsidRDefault="003C6CEF" w:rsidP="00B93BF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Single Ply Thermoplastic</w:t>
            </w:r>
            <w:r w:rsidR="00CC2F8D">
              <w:rPr>
                <w:rFonts w:ascii="Calibri" w:hAnsi="Calibri"/>
                <w:noProof/>
                <w:sz w:val="18"/>
                <w:szCs w:val="18"/>
              </w:rPr>
              <w:t>,</w:t>
            </w:r>
          </w:p>
          <w:p w14:paraId="15480BB0" w14:textId="77777777" w:rsidR="003C6CEF" w:rsidRPr="008535C4" w:rsidRDefault="003C6CEF" w:rsidP="00B93BF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Single Ply Thermoset</w:t>
            </w:r>
            <w:r w:rsidR="00CC2F8D">
              <w:rPr>
                <w:rFonts w:ascii="Calibri" w:hAnsi="Calibri"/>
                <w:noProof/>
                <w:sz w:val="18"/>
                <w:szCs w:val="18"/>
              </w:rPr>
              <w:t>,</w:t>
            </w:r>
          </w:p>
          <w:p w14:paraId="15480BB1" w14:textId="77777777" w:rsidR="003C6CEF" w:rsidRPr="008535C4" w:rsidRDefault="003C6CEF" w:rsidP="00B93BF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Metal Shakes Shingles</w:t>
            </w:r>
          </w:p>
          <w:p w14:paraId="15480BB2" w14:textId="77777777" w:rsidR="003C6CEF" w:rsidRPr="008535C4" w:rsidRDefault="003C6CEF" w:rsidP="00B93BF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Fluid Applied Membrane</w:t>
            </w:r>
            <w:r w:rsidR="00CC2F8D">
              <w:rPr>
                <w:rFonts w:ascii="Calibri" w:hAnsi="Calibri"/>
                <w:noProof/>
                <w:sz w:val="18"/>
                <w:szCs w:val="18"/>
              </w:rPr>
              <w:t>,</w:t>
            </w:r>
          </w:p>
          <w:p w14:paraId="15480BB3" w14:textId="77777777" w:rsidR="003C6CEF" w:rsidRPr="008535C4" w:rsidRDefault="003C6CEF" w:rsidP="00B93BF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Polymer Composite Steep Slope</w:t>
            </w:r>
            <w:r w:rsidR="00CC2F8D">
              <w:rPr>
                <w:rFonts w:ascii="Calibri" w:hAnsi="Calibri"/>
                <w:noProof/>
                <w:sz w:val="18"/>
                <w:szCs w:val="18"/>
              </w:rPr>
              <w:t>,</w:t>
            </w:r>
            <w:r>
              <w:rPr>
                <w:rFonts w:ascii="Calibri" w:hAnsi="Calibri"/>
                <w:noProof/>
                <w:sz w:val="18"/>
                <w:szCs w:val="18"/>
              </w:rPr>
              <w:t xml:space="preserve">  </w:t>
            </w:r>
          </w:p>
          <w:p w14:paraId="15480BB4" w14:textId="77777777" w:rsidR="003C6CEF" w:rsidRPr="008535C4" w:rsidRDefault="003C6CEF" w:rsidP="00B93BF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Spray Polyurethane Foam</w:t>
            </w:r>
            <w:r w:rsidR="00CC2F8D">
              <w:rPr>
                <w:rFonts w:ascii="Calibri" w:hAnsi="Calibri"/>
                <w:noProof/>
                <w:sz w:val="18"/>
                <w:szCs w:val="18"/>
              </w:rPr>
              <w:t>,</w:t>
            </w:r>
          </w:p>
          <w:p w14:paraId="15480BB5" w14:textId="77777777" w:rsidR="003C6CEF" w:rsidRPr="008535C4" w:rsidDel="00B7174C" w:rsidRDefault="003C6CEF" w:rsidP="00B93BF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Stone Aggregate Ballast&gt;&gt;</w:t>
            </w:r>
          </w:p>
        </w:tc>
        <w:tc>
          <w:tcPr>
            <w:tcW w:w="1440" w:type="dxa"/>
            <w:tcBorders>
              <w:top w:val="single" w:sz="6" w:space="0" w:color="auto"/>
              <w:bottom w:val="single" w:sz="6" w:space="0" w:color="auto"/>
            </w:tcBorders>
            <w:shd w:val="clear" w:color="auto" w:fill="auto"/>
            <w:vAlign w:val="bottom"/>
          </w:tcPr>
          <w:p w14:paraId="15480BB6" w14:textId="77777777" w:rsidR="003C6CEF" w:rsidRPr="008535C4" w:rsidRDefault="003C6CEF" w:rsidP="00B93BFD">
            <w:pPr>
              <w:keepNext/>
              <w:tabs>
                <w:tab w:val="left" w:pos="7200"/>
                <w:tab w:val="left" w:pos="9990"/>
                <w:tab w:val="left" w:pos="10980"/>
                <w:tab w:val="right" w:pos="11430"/>
              </w:tabs>
              <w:spacing w:line="200" w:lineRule="exact"/>
              <w:jc w:val="center"/>
              <w:rPr>
                <w:rFonts w:ascii="Calibri" w:hAnsi="Calibri"/>
                <w:noProof/>
                <w:sz w:val="18"/>
                <w:szCs w:val="18"/>
              </w:rPr>
            </w:pPr>
            <w:r w:rsidRPr="00B33740">
              <w:rPr>
                <w:rFonts w:ascii="Calibri" w:hAnsi="Calibri"/>
                <w:sz w:val="18"/>
                <w:szCs w:val="18"/>
              </w:rPr>
              <w:t>&lt;&lt;User input From the CRRC Directory if user knows what they are going to install</w:t>
            </w:r>
            <w:r>
              <w:rPr>
                <w:rFonts w:ascii="Calibri" w:hAnsi="Calibri"/>
                <w:noProof/>
                <w:sz w:val="18"/>
                <w:szCs w:val="18"/>
              </w:rPr>
              <w:t>. Else NA&gt;&gt;</w:t>
            </w:r>
          </w:p>
        </w:tc>
        <w:tc>
          <w:tcPr>
            <w:tcW w:w="1259" w:type="dxa"/>
            <w:tcBorders>
              <w:top w:val="single" w:sz="6" w:space="0" w:color="auto"/>
              <w:bottom w:val="single" w:sz="6" w:space="0" w:color="auto"/>
            </w:tcBorders>
            <w:shd w:val="clear" w:color="auto" w:fill="auto"/>
            <w:vAlign w:val="bottom"/>
          </w:tcPr>
          <w:p w14:paraId="7268490F" w14:textId="1C8A53C8" w:rsidR="004D3BF5" w:rsidRDefault="003C6CEF" w:rsidP="00B33740">
            <w:pPr>
              <w:pStyle w:val="Heading7"/>
              <w:tabs>
                <w:tab w:val="clear" w:pos="10980"/>
                <w:tab w:val="clear" w:pos="11430"/>
                <w:tab w:val="left" w:pos="180"/>
                <w:tab w:val="left" w:pos="5310"/>
                <w:tab w:val="left" w:pos="8100"/>
              </w:tabs>
              <w:jc w:val="center"/>
              <w:rPr>
                <w:rFonts w:ascii="Calibri" w:hAnsi="Calibri"/>
                <w:b w:val="0"/>
                <w:color w:val="auto"/>
                <w:sz w:val="18"/>
                <w:szCs w:val="18"/>
              </w:rPr>
            </w:pPr>
            <w:r>
              <w:rPr>
                <w:rFonts w:ascii="Calibri" w:hAnsi="Calibri"/>
                <w:b w:val="0"/>
                <w:color w:val="auto"/>
                <w:sz w:val="18"/>
                <w:szCs w:val="18"/>
              </w:rPr>
              <w:t>&lt;&lt;</w:t>
            </w:r>
            <w:r w:rsidR="004D3BF5">
              <w:rPr>
                <w:rFonts w:ascii="Calibri" w:hAnsi="Calibri"/>
                <w:b w:val="0"/>
                <w:color w:val="auto"/>
                <w:sz w:val="18"/>
                <w:szCs w:val="18"/>
              </w:rPr>
              <w:t>if cell 04 = ‘Not in an applicable climate zone</w:t>
            </w:r>
            <w:r w:rsidR="00FA20FE">
              <w:rPr>
                <w:rFonts w:ascii="Calibri" w:hAnsi="Calibri"/>
                <w:b w:val="0"/>
                <w:color w:val="auto"/>
                <w:sz w:val="18"/>
                <w:szCs w:val="18"/>
              </w:rPr>
              <w:t>’</w:t>
            </w:r>
            <w:r w:rsidR="004D3BF5">
              <w:rPr>
                <w:rFonts w:ascii="Calibri" w:hAnsi="Calibri"/>
                <w:b w:val="0"/>
                <w:color w:val="auto"/>
                <w:sz w:val="18"/>
                <w:szCs w:val="18"/>
              </w:rPr>
              <w:t xml:space="preserve"> then result = NA; </w:t>
            </w:r>
          </w:p>
          <w:p w14:paraId="15480BB7" w14:textId="6EA34C81" w:rsidR="003C6CEF" w:rsidRDefault="004D3BF5" w:rsidP="00BB7246">
            <w:pPr>
              <w:pStyle w:val="Heading7"/>
              <w:tabs>
                <w:tab w:val="clear" w:pos="10980"/>
                <w:tab w:val="clear" w:pos="11430"/>
                <w:tab w:val="left" w:pos="180"/>
                <w:tab w:val="left" w:pos="5310"/>
                <w:tab w:val="left" w:pos="8100"/>
              </w:tabs>
              <w:jc w:val="center"/>
              <w:rPr>
                <w:rFonts w:ascii="Calibri" w:hAnsi="Calibri"/>
                <w:b w:val="0"/>
                <w:color w:val="auto"/>
                <w:sz w:val="18"/>
                <w:szCs w:val="18"/>
              </w:rPr>
            </w:pPr>
            <w:r>
              <w:rPr>
                <w:rFonts w:ascii="Calibri" w:hAnsi="Calibri"/>
                <w:b w:val="0"/>
                <w:color w:val="auto"/>
                <w:sz w:val="18"/>
                <w:szCs w:val="18"/>
              </w:rPr>
              <w:t>Else</w:t>
            </w:r>
            <w:r w:rsidR="00BB7246">
              <w:rPr>
                <w:rFonts w:ascii="Calibri" w:hAnsi="Calibri"/>
                <w:b w:val="0"/>
                <w:color w:val="auto"/>
                <w:sz w:val="18"/>
                <w:szCs w:val="18"/>
              </w:rPr>
              <w:t xml:space="preserve"> If the user knows what they are installing, the user enters the </w:t>
            </w:r>
            <w:proofErr w:type="spellStart"/>
            <w:r w:rsidR="00BB7246">
              <w:rPr>
                <w:rFonts w:ascii="Calibri" w:hAnsi="Calibri"/>
                <w:b w:val="0"/>
                <w:color w:val="auto"/>
                <w:sz w:val="18"/>
                <w:szCs w:val="18"/>
              </w:rPr>
              <w:t>DecimalNonnegative</w:t>
            </w:r>
            <w:proofErr w:type="spellEnd"/>
            <w:r w:rsidR="00BB7246">
              <w:rPr>
                <w:rFonts w:ascii="Calibri" w:hAnsi="Calibri"/>
                <w:b w:val="0"/>
                <w:color w:val="auto"/>
                <w:sz w:val="18"/>
                <w:szCs w:val="18"/>
              </w:rPr>
              <w:t xml:space="preserve"> value from the CRRC Directory, Else allow user to enter NA&gt;&gt;</w:t>
            </w:r>
          </w:p>
        </w:tc>
        <w:tc>
          <w:tcPr>
            <w:tcW w:w="1260" w:type="dxa"/>
            <w:tcBorders>
              <w:top w:val="single" w:sz="6" w:space="0" w:color="auto"/>
              <w:bottom w:val="single" w:sz="6" w:space="0" w:color="auto"/>
            </w:tcBorders>
            <w:shd w:val="clear" w:color="auto" w:fill="auto"/>
            <w:vAlign w:val="bottom"/>
          </w:tcPr>
          <w:p w14:paraId="15480BB8" w14:textId="1A6ED974" w:rsidR="003C6CEF" w:rsidRPr="00B33740" w:rsidRDefault="00B33740" w:rsidP="00B93BFD">
            <w:pPr>
              <w:pStyle w:val="Heading7"/>
              <w:tabs>
                <w:tab w:val="clear" w:pos="10980"/>
                <w:tab w:val="clear" w:pos="11430"/>
                <w:tab w:val="left" w:pos="180"/>
                <w:tab w:val="left" w:pos="5310"/>
                <w:tab w:val="left" w:pos="8100"/>
              </w:tabs>
              <w:jc w:val="center"/>
              <w:rPr>
                <w:rFonts w:ascii="Calibri" w:hAnsi="Calibri"/>
                <w:b w:val="0"/>
                <w:color w:val="auto"/>
                <w:sz w:val="18"/>
                <w:szCs w:val="18"/>
              </w:rPr>
            </w:pPr>
            <w:r w:rsidRPr="00B33740">
              <w:rPr>
                <w:rFonts w:ascii="Calibri" w:hAnsi="Calibri"/>
                <w:b w:val="0"/>
                <w:sz w:val="18"/>
                <w:szCs w:val="18"/>
              </w:rPr>
              <w:t>&lt;&lt;</w:t>
            </w:r>
            <w:r w:rsidR="004D3BF5">
              <w:rPr>
                <w:rFonts w:ascii="Calibri" w:hAnsi="Calibri"/>
                <w:b w:val="0"/>
                <w:sz w:val="18"/>
                <w:szCs w:val="18"/>
              </w:rPr>
              <w:t xml:space="preserve">if cell 04 = ‘Not in an applicable climate zone’ then result = NA; else </w:t>
            </w:r>
            <w:r w:rsidRPr="00B33740">
              <w:rPr>
                <w:rFonts w:ascii="Calibri" w:hAnsi="Calibri"/>
                <w:b w:val="0"/>
                <w:sz w:val="18"/>
                <w:szCs w:val="18"/>
              </w:rPr>
              <w:t xml:space="preserve">User Input: </w:t>
            </w:r>
            <w:proofErr w:type="spellStart"/>
            <w:r w:rsidRPr="00B33740">
              <w:rPr>
                <w:rFonts w:ascii="Calibri" w:hAnsi="Calibri"/>
                <w:b w:val="0"/>
                <w:sz w:val="18"/>
                <w:szCs w:val="18"/>
              </w:rPr>
              <w:t>DecimalNonnegative</w:t>
            </w:r>
            <w:proofErr w:type="spellEnd"/>
            <w:r w:rsidRPr="00B33740">
              <w:rPr>
                <w:rFonts w:ascii="Calibri" w:hAnsi="Calibri"/>
                <w:b w:val="0"/>
                <w:sz w:val="18"/>
                <w:szCs w:val="18"/>
              </w:rPr>
              <w:t>&gt;&gt;</w:t>
            </w:r>
          </w:p>
        </w:tc>
        <w:tc>
          <w:tcPr>
            <w:tcW w:w="1170" w:type="dxa"/>
            <w:tcBorders>
              <w:top w:val="single" w:sz="6" w:space="0" w:color="auto"/>
              <w:bottom w:val="single" w:sz="6" w:space="0" w:color="auto"/>
            </w:tcBorders>
            <w:shd w:val="clear" w:color="auto" w:fill="auto"/>
            <w:vAlign w:val="bottom"/>
          </w:tcPr>
          <w:p w14:paraId="15480BB9" w14:textId="416F5A69" w:rsidR="003C6CEF" w:rsidRPr="00B33740" w:rsidRDefault="00B33740" w:rsidP="00B93BFD">
            <w:pPr>
              <w:keepNext/>
              <w:jc w:val="center"/>
              <w:rPr>
                <w:rFonts w:ascii="Calibri" w:hAnsi="Calibri"/>
                <w:noProof/>
                <w:sz w:val="18"/>
                <w:szCs w:val="18"/>
              </w:rPr>
            </w:pPr>
            <w:r w:rsidRPr="00B33740">
              <w:rPr>
                <w:rFonts w:ascii="Calibri" w:hAnsi="Calibri"/>
                <w:sz w:val="18"/>
                <w:szCs w:val="18"/>
              </w:rPr>
              <w:t>&lt;&lt;</w:t>
            </w:r>
            <w:r w:rsidR="004D3BF5">
              <w:rPr>
                <w:rFonts w:ascii="Calibri" w:hAnsi="Calibri"/>
                <w:sz w:val="18"/>
                <w:szCs w:val="18"/>
              </w:rPr>
              <w:t xml:space="preserve">if cell 04 = ‘Not in an applicable climate zone’ then result = NA; else </w:t>
            </w:r>
            <w:r w:rsidRPr="00B33740">
              <w:rPr>
                <w:rFonts w:ascii="Calibri" w:hAnsi="Calibri"/>
                <w:sz w:val="18"/>
                <w:szCs w:val="18"/>
              </w:rPr>
              <w:t xml:space="preserve">User Input: </w:t>
            </w:r>
            <w:proofErr w:type="spellStart"/>
            <w:r w:rsidRPr="00B33740">
              <w:rPr>
                <w:rFonts w:ascii="Calibri" w:hAnsi="Calibri"/>
                <w:sz w:val="18"/>
                <w:szCs w:val="18"/>
              </w:rPr>
              <w:t>DecimalNonnegative</w:t>
            </w:r>
            <w:proofErr w:type="spellEnd"/>
            <w:r w:rsidRPr="00B33740">
              <w:rPr>
                <w:rFonts w:ascii="Calibri" w:hAnsi="Calibri"/>
                <w:sz w:val="18"/>
                <w:szCs w:val="18"/>
              </w:rPr>
              <w:t>&gt;&gt;</w:t>
            </w:r>
          </w:p>
        </w:tc>
        <w:tc>
          <w:tcPr>
            <w:tcW w:w="1080" w:type="dxa"/>
            <w:tcBorders>
              <w:top w:val="single" w:sz="6" w:space="0" w:color="auto"/>
              <w:bottom w:val="single" w:sz="6" w:space="0" w:color="auto"/>
            </w:tcBorders>
            <w:shd w:val="clear" w:color="auto" w:fill="auto"/>
            <w:vAlign w:val="bottom"/>
          </w:tcPr>
          <w:p w14:paraId="3CBDCB76" w14:textId="701946D7" w:rsidR="00BB7246" w:rsidRDefault="003C6CEF" w:rsidP="00BB7246">
            <w:pPr>
              <w:rPr>
                <w:rFonts w:asciiTheme="minorHAnsi" w:hAnsiTheme="minorHAnsi"/>
                <w:sz w:val="18"/>
                <w:szCs w:val="18"/>
              </w:rPr>
            </w:pPr>
            <w:r w:rsidRPr="0037735E">
              <w:rPr>
                <w:rFonts w:asciiTheme="minorHAnsi" w:hAnsiTheme="minorHAnsi"/>
                <w:sz w:val="18"/>
                <w:szCs w:val="18"/>
              </w:rPr>
              <w:t>&lt;&lt;</w:t>
            </w:r>
            <w:r w:rsidR="00BB7246">
              <w:rPr>
                <w:rFonts w:asciiTheme="minorHAnsi" w:hAnsiTheme="minorHAnsi"/>
                <w:sz w:val="18"/>
                <w:szCs w:val="18"/>
              </w:rPr>
              <w:t xml:space="preserve">if </w:t>
            </w:r>
            <w:proofErr w:type="spellStart"/>
            <w:r w:rsidR="00BB7246">
              <w:rPr>
                <w:rFonts w:asciiTheme="minorHAnsi" w:hAnsiTheme="minorHAnsi"/>
                <w:sz w:val="18"/>
                <w:szCs w:val="18"/>
              </w:rPr>
              <w:t>CoolRoofComplianceMethod</w:t>
            </w:r>
            <w:proofErr w:type="spellEnd"/>
            <w:r w:rsidR="00BB7246">
              <w:rPr>
                <w:rFonts w:asciiTheme="minorHAnsi" w:hAnsiTheme="minorHAnsi"/>
                <w:sz w:val="18"/>
                <w:szCs w:val="18"/>
              </w:rPr>
              <w:t xml:space="preserve"> does not equal </w:t>
            </w:r>
            <w:proofErr w:type="spellStart"/>
            <w:r w:rsidR="00BB7246">
              <w:rPr>
                <w:rFonts w:asciiTheme="minorHAnsi" w:hAnsiTheme="minorHAnsi"/>
                <w:sz w:val="18"/>
                <w:szCs w:val="18"/>
              </w:rPr>
              <w:t>SolarReflectanceIndex</w:t>
            </w:r>
            <w:proofErr w:type="spellEnd"/>
            <w:r w:rsidR="00BB7246">
              <w:rPr>
                <w:rFonts w:asciiTheme="minorHAnsi" w:hAnsiTheme="minorHAnsi"/>
                <w:sz w:val="18"/>
                <w:szCs w:val="18"/>
              </w:rPr>
              <w:t xml:space="preserve"> then result is NA; </w:t>
            </w:r>
          </w:p>
          <w:p w14:paraId="15480BBA" w14:textId="58335425" w:rsidR="003C6CEF" w:rsidRPr="0037735E" w:rsidRDefault="00BB7246" w:rsidP="00BB7246">
            <w:pPr>
              <w:rPr>
                <w:rFonts w:asciiTheme="minorHAnsi" w:hAnsiTheme="minorHAnsi"/>
                <w:noProof/>
                <w:sz w:val="18"/>
                <w:szCs w:val="18"/>
              </w:rPr>
            </w:pPr>
            <w:r>
              <w:rPr>
                <w:rFonts w:asciiTheme="minorHAnsi" w:hAnsiTheme="minorHAnsi"/>
                <w:sz w:val="18"/>
                <w:szCs w:val="18"/>
              </w:rPr>
              <w:t>Else user enters value from CRRC directory or from a completed SRI Worksheet&gt;&gt;</w:t>
            </w:r>
          </w:p>
        </w:tc>
        <w:tc>
          <w:tcPr>
            <w:tcW w:w="1170" w:type="dxa"/>
            <w:tcBorders>
              <w:top w:val="single" w:sz="6" w:space="0" w:color="auto"/>
              <w:bottom w:val="single" w:sz="6" w:space="0" w:color="auto"/>
            </w:tcBorders>
            <w:shd w:val="clear" w:color="auto" w:fill="auto"/>
            <w:vAlign w:val="bottom"/>
          </w:tcPr>
          <w:p w14:paraId="15480BBB" w14:textId="27720DBD" w:rsidR="003C6CEF" w:rsidRPr="0037735E" w:rsidRDefault="003C6CEF" w:rsidP="00BB7246">
            <w:pPr>
              <w:rPr>
                <w:rFonts w:asciiTheme="minorHAnsi" w:hAnsiTheme="minorHAnsi"/>
                <w:noProof/>
                <w:sz w:val="18"/>
                <w:szCs w:val="18"/>
              </w:rPr>
            </w:pPr>
            <w:r w:rsidRPr="0037735E">
              <w:rPr>
                <w:rFonts w:asciiTheme="minorHAnsi" w:hAnsiTheme="minorHAnsi"/>
                <w:sz w:val="18"/>
                <w:szCs w:val="18"/>
              </w:rPr>
              <w:t xml:space="preserve">&lt;&lt; for Climate Zones </w:t>
            </w:r>
            <w:r w:rsidR="00B33740" w:rsidRPr="0037735E">
              <w:rPr>
                <w:rFonts w:asciiTheme="minorHAnsi" w:hAnsiTheme="minorHAnsi"/>
                <w:sz w:val="18"/>
                <w:szCs w:val="18"/>
              </w:rPr>
              <w:t xml:space="preserve">13 &amp; </w:t>
            </w:r>
            <w:r w:rsidRPr="0037735E">
              <w:rPr>
                <w:rFonts w:asciiTheme="minorHAnsi" w:hAnsiTheme="minorHAnsi"/>
                <w:sz w:val="18"/>
                <w:szCs w:val="18"/>
              </w:rPr>
              <w:t>15 shown in Section A cell 09, and if cell 0</w:t>
            </w:r>
            <w:r w:rsidR="00B33740" w:rsidRPr="0037735E">
              <w:rPr>
                <w:rFonts w:asciiTheme="minorHAnsi" w:hAnsiTheme="minorHAnsi"/>
                <w:sz w:val="18"/>
                <w:szCs w:val="18"/>
              </w:rPr>
              <w:t>3</w:t>
            </w:r>
            <w:r w:rsidRPr="0037735E">
              <w:rPr>
                <w:rFonts w:asciiTheme="minorHAnsi" w:hAnsiTheme="minorHAnsi"/>
                <w:sz w:val="18"/>
                <w:szCs w:val="18"/>
              </w:rPr>
              <w:t xml:space="preserve"> of Section G  indicates a ≤ 2:12 roof pitch place a 0.63 else </w:t>
            </w:r>
            <w:r w:rsidR="00B33740" w:rsidRPr="0037735E">
              <w:rPr>
                <w:rFonts w:asciiTheme="minorHAnsi" w:hAnsiTheme="minorHAnsi"/>
                <w:sz w:val="18"/>
                <w:szCs w:val="18"/>
              </w:rPr>
              <w:t xml:space="preserve">for Climate Zones 10-15 and </w:t>
            </w:r>
            <w:r w:rsidRPr="0037735E">
              <w:rPr>
                <w:rFonts w:asciiTheme="minorHAnsi" w:hAnsiTheme="minorHAnsi"/>
                <w:sz w:val="18"/>
                <w:szCs w:val="18"/>
              </w:rPr>
              <w:t xml:space="preserve">if </w:t>
            </w:r>
            <w:r w:rsidR="00B33740" w:rsidRPr="0037735E">
              <w:rPr>
                <w:rFonts w:asciiTheme="minorHAnsi" w:hAnsiTheme="minorHAnsi"/>
                <w:sz w:val="18"/>
                <w:szCs w:val="18"/>
              </w:rPr>
              <w:t xml:space="preserve">G03 indicates </w:t>
            </w:r>
            <w:r w:rsidRPr="0037735E">
              <w:rPr>
                <w:rFonts w:asciiTheme="minorHAnsi" w:hAnsiTheme="minorHAnsi"/>
                <w:sz w:val="18"/>
                <w:szCs w:val="18"/>
              </w:rPr>
              <w:t>roof pitch is  &gt;2:12 place a 0.20</w:t>
            </w:r>
            <w:r w:rsidR="00D81F93">
              <w:rPr>
                <w:rFonts w:asciiTheme="minorHAnsi" w:hAnsiTheme="minorHAnsi"/>
                <w:sz w:val="18"/>
                <w:szCs w:val="18"/>
              </w:rPr>
              <w:t xml:space="preserve">. </w:t>
            </w:r>
            <w:r w:rsidR="00BB7246">
              <w:rPr>
                <w:rFonts w:asciiTheme="minorHAnsi" w:hAnsiTheme="minorHAnsi"/>
                <w:sz w:val="18"/>
                <w:szCs w:val="18"/>
              </w:rPr>
              <w:t>Else for all other combination of climate zone and roof pitch, the result = NA</w:t>
            </w:r>
            <w:r w:rsidRPr="0037735E">
              <w:rPr>
                <w:rFonts w:asciiTheme="minorHAnsi" w:hAnsiTheme="minorHAnsi"/>
                <w:sz w:val="18"/>
                <w:szCs w:val="18"/>
              </w:rPr>
              <w:t>&gt;&gt;</w:t>
            </w:r>
          </w:p>
        </w:tc>
        <w:tc>
          <w:tcPr>
            <w:tcW w:w="1440" w:type="dxa"/>
            <w:tcBorders>
              <w:top w:val="single" w:sz="6" w:space="0" w:color="auto"/>
              <w:bottom w:val="single" w:sz="6" w:space="0" w:color="auto"/>
            </w:tcBorders>
            <w:shd w:val="clear" w:color="auto" w:fill="auto"/>
            <w:vAlign w:val="bottom"/>
          </w:tcPr>
          <w:p w14:paraId="15480BBC" w14:textId="272687AE" w:rsidR="003C6CEF" w:rsidRPr="0037735E" w:rsidRDefault="00AB48D7" w:rsidP="00BB7246">
            <w:pPr>
              <w:rPr>
                <w:rFonts w:asciiTheme="minorHAnsi" w:hAnsiTheme="minorHAnsi"/>
                <w:noProof/>
                <w:sz w:val="18"/>
                <w:szCs w:val="18"/>
              </w:rPr>
            </w:pPr>
            <w:r w:rsidRPr="0037735E">
              <w:rPr>
                <w:rFonts w:asciiTheme="minorHAnsi" w:hAnsiTheme="minorHAnsi"/>
                <w:sz w:val="18"/>
                <w:szCs w:val="18"/>
              </w:rPr>
              <w:t xml:space="preserve">&lt;&lt;for Climate Zones 13 &amp; 15 shown in Section A cell 09, and if cell 03 of Section G indicates ≤ 2:12 roof pitch and G04 is Aged Solar Reflectance and Thermal Emittance then Thermal Emittance is 0.75. For climate zones 10-15 if G03 indicates roof pitch is &gt; 2:12 then Thermal Emittance is 0.75. </w:t>
            </w:r>
            <w:r w:rsidR="00BB7246">
              <w:rPr>
                <w:rFonts w:asciiTheme="minorHAnsi" w:hAnsiTheme="minorHAnsi"/>
                <w:sz w:val="18"/>
                <w:szCs w:val="18"/>
              </w:rPr>
              <w:t>Else for all other combinations of climate zone, roof pitch and cool roof compliance method, the result = NA&gt;&gt;</w:t>
            </w:r>
          </w:p>
        </w:tc>
        <w:tc>
          <w:tcPr>
            <w:tcW w:w="990" w:type="dxa"/>
            <w:tcBorders>
              <w:top w:val="single" w:sz="6" w:space="0" w:color="auto"/>
              <w:bottom w:val="single" w:sz="6" w:space="0" w:color="auto"/>
              <w:right w:val="single" w:sz="4" w:space="0" w:color="auto"/>
            </w:tcBorders>
            <w:shd w:val="clear" w:color="auto" w:fill="auto"/>
            <w:vAlign w:val="bottom"/>
          </w:tcPr>
          <w:p w14:paraId="15480BBD" w14:textId="77777777" w:rsidR="003C6CEF" w:rsidRPr="0037735E" w:rsidRDefault="003C6CEF" w:rsidP="00B33740">
            <w:pPr>
              <w:rPr>
                <w:rFonts w:asciiTheme="minorHAnsi" w:hAnsiTheme="minorHAnsi"/>
                <w:b/>
                <w:sz w:val="18"/>
                <w:szCs w:val="18"/>
              </w:rPr>
            </w:pPr>
            <w:r w:rsidRPr="0037735E">
              <w:rPr>
                <w:rFonts w:asciiTheme="minorHAnsi" w:hAnsiTheme="minorHAnsi"/>
                <w:sz w:val="18"/>
                <w:szCs w:val="18"/>
              </w:rPr>
              <w:t>&lt;&lt; if cell 0</w:t>
            </w:r>
            <w:r w:rsidR="00B33740" w:rsidRPr="0037735E">
              <w:rPr>
                <w:rFonts w:asciiTheme="minorHAnsi" w:hAnsiTheme="minorHAnsi"/>
                <w:sz w:val="18"/>
                <w:szCs w:val="18"/>
              </w:rPr>
              <w:t>4</w:t>
            </w:r>
            <w:r w:rsidRPr="0037735E">
              <w:rPr>
                <w:rFonts w:asciiTheme="minorHAnsi" w:hAnsiTheme="minorHAnsi"/>
                <w:sz w:val="18"/>
                <w:szCs w:val="18"/>
              </w:rPr>
              <w:t xml:space="preserve"> indicates SRI and cell </w:t>
            </w:r>
            <w:r w:rsidR="00B33740" w:rsidRPr="0037735E">
              <w:rPr>
                <w:rFonts w:asciiTheme="minorHAnsi" w:hAnsiTheme="minorHAnsi"/>
                <w:sz w:val="18"/>
                <w:szCs w:val="18"/>
              </w:rPr>
              <w:t xml:space="preserve">03 </w:t>
            </w:r>
            <w:r w:rsidRPr="0037735E">
              <w:rPr>
                <w:rFonts w:asciiTheme="minorHAnsi" w:hAnsiTheme="minorHAnsi"/>
                <w:sz w:val="18"/>
                <w:szCs w:val="18"/>
              </w:rPr>
              <w:t>indicates ≤ 2:12 place 75 for climate 13 and 15 based on Section A cell 09. But if cell 0</w:t>
            </w:r>
            <w:r w:rsidR="00B33740" w:rsidRPr="0037735E">
              <w:rPr>
                <w:rFonts w:asciiTheme="minorHAnsi" w:hAnsiTheme="minorHAnsi"/>
                <w:sz w:val="18"/>
                <w:szCs w:val="18"/>
              </w:rPr>
              <w:t>3</w:t>
            </w:r>
            <w:r w:rsidRPr="0037735E">
              <w:rPr>
                <w:rFonts w:asciiTheme="minorHAnsi" w:hAnsiTheme="minorHAnsi"/>
                <w:sz w:val="18"/>
                <w:szCs w:val="18"/>
              </w:rPr>
              <w:t xml:space="preserve"> indicates &gt;2:12, SRI should be 16  for climate zones 10-15  based on Section A cell 09. All other climate zone and roof pitch shall be NA&gt;&gt;</w:t>
            </w:r>
          </w:p>
        </w:tc>
      </w:tr>
      <w:tr w:rsidR="003C6CEF" w:rsidRPr="00FE052A" w14:paraId="15480BCC" w14:textId="77777777" w:rsidTr="0037735E">
        <w:trPr>
          <w:gridAfter w:val="1"/>
          <w:wAfter w:w="21" w:type="dxa"/>
          <w:trHeight w:val="264"/>
        </w:trPr>
        <w:tc>
          <w:tcPr>
            <w:tcW w:w="735" w:type="dxa"/>
            <w:tcBorders>
              <w:top w:val="single" w:sz="6" w:space="0" w:color="auto"/>
              <w:left w:val="single" w:sz="4" w:space="0" w:color="auto"/>
              <w:bottom w:val="single" w:sz="6" w:space="0" w:color="auto"/>
            </w:tcBorders>
          </w:tcPr>
          <w:p w14:paraId="15480BBF" w14:textId="544E090F" w:rsidR="003C6CEF" w:rsidRPr="009B3A0C" w:rsidRDefault="003C6CEF" w:rsidP="00B93BFD">
            <w:pPr>
              <w:keepNext/>
              <w:tabs>
                <w:tab w:val="left" w:pos="7200"/>
                <w:tab w:val="left" w:pos="9990"/>
                <w:tab w:val="left" w:pos="10980"/>
                <w:tab w:val="right" w:pos="11430"/>
              </w:tabs>
              <w:spacing w:line="200" w:lineRule="exact"/>
              <w:jc w:val="center"/>
              <w:rPr>
                <w:rFonts w:ascii="Calibri" w:hAnsi="Calibri"/>
                <w:sz w:val="18"/>
                <w:szCs w:val="18"/>
              </w:rPr>
            </w:pPr>
          </w:p>
        </w:tc>
        <w:tc>
          <w:tcPr>
            <w:tcW w:w="990" w:type="dxa"/>
            <w:tcBorders>
              <w:top w:val="single" w:sz="6" w:space="0" w:color="auto"/>
              <w:bottom w:val="single" w:sz="6" w:space="0" w:color="auto"/>
            </w:tcBorders>
            <w:shd w:val="clear" w:color="auto" w:fill="auto"/>
            <w:vAlign w:val="bottom"/>
          </w:tcPr>
          <w:p w14:paraId="15480BC0" w14:textId="77777777" w:rsidR="003C6CEF" w:rsidRPr="009B3A0C" w:rsidRDefault="003C6CEF" w:rsidP="00B93BFD">
            <w:pPr>
              <w:keepNext/>
              <w:tabs>
                <w:tab w:val="left" w:pos="7200"/>
                <w:tab w:val="left" w:pos="9990"/>
                <w:tab w:val="left" w:pos="10980"/>
                <w:tab w:val="right" w:pos="11430"/>
              </w:tabs>
              <w:spacing w:line="200" w:lineRule="exact"/>
              <w:jc w:val="center"/>
              <w:rPr>
                <w:rFonts w:ascii="Calibri" w:hAnsi="Calibri"/>
                <w:sz w:val="18"/>
                <w:szCs w:val="18"/>
              </w:rPr>
            </w:pPr>
          </w:p>
        </w:tc>
        <w:tc>
          <w:tcPr>
            <w:tcW w:w="900" w:type="dxa"/>
            <w:tcBorders>
              <w:top w:val="single" w:sz="6" w:space="0" w:color="auto"/>
              <w:bottom w:val="single" w:sz="6" w:space="0" w:color="auto"/>
            </w:tcBorders>
            <w:shd w:val="clear" w:color="auto" w:fill="auto"/>
            <w:vAlign w:val="bottom"/>
          </w:tcPr>
          <w:p w14:paraId="15480BC1" w14:textId="77777777" w:rsidR="003C6CEF" w:rsidRPr="009B3A0C" w:rsidRDefault="003C6CEF" w:rsidP="00B93BFD">
            <w:pPr>
              <w:keepNext/>
              <w:jc w:val="center"/>
              <w:rPr>
                <w:rFonts w:ascii="Calibri" w:hAnsi="Calibri"/>
                <w:noProof/>
                <w:sz w:val="18"/>
                <w:szCs w:val="18"/>
              </w:rPr>
            </w:pPr>
          </w:p>
        </w:tc>
        <w:tc>
          <w:tcPr>
            <w:tcW w:w="1080" w:type="dxa"/>
            <w:tcBorders>
              <w:top w:val="single" w:sz="6" w:space="0" w:color="auto"/>
              <w:bottom w:val="single" w:sz="6" w:space="0" w:color="auto"/>
            </w:tcBorders>
            <w:shd w:val="clear" w:color="auto" w:fill="auto"/>
            <w:vAlign w:val="bottom"/>
          </w:tcPr>
          <w:p w14:paraId="15480BC2" w14:textId="77777777" w:rsidR="003C6CEF" w:rsidRPr="009B3A0C"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081" w:type="dxa"/>
            <w:tcBorders>
              <w:top w:val="single" w:sz="6" w:space="0" w:color="auto"/>
              <w:bottom w:val="single" w:sz="6" w:space="0" w:color="auto"/>
            </w:tcBorders>
            <w:shd w:val="clear" w:color="auto" w:fill="auto"/>
            <w:vAlign w:val="bottom"/>
          </w:tcPr>
          <w:p w14:paraId="15480BC3" w14:textId="77777777" w:rsidR="003C6CEF" w:rsidRPr="009B3A0C"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440" w:type="dxa"/>
            <w:tcBorders>
              <w:top w:val="single" w:sz="6" w:space="0" w:color="auto"/>
              <w:bottom w:val="single" w:sz="6" w:space="0" w:color="auto"/>
            </w:tcBorders>
            <w:shd w:val="clear" w:color="auto" w:fill="auto"/>
            <w:vAlign w:val="bottom"/>
          </w:tcPr>
          <w:p w14:paraId="15480BC4" w14:textId="77777777" w:rsidR="003C6CEF" w:rsidRDefault="003C6CEF" w:rsidP="00B93BFD">
            <w:pPr>
              <w:pStyle w:val="Heading7"/>
              <w:jc w:val="center"/>
              <w:rPr>
                <w:rFonts w:ascii="Calibri" w:hAnsi="Calibri"/>
                <w:noProof/>
                <w:sz w:val="18"/>
                <w:szCs w:val="18"/>
              </w:rPr>
            </w:pPr>
          </w:p>
        </w:tc>
        <w:tc>
          <w:tcPr>
            <w:tcW w:w="1259" w:type="dxa"/>
            <w:tcBorders>
              <w:top w:val="single" w:sz="6" w:space="0" w:color="auto"/>
              <w:bottom w:val="single" w:sz="6" w:space="0" w:color="auto"/>
            </w:tcBorders>
            <w:shd w:val="clear" w:color="auto" w:fill="auto"/>
            <w:vAlign w:val="bottom"/>
          </w:tcPr>
          <w:p w14:paraId="15480BC5" w14:textId="77777777" w:rsidR="003C6CEF" w:rsidRPr="009B3A0C" w:rsidRDefault="003C6CEF" w:rsidP="00B93BFD">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60" w:type="dxa"/>
            <w:tcBorders>
              <w:top w:val="single" w:sz="6" w:space="0" w:color="auto"/>
              <w:bottom w:val="single" w:sz="6" w:space="0" w:color="auto"/>
            </w:tcBorders>
            <w:shd w:val="clear" w:color="auto" w:fill="auto"/>
            <w:vAlign w:val="bottom"/>
          </w:tcPr>
          <w:p w14:paraId="15480BC6" w14:textId="77777777" w:rsidR="003C6CEF" w:rsidRPr="009B3A0C" w:rsidRDefault="003C6CEF" w:rsidP="00B93BFD">
            <w:pPr>
              <w:keepNext/>
              <w:jc w:val="center"/>
              <w:rPr>
                <w:rFonts w:ascii="Calibri" w:hAnsi="Calibri"/>
                <w:noProof/>
                <w:sz w:val="18"/>
                <w:szCs w:val="18"/>
              </w:rPr>
            </w:pPr>
          </w:p>
        </w:tc>
        <w:tc>
          <w:tcPr>
            <w:tcW w:w="1170" w:type="dxa"/>
            <w:tcBorders>
              <w:top w:val="single" w:sz="6" w:space="0" w:color="auto"/>
              <w:bottom w:val="single" w:sz="6" w:space="0" w:color="auto"/>
            </w:tcBorders>
            <w:shd w:val="clear" w:color="auto" w:fill="auto"/>
            <w:vAlign w:val="bottom"/>
          </w:tcPr>
          <w:p w14:paraId="15480BC7" w14:textId="77777777" w:rsidR="003C6CEF" w:rsidRPr="009B3A0C" w:rsidRDefault="003C6CEF" w:rsidP="00B93BFD">
            <w:pPr>
              <w:keepNext/>
              <w:jc w:val="center"/>
              <w:rPr>
                <w:rFonts w:ascii="Calibri" w:hAnsi="Calibri"/>
                <w:noProof/>
                <w:sz w:val="18"/>
                <w:szCs w:val="18"/>
              </w:rPr>
            </w:pPr>
          </w:p>
        </w:tc>
        <w:tc>
          <w:tcPr>
            <w:tcW w:w="1080" w:type="dxa"/>
            <w:tcBorders>
              <w:top w:val="single" w:sz="6" w:space="0" w:color="auto"/>
              <w:bottom w:val="single" w:sz="6" w:space="0" w:color="auto"/>
            </w:tcBorders>
            <w:shd w:val="clear" w:color="auto" w:fill="auto"/>
            <w:vAlign w:val="bottom"/>
          </w:tcPr>
          <w:p w14:paraId="15480BC8" w14:textId="77777777" w:rsidR="003C6CEF" w:rsidRPr="009B3A0C" w:rsidRDefault="003C6CEF" w:rsidP="00B93BFD">
            <w:pPr>
              <w:keepNext/>
              <w:jc w:val="center"/>
              <w:rPr>
                <w:rFonts w:ascii="Calibri" w:hAnsi="Calibri"/>
                <w:noProof/>
                <w:sz w:val="18"/>
                <w:szCs w:val="18"/>
              </w:rPr>
            </w:pPr>
          </w:p>
        </w:tc>
        <w:tc>
          <w:tcPr>
            <w:tcW w:w="1170" w:type="dxa"/>
            <w:tcBorders>
              <w:top w:val="single" w:sz="6" w:space="0" w:color="auto"/>
              <w:bottom w:val="single" w:sz="6" w:space="0" w:color="auto"/>
            </w:tcBorders>
            <w:shd w:val="clear" w:color="auto" w:fill="auto"/>
            <w:vAlign w:val="bottom"/>
          </w:tcPr>
          <w:p w14:paraId="15480BC9" w14:textId="77777777" w:rsidR="003C6CEF" w:rsidRPr="009B3A0C" w:rsidRDefault="003C6CEF" w:rsidP="00B93BFD">
            <w:pPr>
              <w:keepNext/>
              <w:jc w:val="center"/>
              <w:rPr>
                <w:rFonts w:ascii="Calibri" w:hAnsi="Calibri"/>
                <w:noProof/>
                <w:sz w:val="18"/>
                <w:szCs w:val="18"/>
              </w:rPr>
            </w:pPr>
          </w:p>
        </w:tc>
        <w:tc>
          <w:tcPr>
            <w:tcW w:w="1440" w:type="dxa"/>
            <w:tcBorders>
              <w:top w:val="single" w:sz="6" w:space="0" w:color="auto"/>
              <w:bottom w:val="single" w:sz="6" w:space="0" w:color="auto"/>
            </w:tcBorders>
            <w:shd w:val="clear" w:color="auto" w:fill="auto"/>
            <w:vAlign w:val="bottom"/>
          </w:tcPr>
          <w:p w14:paraId="15480BCA" w14:textId="77777777" w:rsidR="003C6CEF" w:rsidRPr="009B3A0C"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90" w:type="dxa"/>
            <w:tcBorders>
              <w:top w:val="single" w:sz="6" w:space="0" w:color="auto"/>
              <w:bottom w:val="single" w:sz="6" w:space="0" w:color="auto"/>
              <w:right w:val="single" w:sz="4" w:space="0" w:color="auto"/>
            </w:tcBorders>
            <w:shd w:val="clear" w:color="auto" w:fill="auto"/>
            <w:vAlign w:val="bottom"/>
          </w:tcPr>
          <w:p w14:paraId="15480BCB" w14:textId="77777777" w:rsidR="003C6CEF" w:rsidRPr="009B3A0C" w:rsidRDefault="003C6CEF" w:rsidP="00B93BFD">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3C6CEF" w:rsidRPr="00FE052A" w14:paraId="15480BD0" w14:textId="77777777" w:rsidTr="0037735E">
        <w:trPr>
          <w:gridAfter w:val="1"/>
          <w:wAfter w:w="21" w:type="dxa"/>
          <w:trHeight w:val="633"/>
        </w:trPr>
        <w:tc>
          <w:tcPr>
            <w:tcW w:w="14595" w:type="dxa"/>
            <w:gridSpan w:val="13"/>
            <w:tcBorders>
              <w:top w:val="single" w:sz="6" w:space="0" w:color="auto"/>
              <w:left w:val="single" w:sz="4" w:space="0" w:color="auto"/>
              <w:bottom w:val="single" w:sz="4" w:space="0" w:color="auto"/>
              <w:right w:val="single" w:sz="4" w:space="0" w:color="auto"/>
            </w:tcBorders>
          </w:tcPr>
          <w:p w14:paraId="15480BCD" w14:textId="77777777" w:rsidR="003C6CEF" w:rsidRPr="0037735E" w:rsidRDefault="003C6CEF" w:rsidP="00B93BFD">
            <w:pPr>
              <w:pStyle w:val="Heading7"/>
              <w:tabs>
                <w:tab w:val="clear" w:pos="10980"/>
                <w:tab w:val="clear" w:pos="11430"/>
                <w:tab w:val="left" w:pos="180"/>
                <w:tab w:val="left" w:pos="5310"/>
                <w:tab w:val="left" w:pos="8100"/>
              </w:tabs>
              <w:rPr>
                <w:rFonts w:ascii="Calibri" w:hAnsi="Calibri"/>
                <w:color w:val="auto"/>
                <w:sz w:val="20"/>
                <w:szCs w:val="20"/>
              </w:rPr>
            </w:pPr>
            <w:r w:rsidRPr="0037735E">
              <w:rPr>
                <w:rFonts w:ascii="Calibri" w:hAnsi="Calibri"/>
                <w:color w:val="auto"/>
                <w:sz w:val="20"/>
                <w:szCs w:val="20"/>
              </w:rPr>
              <w:lastRenderedPageBreak/>
              <w:t>NOTES:</w:t>
            </w:r>
          </w:p>
          <w:p w14:paraId="15480BCE" w14:textId="77777777" w:rsidR="003C6CEF" w:rsidRPr="0037735E" w:rsidRDefault="003C6CEF" w:rsidP="00BA26AB">
            <w:pPr>
              <w:keepNext/>
              <w:numPr>
                <w:ilvl w:val="0"/>
                <w:numId w:val="4"/>
              </w:numPr>
              <w:tabs>
                <w:tab w:val="left" w:pos="342"/>
                <w:tab w:val="left" w:pos="2700"/>
                <w:tab w:val="left" w:pos="3420"/>
                <w:tab w:val="left" w:pos="3780"/>
                <w:tab w:val="left" w:pos="5760"/>
                <w:tab w:val="left" w:pos="7212"/>
              </w:tabs>
              <w:spacing w:line="276" w:lineRule="auto"/>
              <w:ind w:left="540" w:hanging="225"/>
              <w:rPr>
                <w:rFonts w:ascii="Calibri" w:hAnsi="Calibri"/>
                <w:noProof/>
                <w:sz w:val="20"/>
                <w:szCs w:val="20"/>
              </w:rPr>
            </w:pPr>
            <w:r w:rsidRPr="0037735E">
              <w:rPr>
                <w:rFonts w:ascii="Calibri" w:hAnsi="Calibri"/>
                <w:noProof/>
                <w:sz w:val="20"/>
                <w:szCs w:val="20"/>
              </w:rPr>
              <w:t xml:space="preserve">Any roof area covered by building integrated photovoltaic panels and solar thermal panels are exempt from the above Cool Roof requirements. </w:t>
            </w:r>
          </w:p>
          <w:p w14:paraId="15480BCF" w14:textId="77777777" w:rsidR="003C6CEF" w:rsidRPr="009B3A0C" w:rsidRDefault="003C6CEF" w:rsidP="00BA26AB">
            <w:pPr>
              <w:keepNext/>
              <w:numPr>
                <w:ilvl w:val="0"/>
                <w:numId w:val="4"/>
              </w:numPr>
              <w:tabs>
                <w:tab w:val="left" w:pos="342"/>
                <w:tab w:val="left" w:pos="2160"/>
                <w:tab w:val="left" w:pos="2700"/>
                <w:tab w:val="left" w:pos="3420"/>
                <w:tab w:val="left" w:pos="3780"/>
                <w:tab w:val="left" w:pos="5760"/>
                <w:tab w:val="left" w:pos="7212"/>
              </w:tabs>
              <w:spacing w:line="276" w:lineRule="auto"/>
              <w:ind w:left="540" w:hanging="225"/>
              <w:rPr>
                <w:rFonts w:ascii="Calibri" w:hAnsi="Calibri"/>
                <w:noProof/>
                <w:sz w:val="18"/>
                <w:szCs w:val="18"/>
              </w:rPr>
            </w:pPr>
            <w:r w:rsidRPr="0037735E">
              <w:rPr>
                <w:rFonts w:ascii="Calibri" w:hAnsi="Calibri"/>
                <w:noProof/>
                <w:sz w:val="20"/>
                <w:szCs w:val="20"/>
              </w:rPr>
              <w:t>Liquid field applied coatings must comply with installation criteria from section 110.8(i)4.</w:t>
            </w:r>
          </w:p>
        </w:tc>
      </w:tr>
    </w:tbl>
    <w:p w14:paraId="15480BD1" w14:textId="77777777" w:rsidR="003C6CEF" w:rsidRDefault="003C6CEF"/>
    <w:tbl>
      <w:tblPr>
        <w:tblW w:w="499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289"/>
        <w:gridCol w:w="1179"/>
        <w:gridCol w:w="1180"/>
        <w:gridCol w:w="1179"/>
        <w:gridCol w:w="1180"/>
        <w:gridCol w:w="1179"/>
        <w:gridCol w:w="1179"/>
        <w:gridCol w:w="1179"/>
        <w:gridCol w:w="1184"/>
        <w:gridCol w:w="3859"/>
      </w:tblGrid>
      <w:tr w:rsidR="00147154" w:rsidRPr="00B558A0" w14:paraId="15480BD8" w14:textId="77777777" w:rsidTr="0037735E">
        <w:trPr>
          <w:cantSplit/>
          <w:trHeight w:val="319"/>
        </w:trPr>
        <w:tc>
          <w:tcPr>
            <w:tcW w:w="14587" w:type="dxa"/>
            <w:gridSpan w:val="10"/>
            <w:tcBorders>
              <w:top w:val="single" w:sz="4" w:space="0" w:color="auto"/>
              <w:left w:val="single" w:sz="4" w:space="0" w:color="auto"/>
              <w:bottom w:val="single" w:sz="6" w:space="0" w:color="auto"/>
              <w:right w:val="single" w:sz="4" w:space="0" w:color="auto"/>
            </w:tcBorders>
          </w:tcPr>
          <w:p w14:paraId="15480BD2" w14:textId="2736A80E" w:rsidR="00147154" w:rsidRDefault="00147154" w:rsidP="008B76CC">
            <w:pPr>
              <w:keepNext/>
              <w:rPr>
                <w:rFonts w:ascii="Calibri" w:eastAsia="Calibri" w:hAnsi="Calibri"/>
                <w:b/>
                <w:sz w:val="22"/>
                <w:szCs w:val="22"/>
              </w:rPr>
            </w:pPr>
            <w:r w:rsidRPr="0037735E">
              <w:rPr>
                <w:rFonts w:ascii="Calibri" w:eastAsia="Calibri" w:hAnsi="Calibri"/>
                <w:b/>
                <w:sz w:val="20"/>
                <w:szCs w:val="22"/>
              </w:rPr>
              <w:t xml:space="preserve">H. </w:t>
            </w:r>
            <w:r w:rsidR="00615B49" w:rsidRPr="0037735E">
              <w:rPr>
                <w:rFonts w:ascii="Calibri" w:eastAsia="Calibri" w:hAnsi="Calibri"/>
                <w:b/>
                <w:sz w:val="20"/>
                <w:szCs w:val="22"/>
              </w:rPr>
              <w:t>Fenestration/Glazing Allowed</w:t>
            </w:r>
            <w:r w:rsidRPr="0037735E">
              <w:rPr>
                <w:rFonts w:ascii="Calibri" w:eastAsia="Calibri" w:hAnsi="Calibri"/>
                <w:b/>
                <w:sz w:val="20"/>
                <w:szCs w:val="22"/>
              </w:rPr>
              <w:t xml:space="preserve"> </w:t>
            </w:r>
            <w:r w:rsidR="002247F6" w:rsidRPr="0037735E">
              <w:rPr>
                <w:rFonts w:ascii="Calibri" w:eastAsia="Calibri" w:hAnsi="Calibri"/>
                <w:b/>
                <w:sz w:val="20"/>
                <w:szCs w:val="22"/>
              </w:rPr>
              <w:t xml:space="preserve">Areas and Efficiencies </w:t>
            </w:r>
            <w:r w:rsidRPr="0037735E">
              <w:rPr>
                <w:rFonts w:ascii="Calibri" w:eastAsia="Calibri" w:hAnsi="Calibri"/>
                <w:sz w:val="20"/>
                <w:szCs w:val="22"/>
              </w:rPr>
              <w:t>(Section 150.2(a)1)</w:t>
            </w:r>
          </w:p>
          <w:p w14:paraId="15480BD7" w14:textId="1C10E1C2" w:rsidR="00147154" w:rsidRDefault="00147154" w:rsidP="0037735E">
            <w:pPr>
              <w:rPr>
                <w:rFonts w:ascii="Calibri" w:eastAsia="Calibri" w:hAnsi="Calibri"/>
                <w:b/>
                <w:sz w:val="22"/>
                <w:szCs w:val="22"/>
              </w:rPr>
            </w:pPr>
            <w:r>
              <w:rPr>
                <w:rFonts w:asciiTheme="minorHAnsi" w:eastAsia="Calibri" w:hAnsiTheme="minorHAnsi"/>
                <w:sz w:val="20"/>
              </w:rPr>
              <w:t>&lt;&lt;if A13 contains Fenestration then display this section, else display the section header and standard “This Section Does Not Apply” message&gt;&gt;</w:t>
            </w:r>
          </w:p>
        </w:tc>
      </w:tr>
      <w:tr w:rsidR="00147154" w:rsidRPr="00B558A0" w14:paraId="15480BE1" w14:textId="77777777" w:rsidTr="00377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1289" w:type="dxa"/>
            <w:tcBorders>
              <w:left w:val="single" w:sz="4" w:space="0" w:color="auto"/>
            </w:tcBorders>
            <w:vAlign w:val="center"/>
          </w:tcPr>
          <w:p w14:paraId="15480BD9" w14:textId="77777777"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w:t>
            </w:r>
            <w:r w:rsidRPr="006D4D6F">
              <w:rPr>
                <w:rFonts w:ascii="Calibri" w:hAnsi="Calibri"/>
                <w:sz w:val="20"/>
                <w:szCs w:val="20"/>
              </w:rPr>
              <w:t>1</w:t>
            </w:r>
          </w:p>
        </w:tc>
        <w:tc>
          <w:tcPr>
            <w:tcW w:w="1179" w:type="dxa"/>
            <w:vAlign w:val="center"/>
          </w:tcPr>
          <w:p w14:paraId="15480BDA" w14:textId="77777777"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02</w:t>
            </w:r>
          </w:p>
        </w:tc>
        <w:tc>
          <w:tcPr>
            <w:tcW w:w="1180" w:type="dxa"/>
            <w:vAlign w:val="center"/>
          </w:tcPr>
          <w:p w14:paraId="15480BDB" w14:textId="77777777" w:rsidR="00147154"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03</w:t>
            </w:r>
          </w:p>
        </w:tc>
        <w:tc>
          <w:tcPr>
            <w:tcW w:w="1179" w:type="dxa"/>
            <w:vAlign w:val="center"/>
          </w:tcPr>
          <w:p w14:paraId="15480BDC" w14:textId="77777777"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04</w:t>
            </w:r>
          </w:p>
        </w:tc>
        <w:tc>
          <w:tcPr>
            <w:tcW w:w="1180" w:type="dxa"/>
            <w:tcBorders>
              <w:right w:val="single" w:sz="4" w:space="0" w:color="auto"/>
            </w:tcBorders>
            <w:vAlign w:val="center"/>
          </w:tcPr>
          <w:p w14:paraId="15480BDD" w14:textId="77777777"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05</w:t>
            </w:r>
          </w:p>
        </w:tc>
        <w:tc>
          <w:tcPr>
            <w:tcW w:w="1179" w:type="dxa"/>
          </w:tcPr>
          <w:p w14:paraId="15480BDE" w14:textId="77777777" w:rsidR="00147154"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06</w:t>
            </w:r>
          </w:p>
        </w:tc>
        <w:tc>
          <w:tcPr>
            <w:tcW w:w="1179" w:type="dxa"/>
          </w:tcPr>
          <w:p w14:paraId="5AA17B8F" w14:textId="3DA0FA32" w:rsidR="00147154"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07</w:t>
            </w:r>
          </w:p>
        </w:tc>
        <w:tc>
          <w:tcPr>
            <w:tcW w:w="1179" w:type="dxa"/>
            <w:tcBorders>
              <w:right w:val="single" w:sz="4" w:space="0" w:color="auto"/>
            </w:tcBorders>
          </w:tcPr>
          <w:p w14:paraId="15480BDF" w14:textId="4EB1A352" w:rsidR="00147154"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08</w:t>
            </w:r>
          </w:p>
        </w:tc>
        <w:tc>
          <w:tcPr>
            <w:tcW w:w="1184" w:type="dxa"/>
            <w:tcBorders>
              <w:right w:val="single" w:sz="4" w:space="0" w:color="auto"/>
            </w:tcBorders>
          </w:tcPr>
          <w:p w14:paraId="2DE47446" w14:textId="1B4CAB2F" w:rsidR="00147154" w:rsidDel="00147154"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09</w:t>
            </w:r>
          </w:p>
        </w:tc>
        <w:tc>
          <w:tcPr>
            <w:tcW w:w="3859" w:type="dxa"/>
            <w:tcBorders>
              <w:left w:val="single" w:sz="4" w:space="0" w:color="auto"/>
              <w:right w:val="single" w:sz="4" w:space="0" w:color="auto"/>
            </w:tcBorders>
            <w:vAlign w:val="center"/>
          </w:tcPr>
          <w:p w14:paraId="15480BE0" w14:textId="0FD36472"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10</w:t>
            </w:r>
          </w:p>
        </w:tc>
      </w:tr>
      <w:tr w:rsidR="00147154" w:rsidRPr="00B558A0" w14:paraId="15480BE9" w14:textId="77777777" w:rsidTr="00377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1289" w:type="dxa"/>
            <w:vMerge w:val="restart"/>
            <w:tcBorders>
              <w:left w:val="single" w:sz="4" w:space="0" w:color="auto"/>
            </w:tcBorders>
            <w:vAlign w:val="center"/>
          </w:tcPr>
          <w:p w14:paraId="15480BE2" w14:textId="77777777" w:rsidR="00147154" w:rsidRPr="00BA26AB" w:rsidRDefault="00147154" w:rsidP="009D402E">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Addition Type ft</w:t>
            </w:r>
            <w:r w:rsidRPr="0037735E">
              <w:rPr>
                <w:rFonts w:ascii="Calibri" w:hAnsi="Calibri"/>
                <w:sz w:val="18"/>
                <w:szCs w:val="18"/>
                <w:vertAlign w:val="superscript"/>
              </w:rPr>
              <w:t>2</w:t>
            </w:r>
          </w:p>
        </w:tc>
        <w:tc>
          <w:tcPr>
            <w:tcW w:w="2359" w:type="dxa"/>
            <w:gridSpan w:val="2"/>
            <w:tcMar>
              <w:left w:w="72" w:type="dxa"/>
              <w:right w:w="72" w:type="dxa"/>
            </w:tcMar>
            <w:vAlign w:val="center"/>
          </w:tcPr>
          <w:p w14:paraId="15480BE3" w14:textId="77777777" w:rsidR="00147154" w:rsidRPr="00BA26AB"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Maximum Allowed</w:t>
            </w:r>
          </w:p>
          <w:p w14:paraId="15480BE4" w14:textId="77777777" w:rsidR="00147154" w:rsidRPr="00BA26AB"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Fenestration Area For All Orientations ft</w:t>
            </w:r>
            <w:r w:rsidRPr="00BA26AB">
              <w:rPr>
                <w:rFonts w:ascii="Calibri" w:hAnsi="Calibri"/>
                <w:sz w:val="18"/>
                <w:szCs w:val="18"/>
                <w:vertAlign w:val="superscript"/>
              </w:rPr>
              <w:t>2</w:t>
            </w:r>
          </w:p>
        </w:tc>
        <w:tc>
          <w:tcPr>
            <w:tcW w:w="2359" w:type="dxa"/>
            <w:gridSpan w:val="2"/>
            <w:tcBorders>
              <w:right w:val="single" w:sz="4" w:space="0" w:color="auto"/>
            </w:tcBorders>
            <w:vAlign w:val="center"/>
          </w:tcPr>
          <w:p w14:paraId="15480BE5" w14:textId="77777777" w:rsidR="00147154" w:rsidRPr="00BA26AB"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Maximum Allowed                                                              West-Facing Fenestration Area Only ft</w:t>
            </w:r>
            <w:r w:rsidRPr="00BA26AB">
              <w:rPr>
                <w:rFonts w:ascii="Calibri" w:hAnsi="Calibri"/>
                <w:sz w:val="18"/>
                <w:szCs w:val="18"/>
                <w:vertAlign w:val="superscript"/>
              </w:rPr>
              <w:t>2</w:t>
            </w:r>
          </w:p>
        </w:tc>
        <w:tc>
          <w:tcPr>
            <w:tcW w:w="1179" w:type="dxa"/>
            <w:vMerge w:val="restart"/>
            <w:vAlign w:val="center"/>
          </w:tcPr>
          <w:p w14:paraId="02F82243" w14:textId="77777777" w:rsidR="00147154" w:rsidRPr="00BA26AB" w:rsidRDefault="00147154" w:rsidP="000A1F71">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Maximum Allowed               U-factor</w:t>
            </w:r>
          </w:p>
          <w:p w14:paraId="15480BE6" w14:textId="04472143" w:rsidR="00147154" w:rsidRPr="0037735E" w:rsidRDefault="00147154" w:rsidP="000A1F71">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(Windows)</w:t>
            </w:r>
          </w:p>
        </w:tc>
        <w:tc>
          <w:tcPr>
            <w:tcW w:w="1179" w:type="dxa"/>
            <w:vMerge w:val="restart"/>
            <w:vAlign w:val="center"/>
          </w:tcPr>
          <w:p w14:paraId="7CEA473D" w14:textId="2554B498" w:rsidR="00147154" w:rsidRPr="00BA26AB" w:rsidRDefault="00147154" w:rsidP="00147154">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Maximum Allowed</w:t>
            </w:r>
          </w:p>
          <w:p w14:paraId="3CC3EC96" w14:textId="77777777" w:rsidR="00147154" w:rsidRPr="00BA26AB" w:rsidRDefault="00147154" w:rsidP="00147154">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U-factor</w:t>
            </w:r>
          </w:p>
          <w:p w14:paraId="34DDDCBE" w14:textId="4358161A" w:rsidR="00147154" w:rsidRPr="00BA26AB" w:rsidRDefault="00147154" w:rsidP="00147154">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(Skylights)</w:t>
            </w:r>
          </w:p>
        </w:tc>
        <w:tc>
          <w:tcPr>
            <w:tcW w:w="1179" w:type="dxa"/>
            <w:vMerge w:val="restart"/>
            <w:tcBorders>
              <w:right w:val="single" w:sz="4" w:space="0" w:color="auto"/>
            </w:tcBorders>
            <w:vAlign w:val="center"/>
          </w:tcPr>
          <w:p w14:paraId="37D3AE4E" w14:textId="000E04E1" w:rsidR="00147154" w:rsidRPr="00BA26AB" w:rsidRDefault="00147154" w:rsidP="000A1F71">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Maximum       Allowed               SHGC</w:t>
            </w:r>
          </w:p>
          <w:p w14:paraId="15480BE7" w14:textId="4ED2C231" w:rsidR="00147154" w:rsidRPr="0037735E" w:rsidRDefault="00147154" w:rsidP="000A1F71">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(Windows)</w:t>
            </w:r>
          </w:p>
        </w:tc>
        <w:tc>
          <w:tcPr>
            <w:tcW w:w="1184" w:type="dxa"/>
            <w:vMerge w:val="restart"/>
            <w:tcBorders>
              <w:right w:val="single" w:sz="4" w:space="0" w:color="auto"/>
            </w:tcBorders>
            <w:vAlign w:val="center"/>
          </w:tcPr>
          <w:p w14:paraId="1A03399C" w14:textId="77777777" w:rsidR="00147154" w:rsidRPr="0037735E" w:rsidRDefault="00147154" w:rsidP="00147154">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Maximum Allowed SHGC</w:t>
            </w:r>
          </w:p>
          <w:p w14:paraId="27B2956A" w14:textId="2660CCE0" w:rsidR="00147154" w:rsidRPr="0037735E" w:rsidRDefault="00147154" w:rsidP="00262008">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(Skylights)</w:t>
            </w:r>
          </w:p>
        </w:tc>
        <w:tc>
          <w:tcPr>
            <w:tcW w:w="3859" w:type="dxa"/>
            <w:vMerge w:val="restart"/>
            <w:tcBorders>
              <w:left w:val="single" w:sz="4" w:space="0" w:color="auto"/>
              <w:right w:val="single" w:sz="4" w:space="0" w:color="auto"/>
            </w:tcBorders>
            <w:vAlign w:val="center"/>
          </w:tcPr>
          <w:p w14:paraId="15480BE8" w14:textId="304D7C9E" w:rsidR="00147154" w:rsidRPr="0037735E" w:rsidRDefault="00147154" w:rsidP="009D402E">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Comments</w:t>
            </w:r>
          </w:p>
        </w:tc>
      </w:tr>
      <w:tr w:rsidR="00147154" w:rsidRPr="00B558A0" w14:paraId="15480BF0" w14:textId="77777777" w:rsidTr="00377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1289" w:type="dxa"/>
            <w:vMerge/>
            <w:tcBorders>
              <w:left w:val="single" w:sz="4" w:space="0" w:color="auto"/>
            </w:tcBorders>
            <w:vAlign w:val="bottom"/>
          </w:tcPr>
          <w:p w14:paraId="15480BEA" w14:textId="08C5C69B" w:rsidR="00147154"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2359" w:type="dxa"/>
            <w:gridSpan w:val="2"/>
            <w:vAlign w:val="center"/>
          </w:tcPr>
          <w:p w14:paraId="15480BEB" w14:textId="77777777" w:rsidR="00147154" w:rsidRPr="00BA26AB"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The Greater</w:t>
            </w:r>
          </w:p>
        </w:tc>
        <w:tc>
          <w:tcPr>
            <w:tcW w:w="2359" w:type="dxa"/>
            <w:gridSpan w:val="2"/>
            <w:tcBorders>
              <w:right w:val="single" w:sz="4" w:space="0" w:color="auto"/>
            </w:tcBorders>
            <w:vAlign w:val="center"/>
          </w:tcPr>
          <w:p w14:paraId="15480BEC" w14:textId="77777777" w:rsidR="00147154" w:rsidRPr="00BA26AB"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The Greater</w:t>
            </w:r>
          </w:p>
        </w:tc>
        <w:tc>
          <w:tcPr>
            <w:tcW w:w="1179" w:type="dxa"/>
            <w:vMerge/>
          </w:tcPr>
          <w:p w14:paraId="15480BED"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9" w:type="dxa"/>
            <w:vMerge/>
          </w:tcPr>
          <w:p w14:paraId="0BC9D14E"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9" w:type="dxa"/>
            <w:vMerge/>
            <w:tcBorders>
              <w:right w:val="single" w:sz="4" w:space="0" w:color="auto"/>
            </w:tcBorders>
          </w:tcPr>
          <w:p w14:paraId="15480BEE" w14:textId="3E6A36EC"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84" w:type="dxa"/>
            <w:vMerge/>
            <w:tcBorders>
              <w:right w:val="single" w:sz="4" w:space="0" w:color="auto"/>
            </w:tcBorders>
          </w:tcPr>
          <w:p w14:paraId="613B2F99"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3859" w:type="dxa"/>
            <w:vMerge/>
            <w:tcBorders>
              <w:left w:val="single" w:sz="4" w:space="0" w:color="auto"/>
              <w:right w:val="single" w:sz="4" w:space="0" w:color="auto"/>
            </w:tcBorders>
            <w:vAlign w:val="bottom"/>
          </w:tcPr>
          <w:p w14:paraId="15480BEF" w14:textId="091AB916"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r>
      <w:tr w:rsidR="00147154" w:rsidRPr="00B558A0" w14:paraId="15480BF9" w14:textId="77777777" w:rsidTr="00377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1289" w:type="dxa"/>
            <w:vMerge/>
            <w:tcBorders>
              <w:left w:val="single" w:sz="4" w:space="0" w:color="auto"/>
            </w:tcBorders>
            <w:vAlign w:val="center"/>
          </w:tcPr>
          <w:p w14:paraId="15480BF1" w14:textId="77777777"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179" w:type="dxa"/>
            <w:vAlign w:val="center"/>
          </w:tcPr>
          <w:p w14:paraId="15480BF2"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cs="Arial"/>
                <w:sz w:val="18"/>
                <w:szCs w:val="18"/>
              </w:rPr>
              <w:t>Maximum Calculated based on Allowed %</w:t>
            </w:r>
          </w:p>
        </w:tc>
        <w:tc>
          <w:tcPr>
            <w:tcW w:w="1180" w:type="dxa"/>
            <w:vAlign w:val="center"/>
          </w:tcPr>
          <w:p w14:paraId="15480BF3"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cs="Arial"/>
                <w:sz w:val="18"/>
                <w:szCs w:val="18"/>
              </w:rPr>
            </w:pPr>
            <w:r w:rsidRPr="0037735E">
              <w:rPr>
                <w:rFonts w:ascii="Calibri" w:hAnsi="Calibri"/>
                <w:sz w:val="18"/>
                <w:szCs w:val="18"/>
              </w:rPr>
              <w:t>Maximum Calculated Allowed ft</w:t>
            </w:r>
            <w:r w:rsidRPr="0037735E">
              <w:rPr>
                <w:rFonts w:ascii="Calibri" w:hAnsi="Calibri"/>
                <w:sz w:val="18"/>
                <w:szCs w:val="18"/>
                <w:vertAlign w:val="superscript"/>
              </w:rPr>
              <w:t>2</w:t>
            </w:r>
          </w:p>
        </w:tc>
        <w:tc>
          <w:tcPr>
            <w:tcW w:w="1179" w:type="dxa"/>
            <w:vAlign w:val="center"/>
          </w:tcPr>
          <w:p w14:paraId="15480BF4"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cs="Arial"/>
                <w:sz w:val="18"/>
                <w:szCs w:val="18"/>
              </w:rPr>
              <w:t>Maximum Calculated based on Allowed %</w:t>
            </w:r>
          </w:p>
        </w:tc>
        <w:tc>
          <w:tcPr>
            <w:tcW w:w="1180" w:type="dxa"/>
            <w:tcBorders>
              <w:right w:val="single" w:sz="4" w:space="0" w:color="auto"/>
            </w:tcBorders>
            <w:vAlign w:val="center"/>
          </w:tcPr>
          <w:p w14:paraId="15480BF5"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Maximum Calculated Allowed ft</w:t>
            </w:r>
            <w:r w:rsidRPr="0037735E">
              <w:rPr>
                <w:rFonts w:ascii="Calibri" w:hAnsi="Calibri"/>
                <w:sz w:val="18"/>
                <w:szCs w:val="18"/>
                <w:vertAlign w:val="superscript"/>
              </w:rPr>
              <w:t>2</w:t>
            </w:r>
          </w:p>
        </w:tc>
        <w:tc>
          <w:tcPr>
            <w:tcW w:w="1179" w:type="dxa"/>
            <w:vMerge/>
          </w:tcPr>
          <w:p w14:paraId="15480BF6"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9" w:type="dxa"/>
            <w:vMerge/>
          </w:tcPr>
          <w:p w14:paraId="43FA3086"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9" w:type="dxa"/>
            <w:vMerge/>
            <w:tcBorders>
              <w:right w:val="single" w:sz="4" w:space="0" w:color="auto"/>
            </w:tcBorders>
          </w:tcPr>
          <w:p w14:paraId="15480BF7" w14:textId="586F6172"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84" w:type="dxa"/>
            <w:vMerge/>
            <w:tcBorders>
              <w:right w:val="single" w:sz="4" w:space="0" w:color="auto"/>
            </w:tcBorders>
          </w:tcPr>
          <w:p w14:paraId="60B47433"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3859" w:type="dxa"/>
            <w:vMerge/>
            <w:tcBorders>
              <w:left w:val="single" w:sz="4" w:space="0" w:color="auto"/>
              <w:right w:val="single" w:sz="4" w:space="0" w:color="auto"/>
            </w:tcBorders>
            <w:vAlign w:val="bottom"/>
          </w:tcPr>
          <w:p w14:paraId="15480BF8" w14:textId="369DD9AC"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r>
      <w:tr w:rsidR="00147154" w:rsidRPr="00B558A0" w14:paraId="15480C1C" w14:textId="77777777" w:rsidTr="00377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1289" w:type="dxa"/>
            <w:tcBorders>
              <w:left w:val="single" w:sz="4" w:space="0" w:color="auto"/>
              <w:bottom w:val="single" w:sz="4" w:space="0" w:color="auto"/>
            </w:tcBorders>
          </w:tcPr>
          <w:p w14:paraId="5357E9B9" w14:textId="6A0CA5B6" w:rsidR="00147154" w:rsidRDefault="00147154" w:rsidP="003A63C9">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&lt;&lt;This value is auto-filled with the Project Scope in section A:</w:t>
            </w:r>
          </w:p>
          <w:p w14:paraId="06411EC0" w14:textId="1354D477" w:rsidR="00147154" w:rsidRDefault="00147154" w:rsidP="003A63C9">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*Addition ≤ 300 ft2</w:t>
            </w:r>
          </w:p>
          <w:p w14:paraId="38678D4E" w14:textId="77777777" w:rsidR="00147154" w:rsidRDefault="00147154" w:rsidP="003A63C9">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*Addition &gt; 300 to ≤ 400 ft2</w:t>
            </w:r>
          </w:p>
          <w:p w14:paraId="74A49C49" w14:textId="77777777" w:rsidR="00147154" w:rsidRDefault="00147154" w:rsidP="003A63C9">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*Addition &gt; 400 to ≤ 700 ft2</w:t>
            </w:r>
          </w:p>
          <w:p w14:paraId="15480BFA" w14:textId="1563D571" w:rsidR="00147154" w:rsidRPr="006D4D6F" w:rsidRDefault="00147154" w:rsidP="003A63C9">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*Addition &gt; 700 to ≤ 1,000 ft2&gt;&gt;</w:t>
            </w:r>
          </w:p>
        </w:tc>
        <w:tc>
          <w:tcPr>
            <w:tcW w:w="1179" w:type="dxa"/>
            <w:tcBorders>
              <w:bottom w:val="single" w:sz="4" w:space="0" w:color="auto"/>
            </w:tcBorders>
          </w:tcPr>
          <w:p w14:paraId="15480BFB" w14:textId="77777777" w:rsidR="00147154" w:rsidRDefault="00147154" w:rsidP="008B76CC">
            <w:pPr>
              <w:jc w:val="center"/>
              <w:rPr>
                <w:rFonts w:ascii="Calibri" w:hAnsi="Calibri"/>
                <w:sz w:val="18"/>
                <w:szCs w:val="18"/>
              </w:rPr>
            </w:pPr>
            <w:r>
              <w:rPr>
                <w:rFonts w:ascii="Calibri" w:hAnsi="Calibri"/>
                <w:sz w:val="18"/>
                <w:szCs w:val="18"/>
              </w:rPr>
              <w:t xml:space="preserve">&lt;&lt;Calculated Value: If H01 equals Addition </w:t>
            </w:r>
            <w:r w:rsidRPr="00175D5C">
              <w:rPr>
                <w:rFonts w:ascii="Calibri" w:hAnsi="Calibri"/>
                <w:sz w:val="18"/>
                <w:szCs w:val="18"/>
              </w:rPr>
              <w:t xml:space="preserve"> </w:t>
            </w:r>
            <w:r w:rsidRPr="00175D5C">
              <w:rPr>
                <w:rFonts w:ascii="Calibri" w:hAnsi="Calibri"/>
                <w:sz w:val="18"/>
                <w:szCs w:val="18"/>
                <w:u w:val="single"/>
              </w:rPr>
              <w:t>&lt;</w:t>
            </w:r>
            <w:r w:rsidRPr="00175D5C">
              <w:rPr>
                <w:rFonts w:ascii="Calibri" w:hAnsi="Calibri"/>
                <w:sz w:val="18"/>
                <w:szCs w:val="18"/>
              </w:rPr>
              <w:t xml:space="preserve"> 300 </w:t>
            </w:r>
            <w:r>
              <w:rPr>
                <w:rFonts w:ascii="Calibri" w:hAnsi="Calibri"/>
                <w:sz w:val="18"/>
                <w:szCs w:val="18"/>
              </w:rPr>
              <w:t>ft2 or</w:t>
            </w:r>
          </w:p>
          <w:p w14:paraId="15480BFC" w14:textId="77777777" w:rsidR="00147154" w:rsidRDefault="00147154" w:rsidP="008B76CC">
            <w:pPr>
              <w:jc w:val="center"/>
              <w:rPr>
                <w:rFonts w:ascii="Calibri" w:hAnsi="Calibri"/>
                <w:sz w:val="18"/>
                <w:szCs w:val="18"/>
              </w:rPr>
            </w:pPr>
            <w:r>
              <w:rPr>
                <w:rFonts w:ascii="Calibri" w:hAnsi="Calibri"/>
                <w:sz w:val="18"/>
                <w:szCs w:val="18"/>
              </w:rPr>
              <w:t xml:space="preserve">Addition </w:t>
            </w:r>
            <w:r w:rsidRPr="00175D5C">
              <w:rPr>
                <w:rFonts w:ascii="Calibri" w:hAnsi="Calibri"/>
                <w:sz w:val="18"/>
                <w:szCs w:val="18"/>
              </w:rPr>
              <w:t xml:space="preserve"> &gt; 300 to </w:t>
            </w:r>
            <w:r w:rsidRPr="00175D5C">
              <w:rPr>
                <w:rFonts w:ascii="Calibri" w:hAnsi="Calibri"/>
                <w:sz w:val="18"/>
                <w:szCs w:val="18"/>
                <w:u w:val="single"/>
              </w:rPr>
              <w:t>&lt;</w:t>
            </w:r>
            <w:r>
              <w:rPr>
                <w:rFonts w:ascii="Calibri" w:hAnsi="Calibri"/>
                <w:sz w:val="18"/>
                <w:szCs w:val="18"/>
              </w:rPr>
              <w:t xml:space="preserve"> 400 ft2, value equals A10 * 0.30</w:t>
            </w:r>
          </w:p>
          <w:p w14:paraId="15480BFD" w14:textId="77777777" w:rsidR="00147154" w:rsidRDefault="00147154" w:rsidP="008B76CC">
            <w:pPr>
              <w:jc w:val="center"/>
              <w:rPr>
                <w:rFonts w:ascii="Calibri" w:hAnsi="Calibri"/>
                <w:sz w:val="18"/>
                <w:szCs w:val="18"/>
              </w:rPr>
            </w:pPr>
          </w:p>
          <w:p w14:paraId="15480BFE" w14:textId="77777777" w:rsidR="00147154" w:rsidRDefault="00147154" w:rsidP="008B76CC">
            <w:pPr>
              <w:jc w:val="center"/>
              <w:rPr>
                <w:rFonts w:ascii="Calibri" w:hAnsi="Calibri"/>
                <w:sz w:val="18"/>
                <w:szCs w:val="18"/>
              </w:rPr>
            </w:pPr>
            <w:proofErr w:type="spellStart"/>
            <w:r>
              <w:rPr>
                <w:rFonts w:ascii="Calibri" w:hAnsi="Calibri"/>
                <w:sz w:val="18"/>
                <w:szCs w:val="18"/>
              </w:rPr>
              <w:t>Elseif</w:t>
            </w:r>
            <w:proofErr w:type="spellEnd"/>
            <w:r>
              <w:rPr>
                <w:rFonts w:ascii="Calibri" w:hAnsi="Calibri"/>
                <w:sz w:val="18"/>
                <w:szCs w:val="18"/>
              </w:rPr>
              <w:t xml:space="preserve"> Addition </w:t>
            </w:r>
            <w:r w:rsidRPr="00175D5C">
              <w:rPr>
                <w:rFonts w:ascii="Calibri" w:hAnsi="Calibri"/>
                <w:sz w:val="18"/>
                <w:szCs w:val="18"/>
              </w:rPr>
              <w:t xml:space="preserve"> &gt; 400 to </w:t>
            </w:r>
            <w:r w:rsidRPr="00175D5C">
              <w:rPr>
                <w:rFonts w:ascii="Calibri" w:hAnsi="Calibri"/>
                <w:sz w:val="18"/>
                <w:szCs w:val="18"/>
                <w:u w:val="single"/>
              </w:rPr>
              <w:t>&lt;</w:t>
            </w:r>
            <w:r>
              <w:rPr>
                <w:rFonts w:ascii="Calibri" w:hAnsi="Calibri"/>
                <w:sz w:val="18"/>
                <w:szCs w:val="18"/>
              </w:rPr>
              <w:t xml:space="preserve"> 700 ft2, value equals      A10 * 0.25</w:t>
            </w:r>
          </w:p>
          <w:p w14:paraId="15480BFF" w14:textId="77777777" w:rsidR="00147154" w:rsidRDefault="00147154" w:rsidP="008B76CC">
            <w:pPr>
              <w:jc w:val="center"/>
              <w:rPr>
                <w:rFonts w:ascii="Calibri" w:hAnsi="Calibri"/>
                <w:sz w:val="18"/>
                <w:szCs w:val="18"/>
              </w:rPr>
            </w:pPr>
          </w:p>
          <w:p w14:paraId="15480C00" w14:textId="77777777" w:rsidR="00147154" w:rsidRDefault="00147154" w:rsidP="008B76CC">
            <w:pPr>
              <w:jc w:val="center"/>
              <w:rPr>
                <w:rFonts w:ascii="Calibri" w:hAnsi="Calibri"/>
                <w:sz w:val="18"/>
                <w:szCs w:val="18"/>
              </w:rPr>
            </w:pPr>
            <w:proofErr w:type="spellStart"/>
            <w:r>
              <w:rPr>
                <w:rFonts w:ascii="Calibri" w:hAnsi="Calibri"/>
                <w:sz w:val="18"/>
                <w:szCs w:val="18"/>
              </w:rPr>
              <w:t>Elseif</w:t>
            </w:r>
            <w:proofErr w:type="spellEnd"/>
            <w:r>
              <w:rPr>
                <w:rFonts w:ascii="Calibri" w:hAnsi="Calibri"/>
                <w:sz w:val="18"/>
                <w:szCs w:val="18"/>
              </w:rPr>
              <w:t xml:space="preserve"> Addition </w:t>
            </w:r>
            <w:r w:rsidRPr="00175D5C">
              <w:rPr>
                <w:rFonts w:ascii="Calibri" w:hAnsi="Calibri"/>
                <w:sz w:val="18"/>
                <w:szCs w:val="18"/>
              </w:rPr>
              <w:t xml:space="preserve"> &gt; 700 to </w:t>
            </w:r>
            <w:r w:rsidRPr="00175D5C">
              <w:rPr>
                <w:rFonts w:ascii="Calibri" w:hAnsi="Calibri"/>
                <w:sz w:val="18"/>
                <w:szCs w:val="18"/>
                <w:u w:val="single"/>
              </w:rPr>
              <w:t>&lt;</w:t>
            </w:r>
            <w:r w:rsidRPr="00175D5C">
              <w:rPr>
                <w:rFonts w:ascii="Calibri" w:hAnsi="Calibri"/>
                <w:sz w:val="18"/>
                <w:szCs w:val="18"/>
              </w:rPr>
              <w:t xml:space="preserve"> 1000</w:t>
            </w:r>
            <w:r>
              <w:rPr>
                <w:rFonts w:ascii="Calibri" w:hAnsi="Calibri"/>
                <w:sz w:val="18"/>
                <w:szCs w:val="18"/>
              </w:rPr>
              <w:t xml:space="preserve"> ft2, , value equals    A10 * 0.20&gt;&gt;</w:t>
            </w:r>
          </w:p>
          <w:p w14:paraId="15480C01" w14:textId="77777777"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180" w:type="dxa"/>
            <w:tcBorders>
              <w:bottom w:val="single" w:sz="4" w:space="0" w:color="auto"/>
            </w:tcBorders>
          </w:tcPr>
          <w:p w14:paraId="15480C02" w14:textId="77777777" w:rsidR="00147154" w:rsidRDefault="00147154" w:rsidP="008B76CC">
            <w:pPr>
              <w:jc w:val="center"/>
              <w:rPr>
                <w:rFonts w:ascii="Calibri" w:hAnsi="Calibri"/>
                <w:sz w:val="18"/>
                <w:szCs w:val="18"/>
              </w:rPr>
            </w:pPr>
            <w:r>
              <w:rPr>
                <w:rFonts w:ascii="Calibri" w:hAnsi="Calibri"/>
                <w:sz w:val="18"/>
                <w:szCs w:val="18"/>
              </w:rPr>
              <w:t xml:space="preserve">&lt;&lt;Calculated Value: If H01 equals Addition </w:t>
            </w:r>
            <w:r w:rsidRPr="00175D5C">
              <w:rPr>
                <w:rFonts w:ascii="Calibri" w:hAnsi="Calibri"/>
                <w:sz w:val="18"/>
                <w:szCs w:val="18"/>
              </w:rPr>
              <w:t xml:space="preserve"> </w:t>
            </w:r>
            <w:r w:rsidRPr="00175D5C">
              <w:rPr>
                <w:rFonts w:ascii="Calibri" w:hAnsi="Calibri"/>
                <w:sz w:val="18"/>
                <w:szCs w:val="18"/>
                <w:u w:val="single"/>
              </w:rPr>
              <w:t>&lt;</w:t>
            </w:r>
            <w:r w:rsidRPr="00175D5C">
              <w:rPr>
                <w:rFonts w:ascii="Calibri" w:hAnsi="Calibri"/>
                <w:sz w:val="18"/>
                <w:szCs w:val="18"/>
              </w:rPr>
              <w:t xml:space="preserve"> 300 </w:t>
            </w:r>
            <w:r>
              <w:rPr>
                <w:rFonts w:ascii="Calibri" w:hAnsi="Calibri"/>
                <w:sz w:val="18"/>
                <w:szCs w:val="18"/>
              </w:rPr>
              <w:t>ft2 or</w:t>
            </w:r>
          </w:p>
          <w:p w14:paraId="15480C03" w14:textId="77777777" w:rsidR="00147154" w:rsidRDefault="00147154" w:rsidP="008B76CC">
            <w:pPr>
              <w:jc w:val="center"/>
              <w:rPr>
                <w:rFonts w:ascii="Calibri" w:hAnsi="Calibri"/>
                <w:sz w:val="18"/>
                <w:szCs w:val="18"/>
              </w:rPr>
            </w:pPr>
            <w:r>
              <w:rPr>
                <w:rFonts w:ascii="Calibri" w:hAnsi="Calibri"/>
                <w:sz w:val="18"/>
                <w:szCs w:val="18"/>
              </w:rPr>
              <w:t xml:space="preserve">Addition </w:t>
            </w:r>
            <w:r w:rsidRPr="00175D5C">
              <w:rPr>
                <w:rFonts w:ascii="Calibri" w:hAnsi="Calibri"/>
                <w:sz w:val="18"/>
                <w:szCs w:val="18"/>
              </w:rPr>
              <w:t xml:space="preserve"> &gt; 300 to </w:t>
            </w:r>
            <w:r w:rsidRPr="00175D5C">
              <w:rPr>
                <w:rFonts w:ascii="Calibri" w:hAnsi="Calibri"/>
                <w:sz w:val="18"/>
                <w:szCs w:val="18"/>
                <w:u w:val="single"/>
              </w:rPr>
              <w:t>&lt;</w:t>
            </w:r>
            <w:r>
              <w:rPr>
                <w:rFonts w:ascii="Calibri" w:hAnsi="Calibri"/>
                <w:sz w:val="18"/>
                <w:szCs w:val="18"/>
              </w:rPr>
              <w:t xml:space="preserve"> 400 ft2, value equals 75ft2</w:t>
            </w:r>
          </w:p>
          <w:p w14:paraId="15480C04" w14:textId="77777777" w:rsidR="00147154" w:rsidRDefault="00147154" w:rsidP="008B76CC">
            <w:pPr>
              <w:jc w:val="center"/>
              <w:rPr>
                <w:rFonts w:ascii="Calibri" w:hAnsi="Calibri"/>
                <w:sz w:val="18"/>
                <w:szCs w:val="18"/>
              </w:rPr>
            </w:pPr>
          </w:p>
          <w:p w14:paraId="15480C05" w14:textId="77777777" w:rsidR="00147154" w:rsidRDefault="00147154" w:rsidP="008B76CC">
            <w:pPr>
              <w:jc w:val="center"/>
              <w:rPr>
                <w:rFonts w:ascii="Calibri" w:hAnsi="Calibri"/>
                <w:sz w:val="18"/>
                <w:szCs w:val="18"/>
              </w:rPr>
            </w:pPr>
            <w:proofErr w:type="spellStart"/>
            <w:r>
              <w:rPr>
                <w:rFonts w:ascii="Calibri" w:hAnsi="Calibri"/>
                <w:sz w:val="18"/>
                <w:szCs w:val="18"/>
              </w:rPr>
              <w:t>Elseif</w:t>
            </w:r>
            <w:proofErr w:type="spellEnd"/>
            <w:r>
              <w:rPr>
                <w:rFonts w:ascii="Calibri" w:hAnsi="Calibri"/>
                <w:sz w:val="18"/>
                <w:szCs w:val="18"/>
              </w:rPr>
              <w:t xml:space="preserve"> Addition </w:t>
            </w:r>
            <w:r w:rsidRPr="00175D5C">
              <w:rPr>
                <w:rFonts w:ascii="Calibri" w:hAnsi="Calibri"/>
                <w:sz w:val="18"/>
                <w:szCs w:val="18"/>
              </w:rPr>
              <w:t xml:space="preserve"> &gt; 400 to </w:t>
            </w:r>
            <w:r w:rsidRPr="00175D5C">
              <w:rPr>
                <w:rFonts w:ascii="Calibri" w:hAnsi="Calibri"/>
                <w:sz w:val="18"/>
                <w:szCs w:val="18"/>
                <w:u w:val="single"/>
              </w:rPr>
              <w:t>&lt;</w:t>
            </w:r>
            <w:r>
              <w:rPr>
                <w:rFonts w:ascii="Calibri" w:hAnsi="Calibri"/>
                <w:sz w:val="18"/>
                <w:szCs w:val="18"/>
              </w:rPr>
              <w:t xml:space="preserve"> 700 ft2, value equals 120ft2</w:t>
            </w:r>
          </w:p>
          <w:p w14:paraId="15480C06" w14:textId="77777777" w:rsidR="00147154" w:rsidRDefault="00147154" w:rsidP="008B76CC">
            <w:pPr>
              <w:jc w:val="center"/>
              <w:rPr>
                <w:rFonts w:ascii="Calibri" w:hAnsi="Calibri"/>
                <w:sz w:val="18"/>
                <w:szCs w:val="18"/>
              </w:rPr>
            </w:pPr>
          </w:p>
          <w:p w14:paraId="15480C07" w14:textId="77777777" w:rsidR="00147154" w:rsidRDefault="00147154" w:rsidP="008B76CC">
            <w:pPr>
              <w:jc w:val="center"/>
              <w:rPr>
                <w:rFonts w:ascii="Calibri" w:hAnsi="Calibri"/>
                <w:sz w:val="18"/>
                <w:szCs w:val="18"/>
              </w:rPr>
            </w:pPr>
            <w:proofErr w:type="spellStart"/>
            <w:r>
              <w:rPr>
                <w:rFonts w:ascii="Calibri" w:hAnsi="Calibri"/>
                <w:sz w:val="18"/>
                <w:szCs w:val="18"/>
              </w:rPr>
              <w:t>Elseif</w:t>
            </w:r>
            <w:proofErr w:type="spellEnd"/>
            <w:r>
              <w:rPr>
                <w:rFonts w:ascii="Calibri" w:hAnsi="Calibri"/>
                <w:sz w:val="18"/>
                <w:szCs w:val="18"/>
              </w:rPr>
              <w:t xml:space="preserve"> Addition </w:t>
            </w:r>
            <w:r w:rsidRPr="00175D5C">
              <w:rPr>
                <w:rFonts w:ascii="Calibri" w:hAnsi="Calibri"/>
                <w:sz w:val="18"/>
                <w:szCs w:val="18"/>
              </w:rPr>
              <w:t xml:space="preserve"> &gt; 700 to </w:t>
            </w:r>
            <w:r w:rsidRPr="00175D5C">
              <w:rPr>
                <w:rFonts w:ascii="Calibri" w:hAnsi="Calibri"/>
                <w:sz w:val="18"/>
                <w:szCs w:val="18"/>
                <w:u w:val="single"/>
              </w:rPr>
              <w:t>&lt;</w:t>
            </w:r>
            <w:r w:rsidRPr="00175D5C">
              <w:rPr>
                <w:rFonts w:ascii="Calibri" w:hAnsi="Calibri"/>
                <w:sz w:val="18"/>
                <w:szCs w:val="18"/>
              </w:rPr>
              <w:t xml:space="preserve"> 1000</w:t>
            </w:r>
            <w:r>
              <w:rPr>
                <w:rFonts w:ascii="Calibri" w:hAnsi="Calibri"/>
                <w:sz w:val="18"/>
                <w:szCs w:val="18"/>
              </w:rPr>
              <w:t xml:space="preserve"> ft2, value equals 175ft2&gt;&gt;</w:t>
            </w:r>
          </w:p>
          <w:p w14:paraId="15480C08" w14:textId="77777777" w:rsidR="00147154" w:rsidRDefault="00147154" w:rsidP="008B76CC">
            <w:pPr>
              <w:jc w:val="center"/>
              <w:rPr>
                <w:rFonts w:ascii="Calibri" w:hAnsi="Calibri"/>
                <w:sz w:val="18"/>
                <w:szCs w:val="18"/>
              </w:rPr>
            </w:pPr>
          </w:p>
        </w:tc>
        <w:tc>
          <w:tcPr>
            <w:tcW w:w="1179" w:type="dxa"/>
            <w:tcBorders>
              <w:bottom w:val="single" w:sz="4" w:space="0" w:color="auto"/>
            </w:tcBorders>
          </w:tcPr>
          <w:p w14:paraId="5D87AB9E" w14:textId="77777777" w:rsidR="003921A6" w:rsidRDefault="003921A6" w:rsidP="003921A6">
            <w:pPr>
              <w:jc w:val="center"/>
              <w:rPr>
                <w:rFonts w:ascii="Calibri" w:hAnsi="Calibri"/>
                <w:sz w:val="18"/>
                <w:szCs w:val="18"/>
              </w:rPr>
            </w:pPr>
            <w:r w:rsidRPr="00784141">
              <w:rPr>
                <w:rFonts w:ascii="Calibri" w:hAnsi="Calibri"/>
                <w:sz w:val="18"/>
                <w:szCs w:val="18"/>
              </w:rPr>
              <w:t xml:space="preserve">&lt;&lt;Calculated Value: </w:t>
            </w:r>
            <w:r>
              <w:rPr>
                <w:rFonts w:ascii="Calibri" w:hAnsi="Calibri"/>
                <w:sz w:val="18"/>
                <w:szCs w:val="18"/>
              </w:rPr>
              <w:t>if A09 = 1, 3 or 5, then value equals NA;</w:t>
            </w:r>
          </w:p>
          <w:p w14:paraId="38CFB73F" w14:textId="77777777" w:rsidR="003921A6" w:rsidRDefault="003921A6" w:rsidP="003921A6">
            <w:pPr>
              <w:jc w:val="center"/>
              <w:rPr>
                <w:rFonts w:ascii="Calibri" w:hAnsi="Calibri"/>
                <w:sz w:val="18"/>
                <w:szCs w:val="18"/>
              </w:rPr>
            </w:pPr>
          </w:p>
          <w:p w14:paraId="13B5C67A" w14:textId="77777777" w:rsidR="003921A6" w:rsidRPr="00784141" w:rsidRDefault="003921A6" w:rsidP="003921A6">
            <w:pPr>
              <w:jc w:val="center"/>
              <w:rPr>
                <w:rFonts w:ascii="Calibri" w:hAnsi="Calibri"/>
                <w:sz w:val="18"/>
                <w:szCs w:val="18"/>
              </w:rPr>
            </w:pPr>
            <w:r>
              <w:rPr>
                <w:rFonts w:ascii="Calibri" w:hAnsi="Calibri"/>
                <w:sz w:val="18"/>
                <w:szCs w:val="18"/>
              </w:rPr>
              <w:t>Else i</w:t>
            </w:r>
            <w:r w:rsidRPr="00784141">
              <w:rPr>
                <w:rFonts w:ascii="Calibri" w:hAnsi="Calibri"/>
                <w:sz w:val="18"/>
                <w:szCs w:val="18"/>
              </w:rPr>
              <w:t xml:space="preserve">f H01 equals Addition  </w:t>
            </w:r>
            <w:r w:rsidRPr="00784141">
              <w:rPr>
                <w:rFonts w:ascii="Calibri" w:hAnsi="Calibri"/>
                <w:sz w:val="18"/>
                <w:szCs w:val="18"/>
                <w:u w:val="single"/>
              </w:rPr>
              <w:t>&lt;</w:t>
            </w:r>
            <w:r w:rsidRPr="00784141">
              <w:rPr>
                <w:rFonts w:ascii="Calibri" w:hAnsi="Calibri"/>
                <w:sz w:val="18"/>
                <w:szCs w:val="18"/>
              </w:rPr>
              <w:t xml:space="preserve"> 300 ft2</w:t>
            </w:r>
            <w:r>
              <w:rPr>
                <w:rFonts w:ascii="Calibri" w:hAnsi="Calibri"/>
                <w:sz w:val="18"/>
                <w:szCs w:val="18"/>
              </w:rPr>
              <w:t>,</w:t>
            </w:r>
            <w:r w:rsidRPr="00784141">
              <w:rPr>
                <w:rFonts w:ascii="Calibri" w:hAnsi="Calibri"/>
                <w:sz w:val="18"/>
                <w:szCs w:val="18"/>
              </w:rPr>
              <w:t xml:space="preserve"> </w:t>
            </w:r>
          </w:p>
          <w:p w14:paraId="3F8C00F3" w14:textId="77777777" w:rsidR="003921A6" w:rsidRDefault="003921A6" w:rsidP="003921A6">
            <w:pPr>
              <w:jc w:val="center"/>
              <w:rPr>
                <w:rFonts w:ascii="Calibri" w:hAnsi="Calibri"/>
                <w:sz w:val="18"/>
                <w:szCs w:val="18"/>
              </w:rPr>
            </w:pPr>
            <w:r w:rsidRPr="00784141">
              <w:rPr>
                <w:rFonts w:ascii="Calibri" w:hAnsi="Calibri"/>
                <w:sz w:val="18"/>
                <w:szCs w:val="18"/>
              </w:rPr>
              <w:t xml:space="preserve">Addition  &gt; 300 to </w:t>
            </w:r>
            <w:r w:rsidRPr="00784141">
              <w:rPr>
                <w:rFonts w:ascii="Calibri" w:hAnsi="Calibri"/>
                <w:sz w:val="18"/>
                <w:szCs w:val="18"/>
                <w:u w:val="single"/>
              </w:rPr>
              <w:t>&lt;</w:t>
            </w:r>
            <w:r w:rsidRPr="00784141">
              <w:rPr>
                <w:rFonts w:ascii="Calibri" w:hAnsi="Calibri"/>
                <w:sz w:val="18"/>
                <w:szCs w:val="18"/>
              </w:rPr>
              <w:t xml:space="preserve"> 400 ft2</w:t>
            </w:r>
            <w:r>
              <w:rPr>
                <w:rFonts w:ascii="Calibri" w:hAnsi="Calibri"/>
                <w:sz w:val="18"/>
                <w:szCs w:val="18"/>
              </w:rPr>
              <w:t xml:space="preserve">, or </w:t>
            </w:r>
            <w:r w:rsidRPr="00784141">
              <w:rPr>
                <w:rFonts w:ascii="Calibri" w:hAnsi="Calibri"/>
                <w:sz w:val="18"/>
                <w:szCs w:val="18"/>
              </w:rPr>
              <w:t xml:space="preserve">Addition  &gt; 400 to </w:t>
            </w:r>
            <w:r w:rsidRPr="00784141">
              <w:rPr>
                <w:rFonts w:ascii="Calibri" w:hAnsi="Calibri"/>
                <w:sz w:val="18"/>
                <w:szCs w:val="18"/>
                <w:u w:val="single"/>
              </w:rPr>
              <w:t>&lt;</w:t>
            </w:r>
            <w:r w:rsidRPr="00784141">
              <w:rPr>
                <w:rFonts w:ascii="Calibri" w:hAnsi="Calibri"/>
                <w:sz w:val="18"/>
                <w:szCs w:val="18"/>
              </w:rPr>
              <w:t xml:space="preserve"> 700 ft2, </w:t>
            </w:r>
            <w:r>
              <w:rPr>
                <w:rFonts w:ascii="Calibri" w:hAnsi="Calibri"/>
                <w:sz w:val="18"/>
                <w:szCs w:val="18"/>
              </w:rPr>
              <w:t xml:space="preserve">then </w:t>
            </w:r>
            <w:r w:rsidRPr="00784141">
              <w:rPr>
                <w:rFonts w:ascii="Calibri" w:hAnsi="Calibri"/>
                <w:sz w:val="18"/>
                <w:szCs w:val="18"/>
              </w:rPr>
              <w:t xml:space="preserve">value equals     </w:t>
            </w:r>
            <w:r>
              <w:rPr>
                <w:rFonts w:ascii="Calibri" w:hAnsi="Calibri"/>
                <w:sz w:val="18"/>
                <w:szCs w:val="18"/>
              </w:rPr>
              <w:t>N/A;</w:t>
            </w:r>
          </w:p>
          <w:p w14:paraId="790D40D1" w14:textId="77777777" w:rsidR="003921A6" w:rsidRDefault="003921A6" w:rsidP="003921A6">
            <w:pPr>
              <w:jc w:val="center"/>
              <w:rPr>
                <w:rFonts w:ascii="Calibri" w:hAnsi="Calibri"/>
                <w:sz w:val="18"/>
                <w:szCs w:val="18"/>
              </w:rPr>
            </w:pPr>
          </w:p>
          <w:p w14:paraId="15480C0F" w14:textId="473A5402" w:rsidR="00147154" w:rsidRPr="006D4D6F" w:rsidRDefault="003921A6" w:rsidP="008B76CC">
            <w:pPr>
              <w:jc w:val="center"/>
              <w:rPr>
                <w:rFonts w:ascii="Calibri" w:hAnsi="Calibri"/>
                <w:sz w:val="20"/>
                <w:szCs w:val="20"/>
              </w:rPr>
            </w:pPr>
            <w:r>
              <w:rPr>
                <w:rFonts w:ascii="Calibri" w:hAnsi="Calibri"/>
                <w:sz w:val="18"/>
                <w:szCs w:val="18"/>
              </w:rPr>
              <w:t xml:space="preserve">Else if Addition </w:t>
            </w:r>
            <w:r w:rsidRPr="00175D5C">
              <w:rPr>
                <w:rFonts w:ascii="Calibri" w:hAnsi="Calibri"/>
                <w:sz w:val="18"/>
                <w:szCs w:val="18"/>
              </w:rPr>
              <w:t xml:space="preserve"> &gt; 700 to </w:t>
            </w:r>
            <w:r w:rsidRPr="00175D5C">
              <w:rPr>
                <w:rFonts w:ascii="Calibri" w:hAnsi="Calibri"/>
                <w:sz w:val="18"/>
                <w:szCs w:val="18"/>
                <w:u w:val="single"/>
              </w:rPr>
              <w:t>&lt;</w:t>
            </w:r>
            <w:r w:rsidRPr="00175D5C">
              <w:rPr>
                <w:rFonts w:ascii="Calibri" w:hAnsi="Calibri"/>
                <w:sz w:val="18"/>
                <w:szCs w:val="18"/>
              </w:rPr>
              <w:t xml:space="preserve"> 1000</w:t>
            </w:r>
            <w:r>
              <w:rPr>
                <w:rFonts w:ascii="Calibri" w:hAnsi="Calibri"/>
                <w:sz w:val="18"/>
                <w:szCs w:val="18"/>
              </w:rPr>
              <w:t xml:space="preserve"> ft2, value equals   (A10*0.05)&gt;&gt;</w:t>
            </w:r>
          </w:p>
        </w:tc>
        <w:tc>
          <w:tcPr>
            <w:tcW w:w="1180" w:type="dxa"/>
            <w:tcBorders>
              <w:bottom w:val="single" w:sz="4" w:space="0" w:color="auto"/>
              <w:right w:val="single" w:sz="4" w:space="0" w:color="auto"/>
            </w:tcBorders>
          </w:tcPr>
          <w:p w14:paraId="59CB559F" w14:textId="77777777" w:rsidR="003921A6" w:rsidRDefault="003921A6" w:rsidP="003921A6">
            <w:pPr>
              <w:jc w:val="center"/>
              <w:rPr>
                <w:rFonts w:ascii="Calibri" w:hAnsi="Calibri"/>
                <w:sz w:val="18"/>
                <w:szCs w:val="18"/>
              </w:rPr>
            </w:pPr>
            <w:r>
              <w:rPr>
                <w:rFonts w:ascii="Calibri" w:hAnsi="Calibri"/>
                <w:sz w:val="18"/>
                <w:szCs w:val="18"/>
              </w:rPr>
              <w:t>&lt;&lt;Calculated Value: If A09 = 1, 3 or 5, then value equals NA;</w:t>
            </w:r>
          </w:p>
          <w:p w14:paraId="68A09C63" w14:textId="77777777" w:rsidR="003921A6" w:rsidRDefault="003921A6" w:rsidP="003921A6">
            <w:pPr>
              <w:jc w:val="center"/>
              <w:rPr>
                <w:rFonts w:ascii="Calibri" w:hAnsi="Calibri"/>
                <w:sz w:val="18"/>
                <w:szCs w:val="18"/>
              </w:rPr>
            </w:pPr>
          </w:p>
          <w:p w14:paraId="749C63D1" w14:textId="77777777" w:rsidR="003921A6" w:rsidRDefault="003921A6" w:rsidP="003921A6">
            <w:pPr>
              <w:jc w:val="center"/>
              <w:rPr>
                <w:rFonts w:ascii="Calibri" w:hAnsi="Calibri"/>
                <w:sz w:val="18"/>
                <w:szCs w:val="18"/>
              </w:rPr>
            </w:pPr>
            <w:r>
              <w:rPr>
                <w:rFonts w:ascii="Calibri" w:hAnsi="Calibri"/>
                <w:sz w:val="18"/>
                <w:szCs w:val="18"/>
              </w:rPr>
              <w:t xml:space="preserve">Else if H01 equals Addition </w:t>
            </w:r>
            <w:r w:rsidRPr="00175D5C">
              <w:rPr>
                <w:rFonts w:ascii="Calibri" w:hAnsi="Calibri"/>
                <w:sz w:val="18"/>
                <w:szCs w:val="18"/>
              </w:rPr>
              <w:t xml:space="preserve"> </w:t>
            </w:r>
            <w:r w:rsidRPr="00175D5C">
              <w:rPr>
                <w:rFonts w:ascii="Calibri" w:hAnsi="Calibri"/>
                <w:sz w:val="18"/>
                <w:szCs w:val="18"/>
                <w:u w:val="single"/>
              </w:rPr>
              <w:t>&lt;</w:t>
            </w:r>
            <w:r w:rsidRPr="00175D5C">
              <w:rPr>
                <w:rFonts w:ascii="Calibri" w:hAnsi="Calibri"/>
                <w:sz w:val="18"/>
                <w:szCs w:val="18"/>
              </w:rPr>
              <w:t xml:space="preserve"> 300 </w:t>
            </w:r>
            <w:r>
              <w:rPr>
                <w:rFonts w:ascii="Calibri" w:hAnsi="Calibri"/>
                <w:sz w:val="18"/>
                <w:szCs w:val="18"/>
              </w:rPr>
              <w:t>ft2,</w:t>
            </w:r>
          </w:p>
          <w:p w14:paraId="2EAE51AC" w14:textId="77777777" w:rsidR="003921A6" w:rsidRDefault="003921A6" w:rsidP="003921A6">
            <w:pPr>
              <w:jc w:val="center"/>
              <w:rPr>
                <w:rFonts w:ascii="Calibri" w:hAnsi="Calibri"/>
                <w:sz w:val="18"/>
                <w:szCs w:val="18"/>
              </w:rPr>
            </w:pPr>
            <w:r>
              <w:rPr>
                <w:rFonts w:ascii="Calibri" w:hAnsi="Calibri"/>
                <w:sz w:val="18"/>
                <w:szCs w:val="18"/>
              </w:rPr>
              <w:t xml:space="preserve">Addition </w:t>
            </w:r>
            <w:r w:rsidRPr="00175D5C">
              <w:rPr>
                <w:rFonts w:ascii="Calibri" w:hAnsi="Calibri"/>
                <w:sz w:val="18"/>
                <w:szCs w:val="18"/>
              </w:rPr>
              <w:t xml:space="preserve"> &gt; 300 to </w:t>
            </w:r>
            <w:r w:rsidRPr="00175D5C">
              <w:rPr>
                <w:rFonts w:ascii="Calibri" w:hAnsi="Calibri"/>
                <w:sz w:val="18"/>
                <w:szCs w:val="18"/>
                <w:u w:val="single"/>
              </w:rPr>
              <w:t>&lt;</w:t>
            </w:r>
            <w:r>
              <w:rPr>
                <w:rFonts w:ascii="Calibri" w:hAnsi="Calibri"/>
                <w:sz w:val="18"/>
                <w:szCs w:val="18"/>
              </w:rPr>
              <w:t xml:space="preserve"> 400 ft2 or Addition </w:t>
            </w:r>
            <w:r w:rsidRPr="00175D5C">
              <w:rPr>
                <w:rFonts w:ascii="Calibri" w:hAnsi="Calibri"/>
                <w:sz w:val="18"/>
                <w:szCs w:val="18"/>
              </w:rPr>
              <w:t xml:space="preserve"> &gt; 400 to </w:t>
            </w:r>
            <w:r w:rsidRPr="00175D5C">
              <w:rPr>
                <w:rFonts w:ascii="Calibri" w:hAnsi="Calibri"/>
                <w:sz w:val="18"/>
                <w:szCs w:val="18"/>
                <w:u w:val="single"/>
              </w:rPr>
              <w:t>&lt;</w:t>
            </w:r>
            <w:r>
              <w:rPr>
                <w:rFonts w:ascii="Calibri" w:hAnsi="Calibri"/>
                <w:sz w:val="18"/>
                <w:szCs w:val="18"/>
              </w:rPr>
              <w:t xml:space="preserve"> 700 ft2, then value equals 60ft2;</w:t>
            </w:r>
          </w:p>
          <w:p w14:paraId="707FF9FD" w14:textId="77777777" w:rsidR="003921A6" w:rsidRDefault="003921A6" w:rsidP="003921A6">
            <w:pPr>
              <w:jc w:val="center"/>
              <w:rPr>
                <w:rFonts w:ascii="Calibri" w:hAnsi="Calibri"/>
                <w:sz w:val="18"/>
                <w:szCs w:val="18"/>
              </w:rPr>
            </w:pPr>
          </w:p>
          <w:p w14:paraId="78A65C30" w14:textId="77777777" w:rsidR="003921A6" w:rsidRDefault="003921A6" w:rsidP="003921A6">
            <w:pPr>
              <w:jc w:val="center"/>
              <w:rPr>
                <w:rFonts w:ascii="Calibri" w:hAnsi="Calibri"/>
                <w:sz w:val="18"/>
                <w:szCs w:val="18"/>
              </w:rPr>
            </w:pPr>
            <w:proofErr w:type="spellStart"/>
            <w:r>
              <w:rPr>
                <w:rFonts w:ascii="Calibri" w:hAnsi="Calibri"/>
                <w:sz w:val="18"/>
                <w:szCs w:val="18"/>
              </w:rPr>
              <w:t>Elseif</w:t>
            </w:r>
            <w:proofErr w:type="spellEnd"/>
            <w:r>
              <w:rPr>
                <w:rFonts w:ascii="Calibri" w:hAnsi="Calibri"/>
                <w:sz w:val="18"/>
                <w:szCs w:val="18"/>
              </w:rPr>
              <w:t xml:space="preserve"> Addition </w:t>
            </w:r>
            <w:r w:rsidRPr="00175D5C">
              <w:rPr>
                <w:rFonts w:ascii="Calibri" w:hAnsi="Calibri"/>
                <w:sz w:val="18"/>
                <w:szCs w:val="18"/>
              </w:rPr>
              <w:t xml:space="preserve"> &gt; 700 to </w:t>
            </w:r>
            <w:r w:rsidRPr="00175D5C">
              <w:rPr>
                <w:rFonts w:ascii="Calibri" w:hAnsi="Calibri"/>
                <w:sz w:val="18"/>
                <w:szCs w:val="18"/>
                <w:u w:val="single"/>
              </w:rPr>
              <w:t>&lt;</w:t>
            </w:r>
            <w:r w:rsidRPr="00175D5C">
              <w:rPr>
                <w:rFonts w:ascii="Calibri" w:hAnsi="Calibri"/>
                <w:sz w:val="18"/>
                <w:szCs w:val="18"/>
              </w:rPr>
              <w:t xml:space="preserve"> 1000</w:t>
            </w:r>
            <w:r>
              <w:rPr>
                <w:rFonts w:ascii="Calibri" w:hAnsi="Calibri"/>
                <w:sz w:val="18"/>
                <w:szCs w:val="18"/>
              </w:rPr>
              <w:t xml:space="preserve"> ft2,  value equals 70ft2&gt;&gt;</w:t>
            </w:r>
          </w:p>
          <w:p w14:paraId="15480C16" w14:textId="77777777" w:rsidR="00147154" w:rsidRPr="006D4D6F" w:rsidRDefault="00147154" w:rsidP="008B76CC">
            <w:pPr>
              <w:jc w:val="center"/>
              <w:rPr>
                <w:rFonts w:ascii="Calibri" w:hAnsi="Calibri"/>
                <w:sz w:val="20"/>
                <w:szCs w:val="20"/>
              </w:rPr>
            </w:pPr>
          </w:p>
        </w:tc>
        <w:tc>
          <w:tcPr>
            <w:tcW w:w="1179" w:type="dxa"/>
            <w:tcBorders>
              <w:bottom w:val="single" w:sz="4" w:space="0" w:color="auto"/>
            </w:tcBorders>
            <w:vAlign w:val="center"/>
          </w:tcPr>
          <w:p w14:paraId="15480C17" w14:textId="77777777"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18"/>
                <w:szCs w:val="18"/>
              </w:rPr>
              <w:t>&lt;&lt;0.32&gt;&gt;</w:t>
            </w:r>
          </w:p>
        </w:tc>
        <w:tc>
          <w:tcPr>
            <w:tcW w:w="1179" w:type="dxa"/>
            <w:tcBorders>
              <w:bottom w:val="single" w:sz="4" w:space="0" w:color="auto"/>
            </w:tcBorders>
          </w:tcPr>
          <w:p w14:paraId="74565113" w14:textId="77777777" w:rsidR="00147154" w:rsidRDefault="00147154" w:rsidP="009D402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&lt;&lt;If A14 contains Installing ≤ 3ft</w:t>
            </w:r>
            <w:r>
              <w:rPr>
                <w:rFonts w:ascii="Calibri" w:hAnsi="Calibri"/>
                <w:sz w:val="18"/>
                <w:szCs w:val="18"/>
                <w:vertAlign w:val="superscript"/>
              </w:rPr>
              <w:t>2</w:t>
            </w:r>
            <w:r w:rsidR="00262008">
              <w:rPr>
                <w:rFonts w:ascii="Calibri" w:hAnsi="Calibri"/>
                <w:sz w:val="18"/>
                <w:szCs w:val="18"/>
              </w:rPr>
              <w:t xml:space="preserve"> tubular skylight, or Installing ≤ 16ft</w:t>
            </w:r>
            <w:r w:rsidR="00262008">
              <w:rPr>
                <w:rFonts w:ascii="Calibri" w:hAnsi="Calibri"/>
                <w:sz w:val="18"/>
                <w:szCs w:val="18"/>
                <w:vertAlign w:val="superscript"/>
              </w:rPr>
              <w:t>2</w:t>
            </w:r>
            <w:r w:rsidR="00262008">
              <w:rPr>
                <w:rFonts w:ascii="Calibri" w:hAnsi="Calibri"/>
                <w:sz w:val="18"/>
                <w:szCs w:val="18"/>
              </w:rPr>
              <w:t xml:space="preserve"> skylight, then report 0.55;</w:t>
            </w:r>
          </w:p>
          <w:p w14:paraId="48E93F02" w14:textId="77777777" w:rsidR="00262008" w:rsidRDefault="00262008" w:rsidP="009D402E">
            <w:pPr>
              <w:keepNext/>
              <w:tabs>
                <w:tab w:val="left" w:pos="2160"/>
                <w:tab w:val="left" w:pos="2700"/>
                <w:tab w:val="left" w:pos="3420"/>
                <w:tab w:val="left" w:pos="3780"/>
                <w:tab w:val="left" w:pos="5760"/>
                <w:tab w:val="left" w:pos="7212"/>
              </w:tabs>
              <w:jc w:val="center"/>
              <w:rPr>
                <w:rFonts w:ascii="Calibri" w:hAnsi="Calibri"/>
                <w:sz w:val="18"/>
                <w:szCs w:val="18"/>
              </w:rPr>
            </w:pPr>
          </w:p>
          <w:p w14:paraId="3F19DCAD" w14:textId="37231195" w:rsidR="00262008" w:rsidRPr="00262008" w:rsidRDefault="00262008" w:rsidP="009D402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Else report 0.32&gt;&gt;</w:t>
            </w:r>
          </w:p>
        </w:tc>
        <w:tc>
          <w:tcPr>
            <w:tcW w:w="1179" w:type="dxa"/>
            <w:tcBorders>
              <w:bottom w:val="single" w:sz="4" w:space="0" w:color="auto"/>
              <w:right w:val="single" w:sz="4" w:space="0" w:color="auto"/>
            </w:tcBorders>
            <w:vAlign w:val="center"/>
          </w:tcPr>
          <w:p w14:paraId="15480C18" w14:textId="702463E9" w:rsidR="00147154" w:rsidRPr="00CD19E1" w:rsidRDefault="00147154" w:rsidP="009D402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w:t>
            </w:r>
            <w:r w:rsidRPr="00CD19E1">
              <w:rPr>
                <w:rFonts w:ascii="Calibri" w:hAnsi="Calibri"/>
                <w:sz w:val="18"/>
                <w:szCs w:val="18"/>
              </w:rPr>
              <w:t xml:space="preserve">If A09 equals </w:t>
            </w:r>
            <w:r>
              <w:rPr>
                <w:rFonts w:ascii="Calibri" w:hAnsi="Calibri"/>
                <w:sz w:val="18"/>
                <w:szCs w:val="18"/>
              </w:rPr>
              <w:t>1</w:t>
            </w:r>
            <w:r w:rsidRPr="00CD19E1">
              <w:rPr>
                <w:rFonts w:ascii="Calibri" w:hAnsi="Calibri"/>
                <w:sz w:val="18"/>
                <w:szCs w:val="18"/>
              </w:rPr>
              <w:t>, 3 or 5 then report N/A;</w:t>
            </w:r>
          </w:p>
          <w:p w14:paraId="15480C19" w14:textId="77777777" w:rsidR="00147154" w:rsidRPr="00CD19E1" w:rsidRDefault="00147154" w:rsidP="009D402E">
            <w:pPr>
              <w:keepNext/>
              <w:tabs>
                <w:tab w:val="left" w:pos="2160"/>
                <w:tab w:val="left" w:pos="2700"/>
                <w:tab w:val="left" w:pos="3420"/>
                <w:tab w:val="left" w:pos="3780"/>
                <w:tab w:val="left" w:pos="5760"/>
                <w:tab w:val="left" w:pos="7212"/>
              </w:tabs>
              <w:jc w:val="center"/>
              <w:rPr>
                <w:rFonts w:ascii="Calibri" w:hAnsi="Calibri"/>
                <w:sz w:val="18"/>
                <w:szCs w:val="18"/>
              </w:rPr>
            </w:pPr>
          </w:p>
          <w:p w14:paraId="15480C1A" w14:textId="77777777"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sidRPr="00CD19E1">
              <w:rPr>
                <w:rFonts w:ascii="Calibri" w:hAnsi="Calibri"/>
                <w:sz w:val="18"/>
                <w:szCs w:val="18"/>
              </w:rPr>
              <w:t>Else report 0.25</w:t>
            </w:r>
            <w:r>
              <w:rPr>
                <w:rFonts w:ascii="Calibri" w:hAnsi="Calibri"/>
                <w:sz w:val="18"/>
                <w:szCs w:val="18"/>
              </w:rPr>
              <w:t>&gt;&gt;</w:t>
            </w:r>
          </w:p>
        </w:tc>
        <w:tc>
          <w:tcPr>
            <w:tcW w:w="1184" w:type="dxa"/>
            <w:tcBorders>
              <w:bottom w:val="single" w:sz="4" w:space="0" w:color="auto"/>
              <w:right w:val="single" w:sz="4" w:space="0" w:color="auto"/>
            </w:tcBorders>
          </w:tcPr>
          <w:p w14:paraId="43C46F37" w14:textId="77777777" w:rsidR="00147154" w:rsidRPr="0037735E" w:rsidRDefault="00262008" w:rsidP="008B76CC">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&lt;&lt;If A14 contains Installing ≤ 3ft</w:t>
            </w:r>
            <w:r w:rsidRPr="0037735E">
              <w:rPr>
                <w:rFonts w:ascii="Calibri" w:hAnsi="Calibri"/>
                <w:sz w:val="18"/>
                <w:szCs w:val="20"/>
                <w:vertAlign w:val="superscript"/>
              </w:rPr>
              <w:t>2</w:t>
            </w:r>
            <w:r w:rsidRPr="0037735E">
              <w:rPr>
                <w:rFonts w:ascii="Calibri" w:hAnsi="Calibri"/>
                <w:sz w:val="18"/>
                <w:szCs w:val="20"/>
              </w:rPr>
              <w:t xml:space="preserve"> tubular skylight, or Installing ≤ 16ft</w:t>
            </w:r>
            <w:r w:rsidRPr="0037735E">
              <w:rPr>
                <w:rFonts w:ascii="Calibri" w:hAnsi="Calibri"/>
                <w:sz w:val="18"/>
                <w:szCs w:val="20"/>
                <w:vertAlign w:val="superscript"/>
              </w:rPr>
              <w:t>2</w:t>
            </w:r>
            <w:r w:rsidRPr="0037735E">
              <w:rPr>
                <w:rFonts w:ascii="Calibri" w:hAnsi="Calibri"/>
                <w:sz w:val="18"/>
                <w:szCs w:val="20"/>
              </w:rPr>
              <w:t xml:space="preserve"> skylight, then report 0.30;</w:t>
            </w:r>
          </w:p>
          <w:p w14:paraId="2161F576" w14:textId="77777777" w:rsidR="00262008" w:rsidRPr="0037735E" w:rsidRDefault="00262008" w:rsidP="008B76CC">
            <w:pPr>
              <w:keepNext/>
              <w:tabs>
                <w:tab w:val="left" w:pos="2160"/>
                <w:tab w:val="left" w:pos="2700"/>
                <w:tab w:val="left" w:pos="3420"/>
                <w:tab w:val="left" w:pos="3780"/>
                <w:tab w:val="left" w:pos="5760"/>
                <w:tab w:val="left" w:pos="7212"/>
              </w:tabs>
              <w:jc w:val="center"/>
              <w:rPr>
                <w:rFonts w:ascii="Calibri" w:hAnsi="Calibri"/>
                <w:sz w:val="18"/>
                <w:szCs w:val="20"/>
              </w:rPr>
            </w:pPr>
          </w:p>
          <w:p w14:paraId="2FEFBDAF" w14:textId="46126EBB" w:rsidR="00262008" w:rsidRPr="00262008" w:rsidRDefault="00262008" w:rsidP="008B76CC">
            <w:pPr>
              <w:keepNext/>
              <w:tabs>
                <w:tab w:val="left" w:pos="2160"/>
                <w:tab w:val="left" w:pos="2700"/>
                <w:tab w:val="left" w:pos="3420"/>
                <w:tab w:val="left" w:pos="3780"/>
                <w:tab w:val="left" w:pos="5760"/>
                <w:tab w:val="left" w:pos="7212"/>
              </w:tabs>
              <w:jc w:val="center"/>
              <w:rPr>
                <w:rFonts w:ascii="Calibri" w:hAnsi="Calibri"/>
                <w:sz w:val="20"/>
                <w:szCs w:val="20"/>
              </w:rPr>
            </w:pPr>
            <w:r w:rsidRPr="0037735E">
              <w:rPr>
                <w:rFonts w:ascii="Calibri" w:hAnsi="Calibri"/>
                <w:sz w:val="18"/>
                <w:szCs w:val="20"/>
              </w:rPr>
              <w:t>Else report 0.25&gt;&gt;</w:t>
            </w:r>
          </w:p>
        </w:tc>
        <w:tc>
          <w:tcPr>
            <w:tcW w:w="3859" w:type="dxa"/>
            <w:tcBorders>
              <w:left w:val="single" w:sz="4" w:space="0" w:color="auto"/>
              <w:bottom w:val="single" w:sz="4" w:space="0" w:color="auto"/>
              <w:right w:val="single" w:sz="4" w:space="0" w:color="auto"/>
            </w:tcBorders>
            <w:vAlign w:val="bottom"/>
          </w:tcPr>
          <w:p w14:paraId="15480C1B" w14:textId="05DAA4C5"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&lt;&lt;User Input: Text&gt;&gt;</w:t>
            </w:r>
          </w:p>
        </w:tc>
      </w:tr>
    </w:tbl>
    <w:p w14:paraId="15480C1D" w14:textId="61EB77DB" w:rsidR="000A1F71" w:rsidRDefault="000A1F71"/>
    <w:tbl>
      <w:tblPr>
        <w:tblW w:w="4996"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54"/>
        <w:gridCol w:w="1825"/>
        <w:gridCol w:w="999"/>
        <w:gridCol w:w="8"/>
        <w:gridCol w:w="1009"/>
        <w:gridCol w:w="1009"/>
        <w:gridCol w:w="1009"/>
        <w:gridCol w:w="1009"/>
        <w:gridCol w:w="1009"/>
        <w:gridCol w:w="1009"/>
        <w:gridCol w:w="918"/>
        <w:gridCol w:w="990"/>
        <w:gridCol w:w="900"/>
        <w:gridCol w:w="180"/>
        <w:gridCol w:w="810"/>
        <w:gridCol w:w="1266"/>
      </w:tblGrid>
      <w:tr w:rsidR="00262008" w:rsidRPr="009B3A0C" w14:paraId="15480C24" w14:textId="77777777" w:rsidTr="0037735E">
        <w:trPr>
          <w:cantSplit/>
          <w:trHeight w:val="158"/>
        </w:trPr>
        <w:tc>
          <w:tcPr>
            <w:tcW w:w="14604" w:type="dxa"/>
            <w:gridSpan w:val="16"/>
            <w:tcBorders>
              <w:top w:val="single" w:sz="4" w:space="0" w:color="auto"/>
              <w:left w:val="single" w:sz="4" w:space="0" w:color="auto"/>
              <w:bottom w:val="single" w:sz="6" w:space="0" w:color="auto"/>
              <w:right w:val="single" w:sz="4" w:space="0" w:color="auto"/>
            </w:tcBorders>
          </w:tcPr>
          <w:p w14:paraId="15480C1E" w14:textId="3BC13338" w:rsidR="00262008" w:rsidRPr="0037735E" w:rsidRDefault="00262008">
            <w:pPr>
              <w:keepNext/>
              <w:rPr>
                <w:rFonts w:ascii="Calibri" w:eastAsia="Calibri" w:hAnsi="Calibri"/>
                <w:b/>
                <w:sz w:val="20"/>
                <w:szCs w:val="22"/>
              </w:rPr>
            </w:pPr>
            <w:r w:rsidRPr="0037735E">
              <w:rPr>
                <w:rFonts w:ascii="Calibri" w:eastAsia="Calibri" w:hAnsi="Calibri"/>
                <w:b/>
                <w:sz w:val="20"/>
                <w:szCs w:val="22"/>
              </w:rPr>
              <w:lastRenderedPageBreak/>
              <w:t xml:space="preserve">I. </w:t>
            </w:r>
            <w:r w:rsidR="00615B49" w:rsidRPr="0037735E">
              <w:rPr>
                <w:rFonts w:ascii="Calibri" w:eastAsia="Calibri" w:hAnsi="Calibri"/>
                <w:b/>
                <w:sz w:val="20"/>
                <w:szCs w:val="22"/>
              </w:rPr>
              <w:t>Fenestration Proposed Areas and Efficiencies</w:t>
            </w:r>
          </w:p>
          <w:p w14:paraId="58BE3F2B" w14:textId="77777777" w:rsidR="00262008" w:rsidRPr="0037735E" w:rsidRDefault="00262008" w:rsidP="00B17AA4">
            <w:pPr>
              <w:rPr>
                <w:rFonts w:asciiTheme="minorHAnsi" w:hAnsiTheme="minorHAnsi"/>
                <w:sz w:val="20"/>
                <w:szCs w:val="20"/>
              </w:rPr>
            </w:pPr>
            <w:r w:rsidRPr="0037735E">
              <w:rPr>
                <w:rFonts w:asciiTheme="minorHAnsi" w:hAnsiTheme="minorHAnsi"/>
                <w:sz w:val="20"/>
                <w:szCs w:val="20"/>
              </w:rPr>
              <w:t>Note: If meeting Exception 1 to 150.1(c)3A, Installing ≤ 3ft</w:t>
            </w:r>
            <w:r w:rsidRPr="0037735E">
              <w:rPr>
                <w:rFonts w:asciiTheme="minorHAnsi" w:hAnsiTheme="minorHAnsi"/>
                <w:sz w:val="20"/>
                <w:szCs w:val="20"/>
                <w:vertAlign w:val="superscript"/>
              </w:rPr>
              <w:t>2</w:t>
            </w:r>
            <w:r w:rsidRPr="0037735E">
              <w:rPr>
                <w:rFonts w:asciiTheme="minorHAnsi" w:hAnsiTheme="minorHAnsi"/>
                <w:sz w:val="20"/>
                <w:szCs w:val="20"/>
              </w:rPr>
              <w:t xml:space="preserve"> glass in door, it is assumed to meet the minimum required U-factor (0.32) &amp; SHGC (0.25).</w:t>
            </w:r>
          </w:p>
          <w:p w14:paraId="71C6012F" w14:textId="158A38F4" w:rsidR="00262008" w:rsidRPr="0037735E" w:rsidRDefault="00262008" w:rsidP="0037735E">
            <w:pPr>
              <w:ind w:firstLine="450"/>
              <w:rPr>
                <w:rFonts w:asciiTheme="minorHAnsi" w:eastAsia="Calibri" w:hAnsiTheme="minorHAnsi"/>
                <w:sz w:val="22"/>
              </w:rPr>
            </w:pPr>
            <w:r w:rsidRPr="0037735E">
              <w:rPr>
                <w:rFonts w:asciiTheme="minorHAnsi" w:hAnsiTheme="minorHAnsi"/>
                <w:sz w:val="20"/>
                <w:szCs w:val="20"/>
              </w:rPr>
              <w:t xml:space="preserve"> If meeting Exception 1 to 150.1(c)3A, Installing ≤ 3ft</w:t>
            </w:r>
            <w:r w:rsidRPr="0037735E">
              <w:rPr>
                <w:rFonts w:asciiTheme="minorHAnsi" w:hAnsiTheme="minorHAnsi"/>
                <w:sz w:val="20"/>
                <w:szCs w:val="20"/>
                <w:vertAlign w:val="superscript"/>
              </w:rPr>
              <w:t>2</w:t>
            </w:r>
            <w:r w:rsidRPr="0037735E">
              <w:rPr>
                <w:rFonts w:asciiTheme="minorHAnsi" w:hAnsiTheme="minorHAnsi"/>
                <w:sz w:val="20"/>
                <w:szCs w:val="20"/>
              </w:rPr>
              <w:t xml:space="preserve"> tubular skylight, it is assumed to meet the minimum required U-factor (0.55) &amp; SHGC (0.30).</w:t>
            </w:r>
          </w:p>
          <w:p w14:paraId="15480C23" w14:textId="6A4D95D4" w:rsidR="00262008" w:rsidRDefault="00262008" w:rsidP="00B17AA4">
            <w:pPr>
              <w:rPr>
                <w:rFonts w:asciiTheme="minorHAnsi" w:eastAsia="Calibri" w:hAnsiTheme="minorHAnsi"/>
                <w:sz w:val="20"/>
              </w:rPr>
            </w:pPr>
            <w:r>
              <w:rPr>
                <w:rFonts w:asciiTheme="minorHAnsi" w:eastAsia="Calibri" w:hAnsiTheme="minorHAnsi"/>
                <w:sz w:val="20"/>
              </w:rPr>
              <w:t>&lt;&lt;if A13 contains Fenestration then display this section, else display the section header and standard “This Section Does Not Apply” message</w:t>
            </w:r>
            <w:r w:rsidR="006E1B59">
              <w:rPr>
                <w:rFonts w:asciiTheme="minorHAnsi" w:eastAsia="Calibri" w:hAnsiTheme="minorHAnsi"/>
                <w:sz w:val="20"/>
              </w:rPr>
              <w:t>&gt;&gt;</w:t>
            </w:r>
          </w:p>
        </w:tc>
      </w:tr>
      <w:tr w:rsidR="00262008" w:rsidRPr="009B3A0C" w14:paraId="15480C32" w14:textId="77777777" w:rsidTr="0037735E">
        <w:trPr>
          <w:cantSplit/>
          <w:trHeight w:val="174"/>
        </w:trPr>
        <w:tc>
          <w:tcPr>
            <w:tcW w:w="654" w:type="dxa"/>
            <w:tcBorders>
              <w:top w:val="single" w:sz="6" w:space="0" w:color="auto"/>
              <w:left w:val="single" w:sz="4" w:space="0" w:color="auto"/>
              <w:bottom w:val="single" w:sz="6" w:space="0" w:color="auto"/>
            </w:tcBorders>
            <w:vAlign w:val="center"/>
          </w:tcPr>
          <w:p w14:paraId="15480C25" w14:textId="77777777" w:rsidR="00262008" w:rsidRPr="00F3441B" w:rsidRDefault="00262008" w:rsidP="009D402E">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01</w:t>
            </w:r>
          </w:p>
        </w:tc>
        <w:tc>
          <w:tcPr>
            <w:tcW w:w="1825" w:type="dxa"/>
            <w:tcBorders>
              <w:top w:val="single" w:sz="6" w:space="0" w:color="auto"/>
              <w:bottom w:val="single" w:sz="6" w:space="0" w:color="auto"/>
            </w:tcBorders>
            <w:vAlign w:val="center"/>
          </w:tcPr>
          <w:p w14:paraId="15480C26" w14:textId="77777777" w:rsidR="00262008" w:rsidRPr="00F3441B" w:rsidRDefault="00262008" w:rsidP="009D402E">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02</w:t>
            </w:r>
          </w:p>
        </w:tc>
        <w:tc>
          <w:tcPr>
            <w:tcW w:w="1007" w:type="dxa"/>
            <w:gridSpan w:val="2"/>
            <w:tcBorders>
              <w:top w:val="single" w:sz="6" w:space="0" w:color="auto"/>
              <w:bottom w:val="single" w:sz="6" w:space="0" w:color="auto"/>
            </w:tcBorders>
            <w:vAlign w:val="center"/>
          </w:tcPr>
          <w:p w14:paraId="15480C27" w14:textId="77777777" w:rsidR="00262008" w:rsidRPr="00F3441B" w:rsidRDefault="00262008" w:rsidP="009D402E">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03</w:t>
            </w:r>
          </w:p>
        </w:tc>
        <w:tc>
          <w:tcPr>
            <w:tcW w:w="1009" w:type="dxa"/>
            <w:tcBorders>
              <w:top w:val="single" w:sz="6" w:space="0" w:color="auto"/>
              <w:bottom w:val="single" w:sz="6" w:space="0" w:color="auto"/>
            </w:tcBorders>
            <w:vAlign w:val="center"/>
          </w:tcPr>
          <w:p w14:paraId="15480C28" w14:textId="77777777" w:rsidR="00262008" w:rsidRPr="00F3441B" w:rsidRDefault="00262008" w:rsidP="009D402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1009" w:type="dxa"/>
            <w:tcBorders>
              <w:top w:val="single" w:sz="6" w:space="0" w:color="auto"/>
              <w:bottom w:val="single" w:sz="6" w:space="0" w:color="auto"/>
            </w:tcBorders>
            <w:vAlign w:val="center"/>
          </w:tcPr>
          <w:p w14:paraId="15480C29" w14:textId="77777777" w:rsidR="00262008" w:rsidRPr="00F3441B" w:rsidRDefault="00262008" w:rsidP="009D402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1009" w:type="dxa"/>
            <w:tcBorders>
              <w:top w:val="single" w:sz="6" w:space="0" w:color="auto"/>
              <w:bottom w:val="single" w:sz="6" w:space="0" w:color="auto"/>
            </w:tcBorders>
            <w:vAlign w:val="center"/>
          </w:tcPr>
          <w:p w14:paraId="15480C2A" w14:textId="77777777" w:rsidR="00262008" w:rsidRPr="00F3441B" w:rsidRDefault="00262008" w:rsidP="009D402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1009" w:type="dxa"/>
            <w:tcBorders>
              <w:top w:val="single" w:sz="6" w:space="0" w:color="auto"/>
              <w:bottom w:val="single" w:sz="6" w:space="0" w:color="auto"/>
            </w:tcBorders>
            <w:vAlign w:val="center"/>
          </w:tcPr>
          <w:p w14:paraId="15480C2B" w14:textId="77777777" w:rsidR="00262008" w:rsidRPr="00F3441B" w:rsidRDefault="00262008" w:rsidP="009D402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07</w:t>
            </w:r>
          </w:p>
        </w:tc>
        <w:tc>
          <w:tcPr>
            <w:tcW w:w="1009" w:type="dxa"/>
            <w:tcBorders>
              <w:top w:val="single" w:sz="6" w:space="0" w:color="auto"/>
              <w:bottom w:val="single" w:sz="6" w:space="0" w:color="auto"/>
            </w:tcBorders>
            <w:vAlign w:val="center"/>
          </w:tcPr>
          <w:p w14:paraId="15480C2C" w14:textId="77777777" w:rsidR="00262008" w:rsidRPr="00F3441B" w:rsidRDefault="00262008" w:rsidP="009D402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noProof/>
                <w:sz w:val="18"/>
                <w:szCs w:val="18"/>
              </w:rPr>
              <w:t>08</w:t>
            </w:r>
          </w:p>
        </w:tc>
        <w:tc>
          <w:tcPr>
            <w:tcW w:w="1009" w:type="dxa"/>
            <w:tcBorders>
              <w:top w:val="single" w:sz="6" w:space="0" w:color="auto"/>
              <w:bottom w:val="single" w:sz="6" w:space="0" w:color="auto"/>
            </w:tcBorders>
            <w:vAlign w:val="center"/>
          </w:tcPr>
          <w:p w14:paraId="15480C2D" w14:textId="77777777" w:rsidR="00262008" w:rsidRPr="00F3441B" w:rsidRDefault="00262008" w:rsidP="009D402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09</w:t>
            </w:r>
          </w:p>
        </w:tc>
        <w:tc>
          <w:tcPr>
            <w:tcW w:w="918" w:type="dxa"/>
            <w:tcBorders>
              <w:top w:val="single" w:sz="6" w:space="0" w:color="auto"/>
              <w:bottom w:val="single" w:sz="6" w:space="0" w:color="auto"/>
            </w:tcBorders>
          </w:tcPr>
          <w:p w14:paraId="2FA06856" w14:textId="2B64E311" w:rsidR="00262008" w:rsidRDefault="00262008" w:rsidP="009D402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10</w:t>
            </w:r>
          </w:p>
        </w:tc>
        <w:tc>
          <w:tcPr>
            <w:tcW w:w="990" w:type="dxa"/>
            <w:tcBorders>
              <w:top w:val="single" w:sz="6" w:space="0" w:color="auto"/>
              <w:bottom w:val="single" w:sz="6" w:space="0" w:color="auto"/>
            </w:tcBorders>
            <w:vAlign w:val="center"/>
          </w:tcPr>
          <w:p w14:paraId="15480C2E" w14:textId="3D79D91B" w:rsidR="00262008" w:rsidRDefault="00262008" w:rsidP="009D402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11</w:t>
            </w:r>
          </w:p>
        </w:tc>
        <w:tc>
          <w:tcPr>
            <w:tcW w:w="900" w:type="dxa"/>
            <w:tcBorders>
              <w:top w:val="single" w:sz="6" w:space="0" w:color="auto"/>
              <w:bottom w:val="single" w:sz="6" w:space="0" w:color="auto"/>
            </w:tcBorders>
            <w:vAlign w:val="center"/>
          </w:tcPr>
          <w:p w14:paraId="15480C2F" w14:textId="068ABAA7" w:rsidR="00262008" w:rsidRDefault="00262008" w:rsidP="009D402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12</w:t>
            </w:r>
          </w:p>
        </w:tc>
        <w:tc>
          <w:tcPr>
            <w:tcW w:w="990" w:type="dxa"/>
            <w:gridSpan w:val="2"/>
            <w:tcBorders>
              <w:top w:val="single" w:sz="6" w:space="0" w:color="auto"/>
              <w:bottom w:val="single" w:sz="6" w:space="0" w:color="auto"/>
            </w:tcBorders>
            <w:vAlign w:val="center"/>
          </w:tcPr>
          <w:p w14:paraId="15480C30" w14:textId="132743FB" w:rsidR="00262008" w:rsidRDefault="00262008" w:rsidP="009D402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13</w:t>
            </w:r>
          </w:p>
        </w:tc>
        <w:tc>
          <w:tcPr>
            <w:tcW w:w="1266" w:type="dxa"/>
            <w:tcBorders>
              <w:top w:val="single" w:sz="6" w:space="0" w:color="auto"/>
              <w:bottom w:val="single" w:sz="6" w:space="0" w:color="auto"/>
              <w:right w:val="single" w:sz="4" w:space="0" w:color="auto"/>
            </w:tcBorders>
            <w:vAlign w:val="center"/>
          </w:tcPr>
          <w:p w14:paraId="15480C31" w14:textId="6467A735" w:rsidR="00262008" w:rsidRPr="00F3441B" w:rsidRDefault="00262008" w:rsidP="009D402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14</w:t>
            </w:r>
          </w:p>
        </w:tc>
      </w:tr>
      <w:tr w:rsidR="00262008" w:rsidRPr="009B3A0C" w14:paraId="15480C47" w14:textId="77777777" w:rsidTr="0037735E">
        <w:trPr>
          <w:cantSplit/>
          <w:trHeight w:val="174"/>
        </w:trPr>
        <w:tc>
          <w:tcPr>
            <w:tcW w:w="654" w:type="dxa"/>
            <w:tcBorders>
              <w:top w:val="single" w:sz="6" w:space="0" w:color="auto"/>
              <w:left w:val="single" w:sz="4" w:space="0" w:color="auto"/>
              <w:bottom w:val="single" w:sz="6" w:space="0" w:color="auto"/>
            </w:tcBorders>
            <w:vAlign w:val="bottom"/>
          </w:tcPr>
          <w:p w14:paraId="7FB4672E" w14:textId="77777777" w:rsidR="006E1B59" w:rsidRDefault="00262008" w:rsidP="006E1B5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Tag/</w:t>
            </w:r>
          </w:p>
          <w:p w14:paraId="15480C33" w14:textId="46E74BB8" w:rsidR="00262008" w:rsidRPr="00F3441B" w:rsidRDefault="00262008">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ID</w:t>
            </w:r>
          </w:p>
        </w:tc>
        <w:tc>
          <w:tcPr>
            <w:tcW w:w="1825" w:type="dxa"/>
            <w:tcBorders>
              <w:top w:val="single" w:sz="6" w:space="0" w:color="auto"/>
              <w:bottom w:val="single" w:sz="6" w:space="0" w:color="auto"/>
            </w:tcBorders>
            <w:vAlign w:val="bottom"/>
          </w:tcPr>
          <w:p w14:paraId="15480C34" w14:textId="77777777" w:rsidR="00262008" w:rsidRPr="00F3441B" w:rsidRDefault="00262008">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Fenestration Type</w:t>
            </w:r>
          </w:p>
        </w:tc>
        <w:tc>
          <w:tcPr>
            <w:tcW w:w="1007" w:type="dxa"/>
            <w:gridSpan w:val="2"/>
            <w:tcBorders>
              <w:top w:val="single" w:sz="6" w:space="0" w:color="auto"/>
              <w:bottom w:val="single" w:sz="6" w:space="0" w:color="auto"/>
            </w:tcBorders>
            <w:vAlign w:val="bottom"/>
          </w:tcPr>
          <w:p w14:paraId="15480C35" w14:textId="77777777" w:rsidR="00262008" w:rsidRPr="00F3441B" w:rsidRDefault="00262008">
            <w:pPr>
              <w:keepNext/>
              <w:jc w:val="center"/>
              <w:rPr>
                <w:rFonts w:ascii="Calibri" w:hAnsi="Calibri"/>
                <w:sz w:val="18"/>
                <w:szCs w:val="18"/>
              </w:rPr>
            </w:pPr>
            <w:r>
              <w:rPr>
                <w:rFonts w:asciiTheme="minorHAnsi" w:hAnsiTheme="minorHAnsi"/>
                <w:sz w:val="18"/>
                <w:szCs w:val="18"/>
              </w:rPr>
              <w:t>Frame Type</w:t>
            </w:r>
          </w:p>
        </w:tc>
        <w:tc>
          <w:tcPr>
            <w:tcW w:w="1009" w:type="dxa"/>
            <w:tcBorders>
              <w:top w:val="single" w:sz="6" w:space="0" w:color="auto"/>
              <w:bottom w:val="single" w:sz="6" w:space="0" w:color="auto"/>
            </w:tcBorders>
            <w:vAlign w:val="bottom"/>
          </w:tcPr>
          <w:p w14:paraId="15480C36" w14:textId="77777777" w:rsidR="00262008" w:rsidRPr="00F3441B" w:rsidRDefault="00262008">
            <w:pPr>
              <w:keepNext/>
              <w:jc w:val="center"/>
              <w:rPr>
                <w:rFonts w:ascii="Calibri" w:hAnsi="Calibri"/>
                <w:sz w:val="18"/>
                <w:szCs w:val="18"/>
              </w:rPr>
            </w:pPr>
            <w:r w:rsidRPr="00F3441B">
              <w:rPr>
                <w:rFonts w:asciiTheme="minorHAnsi" w:hAnsiTheme="minorHAnsi"/>
                <w:sz w:val="18"/>
                <w:szCs w:val="18"/>
              </w:rPr>
              <w:t>Dynamic Glazing</w:t>
            </w:r>
          </w:p>
        </w:tc>
        <w:tc>
          <w:tcPr>
            <w:tcW w:w="1009" w:type="dxa"/>
            <w:tcBorders>
              <w:top w:val="single" w:sz="6" w:space="0" w:color="auto"/>
              <w:bottom w:val="single" w:sz="6" w:space="0" w:color="auto"/>
            </w:tcBorders>
            <w:tcMar>
              <w:left w:w="58" w:type="dxa"/>
              <w:right w:w="58" w:type="dxa"/>
            </w:tcMar>
            <w:vAlign w:val="bottom"/>
          </w:tcPr>
          <w:p w14:paraId="15480C37" w14:textId="77777777" w:rsidR="00262008" w:rsidRPr="00F3441B" w:rsidRDefault="00262008">
            <w:pPr>
              <w:keepNext/>
              <w:jc w:val="center"/>
              <w:rPr>
                <w:rFonts w:asciiTheme="minorHAnsi" w:hAnsiTheme="minorHAnsi"/>
                <w:sz w:val="18"/>
                <w:szCs w:val="18"/>
              </w:rPr>
            </w:pPr>
            <w:r w:rsidRPr="00F3441B">
              <w:rPr>
                <w:rFonts w:asciiTheme="minorHAnsi" w:hAnsiTheme="minorHAnsi"/>
                <w:sz w:val="18"/>
                <w:szCs w:val="18"/>
              </w:rPr>
              <w:t>Orientation</w:t>
            </w:r>
          </w:p>
          <w:p w14:paraId="15480C39" w14:textId="1D4F880B" w:rsidR="00262008" w:rsidRPr="00F3441B" w:rsidRDefault="00262008">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N, S, W, E</w:t>
            </w:r>
          </w:p>
        </w:tc>
        <w:tc>
          <w:tcPr>
            <w:tcW w:w="1009" w:type="dxa"/>
            <w:tcBorders>
              <w:top w:val="single" w:sz="6" w:space="0" w:color="auto"/>
              <w:bottom w:val="single" w:sz="6" w:space="0" w:color="auto"/>
            </w:tcBorders>
            <w:vAlign w:val="bottom"/>
          </w:tcPr>
          <w:p w14:paraId="15480C3A" w14:textId="77777777" w:rsidR="00262008" w:rsidRPr="00F3441B" w:rsidRDefault="00262008">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F3441B">
              <w:rPr>
                <w:rFonts w:asciiTheme="minorHAnsi" w:hAnsiTheme="minorHAnsi"/>
                <w:sz w:val="18"/>
                <w:szCs w:val="18"/>
              </w:rPr>
              <w:t>Number of</w:t>
            </w:r>
          </w:p>
          <w:p w14:paraId="15480C3B" w14:textId="77777777" w:rsidR="00262008" w:rsidRPr="00F3441B" w:rsidRDefault="00262008">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Panes</w:t>
            </w:r>
          </w:p>
        </w:tc>
        <w:tc>
          <w:tcPr>
            <w:tcW w:w="1009" w:type="dxa"/>
            <w:tcBorders>
              <w:top w:val="single" w:sz="6" w:space="0" w:color="auto"/>
              <w:bottom w:val="single" w:sz="6" w:space="0" w:color="auto"/>
            </w:tcBorders>
            <w:tcMar>
              <w:left w:w="29" w:type="dxa"/>
              <w:right w:w="29" w:type="dxa"/>
            </w:tcMar>
            <w:vAlign w:val="bottom"/>
          </w:tcPr>
          <w:p w14:paraId="15480C3C" w14:textId="77777777" w:rsidR="00262008" w:rsidRPr="00EA01FA" w:rsidRDefault="00262008">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 xml:space="preserve">Proposed Fenestration Area </w:t>
            </w:r>
            <w:r>
              <w:rPr>
                <w:rFonts w:ascii="Calibri" w:hAnsi="Calibri"/>
                <w:sz w:val="18"/>
                <w:szCs w:val="18"/>
              </w:rPr>
              <w:t>(</w:t>
            </w:r>
            <w:r w:rsidRPr="00F3441B">
              <w:rPr>
                <w:rFonts w:ascii="Calibri" w:hAnsi="Calibri"/>
                <w:sz w:val="18"/>
                <w:szCs w:val="18"/>
              </w:rPr>
              <w:t>ft</w:t>
            </w:r>
            <w:r w:rsidRPr="00B50AFC">
              <w:rPr>
                <w:rFonts w:ascii="Calibri" w:hAnsi="Calibri"/>
                <w:sz w:val="18"/>
                <w:szCs w:val="18"/>
                <w:vertAlign w:val="superscript"/>
              </w:rPr>
              <w:t>2</w:t>
            </w:r>
            <w:r>
              <w:rPr>
                <w:rFonts w:ascii="Calibri" w:hAnsi="Calibri"/>
                <w:sz w:val="18"/>
                <w:szCs w:val="18"/>
              </w:rPr>
              <w:t>)</w:t>
            </w:r>
          </w:p>
        </w:tc>
        <w:tc>
          <w:tcPr>
            <w:tcW w:w="1009" w:type="dxa"/>
            <w:tcBorders>
              <w:top w:val="single" w:sz="6" w:space="0" w:color="auto"/>
              <w:bottom w:val="single" w:sz="6" w:space="0" w:color="auto"/>
            </w:tcBorders>
            <w:tcMar>
              <w:left w:w="29" w:type="dxa"/>
              <w:right w:w="29" w:type="dxa"/>
            </w:tcMar>
            <w:vAlign w:val="bottom"/>
          </w:tcPr>
          <w:p w14:paraId="15480C3D" w14:textId="77777777" w:rsidR="00262008" w:rsidRPr="00EA01FA" w:rsidRDefault="00262008">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 xml:space="preserve">Proposed West Facing Fenestration Area </w:t>
            </w:r>
            <w:r>
              <w:rPr>
                <w:rFonts w:ascii="Calibri" w:hAnsi="Calibri"/>
                <w:sz w:val="18"/>
                <w:szCs w:val="18"/>
              </w:rPr>
              <w:t>(</w:t>
            </w:r>
            <w:r w:rsidRPr="00F3441B">
              <w:rPr>
                <w:rFonts w:ascii="Calibri" w:hAnsi="Calibri"/>
                <w:sz w:val="18"/>
                <w:szCs w:val="18"/>
              </w:rPr>
              <w:t>ft</w:t>
            </w:r>
            <w:r w:rsidRPr="00B50AFC">
              <w:rPr>
                <w:rFonts w:ascii="Calibri" w:hAnsi="Calibri"/>
                <w:sz w:val="18"/>
                <w:szCs w:val="18"/>
                <w:vertAlign w:val="superscript"/>
              </w:rPr>
              <w:t>2</w:t>
            </w:r>
            <w:r>
              <w:rPr>
                <w:rFonts w:ascii="Calibri" w:hAnsi="Calibri"/>
                <w:sz w:val="18"/>
                <w:szCs w:val="18"/>
              </w:rPr>
              <w:t>)</w:t>
            </w:r>
          </w:p>
        </w:tc>
        <w:tc>
          <w:tcPr>
            <w:tcW w:w="1009" w:type="dxa"/>
            <w:tcBorders>
              <w:top w:val="single" w:sz="6" w:space="0" w:color="auto"/>
              <w:bottom w:val="single" w:sz="6" w:space="0" w:color="auto"/>
            </w:tcBorders>
            <w:vAlign w:val="bottom"/>
          </w:tcPr>
          <w:p w14:paraId="15480C3E" w14:textId="77777777" w:rsidR="00262008" w:rsidRDefault="0026200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15480C3F" w14:textId="77777777" w:rsidR="00262008" w:rsidRPr="00F3441B" w:rsidRDefault="00262008">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U-factor</w:t>
            </w:r>
          </w:p>
        </w:tc>
        <w:tc>
          <w:tcPr>
            <w:tcW w:w="918" w:type="dxa"/>
            <w:tcBorders>
              <w:top w:val="single" w:sz="6" w:space="0" w:color="auto"/>
              <w:bottom w:val="single" w:sz="6" w:space="0" w:color="auto"/>
            </w:tcBorders>
            <w:vAlign w:val="bottom"/>
          </w:tcPr>
          <w:p w14:paraId="2DBB991D" w14:textId="55FBE0A0" w:rsidR="00262008" w:rsidRDefault="0026200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Source</w:t>
            </w:r>
          </w:p>
        </w:tc>
        <w:tc>
          <w:tcPr>
            <w:tcW w:w="990" w:type="dxa"/>
            <w:tcBorders>
              <w:top w:val="single" w:sz="6" w:space="0" w:color="auto"/>
              <w:bottom w:val="single" w:sz="6" w:space="0" w:color="auto"/>
            </w:tcBorders>
            <w:vAlign w:val="bottom"/>
          </w:tcPr>
          <w:p w14:paraId="15480C40" w14:textId="37CF7B57" w:rsidR="00262008" w:rsidRDefault="0026200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15480C41" w14:textId="77777777" w:rsidR="00262008" w:rsidRPr="00F3441B" w:rsidRDefault="00262008">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SHGC</w:t>
            </w:r>
          </w:p>
        </w:tc>
        <w:tc>
          <w:tcPr>
            <w:tcW w:w="900" w:type="dxa"/>
            <w:tcBorders>
              <w:top w:val="single" w:sz="6" w:space="0" w:color="auto"/>
              <w:bottom w:val="single" w:sz="6" w:space="0" w:color="auto"/>
            </w:tcBorders>
            <w:vAlign w:val="bottom"/>
          </w:tcPr>
          <w:p w14:paraId="15480C42" w14:textId="77777777" w:rsidR="00262008" w:rsidRPr="00F3441B" w:rsidRDefault="00262008">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Source</w:t>
            </w:r>
          </w:p>
        </w:tc>
        <w:tc>
          <w:tcPr>
            <w:tcW w:w="990" w:type="dxa"/>
            <w:gridSpan w:val="2"/>
            <w:tcBorders>
              <w:top w:val="single" w:sz="6" w:space="0" w:color="auto"/>
              <w:bottom w:val="single" w:sz="6" w:space="0" w:color="auto"/>
            </w:tcBorders>
            <w:vAlign w:val="bottom"/>
          </w:tcPr>
          <w:p w14:paraId="15480C43" w14:textId="77777777" w:rsidR="00262008" w:rsidRPr="00F3441B" w:rsidRDefault="00262008">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Exterior</w:t>
            </w:r>
          </w:p>
          <w:p w14:paraId="15480C44" w14:textId="77777777" w:rsidR="00262008" w:rsidRPr="00F3441B" w:rsidRDefault="00262008">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Shading</w:t>
            </w:r>
          </w:p>
          <w:p w14:paraId="15480C45" w14:textId="77777777" w:rsidR="00262008" w:rsidRPr="00F3441B" w:rsidRDefault="0026200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Device</w:t>
            </w:r>
          </w:p>
        </w:tc>
        <w:tc>
          <w:tcPr>
            <w:tcW w:w="1266" w:type="dxa"/>
            <w:tcBorders>
              <w:top w:val="single" w:sz="6" w:space="0" w:color="auto"/>
              <w:bottom w:val="single" w:sz="6" w:space="0" w:color="auto"/>
              <w:right w:val="single" w:sz="4" w:space="0" w:color="auto"/>
            </w:tcBorders>
            <w:vAlign w:val="bottom"/>
          </w:tcPr>
          <w:p w14:paraId="15480C46" w14:textId="77777777" w:rsidR="00262008" w:rsidRPr="00F3441B" w:rsidRDefault="0026200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Combined SHGC from CF1R-ENV-03</w:t>
            </w:r>
          </w:p>
        </w:tc>
      </w:tr>
      <w:tr w:rsidR="00262008" w:rsidRPr="009B3A0C" w14:paraId="15480C57" w14:textId="77777777" w:rsidTr="0037735E">
        <w:trPr>
          <w:cantSplit/>
          <w:trHeight w:val="143"/>
        </w:trPr>
        <w:tc>
          <w:tcPr>
            <w:tcW w:w="654" w:type="dxa"/>
            <w:tcBorders>
              <w:top w:val="single" w:sz="6" w:space="0" w:color="auto"/>
              <w:left w:val="single" w:sz="4" w:space="0" w:color="auto"/>
              <w:bottom w:val="single" w:sz="6" w:space="0" w:color="auto"/>
            </w:tcBorders>
            <w:tcMar>
              <w:left w:w="58" w:type="dxa"/>
              <w:right w:w="58" w:type="dxa"/>
            </w:tcMar>
          </w:tcPr>
          <w:p w14:paraId="15480C48" w14:textId="77777777" w:rsidR="00262008" w:rsidRPr="00F3441B" w:rsidRDefault="00262008" w:rsidP="00D33F15">
            <w:pPr>
              <w:keepNext/>
              <w:tabs>
                <w:tab w:val="left" w:pos="576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 xml:space="preserve"> </w:t>
            </w:r>
            <w:r>
              <w:rPr>
                <w:rFonts w:ascii="Calibri" w:hAnsi="Calibri"/>
                <w:sz w:val="18"/>
                <w:szCs w:val="18"/>
              </w:rPr>
              <w:t>User Input: String (max 50 characters)&gt;&gt;</w:t>
            </w:r>
          </w:p>
        </w:tc>
        <w:tc>
          <w:tcPr>
            <w:tcW w:w="1825" w:type="dxa"/>
            <w:tcBorders>
              <w:top w:val="single" w:sz="6" w:space="0" w:color="auto"/>
              <w:bottom w:val="single" w:sz="6" w:space="0" w:color="auto"/>
            </w:tcBorders>
          </w:tcPr>
          <w:p w14:paraId="0B39DE11" w14:textId="778690D7" w:rsidR="00262008" w:rsidRDefault="00262008" w:rsidP="006E1B59">
            <w:pPr>
              <w:keepNext/>
              <w:tabs>
                <w:tab w:val="left" w:pos="576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 xml:space="preserve"> </w:t>
            </w:r>
            <w:r>
              <w:rPr>
                <w:rFonts w:ascii="Calibri" w:hAnsi="Calibri"/>
                <w:sz w:val="18"/>
                <w:szCs w:val="18"/>
              </w:rPr>
              <w:t xml:space="preserve">User </w:t>
            </w:r>
            <w:r w:rsidR="006E1B59">
              <w:rPr>
                <w:rFonts w:ascii="Calibri" w:hAnsi="Calibri"/>
                <w:sz w:val="18"/>
                <w:szCs w:val="18"/>
              </w:rPr>
              <w:t>selects from list:</w:t>
            </w:r>
          </w:p>
          <w:p w14:paraId="5D59751B" w14:textId="77777777" w:rsidR="006E1B59" w:rsidRDefault="006E1B59" w:rsidP="006E1B59">
            <w:pPr>
              <w:keepNext/>
              <w:tabs>
                <w:tab w:val="left" w:pos="5760"/>
                <w:tab w:val="left" w:pos="7212"/>
              </w:tabs>
              <w:jc w:val="center"/>
              <w:rPr>
                <w:rFonts w:ascii="Calibri" w:hAnsi="Calibri"/>
                <w:sz w:val="18"/>
                <w:szCs w:val="18"/>
              </w:rPr>
            </w:pPr>
            <w:r>
              <w:rPr>
                <w:rFonts w:ascii="Calibri" w:hAnsi="Calibri"/>
                <w:sz w:val="18"/>
                <w:szCs w:val="18"/>
              </w:rPr>
              <w:t>*fixed window,</w:t>
            </w:r>
          </w:p>
          <w:p w14:paraId="1848AD6A" w14:textId="77777777" w:rsidR="006E1B59" w:rsidRDefault="006E1B59" w:rsidP="006E1B59">
            <w:pPr>
              <w:keepNext/>
              <w:tabs>
                <w:tab w:val="left" w:pos="5760"/>
                <w:tab w:val="left" w:pos="7212"/>
              </w:tabs>
              <w:jc w:val="center"/>
              <w:rPr>
                <w:rFonts w:ascii="Calibri" w:hAnsi="Calibri"/>
                <w:sz w:val="18"/>
                <w:szCs w:val="18"/>
              </w:rPr>
            </w:pPr>
            <w:r>
              <w:rPr>
                <w:rFonts w:ascii="Calibri" w:hAnsi="Calibri"/>
                <w:sz w:val="18"/>
                <w:szCs w:val="18"/>
              </w:rPr>
              <w:t>*operable window,</w:t>
            </w:r>
          </w:p>
          <w:p w14:paraId="7E676C1F" w14:textId="77777777" w:rsidR="006E1B59" w:rsidRDefault="006E1B59" w:rsidP="006E1B59">
            <w:pPr>
              <w:keepNext/>
              <w:tabs>
                <w:tab w:val="left" w:pos="5760"/>
                <w:tab w:val="left" w:pos="7212"/>
              </w:tabs>
              <w:jc w:val="center"/>
              <w:rPr>
                <w:rFonts w:ascii="Calibri" w:hAnsi="Calibri"/>
                <w:sz w:val="18"/>
                <w:szCs w:val="18"/>
              </w:rPr>
            </w:pPr>
            <w:r>
              <w:rPr>
                <w:rFonts w:ascii="Calibri" w:hAnsi="Calibri"/>
                <w:sz w:val="18"/>
                <w:szCs w:val="18"/>
              </w:rPr>
              <w:t>*skylight</w:t>
            </w:r>
          </w:p>
          <w:p w14:paraId="6ED0519D" w14:textId="77777777" w:rsidR="006E1B59" w:rsidRDefault="006E1B59" w:rsidP="006E1B59">
            <w:pPr>
              <w:keepNext/>
              <w:tabs>
                <w:tab w:val="left" w:pos="5760"/>
                <w:tab w:val="left" w:pos="7212"/>
              </w:tabs>
              <w:jc w:val="center"/>
              <w:rPr>
                <w:rFonts w:ascii="Calibri" w:hAnsi="Calibri"/>
                <w:sz w:val="18"/>
                <w:szCs w:val="18"/>
              </w:rPr>
            </w:pPr>
            <w:r>
              <w:rPr>
                <w:rFonts w:ascii="Calibri" w:hAnsi="Calibri"/>
                <w:sz w:val="18"/>
                <w:szCs w:val="18"/>
              </w:rPr>
              <w:t>*tubular skylight (only allow if A14 contains Installing ≤ 3 ft</w:t>
            </w:r>
            <w:r>
              <w:rPr>
                <w:rFonts w:ascii="Calibri" w:hAnsi="Calibri"/>
                <w:sz w:val="18"/>
                <w:szCs w:val="18"/>
                <w:vertAlign w:val="superscript"/>
              </w:rPr>
              <w:t>2</w:t>
            </w:r>
            <w:r>
              <w:rPr>
                <w:rFonts w:ascii="Calibri" w:hAnsi="Calibri"/>
                <w:sz w:val="18"/>
                <w:szCs w:val="18"/>
              </w:rPr>
              <w:t xml:space="preserve"> tubular skylight),</w:t>
            </w:r>
          </w:p>
          <w:p w14:paraId="15480C49" w14:textId="6B984F5A" w:rsidR="006E1B59" w:rsidRPr="006E1B59" w:rsidRDefault="006E1B59" w:rsidP="006E1B59">
            <w:pPr>
              <w:keepNext/>
              <w:tabs>
                <w:tab w:val="left" w:pos="5760"/>
                <w:tab w:val="left" w:pos="7212"/>
              </w:tabs>
              <w:jc w:val="center"/>
              <w:rPr>
                <w:rFonts w:ascii="Calibri" w:hAnsi="Calibri"/>
                <w:sz w:val="18"/>
                <w:szCs w:val="18"/>
              </w:rPr>
            </w:pPr>
            <w:r>
              <w:rPr>
                <w:rFonts w:ascii="Calibri" w:hAnsi="Calibri"/>
                <w:sz w:val="18"/>
                <w:szCs w:val="18"/>
              </w:rPr>
              <w:t>*glass in door (only allow if A14 contains Installing ≤ 3 ft</w:t>
            </w:r>
            <w:r>
              <w:rPr>
                <w:rFonts w:ascii="Calibri" w:hAnsi="Calibri"/>
                <w:sz w:val="18"/>
                <w:szCs w:val="18"/>
                <w:vertAlign w:val="superscript"/>
              </w:rPr>
              <w:t>2</w:t>
            </w:r>
            <w:r>
              <w:rPr>
                <w:rFonts w:ascii="Calibri" w:hAnsi="Calibri"/>
                <w:sz w:val="18"/>
                <w:szCs w:val="18"/>
              </w:rPr>
              <w:t xml:space="preserve"> glass in door&gt;&gt;</w:t>
            </w:r>
          </w:p>
        </w:tc>
        <w:tc>
          <w:tcPr>
            <w:tcW w:w="1007" w:type="dxa"/>
            <w:gridSpan w:val="2"/>
            <w:tcBorders>
              <w:top w:val="single" w:sz="6" w:space="0" w:color="auto"/>
              <w:bottom w:val="single" w:sz="6" w:space="0" w:color="auto"/>
            </w:tcBorders>
            <w:tcMar>
              <w:left w:w="29" w:type="dxa"/>
              <w:right w:w="29" w:type="dxa"/>
            </w:tcMar>
          </w:tcPr>
          <w:p w14:paraId="15480C4A" w14:textId="77777777" w:rsidR="00262008" w:rsidRPr="00F3441B" w:rsidRDefault="00262008" w:rsidP="009D402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 xml:space="preserve"> User selects from list</w:t>
            </w:r>
            <w:r>
              <w:rPr>
                <w:rFonts w:ascii="Calibri" w:hAnsi="Calibri"/>
                <w:sz w:val="18"/>
                <w:szCs w:val="18"/>
              </w:rPr>
              <w:t>:</w:t>
            </w:r>
            <w:r w:rsidRPr="00F3441B">
              <w:rPr>
                <w:rFonts w:ascii="Calibri" w:hAnsi="Calibri"/>
                <w:sz w:val="18"/>
                <w:szCs w:val="18"/>
              </w:rPr>
              <w:t xml:space="preserve"> </w:t>
            </w:r>
            <w:r>
              <w:rPr>
                <w:rFonts w:ascii="Calibri" w:hAnsi="Calibri"/>
                <w:sz w:val="18"/>
                <w:szCs w:val="18"/>
              </w:rPr>
              <w:t>Metal, Metal Thermal Break and non-metal&gt;&gt;</w:t>
            </w:r>
          </w:p>
        </w:tc>
        <w:tc>
          <w:tcPr>
            <w:tcW w:w="1009" w:type="dxa"/>
            <w:tcBorders>
              <w:top w:val="single" w:sz="6" w:space="0" w:color="auto"/>
              <w:bottom w:val="single" w:sz="6" w:space="0" w:color="auto"/>
            </w:tcBorders>
            <w:tcMar>
              <w:left w:w="14" w:type="dxa"/>
              <w:right w:w="14" w:type="dxa"/>
            </w:tcMar>
          </w:tcPr>
          <w:p w14:paraId="15480C4B" w14:textId="77777777" w:rsidR="00262008" w:rsidRPr="00F3441B" w:rsidRDefault="00262008" w:rsidP="009D402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 xml:space="preserve"> User selects from list</w:t>
            </w:r>
            <w:r>
              <w:rPr>
                <w:rFonts w:ascii="Calibri" w:hAnsi="Calibri"/>
                <w:sz w:val="18"/>
                <w:szCs w:val="18"/>
              </w:rPr>
              <w:t>:</w:t>
            </w:r>
            <w:r w:rsidRPr="00F3441B">
              <w:rPr>
                <w:rFonts w:ascii="Calibri" w:hAnsi="Calibri"/>
                <w:sz w:val="18"/>
                <w:szCs w:val="18"/>
              </w:rPr>
              <w:t xml:space="preserve"> NONE, Chromogenic Glazing, Integrated Shading devi</w:t>
            </w:r>
            <w:r>
              <w:rPr>
                <w:rFonts w:ascii="Calibri" w:hAnsi="Calibri"/>
                <w:sz w:val="18"/>
                <w:szCs w:val="18"/>
              </w:rPr>
              <w:t>c</w:t>
            </w:r>
            <w:r w:rsidRPr="00F3441B">
              <w:rPr>
                <w:rFonts w:ascii="Calibri" w:hAnsi="Calibri"/>
                <w:sz w:val="18"/>
                <w:szCs w:val="18"/>
              </w:rPr>
              <w:t>e</w:t>
            </w:r>
            <w:r>
              <w:rPr>
                <w:rFonts w:ascii="Calibri" w:hAnsi="Calibri"/>
                <w:sz w:val="18"/>
                <w:szCs w:val="18"/>
              </w:rPr>
              <w:t>&gt;&gt;</w:t>
            </w:r>
          </w:p>
        </w:tc>
        <w:tc>
          <w:tcPr>
            <w:tcW w:w="1009" w:type="dxa"/>
            <w:tcBorders>
              <w:top w:val="single" w:sz="6" w:space="0" w:color="auto"/>
              <w:bottom w:val="single" w:sz="6" w:space="0" w:color="auto"/>
            </w:tcBorders>
          </w:tcPr>
          <w:p w14:paraId="15480C4C" w14:textId="77777777" w:rsidR="00262008" w:rsidRPr="00F3441B" w:rsidRDefault="00262008" w:rsidP="00A60720">
            <w:pPr>
              <w:keepNext/>
              <w:tabs>
                <w:tab w:val="left" w:pos="342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User selects from list</w:t>
            </w:r>
            <w:r>
              <w:rPr>
                <w:rFonts w:ascii="Calibri" w:hAnsi="Calibri"/>
                <w:sz w:val="18"/>
                <w:szCs w:val="18"/>
              </w:rPr>
              <w:t>:</w:t>
            </w:r>
            <w:r w:rsidRPr="00F3441B">
              <w:rPr>
                <w:rFonts w:ascii="Calibri" w:hAnsi="Calibri"/>
                <w:sz w:val="18"/>
                <w:szCs w:val="18"/>
              </w:rPr>
              <w:t xml:space="preserve"> North, East, South and West</w:t>
            </w:r>
            <w:r>
              <w:rPr>
                <w:rFonts w:ascii="Calibri" w:hAnsi="Calibri"/>
                <w:sz w:val="18"/>
                <w:szCs w:val="18"/>
              </w:rPr>
              <w:t>&gt;&gt;</w:t>
            </w:r>
          </w:p>
        </w:tc>
        <w:tc>
          <w:tcPr>
            <w:tcW w:w="1009" w:type="dxa"/>
            <w:tcBorders>
              <w:top w:val="single" w:sz="6" w:space="0" w:color="auto"/>
              <w:bottom w:val="single" w:sz="6" w:space="0" w:color="auto"/>
            </w:tcBorders>
          </w:tcPr>
          <w:p w14:paraId="15480C4D" w14:textId="77777777" w:rsidR="00262008" w:rsidRPr="00F3441B" w:rsidRDefault="00262008" w:rsidP="00A60720">
            <w:pPr>
              <w:keepNext/>
              <w:tabs>
                <w:tab w:val="left" w:pos="342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User selects from list</w:t>
            </w:r>
            <w:r>
              <w:rPr>
                <w:rFonts w:ascii="Calibri" w:hAnsi="Calibri"/>
                <w:sz w:val="18"/>
                <w:szCs w:val="18"/>
              </w:rPr>
              <w:t>:</w:t>
            </w:r>
            <w:r w:rsidRPr="00F3441B">
              <w:rPr>
                <w:rFonts w:ascii="Calibri" w:hAnsi="Calibri"/>
                <w:sz w:val="18"/>
                <w:szCs w:val="18"/>
              </w:rPr>
              <w:t xml:space="preserve"> Single</w:t>
            </w:r>
            <w:r>
              <w:rPr>
                <w:rFonts w:ascii="Calibri" w:hAnsi="Calibri"/>
                <w:sz w:val="18"/>
                <w:szCs w:val="18"/>
              </w:rPr>
              <w:t xml:space="preserve"> pane</w:t>
            </w:r>
            <w:r w:rsidRPr="00F3441B">
              <w:rPr>
                <w:rFonts w:ascii="Calibri" w:hAnsi="Calibri"/>
                <w:sz w:val="18"/>
                <w:szCs w:val="18"/>
              </w:rPr>
              <w:t xml:space="preserve">, Double </w:t>
            </w:r>
            <w:r>
              <w:rPr>
                <w:rFonts w:ascii="Calibri" w:hAnsi="Calibri"/>
                <w:sz w:val="18"/>
                <w:szCs w:val="18"/>
              </w:rPr>
              <w:t xml:space="preserve">pane </w:t>
            </w:r>
            <w:r w:rsidRPr="00F3441B">
              <w:rPr>
                <w:rFonts w:ascii="Calibri" w:hAnsi="Calibri"/>
                <w:sz w:val="18"/>
                <w:szCs w:val="18"/>
              </w:rPr>
              <w:t>and Triple</w:t>
            </w:r>
            <w:r>
              <w:rPr>
                <w:rFonts w:ascii="Calibri" w:hAnsi="Calibri"/>
                <w:sz w:val="18"/>
                <w:szCs w:val="18"/>
              </w:rPr>
              <w:t xml:space="preserve"> pane&gt;&gt;</w:t>
            </w:r>
          </w:p>
        </w:tc>
        <w:tc>
          <w:tcPr>
            <w:tcW w:w="1009" w:type="dxa"/>
            <w:tcBorders>
              <w:top w:val="single" w:sz="6" w:space="0" w:color="auto"/>
              <w:bottom w:val="single" w:sz="6" w:space="0" w:color="auto"/>
            </w:tcBorders>
          </w:tcPr>
          <w:p w14:paraId="15480C4E" w14:textId="77777777" w:rsidR="00262008" w:rsidRDefault="00262008" w:rsidP="00A60720">
            <w:pPr>
              <w:keepNext/>
              <w:tabs>
                <w:tab w:val="left" w:pos="342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 xml:space="preserve"> If I0</w:t>
            </w:r>
            <w:r>
              <w:rPr>
                <w:rFonts w:ascii="Calibri" w:hAnsi="Calibri"/>
                <w:sz w:val="18"/>
                <w:szCs w:val="18"/>
              </w:rPr>
              <w:t>5</w:t>
            </w:r>
            <w:r w:rsidRPr="00F3441B">
              <w:rPr>
                <w:rFonts w:ascii="Calibri" w:hAnsi="Calibri"/>
                <w:sz w:val="18"/>
                <w:szCs w:val="18"/>
              </w:rPr>
              <w:t xml:space="preserve"> equals North, East or South, then enter user defined number in this column</w:t>
            </w:r>
            <w:r>
              <w:rPr>
                <w:rFonts w:ascii="Calibri" w:hAnsi="Calibri"/>
                <w:sz w:val="18"/>
                <w:szCs w:val="18"/>
              </w:rPr>
              <w:t>&gt;&gt;</w:t>
            </w:r>
          </w:p>
        </w:tc>
        <w:tc>
          <w:tcPr>
            <w:tcW w:w="1009" w:type="dxa"/>
            <w:tcBorders>
              <w:top w:val="single" w:sz="6" w:space="0" w:color="auto"/>
              <w:bottom w:val="single" w:sz="6" w:space="0" w:color="auto"/>
            </w:tcBorders>
          </w:tcPr>
          <w:p w14:paraId="15480C4F" w14:textId="77777777" w:rsidR="00262008" w:rsidRDefault="00262008" w:rsidP="00A60720">
            <w:pPr>
              <w:keepNext/>
              <w:tabs>
                <w:tab w:val="left" w:pos="342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 xml:space="preserve"> If I0</w:t>
            </w:r>
            <w:r>
              <w:rPr>
                <w:rFonts w:ascii="Calibri" w:hAnsi="Calibri"/>
                <w:sz w:val="18"/>
                <w:szCs w:val="18"/>
              </w:rPr>
              <w:t>5</w:t>
            </w:r>
            <w:r w:rsidRPr="00F3441B">
              <w:rPr>
                <w:rFonts w:ascii="Calibri" w:hAnsi="Calibri"/>
                <w:sz w:val="18"/>
                <w:szCs w:val="18"/>
              </w:rPr>
              <w:t xml:space="preserve"> equals West, then enter user defined number in this column</w:t>
            </w:r>
            <w:r>
              <w:rPr>
                <w:rFonts w:ascii="Calibri" w:hAnsi="Calibri"/>
                <w:sz w:val="18"/>
                <w:szCs w:val="18"/>
              </w:rPr>
              <w:t>&gt;&gt;</w:t>
            </w:r>
          </w:p>
        </w:tc>
        <w:tc>
          <w:tcPr>
            <w:tcW w:w="1009" w:type="dxa"/>
            <w:tcBorders>
              <w:top w:val="single" w:sz="6" w:space="0" w:color="auto"/>
              <w:bottom w:val="single" w:sz="6" w:space="0" w:color="auto"/>
            </w:tcBorders>
          </w:tcPr>
          <w:p w14:paraId="15480C50" w14:textId="77777777" w:rsidR="00262008" w:rsidRPr="00F3441B" w:rsidRDefault="00262008" w:rsidP="005E2FCA">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r w:rsidRPr="00F3441B">
              <w:rPr>
                <w:rFonts w:ascii="Calibri" w:hAnsi="Calibri"/>
                <w:sz w:val="18"/>
                <w:szCs w:val="18"/>
              </w:rPr>
              <w:t xml:space="preserve"> </w:t>
            </w:r>
          </w:p>
        </w:tc>
        <w:tc>
          <w:tcPr>
            <w:tcW w:w="918" w:type="dxa"/>
            <w:tcBorders>
              <w:top w:val="single" w:sz="6" w:space="0" w:color="auto"/>
              <w:bottom w:val="single" w:sz="6" w:space="0" w:color="auto"/>
            </w:tcBorders>
          </w:tcPr>
          <w:p w14:paraId="0CC182A7" w14:textId="006F7A3A" w:rsidR="00262008" w:rsidRDefault="00262008">
            <w:pPr>
              <w:keepNext/>
              <w:jc w:val="center"/>
              <w:rPr>
                <w:rFonts w:ascii="Calibri" w:hAnsi="Calibri"/>
                <w:sz w:val="18"/>
                <w:szCs w:val="18"/>
              </w:rPr>
            </w:pPr>
            <w:r>
              <w:rPr>
                <w:rFonts w:ascii="Calibri" w:hAnsi="Calibri"/>
                <w:sz w:val="18"/>
                <w:szCs w:val="18"/>
              </w:rPr>
              <w:t>&lt;&lt;</w:t>
            </w:r>
            <w:r w:rsidRPr="00F3441B">
              <w:rPr>
                <w:rFonts w:ascii="Calibri" w:hAnsi="Calibri"/>
                <w:sz w:val="18"/>
                <w:szCs w:val="18"/>
              </w:rPr>
              <w:t xml:space="preserve">User selects from list: </w:t>
            </w:r>
            <w:r>
              <w:rPr>
                <w:rFonts w:ascii="Calibri" w:hAnsi="Calibri"/>
                <w:sz w:val="18"/>
                <w:szCs w:val="18"/>
              </w:rPr>
              <w:t>NFRC, Tables 110.6-A and 110.6-B, Equations NA6-1 and NA6-2</w:t>
            </w:r>
            <w:r w:rsidR="002247F6">
              <w:rPr>
                <w:rFonts w:ascii="Calibri" w:hAnsi="Calibri"/>
                <w:sz w:val="18"/>
                <w:szCs w:val="18"/>
              </w:rPr>
              <w:t>, or Area-weighted Average Worksheet (ENV-02)</w:t>
            </w:r>
            <w:r>
              <w:rPr>
                <w:rFonts w:ascii="Calibri" w:hAnsi="Calibri"/>
                <w:sz w:val="18"/>
                <w:szCs w:val="18"/>
              </w:rPr>
              <w:t>&gt;&gt;</w:t>
            </w:r>
          </w:p>
        </w:tc>
        <w:tc>
          <w:tcPr>
            <w:tcW w:w="990" w:type="dxa"/>
            <w:tcBorders>
              <w:top w:val="single" w:sz="6" w:space="0" w:color="auto"/>
              <w:bottom w:val="single" w:sz="6" w:space="0" w:color="auto"/>
            </w:tcBorders>
          </w:tcPr>
          <w:p w14:paraId="15480C51" w14:textId="10EDC594" w:rsidR="00262008" w:rsidRPr="00F3441B" w:rsidRDefault="00262008" w:rsidP="00A60720">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900" w:type="dxa"/>
            <w:tcBorders>
              <w:top w:val="single" w:sz="6" w:space="0" w:color="auto"/>
              <w:bottom w:val="single" w:sz="6" w:space="0" w:color="auto"/>
            </w:tcBorders>
          </w:tcPr>
          <w:p w14:paraId="15480C52" w14:textId="4FB0A8C2" w:rsidR="00262008" w:rsidRDefault="00262008">
            <w:pPr>
              <w:keepNext/>
              <w:jc w:val="center"/>
              <w:rPr>
                <w:rFonts w:ascii="Calibri" w:hAnsi="Calibri" w:cs="Tahoma"/>
                <w:sz w:val="18"/>
                <w:szCs w:val="18"/>
              </w:rPr>
            </w:pPr>
            <w:r>
              <w:rPr>
                <w:rFonts w:ascii="Calibri" w:hAnsi="Calibri"/>
                <w:sz w:val="18"/>
                <w:szCs w:val="18"/>
              </w:rPr>
              <w:t>&lt;&lt;</w:t>
            </w:r>
            <w:r w:rsidRPr="00F3441B">
              <w:rPr>
                <w:rFonts w:ascii="Calibri" w:hAnsi="Calibri"/>
                <w:sz w:val="18"/>
                <w:szCs w:val="18"/>
              </w:rPr>
              <w:t xml:space="preserve">User selects from list: </w:t>
            </w:r>
            <w:r>
              <w:rPr>
                <w:rFonts w:ascii="Calibri" w:hAnsi="Calibri"/>
                <w:sz w:val="18"/>
                <w:szCs w:val="18"/>
              </w:rPr>
              <w:t>NFRC, Tables 110.6-A and 110.6-B, Equations NA6-1 and NA6-2</w:t>
            </w:r>
            <w:r w:rsidR="002247F6">
              <w:rPr>
                <w:rFonts w:ascii="Calibri" w:hAnsi="Calibri"/>
                <w:sz w:val="18"/>
                <w:szCs w:val="18"/>
              </w:rPr>
              <w:t>, or Area-weighted Average Worksheet (ENV-02)</w:t>
            </w:r>
            <w:r>
              <w:rPr>
                <w:rFonts w:ascii="Calibri" w:hAnsi="Calibri"/>
                <w:sz w:val="18"/>
                <w:szCs w:val="18"/>
              </w:rPr>
              <w:t>&gt;&gt;</w:t>
            </w:r>
          </w:p>
        </w:tc>
        <w:tc>
          <w:tcPr>
            <w:tcW w:w="990" w:type="dxa"/>
            <w:gridSpan w:val="2"/>
            <w:tcBorders>
              <w:top w:val="single" w:sz="6" w:space="0" w:color="auto"/>
              <w:bottom w:val="single" w:sz="6" w:space="0" w:color="auto"/>
            </w:tcBorders>
          </w:tcPr>
          <w:p w14:paraId="15480C53" w14:textId="77777777" w:rsidR="00262008" w:rsidRPr="00F3441B" w:rsidRDefault="00262008" w:rsidP="00A60720">
            <w:pPr>
              <w:keepNext/>
              <w:jc w:val="center"/>
              <w:rPr>
                <w:rFonts w:ascii="Calibri" w:hAnsi="Calibri"/>
                <w:sz w:val="18"/>
                <w:szCs w:val="18"/>
              </w:rPr>
            </w:pPr>
            <w:r>
              <w:rPr>
                <w:rFonts w:ascii="Calibri" w:hAnsi="Calibri"/>
                <w:sz w:val="18"/>
                <w:szCs w:val="18"/>
              </w:rPr>
              <w:t>&lt;&lt;User selects from list: Drop Arm Awnings, Louvered Sun Screen, Low Sun Angle Louvered Sun Screen, None, Operable Awnings, South-facing Overhang, Retractable Awnings,  Roll Down Blinds Or Slats, Standard Bug Screen, Sun Screen, Vertical Roller Or Shades&gt;&gt;</w:t>
            </w:r>
          </w:p>
        </w:tc>
        <w:tc>
          <w:tcPr>
            <w:tcW w:w="1266" w:type="dxa"/>
            <w:tcBorders>
              <w:top w:val="single" w:sz="6" w:space="0" w:color="auto"/>
              <w:bottom w:val="single" w:sz="6" w:space="0" w:color="auto"/>
              <w:right w:val="single" w:sz="4" w:space="0" w:color="auto"/>
            </w:tcBorders>
          </w:tcPr>
          <w:p w14:paraId="15480C54" w14:textId="47470254" w:rsidR="00262008" w:rsidRPr="00F3441B" w:rsidRDefault="00262008" w:rsidP="009D402E">
            <w:pPr>
              <w:keepNext/>
              <w:jc w:val="center"/>
              <w:rPr>
                <w:rFonts w:ascii="Calibri" w:hAnsi="Calibri"/>
                <w:sz w:val="18"/>
                <w:szCs w:val="18"/>
              </w:rPr>
            </w:pPr>
            <w:r>
              <w:rPr>
                <w:rFonts w:ascii="Calibri" w:hAnsi="Calibri"/>
                <w:sz w:val="18"/>
                <w:szCs w:val="18"/>
              </w:rPr>
              <w:t>&lt;&lt;If I13 equal to None, or I04 contains Chromogenic glazing, then report N/A;</w:t>
            </w:r>
          </w:p>
          <w:p w14:paraId="15480C55" w14:textId="77777777" w:rsidR="00262008" w:rsidRPr="00F3441B" w:rsidRDefault="00262008" w:rsidP="009D402E">
            <w:pPr>
              <w:keepNext/>
              <w:jc w:val="center"/>
              <w:rPr>
                <w:rFonts w:ascii="Calibri" w:hAnsi="Calibri"/>
                <w:sz w:val="18"/>
                <w:szCs w:val="18"/>
              </w:rPr>
            </w:pPr>
          </w:p>
          <w:p w14:paraId="15480C56" w14:textId="77777777" w:rsidR="00262008" w:rsidRPr="00F3441B" w:rsidRDefault="00262008" w:rsidP="009D402E">
            <w:pPr>
              <w:keepNext/>
              <w:jc w:val="center"/>
              <w:rPr>
                <w:rFonts w:ascii="Calibri" w:hAnsi="Calibri"/>
                <w:sz w:val="18"/>
                <w:szCs w:val="18"/>
              </w:rPr>
            </w:pPr>
            <w:r>
              <w:rPr>
                <w:rFonts w:ascii="Calibri" w:hAnsi="Calibri"/>
                <w:sz w:val="18"/>
                <w:szCs w:val="18"/>
              </w:rPr>
              <w:t>Else report value from CF1R-ENV-03&gt;&gt;</w:t>
            </w:r>
          </w:p>
        </w:tc>
      </w:tr>
      <w:tr w:rsidR="00262008" w:rsidRPr="009B3A0C" w14:paraId="15480C5B" w14:textId="77777777" w:rsidTr="0037735E">
        <w:trPr>
          <w:cantSplit/>
          <w:trHeight w:val="143"/>
        </w:trPr>
        <w:tc>
          <w:tcPr>
            <w:tcW w:w="654" w:type="dxa"/>
            <w:tcBorders>
              <w:top w:val="single" w:sz="6" w:space="0" w:color="auto"/>
              <w:left w:val="single" w:sz="4" w:space="0" w:color="auto"/>
              <w:bottom w:val="single" w:sz="6" w:space="0" w:color="auto"/>
            </w:tcBorders>
            <w:vAlign w:val="center"/>
          </w:tcPr>
          <w:p w14:paraId="15480C58" w14:textId="0A312C62" w:rsidR="00262008" w:rsidRDefault="00262008">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15</w:t>
            </w:r>
          </w:p>
        </w:tc>
        <w:tc>
          <w:tcPr>
            <w:tcW w:w="11694" w:type="dxa"/>
            <w:gridSpan w:val="12"/>
            <w:tcBorders>
              <w:top w:val="single" w:sz="6" w:space="0" w:color="auto"/>
              <w:bottom w:val="single" w:sz="6" w:space="0" w:color="auto"/>
            </w:tcBorders>
            <w:vAlign w:val="center"/>
          </w:tcPr>
          <w:p w14:paraId="15480C59" w14:textId="76BE09DF" w:rsidR="00262008" w:rsidRDefault="00262008" w:rsidP="00262008">
            <w:pPr>
              <w:keepNext/>
              <w:rPr>
                <w:rFonts w:ascii="Calibri" w:hAnsi="Calibri"/>
                <w:sz w:val="18"/>
                <w:szCs w:val="18"/>
              </w:rPr>
            </w:pPr>
            <w:r w:rsidRPr="009B3A0C">
              <w:rPr>
                <w:rFonts w:ascii="Calibri" w:hAnsi="Calibri"/>
                <w:sz w:val="18"/>
                <w:szCs w:val="18"/>
              </w:rPr>
              <w:t>Total Proposed Fenestration Area</w:t>
            </w:r>
          </w:p>
        </w:tc>
        <w:tc>
          <w:tcPr>
            <w:tcW w:w="2256" w:type="dxa"/>
            <w:gridSpan w:val="3"/>
            <w:tcBorders>
              <w:top w:val="single" w:sz="6" w:space="0" w:color="auto"/>
              <w:bottom w:val="single" w:sz="6" w:space="0" w:color="auto"/>
              <w:right w:val="single" w:sz="4" w:space="0" w:color="auto"/>
            </w:tcBorders>
            <w:vAlign w:val="center"/>
          </w:tcPr>
          <w:p w14:paraId="15480C5A" w14:textId="77777777" w:rsidR="00262008" w:rsidRPr="009B3A0C" w:rsidRDefault="00262008" w:rsidP="00A60720">
            <w:pPr>
              <w:keepNext/>
              <w:jc w:val="center"/>
              <w:rPr>
                <w:rFonts w:ascii="Calibri" w:hAnsi="Calibri"/>
                <w:sz w:val="18"/>
                <w:szCs w:val="18"/>
              </w:rPr>
            </w:pPr>
            <w:r>
              <w:rPr>
                <w:rFonts w:ascii="Calibri" w:hAnsi="Calibri"/>
                <w:sz w:val="18"/>
                <w:szCs w:val="18"/>
              </w:rPr>
              <w:t>&lt;&lt;calculate (sum of column I07 and I08)&gt;&gt;</w:t>
            </w:r>
          </w:p>
        </w:tc>
      </w:tr>
      <w:tr w:rsidR="00262008" w:rsidRPr="009B3A0C" w14:paraId="15480C5F" w14:textId="77777777" w:rsidTr="0037735E">
        <w:trPr>
          <w:cantSplit/>
          <w:trHeight w:val="143"/>
        </w:trPr>
        <w:tc>
          <w:tcPr>
            <w:tcW w:w="654" w:type="dxa"/>
            <w:tcBorders>
              <w:top w:val="single" w:sz="6" w:space="0" w:color="auto"/>
              <w:left w:val="single" w:sz="4" w:space="0" w:color="auto"/>
              <w:bottom w:val="single" w:sz="6" w:space="0" w:color="auto"/>
            </w:tcBorders>
            <w:vAlign w:val="center"/>
          </w:tcPr>
          <w:p w14:paraId="15480C5C" w14:textId="1B80533E" w:rsidR="00262008" w:rsidRPr="009B3A0C" w:rsidRDefault="00262008" w:rsidP="009D402E">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lastRenderedPageBreak/>
              <w:t>16</w:t>
            </w:r>
          </w:p>
        </w:tc>
        <w:tc>
          <w:tcPr>
            <w:tcW w:w="11694" w:type="dxa"/>
            <w:gridSpan w:val="12"/>
            <w:tcBorders>
              <w:top w:val="single" w:sz="6" w:space="0" w:color="auto"/>
              <w:bottom w:val="single" w:sz="6" w:space="0" w:color="auto"/>
            </w:tcBorders>
            <w:vAlign w:val="center"/>
          </w:tcPr>
          <w:p w14:paraId="15480C5D" w14:textId="1A978338" w:rsidR="00262008" w:rsidRDefault="00262008" w:rsidP="00262008">
            <w:pPr>
              <w:keepNext/>
              <w:rPr>
                <w:rFonts w:ascii="Calibri" w:hAnsi="Calibri"/>
                <w:sz w:val="18"/>
                <w:szCs w:val="18"/>
              </w:rPr>
            </w:pPr>
            <w:r w:rsidRPr="009B3A0C">
              <w:rPr>
                <w:rFonts w:ascii="Calibri" w:hAnsi="Calibri"/>
                <w:sz w:val="18"/>
                <w:szCs w:val="18"/>
              </w:rPr>
              <w:t>Maximum Allowed Fenestration Area</w:t>
            </w:r>
          </w:p>
        </w:tc>
        <w:tc>
          <w:tcPr>
            <w:tcW w:w="2256" w:type="dxa"/>
            <w:gridSpan w:val="3"/>
            <w:tcBorders>
              <w:top w:val="single" w:sz="6" w:space="0" w:color="auto"/>
              <w:bottom w:val="single" w:sz="6" w:space="0" w:color="auto"/>
              <w:right w:val="single" w:sz="4" w:space="0" w:color="auto"/>
            </w:tcBorders>
            <w:vAlign w:val="center"/>
          </w:tcPr>
          <w:p w14:paraId="15480C5E" w14:textId="77777777" w:rsidR="00262008" w:rsidRPr="009B3A0C" w:rsidRDefault="00262008" w:rsidP="004F749D">
            <w:pPr>
              <w:keepNext/>
              <w:jc w:val="center"/>
              <w:rPr>
                <w:rFonts w:ascii="Calibri" w:hAnsi="Calibri"/>
                <w:sz w:val="18"/>
                <w:szCs w:val="18"/>
              </w:rPr>
            </w:pPr>
            <w:r>
              <w:rPr>
                <w:rFonts w:ascii="Calibri" w:hAnsi="Calibri"/>
                <w:sz w:val="18"/>
                <w:szCs w:val="18"/>
              </w:rPr>
              <w:t>&lt;&lt;Report Greatest Value from H02 or H03&gt;&gt;</w:t>
            </w:r>
          </w:p>
        </w:tc>
      </w:tr>
      <w:tr w:rsidR="00262008" w:rsidRPr="009B3A0C" w14:paraId="15480C65" w14:textId="77777777" w:rsidTr="0037735E">
        <w:trPr>
          <w:cantSplit/>
          <w:trHeight w:val="143"/>
        </w:trPr>
        <w:tc>
          <w:tcPr>
            <w:tcW w:w="654" w:type="dxa"/>
            <w:tcBorders>
              <w:top w:val="single" w:sz="6" w:space="0" w:color="auto"/>
              <w:left w:val="single" w:sz="4" w:space="0" w:color="auto"/>
              <w:bottom w:val="single" w:sz="6" w:space="0" w:color="auto"/>
            </w:tcBorders>
            <w:vAlign w:val="center"/>
          </w:tcPr>
          <w:p w14:paraId="15480C60" w14:textId="2506285F" w:rsidR="00262008" w:rsidRPr="009B3A0C" w:rsidRDefault="00262008" w:rsidP="009D402E">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17</w:t>
            </w:r>
          </w:p>
        </w:tc>
        <w:tc>
          <w:tcPr>
            <w:tcW w:w="2824" w:type="dxa"/>
            <w:gridSpan w:val="2"/>
            <w:tcBorders>
              <w:top w:val="single" w:sz="6" w:space="0" w:color="auto"/>
              <w:bottom w:val="single" w:sz="6" w:space="0" w:color="auto"/>
            </w:tcBorders>
            <w:vAlign w:val="center"/>
          </w:tcPr>
          <w:p w14:paraId="15480C61" w14:textId="77777777" w:rsidR="00262008" w:rsidRDefault="00262008" w:rsidP="009D402E">
            <w:pPr>
              <w:keepNext/>
              <w:rPr>
                <w:rFonts w:ascii="Calibri" w:hAnsi="Calibri"/>
                <w:sz w:val="18"/>
                <w:szCs w:val="18"/>
              </w:rPr>
            </w:pPr>
            <w:r>
              <w:rPr>
                <w:rFonts w:ascii="Calibri" w:hAnsi="Calibri"/>
                <w:sz w:val="18"/>
                <w:szCs w:val="18"/>
              </w:rPr>
              <w:t>Compliance Statement</w:t>
            </w:r>
          </w:p>
        </w:tc>
        <w:tc>
          <w:tcPr>
            <w:tcW w:w="11126" w:type="dxa"/>
            <w:gridSpan w:val="13"/>
            <w:tcBorders>
              <w:top w:val="single" w:sz="6" w:space="0" w:color="auto"/>
              <w:bottom w:val="single" w:sz="6" w:space="0" w:color="auto"/>
              <w:right w:val="single" w:sz="4" w:space="0" w:color="auto"/>
            </w:tcBorders>
          </w:tcPr>
          <w:p w14:paraId="15480C62" w14:textId="6E5936F3" w:rsidR="00262008" w:rsidRDefault="00262008" w:rsidP="009D402E">
            <w:pPr>
              <w:keepNext/>
              <w:rPr>
                <w:rFonts w:ascii="Calibri" w:hAnsi="Calibri"/>
                <w:sz w:val="18"/>
                <w:szCs w:val="18"/>
              </w:rPr>
            </w:pPr>
            <w:r>
              <w:rPr>
                <w:rFonts w:ascii="Calibri" w:hAnsi="Calibri"/>
                <w:sz w:val="18"/>
                <w:szCs w:val="18"/>
              </w:rPr>
              <w:t xml:space="preserve">&lt;&lt;If </w:t>
            </w:r>
            <w:r w:rsidR="006E1B59">
              <w:rPr>
                <w:rFonts w:ascii="Calibri" w:hAnsi="Calibri"/>
                <w:sz w:val="18"/>
                <w:szCs w:val="18"/>
              </w:rPr>
              <w:t xml:space="preserve">I15 </w:t>
            </w:r>
            <w:r>
              <w:rPr>
                <w:rFonts w:ascii="Calibri" w:hAnsi="Calibri"/>
                <w:sz w:val="18"/>
                <w:szCs w:val="18"/>
              </w:rPr>
              <w:t>is equal to or less than I1</w:t>
            </w:r>
            <w:r w:rsidR="006E1B59">
              <w:rPr>
                <w:rFonts w:ascii="Calibri" w:hAnsi="Calibri"/>
                <w:sz w:val="18"/>
                <w:szCs w:val="18"/>
              </w:rPr>
              <w:t>6</w:t>
            </w:r>
            <w:r>
              <w:rPr>
                <w:rFonts w:ascii="Calibri" w:hAnsi="Calibri"/>
                <w:sz w:val="18"/>
                <w:szCs w:val="18"/>
              </w:rPr>
              <w:t xml:space="preserve"> then report: Design Complies with the </w:t>
            </w:r>
            <w:r w:rsidRPr="009B3A0C">
              <w:rPr>
                <w:rFonts w:ascii="Calibri" w:hAnsi="Calibri"/>
                <w:sz w:val="18"/>
                <w:szCs w:val="18"/>
              </w:rPr>
              <w:t xml:space="preserve">Total </w:t>
            </w:r>
            <w:r>
              <w:rPr>
                <w:rFonts w:ascii="Calibri" w:hAnsi="Calibri"/>
                <w:sz w:val="18"/>
                <w:szCs w:val="18"/>
              </w:rPr>
              <w:t xml:space="preserve">Allowed </w:t>
            </w:r>
            <w:r w:rsidRPr="009B3A0C">
              <w:rPr>
                <w:rFonts w:ascii="Calibri" w:hAnsi="Calibri"/>
                <w:sz w:val="18"/>
                <w:szCs w:val="18"/>
              </w:rPr>
              <w:t>Fenestration Area</w:t>
            </w:r>
          </w:p>
          <w:p w14:paraId="15480C63" w14:textId="77777777" w:rsidR="00262008" w:rsidRDefault="00262008" w:rsidP="009D402E">
            <w:pPr>
              <w:keepNext/>
              <w:rPr>
                <w:rFonts w:ascii="Calibri" w:hAnsi="Calibri"/>
                <w:sz w:val="18"/>
                <w:szCs w:val="18"/>
              </w:rPr>
            </w:pPr>
          </w:p>
          <w:p w14:paraId="15480C64" w14:textId="77777777" w:rsidR="00262008" w:rsidRDefault="00262008" w:rsidP="009D402E">
            <w:pPr>
              <w:keepNext/>
              <w:rPr>
                <w:rFonts w:ascii="Calibri" w:hAnsi="Calibri"/>
                <w:sz w:val="18"/>
                <w:szCs w:val="18"/>
              </w:rPr>
            </w:pPr>
            <w:r>
              <w:rPr>
                <w:rFonts w:ascii="Calibri" w:hAnsi="Calibri"/>
                <w:sz w:val="18"/>
                <w:szCs w:val="18"/>
              </w:rPr>
              <w:t xml:space="preserve">Else report: </w:t>
            </w:r>
            <w:r w:rsidRPr="009B3A0C">
              <w:rPr>
                <w:rFonts w:ascii="Calibri" w:hAnsi="Calibri"/>
                <w:sz w:val="18"/>
                <w:szCs w:val="18"/>
              </w:rPr>
              <w:t>Total Proposed Fenestration Area</w:t>
            </w:r>
            <w:r>
              <w:rPr>
                <w:rFonts w:ascii="Calibri" w:hAnsi="Calibri"/>
                <w:sz w:val="18"/>
                <w:szCs w:val="18"/>
              </w:rPr>
              <w:t xml:space="preserve"> Exceeds Allowable, </w:t>
            </w:r>
            <w:r w:rsidRPr="00FA4A46">
              <w:rPr>
                <w:rFonts w:ascii="Calibri" w:hAnsi="Calibri"/>
                <w:b/>
                <w:sz w:val="18"/>
                <w:szCs w:val="18"/>
              </w:rPr>
              <w:t>Do Not Proceed</w:t>
            </w:r>
            <w:r>
              <w:rPr>
                <w:rFonts w:ascii="Calibri" w:hAnsi="Calibri"/>
                <w:sz w:val="18"/>
                <w:szCs w:val="18"/>
              </w:rPr>
              <w:t xml:space="preserve"> &gt;&gt;  </w:t>
            </w:r>
          </w:p>
        </w:tc>
      </w:tr>
      <w:tr w:rsidR="00262008" w:rsidRPr="009B3A0C" w14:paraId="15480C69" w14:textId="77777777" w:rsidTr="0037735E">
        <w:trPr>
          <w:cantSplit/>
          <w:trHeight w:val="143"/>
        </w:trPr>
        <w:tc>
          <w:tcPr>
            <w:tcW w:w="654" w:type="dxa"/>
            <w:tcBorders>
              <w:top w:val="single" w:sz="6" w:space="0" w:color="auto"/>
              <w:left w:val="single" w:sz="4" w:space="0" w:color="auto"/>
              <w:bottom w:val="single" w:sz="6" w:space="0" w:color="auto"/>
            </w:tcBorders>
            <w:vAlign w:val="center"/>
          </w:tcPr>
          <w:p w14:paraId="15480C66" w14:textId="6F9E0DB9" w:rsidR="00262008" w:rsidRPr="009B3A0C" w:rsidRDefault="00262008" w:rsidP="009D402E">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18</w:t>
            </w:r>
          </w:p>
        </w:tc>
        <w:tc>
          <w:tcPr>
            <w:tcW w:w="11874" w:type="dxa"/>
            <w:gridSpan w:val="13"/>
            <w:tcBorders>
              <w:top w:val="single" w:sz="6" w:space="0" w:color="auto"/>
              <w:bottom w:val="single" w:sz="6" w:space="0" w:color="auto"/>
            </w:tcBorders>
            <w:vAlign w:val="center"/>
          </w:tcPr>
          <w:p w14:paraId="15480C67" w14:textId="5EC4ECDA" w:rsidR="00262008" w:rsidRDefault="00262008" w:rsidP="00262008">
            <w:pPr>
              <w:keepNext/>
              <w:rPr>
                <w:rFonts w:ascii="Calibri" w:hAnsi="Calibri"/>
                <w:sz w:val="18"/>
                <w:szCs w:val="18"/>
              </w:rPr>
            </w:pPr>
            <w:r>
              <w:rPr>
                <w:rFonts w:ascii="Calibri" w:hAnsi="Calibri"/>
                <w:sz w:val="18"/>
                <w:szCs w:val="18"/>
              </w:rPr>
              <w:t>Total Proposed West-Facing Fenestration Area</w:t>
            </w:r>
          </w:p>
        </w:tc>
        <w:tc>
          <w:tcPr>
            <w:tcW w:w="2076" w:type="dxa"/>
            <w:gridSpan w:val="2"/>
            <w:tcBorders>
              <w:top w:val="single" w:sz="6" w:space="0" w:color="auto"/>
              <w:bottom w:val="single" w:sz="6" w:space="0" w:color="auto"/>
              <w:right w:val="single" w:sz="4" w:space="0" w:color="auto"/>
            </w:tcBorders>
            <w:vAlign w:val="bottom"/>
          </w:tcPr>
          <w:p w14:paraId="15480C68" w14:textId="77777777" w:rsidR="00262008" w:rsidRPr="009B3A0C" w:rsidRDefault="00262008" w:rsidP="00A60720">
            <w:pPr>
              <w:keepNext/>
              <w:jc w:val="center"/>
              <w:rPr>
                <w:rFonts w:ascii="Calibri" w:hAnsi="Calibri"/>
                <w:sz w:val="18"/>
                <w:szCs w:val="18"/>
              </w:rPr>
            </w:pPr>
            <w:r>
              <w:rPr>
                <w:rFonts w:ascii="Calibri" w:hAnsi="Calibri"/>
                <w:sz w:val="18"/>
                <w:szCs w:val="18"/>
              </w:rPr>
              <w:t>&lt;&lt;calculate (sum of column I08)&gt;&gt;</w:t>
            </w:r>
          </w:p>
        </w:tc>
      </w:tr>
      <w:tr w:rsidR="00262008" w:rsidRPr="009B3A0C" w14:paraId="15480C6D" w14:textId="77777777" w:rsidTr="0037735E">
        <w:trPr>
          <w:cantSplit/>
          <w:trHeight w:val="143"/>
        </w:trPr>
        <w:tc>
          <w:tcPr>
            <w:tcW w:w="654" w:type="dxa"/>
            <w:tcBorders>
              <w:top w:val="single" w:sz="6" w:space="0" w:color="auto"/>
              <w:left w:val="single" w:sz="4" w:space="0" w:color="auto"/>
              <w:bottom w:val="single" w:sz="6" w:space="0" w:color="auto"/>
            </w:tcBorders>
            <w:vAlign w:val="center"/>
          </w:tcPr>
          <w:p w14:paraId="15480C6A" w14:textId="1D815F61" w:rsidR="00262008" w:rsidRPr="009B3A0C" w:rsidRDefault="00262008" w:rsidP="009D402E">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19</w:t>
            </w:r>
          </w:p>
        </w:tc>
        <w:tc>
          <w:tcPr>
            <w:tcW w:w="11874" w:type="dxa"/>
            <w:gridSpan w:val="13"/>
            <w:tcBorders>
              <w:top w:val="single" w:sz="6" w:space="0" w:color="auto"/>
              <w:bottom w:val="single" w:sz="6" w:space="0" w:color="auto"/>
            </w:tcBorders>
            <w:vAlign w:val="center"/>
          </w:tcPr>
          <w:p w14:paraId="15480C6B" w14:textId="1F001BF9" w:rsidR="00262008" w:rsidRDefault="00262008" w:rsidP="00262008">
            <w:pPr>
              <w:keepNext/>
              <w:rPr>
                <w:rFonts w:ascii="Calibri" w:hAnsi="Calibri"/>
                <w:sz w:val="18"/>
                <w:szCs w:val="18"/>
              </w:rPr>
            </w:pPr>
            <w:r w:rsidRPr="009B3A0C">
              <w:rPr>
                <w:rFonts w:ascii="Calibri" w:hAnsi="Calibri"/>
                <w:sz w:val="18"/>
                <w:szCs w:val="18"/>
              </w:rPr>
              <w:t xml:space="preserve">Maximum Allowed </w:t>
            </w:r>
            <w:r>
              <w:rPr>
                <w:rFonts w:ascii="Calibri" w:hAnsi="Calibri"/>
                <w:sz w:val="18"/>
                <w:szCs w:val="18"/>
              </w:rPr>
              <w:t xml:space="preserve">West-Facing </w:t>
            </w:r>
            <w:r w:rsidRPr="009B3A0C">
              <w:rPr>
                <w:rFonts w:ascii="Calibri" w:hAnsi="Calibri"/>
                <w:sz w:val="18"/>
                <w:szCs w:val="18"/>
              </w:rPr>
              <w:t>Fenestration Area</w:t>
            </w:r>
          </w:p>
        </w:tc>
        <w:tc>
          <w:tcPr>
            <w:tcW w:w="2076" w:type="dxa"/>
            <w:gridSpan w:val="2"/>
            <w:tcBorders>
              <w:top w:val="single" w:sz="6" w:space="0" w:color="auto"/>
              <w:bottom w:val="single" w:sz="6" w:space="0" w:color="auto"/>
              <w:right w:val="single" w:sz="4" w:space="0" w:color="auto"/>
            </w:tcBorders>
            <w:vAlign w:val="bottom"/>
          </w:tcPr>
          <w:p w14:paraId="15480C6C" w14:textId="77777777" w:rsidR="00262008" w:rsidRPr="009B3A0C" w:rsidRDefault="00262008" w:rsidP="009D402E">
            <w:pPr>
              <w:keepNext/>
              <w:jc w:val="center"/>
              <w:rPr>
                <w:rFonts w:ascii="Calibri" w:hAnsi="Calibri"/>
                <w:sz w:val="18"/>
                <w:szCs w:val="18"/>
              </w:rPr>
            </w:pPr>
            <w:r>
              <w:rPr>
                <w:rFonts w:ascii="Calibri" w:hAnsi="Calibri"/>
                <w:sz w:val="18"/>
                <w:szCs w:val="18"/>
              </w:rPr>
              <w:t>&lt;&lt; Report Greatest Value from H04 or H05&gt;&gt;</w:t>
            </w:r>
          </w:p>
        </w:tc>
      </w:tr>
      <w:tr w:rsidR="00262008" w:rsidRPr="009B3A0C" w14:paraId="15480C73" w14:textId="77777777" w:rsidTr="0037735E">
        <w:trPr>
          <w:cantSplit/>
          <w:trHeight w:val="143"/>
        </w:trPr>
        <w:tc>
          <w:tcPr>
            <w:tcW w:w="654" w:type="dxa"/>
            <w:tcBorders>
              <w:top w:val="single" w:sz="6" w:space="0" w:color="auto"/>
              <w:left w:val="single" w:sz="4" w:space="0" w:color="auto"/>
              <w:bottom w:val="single" w:sz="6" w:space="0" w:color="auto"/>
            </w:tcBorders>
            <w:vAlign w:val="center"/>
          </w:tcPr>
          <w:p w14:paraId="15480C6E" w14:textId="0734D8BE" w:rsidR="00262008" w:rsidRPr="009B3A0C" w:rsidRDefault="00262008" w:rsidP="009D402E">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20</w:t>
            </w:r>
          </w:p>
        </w:tc>
        <w:tc>
          <w:tcPr>
            <w:tcW w:w="2824" w:type="dxa"/>
            <w:gridSpan w:val="2"/>
            <w:tcBorders>
              <w:top w:val="single" w:sz="6" w:space="0" w:color="auto"/>
              <w:bottom w:val="single" w:sz="6" w:space="0" w:color="auto"/>
            </w:tcBorders>
            <w:vAlign w:val="center"/>
          </w:tcPr>
          <w:p w14:paraId="15480C6F" w14:textId="77777777" w:rsidR="00262008" w:rsidRDefault="00262008" w:rsidP="009D402E">
            <w:pPr>
              <w:keepNext/>
              <w:rPr>
                <w:rFonts w:ascii="Calibri" w:hAnsi="Calibri"/>
                <w:sz w:val="18"/>
                <w:szCs w:val="18"/>
              </w:rPr>
            </w:pPr>
            <w:r>
              <w:rPr>
                <w:rFonts w:ascii="Calibri" w:hAnsi="Calibri"/>
                <w:sz w:val="18"/>
                <w:szCs w:val="18"/>
              </w:rPr>
              <w:t>Compliance Statement</w:t>
            </w:r>
          </w:p>
        </w:tc>
        <w:tc>
          <w:tcPr>
            <w:tcW w:w="11126" w:type="dxa"/>
            <w:gridSpan w:val="13"/>
            <w:tcBorders>
              <w:top w:val="single" w:sz="6" w:space="0" w:color="auto"/>
              <w:bottom w:val="single" w:sz="6" w:space="0" w:color="auto"/>
              <w:right w:val="single" w:sz="4" w:space="0" w:color="auto"/>
            </w:tcBorders>
          </w:tcPr>
          <w:p w14:paraId="15480C70" w14:textId="156195E7" w:rsidR="00262008" w:rsidRDefault="00262008" w:rsidP="009D402E">
            <w:pPr>
              <w:keepNext/>
              <w:rPr>
                <w:rFonts w:ascii="Calibri" w:hAnsi="Calibri"/>
                <w:sz w:val="18"/>
                <w:szCs w:val="18"/>
              </w:rPr>
            </w:pPr>
            <w:r>
              <w:rPr>
                <w:rFonts w:ascii="Calibri" w:hAnsi="Calibri"/>
                <w:sz w:val="18"/>
                <w:szCs w:val="18"/>
              </w:rPr>
              <w:t xml:space="preserve">&lt;&lt;If I18 is equal to or less than I19, or I19 equals N/A, then report: Design Complies with the </w:t>
            </w:r>
            <w:r w:rsidRPr="009B3A0C">
              <w:rPr>
                <w:rFonts w:ascii="Calibri" w:hAnsi="Calibri"/>
                <w:sz w:val="18"/>
                <w:szCs w:val="18"/>
              </w:rPr>
              <w:t xml:space="preserve">Total </w:t>
            </w:r>
            <w:r>
              <w:rPr>
                <w:rFonts w:ascii="Calibri" w:hAnsi="Calibri"/>
                <w:sz w:val="18"/>
                <w:szCs w:val="18"/>
              </w:rPr>
              <w:t xml:space="preserve">Allowed West-facing </w:t>
            </w:r>
            <w:r w:rsidRPr="009B3A0C">
              <w:rPr>
                <w:rFonts w:ascii="Calibri" w:hAnsi="Calibri"/>
                <w:sz w:val="18"/>
                <w:szCs w:val="18"/>
              </w:rPr>
              <w:t>Fenestration Area</w:t>
            </w:r>
          </w:p>
          <w:p w14:paraId="15480C71" w14:textId="77777777" w:rsidR="00262008" w:rsidRDefault="00262008" w:rsidP="009D402E">
            <w:pPr>
              <w:keepNext/>
              <w:rPr>
                <w:rFonts w:ascii="Calibri" w:hAnsi="Calibri"/>
                <w:sz w:val="18"/>
                <w:szCs w:val="18"/>
              </w:rPr>
            </w:pPr>
          </w:p>
          <w:p w14:paraId="15480C72" w14:textId="77777777" w:rsidR="00262008" w:rsidRDefault="00262008" w:rsidP="009D402E">
            <w:pPr>
              <w:keepNext/>
              <w:rPr>
                <w:rFonts w:ascii="Calibri" w:hAnsi="Calibri"/>
                <w:sz w:val="18"/>
                <w:szCs w:val="18"/>
              </w:rPr>
            </w:pPr>
            <w:r>
              <w:rPr>
                <w:rFonts w:ascii="Calibri" w:hAnsi="Calibri"/>
                <w:sz w:val="18"/>
                <w:szCs w:val="18"/>
              </w:rPr>
              <w:t xml:space="preserve">Else report: </w:t>
            </w:r>
            <w:r w:rsidRPr="009B3A0C">
              <w:rPr>
                <w:rFonts w:ascii="Calibri" w:hAnsi="Calibri"/>
                <w:sz w:val="18"/>
                <w:szCs w:val="18"/>
              </w:rPr>
              <w:t xml:space="preserve">Total Proposed </w:t>
            </w:r>
            <w:r>
              <w:rPr>
                <w:rFonts w:ascii="Calibri" w:hAnsi="Calibri"/>
                <w:sz w:val="18"/>
                <w:szCs w:val="18"/>
              </w:rPr>
              <w:t xml:space="preserve">West-facing </w:t>
            </w:r>
            <w:r w:rsidRPr="009B3A0C">
              <w:rPr>
                <w:rFonts w:ascii="Calibri" w:hAnsi="Calibri"/>
                <w:sz w:val="18"/>
                <w:szCs w:val="18"/>
              </w:rPr>
              <w:t>Fenestration Area</w:t>
            </w:r>
            <w:r>
              <w:rPr>
                <w:rFonts w:ascii="Calibri" w:hAnsi="Calibri"/>
                <w:sz w:val="18"/>
                <w:szCs w:val="18"/>
              </w:rPr>
              <w:t xml:space="preserve"> Exceeds Allowable, </w:t>
            </w:r>
            <w:r w:rsidRPr="00FA4A46">
              <w:rPr>
                <w:rFonts w:ascii="Calibri" w:hAnsi="Calibri"/>
                <w:b/>
                <w:sz w:val="18"/>
                <w:szCs w:val="18"/>
              </w:rPr>
              <w:t>Do Not Proceed</w:t>
            </w:r>
            <w:r>
              <w:rPr>
                <w:rFonts w:ascii="Calibri" w:hAnsi="Calibri"/>
                <w:b/>
                <w:sz w:val="18"/>
                <w:szCs w:val="18"/>
              </w:rPr>
              <w:t>&gt;&gt;</w:t>
            </w:r>
          </w:p>
        </w:tc>
      </w:tr>
      <w:tr w:rsidR="00262008" w:rsidRPr="009B3A0C" w14:paraId="15480C79" w14:textId="77777777" w:rsidTr="0037735E">
        <w:trPr>
          <w:cantSplit/>
          <w:trHeight w:val="143"/>
        </w:trPr>
        <w:tc>
          <w:tcPr>
            <w:tcW w:w="654" w:type="dxa"/>
            <w:tcBorders>
              <w:top w:val="single" w:sz="6" w:space="0" w:color="auto"/>
              <w:left w:val="single" w:sz="4" w:space="0" w:color="auto"/>
              <w:bottom w:val="single" w:sz="6" w:space="0" w:color="auto"/>
            </w:tcBorders>
            <w:vAlign w:val="center"/>
          </w:tcPr>
          <w:p w14:paraId="15480C74" w14:textId="5BC07158" w:rsidR="00262008" w:rsidRPr="009B3A0C" w:rsidRDefault="00262008" w:rsidP="009D402E">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21</w:t>
            </w:r>
          </w:p>
        </w:tc>
        <w:tc>
          <w:tcPr>
            <w:tcW w:w="11874" w:type="dxa"/>
            <w:gridSpan w:val="13"/>
            <w:tcBorders>
              <w:top w:val="single" w:sz="6" w:space="0" w:color="auto"/>
              <w:bottom w:val="single" w:sz="6" w:space="0" w:color="auto"/>
            </w:tcBorders>
            <w:vAlign w:val="center"/>
          </w:tcPr>
          <w:p w14:paraId="15480C75" w14:textId="3AC6A249" w:rsidR="00262008" w:rsidRDefault="00262008" w:rsidP="00262008">
            <w:pPr>
              <w:keepNext/>
              <w:rPr>
                <w:rFonts w:ascii="Calibri" w:hAnsi="Calibri"/>
                <w:sz w:val="18"/>
                <w:szCs w:val="18"/>
              </w:rPr>
            </w:pPr>
            <w:r>
              <w:rPr>
                <w:rFonts w:ascii="Calibri" w:hAnsi="Calibri"/>
                <w:sz w:val="18"/>
                <w:szCs w:val="18"/>
              </w:rPr>
              <w:t>Proposed Fenestration U-factor (Windows)</w:t>
            </w:r>
          </w:p>
        </w:tc>
        <w:tc>
          <w:tcPr>
            <w:tcW w:w="2076" w:type="dxa"/>
            <w:gridSpan w:val="2"/>
            <w:tcBorders>
              <w:top w:val="single" w:sz="6" w:space="0" w:color="auto"/>
              <w:bottom w:val="single" w:sz="6" w:space="0" w:color="auto"/>
              <w:right w:val="single" w:sz="4" w:space="0" w:color="auto"/>
            </w:tcBorders>
            <w:vAlign w:val="center"/>
          </w:tcPr>
          <w:p w14:paraId="4B20E11D" w14:textId="00C9202E" w:rsidR="006F58ED" w:rsidRDefault="00262008" w:rsidP="006F58ED">
            <w:pPr>
              <w:keepNext/>
              <w:jc w:val="center"/>
              <w:rPr>
                <w:rFonts w:ascii="Calibri" w:hAnsi="Calibri"/>
                <w:sz w:val="18"/>
                <w:szCs w:val="18"/>
              </w:rPr>
            </w:pPr>
            <w:r>
              <w:rPr>
                <w:rFonts w:ascii="Calibri" w:hAnsi="Calibri"/>
                <w:sz w:val="18"/>
                <w:szCs w:val="18"/>
              </w:rPr>
              <w:t xml:space="preserve">&lt;&lt;If </w:t>
            </w:r>
            <w:r w:rsidR="006F58ED">
              <w:rPr>
                <w:rFonts w:ascii="Calibri" w:hAnsi="Calibri"/>
                <w:sz w:val="18"/>
                <w:szCs w:val="18"/>
              </w:rPr>
              <w:t>I02 contains fixed or operable window and if all associated values listed in column I09 are less than or equal to 0.32 then enter the largest value from list;</w:t>
            </w:r>
          </w:p>
          <w:p w14:paraId="21B97045" w14:textId="77777777" w:rsidR="006F58ED" w:rsidRDefault="006F58ED" w:rsidP="006F58ED">
            <w:pPr>
              <w:keepNext/>
              <w:jc w:val="center"/>
              <w:rPr>
                <w:rFonts w:ascii="Calibri" w:hAnsi="Calibri"/>
                <w:sz w:val="18"/>
                <w:szCs w:val="18"/>
              </w:rPr>
            </w:pPr>
          </w:p>
          <w:p w14:paraId="15480C76" w14:textId="72E1273F" w:rsidR="00262008" w:rsidRDefault="006F58ED">
            <w:pPr>
              <w:keepNext/>
              <w:jc w:val="center"/>
              <w:rPr>
                <w:rFonts w:ascii="Calibri" w:hAnsi="Calibri"/>
                <w:sz w:val="18"/>
                <w:szCs w:val="18"/>
              </w:rPr>
            </w:pPr>
            <w:r>
              <w:rPr>
                <w:rFonts w:ascii="Calibri" w:hAnsi="Calibri"/>
                <w:sz w:val="18"/>
                <w:szCs w:val="18"/>
              </w:rPr>
              <w:t>If I02 does not contain fixed or operable window then value equals NA</w:t>
            </w:r>
            <w:r w:rsidR="00262008">
              <w:rPr>
                <w:rFonts w:ascii="Calibri" w:hAnsi="Calibri"/>
                <w:sz w:val="18"/>
                <w:szCs w:val="18"/>
              </w:rPr>
              <w:t>;</w:t>
            </w:r>
          </w:p>
          <w:p w14:paraId="15480C77" w14:textId="42AB88FC" w:rsidR="00262008" w:rsidRDefault="00262008">
            <w:pPr>
              <w:keepNext/>
              <w:jc w:val="center"/>
              <w:rPr>
                <w:rFonts w:ascii="Calibri" w:hAnsi="Calibri"/>
                <w:sz w:val="18"/>
                <w:szCs w:val="18"/>
              </w:rPr>
            </w:pPr>
          </w:p>
          <w:p w14:paraId="15480C78" w14:textId="70D49BD0" w:rsidR="00262008" w:rsidRPr="009B3A0C" w:rsidRDefault="00262008">
            <w:pPr>
              <w:keepNext/>
              <w:jc w:val="center"/>
              <w:rPr>
                <w:rFonts w:ascii="Calibri" w:hAnsi="Calibri"/>
                <w:sz w:val="18"/>
                <w:szCs w:val="18"/>
              </w:rPr>
            </w:pPr>
            <w:r>
              <w:rPr>
                <w:rFonts w:ascii="Calibri" w:hAnsi="Calibri"/>
                <w:sz w:val="18"/>
                <w:szCs w:val="18"/>
              </w:rPr>
              <w:t>Else enter the weighted average value from the CF1R-ENV-02&gt;&gt;</w:t>
            </w:r>
          </w:p>
        </w:tc>
      </w:tr>
      <w:tr w:rsidR="00262008" w:rsidRPr="009B3A0C" w14:paraId="15480C7D" w14:textId="77777777" w:rsidTr="0037735E">
        <w:trPr>
          <w:cantSplit/>
          <w:trHeight w:val="143"/>
        </w:trPr>
        <w:tc>
          <w:tcPr>
            <w:tcW w:w="654" w:type="dxa"/>
            <w:tcBorders>
              <w:top w:val="single" w:sz="6" w:space="0" w:color="auto"/>
              <w:left w:val="single" w:sz="4" w:space="0" w:color="auto"/>
              <w:bottom w:val="single" w:sz="6" w:space="0" w:color="auto"/>
            </w:tcBorders>
            <w:vAlign w:val="center"/>
          </w:tcPr>
          <w:p w14:paraId="15480C7A" w14:textId="3EE424B5" w:rsidR="00262008" w:rsidRPr="009B3A0C" w:rsidRDefault="00262008" w:rsidP="009D402E">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22</w:t>
            </w:r>
          </w:p>
        </w:tc>
        <w:tc>
          <w:tcPr>
            <w:tcW w:w="11874" w:type="dxa"/>
            <w:gridSpan w:val="13"/>
            <w:tcBorders>
              <w:top w:val="single" w:sz="6" w:space="0" w:color="auto"/>
              <w:bottom w:val="single" w:sz="6" w:space="0" w:color="auto"/>
            </w:tcBorders>
            <w:vAlign w:val="center"/>
          </w:tcPr>
          <w:p w14:paraId="15480C7B" w14:textId="714CAED9" w:rsidR="00262008" w:rsidRDefault="00262008" w:rsidP="00262008">
            <w:pPr>
              <w:keepNext/>
              <w:rPr>
                <w:rFonts w:ascii="Calibri" w:hAnsi="Calibri"/>
                <w:sz w:val="18"/>
                <w:szCs w:val="18"/>
              </w:rPr>
            </w:pPr>
            <w:r>
              <w:rPr>
                <w:rFonts w:ascii="Calibri" w:hAnsi="Calibri"/>
                <w:sz w:val="18"/>
                <w:szCs w:val="18"/>
              </w:rPr>
              <w:t>Required Fenestration U-factor (Windows)</w:t>
            </w:r>
          </w:p>
        </w:tc>
        <w:tc>
          <w:tcPr>
            <w:tcW w:w="2076" w:type="dxa"/>
            <w:gridSpan w:val="2"/>
            <w:tcBorders>
              <w:top w:val="single" w:sz="6" w:space="0" w:color="auto"/>
              <w:bottom w:val="single" w:sz="6" w:space="0" w:color="auto"/>
              <w:right w:val="single" w:sz="4" w:space="0" w:color="auto"/>
            </w:tcBorders>
            <w:vAlign w:val="bottom"/>
          </w:tcPr>
          <w:p w14:paraId="15480C7C" w14:textId="77777777" w:rsidR="00262008" w:rsidRPr="009B3A0C" w:rsidRDefault="00262008" w:rsidP="009D402E">
            <w:pPr>
              <w:keepNext/>
              <w:jc w:val="center"/>
              <w:rPr>
                <w:rFonts w:ascii="Calibri" w:hAnsi="Calibri"/>
                <w:sz w:val="18"/>
                <w:szCs w:val="18"/>
              </w:rPr>
            </w:pPr>
            <w:r>
              <w:rPr>
                <w:rFonts w:ascii="Calibri" w:hAnsi="Calibri"/>
                <w:sz w:val="18"/>
                <w:szCs w:val="18"/>
              </w:rPr>
              <w:t>&lt;&lt; Report Value from H06&gt;&gt;</w:t>
            </w:r>
          </w:p>
        </w:tc>
      </w:tr>
      <w:tr w:rsidR="00262008" w:rsidRPr="009B3A0C" w14:paraId="15480C83" w14:textId="77777777" w:rsidTr="0037735E">
        <w:trPr>
          <w:cantSplit/>
          <w:trHeight w:val="143"/>
        </w:trPr>
        <w:tc>
          <w:tcPr>
            <w:tcW w:w="654" w:type="dxa"/>
            <w:tcBorders>
              <w:top w:val="single" w:sz="6" w:space="0" w:color="auto"/>
              <w:left w:val="single" w:sz="4" w:space="0" w:color="auto"/>
              <w:bottom w:val="single" w:sz="6" w:space="0" w:color="auto"/>
            </w:tcBorders>
            <w:vAlign w:val="center"/>
          </w:tcPr>
          <w:p w14:paraId="15480C7E" w14:textId="5160FCBC" w:rsidR="00262008" w:rsidRPr="009B3A0C" w:rsidRDefault="00262008" w:rsidP="009D402E">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23</w:t>
            </w:r>
          </w:p>
        </w:tc>
        <w:tc>
          <w:tcPr>
            <w:tcW w:w="2824" w:type="dxa"/>
            <w:gridSpan w:val="2"/>
            <w:tcBorders>
              <w:top w:val="single" w:sz="6" w:space="0" w:color="auto"/>
              <w:bottom w:val="single" w:sz="6" w:space="0" w:color="auto"/>
            </w:tcBorders>
            <w:vAlign w:val="center"/>
          </w:tcPr>
          <w:p w14:paraId="15480C7F" w14:textId="77777777" w:rsidR="00262008" w:rsidRDefault="00262008" w:rsidP="009D402E">
            <w:pPr>
              <w:keepNext/>
              <w:rPr>
                <w:rFonts w:ascii="Calibri" w:hAnsi="Calibri"/>
                <w:sz w:val="18"/>
                <w:szCs w:val="18"/>
              </w:rPr>
            </w:pPr>
            <w:r>
              <w:rPr>
                <w:rFonts w:ascii="Calibri" w:hAnsi="Calibri"/>
                <w:sz w:val="18"/>
                <w:szCs w:val="18"/>
              </w:rPr>
              <w:t>Compliance Statement</w:t>
            </w:r>
          </w:p>
        </w:tc>
        <w:tc>
          <w:tcPr>
            <w:tcW w:w="11126" w:type="dxa"/>
            <w:gridSpan w:val="13"/>
            <w:tcBorders>
              <w:top w:val="single" w:sz="6" w:space="0" w:color="auto"/>
              <w:bottom w:val="single" w:sz="6" w:space="0" w:color="auto"/>
              <w:right w:val="single" w:sz="4" w:space="0" w:color="auto"/>
            </w:tcBorders>
          </w:tcPr>
          <w:p w14:paraId="54054CF9" w14:textId="04731C0B" w:rsidR="006F58ED" w:rsidRDefault="00262008" w:rsidP="0037735E">
            <w:pPr>
              <w:keepNext/>
              <w:jc w:val="center"/>
              <w:rPr>
                <w:rFonts w:ascii="Calibri" w:hAnsi="Calibri"/>
                <w:sz w:val="18"/>
                <w:szCs w:val="18"/>
              </w:rPr>
            </w:pPr>
            <w:r>
              <w:rPr>
                <w:rFonts w:ascii="Calibri" w:hAnsi="Calibri"/>
                <w:sz w:val="18"/>
                <w:szCs w:val="18"/>
              </w:rPr>
              <w:t>&lt;&lt;</w:t>
            </w:r>
            <w:r w:rsidR="006F58ED">
              <w:rPr>
                <w:rFonts w:ascii="Calibri" w:hAnsi="Calibri"/>
                <w:sz w:val="18"/>
                <w:szCs w:val="18"/>
              </w:rPr>
              <w:t>If I21 equals NA then value equals NA;</w:t>
            </w:r>
          </w:p>
          <w:p w14:paraId="15480C80" w14:textId="144E2C09" w:rsidR="00262008" w:rsidRDefault="00262008" w:rsidP="0037735E">
            <w:pPr>
              <w:keepNext/>
              <w:jc w:val="center"/>
              <w:rPr>
                <w:rFonts w:ascii="Calibri" w:hAnsi="Calibri"/>
                <w:sz w:val="18"/>
                <w:szCs w:val="18"/>
              </w:rPr>
            </w:pPr>
            <w:r>
              <w:rPr>
                <w:rFonts w:ascii="Calibri" w:hAnsi="Calibri"/>
                <w:sz w:val="18"/>
                <w:szCs w:val="18"/>
              </w:rPr>
              <w:t>If I2</w:t>
            </w:r>
            <w:r w:rsidR="006F58ED">
              <w:rPr>
                <w:rFonts w:ascii="Calibri" w:hAnsi="Calibri"/>
                <w:sz w:val="18"/>
                <w:szCs w:val="18"/>
              </w:rPr>
              <w:t>1</w:t>
            </w:r>
            <w:r>
              <w:rPr>
                <w:rFonts w:ascii="Calibri" w:hAnsi="Calibri"/>
                <w:sz w:val="18"/>
                <w:szCs w:val="18"/>
              </w:rPr>
              <w:t xml:space="preserve"> is equal to or less than I2</w:t>
            </w:r>
            <w:r w:rsidR="006F58ED">
              <w:rPr>
                <w:rFonts w:ascii="Calibri" w:hAnsi="Calibri"/>
                <w:sz w:val="18"/>
                <w:szCs w:val="18"/>
              </w:rPr>
              <w:t>2</w:t>
            </w:r>
            <w:r>
              <w:rPr>
                <w:rFonts w:ascii="Calibri" w:hAnsi="Calibri"/>
                <w:sz w:val="18"/>
                <w:szCs w:val="18"/>
              </w:rPr>
              <w:t xml:space="preserve"> then report: Design Complies with the Maximum Allowed </w:t>
            </w:r>
            <w:r w:rsidRPr="009B3A0C">
              <w:rPr>
                <w:rFonts w:ascii="Calibri" w:hAnsi="Calibri"/>
                <w:sz w:val="18"/>
                <w:szCs w:val="18"/>
              </w:rPr>
              <w:t>Fenestration</w:t>
            </w:r>
            <w:r>
              <w:rPr>
                <w:rFonts w:ascii="Calibri" w:hAnsi="Calibri"/>
                <w:sz w:val="18"/>
                <w:szCs w:val="18"/>
              </w:rPr>
              <w:t xml:space="preserve"> U-value</w:t>
            </w:r>
          </w:p>
          <w:p w14:paraId="15480C82" w14:textId="77777777" w:rsidR="00262008" w:rsidRDefault="00262008" w:rsidP="006F58ED">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Fenestration</w:t>
            </w:r>
            <w:r>
              <w:rPr>
                <w:rFonts w:ascii="Calibri" w:hAnsi="Calibri"/>
                <w:sz w:val="18"/>
                <w:szCs w:val="18"/>
              </w:rPr>
              <w:t xml:space="preserve"> U-value Exceeds Allowable, </w:t>
            </w:r>
            <w:r w:rsidRPr="00FA4A46">
              <w:rPr>
                <w:rFonts w:ascii="Calibri" w:hAnsi="Calibri"/>
                <w:b/>
                <w:sz w:val="18"/>
                <w:szCs w:val="18"/>
              </w:rPr>
              <w:t>Do Not Proceed</w:t>
            </w:r>
            <w:r>
              <w:rPr>
                <w:rFonts w:ascii="Calibri" w:hAnsi="Calibri"/>
                <w:b/>
                <w:sz w:val="18"/>
                <w:szCs w:val="18"/>
              </w:rPr>
              <w:t>&gt;&gt;</w:t>
            </w:r>
          </w:p>
        </w:tc>
      </w:tr>
      <w:tr w:rsidR="00262008" w:rsidRPr="009B3A0C" w14:paraId="15480C89" w14:textId="77777777" w:rsidTr="0037735E">
        <w:trPr>
          <w:cantSplit/>
          <w:trHeight w:val="143"/>
        </w:trPr>
        <w:tc>
          <w:tcPr>
            <w:tcW w:w="654" w:type="dxa"/>
            <w:tcBorders>
              <w:top w:val="single" w:sz="6" w:space="0" w:color="auto"/>
              <w:left w:val="single" w:sz="4" w:space="0" w:color="auto"/>
              <w:bottom w:val="single" w:sz="6" w:space="0" w:color="auto"/>
            </w:tcBorders>
            <w:vAlign w:val="center"/>
          </w:tcPr>
          <w:p w14:paraId="15480C84" w14:textId="15FC0B39" w:rsidR="00262008" w:rsidRPr="009B3A0C" w:rsidRDefault="00262008" w:rsidP="009D402E">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lastRenderedPageBreak/>
              <w:t>24</w:t>
            </w:r>
          </w:p>
        </w:tc>
        <w:tc>
          <w:tcPr>
            <w:tcW w:w="11874" w:type="dxa"/>
            <w:gridSpan w:val="13"/>
            <w:tcBorders>
              <w:top w:val="single" w:sz="6" w:space="0" w:color="auto"/>
              <w:bottom w:val="single" w:sz="6" w:space="0" w:color="auto"/>
            </w:tcBorders>
            <w:vAlign w:val="center"/>
          </w:tcPr>
          <w:p w14:paraId="15480C85" w14:textId="25DC9CFD" w:rsidR="00262008" w:rsidRDefault="00262008" w:rsidP="00262008">
            <w:pPr>
              <w:keepNext/>
              <w:rPr>
                <w:rFonts w:ascii="Calibri" w:hAnsi="Calibri"/>
                <w:sz w:val="18"/>
                <w:szCs w:val="18"/>
              </w:rPr>
            </w:pPr>
            <w:r>
              <w:rPr>
                <w:rFonts w:ascii="Calibri" w:hAnsi="Calibri"/>
                <w:sz w:val="18"/>
                <w:szCs w:val="18"/>
              </w:rPr>
              <w:t>Proposed Fenestration SHGC (Windows)</w:t>
            </w:r>
          </w:p>
        </w:tc>
        <w:tc>
          <w:tcPr>
            <w:tcW w:w="2076" w:type="dxa"/>
            <w:gridSpan w:val="2"/>
            <w:tcBorders>
              <w:top w:val="single" w:sz="6" w:space="0" w:color="auto"/>
              <w:bottom w:val="single" w:sz="6" w:space="0" w:color="auto"/>
              <w:right w:val="single" w:sz="4" w:space="0" w:color="auto"/>
            </w:tcBorders>
            <w:vAlign w:val="bottom"/>
          </w:tcPr>
          <w:p w14:paraId="0C082F1B" w14:textId="23C1143C" w:rsidR="006F58ED" w:rsidRDefault="00262008" w:rsidP="009D402E">
            <w:pPr>
              <w:keepNext/>
              <w:jc w:val="center"/>
              <w:rPr>
                <w:rFonts w:ascii="Calibri" w:hAnsi="Calibri"/>
                <w:sz w:val="18"/>
                <w:szCs w:val="18"/>
              </w:rPr>
            </w:pPr>
            <w:r>
              <w:rPr>
                <w:rFonts w:ascii="Calibri" w:hAnsi="Calibri"/>
                <w:sz w:val="18"/>
                <w:szCs w:val="18"/>
              </w:rPr>
              <w:t xml:space="preserve">&lt;&lt;If </w:t>
            </w:r>
            <w:r w:rsidR="006F58ED">
              <w:rPr>
                <w:rFonts w:ascii="Calibri" w:hAnsi="Calibri"/>
                <w:sz w:val="18"/>
                <w:szCs w:val="18"/>
              </w:rPr>
              <w:t>I02 contains fixed or operable window and if all associated values listed in column I11 or I14 are less than or equal to 0.25 then report the single largest value from the two lists;</w:t>
            </w:r>
          </w:p>
          <w:p w14:paraId="7BC67F41" w14:textId="77777777" w:rsidR="006F58ED" w:rsidRDefault="006F58ED" w:rsidP="009D402E">
            <w:pPr>
              <w:keepNext/>
              <w:jc w:val="center"/>
              <w:rPr>
                <w:rFonts w:ascii="Calibri" w:hAnsi="Calibri"/>
                <w:sz w:val="18"/>
                <w:szCs w:val="18"/>
              </w:rPr>
            </w:pPr>
          </w:p>
          <w:p w14:paraId="15480C86" w14:textId="36657775" w:rsidR="00262008" w:rsidRDefault="006F58ED">
            <w:pPr>
              <w:keepNext/>
              <w:jc w:val="center"/>
              <w:rPr>
                <w:rFonts w:ascii="Calibri" w:hAnsi="Calibri"/>
                <w:sz w:val="18"/>
                <w:szCs w:val="18"/>
              </w:rPr>
            </w:pPr>
            <w:r>
              <w:rPr>
                <w:rFonts w:ascii="Calibri" w:hAnsi="Calibri"/>
                <w:sz w:val="18"/>
                <w:szCs w:val="18"/>
              </w:rPr>
              <w:t>If I02 does not contain fixed or operable window then value equals NA</w:t>
            </w:r>
            <w:r w:rsidR="00262008">
              <w:rPr>
                <w:rFonts w:ascii="Calibri" w:hAnsi="Calibri"/>
                <w:sz w:val="18"/>
                <w:szCs w:val="18"/>
              </w:rPr>
              <w:t>;</w:t>
            </w:r>
          </w:p>
          <w:p w14:paraId="15480C87" w14:textId="6DA49506" w:rsidR="00262008" w:rsidRDefault="00262008">
            <w:pPr>
              <w:keepNext/>
              <w:jc w:val="center"/>
              <w:rPr>
                <w:rFonts w:ascii="Calibri" w:hAnsi="Calibri"/>
                <w:sz w:val="18"/>
                <w:szCs w:val="18"/>
              </w:rPr>
            </w:pPr>
          </w:p>
          <w:p w14:paraId="15480C88" w14:textId="5DF5F8FF" w:rsidR="00262008" w:rsidRPr="009B3A0C" w:rsidRDefault="00262008">
            <w:pPr>
              <w:keepNext/>
              <w:jc w:val="center"/>
              <w:rPr>
                <w:rFonts w:ascii="Calibri" w:hAnsi="Calibri"/>
                <w:sz w:val="18"/>
                <w:szCs w:val="18"/>
              </w:rPr>
            </w:pPr>
            <w:r>
              <w:rPr>
                <w:rFonts w:ascii="Calibri" w:hAnsi="Calibri"/>
                <w:sz w:val="18"/>
                <w:szCs w:val="18"/>
              </w:rPr>
              <w:t>Else enter the weighted average value from the CF1R-ENV-02&gt;&gt;</w:t>
            </w:r>
          </w:p>
        </w:tc>
      </w:tr>
      <w:tr w:rsidR="00262008" w:rsidRPr="009B3A0C" w14:paraId="15480C8D" w14:textId="77777777" w:rsidTr="0037735E">
        <w:trPr>
          <w:cantSplit/>
          <w:trHeight w:val="143"/>
        </w:trPr>
        <w:tc>
          <w:tcPr>
            <w:tcW w:w="654" w:type="dxa"/>
            <w:tcBorders>
              <w:top w:val="single" w:sz="6" w:space="0" w:color="auto"/>
              <w:left w:val="single" w:sz="4" w:space="0" w:color="auto"/>
              <w:bottom w:val="single" w:sz="6" w:space="0" w:color="auto"/>
            </w:tcBorders>
            <w:vAlign w:val="center"/>
          </w:tcPr>
          <w:p w14:paraId="15480C8A" w14:textId="4131F606" w:rsidR="00262008" w:rsidRPr="009B3A0C" w:rsidRDefault="00262008" w:rsidP="009D402E">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25</w:t>
            </w:r>
          </w:p>
        </w:tc>
        <w:tc>
          <w:tcPr>
            <w:tcW w:w="11874" w:type="dxa"/>
            <w:gridSpan w:val="13"/>
            <w:tcBorders>
              <w:top w:val="single" w:sz="6" w:space="0" w:color="auto"/>
              <w:bottom w:val="single" w:sz="6" w:space="0" w:color="auto"/>
            </w:tcBorders>
            <w:vAlign w:val="center"/>
          </w:tcPr>
          <w:p w14:paraId="15480C8B" w14:textId="1B7F6DCE" w:rsidR="00262008" w:rsidRDefault="00262008" w:rsidP="00262008">
            <w:pPr>
              <w:keepNext/>
              <w:rPr>
                <w:rFonts w:ascii="Calibri" w:hAnsi="Calibri"/>
                <w:sz w:val="18"/>
                <w:szCs w:val="18"/>
              </w:rPr>
            </w:pPr>
            <w:r>
              <w:rPr>
                <w:rFonts w:ascii="Calibri" w:hAnsi="Calibri"/>
                <w:sz w:val="18"/>
                <w:szCs w:val="18"/>
              </w:rPr>
              <w:t>Required Fenestration SHGC (Windows)</w:t>
            </w:r>
          </w:p>
        </w:tc>
        <w:tc>
          <w:tcPr>
            <w:tcW w:w="2076" w:type="dxa"/>
            <w:gridSpan w:val="2"/>
            <w:tcBorders>
              <w:top w:val="single" w:sz="6" w:space="0" w:color="auto"/>
              <w:bottom w:val="single" w:sz="6" w:space="0" w:color="auto"/>
              <w:right w:val="single" w:sz="4" w:space="0" w:color="auto"/>
            </w:tcBorders>
            <w:vAlign w:val="bottom"/>
          </w:tcPr>
          <w:p w14:paraId="15480C8C" w14:textId="34B81A50" w:rsidR="00262008" w:rsidRPr="009B3A0C" w:rsidRDefault="00262008" w:rsidP="00A60720">
            <w:pPr>
              <w:keepNext/>
              <w:jc w:val="center"/>
              <w:rPr>
                <w:rFonts w:ascii="Calibri" w:hAnsi="Calibri"/>
                <w:sz w:val="18"/>
                <w:szCs w:val="18"/>
              </w:rPr>
            </w:pPr>
            <w:r>
              <w:rPr>
                <w:rFonts w:ascii="Calibri" w:hAnsi="Calibri"/>
                <w:sz w:val="18"/>
                <w:szCs w:val="18"/>
              </w:rPr>
              <w:t>&lt;&lt;Report Value from H08&gt;&gt;</w:t>
            </w:r>
          </w:p>
        </w:tc>
      </w:tr>
      <w:tr w:rsidR="00262008" w:rsidRPr="009B3A0C" w14:paraId="15480C93" w14:textId="77777777" w:rsidTr="0037735E">
        <w:trPr>
          <w:cantSplit/>
          <w:trHeight w:val="143"/>
        </w:trPr>
        <w:tc>
          <w:tcPr>
            <w:tcW w:w="654" w:type="dxa"/>
            <w:tcBorders>
              <w:top w:val="single" w:sz="6" w:space="0" w:color="auto"/>
              <w:left w:val="single" w:sz="4" w:space="0" w:color="auto"/>
              <w:bottom w:val="single" w:sz="6" w:space="0" w:color="auto"/>
            </w:tcBorders>
            <w:vAlign w:val="center"/>
          </w:tcPr>
          <w:p w14:paraId="15480C8E" w14:textId="15D62DEE" w:rsidR="00262008" w:rsidRPr="009B3A0C" w:rsidRDefault="00262008" w:rsidP="009D402E">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26</w:t>
            </w:r>
          </w:p>
        </w:tc>
        <w:tc>
          <w:tcPr>
            <w:tcW w:w="2824" w:type="dxa"/>
            <w:gridSpan w:val="2"/>
            <w:tcBorders>
              <w:top w:val="single" w:sz="6" w:space="0" w:color="auto"/>
              <w:bottom w:val="single" w:sz="6" w:space="0" w:color="auto"/>
            </w:tcBorders>
            <w:vAlign w:val="center"/>
          </w:tcPr>
          <w:p w14:paraId="15480C8F" w14:textId="77777777" w:rsidR="00262008" w:rsidRDefault="00262008" w:rsidP="009D402E">
            <w:pPr>
              <w:keepNext/>
              <w:rPr>
                <w:rFonts w:ascii="Calibri" w:hAnsi="Calibri"/>
                <w:sz w:val="18"/>
                <w:szCs w:val="18"/>
              </w:rPr>
            </w:pPr>
            <w:r>
              <w:rPr>
                <w:rFonts w:ascii="Calibri" w:hAnsi="Calibri"/>
                <w:sz w:val="18"/>
                <w:szCs w:val="18"/>
              </w:rPr>
              <w:t>Compliance Statement</w:t>
            </w:r>
          </w:p>
        </w:tc>
        <w:tc>
          <w:tcPr>
            <w:tcW w:w="11126" w:type="dxa"/>
            <w:gridSpan w:val="13"/>
            <w:tcBorders>
              <w:top w:val="single" w:sz="6" w:space="0" w:color="auto"/>
              <w:bottom w:val="single" w:sz="6" w:space="0" w:color="auto"/>
              <w:right w:val="single" w:sz="4" w:space="0" w:color="auto"/>
            </w:tcBorders>
          </w:tcPr>
          <w:p w14:paraId="0A855C12" w14:textId="13624107" w:rsidR="006F58ED" w:rsidRDefault="00262008" w:rsidP="006F58ED">
            <w:pPr>
              <w:keepNext/>
              <w:jc w:val="center"/>
              <w:rPr>
                <w:rFonts w:ascii="Calibri" w:hAnsi="Calibri"/>
                <w:sz w:val="18"/>
                <w:szCs w:val="18"/>
              </w:rPr>
            </w:pPr>
            <w:r>
              <w:rPr>
                <w:rFonts w:ascii="Calibri" w:hAnsi="Calibri"/>
                <w:sz w:val="18"/>
                <w:szCs w:val="18"/>
              </w:rPr>
              <w:t>&lt;&lt;</w:t>
            </w:r>
            <w:r w:rsidR="006F58ED">
              <w:rPr>
                <w:rFonts w:ascii="Calibri" w:hAnsi="Calibri"/>
                <w:sz w:val="18"/>
                <w:szCs w:val="18"/>
              </w:rPr>
              <w:t>If I24 equals NA then value equals NA;</w:t>
            </w:r>
          </w:p>
          <w:p w14:paraId="15480C90" w14:textId="7365571D" w:rsidR="00262008" w:rsidRDefault="00262008" w:rsidP="006F58ED">
            <w:pPr>
              <w:keepNext/>
              <w:jc w:val="center"/>
              <w:rPr>
                <w:rFonts w:ascii="Calibri" w:hAnsi="Calibri"/>
                <w:sz w:val="18"/>
                <w:szCs w:val="18"/>
              </w:rPr>
            </w:pPr>
            <w:r>
              <w:rPr>
                <w:rFonts w:ascii="Calibri" w:hAnsi="Calibri"/>
                <w:sz w:val="18"/>
                <w:szCs w:val="18"/>
              </w:rPr>
              <w:t>If I2</w:t>
            </w:r>
            <w:r w:rsidR="006F58ED">
              <w:rPr>
                <w:rFonts w:ascii="Calibri" w:hAnsi="Calibri"/>
                <w:sz w:val="18"/>
                <w:szCs w:val="18"/>
              </w:rPr>
              <w:t>4</w:t>
            </w:r>
            <w:r>
              <w:rPr>
                <w:rFonts w:ascii="Calibri" w:hAnsi="Calibri"/>
                <w:sz w:val="18"/>
                <w:szCs w:val="18"/>
              </w:rPr>
              <w:t xml:space="preserve"> is equal to or less than I2</w:t>
            </w:r>
            <w:r w:rsidR="006F58ED">
              <w:rPr>
                <w:rFonts w:ascii="Calibri" w:hAnsi="Calibri"/>
                <w:sz w:val="18"/>
                <w:szCs w:val="18"/>
              </w:rPr>
              <w:t>5,</w:t>
            </w:r>
            <w:r>
              <w:rPr>
                <w:rFonts w:ascii="Calibri" w:hAnsi="Calibri"/>
                <w:sz w:val="18"/>
                <w:szCs w:val="18"/>
              </w:rPr>
              <w:t xml:space="preserve"> or I2</w:t>
            </w:r>
            <w:r w:rsidR="006F58ED">
              <w:rPr>
                <w:rFonts w:ascii="Calibri" w:hAnsi="Calibri"/>
                <w:sz w:val="18"/>
                <w:szCs w:val="18"/>
              </w:rPr>
              <w:t>5</w:t>
            </w:r>
            <w:r>
              <w:rPr>
                <w:rFonts w:ascii="Calibri" w:hAnsi="Calibri"/>
                <w:sz w:val="18"/>
                <w:szCs w:val="18"/>
              </w:rPr>
              <w:t xml:space="preserve"> equals N/A</w:t>
            </w:r>
            <w:r w:rsidR="006F58ED">
              <w:rPr>
                <w:rFonts w:ascii="Calibri" w:hAnsi="Calibri"/>
                <w:sz w:val="18"/>
                <w:szCs w:val="18"/>
              </w:rPr>
              <w:t>,</w:t>
            </w:r>
            <w:r>
              <w:rPr>
                <w:rFonts w:ascii="Calibri" w:hAnsi="Calibri"/>
                <w:sz w:val="18"/>
                <w:szCs w:val="18"/>
              </w:rPr>
              <w:t xml:space="preserve"> then report: Design Complies with the Maximum Allowed </w:t>
            </w:r>
            <w:r w:rsidRPr="009B3A0C">
              <w:rPr>
                <w:rFonts w:ascii="Calibri" w:hAnsi="Calibri"/>
                <w:sz w:val="18"/>
                <w:szCs w:val="18"/>
              </w:rPr>
              <w:t>Fenestration</w:t>
            </w:r>
            <w:r>
              <w:rPr>
                <w:rFonts w:ascii="Calibri" w:hAnsi="Calibri"/>
                <w:sz w:val="18"/>
                <w:szCs w:val="18"/>
              </w:rPr>
              <w:t xml:space="preserve"> SHGC</w:t>
            </w:r>
          </w:p>
          <w:p w14:paraId="15480C92" w14:textId="77777777" w:rsidR="00262008" w:rsidRDefault="00262008" w:rsidP="006F58ED">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Fenestration</w:t>
            </w:r>
            <w:r>
              <w:rPr>
                <w:rFonts w:ascii="Calibri" w:hAnsi="Calibri"/>
                <w:sz w:val="18"/>
                <w:szCs w:val="18"/>
              </w:rPr>
              <w:t xml:space="preserve"> SHGC Exceeds Allowable, </w:t>
            </w:r>
            <w:r w:rsidRPr="00FA4A46">
              <w:rPr>
                <w:rFonts w:ascii="Calibri" w:hAnsi="Calibri"/>
                <w:b/>
                <w:sz w:val="18"/>
                <w:szCs w:val="18"/>
              </w:rPr>
              <w:t>Do Not Proceed</w:t>
            </w:r>
            <w:r>
              <w:rPr>
                <w:rFonts w:ascii="Calibri" w:hAnsi="Calibri"/>
                <w:b/>
                <w:sz w:val="18"/>
                <w:szCs w:val="18"/>
              </w:rPr>
              <w:t>&gt;&gt;</w:t>
            </w:r>
          </w:p>
        </w:tc>
      </w:tr>
      <w:tr w:rsidR="00262008" w:rsidRPr="009B3A0C" w14:paraId="43D21458" w14:textId="77777777" w:rsidTr="0037735E">
        <w:trPr>
          <w:cantSplit/>
          <w:trHeight w:val="143"/>
        </w:trPr>
        <w:tc>
          <w:tcPr>
            <w:tcW w:w="654" w:type="dxa"/>
            <w:tcBorders>
              <w:top w:val="single" w:sz="6" w:space="0" w:color="auto"/>
              <w:left w:val="single" w:sz="4" w:space="0" w:color="auto"/>
              <w:bottom w:val="single" w:sz="6" w:space="0" w:color="auto"/>
              <w:right w:val="single" w:sz="6" w:space="0" w:color="auto"/>
            </w:tcBorders>
            <w:vAlign w:val="center"/>
          </w:tcPr>
          <w:p w14:paraId="65F02BE3" w14:textId="6D636E66" w:rsidR="00262008" w:rsidRPr="009B3A0C" w:rsidRDefault="00262008" w:rsidP="006F58ED">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27</w:t>
            </w:r>
          </w:p>
        </w:tc>
        <w:tc>
          <w:tcPr>
            <w:tcW w:w="11874" w:type="dxa"/>
            <w:gridSpan w:val="13"/>
            <w:tcBorders>
              <w:top w:val="single" w:sz="6" w:space="0" w:color="auto"/>
              <w:left w:val="single" w:sz="6" w:space="0" w:color="auto"/>
              <w:bottom w:val="single" w:sz="6" w:space="0" w:color="auto"/>
              <w:right w:val="single" w:sz="6" w:space="0" w:color="auto"/>
            </w:tcBorders>
            <w:vAlign w:val="center"/>
          </w:tcPr>
          <w:p w14:paraId="49D091DF" w14:textId="02A42DCA" w:rsidR="00262008" w:rsidRDefault="00262008" w:rsidP="006F58ED">
            <w:pPr>
              <w:keepNext/>
              <w:rPr>
                <w:rFonts w:ascii="Calibri" w:hAnsi="Calibri"/>
                <w:sz w:val="18"/>
                <w:szCs w:val="18"/>
              </w:rPr>
            </w:pPr>
            <w:r>
              <w:rPr>
                <w:rFonts w:ascii="Calibri" w:hAnsi="Calibri"/>
                <w:sz w:val="18"/>
                <w:szCs w:val="18"/>
              </w:rPr>
              <w:t>Proposed Fenestration U-factor (Skylights)</w:t>
            </w:r>
          </w:p>
        </w:tc>
        <w:tc>
          <w:tcPr>
            <w:tcW w:w="2076" w:type="dxa"/>
            <w:gridSpan w:val="2"/>
            <w:tcBorders>
              <w:top w:val="single" w:sz="6" w:space="0" w:color="auto"/>
              <w:left w:val="single" w:sz="6" w:space="0" w:color="auto"/>
              <w:bottom w:val="single" w:sz="6" w:space="0" w:color="auto"/>
              <w:right w:val="single" w:sz="4" w:space="0" w:color="auto"/>
            </w:tcBorders>
          </w:tcPr>
          <w:p w14:paraId="6178F78B" w14:textId="7F2400D0" w:rsidR="00262008" w:rsidRDefault="00262008" w:rsidP="006F58ED">
            <w:pPr>
              <w:keepNext/>
              <w:jc w:val="center"/>
              <w:rPr>
                <w:rFonts w:ascii="Calibri" w:hAnsi="Calibri"/>
                <w:sz w:val="18"/>
                <w:szCs w:val="18"/>
              </w:rPr>
            </w:pPr>
            <w:r>
              <w:rPr>
                <w:rFonts w:ascii="Calibri" w:hAnsi="Calibri"/>
                <w:sz w:val="18"/>
                <w:szCs w:val="18"/>
              </w:rPr>
              <w:t xml:space="preserve">&lt;&lt;If </w:t>
            </w:r>
            <w:r w:rsidR="006F58ED">
              <w:rPr>
                <w:rFonts w:ascii="Calibri" w:hAnsi="Calibri"/>
                <w:sz w:val="18"/>
                <w:szCs w:val="18"/>
              </w:rPr>
              <w:t>I02 contains skylights then enter the largest value from I09</w:t>
            </w:r>
            <w:r>
              <w:rPr>
                <w:rFonts w:ascii="Calibri" w:hAnsi="Calibri"/>
                <w:sz w:val="18"/>
                <w:szCs w:val="18"/>
              </w:rPr>
              <w:t>;</w:t>
            </w:r>
          </w:p>
          <w:p w14:paraId="23401E6E" w14:textId="77777777" w:rsidR="006F58ED" w:rsidRDefault="006F58ED" w:rsidP="006F58ED">
            <w:pPr>
              <w:keepNext/>
              <w:jc w:val="center"/>
              <w:rPr>
                <w:rFonts w:ascii="Calibri" w:hAnsi="Calibri"/>
                <w:sz w:val="18"/>
                <w:szCs w:val="18"/>
              </w:rPr>
            </w:pPr>
          </w:p>
          <w:p w14:paraId="18E5D2BB" w14:textId="67E94178" w:rsidR="00262008" w:rsidRPr="009B3A0C" w:rsidRDefault="006F58ED">
            <w:pPr>
              <w:keepNext/>
              <w:jc w:val="center"/>
              <w:rPr>
                <w:rFonts w:ascii="Calibri" w:hAnsi="Calibri"/>
                <w:sz w:val="18"/>
                <w:szCs w:val="18"/>
              </w:rPr>
            </w:pPr>
            <w:r>
              <w:rPr>
                <w:rFonts w:ascii="Calibri" w:hAnsi="Calibri"/>
                <w:sz w:val="18"/>
                <w:szCs w:val="18"/>
              </w:rPr>
              <w:t>If I02 does not contain skylights then value equals NA</w:t>
            </w:r>
            <w:r w:rsidR="00262008">
              <w:rPr>
                <w:rFonts w:ascii="Calibri" w:hAnsi="Calibri"/>
                <w:sz w:val="18"/>
                <w:szCs w:val="18"/>
              </w:rPr>
              <w:t>&gt;&gt;</w:t>
            </w:r>
          </w:p>
        </w:tc>
      </w:tr>
      <w:tr w:rsidR="00262008" w:rsidRPr="009B3A0C" w14:paraId="51C957AF" w14:textId="77777777" w:rsidTr="0037735E">
        <w:trPr>
          <w:cantSplit/>
          <w:trHeight w:val="143"/>
        </w:trPr>
        <w:tc>
          <w:tcPr>
            <w:tcW w:w="654" w:type="dxa"/>
            <w:tcBorders>
              <w:top w:val="single" w:sz="6" w:space="0" w:color="auto"/>
              <w:left w:val="single" w:sz="4" w:space="0" w:color="auto"/>
              <w:bottom w:val="single" w:sz="6" w:space="0" w:color="auto"/>
              <w:right w:val="single" w:sz="6" w:space="0" w:color="auto"/>
            </w:tcBorders>
            <w:vAlign w:val="center"/>
          </w:tcPr>
          <w:p w14:paraId="6D634796" w14:textId="6387DE8B" w:rsidR="00262008" w:rsidRPr="009B3A0C" w:rsidRDefault="00262008" w:rsidP="006F58ED">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28</w:t>
            </w:r>
          </w:p>
        </w:tc>
        <w:tc>
          <w:tcPr>
            <w:tcW w:w="11874" w:type="dxa"/>
            <w:gridSpan w:val="13"/>
            <w:tcBorders>
              <w:top w:val="single" w:sz="6" w:space="0" w:color="auto"/>
              <w:left w:val="single" w:sz="6" w:space="0" w:color="auto"/>
              <w:bottom w:val="single" w:sz="6" w:space="0" w:color="auto"/>
              <w:right w:val="single" w:sz="6" w:space="0" w:color="auto"/>
            </w:tcBorders>
            <w:vAlign w:val="center"/>
          </w:tcPr>
          <w:p w14:paraId="14BE3A9C" w14:textId="6F7D4977" w:rsidR="00262008" w:rsidRDefault="00262008" w:rsidP="006F58ED">
            <w:pPr>
              <w:keepNext/>
              <w:rPr>
                <w:rFonts w:ascii="Calibri" w:hAnsi="Calibri"/>
                <w:sz w:val="18"/>
                <w:szCs w:val="18"/>
              </w:rPr>
            </w:pPr>
            <w:r>
              <w:rPr>
                <w:rFonts w:ascii="Calibri" w:hAnsi="Calibri"/>
                <w:sz w:val="18"/>
                <w:szCs w:val="18"/>
              </w:rPr>
              <w:t>Required Fenestration U-factor (Skylights)</w:t>
            </w:r>
          </w:p>
        </w:tc>
        <w:tc>
          <w:tcPr>
            <w:tcW w:w="2076" w:type="dxa"/>
            <w:gridSpan w:val="2"/>
            <w:tcBorders>
              <w:top w:val="single" w:sz="6" w:space="0" w:color="auto"/>
              <w:left w:val="single" w:sz="6" w:space="0" w:color="auto"/>
              <w:bottom w:val="single" w:sz="6" w:space="0" w:color="auto"/>
              <w:right w:val="single" w:sz="4" w:space="0" w:color="auto"/>
            </w:tcBorders>
          </w:tcPr>
          <w:p w14:paraId="60DB228D" w14:textId="6080E633" w:rsidR="00262008" w:rsidRPr="009B3A0C" w:rsidRDefault="00262008" w:rsidP="00262008">
            <w:pPr>
              <w:keepNext/>
              <w:rPr>
                <w:rFonts w:ascii="Calibri" w:hAnsi="Calibri"/>
                <w:sz w:val="18"/>
                <w:szCs w:val="18"/>
              </w:rPr>
            </w:pPr>
            <w:r>
              <w:rPr>
                <w:rFonts w:ascii="Calibri" w:hAnsi="Calibri"/>
                <w:sz w:val="18"/>
                <w:szCs w:val="18"/>
              </w:rPr>
              <w:t>&lt;&lt; Report Value from H07&gt;&gt;</w:t>
            </w:r>
          </w:p>
        </w:tc>
      </w:tr>
      <w:tr w:rsidR="00262008" w14:paraId="02BF9C4B" w14:textId="77777777" w:rsidTr="0037735E">
        <w:trPr>
          <w:cantSplit/>
          <w:trHeight w:val="143"/>
        </w:trPr>
        <w:tc>
          <w:tcPr>
            <w:tcW w:w="654" w:type="dxa"/>
            <w:tcBorders>
              <w:top w:val="single" w:sz="6" w:space="0" w:color="auto"/>
              <w:left w:val="single" w:sz="4" w:space="0" w:color="auto"/>
              <w:bottom w:val="single" w:sz="6" w:space="0" w:color="auto"/>
              <w:right w:val="single" w:sz="6" w:space="0" w:color="auto"/>
            </w:tcBorders>
            <w:vAlign w:val="center"/>
          </w:tcPr>
          <w:p w14:paraId="3435B3F5" w14:textId="3D127AAF" w:rsidR="00262008" w:rsidRPr="009B3A0C" w:rsidRDefault="00262008" w:rsidP="006F58ED">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29</w:t>
            </w:r>
          </w:p>
        </w:tc>
        <w:tc>
          <w:tcPr>
            <w:tcW w:w="2824" w:type="dxa"/>
            <w:gridSpan w:val="2"/>
            <w:tcBorders>
              <w:top w:val="single" w:sz="6" w:space="0" w:color="auto"/>
              <w:left w:val="single" w:sz="6" w:space="0" w:color="auto"/>
              <w:bottom w:val="single" w:sz="6" w:space="0" w:color="auto"/>
              <w:right w:val="single" w:sz="6" w:space="0" w:color="auto"/>
            </w:tcBorders>
            <w:vAlign w:val="center"/>
          </w:tcPr>
          <w:p w14:paraId="0B45A09D" w14:textId="77777777" w:rsidR="00262008" w:rsidRDefault="00262008" w:rsidP="006F58ED">
            <w:pPr>
              <w:keepNext/>
              <w:rPr>
                <w:rFonts w:ascii="Calibri" w:hAnsi="Calibri"/>
                <w:sz w:val="18"/>
                <w:szCs w:val="18"/>
              </w:rPr>
            </w:pPr>
            <w:r>
              <w:rPr>
                <w:rFonts w:ascii="Calibri" w:hAnsi="Calibri"/>
                <w:sz w:val="18"/>
                <w:szCs w:val="18"/>
              </w:rPr>
              <w:t>Compliance Statement</w:t>
            </w:r>
          </w:p>
        </w:tc>
        <w:tc>
          <w:tcPr>
            <w:tcW w:w="11126" w:type="dxa"/>
            <w:gridSpan w:val="13"/>
            <w:tcBorders>
              <w:top w:val="single" w:sz="6" w:space="0" w:color="auto"/>
              <w:left w:val="single" w:sz="6" w:space="0" w:color="auto"/>
              <w:bottom w:val="single" w:sz="6" w:space="0" w:color="auto"/>
              <w:right w:val="single" w:sz="4" w:space="0" w:color="auto"/>
            </w:tcBorders>
          </w:tcPr>
          <w:p w14:paraId="1BE3C454" w14:textId="77777777" w:rsidR="00615B49" w:rsidRDefault="00615B49" w:rsidP="00615B49">
            <w:pPr>
              <w:keepNext/>
              <w:jc w:val="center"/>
              <w:rPr>
                <w:rFonts w:ascii="Calibri" w:hAnsi="Calibri"/>
                <w:sz w:val="18"/>
                <w:szCs w:val="18"/>
              </w:rPr>
            </w:pPr>
            <w:r>
              <w:rPr>
                <w:rFonts w:ascii="Calibri" w:hAnsi="Calibri"/>
                <w:sz w:val="18"/>
                <w:szCs w:val="18"/>
              </w:rPr>
              <w:t>&lt;&lt;If I27 equals NA then value equals NA;</w:t>
            </w:r>
          </w:p>
          <w:p w14:paraId="092F5C03" w14:textId="48FFB8B5" w:rsidR="00262008" w:rsidRDefault="00615B49" w:rsidP="00615B49">
            <w:pPr>
              <w:keepNext/>
              <w:jc w:val="center"/>
              <w:rPr>
                <w:rFonts w:ascii="Calibri" w:hAnsi="Calibri"/>
                <w:sz w:val="18"/>
                <w:szCs w:val="18"/>
              </w:rPr>
            </w:pPr>
            <w:r>
              <w:rPr>
                <w:rFonts w:ascii="Calibri" w:hAnsi="Calibri"/>
                <w:sz w:val="18"/>
                <w:szCs w:val="18"/>
              </w:rPr>
              <w:t>If I27 is equal to or less than I2</w:t>
            </w:r>
            <w:r w:rsidR="00CF5BD4">
              <w:rPr>
                <w:rFonts w:ascii="Calibri" w:hAnsi="Calibri"/>
                <w:sz w:val="18"/>
                <w:szCs w:val="18"/>
              </w:rPr>
              <w:t>8</w:t>
            </w:r>
            <w:r>
              <w:rPr>
                <w:rFonts w:ascii="Calibri" w:hAnsi="Calibri"/>
                <w:sz w:val="18"/>
                <w:szCs w:val="18"/>
              </w:rPr>
              <w:t xml:space="preserve"> </w:t>
            </w:r>
            <w:r w:rsidR="00262008">
              <w:rPr>
                <w:rFonts w:ascii="Calibri" w:hAnsi="Calibri"/>
                <w:sz w:val="18"/>
                <w:szCs w:val="18"/>
              </w:rPr>
              <w:t xml:space="preserve">then report: Design Complies with the Maximum Allowed </w:t>
            </w:r>
            <w:r w:rsidR="00262008" w:rsidRPr="009B3A0C">
              <w:rPr>
                <w:rFonts w:ascii="Calibri" w:hAnsi="Calibri"/>
                <w:sz w:val="18"/>
                <w:szCs w:val="18"/>
              </w:rPr>
              <w:t>Fenestration</w:t>
            </w:r>
            <w:r w:rsidR="00262008">
              <w:rPr>
                <w:rFonts w:ascii="Calibri" w:hAnsi="Calibri"/>
                <w:sz w:val="18"/>
                <w:szCs w:val="18"/>
              </w:rPr>
              <w:t xml:space="preserve"> U-value</w:t>
            </w:r>
          </w:p>
          <w:p w14:paraId="36129A8B" w14:textId="77777777" w:rsidR="00262008" w:rsidRDefault="00262008" w:rsidP="00615B49">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Fenestration</w:t>
            </w:r>
            <w:r>
              <w:rPr>
                <w:rFonts w:ascii="Calibri" w:hAnsi="Calibri"/>
                <w:sz w:val="18"/>
                <w:szCs w:val="18"/>
              </w:rPr>
              <w:t xml:space="preserve"> U-value Exceeds Allowable, </w:t>
            </w:r>
            <w:r w:rsidRPr="00262008">
              <w:rPr>
                <w:rFonts w:ascii="Calibri" w:hAnsi="Calibri"/>
                <w:sz w:val="18"/>
                <w:szCs w:val="18"/>
              </w:rPr>
              <w:t>Do Not Proceed&gt;&gt;</w:t>
            </w:r>
          </w:p>
        </w:tc>
      </w:tr>
      <w:tr w:rsidR="00262008" w:rsidRPr="009B3A0C" w14:paraId="28A9C8DC" w14:textId="77777777" w:rsidTr="0037735E">
        <w:trPr>
          <w:cantSplit/>
          <w:trHeight w:val="143"/>
        </w:trPr>
        <w:tc>
          <w:tcPr>
            <w:tcW w:w="654" w:type="dxa"/>
            <w:tcBorders>
              <w:top w:val="single" w:sz="6" w:space="0" w:color="auto"/>
              <w:left w:val="single" w:sz="4" w:space="0" w:color="auto"/>
              <w:bottom w:val="single" w:sz="6" w:space="0" w:color="auto"/>
              <w:right w:val="single" w:sz="6" w:space="0" w:color="auto"/>
            </w:tcBorders>
            <w:vAlign w:val="center"/>
          </w:tcPr>
          <w:p w14:paraId="0BDB9BE7" w14:textId="0BEF8F9A" w:rsidR="00262008" w:rsidRPr="009B3A0C" w:rsidRDefault="00262008" w:rsidP="006F58ED">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30</w:t>
            </w:r>
          </w:p>
        </w:tc>
        <w:tc>
          <w:tcPr>
            <w:tcW w:w="11874" w:type="dxa"/>
            <w:gridSpan w:val="13"/>
            <w:tcBorders>
              <w:top w:val="single" w:sz="6" w:space="0" w:color="auto"/>
              <w:left w:val="single" w:sz="6" w:space="0" w:color="auto"/>
              <w:bottom w:val="single" w:sz="6" w:space="0" w:color="auto"/>
              <w:right w:val="single" w:sz="6" w:space="0" w:color="auto"/>
            </w:tcBorders>
            <w:vAlign w:val="center"/>
          </w:tcPr>
          <w:p w14:paraId="02F8984F" w14:textId="34784515" w:rsidR="00262008" w:rsidRDefault="00262008" w:rsidP="006F58ED">
            <w:pPr>
              <w:keepNext/>
              <w:rPr>
                <w:rFonts w:ascii="Calibri" w:hAnsi="Calibri"/>
                <w:sz w:val="18"/>
                <w:szCs w:val="18"/>
              </w:rPr>
            </w:pPr>
            <w:r>
              <w:rPr>
                <w:rFonts w:ascii="Calibri" w:hAnsi="Calibri"/>
                <w:sz w:val="18"/>
                <w:szCs w:val="18"/>
              </w:rPr>
              <w:t>Proposed Fenestration SHGC (Skylights)</w:t>
            </w:r>
          </w:p>
        </w:tc>
        <w:tc>
          <w:tcPr>
            <w:tcW w:w="2076" w:type="dxa"/>
            <w:gridSpan w:val="2"/>
            <w:tcBorders>
              <w:top w:val="single" w:sz="6" w:space="0" w:color="auto"/>
              <w:left w:val="single" w:sz="6" w:space="0" w:color="auto"/>
              <w:bottom w:val="single" w:sz="6" w:space="0" w:color="auto"/>
              <w:right w:val="single" w:sz="4" w:space="0" w:color="auto"/>
            </w:tcBorders>
          </w:tcPr>
          <w:p w14:paraId="15F7B954" w14:textId="62C16B54" w:rsidR="00262008" w:rsidRDefault="00262008" w:rsidP="00615B49">
            <w:pPr>
              <w:keepNext/>
              <w:jc w:val="center"/>
              <w:rPr>
                <w:rFonts w:ascii="Calibri" w:hAnsi="Calibri"/>
                <w:sz w:val="18"/>
                <w:szCs w:val="18"/>
              </w:rPr>
            </w:pPr>
            <w:r>
              <w:rPr>
                <w:rFonts w:ascii="Calibri" w:hAnsi="Calibri"/>
                <w:sz w:val="18"/>
                <w:szCs w:val="18"/>
              </w:rPr>
              <w:t xml:space="preserve">&lt;&lt;If </w:t>
            </w:r>
            <w:r w:rsidR="00615B49">
              <w:rPr>
                <w:rFonts w:ascii="Calibri" w:hAnsi="Calibri"/>
                <w:sz w:val="18"/>
                <w:szCs w:val="18"/>
              </w:rPr>
              <w:t>I02 contains skylight then enter the single largest associated value from columnsI11 or I14</w:t>
            </w:r>
            <w:r>
              <w:rPr>
                <w:rFonts w:ascii="Calibri" w:hAnsi="Calibri"/>
                <w:sz w:val="18"/>
                <w:szCs w:val="18"/>
              </w:rPr>
              <w:t>;</w:t>
            </w:r>
          </w:p>
          <w:p w14:paraId="313F4E02" w14:textId="77777777" w:rsidR="00615B49" w:rsidRDefault="00615B49" w:rsidP="00615B49">
            <w:pPr>
              <w:keepNext/>
              <w:jc w:val="center"/>
              <w:rPr>
                <w:rFonts w:ascii="Calibri" w:hAnsi="Calibri"/>
                <w:sz w:val="18"/>
                <w:szCs w:val="18"/>
              </w:rPr>
            </w:pPr>
          </w:p>
          <w:p w14:paraId="5E0CB5DD" w14:textId="673D06CF" w:rsidR="00262008" w:rsidRPr="009B3A0C" w:rsidRDefault="00615B49">
            <w:pPr>
              <w:keepNext/>
              <w:jc w:val="center"/>
              <w:rPr>
                <w:rFonts w:ascii="Calibri" w:hAnsi="Calibri"/>
                <w:sz w:val="18"/>
                <w:szCs w:val="18"/>
              </w:rPr>
            </w:pPr>
            <w:r>
              <w:rPr>
                <w:rFonts w:ascii="Calibri" w:hAnsi="Calibri"/>
                <w:sz w:val="18"/>
                <w:szCs w:val="18"/>
              </w:rPr>
              <w:t>If I02 does not contain skylight then value equals NA</w:t>
            </w:r>
            <w:r w:rsidR="00262008">
              <w:rPr>
                <w:rFonts w:ascii="Calibri" w:hAnsi="Calibri"/>
                <w:sz w:val="18"/>
                <w:szCs w:val="18"/>
              </w:rPr>
              <w:t>&gt;&gt;</w:t>
            </w:r>
          </w:p>
        </w:tc>
      </w:tr>
      <w:tr w:rsidR="00262008" w:rsidRPr="009B3A0C" w14:paraId="4050FD50" w14:textId="77777777" w:rsidTr="0037735E">
        <w:trPr>
          <w:cantSplit/>
          <w:trHeight w:val="143"/>
        </w:trPr>
        <w:tc>
          <w:tcPr>
            <w:tcW w:w="654" w:type="dxa"/>
            <w:tcBorders>
              <w:top w:val="single" w:sz="6" w:space="0" w:color="auto"/>
              <w:left w:val="single" w:sz="4" w:space="0" w:color="auto"/>
              <w:bottom w:val="single" w:sz="6" w:space="0" w:color="auto"/>
              <w:right w:val="single" w:sz="6" w:space="0" w:color="auto"/>
            </w:tcBorders>
            <w:vAlign w:val="center"/>
          </w:tcPr>
          <w:p w14:paraId="148B7724" w14:textId="713AEC85" w:rsidR="00262008" w:rsidRPr="009B3A0C" w:rsidRDefault="00262008" w:rsidP="006F58ED">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31</w:t>
            </w:r>
          </w:p>
        </w:tc>
        <w:tc>
          <w:tcPr>
            <w:tcW w:w="11874" w:type="dxa"/>
            <w:gridSpan w:val="13"/>
            <w:tcBorders>
              <w:top w:val="single" w:sz="6" w:space="0" w:color="auto"/>
              <w:left w:val="single" w:sz="6" w:space="0" w:color="auto"/>
              <w:bottom w:val="single" w:sz="6" w:space="0" w:color="auto"/>
              <w:right w:val="single" w:sz="6" w:space="0" w:color="auto"/>
            </w:tcBorders>
            <w:vAlign w:val="center"/>
          </w:tcPr>
          <w:p w14:paraId="4566640A" w14:textId="04FF01C9" w:rsidR="00262008" w:rsidRDefault="00262008" w:rsidP="006F58ED">
            <w:pPr>
              <w:keepNext/>
              <w:rPr>
                <w:rFonts w:ascii="Calibri" w:hAnsi="Calibri"/>
                <w:sz w:val="18"/>
                <w:szCs w:val="18"/>
              </w:rPr>
            </w:pPr>
            <w:r>
              <w:rPr>
                <w:rFonts w:ascii="Calibri" w:hAnsi="Calibri"/>
                <w:sz w:val="18"/>
                <w:szCs w:val="18"/>
              </w:rPr>
              <w:t>Required Fenestration SHGC (Skylights)</w:t>
            </w:r>
          </w:p>
        </w:tc>
        <w:tc>
          <w:tcPr>
            <w:tcW w:w="2076" w:type="dxa"/>
            <w:gridSpan w:val="2"/>
            <w:tcBorders>
              <w:top w:val="single" w:sz="6" w:space="0" w:color="auto"/>
              <w:left w:val="single" w:sz="6" w:space="0" w:color="auto"/>
              <w:bottom w:val="single" w:sz="6" w:space="0" w:color="auto"/>
              <w:right w:val="single" w:sz="4" w:space="0" w:color="auto"/>
            </w:tcBorders>
          </w:tcPr>
          <w:p w14:paraId="0418A3CF" w14:textId="08DB1A71" w:rsidR="00262008" w:rsidRPr="009B3A0C" w:rsidRDefault="00262008" w:rsidP="00262008">
            <w:pPr>
              <w:keepNext/>
              <w:rPr>
                <w:rFonts w:ascii="Calibri" w:hAnsi="Calibri"/>
                <w:sz w:val="18"/>
                <w:szCs w:val="18"/>
              </w:rPr>
            </w:pPr>
            <w:r>
              <w:rPr>
                <w:rFonts w:ascii="Calibri" w:hAnsi="Calibri"/>
                <w:sz w:val="18"/>
                <w:szCs w:val="18"/>
              </w:rPr>
              <w:t>&lt;&lt;Report Value from H09&gt;&gt;</w:t>
            </w:r>
          </w:p>
        </w:tc>
      </w:tr>
      <w:tr w:rsidR="00262008" w14:paraId="1B64EC88" w14:textId="77777777" w:rsidTr="0037735E">
        <w:trPr>
          <w:cantSplit/>
          <w:trHeight w:val="143"/>
        </w:trPr>
        <w:tc>
          <w:tcPr>
            <w:tcW w:w="654" w:type="dxa"/>
            <w:tcBorders>
              <w:top w:val="single" w:sz="6" w:space="0" w:color="auto"/>
              <w:left w:val="single" w:sz="4" w:space="0" w:color="auto"/>
              <w:bottom w:val="single" w:sz="4" w:space="0" w:color="auto"/>
              <w:right w:val="single" w:sz="6" w:space="0" w:color="auto"/>
            </w:tcBorders>
            <w:vAlign w:val="center"/>
          </w:tcPr>
          <w:p w14:paraId="7E12B9FB" w14:textId="71AAA69C" w:rsidR="00262008" w:rsidRPr="009B3A0C" w:rsidRDefault="00262008" w:rsidP="006F58ED">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lastRenderedPageBreak/>
              <w:t>32</w:t>
            </w:r>
          </w:p>
        </w:tc>
        <w:tc>
          <w:tcPr>
            <w:tcW w:w="2824" w:type="dxa"/>
            <w:gridSpan w:val="2"/>
            <w:tcBorders>
              <w:top w:val="single" w:sz="6" w:space="0" w:color="auto"/>
              <w:left w:val="single" w:sz="6" w:space="0" w:color="auto"/>
              <w:bottom w:val="single" w:sz="4" w:space="0" w:color="auto"/>
              <w:right w:val="single" w:sz="6" w:space="0" w:color="auto"/>
            </w:tcBorders>
            <w:vAlign w:val="center"/>
          </w:tcPr>
          <w:p w14:paraId="2F75BCCF" w14:textId="77777777" w:rsidR="00262008" w:rsidRDefault="00262008" w:rsidP="006F58ED">
            <w:pPr>
              <w:keepNext/>
              <w:rPr>
                <w:rFonts w:ascii="Calibri" w:hAnsi="Calibri"/>
                <w:sz w:val="18"/>
                <w:szCs w:val="18"/>
              </w:rPr>
            </w:pPr>
            <w:r>
              <w:rPr>
                <w:rFonts w:ascii="Calibri" w:hAnsi="Calibri"/>
                <w:sz w:val="18"/>
                <w:szCs w:val="18"/>
              </w:rPr>
              <w:t>Compliance Statement</w:t>
            </w:r>
          </w:p>
        </w:tc>
        <w:tc>
          <w:tcPr>
            <w:tcW w:w="11126" w:type="dxa"/>
            <w:gridSpan w:val="13"/>
            <w:tcBorders>
              <w:top w:val="single" w:sz="6" w:space="0" w:color="auto"/>
              <w:left w:val="single" w:sz="6" w:space="0" w:color="auto"/>
              <w:bottom w:val="single" w:sz="4" w:space="0" w:color="auto"/>
              <w:right w:val="single" w:sz="4" w:space="0" w:color="auto"/>
            </w:tcBorders>
          </w:tcPr>
          <w:p w14:paraId="330C3CBB" w14:textId="66E88BEF" w:rsidR="00615B49" w:rsidRDefault="00262008" w:rsidP="0037735E">
            <w:pPr>
              <w:keepNext/>
              <w:jc w:val="center"/>
              <w:rPr>
                <w:rFonts w:ascii="Calibri" w:hAnsi="Calibri"/>
                <w:sz w:val="18"/>
                <w:szCs w:val="18"/>
              </w:rPr>
            </w:pPr>
            <w:r>
              <w:rPr>
                <w:rFonts w:ascii="Calibri" w:hAnsi="Calibri"/>
                <w:sz w:val="18"/>
                <w:szCs w:val="18"/>
              </w:rPr>
              <w:t>&lt;&lt;</w:t>
            </w:r>
            <w:r w:rsidR="00615B49">
              <w:rPr>
                <w:rFonts w:ascii="Calibri" w:hAnsi="Calibri"/>
                <w:sz w:val="18"/>
                <w:szCs w:val="18"/>
              </w:rPr>
              <w:t>If I30 equals NA then value equals NA;</w:t>
            </w:r>
          </w:p>
          <w:p w14:paraId="52D916F5" w14:textId="7585A6F7" w:rsidR="00262008" w:rsidRDefault="00615B49" w:rsidP="0037735E">
            <w:pPr>
              <w:keepNext/>
              <w:jc w:val="center"/>
              <w:rPr>
                <w:rFonts w:ascii="Calibri" w:hAnsi="Calibri"/>
                <w:sz w:val="18"/>
                <w:szCs w:val="18"/>
              </w:rPr>
            </w:pPr>
            <w:r>
              <w:rPr>
                <w:rFonts w:ascii="Calibri" w:hAnsi="Calibri"/>
                <w:sz w:val="18"/>
                <w:szCs w:val="18"/>
              </w:rPr>
              <w:t>If I</w:t>
            </w:r>
            <w:r w:rsidR="00262008">
              <w:rPr>
                <w:rFonts w:ascii="Calibri" w:hAnsi="Calibri"/>
                <w:sz w:val="18"/>
                <w:szCs w:val="18"/>
              </w:rPr>
              <w:t>3</w:t>
            </w:r>
            <w:r>
              <w:rPr>
                <w:rFonts w:ascii="Calibri" w:hAnsi="Calibri"/>
                <w:sz w:val="18"/>
                <w:szCs w:val="18"/>
              </w:rPr>
              <w:t>0 is equal to or less than I</w:t>
            </w:r>
            <w:r w:rsidR="00CF5BD4">
              <w:rPr>
                <w:rFonts w:ascii="Calibri" w:hAnsi="Calibri"/>
                <w:sz w:val="18"/>
                <w:szCs w:val="18"/>
              </w:rPr>
              <w:t>31</w:t>
            </w:r>
            <w:r w:rsidR="00262008">
              <w:rPr>
                <w:rFonts w:ascii="Calibri" w:hAnsi="Calibri"/>
                <w:sz w:val="18"/>
                <w:szCs w:val="18"/>
              </w:rPr>
              <w:t xml:space="preserve"> then report: Design Complies with the Maximum Allowed </w:t>
            </w:r>
            <w:r w:rsidR="00262008" w:rsidRPr="009B3A0C">
              <w:rPr>
                <w:rFonts w:ascii="Calibri" w:hAnsi="Calibri"/>
                <w:sz w:val="18"/>
                <w:szCs w:val="18"/>
              </w:rPr>
              <w:t>Fenestration</w:t>
            </w:r>
            <w:r w:rsidR="00262008">
              <w:rPr>
                <w:rFonts w:ascii="Calibri" w:hAnsi="Calibri"/>
                <w:sz w:val="18"/>
                <w:szCs w:val="18"/>
              </w:rPr>
              <w:t xml:space="preserve"> SHGC</w:t>
            </w:r>
          </w:p>
          <w:p w14:paraId="13DCDF08" w14:textId="77777777" w:rsidR="00262008" w:rsidRDefault="00262008" w:rsidP="0037735E">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Fenestration</w:t>
            </w:r>
            <w:r>
              <w:rPr>
                <w:rFonts w:ascii="Calibri" w:hAnsi="Calibri"/>
                <w:sz w:val="18"/>
                <w:szCs w:val="18"/>
              </w:rPr>
              <w:t xml:space="preserve"> SHGC Exceeds Allowable, </w:t>
            </w:r>
            <w:r w:rsidRPr="00262008">
              <w:rPr>
                <w:rFonts w:ascii="Calibri" w:hAnsi="Calibri"/>
                <w:sz w:val="18"/>
                <w:szCs w:val="18"/>
              </w:rPr>
              <w:t>Do Not Proceed&gt;&gt;</w:t>
            </w:r>
          </w:p>
        </w:tc>
      </w:tr>
    </w:tbl>
    <w:p w14:paraId="15480C9A" w14:textId="77777777" w:rsidR="003116BB" w:rsidRDefault="003116BB" w:rsidP="003116BB">
      <w:pPr>
        <w:keepNext/>
        <w:tabs>
          <w:tab w:val="left" w:pos="2160"/>
          <w:tab w:val="left" w:pos="2700"/>
          <w:tab w:val="left" w:pos="3420"/>
          <w:tab w:val="left" w:pos="3780"/>
          <w:tab w:val="left" w:pos="5760"/>
          <w:tab w:val="left" w:pos="7212"/>
        </w:tabs>
        <w:ind w:right="-288"/>
        <w:rPr>
          <w:rFonts w:ascii="Calibri" w:eastAsia="Calibri" w:hAnsi="Calibri"/>
          <w:b/>
          <w:sz w:val="22"/>
          <w:szCs w:val="22"/>
        </w:rPr>
      </w:pPr>
    </w:p>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574"/>
        <w:gridCol w:w="2574"/>
        <w:gridCol w:w="9450"/>
      </w:tblGrid>
      <w:tr w:rsidR="003116BB" w:rsidRPr="00C24189" w14:paraId="15480C9E" w14:textId="77777777" w:rsidTr="0037735E">
        <w:trPr>
          <w:trHeight w:val="348"/>
        </w:trPr>
        <w:tc>
          <w:tcPr>
            <w:tcW w:w="14598" w:type="dxa"/>
            <w:gridSpan w:val="3"/>
            <w:tcBorders>
              <w:top w:val="single" w:sz="4" w:space="0" w:color="auto"/>
              <w:left w:val="single" w:sz="4" w:space="0" w:color="auto"/>
              <w:bottom w:val="single" w:sz="6" w:space="0" w:color="auto"/>
              <w:right w:val="single" w:sz="4" w:space="0" w:color="auto"/>
            </w:tcBorders>
            <w:shd w:val="clear" w:color="auto" w:fill="auto"/>
          </w:tcPr>
          <w:p w14:paraId="15480C9B" w14:textId="7F30B2AA" w:rsidR="003116BB" w:rsidRPr="0037735E" w:rsidRDefault="000E1C46" w:rsidP="00C62F33">
            <w:pPr>
              <w:keepNext/>
              <w:rPr>
                <w:rFonts w:ascii="Calibri" w:eastAsia="Calibri" w:hAnsi="Calibri"/>
                <w:b/>
                <w:sz w:val="20"/>
                <w:szCs w:val="22"/>
              </w:rPr>
            </w:pPr>
            <w:r w:rsidRPr="0037735E">
              <w:rPr>
                <w:rFonts w:ascii="Calibri" w:eastAsia="Calibri" w:hAnsi="Calibri"/>
                <w:b/>
                <w:sz w:val="20"/>
                <w:szCs w:val="22"/>
              </w:rPr>
              <w:t>J</w:t>
            </w:r>
            <w:r w:rsidR="003116BB" w:rsidRPr="0037735E">
              <w:rPr>
                <w:rFonts w:ascii="Calibri" w:eastAsia="Calibri" w:hAnsi="Calibri"/>
                <w:b/>
                <w:sz w:val="20"/>
                <w:szCs w:val="22"/>
              </w:rPr>
              <w:t xml:space="preserve">. </w:t>
            </w:r>
            <w:r w:rsidR="00615B49" w:rsidRPr="0037735E">
              <w:rPr>
                <w:rFonts w:ascii="Calibri" w:eastAsia="Calibri" w:hAnsi="Calibri"/>
                <w:b/>
                <w:sz w:val="20"/>
                <w:szCs w:val="22"/>
              </w:rPr>
              <w:t>Space Conditioning (SC) Systems – Heating/Cooling – Single Family Dwelling</w:t>
            </w:r>
            <w:r w:rsidR="003116BB" w:rsidRPr="0037735E">
              <w:rPr>
                <w:rFonts w:ascii="Calibri" w:eastAsia="Calibri" w:hAnsi="Calibri"/>
                <w:b/>
                <w:sz w:val="20"/>
                <w:szCs w:val="22"/>
              </w:rPr>
              <w:t xml:space="preserve"> </w:t>
            </w:r>
            <w:r w:rsidR="003116BB" w:rsidRPr="0037735E">
              <w:rPr>
                <w:rFonts w:ascii="Calibri" w:eastAsia="Calibri" w:hAnsi="Calibri"/>
                <w:sz w:val="20"/>
                <w:szCs w:val="22"/>
              </w:rPr>
              <w:t>(</w:t>
            </w:r>
            <w:r w:rsidR="00FE17CA" w:rsidRPr="0037735E">
              <w:rPr>
                <w:rFonts w:ascii="Calibri" w:eastAsia="Calibri" w:hAnsi="Calibri"/>
                <w:sz w:val="20"/>
                <w:szCs w:val="22"/>
              </w:rPr>
              <w:t>S</w:t>
            </w:r>
            <w:r w:rsidR="003116BB" w:rsidRPr="0037735E">
              <w:rPr>
                <w:rFonts w:ascii="Calibri" w:eastAsia="Calibri" w:hAnsi="Calibri"/>
                <w:sz w:val="20"/>
                <w:szCs w:val="22"/>
              </w:rPr>
              <w:t>ection 150.2(b) or (Section 150.1(c)7)</w:t>
            </w:r>
          </w:p>
          <w:p w14:paraId="15480C9C" w14:textId="77777777" w:rsidR="006D5502" w:rsidRDefault="006D5502" w:rsidP="006D5502">
            <w:pPr>
              <w:keepNext/>
              <w:rPr>
                <w:rFonts w:ascii="Calibri" w:hAnsi="Calibri"/>
                <w:sz w:val="18"/>
                <w:szCs w:val="18"/>
              </w:rPr>
            </w:pPr>
            <w:r w:rsidRPr="00B45A2F">
              <w:rPr>
                <w:rFonts w:ascii="Calibri" w:eastAsia="Calibri" w:hAnsi="Calibri"/>
                <w:sz w:val="18"/>
                <w:szCs w:val="18"/>
              </w:rPr>
              <w:t>&lt;&lt;</w:t>
            </w:r>
            <w:r>
              <w:rPr>
                <w:rFonts w:ascii="Calibri" w:eastAsia="Calibri" w:hAnsi="Calibri"/>
                <w:sz w:val="18"/>
                <w:szCs w:val="18"/>
              </w:rPr>
              <w:t xml:space="preserve">if A11=Multifamily, then </w:t>
            </w:r>
            <w:r>
              <w:rPr>
                <w:rFonts w:ascii="Calibri" w:hAnsi="Calibri"/>
                <w:sz w:val="18"/>
                <w:szCs w:val="18"/>
              </w:rPr>
              <w:t xml:space="preserve">display the section does not apply message; </w:t>
            </w:r>
            <w:proofErr w:type="spellStart"/>
            <w:r>
              <w:rPr>
                <w:rFonts w:ascii="Calibri" w:hAnsi="Calibri"/>
                <w:sz w:val="18"/>
                <w:szCs w:val="18"/>
              </w:rPr>
              <w:t>elseif</w:t>
            </w:r>
            <w:proofErr w:type="spellEnd"/>
            <w:r>
              <w:rPr>
                <w:rFonts w:ascii="Calibri" w:hAnsi="Calibri"/>
                <w:sz w:val="18"/>
                <w:szCs w:val="18"/>
              </w:rPr>
              <w:t xml:space="preserve"> none of the following are selected in A13: Space </w:t>
            </w:r>
            <w:r w:rsidRPr="00C24189">
              <w:rPr>
                <w:rFonts w:ascii="Calibri" w:hAnsi="Calibri"/>
                <w:sz w:val="18"/>
                <w:szCs w:val="18"/>
              </w:rPr>
              <w:t>Heating System</w:t>
            </w:r>
            <w:r>
              <w:rPr>
                <w:rFonts w:ascii="Calibri" w:hAnsi="Calibri"/>
                <w:sz w:val="18"/>
                <w:szCs w:val="18"/>
              </w:rPr>
              <w:t xml:space="preserve">, or Space </w:t>
            </w:r>
            <w:r w:rsidRPr="00C24189">
              <w:rPr>
                <w:rFonts w:ascii="Calibri" w:hAnsi="Calibri"/>
                <w:sz w:val="18"/>
                <w:szCs w:val="18"/>
              </w:rPr>
              <w:t>Cooling System</w:t>
            </w:r>
            <w:r>
              <w:rPr>
                <w:rFonts w:ascii="Calibri" w:hAnsi="Calibri"/>
                <w:sz w:val="18"/>
                <w:szCs w:val="18"/>
              </w:rPr>
              <w:t xml:space="preserve">, or Space Conditioning </w:t>
            </w:r>
            <w:r w:rsidRPr="00C24189">
              <w:rPr>
                <w:rFonts w:ascii="Calibri" w:hAnsi="Calibri"/>
                <w:sz w:val="18"/>
                <w:szCs w:val="18"/>
              </w:rPr>
              <w:t>Duct System</w:t>
            </w:r>
            <w:r>
              <w:rPr>
                <w:rFonts w:ascii="Calibri" w:hAnsi="Calibri"/>
                <w:sz w:val="18"/>
                <w:szCs w:val="18"/>
              </w:rPr>
              <w:t xml:space="preserve">, then display the section does not apply message; else if one or more of the following are selected in A13: Space </w:t>
            </w:r>
            <w:r w:rsidRPr="00C24189">
              <w:rPr>
                <w:rFonts w:ascii="Calibri" w:hAnsi="Calibri"/>
                <w:sz w:val="18"/>
                <w:szCs w:val="18"/>
              </w:rPr>
              <w:t>Heating System</w:t>
            </w:r>
            <w:r>
              <w:rPr>
                <w:rFonts w:ascii="Calibri" w:hAnsi="Calibri"/>
                <w:sz w:val="18"/>
                <w:szCs w:val="18"/>
              </w:rPr>
              <w:t xml:space="preserve">, or Space </w:t>
            </w:r>
            <w:r w:rsidRPr="00C24189">
              <w:rPr>
                <w:rFonts w:ascii="Calibri" w:hAnsi="Calibri"/>
                <w:sz w:val="18"/>
                <w:szCs w:val="18"/>
              </w:rPr>
              <w:t>Cooling System</w:t>
            </w:r>
            <w:r>
              <w:rPr>
                <w:rFonts w:ascii="Calibri" w:hAnsi="Calibri"/>
                <w:sz w:val="18"/>
                <w:szCs w:val="18"/>
              </w:rPr>
              <w:t xml:space="preserve">, or Space Conditioning </w:t>
            </w:r>
            <w:r w:rsidRPr="00C24189">
              <w:rPr>
                <w:rFonts w:ascii="Calibri" w:hAnsi="Calibri"/>
                <w:sz w:val="18"/>
                <w:szCs w:val="18"/>
              </w:rPr>
              <w:t>Duct System</w:t>
            </w:r>
            <w:r>
              <w:rPr>
                <w:rFonts w:ascii="Calibri" w:hAnsi="Calibri"/>
                <w:sz w:val="18"/>
                <w:szCs w:val="18"/>
              </w:rPr>
              <w:t>, then require one row of data</w:t>
            </w:r>
            <w:r w:rsidDel="000807AA">
              <w:rPr>
                <w:rFonts w:ascii="Calibri" w:hAnsi="Calibri"/>
                <w:sz w:val="18"/>
                <w:szCs w:val="18"/>
              </w:rPr>
              <w:t xml:space="preserve"> </w:t>
            </w:r>
            <w:r>
              <w:rPr>
                <w:rFonts w:ascii="Calibri" w:hAnsi="Calibri"/>
                <w:sz w:val="18"/>
                <w:szCs w:val="18"/>
              </w:rPr>
              <w:t>in this table</w:t>
            </w:r>
            <w:r>
              <w:rPr>
                <w:rFonts w:ascii="Calibri" w:eastAsia="Calibri" w:hAnsi="Calibri"/>
                <w:sz w:val="18"/>
                <w:szCs w:val="18"/>
              </w:rPr>
              <w:t>&gt;&gt;</w:t>
            </w:r>
          </w:p>
          <w:p w14:paraId="15480C9D" w14:textId="77777777" w:rsidR="003116BB" w:rsidRDefault="003116BB" w:rsidP="001D7841">
            <w:pPr>
              <w:keepNext/>
              <w:rPr>
                <w:rFonts w:ascii="Calibri" w:eastAsia="Calibri" w:hAnsi="Calibri"/>
                <w:sz w:val="18"/>
                <w:szCs w:val="18"/>
              </w:rPr>
            </w:pPr>
            <w:r>
              <w:rPr>
                <w:rFonts w:ascii="Calibri" w:eastAsia="Calibri" w:hAnsi="Calibri"/>
                <w:sz w:val="18"/>
                <w:szCs w:val="18"/>
              </w:rPr>
              <w:t xml:space="preserve">&lt;&lt;the data registry shall require </w:t>
            </w:r>
            <w:r w:rsidR="000807AA">
              <w:rPr>
                <w:rFonts w:ascii="Calibri" w:eastAsia="Calibri" w:hAnsi="Calibri"/>
                <w:sz w:val="18"/>
                <w:szCs w:val="18"/>
              </w:rPr>
              <w:t>a</w:t>
            </w:r>
            <w:r>
              <w:rPr>
                <w:rFonts w:ascii="Calibri" w:eastAsia="Calibri" w:hAnsi="Calibri"/>
                <w:sz w:val="18"/>
                <w:szCs w:val="18"/>
              </w:rPr>
              <w:t xml:space="preserve"> CF1R-ALT-02 for </w:t>
            </w:r>
            <w:r w:rsidR="000807AA">
              <w:rPr>
                <w:rFonts w:ascii="Calibri" w:eastAsia="Calibri" w:hAnsi="Calibri"/>
                <w:sz w:val="18"/>
                <w:szCs w:val="18"/>
              </w:rPr>
              <w:t>the dwelling</w:t>
            </w:r>
            <w:r>
              <w:rPr>
                <w:rFonts w:ascii="Calibri" w:eastAsia="Calibri" w:hAnsi="Calibri"/>
                <w:sz w:val="18"/>
                <w:szCs w:val="18"/>
              </w:rPr>
              <w:t>&gt;&gt;</w:t>
            </w:r>
          </w:p>
        </w:tc>
      </w:tr>
      <w:tr w:rsidR="001D7841" w:rsidRPr="003E1E50" w14:paraId="15480CA2" w14:textId="77777777" w:rsidTr="0037735E">
        <w:trPr>
          <w:trHeight w:val="223"/>
        </w:trPr>
        <w:tc>
          <w:tcPr>
            <w:tcW w:w="2574" w:type="dxa"/>
            <w:tcBorders>
              <w:top w:val="single" w:sz="6" w:space="0" w:color="auto"/>
              <w:left w:val="single" w:sz="4" w:space="0" w:color="auto"/>
              <w:bottom w:val="single" w:sz="6" w:space="0" w:color="auto"/>
            </w:tcBorders>
            <w:vAlign w:val="bottom"/>
          </w:tcPr>
          <w:p w14:paraId="15480C9F" w14:textId="77777777" w:rsidR="001D7841" w:rsidRPr="003E1E50" w:rsidRDefault="001D7841" w:rsidP="00C62F33">
            <w:pPr>
              <w:keepNext/>
              <w:jc w:val="center"/>
              <w:rPr>
                <w:rFonts w:ascii="Calibri" w:hAnsi="Calibri"/>
                <w:sz w:val="18"/>
                <w:szCs w:val="18"/>
              </w:rPr>
            </w:pPr>
            <w:r w:rsidRPr="003E1E50">
              <w:rPr>
                <w:rFonts w:ascii="Calibri" w:hAnsi="Calibri"/>
                <w:sz w:val="18"/>
                <w:szCs w:val="18"/>
              </w:rPr>
              <w:t>01</w:t>
            </w:r>
          </w:p>
        </w:tc>
        <w:tc>
          <w:tcPr>
            <w:tcW w:w="2574" w:type="dxa"/>
            <w:tcBorders>
              <w:top w:val="single" w:sz="6" w:space="0" w:color="auto"/>
              <w:bottom w:val="single" w:sz="6" w:space="0" w:color="auto"/>
            </w:tcBorders>
            <w:vAlign w:val="bottom"/>
          </w:tcPr>
          <w:p w14:paraId="15480CA0" w14:textId="77777777" w:rsidR="001D7841" w:rsidRPr="003E1E50" w:rsidRDefault="001D7841" w:rsidP="00C62F33">
            <w:pPr>
              <w:keepNext/>
              <w:jc w:val="center"/>
              <w:rPr>
                <w:rFonts w:ascii="Calibri" w:hAnsi="Calibri"/>
                <w:sz w:val="18"/>
                <w:szCs w:val="18"/>
              </w:rPr>
            </w:pPr>
            <w:r w:rsidRPr="003E1E50">
              <w:rPr>
                <w:rFonts w:ascii="Calibri" w:hAnsi="Calibri"/>
                <w:sz w:val="18"/>
                <w:szCs w:val="18"/>
              </w:rPr>
              <w:t>02</w:t>
            </w:r>
          </w:p>
        </w:tc>
        <w:tc>
          <w:tcPr>
            <w:tcW w:w="9450" w:type="dxa"/>
            <w:tcBorders>
              <w:top w:val="single" w:sz="6" w:space="0" w:color="auto"/>
              <w:bottom w:val="single" w:sz="6" w:space="0" w:color="auto"/>
              <w:right w:val="single" w:sz="4" w:space="0" w:color="auto"/>
            </w:tcBorders>
            <w:vAlign w:val="bottom"/>
          </w:tcPr>
          <w:p w14:paraId="15480CA1" w14:textId="77777777" w:rsidR="001D7841" w:rsidRPr="003E1E50" w:rsidRDefault="001D7841" w:rsidP="00C62F33">
            <w:pPr>
              <w:keepNext/>
              <w:jc w:val="center"/>
              <w:rPr>
                <w:rFonts w:ascii="Calibri" w:hAnsi="Calibri"/>
                <w:sz w:val="18"/>
                <w:szCs w:val="18"/>
              </w:rPr>
            </w:pPr>
            <w:r w:rsidRPr="003E1E50">
              <w:rPr>
                <w:rFonts w:ascii="Calibri" w:hAnsi="Calibri"/>
                <w:sz w:val="20"/>
                <w:szCs w:val="20"/>
              </w:rPr>
              <w:t>0</w:t>
            </w:r>
            <w:r w:rsidR="0051129F">
              <w:rPr>
                <w:rFonts w:ascii="Calibri" w:hAnsi="Calibri"/>
                <w:sz w:val="20"/>
                <w:szCs w:val="20"/>
              </w:rPr>
              <w:t>3</w:t>
            </w:r>
          </w:p>
        </w:tc>
      </w:tr>
      <w:tr w:rsidR="001D7841" w:rsidRPr="00C24189" w14:paraId="15480CA7" w14:textId="77777777" w:rsidTr="0037735E">
        <w:trPr>
          <w:trHeight w:val="291"/>
        </w:trPr>
        <w:tc>
          <w:tcPr>
            <w:tcW w:w="2574" w:type="dxa"/>
            <w:tcBorders>
              <w:top w:val="single" w:sz="6" w:space="0" w:color="auto"/>
              <w:left w:val="single" w:sz="4" w:space="0" w:color="auto"/>
              <w:bottom w:val="single" w:sz="6" w:space="0" w:color="auto"/>
            </w:tcBorders>
            <w:vAlign w:val="bottom"/>
          </w:tcPr>
          <w:p w14:paraId="15480CA3" w14:textId="77777777" w:rsidR="001D7841" w:rsidRPr="00C24189" w:rsidRDefault="001D7841" w:rsidP="00C62F33">
            <w:pPr>
              <w:keepNext/>
              <w:jc w:val="center"/>
              <w:rPr>
                <w:rFonts w:ascii="Calibri" w:hAnsi="Calibri"/>
                <w:sz w:val="18"/>
                <w:szCs w:val="18"/>
                <w:vertAlign w:val="superscript"/>
              </w:rPr>
            </w:pPr>
            <w:r>
              <w:rPr>
                <w:rFonts w:ascii="Calibri" w:hAnsi="Calibri"/>
                <w:sz w:val="18"/>
                <w:szCs w:val="18"/>
              </w:rPr>
              <w:t>Dwelling Unit Name</w:t>
            </w:r>
          </w:p>
        </w:tc>
        <w:tc>
          <w:tcPr>
            <w:tcW w:w="2574" w:type="dxa"/>
            <w:tcBorders>
              <w:top w:val="single" w:sz="6" w:space="0" w:color="auto"/>
              <w:bottom w:val="single" w:sz="6" w:space="0" w:color="auto"/>
            </w:tcBorders>
            <w:vAlign w:val="bottom"/>
          </w:tcPr>
          <w:p w14:paraId="15480CA4" w14:textId="77777777" w:rsidR="00BE1C9A" w:rsidRDefault="001D7841">
            <w:pPr>
              <w:keepNext/>
              <w:jc w:val="center"/>
              <w:rPr>
                <w:rFonts w:ascii="Calibri" w:hAnsi="Calibri"/>
                <w:sz w:val="18"/>
                <w:szCs w:val="18"/>
              </w:rPr>
            </w:pPr>
            <w:r>
              <w:rPr>
                <w:rFonts w:ascii="Calibri" w:hAnsi="Calibri"/>
                <w:sz w:val="18"/>
                <w:szCs w:val="18"/>
              </w:rPr>
              <w:t xml:space="preserve">Dwelling Unit Total CFA </w:t>
            </w:r>
            <w:r w:rsidR="0060402D">
              <w:rPr>
                <w:rFonts w:ascii="Calibri" w:hAnsi="Calibri"/>
                <w:sz w:val="18"/>
                <w:szCs w:val="18"/>
              </w:rPr>
              <w:t>=</w:t>
            </w:r>
            <w:r>
              <w:rPr>
                <w:rFonts w:ascii="Calibri" w:hAnsi="Calibri"/>
                <w:sz w:val="18"/>
                <w:szCs w:val="18"/>
              </w:rPr>
              <w:t xml:space="preserve"> </w:t>
            </w:r>
          </w:p>
          <w:p w14:paraId="15480CA5" w14:textId="77777777" w:rsidR="00BE1C9A" w:rsidRDefault="001D7841">
            <w:pPr>
              <w:keepNext/>
              <w:jc w:val="center"/>
              <w:rPr>
                <w:rFonts w:ascii="Calibri" w:hAnsi="Calibri"/>
                <w:sz w:val="18"/>
                <w:szCs w:val="18"/>
              </w:rPr>
            </w:pPr>
            <w:r>
              <w:rPr>
                <w:rFonts w:ascii="Calibri" w:hAnsi="Calibri"/>
                <w:sz w:val="18"/>
                <w:szCs w:val="18"/>
              </w:rPr>
              <w:t>Sum of Existing + Addition (ft</w:t>
            </w:r>
            <w:r w:rsidRPr="0037735E">
              <w:rPr>
                <w:rFonts w:ascii="Calibri" w:hAnsi="Calibri"/>
                <w:sz w:val="18"/>
                <w:szCs w:val="18"/>
                <w:vertAlign w:val="superscript"/>
              </w:rPr>
              <w:t>2</w:t>
            </w:r>
            <w:r>
              <w:rPr>
                <w:rFonts w:ascii="Calibri" w:hAnsi="Calibri"/>
                <w:sz w:val="18"/>
                <w:szCs w:val="18"/>
              </w:rPr>
              <w:t>)</w:t>
            </w:r>
          </w:p>
        </w:tc>
        <w:tc>
          <w:tcPr>
            <w:tcW w:w="9450" w:type="dxa"/>
            <w:tcBorders>
              <w:top w:val="single" w:sz="6" w:space="0" w:color="auto"/>
              <w:bottom w:val="single" w:sz="6" w:space="0" w:color="auto"/>
              <w:right w:val="single" w:sz="4" w:space="0" w:color="auto"/>
            </w:tcBorders>
            <w:vAlign w:val="bottom"/>
          </w:tcPr>
          <w:p w14:paraId="15480CA6" w14:textId="77777777" w:rsidR="001D7841" w:rsidRPr="00C24189" w:rsidRDefault="001D7841" w:rsidP="00C62F33">
            <w:pPr>
              <w:keepNext/>
              <w:jc w:val="center"/>
              <w:rPr>
                <w:rFonts w:ascii="Calibri" w:hAnsi="Calibri"/>
                <w:sz w:val="18"/>
                <w:szCs w:val="18"/>
              </w:rPr>
            </w:pPr>
            <w:r>
              <w:rPr>
                <w:rFonts w:ascii="Calibri" w:hAnsi="Calibri"/>
                <w:sz w:val="18"/>
                <w:szCs w:val="18"/>
              </w:rPr>
              <w:t>Comments</w:t>
            </w:r>
          </w:p>
        </w:tc>
      </w:tr>
      <w:tr w:rsidR="001D7841" w:rsidRPr="00C24189" w14:paraId="15480CAB" w14:textId="77777777" w:rsidTr="0037735E">
        <w:trPr>
          <w:trHeight w:val="250"/>
        </w:trPr>
        <w:tc>
          <w:tcPr>
            <w:tcW w:w="2574" w:type="dxa"/>
            <w:tcBorders>
              <w:top w:val="single" w:sz="6" w:space="0" w:color="auto"/>
              <w:left w:val="single" w:sz="4" w:space="0" w:color="auto"/>
              <w:bottom w:val="single" w:sz="6" w:space="0" w:color="auto"/>
            </w:tcBorders>
            <w:vAlign w:val="bottom"/>
          </w:tcPr>
          <w:p w14:paraId="15480CA8" w14:textId="77777777" w:rsidR="001D7841" w:rsidRPr="00C24189" w:rsidRDefault="00B00888" w:rsidP="00C62F33">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2574" w:type="dxa"/>
            <w:tcBorders>
              <w:top w:val="single" w:sz="6" w:space="0" w:color="auto"/>
              <w:bottom w:val="single" w:sz="6" w:space="0" w:color="auto"/>
            </w:tcBorders>
          </w:tcPr>
          <w:p w14:paraId="15480CA9" w14:textId="77777777" w:rsidR="001D7841" w:rsidRPr="00C24189" w:rsidRDefault="00B00888" w:rsidP="00C62F33">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IntegerNonnegative</w:t>
            </w:r>
            <w:proofErr w:type="spellEnd"/>
            <w:r>
              <w:rPr>
                <w:rFonts w:ascii="Calibri" w:hAnsi="Calibri"/>
                <w:sz w:val="18"/>
                <w:szCs w:val="18"/>
              </w:rPr>
              <w:t>&gt;&gt;</w:t>
            </w:r>
          </w:p>
        </w:tc>
        <w:tc>
          <w:tcPr>
            <w:tcW w:w="9450" w:type="dxa"/>
            <w:tcBorders>
              <w:top w:val="single" w:sz="6" w:space="0" w:color="auto"/>
              <w:bottom w:val="single" w:sz="6" w:space="0" w:color="auto"/>
              <w:right w:val="single" w:sz="4" w:space="0" w:color="auto"/>
            </w:tcBorders>
          </w:tcPr>
          <w:p w14:paraId="15480CAA" w14:textId="77777777" w:rsidR="001D7841" w:rsidRPr="00C24189" w:rsidRDefault="00B00888" w:rsidP="00C62F33">
            <w:pPr>
              <w:keepNext/>
              <w:jc w:val="center"/>
              <w:rPr>
                <w:rFonts w:ascii="Calibri" w:hAnsi="Calibri"/>
                <w:sz w:val="18"/>
                <w:szCs w:val="18"/>
              </w:rPr>
            </w:pPr>
            <w:r>
              <w:rPr>
                <w:rFonts w:ascii="Calibri" w:hAnsi="Calibri"/>
                <w:sz w:val="18"/>
                <w:szCs w:val="18"/>
              </w:rPr>
              <w:t>&lt;&lt;User Input: Text&gt;&gt;</w:t>
            </w:r>
          </w:p>
        </w:tc>
      </w:tr>
      <w:tr w:rsidR="001D7841" w:rsidRPr="00C24189" w14:paraId="15480CAF" w14:textId="77777777" w:rsidTr="0037735E">
        <w:trPr>
          <w:trHeight w:val="250"/>
        </w:trPr>
        <w:tc>
          <w:tcPr>
            <w:tcW w:w="2574" w:type="dxa"/>
            <w:tcBorders>
              <w:top w:val="single" w:sz="6" w:space="0" w:color="auto"/>
              <w:left w:val="single" w:sz="4" w:space="0" w:color="auto"/>
              <w:bottom w:val="single" w:sz="4" w:space="0" w:color="auto"/>
            </w:tcBorders>
            <w:vAlign w:val="bottom"/>
          </w:tcPr>
          <w:p w14:paraId="15480CAC" w14:textId="77777777" w:rsidR="001D7841" w:rsidRPr="00C24189" w:rsidRDefault="001D7841" w:rsidP="00C62F33">
            <w:pPr>
              <w:keepNext/>
              <w:jc w:val="center"/>
              <w:rPr>
                <w:rFonts w:ascii="Calibri" w:hAnsi="Calibri"/>
                <w:sz w:val="18"/>
                <w:szCs w:val="18"/>
              </w:rPr>
            </w:pPr>
          </w:p>
        </w:tc>
        <w:tc>
          <w:tcPr>
            <w:tcW w:w="2574" w:type="dxa"/>
            <w:tcBorders>
              <w:top w:val="single" w:sz="6" w:space="0" w:color="auto"/>
              <w:bottom w:val="single" w:sz="4" w:space="0" w:color="auto"/>
            </w:tcBorders>
            <w:vAlign w:val="bottom"/>
          </w:tcPr>
          <w:p w14:paraId="15480CAD" w14:textId="77777777" w:rsidR="001D7841" w:rsidRPr="00C24189" w:rsidRDefault="001D7841" w:rsidP="00C62F33">
            <w:pPr>
              <w:keepNext/>
              <w:jc w:val="center"/>
              <w:rPr>
                <w:rFonts w:ascii="Calibri" w:hAnsi="Calibri"/>
                <w:sz w:val="18"/>
                <w:szCs w:val="18"/>
              </w:rPr>
            </w:pPr>
          </w:p>
        </w:tc>
        <w:tc>
          <w:tcPr>
            <w:tcW w:w="9450" w:type="dxa"/>
            <w:tcBorders>
              <w:top w:val="single" w:sz="6" w:space="0" w:color="auto"/>
              <w:bottom w:val="single" w:sz="4" w:space="0" w:color="auto"/>
              <w:right w:val="single" w:sz="4" w:space="0" w:color="auto"/>
            </w:tcBorders>
            <w:vAlign w:val="bottom"/>
          </w:tcPr>
          <w:p w14:paraId="15480CAE" w14:textId="77777777" w:rsidR="001D7841" w:rsidRPr="00C24189" w:rsidRDefault="001D7841" w:rsidP="00C62F33">
            <w:pPr>
              <w:keepNext/>
              <w:jc w:val="center"/>
              <w:rPr>
                <w:rFonts w:ascii="Calibri" w:hAnsi="Calibri"/>
                <w:sz w:val="18"/>
                <w:szCs w:val="18"/>
              </w:rPr>
            </w:pPr>
          </w:p>
        </w:tc>
      </w:tr>
    </w:tbl>
    <w:p w14:paraId="15480CB0" w14:textId="77777777" w:rsidR="003116BB" w:rsidRDefault="003116BB" w:rsidP="003116BB">
      <w:pPr>
        <w:rPr>
          <w:rFonts w:ascii="Calibri" w:hAnsi="Calibri"/>
          <w:sz w:val="16"/>
          <w:szCs w:val="16"/>
        </w:rPr>
      </w:pPr>
    </w:p>
    <w:p w14:paraId="15480CB1" w14:textId="77777777" w:rsidR="003116BB" w:rsidRPr="009B3A0C" w:rsidRDefault="003116BB" w:rsidP="003116BB">
      <w:pPr>
        <w:rPr>
          <w:rFonts w:ascii="Calibri" w:hAnsi="Calibri"/>
          <w:sz w:val="16"/>
          <w:szCs w:val="16"/>
        </w:rPr>
      </w:pPr>
    </w:p>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900"/>
        <w:gridCol w:w="1530"/>
        <w:gridCol w:w="1620"/>
      </w:tblGrid>
      <w:tr w:rsidR="006043AA" w:rsidRPr="009B3A0C" w14:paraId="15480CB5" w14:textId="77777777" w:rsidTr="0037735E">
        <w:trPr>
          <w:cantSplit/>
          <w:trHeight w:val="627"/>
        </w:trPr>
        <w:tc>
          <w:tcPr>
            <w:tcW w:w="14598" w:type="dxa"/>
            <w:gridSpan w:val="15"/>
            <w:tcBorders>
              <w:top w:val="single" w:sz="4" w:space="0" w:color="auto"/>
              <w:left w:val="single" w:sz="4" w:space="0" w:color="auto"/>
              <w:bottom w:val="single" w:sz="6" w:space="0" w:color="auto"/>
              <w:right w:val="single" w:sz="4" w:space="0" w:color="auto"/>
            </w:tcBorders>
          </w:tcPr>
          <w:p w14:paraId="15480CB2" w14:textId="4EC3E057" w:rsidR="006043AA" w:rsidRPr="0037735E" w:rsidRDefault="006043AA" w:rsidP="006043AA">
            <w:pPr>
              <w:keepNext/>
              <w:rPr>
                <w:rFonts w:ascii="Calibri" w:eastAsia="Calibri" w:hAnsi="Calibri"/>
                <w:b/>
                <w:sz w:val="20"/>
                <w:szCs w:val="22"/>
              </w:rPr>
            </w:pPr>
            <w:r w:rsidRPr="0037735E">
              <w:rPr>
                <w:rFonts w:ascii="Calibri" w:eastAsia="Calibri" w:hAnsi="Calibri"/>
                <w:b/>
                <w:sz w:val="20"/>
                <w:szCs w:val="22"/>
              </w:rPr>
              <w:lastRenderedPageBreak/>
              <w:t xml:space="preserve">K. </w:t>
            </w:r>
            <w:r w:rsidR="006E1B59" w:rsidRPr="0037735E">
              <w:rPr>
                <w:rFonts w:ascii="Calibri" w:eastAsia="Calibri" w:hAnsi="Calibri"/>
                <w:b/>
                <w:sz w:val="20"/>
                <w:szCs w:val="22"/>
              </w:rPr>
              <w:t>Water Heating Systems</w:t>
            </w:r>
            <w:r w:rsidRPr="0037735E">
              <w:rPr>
                <w:rFonts w:ascii="Calibri" w:eastAsia="Calibri" w:hAnsi="Calibri"/>
                <w:b/>
                <w:sz w:val="20"/>
                <w:szCs w:val="22"/>
              </w:rPr>
              <w:t xml:space="preserve"> </w:t>
            </w:r>
            <w:r w:rsidR="005A3E33">
              <w:rPr>
                <w:rFonts w:ascii="Calibri" w:eastAsia="Calibri" w:hAnsi="Calibri"/>
                <w:sz w:val="20"/>
                <w:szCs w:val="22"/>
              </w:rPr>
              <w:t xml:space="preserve">(Section 150.2(a)1D) or </w:t>
            </w:r>
            <w:r w:rsidRPr="0037735E">
              <w:rPr>
                <w:rFonts w:ascii="Calibri" w:eastAsia="Calibri" w:hAnsi="Calibri"/>
                <w:sz w:val="20"/>
                <w:szCs w:val="22"/>
              </w:rPr>
              <w:t>(Section 150.1(c)8)</w:t>
            </w:r>
          </w:p>
          <w:p w14:paraId="15480CB3" w14:textId="77777777" w:rsidR="006043AA" w:rsidRPr="0037735E" w:rsidRDefault="006043AA" w:rsidP="006043AA">
            <w:pPr>
              <w:keepNext/>
              <w:rPr>
                <w:rFonts w:ascii="Calibri" w:eastAsia="Calibri" w:hAnsi="Calibri"/>
                <w:sz w:val="20"/>
                <w:szCs w:val="22"/>
              </w:rPr>
            </w:pPr>
            <w:r w:rsidRPr="0037735E">
              <w:rPr>
                <w:rFonts w:ascii="Calibri" w:eastAsia="Calibri" w:hAnsi="Calibri"/>
                <w:sz w:val="20"/>
                <w:szCs w:val="22"/>
              </w:rPr>
              <w:t>List water heaters and boilers for both domestic hot water (DHW) heaters and hydronic space heating.</w:t>
            </w:r>
          </w:p>
          <w:p w14:paraId="15480CB4" w14:textId="77777777" w:rsidR="000D743D" w:rsidRPr="0037735E" w:rsidRDefault="000D743D" w:rsidP="006043AA">
            <w:pPr>
              <w:keepNext/>
              <w:rPr>
                <w:rFonts w:ascii="Calibri" w:eastAsia="Calibri" w:hAnsi="Calibri"/>
                <w:b/>
                <w:sz w:val="20"/>
                <w:szCs w:val="20"/>
              </w:rPr>
            </w:pPr>
            <w:r w:rsidRPr="0037735E">
              <w:rPr>
                <w:rFonts w:ascii="Calibri" w:eastAsia="Calibri" w:hAnsi="Calibri"/>
                <w:sz w:val="20"/>
                <w:szCs w:val="20"/>
              </w:rPr>
              <w:t xml:space="preserve">&lt;&lt;if </w:t>
            </w:r>
            <w:r w:rsidRPr="0037735E">
              <w:rPr>
                <w:rFonts w:ascii="Calibri" w:hAnsi="Calibri"/>
                <w:sz w:val="20"/>
                <w:szCs w:val="20"/>
              </w:rPr>
              <w:t>Water Heating is not selected in A13, then display the section does not apply message, else display the section but entry is optional and allow user to add multiple rows&gt;&gt;</w:t>
            </w:r>
          </w:p>
        </w:tc>
      </w:tr>
      <w:tr w:rsidR="00761A68" w14:paraId="15480CC5" w14:textId="77777777" w:rsidTr="0037735E">
        <w:trPr>
          <w:cantSplit/>
          <w:trHeight w:val="277"/>
        </w:trPr>
        <w:tc>
          <w:tcPr>
            <w:tcW w:w="1457" w:type="dxa"/>
            <w:tcBorders>
              <w:top w:val="single" w:sz="6" w:space="0" w:color="auto"/>
              <w:left w:val="single" w:sz="4" w:space="0" w:color="auto"/>
              <w:bottom w:val="single" w:sz="6" w:space="0" w:color="auto"/>
            </w:tcBorders>
            <w:vAlign w:val="bottom"/>
          </w:tcPr>
          <w:p w14:paraId="15480CB6" w14:textId="77777777" w:rsidR="00761A68" w:rsidRPr="00A0528B" w:rsidRDefault="00761A68" w:rsidP="00761A68">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A0528B">
              <w:rPr>
                <w:rFonts w:ascii="Calibri" w:hAnsi="Calibri"/>
                <w:sz w:val="18"/>
                <w:szCs w:val="18"/>
              </w:rPr>
              <w:t>01</w:t>
            </w:r>
          </w:p>
        </w:tc>
        <w:tc>
          <w:tcPr>
            <w:tcW w:w="1080" w:type="dxa"/>
            <w:tcBorders>
              <w:top w:val="single" w:sz="6" w:space="0" w:color="auto"/>
              <w:bottom w:val="single" w:sz="6" w:space="0" w:color="auto"/>
            </w:tcBorders>
            <w:vAlign w:val="bottom"/>
          </w:tcPr>
          <w:p w14:paraId="15480CB7" w14:textId="77777777" w:rsidR="00761A68" w:rsidRPr="00A0528B" w:rsidRDefault="00761A68" w:rsidP="00761A68">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A0528B">
              <w:rPr>
                <w:rFonts w:ascii="Calibri" w:hAnsi="Calibri"/>
                <w:sz w:val="18"/>
                <w:szCs w:val="18"/>
              </w:rPr>
              <w:t>02</w:t>
            </w:r>
          </w:p>
        </w:tc>
        <w:tc>
          <w:tcPr>
            <w:tcW w:w="901" w:type="dxa"/>
            <w:tcBorders>
              <w:top w:val="single" w:sz="6" w:space="0" w:color="auto"/>
              <w:bottom w:val="single" w:sz="6" w:space="0" w:color="auto"/>
            </w:tcBorders>
            <w:vAlign w:val="bottom"/>
          </w:tcPr>
          <w:p w14:paraId="15480CB8" w14:textId="77777777" w:rsidR="00761A68" w:rsidRPr="00A0528B" w:rsidRDefault="00761A68" w:rsidP="00761A68">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A0528B">
              <w:rPr>
                <w:rFonts w:ascii="Calibri" w:hAnsi="Calibri"/>
                <w:sz w:val="18"/>
                <w:szCs w:val="18"/>
              </w:rPr>
              <w:t>03</w:t>
            </w:r>
          </w:p>
        </w:tc>
        <w:tc>
          <w:tcPr>
            <w:tcW w:w="791" w:type="dxa"/>
            <w:tcBorders>
              <w:top w:val="single" w:sz="6" w:space="0" w:color="auto"/>
              <w:bottom w:val="single" w:sz="6" w:space="0" w:color="auto"/>
            </w:tcBorders>
            <w:vAlign w:val="bottom"/>
          </w:tcPr>
          <w:p w14:paraId="15480CB9" w14:textId="77777777" w:rsidR="00761A68" w:rsidRPr="00A0528B" w:rsidRDefault="00761A68" w:rsidP="00761A68">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A0528B">
              <w:rPr>
                <w:rFonts w:ascii="Calibri" w:hAnsi="Calibri"/>
                <w:sz w:val="18"/>
                <w:szCs w:val="18"/>
              </w:rPr>
              <w:t>04</w:t>
            </w:r>
          </w:p>
        </w:tc>
        <w:tc>
          <w:tcPr>
            <w:tcW w:w="792" w:type="dxa"/>
            <w:tcBorders>
              <w:top w:val="single" w:sz="6" w:space="0" w:color="auto"/>
              <w:bottom w:val="single" w:sz="6" w:space="0" w:color="auto"/>
            </w:tcBorders>
            <w:vAlign w:val="bottom"/>
          </w:tcPr>
          <w:p w14:paraId="15480CBA" w14:textId="77777777" w:rsidR="00761A68" w:rsidRPr="00A0528B" w:rsidRDefault="00761A68" w:rsidP="00761A68">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A0528B">
              <w:rPr>
                <w:rFonts w:ascii="Calibri" w:hAnsi="Calibri"/>
                <w:sz w:val="18"/>
                <w:szCs w:val="18"/>
              </w:rPr>
              <w:t>05</w:t>
            </w:r>
          </w:p>
        </w:tc>
        <w:tc>
          <w:tcPr>
            <w:tcW w:w="792" w:type="dxa"/>
            <w:tcBorders>
              <w:top w:val="single" w:sz="6" w:space="0" w:color="auto"/>
              <w:bottom w:val="single" w:sz="6" w:space="0" w:color="auto"/>
            </w:tcBorders>
            <w:vAlign w:val="bottom"/>
          </w:tcPr>
          <w:p w14:paraId="15480CBB" w14:textId="77777777" w:rsidR="00761A68" w:rsidRPr="00A0528B" w:rsidRDefault="00761A68" w:rsidP="00761A68">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A0528B">
              <w:rPr>
                <w:rFonts w:ascii="Calibri" w:hAnsi="Calibri"/>
                <w:sz w:val="18"/>
                <w:szCs w:val="18"/>
              </w:rPr>
              <w:t>06</w:t>
            </w:r>
          </w:p>
        </w:tc>
        <w:tc>
          <w:tcPr>
            <w:tcW w:w="685" w:type="dxa"/>
            <w:tcBorders>
              <w:top w:val="single" w:sz="6" w:space="0" w:color="auto"/>
              <w:bottom w:val="single" w:sz="6" w:space="0" w:color="auto"/>
            </w:tcBorders>
            <w:vAlign w:val="bottom"/>
          </w:tcPr>
          <w:p w14:paraId="15480CBC" w14:textId="77777777" w:rsidR="00761A68" w:rsidRPr="00A0528B" w:rsidRDefault="00761A68" w:rsidP="00761A68">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A0528B">
              <w:rPr>
                <w:rFonts w:ascii="Calibri" w:hAnsi="Calibri"/>
                <w:sz w:val="18"/>
                <w:szCs w:val="18"/>
              </w:rPr>
              <w:t>07</w:t>
            </w:r>
          </w:p>
        </w:tc>
        <w:tc>
          <w:tcPr>
            <w:tcW w:w="720" w:type="dxa"/>
            <w:tcBorders>
              <w:top w:val="single" w:sz="6" w:space="0" w:color="auto"/>
              <w:bottom w:val="single" w:sz="6" w:space="0" w:color="auto"/>
            </w:tcBorders>
            <w:vAlign w:val="bottom"/>
          </w:tcPr>
          <w:p w14:paraId="15480CBD" w14:textId="77777777" w:rsidR="00761A68" w:rsidRPr="00A0528B" w:rsidRDefault="00761A68" w:rsidP="00761A68">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A0528B">
              <w:rPr>
                <w:rFonts w:ascii="Calibri" w:hAnsi="Calibri"/>
                <w:sz w:val="18"/>
                <w:szCs w:val="18"/>
              </w:rPr>
              <w:t>08</w:t>
            </w:r>
          </w:p>
        </w:tc>
        <w:tc>
          <w:tcPr>
            <w:tcW w:w="900" w:type="dxa"/>
            <w:tcBorders>
              <w:top w:val="single" w:sz="6" w:space="0" w:color="auto"/>
              <w:bottom w:val="single" w:sz="6" w:space="0" w:color="auto"/>
            </w:tcBorders>
            <w:vAlign w:val="bottom"/>
          </w:tcPr>
          <w:p w14:paraId="15480CBE" w14:textId="77777777" w:rsidR="00761A68" w:rsidRPr="00A0528B" w:rsidRDefault="00761A68" w:rsidP="00761A68">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A0528B">
              <w:rPr>
                <w:rFonts w:ascii="Calibri" w:hAnsi="Calibri"/>
                <w:sz w:val="18"/>
                <w:szCs w:val="18"/>
              </w:rPr>
              <w:t>09</w:t>
            </w:r>
          </w:p>
        </w:tc>
        <w:tc>
          <w:tcPr>
            <w:tcW w:w="863" w:type="dxa"/>
            <w:tcBorders>
              <w:top w:val="single" w:sz="6" w:space="0" w:color="auto"/>
              <w:bottom w:val="single" w:sz="6" w:space="0" w:color="auto"/>
            </w:tcBorders>
            <w:vAlign w:val="bottom"/>
          </w:tcPr>
          <w:p w14:paraId="15480CBF" w14:textId="77777777" w:rsidR="00761A68" w:rsidRPr="00A0528B" w:rsidRDefault="00761A68" w:rsidP="00761A68">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A0528B">
              <w:rPr>
                <w:rFonts w:ascii="Calibri" w:hAnsi="Calibri"/>
                <w:sz w:val="18"/>
                <w:szCs w:val="18"/>
              </w:rPr>
              <w:t>10</w:t>
            </w:r>
          </w:p>
        </w:tc>
        <w:tc>
          <w:tcPr>
            <w:tcW w:w="792" w:type="dxa"/>
            <w:tcBorders>
              <w:top w:val="single" w:sz="6" w:space="0" w:color="auto"/>
              <w:bottom w:val="single" w:sz="6" w:space="0" w:color="auto"/>
            </w:tcBorders>
            <w:vAlign w:val="bottom"/>
          </w:tcPr>
          <w:p w14:paraId="15480CC0" w14:textId="77777777" w:rsidR="00761A68" w:rsidRPr="00A0528B" w:rsidRDefault="00761A68" w:rsidP="00761A68">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A0528B">
              <w:rPr>
                <w:rFonts w:ascii="Calibri" w:hAnsi="Calibri"/>
                <w:sz w:val="18"/>
                <w:szCs w:val="18"/>
              </w:rPr>
              <w:t>11</w:t>
            </w:r>
          </w:p>
        </w:tc>
        <w:tc>
          <w:tcPr>
            <w:tcW w:w="775" w:type="dxa"/>
            <w:tcBorders>
              <w:top w:val="single" w:sz="6" w:space="0" w:color="auto"/>
              <w:bottom w:val="single" w:sz="6" w:space="0" w:color="auto"/>
            </w:tcBorders>
            <w:vAlign w:val="bottom"/>
          </w:tcPr>
          <w:p w14:paraId="15480CC1" w14:textId="77777777" w:rsidR="00761A68" w:rsidRPr="00A0528B" w:rsidRDefault="00761A68" w:rsidP="00761A68">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A0528B">
              <w:rPr>
                <w:rFonts w:ascii="Calibri" w:hAnsi="Calibri"/>
                <w:sz w:val="18"/>
                <w:szCs w:val="18"/>
              </w:rPr>
              <w:t>12</w:t>
            </w:r>
          </w:p>
        </w:tc>
        <w:tc>
          <w:tcPr>
            <w:tcW w:w="900" w:type="dxa"/>
            <w:tcBorders>
              <w:top w:val="single" w:sz="6" w:space="0" w:color="auto"/>
              <w:bottom w:val="single" w:sz="6" w:space="0" w:color="auto"/>
            </w:tcBorders>
            <w:vAlign w:val="bottom"/>
          </w:tcPr>
          <w:p w14:paraId="15480CC2" w14:textId="77777777" w:rsidR="00761A68" w:rsidRPr="00A0528B" w:rsidRDefault="00761A68" w:rsidP="00761A68">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A0528B">
              <w:rPr>
                <w:rFonts w:ascii="Calibri" w:hAnsi="Calibri"/>
                <w:sz w:val="18"/>
                <w:szCs w:val="18"/>
              </w:rPr>
              <w:t>13</w:t>
            </w:r>
          </w:p>
        </w:tc>
        <w:tc>
          <w:tcPr>
            <w:tcW w:w="1530" w:type="dxa"/>
            <w:tcBorders>
              <w:top w:val="single" w:sz="6" w:space="0" w:color="auto"/>
              <w:bottom w:val="single" w:sz="6" w:space="0" w:color="auto"/>
            </w:tcBorders>
            <w:vAlign w:val="bottom"/>
          </w:tcPr>
          <w:p w14:paraId="15480CC3" w14:textId="77777777" w:rsidR="00761A68" w:rsidRPr="00A0528B" w:rsidRDefault="00761A68" w:rsidP="00761A68">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A0528B">
              <w:rPr>
                <w:rFonts w:ascii="Calibri" w:hAnsi="Calibri"/>
                <w:sz w:val="18"/>
                <w:szCs w:val="18"/>
              </w:rPr>
              <w:t>14</w:t>
            </w:r>
          </w:p>
        </w:tc>
        <w:tc>
          <w:tcPr>
            <w:tcW w:w="1620" w:type="dxa"/>
            <w:tcBorders>
              <w:top w:val="single" w:sz="6" w:space="0" w:color="auto"/>
              <w:bottom w:val="single" w:sz="6" w:space="0" w:color="auto"/>
              <w:right w:val="single" w:sz="4" w:space="0" w:color="auto"/>
            </w:tcBorders>
            <w:vAlign w:val="bottom"/>
          </w:tcPr>
          <w:p w14:paraId="15480CC4" w14:textId="77777777" w:rsidR="00761A68" w:rsidRPr="00A0528B" w:rsidRDefault="00761A68" w:rsidP="00761A68">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A0528B">
              <w:rPr>
                <w:rFonts w:ascii="Calibri" w:hAnsi="Calibri"/>
                <w:sz w:val="18"/>
                <w:szCs w:val="18"/>
              </w:rPr>
              <w:t>15</w:t>
            </w:r>
          </w:p>
        </w:tc>
      </w:tr>
      <w:tr w:rsidR="00761A68" w:rsidRPr="008468D1" w14:paraId="15480CDA" w14:textId="77777777" w:rsidTr="0037735E">
        <w:trPr>
          <w:cantSplit/>
          <w:trHeight w:val="492"/>
        </w:trPr>
        <w:tc>
          <w:tcPr>
            <w:tcW w:w="1457" w:type="dxa"/>
            <w:tcBorders>
              <w:top w:val="single" w:sz="6" w:space="0" w:color="auto"/>
              <w:left w:val="single" w:sz="4" w:space="0" w:color="auto"/>
              <w:bottom w:val="single" w:sz="6" w:space="0" w:color="auto"/>
            </w:tcBorders>
            <w:vAlign w:val="bottom"/>
          </w:tcPr>
          <w:p w14:paraId="15480CC6" w14:textId="77777777" w:rsidR="00761A68" w:rsidRPr="0037735E" w:rsidRDefault="00761A68" w:rsidP="00761A68">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37735E">
              <w:rPr>
                <w:rFonts w:ascii="Calibri" w:hAnsi="Calibri"/>
                <w:sz w:val="18"/>
                <w:szCs w:val="18"/>
              </w:rPr>
              <w:t>Water Heating System ID or Name</w:t>
            </w:r>
          </w:p>
        </w:tc>
        <w:tc>
          <w:tcPr>
            <w:tcW w:w="1080" w:type="dxa"/>
            <w:tcBorders>
              <w:top w:val="single" w:sz="6" w:space="0" w:color="auto"/>
              <w:bottom w:val="single" w:sz="6" w:space="0" w:color="auto"/>
            </w:tcBorders>
            <w:vAlign w:val="bottom"/>
          </w:tcPr>
          <w:p w14:paraId="15480CC7" w14:textId="77777777" w:rsidR="00761A68" w:rsidRPr="0037735E" w:rsidRDefault="00761A68" w:rsidP="00761A68">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37735E">
              <w:rPr>
                <w:rFonts w:ascii="Calibri" w:hAnsi="Calibri"/>
                <w:sz w:val="18"/>
                <w:szCs w:val="18"/>
              </w:rPr>
              <w:t xml:space="preserve"> Water Heating System Type</w:t>
            </w:r>
          </w:p>
        </w:tc>
        <w:tc>
          <w:tcPr>
            <w:tcW w:w="901" w:type="dxa"/>
            <w:tcBorders>
              <w:top w:val="single" w:sz="6" w:space="0" w:color="auto"/>
              <w:bottom w:val="single" w:sz="6" w:space="0" w:color="auto"/>
            </w:tcBorders>
            <w:vAlign w:val="bottom"/>
          </w:tcPr>
          <w:p w14:paraId="15480CC8" w14:textId="77777777" w:rsidR="00761A68" w:rsidRPr="0037735E" w:rsidRDefault="00761A68" w:rsidP="00761A68">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37735E">
              <w:rPr>
                <w:rFonts w:ascii="Calibri" w:hAnsi="Calibri"/>
                <w:sz w:val="18"/>
                <w:szCs w:val="18"/>
              </w:rPr>
              <w:t>Water Heater Type</w:t>
            </w:r>
          </w:p>
        </w:tc>
        <w:tc>
          <w:tcPr>
            <w:tcW w:w="791" w:type="dxa"/>
            <w:tcBorders>
              <w:top w:val="single" w:sz="6" w:space="0" w:color="auto"/>
              <w:bottom w:val="single" w:sz="6" w:space="0" w:color="auto"/>
            </w:tcBorders>
            <w:vAlign w:val="bottom"/>
          </w:tcPr>
          <w:p w14:paraId="15480CC9" w14:textId="0EA18FE3" w:rsidR="00761A68" w:rsidRPr="0037735E" w:rsidRDefault="00761A68" w:rsidP="00DE0C2F">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 xml:space="preserve"># of Water Heaters in </w:t>
            </w:r>
            <w:r w:rsidR="00DE0C2F">
              <w:rPr>
                <w:rFonts w:ascii="Calibri" w:hAnsi="Calibri"/>
                <w:sz w:val="18"/>
                <w:szCs w:val="18"/>
              </w:rPr>
              <w:t>S</w:t>
            </w:r>
            <w:r w:rsidRPr="0037735E">
              <w:rPr>
                <w:rFonts w:ascii="Calibri" w:hAnsi="Calibri"/>
                <w:sz w:val="18"/>
                <w:szCs w:val="18"/>
              </w:rPr>
              <w:t>ystem</w:t>
            </w:r>
          </w:p>
        </w:tc>
        <w:tc>
          <w:tcPr>
            <w:tcW w:w="792" w:type="dxa"/>
            <w:tcBorders>
              <w:top w:val="single" w:sz="6" w:space="0" w:color="auto"/>
              <w:bottom w:val="single" w:sz="6" w:space="0" w:color="auto"/>
            </w:tcBorders>
            <w:vAlign w:val="bottom"/>
          </w:tcPr>
          <w:p w14:paraId="15480CCA" w14:textId="77777777" w:rsidR="00761A68" w:rsidRPr="0037735E" w:rsidRDefault="00761A68" w:rsidP="00761A68">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37735E">
              <w:rPr>
                <w:rFonts w:ascii="Calibri" w:hAnsi="Calibri"/>
                <w:sz w:val="18"/>
                <w:szCs w:val="18"/>
              </w:rPr>
              <w:t xml:space="preserve">Water Heater </w:t>
            </w:r>
          </w:p>
          <w:p w14:paraId="15480CCB" w14:textId="77777777" w:rsidR="00761A68" w:rsidRPr="0037735E" w:rsidRDefault="00761A68" w:rsidP="00761A68">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37735E">
              <w:rPr>
                <w:rFonts w:ascii="Calibri" w:hAnsi="Calibri"/>
                <w:sz w:val="18"/>
                <w:szCs w:val="18"/>
              </w:rPr>
              <w:t>Storage</w:t>
            </w:r>
          </w:p>
          <w:p w14:paraId="15480CCC" w14:textId="77777777" w:rsidR="00761A68" w:rsidRPr="0037735E" w:rsidRDefault="00761A68" w:rsidP="00761A68">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Volume (gal)</w:t>
            </w:r>
          </w:p>
        </w:tc>
        <w:tc>
          <w:tcPr>
            <w:tcW w:w="792" w:type="dxa"/>
            <w:tcBorders>
              <w:top w:val="single" w:sz="6" w:space="0" w:color="auto"/>
              <w:bottom w:val="single" w:sz="6" w:space="0" w:color="auto"/>
            </w:tcBorders>
            <w:vAlign w:val="bottom"/>
          </w:tcPr>
          <w:p w14:paraId="15480CCD" w14:textId="77777777" w:rsidR="00761A68" w:rsidRPr="0037735E" w:rsidRDefault="00761A68" w:rsidP="00761A68">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37735E">
              <w:rPr>
                <w:rFonts w:ascii="Calibri" w:hAnsi="Calibri"/>
                <w:sz w:val="18"/>
                <w:szCs w:val="18"/>
              </w:rPr>
              <w:t>Fuel Type</w:t>
            </w:r>
          </w:p>
        </w:tc>
        <w:tc>
          <w:tcPr>
            <w:tcW w:w="685" w:type="dxa"/>
            <w:tcBorders>
              <w:top w:val="single" w:sz="6" w:space="0" w:color="auto"/>
              <w:bottom w:val="single" w:sz="6" w:space="0" w:color="auto"/>
            </w:tcBorders>
            <w:vAlign w:val="bottom"/>
          </w:tcPr>
          <w:p w14:paraId="15480CCE" w14:textId="77777777" w:rsidR="00761A68" w:rsidRPr="0037735E" w:rsidRDefault="00761A68" w:rsidP="00761A68">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37735E">
              <w:rPr>
                <w:rFonts w:ascii="Calibri" w:hAnsi="Calibri"/>
                <w:sz w:val="18"/>
                <w:szCs w:val="18"/>
              </w:rPr>
              <w:t>Rated Input Type</w:t>
            </w:r>
          </w:p>
        </w:tc>
        <w:tc>
          <w:tcPr>
            <w:tcW w:w="720" w:type="dxa"/>
            <w:tcBorders>
              <w:top w:val="single" w:sz="6" w:space="0" w:color="auto"/>
              <w:bottom w:val="single" w:sz="6" w:space="0" w:color="auto"/>
            </w:tcBorders>
            <w:vAlign w:val="bottom"/>
          </w:tcPr>
          <w:p w14:paraId="15480CCF" w14:textId="77777777" w:rsidR="00761A68" w:rsidRPr="0037735E" w:rsidRDefault="00761A68" w:rsidP="00761A68">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37735E">
              <w:rPr>
                <w:rFonts w:ascii="Calibri" w:hAnsi="Calibri"/>
                <w:sz w:val="18"/>
                <w:szCs w:val="18"/>
              </w:rPr>
              <w:t>Rated Input Value</w:t>
            </w:r>
          </w:p>
        </w:tc>
        <w:tc>
          <w:tcPr>
            <w:tcW w:w="900" w:type="dxa"/>
            <w:tcBorders>
              <w:top w:val="single" w:sz="6" w:space="0" w:color="auto"/>
              <w:bottom w:val="single" w:sz="6" w:space="0" w:color="auto"/>
            </w:tcBorders>
            <w:vAlign w:val="bottom"/>
          </w:tcPr>
          <w:p w14:paraId="15480CD0" w14:textId="77777777" w:rsidR="00761A68" w:rsidRPr="0037735E" w:rsidRDefault="00761A68" w:rsidP="00761A68">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37735E">
              <w:rPr>
                <w:rFonts w:ascii="Calibri" w:hAnsi="Calibri"/>
                <w:sz w:val="18"/>
                <w:szCs w:val="18"/>
              </w:rPr>
              <w:t>Heating Efficiency Type</w:t>
            </w:r>
          </w:p>
        </w:tc>
        <w:tc>
          <w:tcPr>
            <w:tcW w:w="863" w:type="dxa"/>
            <w:tcBorders>
              <w:top w:val="single" w:sz="6" w:space="0" w:color="auto"/>
              <w:bottom w:val="single" w:sz="6" w:space="0" w:color="auto"/>
            </w:tcBorders>
            <w:vAlign w:val="bottom"/>
          </w:tcPr>
          <w:p w14:paraId="15480CD1" w14:textId="77777777" w:rsidR="00761A68" w:rsidRPr="0037735E" w:rsidRDefault="00761A68" w:rsidP="00761A68">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37735E">
              <w:rPr>
                <w:rFonts w:ascii="Calibri" w:hAnsi="Calibri"/>
                <w:sz w:val="18"/>
                <w:szCs w:val="18"/>
              </w:rPr>
              <w:t>Heating Efficiency Value</w:t>
            </w:r>
          </w:p>
        </w:tc>
        <w:tc>
          <w:tcPr>
            <w:tcW w:w="792" w:type="dxa"/>
            <w:tcBorders>
              <w:top w:val="single" w:sz="6" w:space="0" w:color="auto"/>
              <w:bottom w:val="single" w:sz="6" w:space="0" w:color="auto"/>
            </w:tcBorders>
            <w:vAlign w:val="bottom"/>
          </w:tcPr>
          <w:p w14:paraId="15480CD2" w14:textId="77777777" w:rsidR="00761A68" w:rsidRPr="0037735E" w:rsidRDefault="00761A68" w:rsidP="00761A68">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37735E">
              <w:rPr>
                <w:rFonts w:ascii="Calibri" w:hAnsi="Calibri"/>
                <w:sz w:val="18"/>
                <w:szCs w:val="18"/>
              </w:rPr>
              <w:t>Standby Loss (%)</w:t>
            </w:r>
          </w:p>
        </w:tc>
        <w:tc>
          <w:tcPr>
            <w:tcW w:w="775" w:type="dxa"/>
            <w:tcBorders>
              <w:top w:val="single" w:sz="6" w:space="0" w:color="auto"/>
              <w:bottom w:val="single" w:sz="6" w:space="0" w:color="auto"/>
            </w:tcBorders>
            <w:vAlign w:val="bottom"/>
          </w:tcPr>
          <w:p w14:paraId="15480CD3" w14:textId="77777777" w:rsidR="00761A68" w:rsidRPr="0037735E" w:rsidRDefault="00761A68" w:rsidP="00761A68">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37735E">
              <w:rPr>
                <w:rFonts w:ascii="Calibri" w:hAnsi="Calibri"/>
                <w:sz w:val="18"/>
                <w:szCs w:val="18"/>
              </w:rPr>
              <w:t xml:space="preserve">Exterior </w:t>
            </w:r>
            <w:proofErr w:type="spellStart"/>
            <w:r w:rsidRPr="0037735E">
              <w:rPr>
                <w:rFonts w:ascii="Calibri" w:hAnsi="Calibri"/>
                <w:sz w:val="18"/>
                <w:szCs w:val="18"/>
              </w:rPr>
              <w:t>Insul</w:t>
            </w:r>
            <w:proofErr w:type="spellEnd"/>
            <w:r w:rsidRPr="0037735E">
              <w:rPr>
                <w:rFonts w:ascii="Calibri" w:hAnsi="Calibri"/>
                <w:sz w:val="18"/>
                <w:szCs w:val="18"/>
              </w:rPr>
              <w:t xml:space="preserve">. </w:t>
            </w:r>
          </w:p>
          <w:p w14:paraId="15480CD4" w14:textId="77777777" w:rsidR="00761A68" w:rsidRPr="0037735E" w:rsidRDefault="00761A68" w:rsidP="00761A68">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37735E">
              <w:rPr>
                <w:rFonts w:ascii="Calibri" w:hAnsi="Calibri"/>
                <w:sz w:val="18"/>
                <w:szCs w:val="18"/>
              </w:rPr>
              <w:t>R-Value</w:t>
            </w:r>
          </w:p>
        </w:tc>
        <w:tc>
          <w:tcPr>
            <w:tcW w:w="900" w:type="dxa"/>
            <w:tcBorders>
              <w:top w:val="single" w:sz="6" w:space="0" w:color="auto"/>
              <w:bottom w:val="single" w:sz="6" w:space="0" w:color="auto"/>
            </w:tcBorders>
            <w:vAlign w:val="bottom"/>
          </w:tcPr>
          <w:p w14:paraId="15480CD5" w14:textId="77777777" w:rsidR="00761A68" w:rsidRPr="0037735E" w:rsidRDefault="00761A68" w:rsidP="00761A68">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37735E">
              <w:rPr>
                <w:rFonts w:ascii="Calibri" w:hAnsi="Calibri"/>
                <w:sz w:val="18"/>
                <w:szCs w:val="18"/>
              </w:rPr>
              <w:t>Back-Up Solar Savings Fraction</w:t>
            </w:r>
          </w:p>
        </w:tc>
        <w:tc>
          <w:tcPr>
            <w:tcW w:w="1530" w:type="dxa"/>
            <w:tcBorders>
              <w:top w:val="single" w:sz="6" w:space="0" w:color="auto"/>
              <w:bottom w:val="single" w:sz="6" w:space="0" w:color="auto"/>
            </w:tcBorders>
            <w:vAlign w:val="bottom"/>
          </w:tcPr>
          <w:p w14:paraId="15480CD6" w14:textId="77777777" w:rsidR="00761A68" w:rsidRPr="0037735E" w:rsidRDefault="00761A68" w:rsidP="00761A68">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37735E">
              <w:rPr>
                <w:rFonts w:ascii="Calibri" w:hAnsi="Calibri"/>
                <w:sz w:val="18"/>
                <w:szCs w:val="18"/>
              </w:rPr>
              <w:t xml:space="preserve">Central DHW System </w:t>
            </w:r>
          </w:p>
          <w:p w14:paraId="15480CD7" w14:textId="77777777" w:rsidR="00761A68" w:rsidRPr="0037735E" w:rsidRDefault="00761A68" w:rsidP="00761A68">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37735E">
              <w:rPr>
                <w:rFonts w:ascii="Calibri" w:hAnsi="Calibri"/>
                <w:sz w:val="18"/>
                <w:szCs w:val="18"/>
              </w:rPr>
              <w:t>Distribution Type</w:t>
            </w:r>
          </w:p>
        </w:tc>
        <w:tc>
          <w:tcPr>
            <w:tcW w:w="1620" w:type="dxa"/>
            <w:tcBorders>
              <w:top w:val="single" w:sz="6" w:space="0" w:color="auto"/>
              <w:bottom w:val="single" w:sz="6" w:space="0" w:color="auto"/>
              <w:right w:val="single" w:sz="4" w:space="0" w:color="auto"/>
            </w:tcBorders>
            <w:vAlign w:val="bottom"/>
          </w:tcPr>
          <w:p w14:paraId="15480CD8" w14:textId="77777777" w:rsidR="00761A68" w:rsidRPr="0037735E" w:rsidRDefault="00761A68" w:rsidP="00761A68">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37735E">
              <w:rPr>
                <w:rFonts w:ascii="Calibri" w:hAnsi="Calibri"/>
                <w:sz w:val="18"/>
                <w:szCs w:val="18"/>
              </w:rPr>
              <w:t>Dwelling Unit DHW System</w:t>
            </w:r>
          </w:p>
          <w:p w14:paraId="15480CD9" w14:textId="77777777" w:rsidR="00761A68" w:rsidRPr="0037735E" w:rsidRDefault="00761A68" w:rsidP="00761A68">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37735E">
              <w:rPr>
                <w:rFonts w:ascii="Calibri" w:hAnsi="Calibri"/>
                <w:sz w:val="18"/>
                <w:szCs w:val="18"/>
              </w:rPr>
              <w:t>Distribution Type</w:t>
            </w:r>
          </w:p>
        </w:tc>
      </w:tr>
      <w:tr w:rsidR="00761A68" w14:paraId="15480CF8" w14:textId="77777777" w:rsidTr="0037735E">
        <w:trPr>
          <w:cantSplit/>
          <w:trHeight w:val="246"/>
        </w:trPr>
        <w:tc>
          <w:tcPr>
            <w:tcW w:w="1457" w:type="dxa"/>
            <w:tcBorders>
              <w:top w:val="single" w:sz="6" w:space="0" w:color="auto"/>
              <w:left w:val="single" w:sz="4" w:space="0" w:color="auto"/>
              <w:bottom w:val="single" w:sz="6" w:space="0" w:color="auto"/>
            </w:tcBorders>
          </w:tcPr>
          <w:p w14:paraId="15480CDB" w14:textId="77777777" w:rsidR="00761A68" w:rsidRPr="0037735E" w:rsidRDefault="00761A68" w:rsidP="00761A68">
            <w:pPr>
              <w:keepNext/>
              <w:tabs>
                <w:tab w:val="left" w:pos="2160"/>
                <w:tab w:val="left" w:pos="2700"/>
                <w:tab w:val="left" w:pos="3420"/>
                <w:tab w:val="left" w:pos="3780"/>
                <w:tab w:val="left" w:pos="5760"/>
                <w:tab w:val="left" w:pos="7212"/>
              </w:tabs>
              <w:rPr>
                <w:rFonts w:ascii="Calibri" w:hAnsi="Calibri"/>
                <w:sz w:val="16"/>
                <w:szCs w:val="14"/>
              </w:rPr>
            </w:pPr>
            <w:r w:rsidRPr="0037735E">
              <w:rPr>
                <w:rFonts w:ascii="Calibri" w:hAnsi="Calibri"/>
                <w:sz w:val="16"/>
                <w:szCs w:val="14"/>
              </w:rPr>
              <w:lastRenderedPageBreak/>
              <w:t xml:space="preserve">&lt;&lt;user input text; </w:t>
            </w:r>
          </w:p>
          <w:p w14:paraId="15480CDC" w14:textId="77777777" w:rsidR="00761A68" w:rsidRPr="0037735E" w:rsidRDefault="00761A68" w:rsidP="00761A68">
            <w:pPr>
              <w:keepNext/>
              <w:tabs>
                <w:tab w:val="left" w:pos="2160"/>
                <w:tab w:val="left" w:pos="2700"/>
                <w:tab w:val="left" w:pos="3420"/>
                <w:tab w:val="left" w:pos="3780"/>
                <w:tab w:val="left" w:pos="5760"/>
                <w:tab w:val="left" w:pos="7212"/>
              </w:tabs>
              <w:rPr>
                <w:rFonts w:ascii="Calibri" w:hAnsi="Calibri"/>
                <w:sz w:val="16"/>
                <w:szCs w:val="18"/>
              </w:rPr>
            </w:pPr>
            <w:r w:rsidRPr="0037735E">
              <w:rPr>
                <w:rFonts w:ascii="Calibri" w:hAnsi="Calibri"/>
                <w:sz w:val="16"/>
                <w:szCs w:val="14"/>
              </w:rPr>
              <w:t>do not allow duplicate entries in this column;  allow user to enter multiple rows as needed&gt;&gt;</w:t>
            </w:r>
          </w:p>
        </w:tc>
        <w:tc>
          <w:tcPr>
            <w:tcW w:w="1080" w:type="dxa"/>
            <w:tcBorders>
              <w:top w:val="single" w:sz="6" w:space="0" w:color="auto"/>
              <w:bottom w:val="single" w:sz="6" w:space="0" w:color="auto"/>
            </w:tcBorders>
          </w:tcPr>
          <w:p w14:paraId="15480CDD" w14:textId="77777777" w:rsidR="00761A68" w:rsidRPr="0037735E" w:rsidRDefault="00761A68" w:rsidP="00761A68">
            <w:pPr>
              <w:keepNext/>
              <w:tabs>
                <w:tab w:val="left" w:pos="2160"/>
                <w:tab w:val="left" w:pos="2700"/>
                <w:tab w:val="left" w:pos="3420"/>
                <w:tab w:val="left" w:pos="3780"/>
                <w:tab w:val="left" w:pos="5760"/>
                <w:tab w:val="left" w:pos="7212"/>
              </w:tabs>
              <w:rPr>
                <w:rFonts w:ascii="Calibri" w:hAnsi="Calibri"/>
                <w:sz w:val="16"/>
                <w:szCs w:val="14"/>
              </w:rPr>
            </w:pPr>
            <w:r w:rsidRPr="0037735E">
              <w:rPr>
                <w:rFonts w:ascii="Calibri" w:hAnsi="Calibri"/>
                <w:sz w:val="16"/>
                <w:szCs w:val="14"/>
              </w:rPr>
              <w:t>&lt;&lt;user pick from list, DHW, Hydronic,</w:t>
            </w:r>
          </w:p>
          <w:p w14:paraId="15480CDE" w14:textId="77777777" w:rsidR="00761A68" w:rsidRPr="0037735E" w:rsidRDefault="00761A68" w:rsidP="00213EC1">
            <w:pPr>
              <w:keepNext/>
              <w:tabs>
                <w:tab w:val="left" w:pos="2160"/>
                <w:tab w:val="left" w:pos="2700"/>
                <w:tab w:val="left" w:pos="3420"/>
                <w:tab w:val="left" w:pos="3780"/>
                <w:tab w:val="left" w:pos="5760"/>
                <w:tab w:val="left" w:pos="7212"/>
              </w:tabs>
              <w:rPr>
                <w:rFonts w:ascii="Calibri" w:hAnsi="Calibri"/>
                <w:sz w:val="16"/>
                <w:szCs w:val="18"/>
              </w:rPr>
            </w:pPr>
            <w:r w:rsidRPr="0037735E">
              <w:rPr>
                <w:rFonts w:ascii="Calibri" w:hAnsi="Calibri"/>
                <w:sz w:val="16"/>
                <w:szCs w:val="14"/>
              </w:rPr>
              <w:t>Combined Hydronic,</w:t>
            </w:r>
            <w:r w:rsidR="00D14926" w:rsidRPr="0037735E">
              <w:rPr>
                <w:rFonts w:ascii="Calibri" w:hAnsi="Calibri"/>
                <w:sz w:val="16"/>
                <w:szCs w:val="14"/>
              </w:rPr>
              <w:t xml:space="preserve"> Central</w:t>
            </w:r>
            <w:r w:rsidRPr="0037735E">
              <w:rPr>
                <w:rFonts w:ascii="Calibri" w:hAnsi="Calibri"/>
                <w:sz w:val="16"/>
                <w:szCs w:val="14"/>
              </w:rPr>
              <w:t>&gt;&gt;</w:t>
            </w:r>
          </w:p>
        </w:tc>
        <w:tc>
          <w:tcPr>
            <w:tcW w:w="901" w:type="dxa"/>
            <w:tcBorders>
              <w:top w:val="single" w:sz="6" w:space="0" w:color="auto"/>
              <w:bottom w:val="single" w:sz="6" w:space="0" w:color="auto"/>
            </w:tcBorders>
          </w:tcPr>
          <w:p w14:paraId="15480CDF" w14:textId="1D7F5E32" w:rsidR="00761A68" w:rsidRPr="0037735E" w:rsidRDefault="00761A68" w:rsidP="0029455E">
            <w:pPr>
              <w:keepNext/>
              <w:tabs>
                <w:tab w:val="left" w:pos="2160"/>
                <w:tab w:val="left" w:pos="2700"/>
                <w:tab w:val="left" w:pos="3420"/>
                <w:tab w:val="left" w:pos="3780"/>
                <w:tab w:val="left" w:pos="5760"/>
                <w:tab w:val="left" w:pos="7212"/>
              </w:tabs>
              <w:rPr>
                <w:rFonts w:ascii="Calibri" w:hAnsi="Calibri"/>
                <w:sz w:val="16"/>
                <w:szCs w:val="14"/>
              </w:rPr>
            </w:pPr>
            <w:r w:rsidRPr="0037735E">
              <w:rPr>
                <w:rFonts w:ascii="Calibri" w:hAnsi="Calibri"/>
                <w:sz w:val="16"/>
                <w:szCs w:val="14"/>
              </w:rPr>
              <w:t>&lt;&lt;</w:t>
            </w:r>
            <w:ins w:id="15" w:author="Shewmaker, Michael@Energy" w:date="2018-04-05T13:09:00Z">
              <w:r w:rsidR="00641959">
                <w:rPr>
                  <w:rFonts w:ascii="Calibri" w:hAnsi="Calibri"/>
                  <w:sz w:val="16"/>
                  <w:szCs w:val="14"/>
                </w:rPr>
                <w:t xml:space="preserve">if K02 = </w:t>
              </w:r>
            </w:ins>
            <w:ins w:id="16" w:author="Shewmaker, Michael@Energy" w:date="2018-04-05T13:10:00Z">
              <w:r w:rsidR="00641959">
                <w:rPr>
                  <w:rFonts w:ascii="Calibri" w:hAnsi="Calibri"/>
                  <w:sz w:val="16"/>
                  <w:szCs w:val="14"/>
                </w:rPr>
                <w:t xml:space="preserve">DHW then user pick from list: Small storage, Large storage, Consumer </w:t>
              </w:r>
              <w:proofErr w:type="spellStart"/>
              <w:r w:rsidR="00641959">
                <w:rPr>
                  <w:rFonts w:ascii="Calibri" w:hAnsi="Calibri"/>
                  <w:sz w:val="16"/>
                  <w:szCs w:val="14"/>
                </w:rPr>
                <w:t>Sotrage</w:t>
              </w:r>
              <w:proofErr w:type="spellEnd"/>
              <w:r w:rsidR="00641959">
                <w:rPr>
                  <w:rFonts w:ascii="Calibri" w:hAnsi="Calibri"/>
                  <w:sz w:val="16"/>
                  <w:szCs w:val="14"/>
                </w:rPr>
                <w:t>, Commercial storage, Consumer instantaneous, Small Instantaneous</w:t>
              </w:r>
            </w:ins>
            <w:ins w:id="17" w:author="Shewmaker, Michael@Energy" w:date="2018-04-05T13:11:00Z">
              <w:r w:rsidR="00641959">
                <w:rPr>
                  <w:rFonts w:ascii="Calibri" w:hAnsi="Calibri"/>
                  <w:sz w:val="16"/>
                  <w:szCs w:val="14"/>
                </w:rPr>
                <w:t xml:space="preserve">, or Residential-Duty Commercial storage; Else </w:t>
              </w:r>
            </w:ins>
            <w:r w:rsidRPr="0037735E">
              <w:rPr>
                <w:rFonts w:ascii="Calibri" w:hAnsi="Calibri"/>
                <w:sz w:val="16"/>
                <w:szCs w:val="14"/>
              </w:rPr>
              <w:t>user pick one from list: Large Storage, Small Storage, Heat Pump, Boiler, Large Instantaneous, Small Instantaneous</w:t>
            </w:r>
            <w:ins w:id="18" w:author="Shewmaker, Michael@Energy" w:date="2018-04-05T13:11:00Z">
              <w:r w:rsidR="00641959">
                <w:rPr>
                  <w:rFonts w:ascii="Calibri" w:hAnsi="Calibri"/>
                  <w:sz w:val="16"/>
                  <w:szCs w:val="14"/>
                </w:rPr>
                <w:t>, Consumer Storage, Commercial storage, Consumer Instantaneous, Commercial Instantaneous, Residential-Duty Commercial</w:t>
              </w:r>
            </w:ins>
            <w:ins w:id="19" w:author="Shewmaker, Michael@Energy" w:date="2018-04-05T13:12:00Z">
              <w:r w:rsidR="00641959">
                <w:rPr>
                  <w:rFonts w:ascii="Calibri" w:hAnsi="Calibri"/>
                  <w:sz w:val="16"/>
                  <w:szCs w:val="14"/>
                </w:rPr>
                <w:t xml:space="preserve">, Residential-Duty Commercial Instantaneous, </w:t>
              </w:r>
            </w:ins>
            <w:r w:rsidRPr="0037735E">
              <w:rPr>
                <w:rFonts w:ascii="Calibri" w:hAnsi="Calibri"/>
                <w:sz w:val="16"/>
                <w:szCs w:val="14"/>
              </w:rPr>
              <w:t xml:space="preserve"> or Indirect.</w:t>
            </w:r>
            <w:r w:rsidR="00213EC1" w:rsidRPr="0037735E">
              <w:rPr>
                <w:rFonts w:ascii="Calibri" w:hAnsi="Calibri"/>
                <w:sz w:val="16"/>
                <w:szCs w:val="14"/>
              </w:rPr>
              <w:t>&gt;&gt;</w:t>
            </w:r>
          </w:p>
        </w:tc>
        <w:tc>
          <w:tcPr>
            <w:tcW w:w="791" w:type="dxa"/>
            <w:tcBorders>
              <w:top w:val="single" w:sz="6" w:space="0" w:color="auto"/>
              <w:bottom w:val="single" w:sz="6" w:space="0" w:color="auto"/>
            </w:tcBorders>
          </w:tcPr>
          <w:p w14:paraId="15480CE0" w14:textId="77777777" w:rsidR="00761A68" w:rsidRPr="0037735E" w:rsidRDefault="00D14926" w:rsidP="00761A68">
            <w:pPr>
              <w:keepNext/>
              <w:tabs>
                <w:tab w:val="left" w:pos="2160"/>
                <w:tab w:val="left" w:pos="2700"/>
                <w:tab w:val="left" w:pos="3420"/>
                <w:tab w:val="left" w:pos="3780"/>
                <w:tab w:val="left" w:pos="5760"/>
                <w:tab w:val="left" w:pos="7212"/>
              </w:tabs>
              <w:rPr>
                <w:rFonts w:ascii="Calibri" w:hAnsi="Calibri"/>
                <w:sz w:val="16"/>
                <w:szCs w:val="14"/>
              </w:rPr>
            </w:pPr>
            <w:r w:rsidRPr="0037735E">
              <w:rPr>
                <w:rFonts w:ascii="Calibri" w:hAnsi="Calibri"/>
                <w:sz w:val="16"/>
                <w:szCs w:val="14"/>
              </w:rPr>
              <w:t xml:space="preserve">&lt;&lt;User Input: </w:t>
            </w:r>
            <w:proofErr w:type="spellStart"/>
            <w:r w:rsidRPr="0037735E">
              <w:rPr>
                <w:rFonts w:ascii="Calibri" w:hAnsi="Calibri"/>
                <w:sz w:val="16"/>
                <w:szCs w:val="14"/>
              </w:rPr>
              <w:t>IntegerNonnegative</w:t>
            </w:r>
            <w:proofErr w:type="spellEnd"/>
            <w:r w:rsidRPr="0037735E">
              <w:rPr>
                <w:rFonts w:ascii="Calibri" w:hAnsi="Calibri"/>
                <w:sz w:val="16"/>
                <w:szCs w:val="14"/>
              </w:rPr>
              <w:t>&gt;&gt;</w:t>
            </w:r>
          </w:p>
        </w:tc>
        <w:tc>
          <w:tcPr>
            <w:tcW w:w="792" w:type="dxa"/>
            <w:tcBorders>
              <w:top w:val="single" w:sz="6" w:space="0" w:color="auto"/>
              <w:bottom w:val="single" w:sz="6" w:space="0" w:color="auto"/>
            </w:tcBorders>
          </w:tcPr>
          <w:p w14:paraId="15480CE1" w14:textId="77777777" w:rsidR="00F2362E" w:rsidRPr="0037735E" w:rsidRDefault="00F07F46" w:rsidP="00FA0445">
            <w:pPr>
              <w:keepNext/>
              <w:tabs>
                <w:tab w:val="left" w:pos="2160"/>
                <w:tab w:val="left" w:pos="2700"/>
                <w:tab w:val="left" w:pos="3420"/>
                <w:tab w:val="left" w:pos="3780"/>
                <w:tab w:val="left" w:pos="5760"/>
                <w:tab w:val="left" w:pos="7212"/>
              </w:tabs>
              <w:rPr>
                <w:rFonts w:ascii="Calibri" w:hAnsi="Calibri" w:cs="Tahoma"/>
                <w:sz w:val="16"/>
                <w:szCs w:val="14"/>
              </w:rPr>
            </w:pPr>
            <w:r w:rsidRPr="0037735E">
              <w:rPr>
                <w:rFonts w:ascii="Calibri" w:hAnsi="Calibri"/>
                <w:sz w:val="16"/>
                <w:szCs w:val="14"/>
              </w:rPr>
              <w:t xml:space="preserve">&lt;&lt;user input number </w:t>
            </w:r>
            <w:proofErr w:type="spellStart"/>
            <w:r w:rsidR="00FA0445" w:rsidRPr="0037735E">
              <w:rPr>
                <w:rFonts w:ascii="Calibri" w:hAnsi="Calibri"/>
                <w:sz w:val="16"/>
                <w:szCs w:val="14"/>
              </w:rPr>
              <w:t>x</w:t>
            </w:r>
            <w:r w:rsidRPr="0037735E">
              <w:rPr>
                <w:rFonts w:ascii="Calibri" w:hAnsi="Calibri"/>
                <w:sz w:val="16"/>
                <w:szCs w:val="14"/>
              </w:rPr>
              <w:t>xx.x</w:t>
            </w:r>
            <w:proofErr w:type="spellEnd"/>
            <w:r w:rsidRPr="0037735E">
              <w:rPr>
                <w:rFonts w:ascii="Calibri" w:hAnsi="Calibri"/>
                <w:sz w:val="16"/>
                <w:szCs w:val="14"/>
              </w:rPr>
              <w:t xml:space="preserve">, or </w:t>
            </w:r>
            <w:r w:rsidR="00FA0445" w:rsidRPr="0037735E">
              <w:rPr>
                <w:rFonts w:ascii="Calibri" w:hAnsi="Calibri"/>
                <w:sz w:val="16"/>
                <w:szCs w:val="14"/>
              </w:rPr>
              <w:t>if A03 = instantaneous enter</w:t>
            </w:r>
            <w:r w:rsidRPr="0037735E">
              <w:rPr>
                <w:rFonts w:ascii="Calibri" w:hAnsi="Calibri"/>
                <w:sz w:val="16"/>
                <w:szCs w:val="14"/>
              </w:rPr>
              <w:t xml:space="preserve"> N/A&gt;&gt;</w:t>
            </w:r>
          </w:p>
        </w:tc>
        <w:tc>
          <w:tcPr>
            <w:tcW w:w="792" w:type="dxa"/>
            <w:tcBorders>
              <w:top w:val="single" w:sz="6" w:space="0" w:color="auto"/>
              <w:bottom w:val="single" w:sz="6" w:space="0" w:color="auto"/>
            </w:tcBorders>
          </w:tcPr>
          <w:p w14:paraId="15480CE2" w14:textId="2409ACB9" w:rsidR="00761A68" w:rsidRPr="0037735E" w:rsidRDefault="00761A68" w:rsidP="00641959">
            <w:pPr>
              <w:keepNext/>
              <w:tabs>
                <w:tab w:val="left" w:pos="2160"/>
                <w:tab w:val="left" w:pos="2700"/>
                <w:tab w:val="left" w:pos="3420"/>
                <w:tab w:val="left" w:pos="3780"/>
                <w:tab w:val="left" w:pos="5760"/>
                <w:tab w:val="left" w:pos="7212"/>
              </w:tabs>
              <w:rPr>
                <w:rFonts w:ascii="Calibri" w:hAnsi="Calibri"/>
                <w:sz w:val="16"/>
                <w:szCs w:val="14"/>
              </w:rPr>
            </w:pPr>
            <w:r w:rsidRPr="0037735E">
              <w:rPr>
                <w:rFonts w:ascii="Calibri" w:hAnsi="Calibri"/>
                <w:sz w:val="16"/>
                <w:szCs w:val="14"/>
              </w:rPr>
              <w:t>&lt;&lt;</w:t>
            </w:r>
            <w:proofErr w:type="gramStart"/>
            <w:r w:rsidRPr="0037735E">
              <w:rPr>
                <w:rFonts w:ascii="Calibri" w:hAnsi="Calibri"/>
                <w:sz w:val="16"/>
                <w:szCs w:val="14"/>
              </w:rPr>
              <w:t>user</w:t>
            </w:r>
            <w:proofErr w:type="gramEnd"/>
            <w:r w:rsidRPr="0037735E">
              <w:rPr>
                <w:rFonts w:ascii="Calibri" w:hAnsi="Calibri"/>
                <w:sz w:val="16"/>
                <w:szCs w:val="14"/>
              </w:rPr>
              <w:t xml:space="preserve"> pick one from list: Natural Gas, Propane, </w:t>
            </w:r>
            <w:del w:id="20" w:author="Shewmaker, Michael@Energy" w:date="2018-04-05T13:06:00Z">
              <w:r w:rsidRPr="0037735E" w:rsidDel="00641959">
                <w:rPr>
                  <w:rFonts w:ascii="Calibri" w:hAnsi="Calibri"/>
                  <w:sz w:val="16"/>
                  <w:szCs w:val="14"/>
                </w:rPr>
                <w:delText>Oi</w:delText>
              </w:r>
            </w:del>
            <w:del w:id="21" w:author="Shewmaker, Michael@Energy" w:date="2018-04-05T13:07:00Z">
              <w:r w:rsidRPr="0037735E" w:rsidDel="00641959">
                <w:rPr>
                  <w:rFonts w:ascii="Calibri" w:hAnsi="Calibri"/>
                  <w:sz w:val="16"/>
                  <w:szCs w:val="14"/>
                </w:rPr>
                <w:delText>l,</w:delText>
              </w:r>
            </w:del>
            <w:r w:rsidRPr="0037735E">
              <w:rPr>
                <w:rFonts w:ascii="Calibri" w:hAnsi="Calibri"/>
                <w:sz w:val="16"/>
                <w:szCs w:val="14"/>
              </w:rPr>
              <w:t xml:space="preserve"> or Electricity.&gt;&gt;</w:t>
            </w:r>
          </w:p>
        </w:tc>
        <w:tc>
          <w:tcPr>
            <w:tcW w:w="685" w:type="dxa"/>
            <w:tcBorders>
              <w:top w:val="single" w:sz="6" w:space="0" w:color="auto"/>
              <w:bottom w:val="single" w:sz="6" w:space="0" w:color="auto"/>
            </w:tcBorders>
          </w:tcPr>
          <w:p w14:paraId="15480CE3" w14:textId="7B02B495" w:rsidR="00761A68" w:rsidRPr="0037735E" w:rsidRDefault="00761A68" w:rsidP="00641959">
            <w:pPr>
              <w:keepNext/>
              <w:tabs>
                <w:tab w:val="left" w:pos="2160"/>
                <w:tab w:val="left" w:pos="2700"/>
                <w:tab w:val="left" w:pos="3420"/>
                <w:tab w:val="left" w:pos="3780"/>
                <w:tab w:val="left" w:pos="5760"/>
                <w:tab w:val="left" w:pos="7212"/>
              </w:tabs>
              <w:rPr>
                <w:rFonts w:ascii="Calibri" w:hAnsi="Calibri"/>
                <w:sz w:val="16"/>
                <w:szCs w:val="14"/>
              </w:rPr>
            </w:pPr>
            <w:r w:rsidRPr="0037735E">
              <w:rPr>
                <w:rFonts w:ascii="Calibri" w:hAnsi="Calibri"/>
                <w:sz w:val="16"/>
                <w:szCs w:val="14"/>
              </w:rPr>
              <w:t>&lt;&lt;If Fuel Type L06 = Natural Gas, Propane,</w:t>
            </w:r>
            <w:del w:id="22" w:author="Shewmaker, Michael@Energy" w:date="2018-04-05T13:07:00Z">
              <w:r w:rsidRPr="0037735E" w:rsidDel="00641959">
                <w:rPr>
                  <w:rFonts w:ascii="Calibri" w:hAnsi="Calibri"/>
                  <w:sz w:val="16"/>
                  <w:szCs w:val="14"/>
                </w:rPr>
                <w:delText xml:space="preserve"> Oil</w:delText>
              </w:r>
            </w:del>
            <w:r w:rsidRPr="0037735E">
              <w:rPr>
                <w:rFonts w:ascii="Calibri" w:hAnsi="Calibri"/>
                <w:sz w:val="16"/>
                <w:szCs w:val="14"/>
              </w:rPr>
              <w:t xml:space="preserve"> then Rated Input Type = Btu/Hr.  Else if Fuel Type = Electricity then Rated Input = </w:t>
            </w:r>
            <w:r w:rsidR="00FA0445" w:rsidRPr="0037735E">
              <w:rPr>
                <w:rFonts w:ascii="Calibri" w:hAnsi="Calibri"/>
                <w:sz w:val="16"/>
                <w:szCs w:val="14"/>
              </w:rPr>
              <w:t>kW</w:t>
            </w:r>
            <w:r w:rsidR="00213EC1" w:rsidRPr="0037735E">
              <w:rPr>
                <w:rFonts w:ascii="Calibri" w:hAnsi="Calibri"/>
                <w:sz w:val="16"/>
                <w:szCs w:val="14"/>
              </w:rPr>
              <w:t>&gt;&gt;</w:t>
            </w:r>
          </w:p>
        </w:tc>
        <w:tc>
          <w:tcPr>
            <w:tcW w:w="720" w:type="dxa"/>
            <w:tcBorders>
              <w:top w:val="single" w:sz="6" w:space="0" w:color="auto"/>
              <w:bottom w:val="single" w:sz="6" w:space="0" w:color="auto"/>
            </w:tcBorders>
          </w:tcPr>
          <w:p w14:paraId="15480CE4" w14:textId="6CA6FD3C" w:rsidR="00761A68" w:rsidRPr="0037735E" w:rsidRDefault="00FA0445" w:rsidP="00761A68">
            <w:pPr>
              <w:keepNext/>
              <w:tabs>
                <w:tab w:val="left" w:pos="2160"/>
                <w:tab w:val="left" w:pos="2700"/>
                <w:tab w:val="left" w:pos="3420"/>
                <w:tab w:val="left" w:pos="3780"/>
                <w:tab w:val="left" w:pos="5760"/>
                <w:tab w:val="left" w:pos="7212"/>
              </w:tabs>
              <w:rPr>
                <w:rFonts w:ascii="Calibri" w:hAnsi="Calibri"/>
                <w:sz w:val="16"/>
                <w:szCs w:val="14"/>
              </w:rPr>
            </w:pPr>
            <w:r w:rsidRPr="0037735E">
              <w:rPr>
                <w:rFonts w:ascii="Calibri" w:hAnsi="Calibri"/>
                <w:sz w:val="16"/>
                <w:szCs w:val="14"/>
              </w:rPr>
              <w:t xml:space="preserve">&lt;&lt;User Input: </w:t>
            </w:r>
            <w:proofErr w:type="spellStart"/>
            <w:r w:rsidRPr="0037735E">
              <w:rPr>
                <w:rFonts w:ascii="Calibri" w:hAnsi="Calibri"/>
                <w:sz w:val="16"/>
                <w:szCs w:val="14"/>
              </w:rPr>
              <w:t>DecimalNonnegative</w:t>
            </w:r>
            <w:proofErr w:type="spellEnd"/>
            <w:ins w:id="23" w:author="Shewmaker, Michael@Energy" w:date="2018-04-06T08:09:00Z">
              <w:r w:rsidR="009D0E48">
                <w:rPr>
                  <w:rFonts w:ascii="Calibri" w:hAnsi="Calibri"/>
                  <w:sz w:val="16"/>
                  <w:szCs w:val="14"/>
                </w:rPr>
                <w:t>; r</w:t>
              </w:r>
            </w:ins>
            <w:ins w:id="24" w:author="Shewmaker, Michael@Energy" w:date="2018-04-06T08:10:00Z">
              <w:r w:rsidR="009D0E48">
                <w:rPr>
                  <w:rFonts w:ascii="Calibri" w:hAnsi="Calibri"/>
                  <w:sz w:val="16"/>
                  <w:szCs w:val="14"/>
                </w:rPr>
                <w:t>an</w:t>
              </w:r>
            </w:ins>
            <w:ins w:id="25" w:author="Shewmaker, Michael@Energy" w:date="2018-04-06T08:09:00Z">
              <w:r w:rsidR="009D0E48">
                <w:rPr>
                  <w:rFonts w:ascii="Calibri" w:hAnsi="Calibri"/>
                  <w:sz w:val="16"/>
                  <w:szCs w:val="14"/>
                </w:rPr>
                <w:t xml:space="preserve">ge check: if Water Heater Type = Small storage, large storage, Consumer storage, Commercial storage, or </w:t>
              </w:r>
              <w:proofErr w:type="spellStart"/>
              <w:r w:rsidR="009D0E48">
                <w:rPr>
                  <w:rFonts w:ascii="Calibri" w:hAnsi="Calibri"/>
                  <w:sz w:val="16"/>
                  <w:szCs w:val="14"/>
                </w:rPr>
                <w:t>Reisdnetial</w:t>
              </w:r>
              <w:proofErr w:type="spellEnd"/>
              <w:r w:rsidR="009D0E48">
                <w:rPr>
                  <w:rFonts w:ascii="Calibri" w:hAnsi="Calibri"/>
                  <w:sz w:val="16"/>
                  <w:szCs w:val="14"/>
                </w:rPr>
                <w:t xml:space="preserve">-duty commercial storage then value must be </w:t>
              </w:r>
            </w:ins>
            <w:ins w:id="26" w:author="Shewmaker, Michael@Energy" w:date="2018-04-06T08:10:00Z">
              <w:r w:rsidR="009D0E48">
                <w:rPr>
                  <w:rFonts w:ascii="Calibri" w:hAnsi="Calibri" w:cs="Calibri"/>
                  <w:sz w:val="16"/>
                  <w:szCs w:val="14"/>
                </w:rPr>
                <w:t>≤</w:t>
              </w:r>
              <w:r w:rsidR="009D0E48">
                <w:rPr>
                  <w:rFonts w:ascii="Calibri" w:hAnsi="Calibri"/>
                  <w:sz w:val="16"/>
                  <w:szCs w:val="14"/>
                </w:rPr>
                <w:t xml:space="preserve"> 105,000</w:t>
              </w:r>
            </w:ins>
            <w:r w:rsidRPr="0037735E">
              <w:rPr>
                <w:rFonts w:ascii="Calibri" w:hAnsi="Calibri"/>
                <w:sz w:val="16"/>
                <w:szCs w:val="14"/>
              </w:rPr>
              <w:t>&gt;&gt;</w:t>
            </w:r>
          </w:p>
        </w:tc>
        <w:tc>
          <w:tcPr>
            <w:tcW w:w="900" w:type="dxa"/>
            <w:tcBorders>
              <w:top w:val="single" w:sz="6" w:space="0" w:color="auto"/>
              <w:bottom w:val="single" w:sz="6" w:space="0" w:color="auto"/>
            </w:tcBorders>
          </w:tcPr>
          <w:p w14:paraId="15480CE5" w14:textId="77777777" w:rsidR="00761A68" w:rsidRPr="0037735E" w:rsidRDefault="00761A68" w:rsidP="00761A68">
            <w:pPr>
              <w:keepNext/>
              <w:tabs>
                <w:tab w:val="left" w:pos="2160"/>
                <w:tab w:val="left" w:pos="2700"/>
                <w:tab w:val="left" w:pos="3420"/>
                <w:tab w:val="left" w:pos="3780"/>
                <w:tab w:val="left" w:pos="5760"/>
                <w:tab w:val="left" w:pos="7212"/>
              </w:tabs>
              <w:rPr>
                <w:rFonts w:ascii="Calibri" w:hAnsi="Calibri"/>
                <w:sz w:val="16"/>
                <w:szCs w:val="14"/>
              </w:rPr>
            </w:pPr>
            <w:r w:rsidRPr="0037735E">
              <w:rPr>
                <w:rFonts w:ascii="Calibri" w:hAnsi="Calibri"/>
                <w:sz w:val="16"/>
                <w:szCs w:val="14"/>
              </w:rPr>
              <w:t>&lt;&lt; user pick from list:</w:t>
            </w:r>
          </w:p>
          <w:p w14:paraId="15480CE6" w14:textId="77777777" w:rsidR="00761A68" w:rsidRPr="0037735E" w:rsidRDefault="00761A68" w:rsidP="00761A68">
            <w:pPr>
              <w:keepNext/>
              <w:tabs>
                <w:tab w:val="left" w:pos="2160"/>
                <w:tab w:val="left" w:pos="2700"/>
                <w:tab w:val="left" w:pos="3420"/>
                <w:tab w:val="left" w:pos="3780"/>
                <w:tab w:val="left" w:pos="5760"/>
                <w:tab w:val="left" w:pos="7212"/>
              </w:tabs>
              <w:rPr>
                <w:rFonts w:ascii="Calibri" w:hAnsi="Calibri"/>
                <w:sz w:val="16"/>
                <w:szCs w:val="14"/>
              </w:rPr>
            </w:pPr>
            <w:r w:rsidRPr="0037735E">
              <w:rPr>
                <w:rFonts w:ascii="Calibri" w:hAnsi="Calibri"/>
                <w:sz w:val="16"/>
                <w:szCs w:val="14"/>
              </w:rPr>
              <w:t xml:space="preserve">*Energy Factor, *AFUE </w:t>
            </w:r>
          </w:p>
          <w:p w14:paraId="15480CE7" w14:textId="2FC61698" w:rsidR="00761A68" w:rsidRPr="0037735E" w:rsidRDefault="00761A68" w:rsidP="00761A68">
            <w:pPr>
              <w:keepNext/>
              <w:tabs>
                <w:tab w:val="left" w:pos="2160"/>
                <w:tab w:val="left" w:pos="2700"/>
                <w:tab w:val="left" w:pos="3420"/>
                <w:tab w:val="left" w:pos="3780"/>
                <w:tab w:val="left" w:pos="5760"/>
                <w:tab w:val="left" w:pos="7212"/>
              </w:tabs>
              <w:rPr>
                <w:rFonts w:ascii="Calibri" w:hAnsi="Calibri"/>
                <w:sz w:val="16"/>
                <w:szCs w:val="14"/>
              </w:rPr>
            </w:pPr>
            <w:r w:rsidRPr="0037735E">
              <w:rPr>
                <w:rFonts w:ascii="Calibri" w:hAnsi="Calibri"/>
                <w:sz w:val="16"/>
                <w:szCs w:val="14"/>
              </w:rPr>
              <w:t>*Thermal Efficiency</w:t>
            </w:r>
            <w:r w:rsidR="008565E9">
              <w:rPr>
                <w:rFonts w:ascii="Calibri" w:hAnsi="Calibri"/>
                <w:sz w:val="16"/>
                <w:szCs w:val="14"/>
              </w:rPr>
              <w:t>*Uniform Energy Factor</w:t>
            </w:r>
            <w:r w:rsidRPr="0037735E">
              <w:rPr>
                <w:rFonts w:ascii="Calibri" w:hAnsi="Calibri"/>
                <w:sz w:val="16"/>
                <w:szCs w:val="14"/>
              </w:rPr>
              <w:t>&gt;&gt;</w:t>
            </w:r>
          </w:p>
        </w:tc>
        <w:tc>
          <w:tcPr>
            <w:tcW w:w="863" w:type="dxa"/>
            <w:tcBorders>
              <w:top w:val="single" w:sz="6" w:space="0" w:color="auto"/>
              <w:bottom w:val="single" w:sz="6" w:space="0" w:color="auto"/>
            </w:tcBorders>
          </w:tcPr>
          <w:p w14:paraId="15480CE8" w14:textId="77777777" w:rsidR="00761A68" w:rsidRPr="0037735E" w:rsidRDefault="00FA0445" w:rsidP="00761A68">
            <w:pPr>
              <w:keepNext/>
              <w:tabs>
                <w:tab w:val="left" w:pos="2160"/>
                <w:tab w:val="left" w:pos="2700"/>
                <w:tab w:val="left" w:pos="3420"/>
                <w:tab w:val="left" w:pos="3780"/>
                <w:tab w:val="left" w:pos="5760"/>
                <w:tab w:val="left" w:pos="7212"/>
              </w:tabs>
              <w:rPr>
                <w:rFonts w:ascii="Calibri" w:hAnsi="Calibri"/>
                <w:sz w:val="16"/>
                <w:szCs w:val="14"/>
              </w:rPr>
            </w:pPr>
            <w:r w:rsidRPr="0037735E">
              <w:rPr>
                <w:rFonts w:ascii="Calibri" w:hAnsi="Calibri"/>
                <w:sz w:val="16"/>
                <w:szCs w:val="14"/>
              </w:rPr>
              <w:t xml:space="preserve">&lt;&lt;User Input: </w:t>
            </w:r>
            <w:proofErr w:type="spellStart"/>
            <w:r w:rsidRPr="0037735E">
              <w:rPr>
                <w:rFonts w:ascii="Calibri" w:hAnsi="Calibri"/>
                <w:sz w:val="16"/>
                <w:szCs w:val="14"/>
              </w:rPr>
              <w:t>DecimalNonnegative</w:t>
            </w:r>
            <w:proofErr w:type="spellEnd"/>
            <w:r w:rsidRPr="0037735E">
              <w:rPr>
                <w:rFonts w:ascii="Calibri" w:hAnsi="Calibri"/>
                <w:sz w:val="16"/>
                <w:szCs w:val="14"/>
              </w:rPr>
              <w:t>&gt;&gt;</w:t>
            </w:r>
          </w:p>
        </w:tc>
        <w:tc>
          <w:tcPr>
            <w:tcW w:w="792" w:type="dxa"/>
            <w:tcBorders>
              <w:top w:val="single" w:sz="6" w:space="0" w:color="auto"/>
              <w:bottom w:val="single" w:sz="6" w:space="0" w:color="auto"/>
            </w:tcBorders>
          </w:tcPr>
          <w:p w14:paraId="15480CE9" w14:textId="77777777" w:rsidR="00761A68" w:rsidRPr="0037735E" w:rsidRDefault="00F07F46" w:rsidP="00FA0445">
            <w:pPr>
              <w:keepNext/>
              <w:tabs>
                <w:tab w:val="left" w:pos="2160"/>
                <w:tab w:val="left" w:pos="2700"/>
                <w:tab w:val="left" w:pos="3420"/>
                <w:tab w:val="left" w:pos="3780"/>
                <w:tab w:val="left" w:pos="5760"/>
                <w:tab w:val="left" w:pos="7212"/>
              </w:tabs>
              <w:rPr>
                <w:rFonts w:ascii="Calibri" w:hAnsi="Calibri"/>
                <w:sz w:val="16"/>
                <w:szCs w:val="18"/>
              </w:rPr>
            </w:pPr>
            <w:r w:rsidRPr="0037735E">
              <w:rPr>
                <w:rFonts w:ascii="Calibri" w:hAnsi="Calibri"/>
                <w:sz w:val="16"/>
                <w:szCs w:val="14"/>
              </w:rPr>
              <w:t xml:space="preserve">&lt;&lt;user input </w:t>
            </w:r>
            <w:proofErr w:type="spellStart"/>
            <w:r w:rsidR="00FA0445" w:rsidRPr="0037735E">
              <w:rPr>
                <w:rFonts w:ascii="Calibri" w:hAnsi="Calibri"/>
                <w:sz w:val="16"/>
                <w:szCs w:val="14"/>
              </w:rPr>
              <w:t>DecimalNonnegative</w:t>
            </w:r>
            <w:proofErr w:type="spellEnd"/>
            <w:r w:rsidR="00FA0445" w:rsidRPr="0037735E">
              <w:rPr>
                <w:rFonts w:ascii="Calibri" w:hAnsi="Calibri"/>
                <w:sz w:val="16"/>
                <w:szCs w:val="14"/>
              </w:rPr>
              <w:t xml:space="preserve"> </w:t>
            </w:r>
            <w:proofErr w:type="spellStart"/>
            <w:r w:rsidRPr="0037735E">
              <w:rPr>
                <w:rFonts w:ascii="Calibri" w:hAnsi="Calibri"/>
                <w:sz w:val="16"/>
                <w:szCs w:val="14"/>
              </w:rPr>
              <w:t>x.xx</w:t>
            </w:r>
            <w:proofErr w:type="spellEnd"/>
            <w:r w:rsidRPr="0037735E">
              <w:rPr>
                <w:rFonts w:ascii="Calibri" w:hAnsi="Calibri"/>
                <w:sz w:val="16"/>
                <w:szCs w:val="14"/>
              </w:rPr>
              <w:t>, or select N/A&gt;&gt;</w:t>
            </w:r>
          </w:p>
        </w:tc>
        <w:tc>
          <w:tcPr>
            <w:tcW w:w="775" w:type="dxa"/>
            <w:tcBorders>
              <w:top w:val="single" w:sz="6" w:space="0" w:color="auto"/>
              <w:bottom w:val="single" w:sz="6" w:space="0" w:color="auto"/>
            </w:tcBorders>
          </w:tcPr>
          <w:p w14:paraId="15480CEA" w14:textId="77777777" w:rsidR="00F076B0" w:rsidRPr="0037735E" w:rsidRDefault="00F07F46" w:rsidP="00FA0445">
            <w:pPr>
              <w:keepNext/>
              <w:tabs>
                <w:tab w:val="left" w:pos="2160"/>
                <w:tab w:val="left" w:pos="2700"/>
                <w:tab w:val="left" w:pos="3420"/>
                <w:tab w:val="left" w:pos="3780"/>
                <w:tab w:val="left" w:pos="5760"/>
                <w:tab w:val="left" w:pos="7212"/>
              </w:tabs>
              <w:rPr>
                <w:rFonts w:ascii="Calibri" w:hAnsi="Calibri" w:cs="Tahoma"/>
                <w:sz w:val="16"/>
                <w:szCs w:val="18"/>
              </w:rPr>
            </w:pPr>
            <w:r w:rsidRPr="0037735E">
              <w:rPr>
                <w:rFonts w:ascii="Calibri" w:hAnsi="Calibri"/>
                <w:sz w:val="16"/>
                <w:szCs w:val="14"/>
              </w:rPr>
              <w:t xml:space="preserve">&lt;&lt;user input </w:t>
            </w:r>
            <w:proofErr w:type="spellStart"/>
            <w:r w:rsidR="00FA0445" w:rsidRPr="0037735E">
              <w:rPr>
                <w:rFonts w:ascii="Calibri" w:hAnsi="Calibri"/>
                <w:sz w:val="16"/>
                <w:szCs w:val="14"/>
              </w:rPr>
              <w:t>DecimalNonnegative</w:t>
            </w:r>
            <w:proofErr w:type="spellEnd"/>
            <w:r w:rsidR="00FA0445" w:rsidRPr="0037735E">
              <w:rPr>
                <w:rFonts w:ascii="Calibri" w:hAnsi="Calibri"/>
                <w:sz w:val="16"/>
                <w:szCs w:val="14"/>
              </w:rPr>
              <w:t xml:space="preserve"> </w:t>
            </w:r>
            <w:r w:rsidRPr="0037735E">
              <w:rPr>
                <w:rFonts w:ascii="Calibri" w:hAnsi="Calibri"/>
                <w:sz w:val="16"/>
                <w:szCs w:val="14"/>
              </w:rPr>
              <w:t>xx, or select N/A&gt;&gt;</w:t>
            </w:r>
          </w:p>
        </w:tc>
        <w:tc>
          <w:tcPr>
            <w:tcW w:w="900" w:type="dxa"/>
            <w:tcBorders>
              <w:top w:val="single" w:sz="6" w:space="0" w:color="auto"/>
              <w:bottom w:val="single" w:sz="6" w:space="0" w:color="auto"/>
            </w:tcBorders>
          </w:tcPr>
          <w:p w14:paraId="15480CEB" w14:textId="77777777" w:rsidR="00F076B0" w:rsidRPr="0037735E" w:rsidRDefault="00F07F46" w:rsidP="00FA0445">
            <w:pPr>
              <w:keepNext/>
              <w:tabs>
                <w:tab w:val="left" w:pos="2160"/>
                <w:tab w:val="left" w:pos="2700"/>
                <w:tab w:val="left" w:pos="3420"/>
                <w:tab w:val="left" w:pos="3780"/>
                <w:tab w:val="left" w:pos="5760"/>
                <w:tab w:val="left" w:pos="7212"/>
              </w:tabs>
              <w:rPr>
                <w:rFonts w:ascii="Calibri" w:hAnsi="Calibri" w:cs="Tahoma"/>
                <w:sz w:val="16"/>
                <w:szCs w:val="18"/>
              </w:rPr>
            </w:pPr>
            <w:r w:rsidRPr="0037735E">
              <w:rPr>
                <w:rFonts w:ascii="Calibri" w:hAnsi="Calibri"/>
                <w:sz w:val="16"/>
                <w:szCs w:val="14"/>
              </w:rPr>
              <w:t xml:space="preserve">&lt;&lt;user input </w:t>
            </w:r>
            <w:proofErr w:type="spellStart"/>
            <w:r w:rsidR="00FA0445" w:rsidRPr="0037735E">
              <w:rPr>
                <w:rFonts w:ascii="Calibri" w:hAnsi="Calibri"/>
                <w:sz w:val="16"/>
                <w:szCs w:val="14"/>
              </w:rPr>
              <w:t>DecimalNonnegative</w:t>
            </w:r>
            <w:proofErr w:type="spellEnd"/>
            <w:r w:rsidRPr="0037735E">
              <w:rPr>
                <w:rFonts w:ascii="Calibri" w:hAnsi="Calibri"/>
                <w:sz w:val="16"/>
                <w:szCs w:val="14"/>
              </w:rPr>
              <w:t>, or select N/A&gt;&gt;</w:t>
            </w:r>
          </w:p>
        </w:tc>
        <w:tc>
          <w:tcPr>
            <w:tcW w:w="1530" w:type="dxa"/>
            <w:tcBorders>
              <w:top w:val="single" w:sz="6" w:space="0" w:color="auto"/>
              <w:bottom w:val="single" w:sz="6" w:space="0" w:color="auto"/>
            </w:tcBorders>
          </w:tcPr>
          <w:p w14:paraId="15480CEC" w14:textId="77777777" w:rsidR="00761A68" w:rsidRPr="0037735E" w:rsidRDefault="00761A68" w:rsidP="00761A68">
            <w:pPr>
              <w:keepNext/>
              <w:tabs>
                <w:tab w:val="left" w:pos="2160"/>
                <w:tab w:val="left" w:pos="2700"/>
                <w:tab w:val="left" w:pos="3420"/>
                <w:tab w:val="left" w:pos="3780"/>
                <w:tab w:val="left" w:pos="5760"/>
                <w:tab w:val="left" w:pos="7212"/>
              </w:tabs>
              <w:contextualSpacing/>
              <w:rPr>
                <w:rFonts w:ascii="Calibri" w:hAnsi="Calibri"/>
                <w:sz w:val="16"/>
                <w:szCs w:val="14"/>
              </w:rPr>
            </w:pPr>
            <w:r w:rsidRPr="0037735E">
              <w:rPr>
                <w:rFonts w:ascii="Calibri" w:hAnsi="Calibri"/>
                <w:sz w:val="16"/>
                <w:szCs w:val="14"/>
              </w:rPr>
              <w:t>&lt;&lt;user pick from list: *n/a - not a central DHW system</w:t>
            </w:r>
          </w:p>
          <w:p w14:paraId="15480CED" w14:textId="0805655B" w:rsidR="00761A68" w:rsidRPr="006E1B59" w:rsidRDefault="00761A68" w:rsidP="000918F0">
            <w:pPr>
              <w:keepNext/>
              <w:tabs>
                <w:tab w:val="left" w:pos="2160"/>
                <w:tab w:val="left" w:pos="2700"/>
                <w:tab w:val="left" w:pos="3420"/>
                <w:tab w:val="left" w:pos="3780"/>
                <w:tab w:val="left" w:pos="5760"/>
                <w:tab w:val="left" w:pos="7212"/>
              </w:tabs>
              <w:contextualSpacing/>
              <w:rPr>
                <w:rFonts w:ascii="Calibri" w:hAnsi="Calibri"/>
                <w:sz w:val="16"/>
                <w:szCs w:val="16"/>
              </w:rPr>
            </w:pPr>
            <w:r w:rsidRPr="0037735E">
              <w:rPr>
                <w:rFonts w:asciiTheme="minorHAnsi" w:hAnsiTheme="minorHAnsi"/>
                <w:sz w:val="16"/>
                <w:szCs w:val="14"/>
              </w:rPr>
              <w:t>*</w:t>
            </w:r>
            <w:r w:rsidR="000918F0">
              <w:rPr>
                <w:rFonts w:asciiTheme="minorHAnsi" w:hAnsiTheme="minorHAnsi"/>
                <w:sz w:val="16"/>
                <w:szCs w:val="14"/>
              </w:rPr>
              <w:t>Multi-family: Recirculating demand control</w:t>
            </w:r>
            <w:r w:rsidRPr="0037735E">
              <w:rPr>
                <w:rFonts w:asciiTheme="minorHAnsi" w:hAnsiTheme="minorHAnsi"/>
                <w:sz w:val="16"/>
                <w:szCs w:val="14"/>
              </w:rPr>
              <w:t>; *&gt;&gt;</w:t>
            </w:r>
          </w:p>
        </w:tc>
        <w:tc>
          <w:tcPr>
            <w:tcW w:w="1620" w:type="dxa"/>
            <w:tcBorders>
              <w:top w:val="single" w:sz="6" w:space="0" w:color="auto"/>
              <w:bottom w:val="single" w:sz="6" w:space="0" w:color="auto"/>
              <w:right w:val="single" w:sz="4" w:space="0" w:color="auto"/>
            </w:tcBorders>
          </w:tcPr>
          <w:p w14:paraId="15480CEE" w14:textId="5E775FA0" w:rsidR="00761A68" w:rsidRPr="0037735E" w:rsidRDefault="00761A68" w:rsidP="00761A68">
            <w:pPr>
              <w:keepNext/>
              <w:tabs>
                <w:tab w:val="left" w:pos="2160"/>
                <w:tab w:val="left" w:pos="2700"/>
                <w:tab w:val="left" w:pos="3420"/>
                <w:tab w:val="left" w:pos="3780"/>
                <w:tab w:val="left" w:pos="5760"/>
                <w:tab w:val="left" w:pos="7212"/>
              </w:tabs>
              <w:contextualSpacing/>
              <w:rPr>
                <w:rFonts w:ascii="Calibri" w:hAnsi="Calibri"/>
                <w:sz w:val="16"/>
                <w:szCs w:val="14"/>
              </w:rPr>
            </w:pPr>
            <w:r w:rsidRPr="0037735E">
              <w:rPr>
                <w:rFonts w:ascii="Calibri" w:hAnsi="Calibri"/>
                <w:sz w:val="16"/>
                <w:szCs w:val="14"/>
              </w:rPr>
              <w:t xml:space="preserve">&lt;&lt;If </w:t>
            </w:r>
            <w:ins w:id="27" w:author="Shewmaker, Michael@Energy" w:date="2018-03-28T13:51:00Z">
              <w:r w:rsidR="00E918AA">
                <w:rPr>
                  <w:rFonts w:ascii="Calibri" w:hAnsi="Calibri"/>
                  <w:sz w:val="16"/>
                  <w:szCs w:val="14"/>
                </w:rPr>
                <w:t>K</w:t>
              </w:r>
            </w:ins>
            <w:del w:id="28" w:author="Shewmaker, Michael@Energy" w:date="2018-03-28T13:51:00Z">
              <w:r w:rsidRPr="0037735E" w:rsidDel="00E918AA">
                <w:rPr>
                  <w:rFonts w:ascii="Calibri" w:hAnsi="Calibri"/>
                  <w:sz w:val="16"/>
                  <w:szCs w:val="14"/>
                </w:rPr>
                <w:delText>L</w:delText>
              </w:r>
            </w:del>
            <w:r w:rsidRPr="0037735E">
              <w:rPr>
                <w:rFonts w:ascii="Calibri" w:hAnsi="Calibri"/>
                <w:sz w:val="16"/>
                <w:szCs w:val="14"/>
              </w:rPr>
              <w:t>14≠ n/a,</w:t>
            </w:r>
          </w:p>
          <w:p w14:paraId="15480CEF" w14:textId="77777777" w:rsidR="00761A68" w:rsidRPr="0037735E" w:rsidRDefault="00761A68" w:rsidP="00761A68">
            <w:pPr>
              <w:keepNext/>
              <w:tabs>
                <w:tab w:val="left" w:pos="2160"/>
                <w:tab w:val="left" w:pos="2700"/>
                <w:tab w:val="left" w:pos="3420"/>
                <w:tab w:val="left" w:pos="3780"/>
                <w:tab w:val="left" w:pos="5760"/>
                <w:tab w:val="left" w:pos="7212"/>
              </w:tabs>
              <w:contextualSpacing/>
              <w:rPr>
                <w:rFonts w:ascii="Calibri" w:hAnsi="Calibri"/>
                <w:sz w:val="16"/>
                <w:szCs w:val="14"/>
              </w:rPr>
            </w:pPr>
            <w:r w:rsidRPr="0037735E">
              <w:rPr>
                <w:rFonts w:ascii="Calibri" w:hAnsi="Calibri"/>
                <w:sz w:val="16"/>
                <w:szCs w:val="14"/>
              </w:rPr>
              <w:t xml:space="preserve">then value= </w:t>
            </w:r>
          </w:p>
          <w:p w14:paraId="15480CF0" w14:textId="77777777" w:rsidR="00761A68" w:rsidRPr="0037735E" w:rsidRDefault="00761A68" w:rsidP="00761A68">
            <w:pPr>
              <w:keepNext/>
              <w:tabs>
                <w:tab w:val="left" w:pos="2160"/>
                <w:tab w:val="left" w:pos="2700"/>
                <w:tab w:val="left" w:pos="3420"/>
                <w:tab w:val="left" w:pos="3780"/>
                <w:tab w:val="left" w:pos="5760"/>
                <w:tab w:val="left" w:pos="7212"/>
              </w:tabs>
              <w:contextualSpacing/>
              <w:rPr>
                <w:rFonts w:ascii="Calibri" w:hAnsi="Calibri"/>
                <w:sz w:val="16"/>
                <w:szCs w:val="14"/>
              </w:rPr>
            </w:pPr>
            <w:r w:rsidRPr="0037735E">
              <w:rPr>
                <w:rFonts w:ascii="Calibri" w:hAnsi="Calibri"/>
                <w:sz w:val="16"/>
                <w:szCs w:val="14"/>
              </w:rPr>
              <w:t xml:space="preserve"> *Standard Distribution System</w:t>
            </w:r>
          </w:p>
          <w:p w14:paraId="15480CF1" w14:textId="77777777" w:rsidR="00761A68" w:rsidRPr="0037735E" w:rsidRDefault="00761A68" w:rsidP="00761A68">
            <w:pPr>
              <w:keepNext/>
              <w:tabs>
                <w:tab w:val="left" w:pos="2160"/>
                <w:tab w:val="left" w:pos="2700"/>
                <w:tab w:val="left" w:pos="3420"/>
                <w:tab w:val="left" w:pos="3780"/>
                <w:tab w:val="left" w:pos="5760"/>
                <w:tab w:val="left" w:pos="7212"/>
              </w:tabs>
              <w:contextualSpacing/>
              <w:rPr>
                <w:rFonts w:ascii="Calibri" w:hAnsi="Calibri"/>
                <w:sz w:val="16"/>
                <w:szCs w:val="14"/>
              </w:rPr>
            </w:pPr>
          </w:p>
          <w:p w14:paraId="1986AB38" w14:textId="5F9AA8E0" w:rsidR="00E918AA" w:rsidRDefault="00E918AA" w:rsidP="00761A68">
            <w:pPr>
              <w:keepNext/>
              <w:tabs>
                <w:tab w:val="left" w:pos="2160"/>
                <w:tab w:val="left" w:pos="2700"/>
                <w:tab w:val="left" w:pos="3420"/>
                <w:tab w:val="left" w:pos="3780"/>
                <w:tab w:val="left" w:pos="5760"/>
                <w:tab w:val="left" w:pos="7212"/>
              </w:tabs>
              <w:contextualSpacing/>
              <w:rPr>
                <w:ins w:id="29" w:author="Shewmaker, Michael@Energy" w:date="2018-03-28T13:49:00Z"/>
                <w:rFonts w:ascii="Calibri" w:hAnsi="Calibri"/>
                <w:sz w:val="16"/>
                <w:szCs w:val="14"/>
              </w:rPr>
            </w:pPr>
            <w:proofErr w:type="spellStart"/>
            <w:ins w:id="30" w:author="Shewmaker, Michael@Energy" w:date="2018-03-28T13:50:00Z">
              <w:r>
                <w:rPr>
                  <w:rFonts w:ascii="Calibri" w:hAnsi="Calibri"/>
                  <w:sz w:val="16"/>
                  <w:szCs w:val="14"/>
                </w:rPr>
                <w:t>Elsei</w:t>
              </w:r>
            </w:ins>
            <w:ins w:id="31" w:author="Shewmaker, Michael@Energy" w:date="2018-03-28T13:49:00Z">
              <w:r>
                <w:rPr>
                  <w:rFonts w:ascii="Calibri" w:hAnsi="Calibri"/>
                  <w:sz w:val="16"/>
                  <w:szCs w:val="14"/>
                </w:rPr>
                <w:t>f</w:t>
              </w:r>
              <w:proofErr w:type="spellEnd"/>
              <w:r>
                <w:rPr>
                  <w:rFonts w:ascii="Calibri" w:hAnsi="Calibri"/>
                  <w:sz w:val="16"/>
                  <w:szCs w:val="14"/>
                </w:rPr>
                <w:t xml:space="preserve"> </w:t>
              </w:r>
            </w:ins>
            <w:ins w:id="32" w:author="Shewmaker, Michael@Energy" w:date="2018-03-28T13:51:00Z">
              <w:r>
                <w:rPr>
                  <w:rFonts w:ascii="Calibri" w:hAnsi="Calibri"/>
                  <w:sz w:val="16"/>
                  <w:szCs w:val="14"/>
                </w:rPr>
                <w:t>K</w:t>
              </w:r>
            </w:ins>
            <w:ins w:id="33" w:author="Shewmaker, Michael@Energy" w:date="2018-03-28T13:49:00Z">
              <w:r>
                <w:rPr>
                  <w:rFonts w:ascii="Calibri" w:hAnsi="Calibri"/>
                  <w:sz w:val="16"/>
                  <w:szCs w:val="14"/>
                </w:rPr>
                <w:t>14 = N/A, and Water Heater Type = Small Storage</w:t>
              </w:r>
            </w:ins>
            <w:ins w:id="34" w:author="Shewmaker, Michael@Energy" w:date="2018-04-06T08:10:00Z">
              <w:r w:rsidR="009D0E48">
                <w:rPr>
                  <w:rFonts w:ascii="Calibri" w:hAnsi="Calibri"/>
                  <w:sz w:val="16"/>
                  <w:szCs w:val="14"/>
                </w:rPr>
                <w:t>, Large storage,</w:t>
              </w:r>
            </w:ins>
            <w:ins w:id="35" w:author="Shewmaker, Michael@Energy" w:date="2018-03-28T13:49:00Z">
              <w:r>
                <w:rPr>
                  <w:rFonts w:ascii="Calibri" w:hAnsi="Calibri"/>
                  <w:sz w:val="16"/>
                  <w:szCs w:val="14"/>
                </w:rPr>
                <w:t xml:space="preserve"> Consumer Storage, </w:t>
              </w:r>
            </w:ins>
            <w:ins w:id="36" w:author="Shewmaker, Michael@Energy" w:date="2018-04-06T08:11:00Z">
              <w:r w:rsidR="009D0E48">
                <w:rPr>
                  <w:rFonts w:ascii="Calibri" w:hAnsi="Calibri"/>
                  <w:sz w:val="16"/>
                  <w:szCs w:val="14"/>
                </w:rPr>
                <w:t xml:space="preserve">Commercial storage, or Residential-duty commercial storage, </w:t>
              </w:r>
            </w:ins>
            <w:bookmarkStart w:id="37" w:name="_GoBack"/>
            <w:bookmarkEnd w:id="37"/>
            <w:ins w:id="38" w:author="Shewmaker, Michael@Energy" w:date="2018-03-28T13:49:00Z">
              <w:r>
                <w:rPr>
                  <w:rFonts w:ascii="Calibri" w:hAnsi="Calibri"/>
                  <w:sz w:val="16"/>
                  <w:szCs w:val="14"/>
                </w:rPr>
                <w:t>then user pick from list:</w:t>
              </w:r>
            </w:ins>
          </w:p>
          <w:p w14:paraId="200CBE86" w14:textId="77777777" w:rsidR="00E918AA" w:rsidRDefault="00E918AA" w:rsidP="00761A68">
            <w:pPr>
              <w:keepNext/>
              <w:tabs>
                <w:tab w:val="left" w:pos="2160"/>
                <w:tab w:val="left" w:pos="2700"/>
                <w:tab w:val="left" w:pos="3420"/>
                <w:tab w:val="left" w:pos="3780"/>
                <w:tab w:val="left" w:pos="5760"/>
                <w:tab w:val="left" w:pos="7212"/>
              </w:tabs>
              <w:contextualSpacing/>
              <w:rPr>
                <w:ins w:id="39" w:author="Shewmaker, Michael@Energy" w:date="2018-03-28T13:50:00Z"/>
                <w:rFonts w:ascii="Calibri" w:hAnsi="Calibri"/>
                <w:sz w:val="16"/>
                <w:szCs w:val="14"/>
              </w:rPr>
            </w:pPr>
            <w:ins w:id="40" w:author="Shewmaker, Michael@Energy" w:date="2018-03-28T13:50:00Z">
              <w:r>
                <w:rPr>
                  <w:rFonts w:ascii="Calibri" w:hAnsi="Calibri"/>
                  <w:sz w:val="16"/>
                  <w:szCs w:val="14"/>
                </w:rPr>
                <w:t>*HERS-Verified Pipe Insulation; or</w:t>
              </w:r>
            </w:ins>
          </w:p>
          <w:p w14:paraId="28CA3C81" w14:textId="555D0197" w:rsidR="00E918AA" w:rsidRDefault="00E918AA" w:rsidP="00761A68">
            <w:pPr>
              <w:keepNext/>
              <w:tabs>
                <w:tab w:val="left" w:pos="2160"/>
                <w:tab w:val="left" w:pos="2700"/>
                <w:tab w:val="left" w:pos="3420"/>
                <w:tab w:val="left" w:pos="3780"/>
                <w:tab w:val="left" w:pos="5760"/>
                <w:tab w:val="left" w:pos="7212"/>
              </w:tabs>
              <w:contextualSpacing/>
              <w:rPr>
                <w:ins w:id="41" w:author="Shewmaker, Michael@Energy" w:date="2018-03-28T13:49:00Z"/>
                <w:rFonts w:ascii="Calibri" w:hAnsi="Calibri"/>
                <w:sz w:val="16"/>
                <w:szCs w:val="14"/>
              </w:rPr>
            </w:pPr>
            <w:ins w:id="42" w:author="Shewmaker, Michael@Energy" w:date="2018-03-28T13:50:00Z">
              <w:r>
                <w:rPr>
                  <w:rFonts w:ascii="Calibri" w:hAnsi="Calibri"/>
                  <w:sz w:val="16"/>
                  <w:szCs w:val="14"/>
                </w:rPr>
                <w:t>*HERS-Verified Compact Hot Water Distribution System;</w:t>
              </w:r>
            </w:ins>
          </w:p>
          <w:p w14:paraId="5E633C4A" w14:textId="77777777" w:rsidR="00E918AA" w:rsidRDefault="00E918AA" w:rsidP="00761A68">
            <w:pPr>
              <w:keepNext/>
              <w:tabs>
                <w:tab w:val="left" w:pos="2160"/>
                <w:tab w:val="left" w:pos="2700"/>
                <w:tab w:val="left" w:pos="3420"/>
                <w:tab w:val="left" w:pos="3780"/>
                <w:tab w:val="left" w:pos="5760"/>
                <w:tab w:val="left" w:pos="7212"/>
              </w:tabs>
              <w:contextualSpacing/>
              <w:rPr>
                <w:ins w:id="43" w:author="Shewmaker, Michael@Energy" w:date="2018-03-28T13:49:00Z"/>
                <w:rFonts w:ascii="Calibri" w:hAnsi="Calibri"/>
                <w:sz w:val="16"/>
                <w:szCs w:val="14"/>
              </w:rPr>
            </w:pPr>
          </w:p>
          <w:p w14:paraId="15480CF2" w14:textId="59868AC6" w:rsidR="00761A68" w:rsidRPr="0037735E" w:rsidRDefault="00761A68" w:rsidP="00761A68">
            <w:pPr>
              <w:keepNext/>
              <w:tabs>
                <w:tab w:val="left" w:pos="2160"/>
                <w:tab w:val="left" w:pos="2700"/>
                <w:tab w:val="left" w:pos="3420"/>
                <w:tab w:val="left" w:pos="3780"/>
                <w:tab w:val="left" w:pos="5760"/>
                <w:tab w:val="left" w:pos="7212"/>
              </w:tabs>
              <w:contextualSpacing/>
              <w:rPr>
                <w:rFonts w:ascii="Calibri" w:hAnsi="Calibri"/>
                <w:sz w:val="16"/>
                <w:szCs w:val="14"/>
              </w:rPr>
            </w:pPr>
            <w:r w:rsidRPr="0037735E">
              <w:rPr>
                <w:rFonts w:ascii="Calibri" w:hAnsi="Calibri"/>
                <w:sz w:val="16"/>
                <w:szCs w:val="14"/>
              </w:rPr>
              <w:t>Else</w:t>
            </w:r>
            <w:del w:id="44" w:author="Shewmaker, Michael@Energy" w:date="2018-03-28T13:49:00Z">
              <w:r w:rsidRPr="0037735E" w:rsidDel="00E918AA">
                <w:rPr>
                  <w:rFonts w:ascii="Calibri" w:hAnsi="Calibri"/>
                  <w:sz w:val="16"/>
                  <w:szCs w:val="14"/>
                </w:rPr>
                <w:delText xml:space="preserve"> if L14=n/a, then</w:delText>
              </w:r>
            </w:del>
            <w:r w:rsidRPr="0037735E">
              <w:rPr>
                <w:rFonts w:ascii="Calibri" w:hAnsi="Calibri"/>
                <w:sz w:val="16"/>
                <w:szCs w:val="14"/>
              </w:rPr>
              <w:t xml:space="preserve"> user pick from list:</w:t>
            </w:r>
          </w:p>
          <w:p w14:paraId="15480CF4" w14:textId="77777777" w:rsidR="00761A68" w:rsidRPr="0037735E" w:rsidRDefault="00761A68" w:rsidP="00761A68">
            <w:pPr>
              <w:keepNext/>
              <w:tabs>
                <w:tab w:val="left" w:pos="2160"/>
                <w:tab w:val="left" w:pos="2700"/>
                <w:tab w:val="left" w:pos="3420"/>
                <w:tab w:val="left" w:pos="3780"/>
                <w:tab w:val="left" w:pos="5760"/>
                <w:tab w:val="left" w:pos="7212"/>
              </w:tabs>
              <w:contextualSpacing/>
              <w:rPr>
                <w:rFonts w:ascii="Calibri" w:hAnsi="Calibri"/>
                <w:sz w:val="16"/>
                <w:szCs w:val="14"/>
              </w:rPr>
            </w:pPr>
            <w:r w:rsidRPr="0037735E">
              <w:rPr>
                <w:rFonts w:ascii="Calibri" w:hAnsi="Calibri"/>
                <w:sz w:val="16"/>
                <w:szCs w:val="14"/>
              </w:rPr>
              <w:t xml:space="preserve">*Standard Distribution System; </w:t>
            </w:r>
          </w:p>
          <w:p w14:paraId="15480CF5" w14:textId="77777777" w:rsidR="00761A68" w:rsidRPr="0037735E" w:rsidRDefault="00761A68" w:rsidP="00761A68">
            <w:pPr>
              <w:keepNext/>
              <w:tabs>
                <w:tab w:val="left" w:pos="2160"/>
                <w:tab w:val="left" w:pos="2700"/>
                <w:tab w:val="left" w:pos="3420"/>
                <w:tab w:val="left" w:pos="3780"/>
                <w:tab w:val="left" w:pos="5760"/>
                <w:tab w:val="left" w:pos="7212"/>
              </w:tabs>
              <w:contextualSpacing/>
              <w:rPr>
                <w:rFonts w:ascii="Calibri" w:hAnsi="Calibri"/>
                <w:sz w:val="16"/>
                <w:szCs w:val="14"/>
              </w:rPr>
            </w:pPr>
            <w:r w:rsidRPr="0037735E">
              <w:rPr>
                <w:rFonts w:ascii="Calibri" w:hAnsi="Calibri"/>
                <w:sz w:val="16"/>
                <w:szCs w:val="14"/>
              </w:rPr>
              <w:t>*Demand Recirculation – Manual Control</w:t>
            </w:r>
          </w:p>
          <w:p w14:paraId="57D12D12" w14:textId="77777777" w:rsidR="004F3B75" w:rsidRDefault="00761A68" w:rsidP="00761A68">
            <w:pPr>
              <w:keepNext/>
              <w:tabs>
                <w:tab w:val="left" w:pos="2160"/>
                <w:tab w:val="left" w:pos="2700"/>
                <w:tab w:val="left" w:pos="3420"/>
                <w:tab w:val="left" w:pos="3780"/>
                <w:tab w:val="left" w:pos="5760"/>
                <w:tab w:val="left" w:pos="7212"/>
              </w:tabs>
              <w:contextualSpacing/>
              <w:rPr>
                <w:ins w:id="45" w:author="Shewmaker, Michael@Energy" w:date="2018-03-28T13:59:00Z"/>
                <w:rFonts w:ascii="Calibri" w:hAnsi="Calibri"/>
                <w:sz w:val="16"/>
                <w:szCs w:val="14"/>
              </w:rPr>
            </w:pPr>
            <w:r w:rsidRPr="0037735E">
              <w:rPr>
                <w:rFonts w:ascii="Calibri" w:hAnsi="Calibri"/>
                <w:sz w:val="16"/>
                <w:szCs w:val="14"/>
              </w:rPr>
              <w:t>*Demand Recirculation – Sensor Control</w:t>
            </w:r>
          </w:p>
          <w:p w14:paraId="15480CF7" w14:textId="372EBBAC" w:rsidR="00761A68" w:rsidRPr="006E1B59" w:rsidRDefault="004F3B75" w:rsidP="00761A68">
            <w:pPr>
              <w:keepNext/>
              <w:tabs>
                <w:tab w:val="left" w:pos="2160"/>
                <w:tab w:val="left" w:pos="2700"/>
                <w:tab w:val="left" w:pos="3420"/>
                <w:tab w:val="left" w:pos="3780"/>
                <w:tab w:val="left" w:pos="5760"/>
                <w:tab w:val="left" w:pos="7212"/>
              </w:tabs>
              <w:contextualSpacing/>
              <w:rPr>
                <w:rFonts w:ascii="Calibri" w:hAnsi="Calibri"/>
                <w:sz w:val="16"/>
                <w:szCs w:val="16"/>
              </w:rPr>
            </w:pPr>
            <w:ins w:id="46" w:author="Shewmaker, Michael@Energy" w:date="2018-03-28T13:59:00Z">
              <w:r>
                <w:rPr>
                  <w:rFonts w:ascii="Calibri" w:hAnsi="Calibri"/>
                  <w:sz w:val="16"/>
                  <w:szCs w:val="14"/>
                </w:rPr>
                <w:t>*Point of Use</w:t>
              </w:r>
            </w:ins>
            <w:r w:rsidR="00761A68" w:rsidRPr="0037735E">
              <w:rPr>
                <w:rFonts w:ascii="Calibri" w:hAnsi="Calibri"/>
                <w:sz w:val="16"/>
                <w:szCs w:val="14"/>
              </w:rPr>
              <w:t>&gt;&gt;</w:t>
            </w:r>
          </w:p>
        </w:tc>
      </w:tr>
      <w:tr w:rsidR="00761A68" w14:paraId="15480D08" w14:textId="77777777" w:rsidTr="0037735E">
        <w:trPr>
          <w:cantSplit/>
          <w:trHeight w:val="255"/>
        </w:trPr>
        <w:tc>
          <w:tcPr>
            <w:tcW w:w="1457" w:type="dxa"/>
            <w:tcBorders>
              <w:top w:val="single" w:sz="6" w:space="0" w:color="auto"/>
              <w:left w:val="single" w:sz="4" w:space="0" w:color="auto"/>
              <w:bottom w:val="single" w:sz="4" w:space="0" w:color="auto"/>
            </w:tcBorders>
            <w:vAlign w:val="center"/>
          </w:tcPr>
          <w:p w14:paraId="15480CF9" w14:textId="717FF814" w:rsidR="00761A68" w:rsidRDefault="00761A68" w:rsidP="00761A68">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0" w:type="dxa"/>
            <w:tcBorders>
              <w:top w:val="single" w:sz="6" w:space="0" w:color="auto"/>
              <w:bottom w:val="single" w:sz="4" w:space="0" w:color="auto"/>
            </w:tcBorders>
            <w:vAlign w:val="center"/>
          </w:tcPr>
          <w:p w14:paraId="15480CFA" w14:textId="77777777" w:rsidR="00761A68" w:rsidRDefault="00761A68" w:rsidP="00761A68">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01" w:type="dxa"/>
            <w:tcBorders>
              <w:top w:val="single" w:sz="6" w:space="0" w:color="auto"/>
              <w:bottom w:val="single" w:sz="4" w:space="0" w:color="auto"/>
            </w:tcBorders>
            <w:vAlign w:val="center"/>
          </w:tcPr>
          <w:p w14:paraId="15480CFB" w14:textId="77777777" w:rsidR="00761A68" w:rsidRDefault="00761A68" w:rsidP="00761A68">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791" w:type="dxa"/>
            <w:tcBorders>
              <w:top w:val="single" w:sz="6" w:space="0" w:color="auto"/>
              <w:bottom w:val="single" w:sz="4" w:space="0" w:color="auto"/>
            </w:tcBorders>
            <w:vAlign w:val="center"/>
          </w:tcPr>
          <w:p w14:paraId="15480CFC" w14:textId="77777777" w:rsidR="00761A68" w:rsidRDefault="00761A68" w:rsidP="00761A68">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792" w:type="dxa"/>
            <w:tcBorders>
              <w:top w:val="single" w:sz="6" w:space="0" w:color="auto"/>
              <w:bottom w:val="single" w:sz="4" w:space="0" w:color="auto"/>
            </w:tcBorders>
            <w:vAlign w:val="center"/>
          </w:tcPr>
          <w:p w14:paraId="15480CFD" w14:textId="77777777" w:rsidR="00761A68" w:rsidRDefault="00761A68" w:rsidP="00761A68">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792" w:type="dxa"/>
            <w:tcBorders>
              <w:top w:val="single" w:sz="6" w:space="0" w:color="auto"/>
              <w:bottom w:val="single" w:sz="4" w:space="0" w:color="auto"/>
            </w:tcBorders>
            <w:vAlign w:val="center"/>
          </w:tcPr>
          <w:p w14:paraId="15480CFE" w14:textId="77777777" w:rsidR="00761A68" w:rsidRDefault="00761A68" w:rsidP="00761A68">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685" w:type="dxa"/>
            <w:tcBorders>
              <w:top w:val="single" w:sz="6" w:space="0" w:color="auto"/>
              <w:bottom w:val="single" w:sz="4" w:space="0" w:color="auto"/>
            </w:tcBorders>
            <w:vAlign w:val="center"/>
          </w:tcPr>
          <w:p w14:paraId="15480CFF" w14:textId="77777777" w:rsidR="00761A68" w:rsidRDefault="00761A68" w:rsidP="00761A68">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720" w:type="dxa"/>
            <w:tcBorders>
              <w:top w:val="single" w:sz="6" w:space="0" w:color="auto"/>
              <w:bottom w:val="single" w:sz="4" w:space="0" w:color="auto"/>
            </w:tcBorders>
            <w:vAlign w:val="center"/>
          </w:tcPr>
          <w:p w14:paraId="15480D00" w14:textId="77777777" w:rsidR="00761A68" w:rsidRDefault="00761A68" w:rsidP="00761A68">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00" w:type="dxa"/>
            <w:tcBorders>
              <w:top w:val="single" w:sz="6" w:space="0" w:color="auto"/>
              <w:bottom w:val="single" w:sz="4" w:space="0" w:color="auto"/>
            </w:tcBorders>
            <w:vAlign w:val="center"/>
          </w:tcPr>
          <w:p w14:paraId="15480D01" w14:textId="77777777" w:rsidR="00761A68" w:rsidRDefault="00761A68" w:rsidP="00761A68">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63" w:type="dxa"/>
            <w:tcBorders>
              <w:top w:val="single" w:sz="6" w:space="0" w:color="auto"/>
              <w:bottom w:val="single" w:sz="4" w:space="0" w:color="auto"/>
            </w:tcBorders>
            <w:vAlign w:val="center"/>
          </w:tcPr>
          <w:p w14:paraId="15480D02" w14:textId="77777777" w:rsidR="00761A68" w:rsidRDefault="00761A68" w:rsidP="00761A68">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792" w:type="dxa"/>
            <w:tcBorders>
              <w:top w:val="single" w:sz="6" w:space="0" w:color="auto"/>
              <w:bottom w:val="single" w:sz="4" w:space="0" w:color="auto"/>
            </w:tcBorders>
            <w:vAlign w:val="center"/>
          </w:tcPr>
          <w:p w14:paraId="15480D03" w14:textId="77777777" w:rsidR="00761A68" w:rsidRDefault="00761A68" w:rsidP="00761A68">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775" w:type="dxa"/>
            <w:tcBorders>
              <w:top w:val="single" w:sz="6" w:space="0" w:color="auto"/>
              <w:bottom w:val="single" w:sz="4" w:space="0" w:color="auto"/>
            </w:tcBorders>
            <w:vAlign w:val="center"/>
          </w:tcPr>
          <w:p w14:paraId="15480D04" w14:textId="77777777" w:rsidR="00761A68" w:rsidRDefault="00761A68" w:rsidP="00761A68">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00" w:type="dxa"/>
            <w:tcBorders>
              <w:top w:val="single" w:sz="6" w:space="0" w:color="auto"/>
              <w:bottom w:val="single" w:sz="4" w:space="0" w:color="auto"/>
            </w:tcBorders>
            <w:vAlign w:val="center"/>
          </w:tcPr>
          <w:p w14:paraId="15480D05" w14:textId="77777777" w:rsidR="00761A68" w:rsidRDefault="00761A68" w:rsidP="00761A68">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530" w:type="dxa"/>
            <w:tcBorders>
              <w:top w:val="single" w:sz="6" w:space="0" w:color="auto"/>
              <w:bottom w:val="single" w:sz="4" w:space="0" w:color="auto"/>
            </w:tcBorders>
            <w:vAlign w:val="center"/>
          </w:tcPr>
          <w:p w14:paraId="15480D06" w14:textId="77777777" w:rsidR="00761A68" w:rsidRDefault="00761A68" w:rsidP="00761A68">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620" w:type="dxa"/>
            <w:tcBorders>
              <w:top w:val="single" w:sz="6" w:space="0" w:color="auto"/>
              <w:bottom w:val="single" w:sz="4" w:space="0" w:color="auto"/>
              <w:right w:val="single" w:sz="4" w:space="0" w:color="auto"/>
            </w:tcBorders>
            <w:vAlign w:val="center"/>
          </w:tcPr>
          <w:p w14:paraId="15480D07" w14:textId="77777777" w:rsidR="00761A68" w:rsidRDefault="00761A68" w:rsidP="00761A68">
            <w:pPr>
              <w:keepNext/>
              <w:tabs>
                <w:tab w:val="left" w:pos="2160"/>
                <w:tab w:val="left" w:pos="2700"/>
                <w:tab w:val="left" w:pos="3420"/>
                <w:tab w:val="left" w:pos="3780"/>
                <w:tab w:val="left" w:pos="5760"/>
                <w:tab w:val="left" w:pos="7212"/>
              </w:tabs>
              <w:jc w:val="center"/>
              <w:rPr>
                <w:rFonts w:ascii="Calibri" w:hAnsi="Calibri"/>
                <w:sz w:val="18"/>
                <w:szCs w:val="18"/>
              </w:rPr>
            </w:pPr>
          </w:p>
        </w:tc>
      </w:tr>
    </w:tbl>
    <w:p w14:paraId="15480D09" w14:textId="77777777" w:rsidR="00761A68" w:rsidRDefault="00761A68"/>
    <w:p w14:paraId="15480D0A" w14:textId="77777777" w:rsidR="00C41F78" w:rsidRDefault="00C41F78" w:rsidP="003116BB">
      <w:pPr>
        <w:rPr>
          <w:rFonts w:ascii="Calibri" w:hAnsi="Calibri"/>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52"/>
        <w:gridCol w:w="2254"/>
        <w:gridCol w:w="2253"/>
        <w:gridCol w:w="2254"/>
        <w:gridCol w:w="2254"/>
        <w:gridCol w:w="3331"/>
        <w:gridCol w:w="18"/>
      </w:tblGrid>
      <w:tr w:rsidR="00761A68" w:rsidRPr="00C24189" w14:paraId="15480D12" w14:textId="77777777" w:rsidTr="0037735E">
        <w:trPr>
          <w:trHeight w:val="348"/>
        </w:trPr>
        <w:tc>
          <w:tcPr>
            <w:tcW w:w="14616" w:type="dxa"/>
            <w:gridSpan w:val="7"/>
            <w:tcBorders>
              <w:top w:val="single" w:sz="4" w:space="0" w:color="auto"/>
              <w:left w:val="single" w:sz="4" w:space="0" w:color="auto"/>
              <w:bottom w:val="single" w:sz="6" w:space="0" w:color="auto"/>
              <w:right w:val="single" w:sz="4" w:space="0" w:color="auto"/>
            </w:tcBorders>
          </w:tcPr>
          <w:p w14:paraId="15480D0B" w14:textId="7A800B4B" w:rsidR="00761A68" w:rsidRPr="0037735E" w:rsidRDefault="00761A68" w:rsidP="00DB5C14">
            <w:pPr>
              <w:keepNext/>
              <w:rPr>
                <w:rFonts w:ascii="Calibri" w:eastAsia="Calibri" w:hAnsi="Calibri"/>
                <w:b/>
                <w:sz w:val="20"/>
                <w:szCs w:val="20"/>
              </w:rPr>
            </w:pPr>
            <w:r w:rsidRPr="0037735E">
              <w:rPr>
                <w:rFonts w:ascii="Calibri" w:eastAsia="Calibri" w:hAnsi="Calibri"/>
                <w:b/>
                <w:sz w:val="20"/>
                <w:szCs w:val="20"/>
              </w:rPr>
              <w:t xml:space="preserve">L. </w:t>
            </w:r>
            <w:r w:rsidR="00615B49" w:rsidRPr="0037735E">
              <w:rPr>
                <w:rFonts w:ascii="Calibri" w:eastAsia="Calibri" w:hAnsi="Calibri"/>
                <w:b/>
                <w:sz w:val="20"/>
                <w:szCs w:val="20"/>
              </w:rPr>
              <w:t>Space Conditioning Systems and Water Heating Systems in Multifamily Dwelling Units</w:t>
            </w:r>
          </w:p>
          <w:p w14:paraId="15480D0C" w14:textId="77777777" w:rsidR="00761A68" w:rsidRDefault="00761A68" w:rsidP="00DB5C14">
            <w:pPr>
              <w:keepNext/>
              <w:rPr>
                <w:rFonts w:ascii="Calibri" w:eastAsia="Calibri" w:hAnsi="Calibri"/>
                <w:sz w:val="18"/>
                <w:szCs w:val="18"/>
              </w:rPr>
            </w:pPr>
          </w:p>
          <w:p w14:paraId="15480D0D" w14:textId="77777777" w:rsidR="00761A68" w:rsidRDefault="00761A68" w:rsidP="00715ADA">
            <w:pPr>
              <w:keepNext/>
              <w:rPr>
                <w:rFonts w:ascii="Calibri" w:hAnsi="Calibri"/>
                <w:sz w:val="18"/>
                <w:szCs w:val="18"/>
              </w:rPr>
            </w:pPr>
            <w:r w:rsidRPr="00B45A2F">
              <w:rPr>
                <w:rFonts w:ascii="Calibri" w:eastAsia="Calibri" w:hAnsi="Calibri"/>
                <w:sz w:val="18"/>
                <w:szCs w:val="18"/>
              </w:rPr>
              <w:t>&lt;&lt;</w:t>
            </w:r>
            <w:r>
              <w:rPr>
                <w:rFonts w:ascii="Calibri" w:eastAsia="Calibri" w:hAnsi="Calibri"/>
                <w:sz w:val="18"/>
                <w:szCs w:val="18"/>
              </w:rPr>
              <w:t>If</w:t>
            </w:r>
            <w:r>
              <w:rPr>
                <w:rFonts w:ascii="Calibri" w:hAnsi="Calibri"/>
                <w:sz w:val="18"/>
                <w:szCs w:val="18"/>
              </w:rPr>
              <w:t xml:space="preserve"> </w:t>
            </w:r>
            <w:r>
              <w:rPr>
                <w:rFonts w:ascii="Calibri" w:eastAsia="Calibri" w:hAnsi="Calibri"/>
                <w:sz w:val="18"/>
                <w:szCs w:val="18"/>
              </w:rPr>
              <w:t xml:space="preserve">A11=Single Family, then </w:t>
            </w:r>
            <w:r>
              <w:rPr>
                <w:rFonts w:ascii="Calibri" w:hAnsi="Calibri"/>
                <w:sz w:val="18"/>
                <w:szCs w:val="18"/>
              </w:rPr>
              <w:t xml:space="preserve">display the section does not apply message; </w:t>
            </w:r>
            <w:proofErr w:type="spellStart"/>
            <w:r>
              <w:rPr>
                <w:rFonts w:ascii="Calibri" w:hAnsi="Calibri"/>
                <w:sz w:val="18"/>
                <w:szCs w:val="18"/>
              </w:rPr>
              <w:t>Elseif</w:t>
            </w:r>
            <w:proofErr w:type="spellEnd"/>
            <w:r>
              <w:rPr>
                <w:rFonts w:ascii="Calibri" w:hAnsi="Calibri"/>
                <w:sz w:val="18"/>
                <w:szCs w:val="18"/>
              </w:rPr>
              <w:t xml:space="preserve"> none of the following are selected in A13: Space </w:t>
            </w:r>
            <w:r w:rsidRPr="00C24189">
              <w:rPr>
                <w:rFonts w:ascii="Calibri" w:hAnsi="Calibri"/>
                <w:sz w:val="18"/>
                <w:szCs w:val="18"/>
              </w:rPr>
              <w:t>Heating System</w:t>
            </w:r>
            <w:r>
              <w:rPr>
                <w:rFonts w:ascii="Calibri" w:hAnsi="Calibri"/>
                <w:sz w:val="18"/>
                <w:szCs w:val="18"/>
              </w:rPr>
              <w:t xml:space="preserve">, or Space </w:t>
            </w:r>
            <w:r w:rsidRPr="00C24189">
              <w:rPr>
                <w:rFonts w:ascii="Calibri" w:hAnsi="Calibri"/>
                <w:sz w:val="18"/>
                <w:szCs w:val="18"/>
              </w:rPr>
              <w:t>Cooling System</w:t>
            </w:r>
            <w:r>
              <w:rPr>
                <w:rFonts w:ascii="Calibri" w:hAnsi="Calibri"/>
                <w:sz w:val="18"/>
                <w:szCs w:val="18"/>
              </w:rPr>
              <w:t xml:space="preserve">, or Space Conditioning </w:t>
            </w:r>
            <w:r w:rsidRPr="00C24189">
              <w:rPr>
                <w:rFonts w:ascii="Calibri" w:hAnsi="Calibri"/>
                <w:sz w:val="18"/>
                <w:szCs w:val="18"/>
              </w:rPr>
              <w:t>Duct System</w:t>
            </w:r>
            <w:r>
              <w:rPr>
                <w:rFonts w:ascii="Calibri" w:hAnsi="Calibri"/>
                <w:sz w:val="18"/>
                <w:szCs w:val="18"/>
              </w:rPr>
              <w:t xml:space="preserve">, Water Heating, then display the section does not apply message; else if one or more of the following are selected in A13:  Space </w:t>
            </w:r>
            <w:r w:rsidRPr="00C24189">
              <w:rPr>
                <w:rFonts w:ascii="Calibri" w:hAnsi="Calibri"/>
                <w:sz w:val="18"/>
                <w:szCs w:val="18"/>
              </w:rPr>
              <w:t>Heating System</w:t>
            </w:r>
            <w:r>
              <w:rPr>
                <w:rFonts w:ascii="Calibri" w:hAnsi="Calibri"/>
                <w:sz w:val="18"/>
                <w:szCs w:val="18"/>
              </w:rPr>
              <w:t xml:space="preserve">, or Space </w:t>
            </w:r>
            <w:r w:rsidRPr="00C24189">
              <w:rPr>
                <w:rFonts w:ascii="Calibri" w:hAnsi="Calibri"/>
                <w:sz w:val="18"/>
                <w:szCs w:val="18"/>
              </w:rPr>
              <w:t>Cooling System</w:t>
            </w:r>
            <w:r>
              <w:rPr>
                <w:rFonts w:ascii="Calibri" w:hAnsi="Calibri"/>
                <w:sz w:val="18"/>
                <w:szCs w:val="18"/>
              </w:rPr>
              <w:t xml:space="preserve">, or Space Conditioning </w:t>
            </w:r>
            <w:r w:rsidRPr="00C24189">
              <w:rPr>
                <w:rFonts w:ascii="Calibri" w:hAnsi="Calibri"/>
                <w:sz w:val="18"/>
                <w:szCs w:val="18"/>
              </w:rPr>
              <w:t>Duct System</w:t>
            </w:r>
            <w:r>
              <w:rPr>
                <w:rFonts w:ascii="Calibri" w:hAnsi="Calibri"/>
                <w:sz w:val="18"/>
                <w:szCs w:val="18"/>
              </w:rPr>
              <w:t xml:space="preserve">, </w:t>
            </w:r>
            <w:r w:rsidR="006D6F58">
              <w:rPr>
                <w:rFonts w:ascii="Calibri" w:hAnsi="Calibri"/>
                <w:sz w:val="18"/>
                <w:szCs w:val="18"/>
              </w:rPr>
              <w:t xml:space="preserve">or </w:t>
            </w:r>
            <w:r>
              <w:rPr>
                <w:rFonts w:ascii="Calibri" w:hAnsi="Calibri"/>
                <w:sz w:val="18"/>
                <w:szCs w:val="18"/>
              </w:rPr>
              <w:t xml:space="preserve">Water Heating,  then require one </w:t>
            </w:r>
            <w:r w:rsidR="003B47D8">
              <w:rPr>
                <w:rFonts w:ascii="Calibri" w:hAnsi="Calibri"/>
                <w:sz w:val="18"/>
                <w:szCs w:val="18"/>
              </w:rPr>
              <w:t xml:space="preserve">(1) </w:t>
            </w:r>
            <w:r>
              <w:rPr>
                <w:rFonts w:ascii="Calibri" w:hAnsi="Calibri"/>
                <w:sz w:val="18"/>
                <w:szCs w:val="18"/>
              </w:rPr>
              <w:t xml:space="preserve">row of </w:t>
            </w:r>
            <w:r w:rsidRPr="00AC588E">
              <w:rPr>
                <w:rFonts w:ascii="Calibri" w:eastAsia="Calibri" w:hAnsi="Calibri"/>
                <w:sz w:val="18"/>
                <w:szCs w:val="18"/>
              </w:rPr>
              <w:t xml:space="preserve">to be entered in this </w:t>
            </w:r>
            <w:r>
              <w:rPr>
                <w:rFonts w:ascii="Calibri" w:eastAsia="Calibri" w:hAnsi="Calibri"/>
                <w:sz w:val="18"/>
                <w:szCs w:val="18"/>
              </w:rPr>
              <w:t xml:space="preserve">section </w:t>
            </w:r>
            <w:r w:rsidRPr="00AC588E">
              <w:rPr>
                <w:rFonts w:ascii="Calibri" w:eastAsia="Calibri" w:hAnsi="Calibri"/>
                <w:sz w:val="18"/>
                <w:szCs w:val="18"/>
              </w:rPr>
              <w:t xml:space="preserve">for </w:t>
            </w:r>
            <w:r w:rsidR="003B47D8">
              <w:rPr>
                <w:rFonts w:ascii="Calibri" w:eastAsia="Calibri" w:hAnsi="Calibri"/>
                <w:sz w:val="18"/>
                <w:szCs w:val="18"/>
              </w:rPr>
              <w:t xml:space="preserve">each </w:t>
            </w:r>
            <w:r>
              <w:rPr>
                <w:rFonts w:ascii="Calibri" w:eastAsia="Calibri" w:hAnsi="Calibri"/>
                <w:sz w:val="18"/>
                <w:szCs w:val="18"/>
              </w:rPr>
              <w:t xml:space="preserve">of </w:t>
            </w:r>
            <w:r w:rsidRPr="00AC588E">
              <w:rPr>
                <w:rFonts w:ascii="Calibri" w:eastAsia="Calibri" w:hAnsi="Calibri"/>
                <w:sz w:val="18"/>
                <w:szCs w:val="18"/>
              </w:rPr>
              <w:t xml:space="preserve">the quantity of </w:t>
            </w:r>
            <w:r>
              <w:rPr>
                <w:rFonts w:ascii="Calibri" w:eastAsia="Calibri" w:hAnsi="Calibri"/>
                <w:sz w:val="18"/>
                <w:szCs w:val="18"/>
              </w:rPr>
              <w:t xml:space="preserve">dwelling units </w:t>
            </w:r>
            <w:r w:rsidRPr="00AC588E">
              <w:rPr>
                <w:rFonts w:ascii="Calibri" w:eastAsia="Calibri" w:hAnsi="Calibri"/>
                <w:sz w:val="18"/>
                <w:szCs w:val="18"/>
              </w:rPr>
              <w:t>entered in A0</w:t>
            </w:r>
            <w:r>
              <w:rPr>
                <w:rFonts w:ascii="Calibri" w:eastAsia="Calibri" w:hAnsi="Calibri"/>
                <w:sz w:val="18"/>
                <w:szCs w:val="18"/>
              </w:rPr>
              <w:t xml:space="preserve">6;  require </w:t>
            </w:r>
            <w:r w:rsidRPr="003B47D8">
              <w:rPr>
                <w:rFonts w:ascii="Calibri" w:eastAsia="Calibri" w:hAnsi="Calibri"/>
                <w:sz w:val="18"/>
                <w:szCs w:val="18"/>
                <w:u w:val="single"/>
              </w:rPr>
              <w:t>one</w:t>
            </w:r>
            <w:r w:rsidR="003B47D8" w:rsidRPr="003B47D8">
              <w:rPr>
                <w:rFonts w:ascii="Calibri" w:eastAsia="Calibri" w:hAnsi="Calibri"/>
                <w:sz w:val="18"/>
                <w:szCs w:val="18"/>
                <w:u w:val="single"/>
              </w:rPr>
              <w:t xml:space="preserve"> (1)</w:t>
            </w:r>
            <w:r w:rsidRPr="003B47D8">
              <w:rPr>
                <w:rFonts w:ascii="Calibri" w:eastAsia="Calibri" w:hAnsi="Calibri"/>
                <w:sz w:val="18"/>
                <w:szCs w:val="18"/>
                <w:u w:val="single"/>
              </w:rPr>
              <w:t xml:space="preserve"> unique</w:t>
            </w:r>
            <w:r>
              <w:rPr>
                <w:rFonts w:ascii="Calibri" w:eastAsia="Calibri" w:hAnsi="Calibri"/>
                <w:sz w:val="18"/>
                <w:szCs w:val="18"/>
              </w:rPr>
              <w:t xml:space="preserve"> dwelling unit name in </w:t>
            </w:r>
            <w:r w:rsidR="006D6F58">
              <w:rPr>
                <w:rFonts w:ascii="Calibri" w:eastAsia="Calibri" w:hAnsi="Calibri"/>
                <w:sz w:val="18"/>
                <w:szCs w:val="18"/>
              </w:rPr>
              <w:t>L01</w:t>
            </w:r>
            <w:r w:rsidR="003B47D8">
              <w:rPr>
                <w:rFonts w:ascii="Calibri" w:eastAsia="Calibri" w:hAnsi="Calibri"/>
                <w:sz w:val="18"/>
                <w:szCs w:val="18"/>
              </w:rPr>
              <w:t xml:space="preserve"> </w:t>
            </w:r>
            <w:r>
              <w:rPr>
                <w:rFonts w:ascii="Calibri" w:eastAsia="Calibri" w:hAnsi="Calibri"/>
                <w:sz w:val="18"/>
                <w:szCs w:val="18"/>
              </w:rPr>
              <w:t xml:space="preserve">for </w:t>
            </w:r>
            <w:r w:rsidR="003B47D8">
              <w:rPr>
                <w:rFonts w:ascii="Calibri" w:eastAsia="Calibri" w:hAnsi="Calibri"/>
                <w:sz w:val="18"/>
                <w:szCs w:val="18"/>
              </w:rPr>
              <w:t xml:space="preserve">each </w:t>
            </w:r>
            <w:r>
              <w:rPr>
                <w:rFonts w:ascii="Calibri" w:eastAsia="Calibri" w:hAnsi="Calibri"/>
                <w:sz w:val="18"/>
                <w:szCs w:val="18"/>
              </w:rPr>
              <w:t>of the</w:t>
            </w:r>
            <w:r w:rsidRPr="00AC588E">
              <w:rPr>
                <w:rFonts w:ascii="Calibri" w:eastAsia="Calibri" w:hAnsi="Calibri"/>
                <w:sz w:val="18"/>
                <w:szCs w:val="18"/>
              </w:rPr>
              <w:t xml:space="preserve"> quantity of </w:t>
            </w:r>
            <w:r>
              <w:rPr>
                <w:rFonts w:ascii="Calibri" w:eastAsia="Calibri" w:hAnsi="Calibri"/>
                <w:sz w:val="18"/>
                <w:szCs w:val="18"/>
              </w:rPr>
              <w:t xml:space="preserve">dwelling units </w:t>
            </w:r>
            <w:r w:rsidRPr="00AC588E">
              <w:rPr>
                <w:rFonts w:ascii="Calibri" w:eastAsia="Calibri" w:hAnsi="Calibri"/>
                <w:sz w:val="18"/>
                <w:szCs w:val="18"/>
              </w:rPr>
              <w:t>entered in A0</w:t>
            </w:r>
            <w:r>
              <w:rPr>
                <w:rFonts w:ascii="Calibri" w:eastAsia="Calibri" w:hAnsi="Calibri"/>
                <w:sz w:val="18"/>
                <w:szCs w:val="18"/>
              </w:rPr>
              <w:t>6; &gt;&gt;</w:t>
            </w:r>
          </w:p>
          <w:p w14:paraId="15480D0E" w14:textId="77777777" w:rsidR="00761A68" w:rsidRDefault="00761A68" w:rsidP="00DB5C14">
            <w:pPr>
              <w:keepNext/>
              <w:rPr>
                <w:rFonts w:ascii="Calibri" w:eastAsia="Calibri" w:hAnsi="Calibri"/>
                <w:sz w:val="18"/>
                <w:szCs w:val="18"/>
              </w:rPr>
            </w:pPr>
          </w:p>
          <w:p w14:paraId="15480D0F" w14:textId="77777777" w:rsidR="00761A68" w:rsidRDefault="00761A68" w:rsidP="00DB5C14">
            <w:pPr>
              <w:keepNext/>
              <w:rPr>
                <w:rFonts w:ascii="Calibri" w:eastAsia="Calibri" w:hAnsi="Calibri"/>
                <w:sz w:val="18"/>
                <w:szCs w:val="18"/>
              </w:rPr>
            </w:pPr>
            <w:r>
              <w:rPr>
                <w:rFonts w:ascii="Calibri" w:eastAsia="Calibri" w:hAnsi="Calibri"/>
                <w:sz w:val="18"/>
                <w:szCs w:val="18"/>
              </w:rPr>
              <w:t xml:space="preserve">&lt;&lt;the data registry shall require one CF1R-ALT-02 and one CF2R-MCH-01b for each </w:t>
            </w:r>
            <w:r w:rsidR="00327C39">
              <w:rPr>
                <w:rFonts w:ascii="Calibri" w:eastAsia="Calibri" w:hAnsi="Calibri"/>
                <w:sz w:val="18"/>
                <w:szCs w:val="18"/>
              </w:rPr>
              <w:t xml:space="preserve">unique </w:t>
            </w:r>
            <w:r>
              <w:rPr>
                <w:rFonts w:ascii="Calibri" w:eastAsia="Calibri" w:hAnsi="Calibri"/>
                <w:sz w:val="18"/>
                <w:szCs w:val="18"/>
              </w:rPr>
              <w:t xml:space="preserve"> dwelling </w:t>
            </w:r>
            <w:r w:rsidR="00327C39">
              <w:rPr>
                <w:rFonts w:ascii="Calibri" w:eastAsia="Calibri" w:hAnsi="Calibri"/>
                <w:sz w:val="18"/>
                <w:szCs w:val="18"/>
              </w:rPr>
              <w:t xml:space="preserve">unit name </w:t>
            </w:r>
            <w:r>
              <w:rPr>
                <w:rFonts w:ascii="Calibri" w:eastAsia="Calibri" w:hAnsi="Calibri"/>
                <w:sz w:val="18"/>
                <w:szCs w:val="18"/>
              </w:rPr>
              <w:t xml:space="preserve">reported in this section for which </w:t>
            </w:r>
            <w:r w:rsidR="006D6F58">
              <w:rPr>
                <w:rFonts w:ascii="Calibri" w:eastAsia="Calibri" w:hAnsi="Calibri"/>
                <w:sz w:val="18"/>
                <w:szCs w:val="18"/>
              </w:rPr>
              <w:t>L05</w:t>
            </w:r>
            <w:r>
              <w:rPr>
                <w:rFonts w:ascii="Calibri" w:eastAsia="Calibri" w:hAnsi="Calibri"/>
                <w:sz w:val="18"/>
                <w:szCs w:val="18"/>
              </w:rPr>
              <w:t>=yes&gt;&gt;</w:t>
            </w:r>
          </w:p>
          <w:p w14:paraId="15480D10" w14:textId="77777777" w:rsidR="00327C39" w:rsidRDefault="00327C39" w:rsidP="00327C39">
            <w:pPr>
              <w:keepNext/>
              <w:rPr>
                <w:rFonts w:ascii="Calibri" w:eastAsia="Calibri" w:hAnsi="Calibri"/>
                <w:sz w:val="18"/>
                <w:szCs w:val="18"/>
              </w:rPr>
            </w:pPr>
            <w:r>
              <w:rPr>
                <w:rFonts w:ascii="Calibri" w:eastAsia="Calibri" w:hAnsi="Calibri"/>
                <w:sz w:val="18"/>
                <w:szCs w:val="18"/>
              </w:rPr>
              <w:t>&lt;&lt;the data registry shall require one (1) CF2R-PLB-01 for buildings that have one (1) or more systems for which K</w:t>
            </w:r>
            <w:r w:rsidR="0019718F">
              <w:rPr>
                <w:rFonts w:ascii="Calibri" w:eastAsia="Calibri" w:hAnsi="Calibri"/>
                <w:sz w:val="18"/>
                <w:szCs w:val="18"/>
              </w:rPr>
              <w:t>14</w:t>
            </w:r>
            <w:r>
              <w:rPr>
                <w:rFonts w:ascii="Calibri" w:eastAsia="Calibri" w:hAnsi="Calibri"/>
                <w:sz w:val="18"/>
                <w:szCs w:val="18"/>
              </w:rPr>
              <w:t>≠</w:t>
            </w:r>
            <w:r w:rsidR="0019718F">
              <w:rPr>
                <w:rFonts w:ascii="Calibri" w:eastAsia="Calibri" w:hAnsi="Calibri"/>
                <w:sz w:val="18"/>
                <w:szCs w:val="18"/>
              </w:rPr>
              <w:t xml:space="preserve"> </w:t>
            </w:r>
            <w:r>
              <w:rPr>
                <w:rFonts w:ascii="Calibri" w:eastAsia="Calibri" w:hAnsi="Calibri"/>
                <w:sz w:val="18"/>
                <w:szCs w:val="18"/>
              </w:rPr>
              <w:t>n/a&gt;&gt;</w:t>
            </w:r>
          </w:p>
          <w:p w14:paraId="15480D11" w14:textId="77777777" w:rsidR="00761A68" w:rsidRDefault="00327C39" w:rsidP="006D6F58">
            <w:pPr>
              <w:keepNext/>
              <w:rPr>
                <w:rFonts w:ascii="Calibri" w:eastAsia="Calibri" w:hAnsi="Calibri"/>
                <w:sz w:val="18"/>
                <w:szCs w:val="18"/>
              </w:rPr>
            </w:pPr>
            <w:r>
              <w:rPr>
                <w:rFonts w:ascii="Calibri" w:eastAsia="Calibri" w:hAnsi="Calibri"/>
                <w:sz w:val="18"/>
                <w:szCs w:val="18"/>
              </w:rPr>
              <w:t xml:space="preserve">&lt;&lt;The data registry shall require one (1) CF2R-PLB-02 for each of the dwelling unit names reported in </w:t>
            </w:r>
            <w:r w:rsidR="006D6F58">
              <w:rPr>
                <w:rFonts w:ascii="Calibri" w:eastAsia="Calibri" w:hAnsi="Calibri"/>
                <w:sz w:val="18"/>
                <w:szCs w:val="18"/>
              </w:rPr>
              <w:t>L01</w:t>
            </w:r>
            <w:r>
              <w:rPr>
                <w:rFonts w:ascii="Calibri" w:eastAsia="Calibri" w:hAnsi="Calibri"/>
                <w:sz w:val="18"/>
                <w:szCs w:val="18"/>
              </w:rPr>
              <w:t xml:space="preserve"> for which </w:t>
            </w:r>
            <w:r w:rsidR="006D6F58">
              <w:rPr>
                <w:rFonts w:ascii="Calibri" w:eastAsia="Calibri" w:hAnsi="Calibri"/>
                <w:sz w:val="18"/>
                <w:szCs w:val="18"/>
              </w:rPr>
              <w:t>L04</w:t>
            </w:r>
            <w:r>
              <w:rPr>
                <w:rFonts w:ascii="Calibri" w:eastAsia="Calibri" w:hAnsi="Calibri"/>
                <w:sz w:val="18"/>
                <w:szCs w:val="18"/>
              </w:rPr>
              <w:t xml:space="preserve"> ≠ n/a&gt;&gt;</w:t>
            </w:r>
          </w:p>
        </w:tc>
      </w:tr>
      <w:tr w:rsidR="00AE6346" w:rsidRPr="003E1E50" w14:paraId="15480D19" w14:textId="77777777" w:rsidTr="0037735E">
        <w:trPr>
          <w:gridAfter w:val="1"/>
          <w:wAfter w:w="18" w:type="dxa"/>
          <w:trHeight w:val="223"/>
        </w:trPr>
        <w:tc>
          <w:tcPr>
            <w:tcW w:w="2252" w:type="dxa"/>
            <w:tcBorders>
              <w:top w:val="single" w:sz="6" w:space="0" w:color="auto"/>
              <w:left w:val="single" w:sz="4" w:space="0" w:color="auto"/>
              <w:bottom w:val="single" w:sz="6" w:space="0" w:color="auto"/>
              <w:right w:val="single" w:sz="6" w:space="0" w:color="auto"/>
            </w:tcBorders>
            <w:vAlign w:val="center"/>
          </w:tcPr>
          <w:p w14:paraId="15480D13" w14:textId="77777777" w:rsidR="00AE6346" w:rsidRPr="00A0528B" w:rsidRDefault="00AE6346">
            <w:pPr>
              <w:keepNext/>
              <w:jc w:val="center"/>
              <w:rPr>
                <w:rFonts w:ascii="Calibri" w:hAnsi="Calibri"/>
                <w:sz w:val="18"/>
                <w:szCs w:val="18"/>
              </w:rPr>
            </w:pPr>
            <w:r w:rsidRPr="00A0528B">
              <w:rPr>
                <w:rFonts w:ascii="Calibri" w:hAnsi="Calibri"/>
                <w:sz w:val="18"/>
                <w:szCs w:val="18"/>
              </w:rPr>
              <w:t>01</w:t>
            </w:r>
          </w:p>
        </w:tc>
        <w:tc>
          <w:tcPr>
            <w:tcW w:w="2254" w:type="dxa"/>
            <w:tcBorders>
              <w:top w:val="single" w:sz="6" w:space="0" w:color="auto"/>
              <w:left w:val="single" w:sz="6" w:space="0" w:color="auto"/>
              <w:bottom w:val="single" w:sz="6" w:space="0" w:color="auto"/>
              <w:right w:val="single" w:sz="6" w:space="0" w:color="auto"/>
            </w:tcBorders>
            <w:vAlign w:val="center"/>
          </w:tcPr>
          <w:p w14:paraId="15480D14" w14:textId="77777777" w:rsidR="00AE6346" w:rsidRPr="00A0528B" w:rsidRDefault="00AE6346">
            <w:pPr>
              <w:keepNext/>
              <w:jc w:val="center"/>
              <w:rPr>
                <w:rFonts w:ascii="Calibri" w:hAnsi="Calibri"/>
                <w:sz w:val="18"/>
                <w:szCs w:val="18"/>
              </w:rPr>
            </w:pPr>
            <w:r w:rsidRPr="00A0528B">
              <w:rPr>
                <w:rFonts w:ascii="Calibri" w:hAnsi="Calibri"/>
                <w:sz w:val="18"/>
                <w:szCs w:val="18"/>
              </w:rPr>
              <w:t>02</w:t>
            </w:r>
          </w:p>
        </w:tc>
        <w:tc>
          <w:tcPr>
            <w:tcW w:w="2253" w:type="dxa"/>
            <w:tcBorders>
              <w:top w:val="single" w:sz="6" w:space="0" w:color="auto"/>
              <w:left w:val="single" w:sz="6" w:space="0" w:color="auto"/>
              <w:bottom w:val="single" w:sz="6" w:space="0" w:color="auto"/>
              <w:right w:val="single" w:sz="6" w:space="0" w:color="auto"/>
            </w:tcBorders>
            <w:vAlign w:val="center"/>
          </w:tcPr>
          <w:p w14:paraId="15480D15" w14:textId="77777777" w:rsidR="00AE6346" w:rsidRPr="00A0528B" w:rsidRDefault="00AE6346">
            <w:pPr>
              <w:keepNext/>
              <w:jc w:val="center"/>
              <w:rPr>
                <w:rFonts w:ascii="Calibri" w:hAnsi="Calibri"/>
                <w:sz w:val="18"/>
                <w:szCs w:val="18"/>
              </w:rPr>
            </w:pPr>
            <w:r w:rsidRPr="00A0528B">
              <w:rPr>
                <w:rFonts w:ascii="Calibri" w:hAnsi="Calibri"/>
                <w:sz w:val="18"/>
                <w:szCs w:val="18"/>
              </w:rPr>
              <w:t>03</w:t>
            </w:r>
          </w:p>
        </w:tc>
        <w:tc>
          <w:tcPr>
            <w:tcW w:w="2254" w:type="dxa"/>
            <w:tcBorders>
              <w:top w:val="single" w:sz="6" w:space="0" w:color="auto"/>
              <w:left w:val="single" w:sz="6" w:space="0" w:color="auto"/>
              <w:bottom w:val="single" w:sz="6" w:space="0" w:color="auto"/>
              <w:right w:val="single" w:sz="6" w:space="0" w:color="auto"/>
            </w:tcBorders>
            <w:vAlign w:val="center"/>
          </w:tcPr>
          <w:p w14:paraId="15480D16" w14:textId="77777777" w:rsidR="00AE6346" w:rsidRPr="00A0528B" w:rsidRDefault="00AE6346">
            <w:pPr>
              <w:keepNext/>
              <w:jc w:val="center"/>
              <w:rPr>
                <w:rFonts w:ascii="Calibri" w:hAnsi="Calibri"/>
                <w:sz w:val="18"/>
                <w:szCs w:val="18"/>
              </w:rPr>
            </w:pPr>
            <w:r w:rsidRPr="0037735E">
              <w:rPr>
                <w:rFonts w:ascii="Calibri" w:hAnsi="Calibri"/>
                <w:sz w:val="18"/>
                <w:szCs w:val="18"/>
              </w:rPr>
              <w:t>04</w:t>
            </w:r>
          </w:p>
        </w:tc>
        <w:tc>
          <w:tcPr>
            <w:tcW w:w="2254" w:type="dxa"/>
            <w:tcBorders>
              <w:top w:val="single" w:sz="6" w:space="0" w:color="auto"/>
              <w:left w:val="single" w:sz="6" w:space="0" w:color="auto"/>
              <w:bottom w:val="single" w:sz="6" w:space="0" w:color="auto"/>
              <w:right w:val="single" w:sz="6" w:space="0" w:color="auto"/>
            </w:tcBorders>
            <w:vAlign w:val="center"/>
          </w:tcPr>
          <w:p w14:paraId="15480D17" w14:textId="77777777" w:rsidR="00AE6346" w:rsidRPr="00A0528B" w:rsidRDefault="00AE6346">
            <w:pPr>
              <w:keepNext/>
              <w:jc w:val="center"/>
              <w:rPr>
                <w:rFonts w:ascii="Calibri" w:hAnsi="Calibri"/>
                <w:sz w:val="18"/>
                <w:szCs w:val="18"/>
              </w:rPr>
            </w:pPr>
            <w:r w:rsidRPr="0037735E">
              <w:rPr>
                <w:rFonts w:ascii="Calibri" w:hAnsi="Calibri"/>
                <w:sz w:val="18"/>
                <w:szCs w:val="18"/>
              </w:rPr>
              <w:t>05</w:t>
            </w:r>
          </w:p>
        </w:tc>
        <w:tc>
          <w:tcPr>
            <w:tcW w:w="3331" w:type="dxa"/>
            <w:tcBorders>
              <w:top w:val="single" w:sz="6" w:space="0" w:color="auto"/>
              <w:left w:val="single" w:sz="6" w:space="0" w:color="auto"/>
              <w:bottom w:val="single" w:sz="6" w:space="0" w:color="auto"/>
              <w:right w:val="single" w:sz="4" w:space="0" w:color="auto"/>
            </w:tcBorders>
            <w:vAlign w:val="center"/>
          </w:tcPr>
          <w:p w14:paraId="15480D18" w14:textId="77777777" w:rsidR="00AE6346" w:rsidRPr="00A0528B" w:rsidRDefault="00AE6346">
            <w:pPr>
              <w:keepNext/>
              <w:jc w:val="center"/>
              <w:rPr>
                <w:rFonts w:ascii="Calibri" w:hAnsi="Calibri"/>
                <w:sz w:val="18"/>
                <w:szCs w:val="18"/>
              </w:rPr>
            </w:pPr>
            <w:r w:rsidRPr="00A0528B">
              <w:rPr>
                <w:rFonts w:ascii="Calibri" w:hAnsi="Calibri"/>
                <w:sz w:val="18"/>
                <w:szCs w:val="18"/>
              </w:rPr>
              <w:t>06</w:t>
            </w:r>
          </w:p>
        </w:tc>
      </w:tr>
      <w:tr w:rsidR="00AE6346" w:rsidRPr="00C24189" w14:paraId="15480D22" w14:textId="77777777" w:rsidTr="0037735E">
        <w:trPr>
          <w:gridAfter w:val="1"/>
          <w:wAfter w:w="18" w:type="dxa"/>
          <w:trHeight w:val="291"/>
        </w:trPr>
        <w:tc>
          <w:tcPr>
            <w:tcW w:w="2252" w:type="dxa"/>
            <w:tcBorders>
              <w:top w:val="single" w:sz="6" w:space="0" w:color="auto"/>
              <w:left w:val="single" w:sz="4" w:space="0" w:color="auto"/>
              <w:bottom w:val="single" w:sz="6" w:space="0" w:color="auto"/>
              <w:right w:val="single" w:sz="6" w:space="0" w:color="auto"/>
            </w:tcBorders>
            <w:vAlign w:val="bottom"/>
          </w:tcPr>
          <w:p w14:paraId="15480D1A" w14:textId="77777777" w:rsidR="00AE6346" w:rsidRPr="00C24189" w:rsidRDefault="00AE6346" w:rsidP="00AE6346">
            <w:pPr>
              <w:keepNext/>
              <w:jc w:val="center"/>
              <w:rPr>
                <w:rFonts w:ascii="Calibri" w:hAnsi="Calibri"/>
                <w:sz w:val="18"/>
                <w:szCs w:val="18"/>
                <w:vertAlign w:val="superscript"/>
              </w:rPr>
            </w:pPr>
            <w:r>
              <w:rPr>
                <w:rFonts w:ascii="Calibri" w:hAnsi="Calibri"/>
                <w:sz w:val="18"/>
                <w:szCs w:val="18"/>
              </w:rPr>
              <w:t>Dwelling Unit Name</w:t>
            </w:r>
          </w:p>
        </w:tc>
        <w:tc>
          <w:tcPr>
            <w:tcW w:w="2254" w:type="dxa"/>
            <w:tcBorders>
              <w:top w:val="single" w:sz="6" w:space="0" w:color="auto"/>
              <w:left w:val="single" w:sz="6" w:space="0" w:color="auto"/>
              <w:bottom w:val="single" w:sz="6" w:space="0" w:color="auto"/>
              <w:right w:val="single" w:sz="6" w:space="0" w:color="auto"/>
            </w:tcBorders>
            <w:vAlign w:val="bottom"/>
          </w:tcPr>
          <w:p w14:paraId="15480D1B" w14:textId="77777777" w:rsidR="00AE6346" w:rsidRDefault="00AE6346" w:rsidP="00AE6346">
            <w:pPr>
              <w:keepNext/>
              <w:jc w:val="center"/>
              <w:rPr>
                <w:rFonts w:ascii="Calibri" w:hAnsi="Calibri"/>
                <w:sz w:val="18"/>
                <w:szCs w:val="18"/>
              </w:rPr>
            </w:pPr>
            <w:r>
              <w:rPr>
                <w:rFonts w:ascii="Calibri" w:hAnsi="Calibri"/>
                <w:sz w:val="18"/>
                <w:szCs w:val="18"/>
              </w:rPr>
              <w:t>Dwelling Unit Total CFA = Sum of Existing + Addition (ft</w:t>
            </w:r>
            <w:r w:rsidR="00B50AFC" w:rsidRPr="00B50AFC">
              <w:rPr>
                <w:rFonts w:ascii="Calibri" w:hAnsi="Calibri"/>
                <w:sz w:val="18"/>
                <w:szCs w:val="18"/>
                <w:vertAlign w:val="superscript"/>
              </w:rPr>
              <w:t>2</w:t>
            </w:r>
            <w:r>
              <w:rPr>
                <w:rFonts w:ascii="Calibri" w:hAnsi="Calibri"/>
                <w:sz w:val="18"/>
                <w:szCs w:val="18"/>
              </w:rPr>
              <w:t>)</w:t>
            </w:r>
          </w:p>
        </w:tc>
        <w:tc>
          <w:tcPr>
            <w:tcW w:w="2253" w:type="dxa"/>
            <w:tcBorders>
              <w:top w:val="single" w:sz="6" w:space="0" w:color="auto"/>
              <w:left w:val="single" w:sz="6" w:space="0" w:color="auto"/>
              <w:bottom w:val="single" w:sz="6" w:space="0" w:color="auto"/>
              <w:right w:val="single" w:sz="6" w:space="0" w:color="auto"/>
            </w:tcBorders>
            <w:vAlign w:val="bottom"/>
          </w:tcPr>
          <w:p w14:paraId="15480D1C" w14:textId="77777777" w:rsidR="00AE6346" w:rsidDel="00D819A5" w:rsidRDefault="00AE6346" w:rsidP="00AE6346">
            <w:pPr>
              <w:keepNext/>
              <w:jc w:val="center"/>
              <w:rPr>
                <w:rFonts w:ascii="Calibri" w:hAnsi="Calibri"/>
                <w:sz w:val="18"/>
                <w:szCs w:val="18"/>
              </w:rPr>
            </w:pPr>
            <w:r>
              <w:rPr>
                <w:rFonts w:ascii="Calibri" w:hAnsi="Calibri"/>
                <w:sz w:val="18"/>
                <w:szCs w:val="18"/>
              </w:rPr>
              <w:t>Central Water Heating</w:t>
            </w:r>
            <w:r w:rsidRPr="00295655">
              <w:rPr>
                <w:rFonts w:ascii="Calibri" w:hAnsi="Calibri"/>
                <w:sz w:val="18"/>
                <w:szCs w:val="18"/>
              </w:rPr>
              <w:t xml:space="preserve"> System Identification or Name</w:t>
            </w:r>
          </w:p>
        </w:tc>
        <w:tc>
          <w:tcPr>
            <w:tcW w:w="2254" w:type="dxa"/>
            <w:tcBorders>
              <w:top w:val="single" w:sz="6" w:space="0" w:color="auto"/>
              <w:left w:val="single" w:sz="6" w:space="0" w:color="auto"/>
              <w:bottom w:val="single" w:sz="6" w:space="0" w:color="auto"/>
              <w:right w:val="single" w:sz="6" w:space="0" w:color="auto"/>
            </w:tcBorders>
            <w:vAlign w:val="bottom"/>
          </w:tcPr>
          <w:p w14:paraId="15480D1D" w14:textId="77777777" w:rsidR="00AE6346" w:rsidRDefault="00AE6346" w:rsidP="00AE6346">
            <w:pPr>
              <w:keepNext/>
              <w:jc w:val="center"/>
              <w:rPr>
                <w:rFonts w:ascii="Calibri" w:hAnsi="Calibri"/>
                <w:sz w:val="18"/>
                <w:szCs w:val="18"/>
              </w:rPr>
            </w:pPr>
            <w:r>
              <w:rPr>
                <w:rFonts w:ascii="Calibri" w:hAnsi="Calibri"/>
                <w:sz w:val="18"/>
                <w:szCs w:val="18"/>
              </w:rPr>
              <w:t>Dwelling Unit</w:t>
            </w:r>
          </w:p>
          <w:p w14:paraId="15480D1E" w14:textId="77777777" w:rsidR="00AE6346" w:rsidRPr="00C24189" w:rsidRDefault="00AE6346" w:rsidP="00AE6346">
            <w:pPr>
              <w:keepNext/>
              <w:jc w:val="center"/>
              <w:rPr>
                <w:rFonts w:ascii="Calibri" w:hAnsi="Calibri"/>
                <w:sz w:val="18"/>
                <w:szCs w:val="18"/>
              </w:rPr>
            </w:pPr>
            <w:r>
              <w:rPr>
                <w:rFonts w:ascii="Calibri" w:hAnsi="Calibri"/>
                <w:sz w:val="18"/>
                <w:szCs w:val="18"/>
              </w:rPr>
              <w:t>Water Heating</w:t>
            </w:r>
            <w:r w:rsidRPr="00295655">
              <w:rPr>
                <w:rFonts w:ascii="Calibri" w:hAnsi="Calibri"/>
                <w:sz w:val="18"/>
                <w:szCs w:val="18"/>
              </w:rPr>
              <w:t xml:space="preserve"> System Identification or Name</w:t>
            </w:r>
          </w:p>
        </w:tc>
        <w:tc>
          <w:tcPr>
            <w:tcW w:w="2254" w:type="dxa"/>
            <w:tcBorders>
              <w:top w:val="single" w:sz="6" w:space="0" w:color="auto"/>
              <w:left w:val="single" w:sz="6" w:space="0" w:color="auto"/>
              <w:bottom w:val="single" w:sz="6" w:space="0" w:color="auto"/>
              <w:right w:val="single" w:sz="6" w:space="0" w:color="auto"/>
            </w:tcBorders>
            <w:vAlign w:val="bottom"/>
          </w:tcPr>
          <w:p w14:paraId="15480D1F" w14:textId="77777777" w:rsidR="00AE6346" w:rsidRDefault="00AE6346" w:rsidP="00AE6346">
            <w:pPr>
              <w:keepNext/>
              <w:jc w:val="center"/>
              <w:rPr>
                <w:rFonts w:ascii="Calibri" w:hAnsi="Calibri"/>
                <w:sz w:val="18"/>
                <w:szCs w:val="18"/>
              </w:rPr>
            </w:pPr>
            <w:r>
              <w:rPr>
                <w:rFonts w:ascii="Calibri" w:hAnsi="Calibri"/>
                <w:sz w:val="18"/>
                <w:szCs w:val="18"/>
              </w:rPr>
              <w:t>Dwelling Unit</w:t>
            </w:r>
            <w:r w:rsidR="00F77C91">
              <w:rPr>
                <w:rFonts w:ascii="Calibri" w:hAnsi="Calibri"/>
                <w:sz w:val="18"/>
                <w:szCs w:val="18"/>
              </w:rPr>
              <w:t>:</w:t>
            </w:r>
          </w:p>
          <w:p w14:paraId="15480D20" w14:textId="41A5D1D0" w:rsidR="00AE6346" w:rsidRPr="00C24189" w:rsidRDefault="00C2270B" w:rsidP="00AE6346">
            <w:pPr>
              <w:keepNext/>
              <w:jc w:val="center"/>
              <w:rPr>
                <w:rFonts w:ascii="Calibri" w:hAnsi="Calibri"/>
                <w:sz w:val="18"/>
                <w:szCs w:val="18"/>
              </w:rPr>
            </w:pPr>
            <w:r>
              <w:rPr>
                <w:rFonts w:ascii="Calibri" w:hAnsi="Calibri"/>
                <w:sz w:val="18"/>
                <w:szCs w:val="18"/>
              </w:rPr>
              <w:t xml:space="preserve">Alteration to Existing or </w:t>
            </w:r>
            <w:r w:rsidR="00AE6346">
              <w:rPr>
                <w:rFonts w:ascii="Calibri" w:hAnsi="Calibri"/>
                <w:sz w:val="18"/>
                <w:szCs w:val="18"/>
              </w:rPr>
              <w:t>Installing a New Space Conditioning System?</w:t>
            </w:r>
          </w:p>
        </w:tc>
        <w:tc>
          <w:tcPr>
            <w:tcW w:w="3331" w:type="dxa"/>
            <w:tcBorders>
              <w:top w:val="single" w:sz="6" w:space="0" w:color="auto"/>
              <w:left w:val="single" w:sz="6" w:space="0" w:color="auto"/>
              <w:bottom w:val="single" w:sz="6" w:space="0" w:color="auto"/>
              <w:right w:val="single" w:sz="4" w:space="0" w:color="auto"/>
            </w:tcBorders>
            <w:vAlign w:val="bottom"/>
          </w:tcPr>
          <w:p w14:paraId="15480D21" w14:textId="77777777" w:rsidR="00AE6346" w:rsidRDefault="00AE6346" w:rsidP="00AE6346">
            <w:pPr>
              <w:keepNext/>
              <w:jc w:val="center"/>
              <w:rPr>
                <w:rFonts w:ascii="Calibri" w:hAnsi="Calibri"/>
                <w:sz w:val="18"/>
                <w:szCs w:val="18"/>
              </w:rPr>
            </w:pPr>
            <w:r>
              <w:rPr>
                <w:rFonts w:ascii="Calibri" w:hAnsi="Calibri"/>
                <w:sz w:val="18"/>
                <w:szCs w:val="18"/>
              </w:rPr>
              <w:t>Comments</w:t>
            </w:r>
          </w:p>
        </w:tc>
      </w:tr>
      <w:tr w:rsidR="00AE6346" w:rsidRPr="00C24189" w14:paraId="15480D2F" w14:textId="77777777" w:rsidTr="0037735E">
        <w:trPr>
          <w:gridAfter w:val="1"/>
          <w:wAfter w:w="18" w:type="dxa"/>
          <w:trHeight w:val="250"/>
        </w:trPr>
        <w:tc>
          <w:tcPr>
            <w:tcW w:w="2252" w:type="dxa"/>
            <w:tcBorders>
              <w:top w:val="single" w:sz="6" w:space="0" w:color="auto"/>
              <w:left w:val="single" w:sz="4" w:space="0" w:color="auto"/>
              <w:bottom w:val="single" w:sz="6" w:space="0" w:color="auto"/>
              <w:right w:val="single" w:sz="6" w:space="0" w:color="auto"/>
            </w:tcBorders>
          </w:tcPr>
          <w:p w14:paraId="15480D23" w14:textId="77777777" w:rsidR="00AE6346" w:rsidRDefault="00AE6346" w:rsidP="00AE6346">
            <w:pPr>
              <w:keepNext/>
              <w:rPr>
                <w:rFonts w:ascii="Calibri" w:hAnsi="Calibri"/>
                <w:sz w:val="18"/>
                <w:szCs w:val="18"/>
              </w:rPr>
            </w:pPr>
            <w:r>
              <w:rPr>
                <w:rFonts w:ascii="Calibri" w:hAnsi="Calibri"/>
                <w:sz w:val="18"/>
                <w:szCs w:val="18"/>
              </w:rPr>
              <w:t xml:space="preserve">&lt;&lt;user entry text;  require at least the same quantity of unique dwelling unit names to be entered in this column as are identified in A06;  </w:t>
            </w:r>
          </w:p>
          <w:p w14:paraId="15480D24" w14:textId="77777777" w:rsidR="00AE6346" w:rsidRDefault="00AE6346" w:rsidP="00AE6346">
            <w:pPr>
              <w:keepNext/>
              <w:rPr>
                <w:rFonts w:ascii="Calibri" w:hAnsi="Calibri"/>
                <w:sz w:val="18"/>
                <w:szCs w:val="18"/>
              </w:rPr>
            </w:pPr>
          </w:p>
          <w:p w14:paraId="15480D25" w14:textId="77777777" w:rsidR="00AE6346" w:rsidRPr="00C24189" w:rsidRDefault="00AE6346" w:rsidP="00AE6346">
            <w:pPr>
              <w:keepNext/>
              <w:rPr>
                <w:rFonts w:ascii="Calibri" w:hAnsi="Calibri"/>
                <w:sz w:val="18"/>
                <w:szCs w:val="18"/>
              </w:rPr>
            </w:pPr>
            <w:r>
              <w:rPr>
                <w:rFonts w:ascii="Calibri" w:hAnsi="Calibri"/>
                <w:sz w:val="18"/>
                <w:szCs w:val="18"/>
              </w:rPr>
              <w:t>do not allow duplicate dwelling unit names&gt;&gt;</w:t>
            </w:r>
          </w:p>
        </w:tc>
        <w:tc>
          <w:tcPr>
            <w:tcW w:w="2254" w:type="dxa"/>
            <w:tcBorders>
              <w:top w:val="single" w:sz="6" w:space="0" w:color="auto"/>
              <w:left w:val="single" w:sz="6" w:space="0" w:color="auto"/>
              <w:bottom w:val="single" w:sz="6" w:space="0" w:color="auto"/>
              <w:right w:val="single" w:sz="6" w:space="0" w:color="auto"/>
            </w:tcBorders>
          </w:tcPr>
          <w:p w14:paraId="15480D26" w14:textId="77777777" w:rsidR="00AE6346" w:rsidRDefault="00AE6346" w:rsidP="00AB48D7">
            <w:pPr>
              <w:keepNext/>
              <w:rPr>
                <w:rFonts w:ascii="Calibri" w:hAnsi="Calibri"/>
                <w:sz w:val="18"/>
                <w:szCs w:val="18"/>
              </w:rPr>
            </w:pPr>
            <w:r>
              <w:rPr>
                <w:rFonts w:ascii="Calibri" w:hAnsi="Calibri"/>
                <w:sz w:val="18"/>
                <w:szCs w:val="18"/>
              </w:rPr>
              <w:t xml:space="preserve">&lt;&lt;user enter integer ≥ 0;  for each dwelling unit name in </w:t>
            </w:r>
            <w:r w:rsidR="00AB48D7">
              <w:rPr>
                <w:rFonts w:ascii="Calibri" w:hAnsi="Calibri"/>
                <w:sz w:val="18"/>
                <w:szCs w:val="18"/>
              </w:rPr>
              <w:t>L01</w:t>
            </w:r>
            <w:r>
              <w:rPr>
                <w:rFonts w:ascii="Calibri" w:hAnsi="Calibri"/>
                <w:sz w:val="18"/>
                <w:szCs w:val="18"/>
              </w:rPr>
              <w:t>&gt;&gt;</w:t>
            </w:r>
          </w:p>
        </w:tc>
        <w:tc>
          <w:tcPr>
            <w:tcW w:w="2253" w:type="dxa"/>
            <w:tcBorders>
              <w:top w:val="single" w:sz="6" w:space="0" w:color="auto"/>
              <w:left w:val="single" w:sz="6" w:space="0" w:color="auto"/>
              <w:bottom w:val="single" w:sz="6" w:space="0" w:color="auto"/>
              <w:right w:val="single" w:sz="6" w:space="0" w:color="auto"/>
            </w:tcBorders>
          </w:tcPr>
          <w:p w14:paraId="15480D27" w14:textId="77777777" w:rsidR="00AE6346" w:rsidRDefault="00AE6346" w:rsidP="00AE6346">
            <w:pPr>
              <w:keepNext/>
              <w:rPr>
                <w:rFonts w:ascii="Calibri" w:hAnsi="Calibri"/>
                <w:sz w:val="18"/>
                <w:szCs w:val="18"/>
              </w:rPr>
            </w:pPr>
            <w:r>
              <w:rPr>
                <w:rFonts w:ascii="Calibri" w:hAnsi="Calibri"/>
                <w:sz w:val="18"/>
                <w:szCs w:val="18"/>
              </w:rPr>
              <w:t xml:space="preserve">&lt;&lt; if all values in column </w:t>
            </w:r>
            <w:r w:rsidR="00BD3921">
              <w:rPr>
                <w:rFonts w:ascii="Calibri" w:hAnsi="Calibri"/>
                <w:sz w:val="18"/>
                <w:szCs w:val="18"/>
              </w:rPr>
              <w:t>K</w:t>
            </w:r>
            <w:r>
              <w:rPr>
                <w:rFonts w:ascii="Calibri" w:hAnsi="Calibri"/>
                <w:sz w:val="18"/>
                <w:szCs w:val="18"/>
              </w:rPr>
              <w:t>14=n/a, then value = n/a;</w:t>
            </w:r>
          </w:p>
          <w:p w14:paraId="15480D28" w14:textId="77777777" w:rsidR="00AE6346" w:rsidRDefault="00AE6346" w:rsidP="00AE6346">
            <w:pPr>
              <w:keepNext/>
              <w:rPr>
                <w:rFonts w:ascii="Calibri" w:hAnsi="Calibri"/>
                <w:sz w:val="18"/>
                <w:szCs w:val="18"/>
              </w:rPr>
            </w:pPr>
          </w:p>
          <w:p w14:paraId="15480D29" w14:textId="77777777" w:rsidR="00AE6346" w:rsidRDefault="00AE6346" w:rsidP="00AE6346">
            <w:pPr>
              <w:keepNext/>
              <w:rPr>
                <w:rFonts w:ascii="Calibri" w:hAnsi="Calibri"/>
                <w:sz w:val="18"/>
                <w:szCs w:val="18"/>
              </w:rPr>
            </w:pPr>
            <w:r>
              <w:rPr>
                <w:rFonts w:ascii="Calibri" w:hAnsi="Calibri"/>
                <w:sz w:val="18"/>
                <w:szCs w:val="18"/>
              </w:rPr>
              <w:t xml:space="preserve">else, user pick from list comprised of all the Water Heating Systems in </w:t>
            </w:r>
            <w:r w:rsidR="002F2B9D">
              <w:rPr>
                <w:rFonts w:ascii="Calibri" w:hAnsi="Calibri"/>
                <w:sz w:val="18"/>
                <w:szCs w:val="18"/>
              </w:rPr>
              <w:t>K</w:t>
            </w:r>
            <w:r>
              <w:rPr>
                <w:rFonts w:ascii="Calibri" w:hAnsi="Calibri"/>
                <w:sz w:val="18"/>
                <w:szCs w:val="18"/>
              </w:rPr>
              <w:t xml:space="preserve">01 that do not have a value of n/a in </w:t>
            </w:r>
            <w:r w:rsidR="002F2B9D">
              <w:rPr>
                <w:rFonts w:ascii="Calibri" w:hAnsi="Calibri"/>
                <w:sz w:val="18"/>
                <w:szCs w:val="18"/>
              </w:rPr>
              <w:t>K</w:t>
            </w:r>
            <w:r>
              <w:rPr>
                <w:rFonts w:ascii="Calibri" w:hAnsi="Calibri"/>
                <w:sz w:val="18"/>
                <w:szCs w:val="18"/>
              </w:rPr>
              <w:t>14, or allow user to pick n/a if the dwelling unit is not served by a central DHW system</w:t>
            </w:r>
            <w:r w:rsidR="00213EC1">
              <w:rPr>
                <w:rFonts w:ascii="Calibri" w:hAnsi="Calibri"/>
                <w:sz w:val="18"/>
                <w:szCs w:val="18"/>
              </w:rPr>
              <w:t>&gt;&gt;</w:t>
            </w:r>
          </w:p>
        </w:tc>
        <w:tc>
          <w:tcPr>
            <w:tcW w:w="2254" w:type="dxa"/>
            <w:tcBorders>
              <w:top w:val="single" w:sz="6" w:space="0" w:color="auto"/>
              <w:left w:val="single" w:sz="6" w:space="0" w:color="auto"/>
              <w:bottom w:val="single" w:sz="6" w:space="0" w:color="auto"/>
              <w:right w:val="single" w:sz="6" w:space="0" w:color="auto"/>
            </w:tcBorders>
          </w:tcPr>
          <w:p w14:paraId="15480D2A" w14:textId="77777777" w:rsidR="00AE6346" w:rsidRDefault="00AE6346" w:rsidP="00AE6346">
            <w:pPr>
              <w:keepNext/>
              <w:rPr>
                <w:rFonts w:ascii="Calibri" w:hAnsi="Calibri"/>
                <w:sz w:val="18"/>
                <w:szCs w:val="18"/>
              </w:rPr>
            </w:pPr>
            <w:r>
              <w:rPr>
                <w:rFonts w:ascii="Calibri" w:hAnsi="Calibri"/>
                <w:sz w:val="18"/>
                <w:szCs w:val="18"/>
              </w:rPr>
              <w:t xml:space="preserve">&lt;&lt;if no water heating systems are planned to be installed in this dwelling, then user pick from list value=n/a, </w:t>
            </w:r>
          </w:p>
          <w:p w14:paraId="15480D2B" w14:textId="77777777" w:rsidR="00AE6346" w:rsidRDefault="00AE6346" w:rsidP="00AE6346">
            <w:pPr>
              <w:keepNext/>
              <w:rPr>
                <w:rFonts w:ascii="Calibri" w:hAnsi="Calibri"/>
                <w:sz w:val="18"/>
                <w:szCs w:val="18"/>
              </w:rPr>
            </w:pPr>
          </w:p>
          <w:p w14:paraId="15480D2C" w14:textId="77777777" w:rsidR="00AE6346" w:rsidRPr="00C24189" w:rsidRDefault="00AE6346" w:rsidP="00AE6346">
            <w:pPr>
              <w:keepNext/>
              <w:rPr>
                <w:rFonts w:ascii="Calibri" w:hAnsi="Calibri"/>
                <w:sz w:val="18"/>
                <w:szCs w:val="18"/>
              </w:rPr>
            </w:pPr>
            <w:r>
              <w:rPr>
                <w:rFonts w:ascii="Calibri" w:hAnsi="Calibri"/>
                <w:sz w:val="18"/>
                <w:szCs w:val="18"/>
              </w:rPr>
              <w:t xml:space="preserve">else </w:t>
            </w:r>
            <w:r w:rsidR="00BD3921">
              <w:rPr>
                <w:rFonts w:ascii="Calibri" w:hAnsi="Calibri"/>
                <w:sz w:val="18"/>
                <w:szCs w:val="18"/>
              </w:rPr>
              <w:t xml:space="preserve">allow </w:t>
            </w:r>
            <w:r>
              <w:rPr>
                <w:rFonts w:ascii="Calibri" w:hAnsi="Calibri"/>
                <w:sz w:val="18"/>
                <w:szCs w:val="18"/>
              </w:rPr>
              <w:t xml:space="preserve">user </w:t>
            </w:r>
            <w:r w:rsidR="00BD3921">
              <w:rPr>
                <w:rFonts w:ascii="Calibri" w:hAnsi="Calibri"/>
                <w:sz w:val="18"/>
                <w:szCs w:val="18"/>
              </w:rPr>
              <w:t xml:space="preserve">to </w:t>
            </w:r>
            <w:r>
              <w:rPr>
                <w:rFonts w:ascii="Calibri" w:hAnsi="Calibri"/>
                <w:sz w:val="18"/>
                <w:szCs w:val="18"/>
              </w:rPr>
              <w:t>pick multiple items from list comprised of all the Water Heating System Names contained in K01 for which K14=n/a&gt;&gt;</w:t>
            </w:r>
          </w:p>
        </w:tc>
        <w:tc>
          <w:tcPr>
            <w:tcW w:w="2254" w:type="dxa"/>
            <w:tcBorders>
              <w:top w:val="single" w:sz="6" w:space="0" w:color="auto"/>
              <w:left w:val="single" w:sz="6" w:space="0" w:color="auto"/>
              <w:bottom w:val="single" w:sz="6" w:space="0" w:color="auto"/>
              <w:right w:val="single" w:sz="6" w:space="0" w:color="auto"/>
            </w:tcBorders>
          </w:tcPr>
          <w:p w14:paraId="15480D2D" w14:textId="77777777" w:rsidR="00AE6346" w:rsidRPr="00C24189" w:rsidRDefault="00AE6346" w:rsidP="00AE6346">
            <w:pPr>
              <w:keepNext/>
              <w:rPr>
                <w:rFonts w:ascii="Calibri" w:hAnsi="Calibri"/>
                <w:sz w:val="18"/>
                <w:szCs w:val="18"/>
              </w:rPr>
            </w:pPr>
            <w:r>
              <w:rPr>
                <w:rFonts w:ascii="Calibri" w:hAnsi="Calibri"/>
                <w:sz w:val="18"/>
                <w:szCs w:val="18"/>
              </w:rPr>
              <w:t>&lt;&lt;user pick from list: yes; no&gt;&gt;</w:t>
            </w:r>
          </w:p>
        </w:tc>
        <w:tc>
          <w:tcPr>
            <w:tcW w:w="3331" w:type="dxa"/>
            <w:tcBorders>
              <w:top w:val="single" w:sz="6" w:space="0" w:color="auto"/>
              <w:left w:val="single" w:sz="6" w:space="0" w:color="auto"/>
              <w:bottom w:val="single" w:sz="6" w:space="0" w:color="auto"/>
              <w:right w:val="single" w:sz="4" w:space="0" w:color="auto"/>
            </w:tcBorders>
          </w:tcPr>
          <w:p w14:paraId="15480D2E" w14:textId="77777777" w:rsidR="00AE6346" w:rsidRDefault="00AE6346" w:rsidP="007B69CD">
            <w:pPr>
              <w:keepNext/>
              <w:rPr>
                <w:rFonts w:ascii="Calibri" w:hAnsi="Calibri"/>
                <w:sz w:val="18"/>
                <w:szCs w:val="18"/>
              </w:rPr>
            </w:pPr>
            <w:r>
              <w:rPr>
                <w:rFonts w:ascii="Calibri" w:hAnsi="Calibri"/>
                <w:sz w:val="18"/>
                <w:szCs w:val="18"/>
              </w:rPr>
              <w:t>&lt;&lt;user input text&gt;&gt;</w:t>
            </w:r>
          </w:p>
        </w:tc>
      </w:tr>
      <w:tr w:rsidR="00AE6346" w:rsidRPr="00C24189" w14:paraId="15480D36" w14:textId="77777777" w:rsidTr="0037735E">
        <w:trPr>
          <w:gridAfter w:val="1"/>
          <w:wAfter w:w="18" w:type="dxa"/>
          <w:trHeight w:val="250"/>
        </w:trPr>
        <w:tc>
          <w:tcPr>
            <w:tcW w:w="2252" w:type="dxa"/>
            <w:tcBorders>
              <w:top w:val="single" w:sz="6" w:space="0" w:color="auto"/>
              <w:left w:val="single" w:sz="4" w:space="0" w:color="auto"/>
              <w:bottom w:val="single" w:sz="4" w:space="0" w:color="auto"/>
              <w:right w:val="single" w:sz="6" w:space="0" w:color="auto"/>
            </w:tcBorders>
            <w:vAlign w:val="bottom"/>
          </w:tcPr>
          <w:p w14:paraId="15480D30" w14:textId="77777777" w:rsidR="00AE6346" w:rsidRPr="00C24189" w:rsidRDefault="00AE6346" w:rsidP="00AE6346">
            <w:pPr>
              <w:keepNext/>
              <w:jc w:val="center"/>
              <w:rPr>
                <w:rFonts w:ascii="Calibri" w:hAnsi="Calibri"/>
                <w:sz w:val="18"/>
                <w:szCs w:val="18"/>
              </w:rPr>
            </w:pPr>
          </w:p>
        </w:tc>
        <w:tc>
          <w:tcPr>
            <w:tcW w:w="2254" w:type="dxa"/>
            <w:tcBorders>
              <w:top w:val="single" w:sz="6" w:space="0" w:color="auto"/>
              <w:left w:val="single" w:sz="6" w:space="0" w:color="auto"/>
              <w:bottom w:val="single" w:sz="4" w:space="0" w:color="auto"/>
              <w:right w:val="single" w:sz="6" w:space="0" w:color="auto"/>
            </w:tcBorders>
          </w:tcPr>
          <w:p w14:paraId="15480D31" w14:textId="77777777" w:rsidR="00AE6346" w:rsidRPr="00C24189" w:rsidRDefault="00AE6346" w:rsidP="00AE6346">
            <w:pPr>
              <w:keepNext/>
              <w:jc w:val="center"/>
              <w:rPr>
                <w:rFonts w:ascii="Calibri" w:hAnsi="Calibri"/>
                <w:sz w:val="18"/>
                <w:szCs w:val="18"/>
              </w:rPr>
            </w:pPr>
          </w:p>
        </w:tc>
        <w:tc>
          <w:tcPr>
            <w:tcW w:w="2253" w:type="dxa"/>
            <w:tcBorders>
              <w:top w:val="single" w:sz="6" w:space="0" w:color="auto"/>
              <w:left w:val="single" w:sz="6" w:space="0" w:color="auto"/>
              <w:bottom w:val="single" w:sz="4" w:space="0" w:color="auto"/>
              <w:right w:val="single" w:sz="6" w:space="0" w:color="auto"/>
            </w:tcBorders>
          </w:tcPr>
          <w:p w14:paraId="15480D32" w14:textId="77777777" w:rsidR="00AE6346" w:rsidRPr="00C24189" w:rsidRDefault="00AE6346" w:rsidP="00AE6346">
            <w:pPr>
              <w:keepNext/>
              <w:jc w:val="center"/>
              <w:rPr>
                <w:rFonts w:ascii="Calibri" w:hAnsi="Calibri"/>
                <w:sz w:val="18"/>
                <w:szCs w:val="18"/>
              </w:rPr>
            </w:pPr>
          </w:p>
        </w:tc>
        <w:tc>
          <w:tcPr>
            <w:tcW w:w="2254" w:type="dxa"/>
            <w:tcBorders>
              <w:top w:val="single" w:sz="6" w:space="0" w:color="auto"/>
              <w:left w:val="single" w:sz="6" w:space="0" w:color="auto"/>
              <w:bottom w:val="single" w:sz="4" w:space="0" w:color="auto"/>
              <w:right w:val="single" w:sz="6" w:space="0" w:color="auto"/>
            </w:tcBorders>
            <w:vAlign w:val="bottom"/>
          </w:tcPr>
          <w:p w14:paraId="15480D33" w14:textId="77777777" w:rsidR="00AE6346" w:rsidRPr="00C24189" w:rsidRDefault="00AE6346" w:rsidP="00AE6346">
            <w:pPr>
              <w:keepNext/>
              <w:jc w:val="center"/>
              <w:rPr>
                <w:rFonts w:ascii="Calibri" w:hAnsi="Calibri"/>
                <w:sz w:val="18"/>
                <w:szCs w:val="18"/>
              </w:rPr>
            </w:pPr>
          </w:p>
        </w:tc>
        <w:tc>
          <w:tcPr>
            <w:tcW w:w="2254" w:type="dxa"/>
            <w:tcBorders>
              <w:top w:val="single" w:sz="6" w:space="0" w:color="auto"/>
              <w:left w:val="single" w:sz="6" w:space="0" w:color="auto"/>
              <w:bottom w:val="single" w:sz="4" w:space="0" w:color="auto"/>
              <w:right w:val="single" w:sz="6" w:space="0" w:color="auto"/>
            </w:tcBorders>
            <w:vAlign w:val="bottom"/>
          </w:tcPr>
          <w:p w14:paraId="15480D34" w14:textId="77777777" w:rsidR="00AE6346" w:rsidRPr="00C24189" w:rsidRDefault="00AE6346" w:rsidP="00AE6346">
            <w:pPr>
              <w:keepNext/>
              <w:jc w:val="center"/>
              <w:rPr>
                <w:rFonts w:ascii="Calibri" w:hAnsi="Calibri"/>
                <w:sz w:val="18"/>
                <w:szCs w:val="18"/>
              </w:rPr>
            </w:pPr>
          </w:p>
        </w:tc>
        <w:tc>
          <w:tcPr>
            <w:tcW w:w="3331" w:type="dxa"/>
            <w:tcBorders>
              <w:top w:val="single" w:sz="6" w:space="0" w:color="auto"/>
              <w:left w:val="single" w:sz="6" w:space="0" w:color="auto"/>
              <w:bottom w:val="single" w:sz="4" w:space="0" w:color="auto"/>
              <w:right w:val="single" w:sz="4" w:space="0" w:color="auto"/>
            </w:tcBorders>
          </w:tcPr>
          <w:p w14:paraId="15480D35" w14:textId="77777777" w:rsidR="00AE6346" w:rsidRPr="00C24189" w:rsidRDefault="00AE6346" w:rsidP="00AE6346">
            <w:pPr>
              <w:keepNext/>
              <w:jc w:val="center"/>
              <w:rPr>
                <w:rFonts w:ascii="Calibri" w:hAnsi="Calibri"/>
                <w:sz w:val="18"/>
                <w:szCs w:val="18"/>
              </w:rPr>
            </w:pPr>
          </w:p>
        </w:tc>
      </w:tr>
    </w:tbl>
    <w:p w14:paraId="15480D37" w14:textId="77777777" w:rsidR="00AE6346" w:rsidRDefault="00AE6346"/>
    <w:sectPr w:rsidR="00AE6346" w:rsidSect="00B762A1">
      <w:headerReference w:type="default" r:id="rId22"/>
      <w:footerReference w:type="default" r:id="rId23"/>
      <w:pgSz w:w="15840" w:h="12240" w:orient="landscape" w:code="1"/>
      <w:pgMar w:top="720" w:right="720" w:bottom="720" w:left="720" w:header="432" w:footer="28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4988F3" w14:textId="77777777" w:rsidR="002B6102" w:rsidRDefault="002B6102">
      <w:r>
        <w:separator/>
      </w:r>
    </w:p>
  </w:endnote>
  <w:endnote w:type="continuationSeparator" w:id="0">
    <w:p w14:paraId="2A181443" w14:textId="77777777" w:rsidR="002B6102" w:rsidRDefault="002B6102">
      <w:r>
        <w:continuationSeparator/>
      </w:r>
    </w:p>
  </w:endnote>
  <w:endnote w:type="continuationNotice" w:id="1">
    <w:p w14:paraId="14140A7C" w14:textId="77777777" w:rsidR="002B6102" w:rsidRDefault="002B61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9F9369" w14:textId="77777777" w:rsidR="00DA23C4" w:rsidRPr="00A97A73" w:rsidRDefault="00DA23C4" w:rsidP="001919C8">
    <w:pPr>
      <w:pBdr>
        <w:top w:val="single" w:sz="4" w:space="1" w:color="auto"/>
      </w:pBdr>
      <w:tabs>
        <w:tab w:val="center" w:pos="7200"/>
        <w:tab w:val="left" w:pos="11520"/>
      </w:tabs>
      <w:ind w:left="-90"/>
      <w:rPr>
        <w:rFonts w:ascii="Calibri" w:hAnsi="Calibri"/>
        <w:sz w:val="18"/>
        <w:szCs w:val="18"/>
      </w:rPr>
    </w:pPr>
    <w:r w:rsidRPr="00A97A73">
      <w:rPr>
        <w:rFonts w:ascii="Calibri" w:hAnsi="Calibri"/>
        <w:sz w:val="18"/>
        <w:szCs w:val="18"/>
      </w:rPr>
      <w:t xml:space="preserve">Registration Number:   </w:t>
    </w:r>
    <w:r w:rsidRPr="00A97A73">
      <w:rPr>
        <w:rFonts w:ascii="Calibri" w:hAnsi="Calibri"/>
        <w:sz w:val="18"/>
        <w:szCs w:val="18"/>
      </w:rPr>
      <w:tab/>
      <w:t xml:space="preserve">Registration Date/Time:  </w:t>
    </w:r>
    <w:r w:rsidRPr="00A97A73">
      <w:rPr>
        <w:rFonts w:ascii="Calibri" w:hAnsi="Calibri"/>
        <w:sz w:val="18"/>
        <w:szCs w:val="18"/>
      </w:rPr>
      <w:tab/>
      <w:t xml:space="preserve">  HERS Provider:                       </w:t>
    </w:r>
  </w:p>
  <w:p w14:paraId="15480D4B" w14:textId="3ED8116C" w:rsidR="00DA23C4" w:rsidRPr="00DE2E2E" w:rsidRDefault="00DA23C4" w:rsidP="00974B66">
    <w:pPr>
      <w:pBdr>
        <w:top w:val="single" w:sz="4" w:space="1" w:color="auto"/>
      </w:pBdr>
      <w:tabs>
        <w:tab w:val="center" w:pos="7920"/>
        <w:tab w:val="right" w:pos="14400"/>
      </w:tabs>
      <w:ind w:left="-90"/>
      <w:rPr>
        <w:rFonts w:ascii="Calibri" w:hAnsi="Calibri" w:cs="Arial"/>
        <w:b/>
        <w:sz w:val="22"/>
        <w:szCs w:val="22"/>
      </w:rPr>
    </w:pPr>
    <w:r w:rsidRPr="00A97A73">
      <w:rPr>
        <w:rFonts w:ascii="Calibri" w:hAnsi="Calibri"/>
        <w:sz w:val="18"/>
        <w:szCs w:val="18"/>
      </w:rPr>
      <w:t>CA Building Energy Efficiency Standards - 201</w:t>
    </w:r>
    <w:r>
      <w:rPr>
        <w:rFonts w:ascii="Calibri" w:hAnsi="Calibri"/>
        <w:sz w:val="18"/>
        <w:szCs w:val="18"/>
      </w:rPr>
      <w:t>6</w:t>
    </w:r>
    <w:r w:rsidRPr="00A97A73">
      <w:rPr>
        <w:rFonts w:ascii="Calibri" w:hAnsi="Calibri"/>
        <w:sz w:val="18"/>
        <w:szCs w:val="18"/>
      </w:rPr>
      <w:t xml:space="preserve"> Residential Compliance</w:t>
    </w:r>
    <w:r w:rsidRPr="00A97A73">
      <w:rPr>
        <w:rFonts w:ascii="Calibri" w:hAnsi="Calibri"/>
        <w:sz w:val="18"/>
        <w:szCs w:val="18"/>
      </w:rPr>
      <w:tab/>
    </w:r>
    <w:r w:rsidRPr="00A97A73">
      <w:rPr>
        <w:rFonts w:ascii="Calibri" w:hAnsi="Calibri"/>
        <w:sz w:val="18"/>
        <w:szCs w:val="18"/>
      </w:rPr>
      <w:tab/>
    </w:r>
    <w:r w:rsidR="00AB7474">
      <w:rPr>
        <w:rFonts w:ascii="Calibri" w:hAnsi="Calibri"/>
        <w:sz w:val="18"/>
        <w:szCs w:val="18"/>
      </w:rPr>
      <w:t>April 2017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480D57" w14:textId="0221407E" w:rsidR="00DA23C4" w:rsidRDefault="00DA23C4" w:rsidP="00F076B0">
    <w:pPr>
      <w:pBdr>
        <w:top w:val="single" w:sz="4" w:space="1" w:color="auto"/>
      </w:pBdr>
      <w:tabs>
        <w:tab w:val="center" w:pos="5760"/>
        <w:tab w:val="right" w:pos="14400"/>
      </w:tabs>
      <w:rPr>
        <w:rFonts w:ascii="Calibri" w:hAnsi="Calibri"/>
        <w:sz w:val="18"/>
        <w:szCs w:val="18"/>
      </w:rPr>
    </w:pPr>
    <w:r w:rsidRPr="0071311B">
      <w:rPr>
        <w:rFonts w:ascii="Calibri" w:hAnsi="Calibri"/>
        <w:sz w:val="18"/>
        <w:szCs w:val="18"/>
      </w:rPr>
      <w:t>CA Building Energy Efficiency Standards - 201</w:t>
    </w:r>
    <w:r>
      <w:rPr>
        <w:rFonts w:ascii="Calibri" w:hAnsi="Calibri"/>
        <w:sz w:val="18"/>
        <w:szCs w:val="18"/>
      </w:rPr>
      <w:t>6</w:t>
    </w:r>
    <w:r w:rsidRPr="0071311B">
      <w:rPr>
        <w:rFonts w:ascii="Calibri" w:hAnsi="Calibri"/>
        <w:sz w:val="18"/>
        <w:szCs w:val="18"/>
      </w:rPr>
      <w:t xml:space="preserve"> Residential Compliance</w:t>
    </w:r>
    <w:r w:rsidRPr="0071311B">
      <w:rPr>
        <w:rFonts w:ascii="Calibri" w:hAnsi="Calibri"/>
        <w:sz w:val="18"/>
        <w:szCs w:val="18"/>
      </w:rPr>
      <w:tab/>
    </w:r>
    <w:r w:rsidRPr="0071311B">
      <w:rPr>
        <w:rFonts w:ascii="Calibri" w:hAnsi="Calibri"/>
        <w:sz w:val="18"/>
        <w:szCs w:val="18"/>
      </w:rPr>
      <w:tab/>
    </w:r>
    <w:r w:rsidR="00AB7474">
      <w:rPr>
        <w:rFonts w:ascii="Calibri" w:hAnsi="Calibri"/>
        <w:sz w:val="18"/>
        <w:szCs w:val="18"/>
      </w:rPr>
      <w:t>April 2017</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067287" w14:textId="77777777" w:rsidR="00DA23C4" w:rsidRPr="00A97A73" w:rsidRDefault="00DA23C4" w:rsidP="001919C8">
    <w:pPr>
      <w:pBdr>
        <w:top w:val="single" w:sz="4" w:space="1" w:color="auto"/>
      </w:pBdr>
      <w:tabs>
        <w:tab w:val="center" w:pos="7200"/>
        <w:tab w:val="left" w:pos="11520"/>
      </w:tabs>
      <w:ind w:left="-90"/>
      <w:rPr>
        <w:rFonts w:ascii="Calibri" w:hAnsi="Calibri"/>
        <w:sz w:val="18"/>
        <w:szCs w:val="18"/>
      </w:rPr>
    </w:pPr>
    <w:r w:rsidRPr="00A97A73">
      <w:rPr>
        <w:rFonts w:ascii="Calibri" w:hAnsi="Calibri"/>
        <w:sz w:val="18"/>
        <w:szCs w:val="18"/>
      </w:rPr>
      <w:t xml:space="preserve">Registration Number:   </w:t>
    </w:r>
    <w:r w:rsidRPr="00A97A73">
      <w:rPr>
        <w:rFonts w:ascii="Calibri" w:hAnsi="Calibri"/>
        <w:sz w:val="18"/>
        <w:szCs w:val="18"/>
      </w:rPr>
      <w:tab/>
      <w:t xml:space="preserve">Registration Date/Time:  </w:t>
    </w:r>
    <w:r w:rsidRPr="00A97A73">
      <w:rPr>
        <w:rFonts w:ascii="Calibri" w:hAnsi="Calibri"/>
        <w:sz w:val="18"/>
        <w:szCs w:val="18"/>
      </w:rPr>
      <w:tab/>
      <w:t xml:space="preserve">  HERS Provider:                       </w:t>
    </w:r>
  </w:p>
  <w:p w14:paraId="15480D64" w14:textId="50B3D699" w:rsidR="00DA23C4" w:rsidRPr="00DE2E2E" w:rsidRDefault="00DA23C4" w:rsidP="00974B66">
    <w:pPr>
      <w:pBdr>
        <w:top w:val="single" w:sz="4" w:space="1" w:color="auto"/>
      </w:pBdr>
      <w:tabs>
        <w:tab w:val="center" w:pos="7920"/>
        <w:tab w:val="right" w:pos="14310"/>
      </w:tabs>
      <w:ind w:left="-90"/>
      <w:rPr>
        <w:rFonts w:ascii="Calibri" w:hAnsi="Calibri" w:cs="Arial"/>
        <w:b/>
        <w:sz w:val="22"/>
        <w:szCs w:val="22"/>
      </w:rPr>
    </w:pPr>
    <w:r w:rsidRPr="00A97A73">
      <w:rPr>
        <w:rFonts w:ascii="Calibri" w:hAnsi="Calibri"/>
        <w:sz w:val="18"/>
        <w:szCs w:val="18"/>
      </w:rPr>
      <w:t>CA Building Energy Efficiency Standards - 201</w:t>
    </w:r>
    <w:r>
      <w:rPr>
        <w:rFonts w:ascii="Calibri" w:hAnsi="Calibri"/>
        <w:sz w:val="18"/>
        <w:szCs w:val="18"/>
      </w:rPr>
      <w:t>6</w:t>
    </w:r>
    <w:r w:rsidRPr="00A97A73">
      <w:rPr>
        <w:rFonts w:ascii="Calibri" w:hAnsi="Calibri"/>
        <w:sz w:val="18"/>
        <w:szCs w:val="18"/>
      </w:rPr>
      <w:t xml:space="preserve"> Residential Compliance</w:t>
    </w:r>
    <w:r w:rsidRPr="00A97A73">
      <w:rPr>
        <w:rFonts w:ascii="Calibri" w:hAnsi="Calibri"/>
        <w:sz w:val="18"/>
        <w:szCs w:val="18"/>
      </w:rPr>
      <w:tab/>
    </w:r>
    <w:r w:rsidRPr="00A97A73">
      <w:rPr>
        <w:rFonts w:ascii="Calibri" w:hAnsi="Calibri"/>
        <w:sz w:val="18"/>
        <w:szCs w:val="18"/>
      </w:rPr>
      <w:tab/>
    </w:r>
    <w:r w:rsidR="00AB7474">
      <w:rPr>
        <w:rFonts w:ascii="Calibri" w:hAnsi="Calibri"/>
        <w:sz w:val="18"/>
        <w:szCs w:val="18"/>
      </w:rPr>
      <w:t>April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2191BC" w14:textId="77777777" w:rsidR="002B6102" w:rsidRDefault="002B6102">
      <w:r>
        <w:separator/>
      </w:r>
    </w:p>
  </w:footnote>
  <w:footnote w:type="continuationSeparator" w:id="0">
    <w:p w14:paraId="4D0B6E76" w14:textId="77777777" w:rsidR="002B6102" w:rsidRDefault="002B6102">
      <w:r>
        <w:continuationSeparator/>
      </w:r>
    </w:p>
  </w:footnote>
  <w:footnote w:type="continuationNotice" w:id="1">
    <w:p w14:paraId="00EEB147" w14:textId="77777777" w:rsidR="002B6102" w:rsidRDefault="002B610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480D3C" w14:textId="77777777" w:rsidR="00DA23C4" w:rsidRDefault="009D0E48">
    <w:pPr>
      <w:pStyle w:val="Header"/>
    </w:pPr>
    <w:r>
      <w:rPr>
        <w:noProof/>
      </w:rPr>
      <w:pict w14:anchorId="15480D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96813" o:spid="_x0000_s2074"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480D3D" w14:textId="45B724AB" w:rsidR="00DA23C4" w:rsidRPr="00CA5769" w:rsidRDefault="00DA23C4" w:rsidP="00CA5769">
    <w:pPr>
      <w:suppressAutoHyphens/>
      <w:ind w:left="-90"/>
      <w:rPr>
        <w:rFonts w:ascii="Arial" w:hAnsi="Arial" w:cs="Arial"/>
        <w:sz w:val="14"/>
        <w:szCs w:val="14"/>
      </w:rPr>
    </w:pPr>
    <w:r w:rsidRPr="0037735E">
      <w:rPr>
        <w:rFonts w:ascii="Arial" w:hAnsi="Arial" w:cs="Arial"/>
        <w:b/>
        <w:noProof/>
      </w:rPr>
      <w:drawing>
        <wp:anchor distT="0" distB="0" distL="114300" distR="114300" simplePos="0" relativeHeight="251658240" behindDoc="0" locked="0" layoutInCell="1" allowOverlap="1" wp14:anchorId="15480D68" wp14:editId="7570C664">
          <wp:simplePos x="0" y="0"/>
          <wp:positionH relativeFrom="margin">
            <wp:posOffset>8841740</wp:posOffset>
          </wp:positionH>
          <wp:positionV relativeFrom="margin">
            <wp:posOffset>-1109980</wp:posOffset>
          </wp:positionV>
          <wp:extent cx="354965" cy="311150"/>
          <wp:effectExtent l="0" t="0" r="0" b="0"/>
          <wp:wrapSquare wrapText="bothSides"/>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4965" cy="311150"/>
                  </a:xfrm>
                  <a:prstGeom prst="rect">
                    <a:avLst/>
                  </a:prstGeom>
                  <a:noFill/>
                </pic:spPr>
              </pic:pic>
            </a:graphicData>
          </a:graphic>
          <wp14:sizeRelV relativeFrom="margin">
            <wp14:pctHeight>0</wp14:pctHeight>
          </wp14:sizeRelV>
        </wp:anchor>
      </w:drawing>
    </w:r>
    <w:r w:rsidR="009D0E48">
      <w:rPr>
        <w:rFonts w:ascii="Arial" w:hAnsi="Arial" w:cs="Arial"/>
        <w:noProof/>
        <w:sz w:val="14"/>
        <w:szCs w:val="14"/>
      </w:rPr>
      <w:pict w14:anchorId="15480D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96814" o:spid="_x0000_s2075"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CA5769">
      <w:rPr>
        <w:rFonts w:ascii="Arial" w:hAnsi="Arial" w:cs="Arial"/>
        <w:sz w:val="14"/>
        <w:szCs w:val="14"/>
      </w:rPr>
      <w:t>STATE OF CALIFORNIA</w:t>
    </w:r>
  </w:p>
  <w:p w14:paraId="15480D3E" w14:textId="540B26EB" w:rsidR="00DA23C4" w:rsidRPr="00CA5769" w:rsidRDefault="00DA23C4" w:rsidP="00CA5769">
    <w:pPr>
      <w:suppressAutoHyphens/>
      <w:ind w:left="-90"/>
      <w:rPr>
        <w:rFonts w:ascii="Arial" w:hAnsi="Arial" w:cs="Arial"/>
        <w:b/>
      </w:rPr>
    </w:pPr>
    <w:r>
      <w:rPr>
        <w:rFonts w:ascii="Arial" w:hAnsi="Arial" w:cs="Arial"/>
        <w:b/>
        <w:noProof/>
      </w:rPr>
      <w:t>ADDITIONS 1000 FT</w:t>
    </w:r>
    <w:r w:rsidRPr="00CA5769">
      <w:rPr>
        <w:rFonts w:ascii="Arial" w:hAnsi="Arial" w:cs="Arial"/>
        <w:b/>
        <w:noProof/>
        <w:vertAlign w:val="superscript"/>
      </w:rPr>
      <w:t>2</w:t>
    </w:r>
    <w:r>
      <w:rPr>
        <w:rFonts w:ascii="Arial" w:hAnsi="Arial" w:cs="Arial"/>
        <w:b/>
        <w:noProof/>
      </w:rPr>
      <w:t xml:space="preserve"> OR LESS</w:t>
    </w:r>
  </w:p>
  <w:p w14:paraId="15480D3F" w14:textId="6A0E3A1B" w:rsidR="00DA23C4" w:rsidRPr="00CA5769" w:rsidRDefault="00DA23C4" w:rsidP="00CA5769">
    <w:pPr>
      <w:suppressAutoHyphens/>
      <w:ind w:left="-90"/>
      <w:rPr>
        <w:rFonts w:ascii="Arial" w:hAnsi="Arial" w:cs="Arial"/>
        <w:sz w:val="14"/>
        <w:szCs w:val="14"/>
      </w:rPr>
    </w:pPr>
    <w:r>
      <w:rPr>
        <w:rFonts w:ascii="Arial" w:hAnsi="Arial" w:cs="Arial"/>
        <w:sz w:val="14"/>
        <w:szCs w:val="14"/>
      </w:rPr>
      <w:t>CEC-CF1R-ADD-01-E</w:t>
    </w:r>
    <w:r w:rsidRPr="00CA5769">
      <w:rPr>
        <w:rFonts w:ascii="Arial" w:hAnsi="Arial" w:cs="Arial"/>
        <w:sz w:val="14"/>
        <w:szCs w:val="14"/>
      </w:rPr>
      <w:t xml:space="preserve"> (Revised</w:t>
    </w:r>
    <w:r>
      <w:rPr>
        <w:rFonts w:ascii="Arial" w:hAnsi="Arial" w:cs="Arial"/>
        <w:sz w:val="14"/>
        <w:szCs w:val="14"/>
      </w:rPr>
      <w:t xml:space="preserve"> </w:t>
    </w:r>
    <w:r w:rsidR="00AB7474">
      <w:rPr>
        <w:rFonts w:ascii="Arial" w:hAnsi="Arial" w:cs="Arial"/>
        <w:sz w:val="14"/>
        <w:szCs w:val="14"/>
      </w:rPr>
      <w:t>04/17</w:t>
    </w:r>
    <w:r w:rsidRPr="00CA5769">
      <w:rPr>
        <w:rFonts w:ascii="Arial" w:hAnsi="Arial" w:cs="Arial"/>
        <w:sz w:val="14"/>
        <w:szCs w:val="14"/>
      </w:rPr>
      <w:t xml:space="preserve">)                                                                                                                                   </w:t>
    </w:r>
    <w:r>
      <w:rPr>
        <w:rFonts w:ascii="Arial" w:hAnsi="Arial" w:cs="Arial"/>
        <w:sz w:val="14"/>
        <w:szCs w:val="14"/>
      </w:rPr>
      <w:t xml:space="preserve">                                                                                              </w:t>
    </w:r>
    <w:r w:rsidRPr="00CA5769">
      <w:rPr>
        <w:rFonts w:ascii="Arial"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821"/>
      <w:gridCol w:w="1532"/>
      <w:gridCol w:w="3289"/>
    </w:tblGrid>
    <w:tr w:rsidR="00DA23C4" w:rsidRPr="00F00CC4" w14:paraId="15480D42" w14:textId="77777777" w:rsidTr="00F00CC4">
      <w:trPr>
        <w:cantSplit/>
        <w:trHeight w:val="288"/>
      </w:trPr>
      <w:tc>
        <w:tcPr>
          <w:tcW w:w="3877" w:type="pct"/>
          <w:gridSpan w:val="2"/>
          <w:tcBorders>
            <w:right w:val="nil"/>
          </w:tcBorders>
          <w:vAlign w:val="center"/>
        </w:tcPr>
        <w:p w14:paraId="15480D40" w14:textId="77777777" w:rsidR="00DA23C4" w:rsidRPr="00F00CC4" w:rsidRDefault="00DA23C4" w:rsidP="00F00CC4">
          <w:pPr>
            <w:keepNext/>
            <w:outlineLvl w:val="0"/>
            <w:rPr>
              <w:rFonts w:ascii="Calibri" w:hAnsi="Calibri"/>
              <w:b/>
              <w:bCs/>
              <w:sz w:val="20"/>
              <w:szCs w:val="20"/>
            </w:rPr>
          </w:pPr>
          <w:r w:rsidRPr="00F00CC4">
            <w:rPr>
              <w:rFonts w:ascii="Calibri" w:hAnsi="Calibri"/>
              <w:bCs/>
              <w:sz w:val="20"/>
              <w:szCs w:val="20"/>
            </w:rPr>
            <w:t>CERTIFICATE OF COMPLIANCE</w:t>
          </w:r>
        </w:p>
      </w:tc>
      <w:tc>
        <w:tcPr>
          <w:tcW w:w="1123" w:type="pct"/>
          <w:tcBorders>
            <w:left w:val="nil"/>
          </w:tcBorders>
          <w:tcMar>
            <w:left w:w="115" w:type="dxa"/>
            <w:right w:w="115" w:type="dxa"/>
          </w:tcMar>
          <w:vAlign w:val="center"/>
        </w:tcPr>
        <w:p w14:paraId="15480D41" w14:textId="77777777" w:rsidR="00DA23C4" w:rsidRPr="00F00CC4" w:rsidRDefault="00DA23C4" w:rsidP="00F00CC4">
          <w:pPr>
            <w:keepNext/>
            <w:jc w:val="right"/>
            <w:outlineLvl w:val="0"/>
            <w:rPr>
              <w:rFonts w:ascii="Calibri" w:hAnsi="Calibri"/>
              <w:b/>
              <w:bCs/>
              <w:sz w:val="20"/>
              <w:szCs w:val="20"/>
            </w:rPr>
          </w:pPr>
          <w:r w:rsidRPr="00F00CC4">
            <w:rPr>
              <w:rFonts w:ascii="Calibri" w:hAnsi="Calibri"/>
              <w:bCs/>
              <w:sz w:val="20"/>
              <w:szCs w:val="20"/>
            </w:rPr>
            <w:t>CF1R-</w:t>
          </w:r>
          <w:r>
            <w:rPr>
              <w:rFonts w:ascii="Calibri" w:hAnsi="Calibri"/>
              <w:bCs/>
              <w:sz w:val="20"/>
              <w:szCs w:val="20"/>
            </w:rPr>
            <w:t>ADD-01</w:t>
          </w:r>
          <w:r w:rsidRPr="00F00CC4">
            <w:rPr>
              <w:rFonts w:ascii="Calibri" w:hAnsi="Calibri"/>
              <w:bCs/>
              <w:sz w:val="20"/>
              <w:szCs w:val="20"/>
            </w:rPr>
            <w:t>-E</w:t>
          </w:r>
        </w:p>
      </w:tc>
    </w:tr>
    <w:tr w:rsidR="00DA23C4" w:rsidRPr="00F00CC4" w14:paraId="15480D45" w14:textId="77777777" w:rsidTr="00F00CC4">
      <w:trPr>
        <w:cantSplit/>
        <w:trHeight w:val="288"/>
      </w:trPr>
      <w:tc>
        <w:tcPr>
          <w:tcW w:w="3877" w:type="pct"/>
          <w:gridSpan w:val="2"/>
          <w:tcBorders>
            <w:right w:val="nil"/>
          </w:tcBorders>
        </w:tcPr>
        <w:p w14:paraId="15480D43" w14:textId="1FFE931F" w:rsidR="00DA23C4" w:rsidRPr="00F00CC4" w:rsidRDefault="00DA23C4" w:rsidP="00F00CC4">
          <w:pPr>
            <w:keepNext/>
            <w:outlineLvl w:val="0"/>
            <w:rPr>
              <w:rFonts w:ascii="Calibri" w:hAnsi="Calibri"/>
              <w:bCs/>
              <w:sz w:val="20"/>
              <w:szCs w:val="20"/>
            </w:rPr>
          </w:pPr>
          <w:r>
            <w:rPr>
              <w:rFonts w:ascii="Calibri" w:hAnsi="Calibri"/>
              <w:bCs/>
              <w:sz w:val="20"/>
              <w:szCs w:val="20"/>
            </w:rPr>
            <w:t xml:space="preserve">Prescriptive Residential </w:t>
          </w:r>
          <w:r w:rsidRPr="00F00CC4">
            <w:rPr>
              <w:rFonts w:ascii="Calibri" w:hAnsi="Calibri"/>
              <w:bCs/>
              <w:sz w:val="20"/>
              <w:szCs w:val="20"/>
            </w:rPr>
            <w:t>Additions 1,000 ft</w:t>
          </w:r>
          <w:r w:rsidRPr="00F00CC4">
            <w:rPr>
              <w:rFonts w:ascii="Calibri" w:hAnsi="Calibri"/>
              <w:bCs/>
              <w:sz w:val="20"/>
              <w:szCs w:val="20"/>
              <w:vertAlign w:val="superscript"/>
            </w:rPr>
            <w:t>2</w:t>
          </w:r>
          <w:r w:rsidRPr="00F00CC4">
            <w:rPr>
              <w:rFonts w:ascii="Calibri" w:hAnsi="Calibri"/>
              <w:bCs/>
              <w:sz w:val="20"/>
              <w:szCs w:val="20"/>
            </w:rPr>
            <w:t xml:space="preserve"> or </w:t>
          </w:r>
          <w:r>
            <w:rPr>
              <w:rFonts w:ascii="Calibri" w:hAnsi="Calibri"/>
              <w:bCs/>
              <w:sz w:val="20"/>
              <w:szCs w:val="20"/>
            </w:rPr>
            <w:t>L</w:t>
          </w:r>
          <w:r w:rsidRPr="00F00CC4">
            <w:rPr>
              <w:rFonts w:ascii="Calibri" w:hAnsi="Calibri"/>
              <w:bCs/>
              <w:sz w:val="20"/>
              <w:szCs w:val="20"/>
            </w:rPr>
            <w:t>ess</w:t>
          </w:r>
        </w:p>
      </w:tc>
      <w:tc>
        <w:tcPr>
          <w:tcW w:w="1123" w:type="pct"/>
          <w:tcBorders>
            <w:left w:val="nil"/>
          </w:tcBorders>
        </w:tcPr>
        <w:p w14:paraId="15480D44" w14:textId="77777777" w:rsidR="00DA23C4" w:rsidRPr="00F00CC4" w:rsidRDefault="00DA23C4" w:rsidP="00F00CC4">
          <w:pPr>
            <w:keepNext/>
            <w:jc w:val="right"/>
            <w:outlineLvl w:val="0"/>
            <w:rPr>
              <w:rFonts w:ascii="Calibri" w:hAnsi="Calibri"/>
              <w:bCs/>
              <w:sz w:val="20"/>
              <w:szCs w:val="20"/>
            </w:rPr>
          </w:pPr>
          <w:r w:rsidRPr="00F00CC4">
            <w:rPr>
              <w:rFonts w:ascii="Calibri" w:hAnsi="Calibri"/>
              <w:bCs/>
              <w:sz w:val="20"/>
              <w:szCs w:val="20"/>
            </w:rPr>
            <w:tab/>
            <w:t xml:space="preserve">(Page </w:t>
          </w:r>
          <w:r w:rsidRPr="00F00CC4">
            <w:rPr>
              <w:rFonts w:ascii="Calibri" w:hAnsi="Calibri"/>
              <w:bCs/>
              <w:sz w:val="20"/>
              <w:szCs w:val="20"/>
            </w:rPr>
            <w:fldChar w:fldCharType="begin"/>
          </w:r>
          <w:r w:rsidRPr="00F00CC4">
            <w:rPr>
              <w:rFonts w:ascii="Calibri" w:hAnsi="Calibri"/>
              <w:bCs/>
              <w:sz w:val="20"/>
              <w:szCs w:val="20"/>
            </w:rPr>
            <w:instrText xml:space="preserve"> PAGE   \* MERGEFORMAT </w:instrText>
          </w:r>
          <w:r w:rsidRPr="00F00CC4">
            <w:rPr>
              <w:rFonts w:ascii="Calibri" w:hAnsi="Calibri"/>
              <w:bCs/>
              <w:sz w:val="20"/>
              <w:szCs w:val="20"/>
            </w:rPr>
            <w:fldChar w:fldCharType="separate"/>
          </w:r>
          <w:r w:rsidR="009D0E48">
            <w:rPr>
              <w:rFonts w:ascii="Calibri" w:hAnsi="Calibri"/>
              <w:bCs/>
              <w:noProof/>
              <w:sz w:val="20"/>
              <w:szCs w:val="20"/>
            </w:rPr>
            <w:t>6</w:t>
          </w:r>
          <w:r w:rsidRPr="00F00CC4">
            <w:rPr>
              <w:rFonts w:ascii="Calibri" w:hAnsi="Calibri"/>
              <w:bCs/>
              <w:sz w:val="20"/>
              <w:szCs w:val="20"/>
            </w:rPr>
            <w:fldChar w:fldCharType="end"/>
          </w:r>
          <w:r w:rsidRPr="00F00CC4">
            <w:rPr>
              <w:rFonts w:ascii="Calibri" w:hAnsi="Calibri"/>
              <w:bCs/>
              <w:sz w:val="20"/>
              <w:szCs w:val="20"/>
            </w:rPr>
            <w:t xml:space="preserve"> of </w:t>
          </w:r>
          <w:fldSimple w:instr=" SECTIONPAGES   \* MERGEFORMAT ">
            <w:r w:rsidR="009D0E48" w:rsidRPr="009D0E48">
              <w:rPr>
                <w:rFonts w:ascii="Calibri" w:hAnsi="Calibri"/>
                <w:bCs/>
                <w:noProof/>
                <w:sz w:val="20"/>
                <w:szCs w:val="20"/>
              </w:rPr>
              <w:t>6</w:t>
            </w:r>
          </w:fldSimple>
          <w:r w:rsidRPr="00F00CC4">
            <w:rPr>
              <w:rFonts w:ascii="Calibri" w:hAnsi="Calibri"/>
              <w:bCs/>
              <w:sz w:val="20"/>
              <w:szCs w:val="20"/>
            </w:rPr>
            <w:t>)</w:t>
          </w:r>
        </w:p>
      </w:tc>
    </w:tr>
    <w:tr w:rsidR="00DA23C4" w:rsidRPr="00F00CC4" w14:paraId="15480D48" w14:textId="77777777" w:rsidTr="00F00CC4">
      <w:trPr>
        <w:cantSplit/>
        <w:trHeight w:val="288"/>
      </w:trPr>
      <w:tc>
        <w:tcPr>
          <w:tcW w:w="3354" w:type="pct"/>
        </w:tcPr>
        <w:p w14:paraId="15480D46" w14:textId="77777777" w:rsidR="00DA23C4" w:rsidRPr="00F00CC4" w:rsidRDefault="00DA23C4" w:rsidP="00F00CC4">
          <w:pPr>
            <w:rPr>
              <w:rFonts w:ascii="Calibri" w:hAnsi="Calibri"/>
              <w:sz w:val="12"/>
              <w:szCs w:val="12"/>
            </w:rPr>
          </w:pPr>
          <w:r w:rsidRPr="00F00CC4">
            <w:rPr>
              <w:rFonts w:ascii="Calibri" w:hAnsi="Calibri"/>
              <w:sz w:val="12"/>
              <w:szCs w:val="12"/>
            </w:rPr>
            <w:t>Project Name:</w:t>
          </w:r>
        </w:p>
      </w:tc>
      <w:tc>
        <w:tcPr>
          <w:tcW w:w="1646" w:type="pct"/>
          <w:gridSpan w:val="2"/>
        </w:tcPr>
        <w:p w14:paraId="15480D47" w14:textId="77777777" w:rsidR="00DA23C4" w:rsidRPr="00F00CC4" w:rsidRDefault="00DA23C4" w:rsidP="00F00CC4">
          <w:pPr>
            <w:rPr>
              <w:rFonts w:ascii="Calibri" w:hAnsi="Calibri"/>
              <w:sz w:val="12"/>
              <w:szCs w:val="12"/>
            </w:rPr>
          </w:pPr>
          <w:r w:rsidRPr="00F00CC4">
            <w:rPr>
              <w:rFonts w:ascii="Calibri" w:hAnsi="Calibri"/>
              <w:sz w:val="12"/>
              <w:szCs w:val="12"/>
            </w:rPr>
            <w:t>Date Prepared:</w:t>
          </w:r>
        </w:p>
      </w:tc>
    </w:tr>
  </w:tbl>
  <w:p w14:paraId="15480D49" w14:textId="77777777" w:rsidR="00DA23C4" w:rsidRPr="00F00CC4" w:rsidRDefault="00DA23C4" w:rsidP="00F00CC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480D4C" w14:textId="77777777" w:rsidR="00DA23C4" w:rsidRDefault="009D0E48">
    <w:pPr>
      <w:pStyle w:val="Header"/>
    </w:pPr>
    <w:r>
      <w:rPr>
        <w:noProof/>
      </w:rPr>
      <w:pict w14:anchorId="15480D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96812" o:spid="_x0000_s2073"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480D4D" w14:textId="77777777" w:rsidR="00DA23C4" w:rsidRDefault="009D0E48">
    <w:pPr>
      <w:pStyle w:val="Header"/>
    </w:pPr>
    <w:r>
      <w:rPr>
        <w:noProof/>
      </w:rPr>
      <w:pict w14:anchorId="15480D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96816" o:spid="_x0000_s2077"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353"/>
      <w:gridCol w:w="3289"/>
    </w:tblGrid>
    <w:tr w:rsidR="00DA23C4" w:rsidRPr="00F85124" w14:paraId="15480D50" w14:textId="77777777" w:rsidTr="00C032D1">
      <w:trPr>
        <w:cantSplit/>
        <w:trHeight w:val="288"/>
      </w:trPr>
      <w:tc>
        <w:tcPr>
          <w:tcW w:w="3877" w:type="pct"/>
          <w:tcBorders>
            <w:right w:val="nil"/>
          </w:tcBorders>
          <w:vAlign w:val="center"/>
        </w:tcPr>
        <w:p w14:paraId="15480D4E" w14:textId="77777777" w:rsidR="00DA23C4" w:rsidRPr="002D18A0" w:rsidRDefault="009D0E48" w:rsidP="000B4DC4">
          <w:pPr>
            <w:pStyle w:val="Style77"/>
            <w:rPr>
              <w:b/>
            </w:rPr>
          </w:pPr>
          <w:r>
            <w:rPr>
              <w:noProof/>
            </w:rPr>
            <w:pict w14:anchorId="15480D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96817" o:spid="_x0000_s2078"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DA23C4" w:rsidRPr="002D18A0">
            <w:t xml:space="preserve">CERTIFICATE OF COMPLIANCE </w:t>
          </w:r>
          <w:r w:rsidR="00DA23C4" w:rsidRPr="00506E24">
            <w:t>– USER INSTRUCTIONS</w:t>
          </w:r>
        </w:p>
      </w:tc>
      <w:tc>
        <w:tcPr>
          <w:tcW w:w="1123" w:type="pct"/>
          <w:tcBorders>
            <w:left w:val="nil"/>
          </w:tcBorders>
          <w:tcMar>
            <w:left w:w="115" w:type="dxa"/>
            <w:right w:w="115" w:type="dxa"/>
          </w:tcMar>
          <w:vAlign w:val="center"/>
        </w:tcPr>
        <w:p w14:paraId="15480D4F" w14:textId="77777777" w:rsidR="00DA23C4" w:rsidRPr="002D18A0" w:rsidRDefault="00DA23C4" w:rsidP="000B4DC4">
          <w:pPr>
            <w:pStyle w:val="Style78"/>
            <w:rPr>
              <w:b/>
            </w:rPr>
          </w:pPr>
          <w:r w:rsidRPr="002D18A0">
            <w:t>CF1R-</w:t>
          </w:r>
          <w:r>
            <w:t>ADD</w:t>
          </w:r>
          <w:r w:rsidRPr="002D18A0">
            <w:t>-0</w:t>
          </w:r>
          <w:r>
            <w:t>1</w:t>
          </w:r>
          <w:r w:rsidRPr="002D18A0">
            <w:t>-E</w:t>
          </w:r>
        </w:p>
      </w:tc>
    </w:tr>
    <w:tr w:rsidR="00DA23C4" w:rsidRPr="00F85124" w14:paraId="15480D53" w14:textId="77777777" w:rsidTr="00C032D1">
      <w:trPr>
        <w:cantSplit/>
        <w:trHeight w:val="288"/>
      </w:trPr>
      <w:tc>
        <w:tcPr>
          <w:tcW w:w="3877" w:type="pct"/>
          <w:tcBorders>
            <w:right w:val="nil"/>
          </w:tcBorders>
        </w:tcPr>
        <w:p w14:paraId="15480D51" w14:textId="77777777" w:rsidR="00DA23C4" w:rsidRPr="002D18A0" w:rsidRDefault="00DA23C4" w:rsidP="000B4DC4">
          <w:pPr>
            <w:pStyle w:val="Style77"/>
          </w:pPr>
          <w:r>
            <w:t>Residential Additions</w:t>
          </w:r>
        </w:p>
      </w:tc>
      <w:tc>
        <w:tcPr>
          <w:tcW w:w="1123" w:type="pct"/>
          <w:tcBorders>
            <w:left w:val="nil"/>
          </w:tcBorders>
        </w:tcPr>
        <w:p w14:paraId="15480D52" w14:textId="77777777" w:rsidR="00DA23C4" w:rsidRPr="002D18A0" w:rsidRDefault="00DA23C4" w:rsidP="00C032D1">
          <w:pPr>
            <w:pStyle w:val="Style78"/>
          </w:pPr>
          <w:r w:rsidRPr="002D18A0">
            <w:tab/>
            <w:t xml:space="preserve">(Page </w:t>
          </w:r>
          <w:r>
            <w:fldChar w:fldCharType="begin"/>
          </w:r>
          <w:r>
            <w:instrText xml:space="preserve"> PAGE   \* MERGEFORMAT </w:instrText>
          </w:r>
          <w:r>
            <w:fldChar w:fldCharType="separate"/>
          </w:r>
          <w:r w:rsidR="009D0E48">
            <w:rPr>
              <w:noProof/>
            </w:rPr>
            <w:t>8</w:t>
          </w:r>
          <w:r>
            <w:rPr>
              <w:noProof/>
            </w:rPr>
            <w:fldChar w:fldCharType="end"/>
          </w:r>
          <w:r w:rsidRPr="002D18A0">
            <w:t xml:space="preserve"> of </w:t>
          </w:r>
          <w:fldSimple w:instr=" SECTIONPAGES   \* MERGEFORMAT ">
            <w:r w:rsidR="009D0E48">
              <w:rPr>
                <w:noProof/>
              </w:rPr>
              <w:t>8</w:t>
            </w:r>
          </w:fldSimple>
          <w:r w:rsidRPr="002D18A0">
            <w:t>)</w:t>
          </w:r>
        </w:p>
      </w:tc>
    </w:tr>
  </w:tbl>
  <w:p w14:paraId="15480D56" w14:textId="77777777" w:rsidR="00DA23C4" w:rsidRPr="0037735E" w:rsidRDefault="00DA23C4">
    <w:pPr>
      <w:pStyle w:val="Header"/>
      <w:rPr>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480D59" w14:textId="77777777" w:rsidR="00DA23C4" w:rsidRDefault="009D0E48">
    <w:pPr>
      <w:pStyle w:val="Header"/>
    </w:pPr>
    <w:r>
      <w:rPr>
        <w:noProof/>
      </w:rPr>
      <w:pict w14:anchorId="15480D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96815" o:spid="_x0000_s2076"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353"/>
      <w:gridCol w:w="3289"/>
    </w:tblGrid>
    <w:tr w:rsidR="00DA23C4" w:rsidRPr="00F85124" w14:paraId="15480D5C" w14:textId="77777777" w:rsidTr="00C032D1">
      <w:trPr>
        <w:cantSplit/>
        <w:trHeight w:val="288"/>
      </w:trPr>
      <w:tc>
        <w:tcPr>
          <w:tcW w:w="3877" w:type="pct"/>
          <w:tcBorders>
            <w:right w:val="nil"/>
          </w:tcBorders>
          <w:vAlign w:val="center"/>
        </w:tcPr>
        <w:p w14:paraId="15480D5A" w14:textId="509B253A" w:rsidR="00DA23C4" w:rsidRPr="002D18A0" w:rsidRDefault="00DA23C4" w:rsidP="000B4DC4">
          <w:pPr>
            <w:pStyle w:val="Style77"/>
            <w:rPr>
              <w:b/>
            </w:rPr>
          </w:pPr>
          <w:r>
            <w:rPr>
              <w:noProof/>
            </w:rPr>
            <w:drawing>
              <wp:anchor distT="0" distB="0" distL="114300" distR="114300" simplePos="0" relativeHeight="251658247" behindDoc="1" locked="0" layoutInCell="0" allowOverlap="1" wp14:anchorId="15480D6E" wp14:editId="34FC5D7C">
                <wp:simplePos x="0" y="0"/>
                <wp:positionH relativeFrom="margin">
                  <wp:align>center</wp:align>
                </wp:positionH>
                <wp:positionV relativeFrom="margin">
                  <wp:align>center</wp:align>
                </wp:positionV>
                <wp:extent cx="9144000" cy="6858000"/>
                <wp:effectExtent l="0" t="0" r="0" b="0"/>
                <wp:wrapNone/>
                <wp:docPr id="31" name="Picture 31"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2D18A0">
            <w:t xml:space="preserve">CERTIFICATE OF COMPLIANCE </w:t>
          </w:r>
          <w:r w:rsidRPr="00506E24">
            <w:t xml:space="preserve">– </w:t>
          </w:r>
          <w:r w:rsidRPr="002D18A0">
            <w:t>DATA FIELD DEFINITIONS AND CALCULATIONS</w:t>
          </w:r>
        </w:p>
      </w:tc>
      <w:tc>
        <w:tcPr>
          <w:tcW w:w="1123" w:type="pct"/>
          <w:tcBorders>
            <w:left w:val="nil"/>
          </w:tcBorders>
          <w:tcMar>
            <w:left w:w="115" w:type="dxa"/>
            <w:right w:w="115" w:type="dxa"/>
          </w:tcMar>
          <w:vAlign w:val="center"/>
        </w:tcPr>
        <w:p w14:paraId="15480D5B" w14:textId="77777777" w:rsidR="00DA23C4" w:rsidRPr="002D18A0" w:rsidRDefault="00DA23C4" w:rsidP="000B4DC4">
          <w:pPr>
            <w:pStyle w:val="Style78"/>
            <w:rPr>
              <w:b/>
            </w:rPr>
          </w:pPr>
          <w:r w:rsidRPr="002D18A0">
            <w:t>CF1R-</w:t>
          </w:r>
          <w:r>
            <w:t>ADD</w:t>
          </w:r>
          <w:r w:rsidRPr="002D18A0">
            <w:t>-0</w:t>
          </w:r>
          <w:r>
            <w:t>1</w:t>
          </w:r>
          <w:r w:rsidRPr="002D18A0">
            <w:t>-E</w:t>
          </w:r>
        </w:p>
      </w:tc>
    </w:tr>
    <w:tr w:rsidR="00DA23C4" w:rsidRPr="00F85124" w14:paraId="15480D5F" w14:textId="77777777" w:rsidTr="00C032D1">
      <w:trPr>
        <w:cantSplit/>
        <w:trHeight w:val="288"/>
      </w:trPr>
      <w:tc>
        <w:tcPr>
          <w:tcW w:w="3877" w:type="pct"/>
          <w:tcBorders>
            <w:right w:val="nil"/>
          </w:tcBorders>
        </w:tcPr>
        <w:p w14:paraId="15480D5D" w14:textId="77777777" w:rsidR="00DA23C4" w:rsidRPr="002D18A0" w:rsidRDefault="00DA23C4" w:rsidP="000B4DC4">
          <w:pPr>
            <w:pStyle w:val="Style77"/>
          </w:pPr>
          <w:r>
            <w:t>Prescriptive Residential Additions</w:t>
          </w:r>
        </w:p>
      </w:tc>
      <w:tc>
        <w:tcPr>
          <w:tcW w:w="1123" w:type="pct"/>
          <w:tcBorders>
            <w:left w:val="nil"/>
          </w:tcBorders>
        </w:tcPr>
        <w:p w14:paraId="15480D5E" w14:textId="77777777" w:rsidR="00DA23C4" w:rsidRPr="002D18A0" w:rsidRDefault="00DA23C4" w:rsidP="00C032D1">
          <w:pPr>
            <w:pStyle w:val="Style78"/>
          </w:pPr>
          <w:r w:rsidRPr="002D18A0">
            <w:tab/>
            <w:t xml:space="preserve">(Page </w:t>
          </w:r>
          <w:r>
            <w:fldChar w:fldCharType="begin"/>
          </w:r>
          <w:r>
            <w:instrText xml:space="preserve"> PAGE   \* MERGEFORMAT </w:instrText>
          </w:r>
          <w:r>
            <w:fldChar w:fldCharType="separate"/>
          </w:r>
          <w:r w:rsidR="009D0E48">
            <w:rPr>
              <w:noProof/>
            </w:rPr>
            <w:t>14</w:t>
          </w:r>
          <w:r>
            <w:rPr>
              <w:noProof/>
            </w:rPr>
            <w:fldChar w:fldCharType="end"/>
          </w:r>
          <w:r w:rsidRPr="002D18A0">
            <w:t xml:space="preserve"> of </w:t>
          </w:r>
          <w:fldSimple w:instr=" SECTIONPAGES   \* MERGEFORMAT ">
            <w:r w:rsidR="009D0E48">
              <w:rPr>
                <w:noProof/>
              </w:rPr>
              <w:t>15</w:t>
            </w:r>
          </w:fldSimple>
          <w:r w:rsidRPr="002D18A0">
            <w:t>)</w:t>
          </w:r>
        </w:p>
      </w:tc>
    </w:tr>
  </w:tbl>
  <w:p w14:paraId="15480D62" w14:textId="77777777" w:rsidR="00DA23C4" w:rsidRPr="0037735E" w:rsidRDefault="00DA23C4">
    <w:pPr>
      <w:pStyle w:val="Header"/>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C140E"/>
    <w:multiLevelType w:val="hybridMultilevel"/>
    <w:tmpl w:val="9404CB66"/>
    <w:lvl w:ilvl="0" w:tplc="16B6B6C0">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87A58F3"/>
    <w:multiLevelType w:val="hybridMultilevel"/>
    <w:tmpl w:val="59B4D44C"/>
    <w:lvl w:ilvl="0" w:tplc="1E586CD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872F23"/>
    <w:multiLevelType w:val="hybridMultilevel"/>
    <w:tmpl w:val="37C87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AA915E9"/>
    <w:multiLevelType w:val="hybridMultilevel"/>
    <w:tmpl w:val="E16CACC4"/>
    <w:lvl w:ilvl="0" w:tplc="0409000F">
      <w:start w:val="1"/>
      <w:numFmt w:val="decimal"/>
      <w:lvlText w:val="%1."/>
      <w:lvlJc w:val="left"/>
      <w:pPr>
        <w:ind w:left="720" w:hanging="360"/>
      </w:pPr>
    </w:lvl>
    <w:lvl w:ilvl="1" w:tplc="7A603E7A">
      <w:start w:val="7"/>
      <w:numFmt w:val="bullet"/>
      <w:lvlText w:val="•"/>
      <w:lvlJc w:val="left"/>
      <w:pPr>
        <w:ind w:left="1440" w:hanging="360"/>
      </w:pPr>
      <w:rPr>
        <w:rFonts w:ascii="Arial" w:eastAsia="Calibr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BA1E51"/>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F0A37A6"/>
    <w:multiLevelType w:val="hybridMultilevel"/>
    <w:tmpl w:val="1722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775E3E"/>
    <w:multiLevelType w:val="hybridMultilevel"/>
    <w:tmpl w:val="7B6ED20C"/>
    <w:lvl w:ilvl="0" w:tplc="48CAE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47E573B"/>
    <w:multiLevelType w:val="hybridMultilevel"/>
    <w:tmpl w:val="5BE866D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48903CE"/>
    <w:multiLevelType w:val="hybridMultilevel"/>
    <w:tmpl w:val="FCCA8A22"/>
    <w:lvl w:ilvl="0" w:tplc="0409000F">
      <w:start w:val="1"/>
      <w:numFmt w:val="decimal"/>
      <w:lvlText w:val="%1."/>
      <w:lvlJc w:val="left"/>
      <w:pPr>
        <w:ind w:left="720" w:hanging="360"/>
      </w:pPr>
    </w:lvl>
    <w:lvl w:ilvl="1" w:tplc="F6B41D6A">
      <w:start w:val="1"/>
      <w:numFmt w:val="upperLetter"/>
      <w:lvlText w:val="%2."/>
      <w:lvlJc w:val="left"/>
      <w:pPr>
        <w:ind w:left="1440" w:hanging="360"/>
      </w:pPr>
      <w:rPr>
        <w:rFonts w:ascii="Calibri" w:hAnsi="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6FF5697"/>
    <w:multiLevelType w:val="hybridMultilevel"/>
    <w:tmpl w:val="F6524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7CD550D"/>
    <w:multiLevelType w:val="hybridMultilevel"/>
    <w:tmpl w:val="E00A7560"/>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8C613FA"/>
    <w:multiLevelType w:val="hybridMultilevel"/>
    <w:tmpl w:val="57EC8DE8"/>
    <w:lvl w:ilvl="0" w:tplc="6ACCB21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CB21A04"/>
    <w:multiLevelType w:val="hybridMultilevel"/>
    <w:tmpl w:val="88464A5C"/>
    <w:lvl w:ilvl="0" w:tplc="DA02035C">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48366D0"/>
    <w:multiLevelType w:val="hybridMultilevel"/>
    <w:tmpl w:val="9A1471BC"/>
    <w:lvl w:ilvl="0" w:tplc="04090001">
      <w:start w:val="1"/>
      <w:numFmt w:val="bullet"/>
      <w:lvlText w:val=""/>
      <w:lvlJc w:val="left"/>
      <w:pPr>
        <w:ind w:left="600" w:hanging="360"/>
      </w:pPr>
      <w:rPr>
        <w:rFonts w:ascii="Symbol" w:hAnsi="Symbo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15">
    <w:nsid w:val="2502681C"/>
    <w:multiLevelType w:val="hybridMultilevel"/>
    <w:tmpl w:val="BA780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59D234E"/>
    <w:multiLevelType w:val="hybridMultilevel"/>
    <w:tmpl w:val="03FE82CC"/>
    <w:lvl w:ilvl="0" w:tplc="2D1E64B0">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6123D86"/>
    <w:multiLevelType w:val="hybridMultilevel"/>
    <w:tmpl w:val="E64EBD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27F941F5"/>
    <w:multiLevelType w:val="hybridMultilevel"/>
    <w:tmpl w:val="7CDC89B8"/>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8D52E7C"/>
    <w:multiLevelType w:val="hybridMultilevel"/>
    <w:tmpl w:val="23421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CCF3C78"/>
    <w:multiLevelType w:val="hybridMultilevel"/>
    <w:tmpl w:val="2710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F3121D4"/>
    <w:multiLevelType w:val="hybridMultilevel"/>
    <w:tmpl w:val="C80A9A56"/>
    <w:lvl w:ilvl="0" w:tplc="04090015">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FA62C02"/>
    <w:multiLevelType w:val="hybridMultilevel"/>
    <w:tmpl w:val="10A28B5A"/>
    <w:lvl w:ilvl="0" w:tplc="04090019">
      <w:start w:val="1"/>
      <w:numFmt w:val="lowerLetter"/>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3061372C"/>
    <w:multiLevelType w:val="hybridMultilevel"/>
    <w:tmpl w:val="BF8A84AC"/>
    <w:lvl w:ilvl="0" w:tplc="2182F7F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B4825AEC">
      <w:numFmt w:val="bullet"/>
      <w:lvlText w:val="•"/>
      <w:lvlJc w:val="left"/>
      <w:pPr>
        <w:ind w:left="2340" w:hanging="360"/>
      </w:pPr>
      <w:rPr>
        <w:rFonts w:ascii="Calibri" w:eastAsia="Times New Roman" w:hAnsi="Calibri"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2CB453C"/>
    <w:multiLevelType w:val="hybridMultilevel"/>
    <w:tmpl w:val="BA3E4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31D0B44"/>
    <w:multiLevelType w:val="hybridMultilevel"/>
    <w:tmpl w:val="62A24714"/>
    <w:lvl w:ilvl="0" w:tplc="7E48EDF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3493926"/>
    <w:multiLevelType w:val="hybridMultilevel"/>
    <w:tmpl w:val="3C0018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3B8622D"/>
    <w:multiLevelType w:val="hybridMultilevel"/>
    <w:tmpl w:val="3910792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35362933"/>
    <w:multiLevelType w:val="hybridMultilevel"/>
    <w:tmpl w:val="A9A82086"/>
    <w:lvl w:ilvl="0" w:tplc="51C0A7FE">
      <w:start w:val="1"/>
      <w:numFmt w:val="decimal"/>
      <w:lvlText w:val="%1."/>
      <w:lvlJc w:val="left"/>
      <w:pPr>
        <w:ind w:left="-34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80" w:hanging="360"/>
      </w:pPr>
    </w:lvl>
    <w:lvl w:ilvl="5" w:tplc="0409001B" w:tentative="1">
      <w:start w:val="1"/>
      <w:numFmt w:val="lowerRoman"/>
      <w:lvlText w:val="%6."/>
      <w:lvlJc w:val="right"/>
      <w:pPr>
        <w:ind w:left="540" w:hanging="180"/>
      </w:pPr>
    </w:lvl>
    <w:lvl w:ilvl="6" w:tplc="0409000F" w:tentative="1">
      <w:start w:val="1"/>
      <w:numFmt w:val="decimal"/>
      <w:lvlText w:val="%7."/>
      <w:lvlJc w:val="left"/>
      <w:pPr>
        <w:ind w:left="1260" w:hanging="360"/>
      </w:pPr>
    </w:lvl>
    <w:lvl w:ilvl="7" w:tplc="04090019" w:tentative="1">
      <w:start w:val="1"/>
      <w:numFmt w:val="lowerLetter"/>
      <w:lvlText w:val="%8."/>
      <w:lvlJc w:val="left"/>
      <w:pPr>
        <w:ind w:left="1980" w:hanging="360"/>
      </w:pPr>
    </w:lvl>
    <w:lvl w:ilvl="8" w:tplc="0409001B" w:tentative="1">
      <w:start w:val="1"/>
      <w:numFmt w:val="lowerRoman"/>
      <w:lvlText w:val="%9."/>
      <w:lvlJc w:val="right"/>
      <w:pPr>
        <w:ind w:left="2700" w:hanging="180"/>
      </w:pPr>
    </w:lvl>
  </w:abstractNum>
  <w:abstractNum w:abstractNumId="29">
    <w:nsid w:val="35F24811"/>
    <w:multiLevelType w:val="hybridMultilevel"/>
    <w:tmpl w:val="D956558C"/>
    <w:lvl w:ilvl="0" w:tplc="17F6B45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B6019EA"/>
    <w:multiLevelType w:val="hybridMultilevel"/>
    <w:tmpl w:val="C430E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3C2B7DC5"/>
    <w:multiLevelType w:val="hybridMultilevel"/>
    <w:tmpl w:val="8EE6A7A4"/>
    <w:lvl w:ilvl="0" w:tplc="0409000F">
      <w:start w:val="1"/>
      <w:numFmt w:val="decimal"/>
      <w:lvlText w:val="%1."/>
      <w:lvlJc w:val="left"/>
      <w:pPr>
        <w:ind w:left="360" w:hanging="360"/>
      </w:pPr>
      <w:rPr>
        <w:rFonts w:hint="default"/>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C4904BC"/>
    <w:multiLevelType w:val="hybridMultilevel"/>
    <w:tmpl w:val="255C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E7371E9"/>
    <w:multiLevelType w:val="hybridMultilevel"/>
    <w:tmpl w:val="99747E30"/>
    <w:lvl w:ilvl="0" w:tplc="F6B41D6A">
      <w:start w:val="1"/>
      <w:numFmt w:val="upperLetter"/>
      <w:lvlText w:val="%1."/>
      <w:lvlJc w:val="left"/>
      <w:pPr>
        <w:ind w:left="144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F450BA9"/>
    <w:multiLevelType w:val="hybridMultilevel"/>
    <w:tmpl w:val="7BF25FEE"/>
    <w:lvl w:ilvl="0" w:tplc="0409000F">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414C5278"/>
    <w:multiLevelType w:val="hybridMultilevel"/>
    <w:tmpl w:val="2C9C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3460EFB"/>
    <w:multiLevelType w:val="hybridMultilevel"/>
    <w:tmpl w:val="0E0A195E"/>
    <w:lvl w:ilvl="0" w:tplc="4E8CBD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3DA331A"/>
    <w:multiLevelType w:val="hybridMultilevel"/>
    <w:tmpl w:val="2B9ED48C"/>
    <w:lvl w:ilvl="0" w:tplc="86EA5DEE">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6310672"/>
    <w:multiLevelType w:val="hybridMultilevel"/>
    <w:tmpl w:val="C02E5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46D21E6D"/>
    <w:multiLevelType w:val="hybridMultilevel"/>
    <w:tmpl w:val="C75838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48D30A3E"/>
    <w:multiLevelType w:val="hybridMultilevel"/>
    <w:tmpl w:val="5B6A4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2">
    <w:nsid w:val="4C342A5C"/>
    <w:multiLevelType w:val="hybridMultilevel"/>
    <w:tmpl w:val="6AF0F7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C7C7345"/>
    <w:multiLevelType w:val="hybridMultilevel"/>
    <w:tmpl w:val="D972812C"/>
    <w:lvl w:ilvl="0" w:tplc="F6B41D6A">
      <w:start w:val="1"/>
      <w:numFmt w:val="upperLetter"/>
      <w:lvlText w:val="%1."/>
      <w:lvlJc w:val="left"/>
      <w:pPr>
        <w:ind w:left="144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CFF0CDD"/>
    <w:multiLevelType w:val="hybridMultilevel"/>
    <w:tmpl w:val="44583634"/>
    <w:lvl w:ilvl="0" w:tplc="06E492A0">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DDA795A"/>
    <w:multiLevelType w:val="hybridMultilevel"/>
    <w:tmpl w:val="2AC669A4"/>
    <w:lvl w:ilvl="0" w:tplc="5A6091BA">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nsid w:val="4F05382F"/>
    <w:multiLevelType w:val="hybridMultilevel"/>
    <w:tmpl w:val="9404CB66"/>
    <w:lvl w:ilvl="0" w:tplc="16B6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552826FE"/>
    <w:multiLevelType w:val="hybridMultilevel"/>
    <w:tmpl w:val="4FDE74B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57507379"/>
    <w:multiLevelType w:val="hybridMultilevel"/>
    <w:tmpl w:val="751C4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8B02ADB"/>
    <w:multiLevelType w:val="hybridMultilevel"/>
    <w:tmpl w:val="815A021A"/>
    <w:lvl w:ilvl="0" w:tplc="2BD8626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5EAD6F8D"/>
    <w:multiLevelType w:val="hybridMultilevel"/>
    <w:tmpl w:val="71401BB8"/>
    <w:lvl w:ilvl="0" w:tplc="4022AA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F5B7EA5"/>
    <w:multiLevelType w:val="hybridMultilevel"/>
    <w:tmpl w:val="C2E0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5FE100DA"/>
    <w:multiLevelType w:val="hybridMultilevel"/>
    <w:tmpl w:val="99886A3E"/>
    <w:lvl w:ilvl="0" w:tplc="F5C2D7A0">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ACF25E92">
      <w:start w:val="1"/>
      <w:numFmt w:val="decimal"/>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65232F85"/>
    <w:multiLevelType w:val="hybridMultilevel"/>
    <w:tmpl w:val="9E0EEA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65472CC1"/>
    <w:multiLevelType w:val="hybridMultilevel"/>
    <w:tmpl w:val="49A25A76"/>
    <w:lvl w:ilvl="0" w:tplc="36084406">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nsid w:val="66B15F95"/>
    <w:multiLevelType w:val="hybridMultilevel"/>
    <w:tmpl w:val="3C5AAF3C"/>
    <w:lvl w:ilvl="0" w:tplc="86EA5DE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nsid w:val="73D80522"/>
    <w:multiLevelType w:val="hybridMultilevel"/>
    <w:tmpl w:val="3D7AC002"/>
    <w:lvl w:ilvl="0" w:tplc="F6B41D6A">
      <w:start w:val="1"/>
      <w:numFmt w:val="upperLetter"/>
      <w:lvlText w:val="%1."/>
      <w:lvlJc w:val="left"/>
      <w:pPr>
        <w:ind w:left="144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750F0521"/>
    <w:multiLevelType w:val="hybridMultilevel"/>
    <w:tmpl w:val="92D683D6"/>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53E247D"/>
    <w:multiLevelType w:val="hybridMultilevel"/>
    <w:tmpl w:val="F32A3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nsid w:val="79952119"/>
    <w:multiLevelType w:val="hybridMultilevel"/>
    <w:tmpl w:val="EB12D56E"/>
    <w:lvl w:ilvl="0" w:tplc="86EA5D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7A2114FC"/>
    <w:multiLevelType w:val="hybridMultilevel"/>
    <w:tmpl w:val="7EC49A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nsid w:val="7AC94636"/>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7F386BC5"/>
    <w:multiLevelType w:val="hybridMultilevel"/>
    <w:tmpl w:val="4664E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7"/>
  </w:num>
  <w:num w:numId="2">
    <w:abstractNumId w:val="2"/>
  </w:num>
  <w:num w:numId="3">
    <w:abstractNumId w:val="20"/>
  </w:num>
  <w:num w:numId="4">
    <w:abstractNumId w:val="38"/>
  </w:num>
  <w:num w:numId="5">
    <w:abstractNumId w:val="46"/>
  </w:num>
  <w:num w:numId="6">
    <w:abstractNumId w:val="52"/>
  </w:num>
  <w:num w:numId="7">
    <w:abstractNumId w:val="37"/>
  </w:num>
  <w:num w:numId="8">
    <w:abstractNumId w:val="55"/>
  </w:num>
  <w:num w:numId="9">
    <w:abstractNumId w:val="48"/>
  </w:num>
  <w:num w:numId="10">
    <w:abstractNumId w:val="34"/>
  </w:num>
  <w:num w:numId="11">
    <w:abstractNumId w:val="0"/>
  </w:num>
  <w:num w:numId="12">
    <w:abstractNumId w:val="58"/>
  </w:num>
  <w:num w:numId="13">
    <w:abstractNumId w:val="31"/>
  </w:num>
  <w:num w:numId="14">
    <w:abstractNumId w:val="54"/>
  </w:num>
  <w:num w:numId="15">
    <w:abstractNumId w:val="42"/>
  </w:num>
  <w:num w:numId="16">
    <w:abstractNumId w:val="22"/>
  </w:num>
  <w:num w:numId="17">
    <w:abstractNumId w:val="14"/>
  </w:num>
  <w:num w:numId="18">
    <w:abstractNumId w:val="32"/>
  </w:num>
  <w:num w:numId="19">
    <w:abstractNumId w:val="59"/>
  </w:num>
  <w:num w:numId="20">
    <w:abstractNumId w:val="49"/>
  </w:num>
  <w:num w:numId="21">
    <w:abstractNumId w:val="6"/>
  </w:num>
  <w:num w:numId="22">
    <w:abstractNumId w:val="40"/>
  </w:num>
  <w:num w:numId="23">
    <w:abstractNumId w:val="30"/>
  </w:num>
  <w:num w:numId="24">
    <w:abstractNumId w:val="45"/>
  </w:num>
  <w:num w:numId="25">
    <w:abstractNumId w:val="16"/>
  </w:num>
  <w:num w:numId="26">
    <w:abstractNumId w:val="23"/>
  </w:num>
  <w:num w:numId="27">
    <w:abstractNumId w:val="4"/>
  </w:num>
  <w:num w:numId="28">
    <w:abstractNumId w:val="8"/>
  </w:num>
  <w:num w:numId="29">
    <w:abstractNumId w:val="39"/>
  </w:num>
  <w:num w:numId="30">
    <w:abstractNumId w:val="3"/>
  </w:num>
  <w:num w:numId="31">
    <w:abstractNumId w:val="17"/>
  </w:num>
  <w:num w:numId="32">
    <w:abstractNumId w:val="61"/>
  </w:num>
  <w:num w:numId="33">
    <w:abstractNumId w:val="9"/>
  </w:num>
  <w:num w:numId="34">
    <w:abstractNumId w:val="44"/>
  </w:num>
  <w:num w:numId="35">
    <w:abstractNumId w:val="60"/>
  </w:num>
  <w:num w:numId="36">
    <w:abstractNumId w:val="50"/>
  </w:num>
  <w:num w:numId="37">
    <w:abstractNumId w:val="29"/>
  </w:num>
  <w:num w:numId="38">
    <w:abstractNumId w:val="35"/>
  </w:num>
  <w:num w:numId="39">
    <w:abstractNumId w:val="26"/>
  </w:num>
  <w:num w:numId="40">
    <w:abstractNumId w:val="28"/>
  </w:num>
  <w:num w:numId="41">
    <w:abstractNumId w:val="51"/>
  </w:num>
  <w:num w:numId="42">
    <w:abstractNumId w:val="12"/>
  </w:num>
  <w:num w:numId="43">
    <w:abstractNumId w:val="56"/>
  </w:num>
  <w:num w:numId="44">
    <w:abstractNumId w:val="1"/>
  </w:num>
  <w:num w:numId="45">
    <w:abstractNumId w:val="41"/>
  </w:num>
  <w:num w:numId="46">
    <w:abstractNumId w:val="62"/>
  </w:num>
  <w:num w:numId="47">
    <w:abstractNumId w:val="7"/>
  </w:num>
  <w:num w:numId="48">
    <w:abstractNumId w:val="53"/>
  </w:num>
  <w:num w:numId="49">
    <w:abstractNumId w:val="5"/>
  </w:num>
  <w:num w:numId="5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1"/>
  </w:num>
  <w:num w:numId="52">
    <w:abstractNumId w:val="13"/>
  </w:num>
  <w:num w:numId="53">
    <w:abstractNumId w:val="25"/>
  </w:num>
  <w:num w:numId="54">
    <w:abstractNumId w:val="27"/>
  </w:num>
  <w:num w:numId="55">
    <w:abstractNumId w:val="15"/>
  </w:num>
  <w:num w:numId="56">
    <w:abstractNumId w:val="18"/>
  </w:num>
  <w:num w:numId="57">
    <w:abstractNumId w:val="57"/>
  </w:num>
  <w:num w:numId="58">
    <w:abstractNumId w:val="21"/>
  </w:num>
  <w:num w:numId="59">
    <w:abstractNumId w:val="33"/>
  </w:num>
  <w:num w:numId="60">
    <w:abstractNumId w:val="36"/>
  </w:num>
  <w:num w:numId="61">
    <w:abstractNumId w:val="10"/>
  </w:num>
  <w:num w:numId="62">
    <w:abstractNumId w:val="24"/>
  </w:num>
  <w:num w:numId="63">
    <w:abstractNumId w:val="63"/>
  </w:num>
  <w:num w:numId="64">
    <w:abstractNumId w:val="19"/>
  </w:num>
  <w:num w:numId="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4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2"/>
  <w:noPunctuationKerning/>
  <w:characterSpacingControl w:val="doNotCompress"/>
  <w:hdrShapeDefaults>
    <o:shapedefaults v:ext="edit" spidmax="207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D59"/>
    <w:rsid w:val="000010CA"/>
    <w:rsid w:val="00003237"/>
    <w:rsid w:val="0000365F"/>
    <w:rsid w:val="00003F88"/>
    <w:rsid w:val="00007822"/>
    <w:rsid w:val="00007E66"/>
    <w:rsid w:val="00012E3B"/>
    <w:rsid w:val="000136B7"/>
    <w:rsid w:val="000140D6"/>
    <w:rsid w:val="00015988"/>
    <w:rsid w:val="00015A41"/>
    <w:rsid w:val="00015C26"/>
    <w:rsid w:val="00017C9B"/>
    <w:rsid w:val="00020102"/>
    <w:rsid w:val="0002099F"/>
    <w:rsid w:val="00020C3C"/>
    <w:rsid w:val="00021015"/>
    <w:rsid w:val="0002140F"/>
    <w:rsid w:val="00021D79"/>
    <w:rsid w:val="00021E42"/>
    <w:rsid w:val="00022818"/>
    <w:rsid w:val="0002364F"/>
    <w:rsid w:val="00023E60"/>
    <w:rsid w:val="00026FDC"/>
    <w:rsid w:val="0002735A"/>
    <w:rsid w:val="00027CC8"/>
    <w:rsid w:val="00031B81"/>
    <w:rsid w:val="00031C12"/>
    <w:rsid w:val="000330FB"/>
    <w:rsid w:val="000333A2"/>
    <w:rsid w:val="00033DA6"/>
    <w:rsid w:val="00033FD8"/>
    <w:rsid w:val="00035C83"/>
    <w:rsid w:val="00036637"/>
    <w:rsid w:val="00036E07"/>
    <w:rsid w:val="00037592"/>
    <w:rsid w:val="00037F21"/>
    <w:rsid w:val="000424D9"/>
    <w:rsid w:val="00042EF7"/>
    <w:rsid w:val="00045694"/>
    <w:rsid w:val="000456B4"/>
    <w:rsid w:val="00046AD3"/>
    <w:rsid w:val="00046C92"/>
    <w:rsid w:val="00050B88"/>
    <w:rsid w:val="00053DC3"/>
    <w:rsid w:val="00055076"/>
    <w:rsid w:val="00055C51"/>
    <w:rsid w:val="00055F5C"/>
    <w:rsid w:val="00056327"/>
    <w:rsid w:val="00057045"/>
    <w:rsid w:val="0005733B"/>
    <w:rsid w:val="000603CC"/>
    <w:rsid w:val="00060887"/>
    <w:rsid w:val="00060D8C"/>
    <w:rsid w:val="00060F1B"/>
    <w:rsid w:val="0006144A"/>
    <w:rsid w:val="000623B5"/>
    <w:rsid w:val="000635C7"/>
    <w:rsid w:val="0006381C"/>
    <w:rsid w:val="000641BB"/>
    <w:rsid w:val="00064FD5"/>
    <w:rsid w:val="0006519E"/>
    <w:rsid w:val="00066AC4"/>
    <w:rsid w:val="00066EAB"/>
    <w:rsid w:val="000673ED"/>
    <w:rsid w:val="00072C83"/>
    <w:rsid w:val="0007385F"/>
    <w:rsid w:val="000744F2"/>
    <w:rsid w:val="000756F4"/>
    <w:rsid w:val="00075714"/>
    <w:rsid w:val="000759BF"/>
    <w:rsid w:val="00077ACC"/>
    <w:rsid w:val="000807AA"/>
    <w:rsid w:val="000818B3"/>
    <w:rsid w:val="00082EC6"/>
    <w:rsid w:val="00083508"/>
    <w:rsid w:val="000853A3"/>
    <w:rsid w:val="00085AD5"/>
    <w:rsid w:val="00085CF6"/>
    <w:rsid w:val="00086646"/>
    <w:rsid w:val="00090213"/>
    <w:rsid w:val="00090C86"/>
    <w:rsid w:val="000918F0"/>
    <w:rsid w:val="00092508"/>
    <w:rsid w:val="0009324D"/>
    <w:rsid w:val="000935B0"/>
    <w:rsid w:val="00093CCE"/>
    <w:rsid w:val="0009415E"/>
    <w:rsid w:val="00094AC3"/>
    <w:rsid w:val="0009570C"/>
    <w:rsid w:val="0009764B"/>
    <w:rsid w:val="00097958"/>
    <w:rsid w:val="000A0694"/>
    <w:rsid w:val="000A1F71"/>
    <w:rsid w:val="000A22F2"/>
    <w:rsid w:val="000A3DAB"/>
    <w:rsid w:val="000A464D"/>
    <w:rsid w:val="000A598B"/>
    <w:rsid w:val="000A5FE7"/>
    <w:rsid w:val="000A7630"/>
    <w:rsid w:val="000A7D87"/>
    <w:rsid w:val="000B1A9E"/>
    <w:rsid w:val="000B1C35"/>
    <w:rsid w:val="000B226C"/>
    <w:rsid w:val="000B4DC4"/>
    <w:rsid w:val="000B530B"/>
    <w:rsid w:val="000B681F"/>
    <w:rsid w:val="000B6C45"/>
    <w:rsid w:val="000B71BA"/>
    <w:rsid w:val="000C0071"/>
    <w:rsid w:val="000C00FD"/>
    <w:rsid w:val="000C045A"/>
    <w:rsid w:val="000C19F1"/>
    <w:rsid w:val="000C1EFF"/>
    <w:rsid w:val="000C28EC"/>
    <w:rsid w:val="000C3B04"/>
    <w:rsid w:val="000C413C"/>
    <w:rsid w:val="000C4332"/>
    <w:rsid w:val="000C5480"/>
    <w:rsid w:val="000C6003"/>
    <w:rsid w:val="000C60F3"/>
    <w:rsid w:val="000C6808"/>
    <w:rsid w:val="000C6CFD"/>
    <w:rsid w:val="000C7274"/>
    <w:rsid w:val="000C7810"/>
    <w:rsid w:val="000D01AC"/>
    <w:rsid w:val="000D08D0"/>
    <w:rsid w:val="000D13CE"/>
    <w:rsid w:val="000D24D3"/>
    <w:rsid w:val="000D3A7F"/>
    <w:rsid w:val="000D3BC5"/>
    <w:rsid w:val="000D415F"/>
    <w:rsid w:val="000D5015"/>
    <w:rsid w:val="000D50D2"/>
    <w:rsid w:val="000D743D"/>
    <w:rsid w:val="000D7639"/>
    <w:rsid w:val="000D7A85"/>
    <w:rsid w:val="000E1448"/>
    <w:rsid w:val="000E1AE9"/>
    <w:rsid w:val="000E1C46"/>
    <w:rsid w:val="000E263A"/>
    <w:rsid w:val="000E3C7B"/>
    <w:rsid w:val="000E42D4"/>
    <w:rsid w:val="000E4603"/>
    <w:rsid w:val="000E4C27"/>
    <w:rsid w:val="000E4D60"/>
    <w:rsid w:val="000E4FAF"/>
    <w:rsid w:val="000E5001"/>
    <w:rsid w:val="000E692D"/>
    <w:rsid w:val="000E6E0A"/>
    <w:rsid w:val="000E71E7"/>
    <w:rsid w:val="000E7D35"/>
    <w:rsid w:val="000F0BAA"/>
    <w:rsid w:val="000F1694"/>
    <w:rsid w:val="000F1FD4"/>
    <w:rsid w:val="000F2202"/>
    <w:rsid w:val="000F5B16"/>
    <w:rsid w:val="000F6180"/>
    <w:rsid w:val="000F6A3B"/>
    <w:rsid w:val="001000FB"/>
    <w:rsid w:val="0010129B"/>
    <w:rsid w:val="0010233D"/>
    <w:rsid w:val="00102A84"/>
    <w:rsid w:val="0010307C"/>
    <w:rsid w:val="00104628"/>
    <w:rsid w:val="00104C6C"/>
    <w:rsid w:val="00104F91"/>
    <w:rsid w:val="00105458"/>
    <w:rsid w:val="00105AB3"/>
    <w:rsid w:val="00106D44"/>
    <w:rsid w:val="00106DBE"/>
    <w:rsid w:val="00106EE5"/>
    <w:rsid w:val="00106FD4"/>
    <w:rsid w:val="00107949"/>
    <w:rsid w:val="0010798F"/>
    <w:rsid w:val="00107F4C"/>
    <w:rsid w:val="00110B70"/>
    <w:rsid w:val="001112F7"/>
    <w:rsid w:val="001113EC"/>
    <w:rsid w:val="0011149F"/>
    <w:rsid w:val="00111F31"/>
    <w:rsid w:val="001144D7"/>
    <w:rsid w:val="001144F8"/>
    <w:rsid w:val="00114CC4"/>
    <w:rsid w:val="001153B6"/>
    <w:rsid w:val="00115AF4"/>
    <w:rsid w:val="00115CFC"/>
    <w:rsid w:val="001162E7"/>
    <w:rsid w:val="00120918"/>
    <w:rsid w:val="001213F7"/>
    <w:rsid w:val="0012199E"/>
    <w:rsid w:val="00122663"/>
    <w:rsid w:val="00124185"/>
    <w:rsid w:val="00125856"/>
    <w:rsid w:val="001272E6"/>
    <w:rsid w:val="001279E2"/>
    <w:rsid w:val="00127E6C"/>
    <w:rsid w:val="00130114"/>
    <w:rsid w:val="00130D3C"/>
    <w:rsid w:val="001323BC"/>
    <w:rsid w:val="001325C8"/>
    <w:rsid w:val="00133B55"/>
    <w:rsid w:val="00134C81"/>
    <w:rsid w:val="00134F10"/>
    <w:rsid w:val="00135A1B"/>
    <w:rsid w:val="00135F88"/>
    <w:rsid w:val="00136B1E"/>
    <w:rsid w:val="00136FF6"/>
    <w:rsid w:val="001402B1"/>
    <w:rsid w:val="001417B4"/>
    <w:rsid w:val="001418F9"/>
    <w:rsid w:val="0014237E"/>
    <w:rsid w:val="001441E5"/>
    <w:rsid w:val="00146B10"/>
    <w:rsid w:val="00147154"/>
    <w:rsid w:val="0015131A"/>
    <w:rsid w:val="0015483A"/>
    <w:rsid w:val="00155940"/>
    <w:rsid w:val="00155C80"/>
    <w:rsid w:val="00155D78"/>
    <w:rsid w:val="00156975"/>
    <w:rsid w:val="00156EE5"/>
    <w:rsid w:val="001571CD"/>
    <w:rsid w:val="00157C1A"/>
    <w:rsid w:val="00160ADA"/>
    <w:rsid w:val="00161FDE"/>
    <w:rsid w:val="0016302E"/>
    <w:rsid w:val="00164148"/>
    <w:rsid w:val="00164685"/>
    <w:rsid w:val="00164935"/>
    <w:rsid w:val="00165518"/>
    <w:rsid w:val="001671F0"/>
    <w:rsid w:val="00167664"/>
    <w:rsid w:val="0016798D"/>
    <w:rsid w:val="00170610"/>
    <w:rsid w:val="00171190"/>
    <w:rsid w:val="00171D9F"/>
    <w:rsid w:val="001732F4"/>
    <w:rsid w:val="0017582B"/>
    <w:rsid w:val="001758BE"/>
    <w:rsid w:val="00175D5C"/>
    <w:rsid w:val="001766F7"/>
    <w:rsid w:val="00176897"/>
    <w:rsid w:val="001769BA"/>
    <w:rsid w:val="0017761C"/>
    <w:rsid w:val="00180B03"/>
    <w:rsid w:val="001817CF"/>
    <w:rsid w:val="00182E4A"/>
    <w:rsid w:val="00184BAF"/>
    <w:rsid w:val="00184CF6"/>
    <w:rsid w:val="00186BBF"/>
    <w:rsid w:val="001875EB"/>
    <w:rsid w:val="001913B2"/>
    <w:rsid w:val="001919C8"/>
    <w:rsid w:val="00192881"/>
    <w:rsid w:val="00193018"/>
    <w:rsid w:val="00193206"/>
    <w:rsid w:val="0019320D"/>
    <w:rsid w:val="0019432B"/>
    <w:rsid w:val="00196375"/>
    <w:rsid w:val="0019718F"/>
    <w:rsid w:val="00197191"/>
    <w:rsid w:val="00197F91"/>
    <w:rsid w:val="001A0396"/>
    <w:rsid w:val="001A0C1C"/>
    <w:rsid w:val="001A1645"/>
    <w:rsid w:val="001A28D4"/>
    <w:rsid w:val="001A4F2E"/>
    <w:rsid w:val="001A6E9A"/>
    <w:rsid w:val="001A7AD1"/>
    <w:rsid w:val="001B04EB"/>
    <w:rsid w:val="001B0826"/>
    <w:rsid w:val="001B100E"/>
    <w:rsid w:val="001B163D"/>
    <w:rsid w:val="001B22F7"/>
    <w:rsid w:val="001B251B"/>
    <w:rsid w:val="001B2D9B"/>
    <w:rsid w:val="001B464E"/>
    <w:rsid w:val="001B4C9C"/>
    <w:rsid w:val="001B66A5"/>
    <w:rsid w:val="001B761B"/>
    <w:rsid w:val="001C1122"/>
    <w:rsid w:val="001C2BCE"/>
    <w:rsid w:val="001C4445"/>
    <w:rsid w:val="001C4DE7"/>
    <w:rsid w:val="001D03E0"/>
    <w:rsid w:val="001D1487"/>
    <w:rsid w:val="001D16B9"/>
    <w:rsid w:val="001D2D27"/>
    <w:rsid w:val="001D2E6D"/>
    <w:rsid w:val="001D3459"/>
    <w:rsid w:val="001D4C9C"/>
    <w:rsid w:val="001D7841"/>
    <w:rsid w:val="001E0252"/>
    <w:rsid w:val="001E13B8"/>
    <w:rsid w:val="001E153A"/>
    <w:rsid w:val="001E2BBC"/>
    <w:rsid w:val="001E4798"/>
    <w:rsid w:val="001E5963"/>
    <w:rsid w:val="001E5EAB"/>
    <w:rsid w:val="001E6F07"/>
    <w:rsid w:val="001E7898"/>
    <w:rsid w:val="001E7B5A"/>
    <w:rsid w:val="001F06DF"/>
    <w:rsid w:val="001F1349"/>
    <w:rsid w:val="001F24FC"/>
    <w:rsid w:val="001F3026"/>
    <w:rsid w:val="001F3E6F"/>
    <w:rsid w:val="001F3EEC"/>
    <w:rsid w:val="001F46D0"/>
    <w:rsid w:val="001F48FB"/>
    <w:rsid w:val="001F51A5"/>
    <w:rsid w:val="001F62B2"/>
    <w:rsid w:val="001F679F"/>
    <w:rsid w:val="001F6A53"/>
    <w:rsid w:val="001F76F6"/>
    <w:rsid w:val="00200102"/>
    <w:rsid w:val="0020064D"/>
    <w:rsid w:val="00200D94"/>
    <w:rsid w:val="002023E8"/>
    <w:rsid w:val="0020261B"/>
    <w:rsid w:val="00202781"/>
    <w:rsid w:val="00202D08"/>
    <w:rsid w:val="00202E61"/>
    <w:rsid w:val="00203593"/>
    <w:rsid w:val="00204FF1"/>
    <w:rsid w:val="00211B57"/>
    <w:rsid w:val="002120EC"/>
    <w:rsid w:val="0021368E"/>
    <w:rsid w:val="00213EC1"/>
    <w:rsid w:val="00214071"/>
    <w:rsid w:val="002156F7"/>
    <w:rsid w:val="00216840"/>
    <w:rsid w:val="0021697E"/>
    <w:rsid w:val="00217236"/>
    <w:rsid w:val="002205A5"/>
    <w:rsid w:val="002208A7"/>
    <w:rsid w:val="00220EC6"/>
    <w:rsid w:val="002211D9"/>
    <w:rsid w:val="00221968"/>
    <w:rsid w:val="00222008"/>
    <w:rsid w:val="00222419"/>
    <w:rsid w:val="002224DB"/>
    <w:rsid w:val="00222CE4"/>
    <w:rsid w:val="00222F7B"/>
    <w:rsid w:val="00223396"/>
    <w:rsid w:val="00223D1C"/>
    <w:rsid w:val="00224197"/>
    <w:rsid w:val="00224605"/>
    <w:rsid w:val="002247F6"/>
    <w:rsid w:val="00225438"/>
    <w:rsid w:val="002266FE"/>
    <w:rsid w:val="00226DC5"/>
    <w:rsid w:val="00227F2E"/>
    <w:rsid w:val="002300B1"/>
    <w:rsid w:val="002302E7"/>
    <w:rsid w:val="00230558"/>
    <w:rsid w:val="00232B6F"/>
    <w:rsid w:val="00235F9E"/>
    <w:rsid w:val="002361DA"/>
    <w:rsid w:val="00240A7F"/>
    <w:rsid w:val="00240EB2"/>
    <w:rsid w:val="0024143D"/>
    <w:rsid w:val="00242EE6"/>
    <w:rsid w:val="00243DEF"/>
    <w:rsid w:val="00244BE7"/>
    <w:rsid w:val="00245018"/>
    <w:rsid w:val="0024586B"/>
    <w:rsid w:val="00250367"/>
    <w:rsid w:val="00252603"/>
    <w:rsid w:val="00252ED1"/>
    <w:rsid w:val="00253113"/>
    <w:rsid w:val="00253151"/>
    <w:rsid w:val="00253AEC"/>
    <w:rsid w:val="00254AF6"/>
    <w:rsid w:val="0025538E"/>
    <w:rsid w:val="00255C2C"/>
    <w:rsid w:val="00257068"/>
    <w:rsid w:val="002602E8"/>
    <w:rsid w:val="00260E33"/>
    <w:rsid w:val="00261F08"/>
    <w:rsid w:val="00262008"/>
    <w:rsid w:val="002620B3"/>
    <w:rsid w:val="002623D6"/>
    <w:rsid w:val="002624B9"/>
    <w:rsid w:val="00262A08"/>
    <w:rsid w:val="0026361E"/>
    <w:rsid w:val="00264813"/>
    <w:rsid w:val="002656E4"/>
    <w:rsid w:val="00267B2D"/>
    <w:rsid w:val="0027068D"/>
    <w:rsid w:val="00270A17"/>
    <w:rsid w:val="0027277D"/>
    <w:rsid w:val="0027347C"/>
    <w:rsid w:val="0027374D"/>
    <w:rsid w:val="002738C4"/>
    <w:rsid w:val="00273F45"/>
    <w:rsid w:val="00275E04"/>
    <w:rsid w:val="00275F67"/>
    <w:rsid w:val="0027655A"/>
    <w:rsid w:val="00280481"/>
    <w:rsid w:val="0028096F"/>
    <w:rsid w:val="00280A86"/>
    <w:rsid w:val="00281376"/>
    <w:rsid w:val="0028140F"/>
    <w:rsid w:val="00282445"/>
    <w:rsid w:val="0028368F"/>
    <w:rsid w:val="00284004"/>
    <w:rsid w:val="00284060"/>
    <w:rsid w:val="002865C8"/>
    <w:rsid w:val="00286FA2"/>
    <w:rsid w:val="002900D2"/>
    <w:rsid w:val="00292209"/>
    <w:rsid w:val="00293365"/>
    <w:rsid w:val="0029455E"/>
    <w:rsid w:val="00296E22"/>
    <w:rsid w:val="002A0FE9"/>
    <w:rsid w:val="002A10EE"/>
    <w:rsid w:val="002A14CE"/>
    <w:rsid w:val="002A158E"/>
    <w:rsid w:val="002A1BAA"/>
    <w:rsid w:val="002A1E7D"/>
    <w:rsid w:val="002A24A7"/>
    <w:rsid w:val="002A2C5F"/>
    <w:rsid w:val="002A2E92"/>
    <w:rsid w:val="002A313B"/>
    <w:rsid w:val="002A3248"/>
    <w:rsid w:val="002A689F"/>
    <w:rsid w:val="002A6AEF"/>
    <w:rsid w:val="002A71C1"/>
    <w:rsid w:val="002A77C0"/>
    <w:rsid w:val="002B1B5A"/>
    <w:rsid w:val="002B1F3F"/>
    <w:rsid w:val="002B41E9"/>
    <w:rsid w:val="002B459E"/>
    <w:rsid w:val="002B54E6"/>
    <w:rsid w:val="002B6102"/>
    <w:rsid w:val="002B67E5"/>
    <w:rsid w:val="002B6E33"/>
    <w:rsid w:val="002B7164"/>
    <w:rsid w:val="002C0148"/>
    <w:rsid w:val="002C0515"/>
    <w:rsid w:val="002C106B"/>
    <w:rsid w:val="002C12C8"/>
    <w:rsid w:val="002C1C20"/>
    <w:rsid w:val="002C2212"/>
    <w:rsid w:val="002C2A3E"/>
    <w:rsid w:val="002C3057"/>
    <w:rsid w:val="002C30CC"/>
    <w:rsid w:val="002C362D"/>
    <w:rsid w:val="002C3658"/>
    <w:rsid w:val="002C36E6"/>
    <w:rsid w:val="002C3F70"/>
    <w:rsid w:val="002C42B1"/>
    <w:rsid w:val="002C6B5B"/>
    <w:rsid w:val="002C6E0A"/>
    <w:rsid w:val="002C7CED"/>
    <w:rsid w:val="002D01E2"/>
    <w:rsid w:val="002D390A"/>
    <w:rsid w:val="002D3E7E"/>
    <w:rsid w:val="002D54C1"/>
    <w:rsid w:val="002D7D59"/>
    <w:rsid w:val="002D7E72"/>
    <w:rsid w:val="002E0C14"/>
    <w:rsid w:val="002E145C"/>
    <w:rsid w:val="002E14F0"/>
    <w:rsid w:val="002E234A"/>
    <w:rsid w:val="002E40E8"/>
    <w:rsid w:val="002E5699"/>
    <w:rsid w:val="002E5C5A"/>
    <w:rsid w:val="002E6394"/>
    <w:rsid w:val="002E6643"/>
    <w:rsid w:val="002E6E8F"/>
    <w:rsid w:val="002E7459"/>
    <w:rsid w:val="002E74C3"/>
    <w:rsid w:val="002E7ACF"/>
    <w:rsid w:val="002F030D"/>
    <w:rsid w:val="002F1D87"/>
    <w:rsid w:val="002F1EE6"/>
    <w:rsid w:val="002F2059"/>
    <w:rsid w:val="002F2B9D"/>
    <w:rsid w:val="002F3F1C"/>
    <w:rsid w:val="002F4CCE"/>
    <w:rsid w:val="002F52D0"/>
    <w:rsid w:val="002F585F"/>
    <w:rsid w:val="002F6DBD"/>
    <w:rsid w:val="00300107"/>
    <w:rsid w:val="003002E7"/>
    <w:rsid w:val="00304579"/>
    <w:rsid w:val="00305780"/>
    <w:rsid w:val="00306F91"/>
    <w:rsid w:val="00307425"/>
    <w:rsid w:val="00307F75"/>
    <w:rsid w:val="003108DB"/>
    <w:rsid w:val="003116BB"/>
    <w:rsid w:val="00311993"/>
    <w:rsid w:val="00311A9D"/>
    <w:rsid w:val="00311F1C"/>
    <w:rsid w:val="00313550"/>
    <w:rsid w:val="0031357F"/>
    <w:rsid w:val="0031462D"/>
    <w:rsid w:val="003151DA"/>
    <w:rsid w:val="003161C5"/>
    <w:rsid w:val="00316566"/>
    <w:rsid w:val="00320C11"/>
    <w:rsid w:val="003215EF"/>
    <w:rsid w:val="00321D85"/>
    <w:rsid w:val="00323204"/>
    <w:rsid w:val="00323237"/>
    <w:rsid w:val="003240A0"/>
    <w:rsid w:val="003261F9"/>
    <w:rsid w:val="003261FD"/>
    <w:rsid w:val="003272F8"/>
    <w:rsid w:val="00327C39"/>
    <w:rsid w:val="00330911"/>
    <w:rsid w:val="00330DCA"/>
    <w:rsid w:val="00330F25"/>
    <w:rsid w:val="00333266"/>
    <w:rsid w:val="003348D1"/>
    <w:rsid w:val="003360B5"/>
    <w:rsid w:val="00336644"/>
    <w:rsid w:val="0033710E"/>
    <w:rsid w:val="00337504"/>
    <w:rsid w:val="0034039A"/>
    <w:rsid w:val="00340C17"/>
    <w:rsid w:val="0034102B"/>
    <w:rsid w:val="0034291A"/>
    <w:rsid w:val="003471FE"/>
    <w:rsid w:val="003479EF"/>
    <w:rsid w:val="00347C2D"/>
    <w:rsid w:val="003509F2"/>
    <w:rsid w:val="00350FDA"/>
    <w:rsid w:val="003532AB"/>
    <w:rsid w:val="00353B08"/>
    <w:rsid w:val="00355DBD"/>
    <w:rsid w:val="003604FA"/>
    <w:rsid w:val="00361D2C"/>
    <w:rsid w:val="00362333"/>
    <w:rsid w:val="00362CA1"/>
    <w:rsid w:val="003639EF"/>
    <w:rsid w:val="00363B98"/>
    <w:rsid w:val="0036430D"/>
    <w:rsid w:val="00364C47"/>
    <w:rsid w:val="00365624"/>
    <w:rsid w:val="00365B75"/>
    <w:rsid w:val="00365BB0"/>
    <w:rsid w:val="003662B6"/>
    <w:rsid w:val="00367EAE"/>
    <w:rsid w:val="00371952"/>
    <w:rsid w:val="00371E03"/>
    <w:rsid w:val="00371E7B"/>
    <w:rsid w:val="00371F81"/>
    <w:rsid w:val="00372265"/>
    <w:rsid w:val="003733A0"/>
    <w:rsid w:val="00373B29"/>
    <w:rsid w:val="00374DB3"/>
    <w:rsid w:val="003762B2"/>
    <w:rsid w:val="003762EA"/>
    <w:rsid w:val="00376666"/>
    <w:rsid w:val="003770B6"/>
    <w:rsid w:val="0037735E"/>
    <w:rsid w:val="0037779F"/>
    <w:rsid w:val="0037787E"/>
    <w:rsid w:val="00380908"/>
    <w:rsid w:val="003809E0"/>
    <w:rsid w:val="0038105E"/>
    <w:rsid w:val="00381159"/>
    <w:rsid w:val="0038210A"/>
    <w:rsid w:val="00382595"/>
    <w:rsid w:val="00382F8F"/>
    <w:rsid w:val="00383646"/>
    <w:rsid w:val="00384A8F"/>
    <w:rsid w:val="00385FE5"/>
    <w:rsid w:val="003865BA"/>
    <w:rsid w:val="003865C6"/>
    <w:rsid w:val="003903FE"/>
    <w:rsid w:val="0039083C"/>
    <w:rsid w:val="00391693"/>
    <w:rsid w:val="003921A6"/>
    <w:rsid w:val="00392B10"/>
    <w:rsid w:val="00394132"/>
    <w:rsid w:val="003956BF"/>
    <w:rsid w:val="00397B96"/>
    <w:rsid w:val="003A01B1"/>
    <w:rsid w:val="003A0B7E"/>
    <w:rsid w:val="003A2CF6"/>
    <w:rsid w:val="003A2E8B"/>
    <w:rsid w:val="003A3346"/>
    <w:rsid w:val="003A3ABD"/>
    <w:rsid w:val="003A443D"/>
    <w:rsid w:val="003A506B"/>
    <w:rsid w:val="003A53ED"/>
    <w:rsid w:val="003A63C9"/>
    <w:rsid w:val="003A73A6"/>
    <w:rsid w:val="003B0CBD"/>
    <w:rsid w:val="003B1154"/>
    <w:rsid w:val="003B3616"/>
    <w:rsid w:val="003B47D8"/>
    <w:rsid w:val="003B4BC1"/>
    <w:rsid w:val="003B5243"/>
    <w:rsid w:val="003B7421"/>
    <w:rsid w:val="003C002B"/>
    <w:rsid w:val="003C0F4F"/>
    <w:rsid w:val="003C164A"/>
    <w:rsid w:val="003C50D6"/>
    <w:rsid w:val="003C5F59"/>
    <w:rsid w:val="003C667A"/>
    <w:rsid w:val="003C66AC"/>
    <w:rsid w:val="003C66FC"/>
    <w:rsid w:val="003C6CEF"/>
    <w:rsid w:val="003C6EB4"/>
    <w:rsid w:val="003C733E"/>
    <w:rsid w:val="003D12AE"/>
    <w:rsid w:val="003D427B"/>
    <w:rsid w:val="003D4AEB"/>
    <w:rsid w:val="003D534A"/>
    <w:rsid w:val="003D5D5B"/>
    <w:rsid w:val="003D5FA4"/>
    <w:rsid w:val="003D602B"/>
    <w:rsid w:val="003D6818"/>
    <w:rsid w:val="003D73E3"/>
    <w:rsid w:val="003D78F7"/>
    <w:rsid w:val="003E0764"/>
    <w:rsid w:val="003E1117"/>
    <w:rsid w:val="003E181C"/>
    <w:rsid w:val="003E2403"/>
    <w:rsid w:val="003E346A"/>
    <w:rsid w:val="003E4646"/>
    <w:rsid w:val="003E49CA"/>
    <w:rsid w:val="003E4BC6"/>
    <w:rsid w:val="003E71FC"/>
    <w:rsid w:val="003E7AA1"/>
    <w:rsid w:val="003F0046"/>
    <w:rsid w:val="003F12DD"/>
    <w:rsid w:val="003F1FEF"/>
    <w:rsid w:val="003F2076"/>
    <w:rsid w:val="003F2732"/>
    <w:rsid w:val="003F349E"/>
    <w:rsid w:val="003F356B"/>
    <w:rsid w:val="003F3A38"/>
    <w:rsid w:val="003F41DF"/>
    <w:rsid w:val="003F486F"/>
    <w:rsid w:val="003F5E49"/>
    <w:rsid w:val="003F6F69"/>
    <w:rsid w:val="003F70E9"/>
    <w:rsid w:val="003F751E"/>
    <w:rsid w:val="004030BE"/>
    <w:rsid w:val="00403B1D"/>
    <w:rsid w:val="0040626B"/>
    <w:rsid w:val="00406B92"/>
    <w:rsid w:val="00407B7E"/>
    <w:rsid w:val="00410F3A"/>
    <w:rsid w:val="004110E9"/>
    <w:rsid w:val="00411F5D"/>
    <w:rsid w:val="00412BFD"/>
    <w:rsid w:val="00413034"/>
    <w:rsid w:val="00414517"/>
    <w:rsid w:val="004145EE"/>
    <w:rsid w:val="004166B2"/>
    <w:rsid w:val="00420425"/>
    <w:rsid w:val="00420AB2"/>
    <w:rsid w:val="00422B6C"/>
    <w:rsid w:val="00422FCB"/>
    <w:rsid w:val="00425350"/>
    <w:rsid w:val="004259FD"/>
    <w:rsid w:val="00426AF2"/>
    <w:rsid w:val="00426D47"/>
    <w:rsid w:val="004272E1"/>
    <w:rsid w:val="004301B0"/>
    <w:rsid w:val="004302F4"/>
    <w:rsid w:val="00430667"/>
    <w:rsid w:val="0043144C"/>
    <w:rsid w:val="004317D4"/>
    <w:rsid w:val="00431E29"/>
    <w:rsid w:val="00432227"/>
    <w:rsid w:val="0043264C"/>
    <w:rsid w:val="004334BF"/>
    <w:rsid w:val="004339C3"/>
    <w:rsid w:val="004341CC"/>
    <w:rsid w:val="00435562"/>
    <w:rsid w:val="004366A9"/>
    <w:rsid w:val="0043692F"/>
    <w:rsid w:val="00436D48"/>
    <w:rsid w:val="0043720D"/>
    <w:rsid w:val="0043745C"/>
    <w:rsid w:val="00440095"/>
    <w:rsid w:val="004400F5"/>
    <w:rsid w:val="00442FB5"/>
    <w:rsid w:val="00443A8B"/>
    <w:rsid w:val="00443FE6"/>
    <w:rsid w:val="00445083"/>
    <w:rsid w:val="00445A18"/>
    <w:rsid w:val="00445C7D"/>
    <w:rsid w:val="004466C4"/>
    <w:rsid w:val="0044689B"/>
    <w:rsid w:val="00447AC5"/>
    <w:rsid w:val="00447C89"/>
    <w:rsid w:val="00451599"/>
    <w:rsid w:val="00451E25"/>
    <w:rsid w:val="004527B3"/>
    <w:rsid w:val="00453BFF"/>
    <w:rsid w:val="004542FC"/>
    <w:rsid w:val="004559CF"/>
    <w:rsid w:val="00455AF7"/>
    <w:rsid w:val="00456FA1"/>
    <w:rsid w:val="004603FB"/>
    <w:rsid w:val="00460F5E"/>
    <w:rsid w:val="0046280F"/>
    <w:rsid w:val="00464A12"/>
    <w:rsid w:val="00465206"/>
    <w:rsid w:val="0046525F"/>
    <w:rsid w:val="00465608"/>
    <w:rsid w:val="00465A85"/>
    <w:rsid w:val="00466267"/>
    <w:rsid w:val="004675DC"/>
    <w:rsid w:val="00467BB0"/>
    <w:rsid w:val="00470777"/>
    <w:rsid w:val="00470B89"/>
    <w:rsid w:val="004734AA"/>
    <w:rsid w:val="00473D8A"/>
    <w:rsid w:val="0047427C"/>
    <w:rsid w:val="00475B91"/>
    <w:rsid w:val="004771A8"/>
    <w:rsid w:val="0048094B"/>
    <w:rsid w:val="00480A2D"/>
    <w:rsid w:val="00480E14"/>
    <w:rsid w:val="00481267"/>
    <w:rsid w:val="004814AF"/>
    <w:rsid w:val="0048304B"/>
    <w:rsid w:val="004863C2"/>
    <w:rsid w:val="004873CF"/>
    <w:rsid w:val="00492D3C"/>
    <w:rsid w:val="00493033"/>
    <w:rsid w:val="00493CB9"/>
    <w:rsid w:val="0049446D"/>
    <w:rsid w:val="00494C01"/>
    <w:rsid w:val="004958CE"/>
    <w:rsid w:val="0049593B"/>
    <w:rsid w:val="0049666A"/>
    <w:rsid w:val="00496EE0"/>
    <w:rsid w:val="00497173"/>
    <w:rsid w:val="00497F35"/>
    <w:rsid w:val="004A1D25"/>
    <w:rsid w:val="004A2098"/>
    <w:rsid w:val="004A20D7"/>
    <w:rsid w:val="004A2B96"/>
    <w:rsid w:val="004A2E4B"/>
    <w:rsid w:val="004A3E74"/>
    <w:rsid w:val="004A516E"/>
    <w:rsid w:val="004A5842"/>
    <w:rsid w:val="004A58F6"/>
    <w:rsid w:val="004A5E91"/>
    <w:rsid w:val="004A660D"/>
    <w:rsid w:val="004A76B6"/>
    <w:rsid w:val="004B1A3E"/>
    <w:rsid w:val="004B276A"/>
    <w:rsid w:val="004B2918"/>
    <w:rsid w:val="004B3F4D"/>
    <w:rsid w:val="004B4673"/>
    <w:rsid w:val="004B51A9"/>
    <w:rsid w:val="004B5E8F"/>
    <w:rsid w:val="004B64D6"/>
    <w:rsid w:val="004B6B3F"/>
    <w:rsid w:val="004B6CA7"/>
    <w:rsid w:val="004C0C93"/>
    <w:rsid w:val="004C2C9B"/>
    <w:rsid w:val="004C3E57"/>
    <w:rsid w:val="004C4205"/>
    <w:rsid w:val="004C4752"/>
    <w:rsid w:val="004C4C73"/>
    <w:rsid w:val="004C5087"/>
    <w:rsid w:val="004C5829"/>
    <w:rsid w:val="004C5AA0"/>
    <w:rsid w:val="004C60E2"/>
    <w:rsid w:val="004C6441"/>
    <w:rsid w:val="004C6CF1"/>
    <w:rsid w:val="004D07CD"/>
    <w:rsid w:val="004D1A90"/>
    <w:rsid w:val="004D2600"/>
    <w:rsid w:val="004D3BF5"/>
    <w:rsid w:val="004D3F37"/>
    <w:rsid w:val="004D472D"/>
    <w:rsid w:val="004D499A"/>
    <w:rsid w:val="004D5348"/>
    <w:rsid w:val="004D5782"/>
    <w:rsid w:val="004D6415"/>
    <w:rsid w:val="004D7062"/>
    <w:rsid w:val="004D75A5"/>
    <w:rsid w:val="004E07D2"/>
    <w:rsid w:val="004E1907"/>
    <w:rsid w:val="004E192A"/>
    <w:rsid w:val="004E1A08"/>
    <w:rsid w:val="004E2102"/>
    <w:rsid w:val="004E2400"/>
    <w:rsid w:val="004E31BE"/>
    <w:rsid w:val="004E3277"/>
    <w:rsid w:val="004E32E1"/>
    <w:rsid w:val="004E3626"/>
    <w:rsid w:val="004E5403"/>
    <w:rsid w:val="004E66F1"/>
    <w:rsid w:val="004E67D0"/>
    <w:rsid w:val="004E7346"/>
    <w:rsid w:val="004E76ED"/>
    <w:rsid w:val="004E7DD2"/>
    <w:rsid w:val="004F06CA"/>
    <w:rsid w:val="004F10AE"/>
    <w:rsid w:val="004F14D9"/>
    <w:rsid w:val="004F2723"/>
    <w:rsid w:val="004F2C59"/>
    <w:rsid w:val="004F3B75"/>
    <w:rsid w:val="004F3E5B"/>
    <w:rsid w:val="004F49BE"/>
    <w:rsid w:val="004F4B52"/>
    <w:rsid w:val="004F5368"/>
    <w:rsid w:val="004F5787"/>
    <w:rsid w:val="004F5F79"/>
    <w:rsid w:val="004F73BD"/>
    <w:rsid w:val="004F749D"/>
    <w:rsid w:val="004F7ACB"/>
    <w:rsid w:val="005007D2"/>
    <w:rsid w:val="005009C4"/>
    <w:rsid w:val="00501A9D"/>
    <w:rsid w:val="00503B3B"/>
    <w:rsid w:val="0050532B"/>
    <w:rsid w:val="005061FC"/>
    <w:rsid w:val="005066C1"/>
    <w:rsid w:val="00506E24"/>
    <w:rsid w:val="00507ED5"/>
    <w:rsid w:val="00511285"/>
    <w:rsid w:val="0051129F"/>
    <w:rsid w:val="00511A65"/>
    <w:rsid w:val="00512401"/>
    <w:rsid w:val="005126A6"/>
    <w:rsid w:val="00514D16"/>
    <w:rsid w:val="005152C2"/>
    <w:rsid w:val="0051599E"/>
    <w:rsid w:val="005206AE"/>
    <w:rsid w:val="00520B37"/>
    <w:rsid w:val="00520FB7"/>
    <w:rsid w:val="00521C14"/>
    <w:rsid w:val="00522208"/>
    <w:rsid w:val="005225CE"/>
    <w:rsid w:val="005232EE"/>
    <w:rsid w:val="00523702"/>
    <w:rsid w:val="0052388B"/>
    <w:rsid w:val="005251F5"/>
    <w:rsid w:val="00525D21"/>
    <w:rsid w:val="0052661C"/>
    <w:rsid w:val="00526986"/>
    <w:rsid w:val="00526C46"/>
    <w:rsid w:val="005316AE"/>
    <w:rsid w:val="00531970"/>
    <w:rsid w:val="00531998"/>
    <w:rsid w:val="00531F92"/>
    <w:rsid w:val="00532D74"/>
    <w:rsid w:val="005337F1"/>
    <w:rsid w:val="00533817"/>
    <w:rsid w:val="00534434"/>
    <w:rsid w:val="005349F0"/>
    <w:rsid w:val="00535903"/>
    <w:rsid w:val="00535FC4"/>
    <w:rsid w:val="005401A7"/>
    <w:rsid w:val="005403CB"/>
    <w:rsid w:val="0054254F"/>
    <w:rsid w:val="00542F8A"/>
    <w:rsid w:val="00544B65"/>
    <w:rsid w:val="0054582B"/>
    <w:rsid w:val="00545A1C"/>
    <w:rsid w:val="005462A5"/>
    <w:rsid w:val="00547213"/>
    <w:rsid w:val="005500B3"/>
    <w:rsid w:val="00550BF5"/>
    <w:rsid w:val="00550E86"/>
    <w:rsid w:val="00551DDE"/>
    <w:rsid w:val="00552617"/>
    <w:rsid w:val="005527DA"/>
    <w:rsid w:val="005538B3"/>
    <w:rsid w:val="00553E90"/>
    <w:rsid w:val="005557A8"/>
    <w:rsid w:val="00555E21"/>
    <w:rsid w:val="005566EF"/>
    <w:rsid w:val="005606B2"/>
    <w:rsid w:val="005606C3"/>
    <w:rsid w:val="005643F3"/>
    <w:rsid w:val="00564D91"/>
    <w:rsid w:val="005657C1"/>
    <w:rsid w:val="00565ABA"/>
    <w:rsid w:val="00566FA4"/>
    <w:rsid w:val="00567DC7"/>
    <w:rsid w:val="00570842"/>
    <w:rsid w:val="0057099D"/>
    <w:rsid w:val="00571626"/>
    <w:rsid w:val="005716C2"/>
    <w:rsid w:val="00571768"/>
    <w:rsid w:val="00571C4C"/>
    <w:rsid w:val="00572CAC"/>
    <w:rsid w:val="005740A5"/>
    <w:rsid w:val="00575361"/>
    <w:rsid w:val="005757FA"/>
    <w:rsid w:val="00576156"/>
    <w:rsid w:val="00577B94"/>
    <w:rsid w:val="0058016C"/>
    <w:rsid w:val="005803D5"/>
    <w:rsid w:val="00580605"/>
    <w:rsid w:val="00580CE1"/>
    <w:rsid w:val="00581556"/>
    <w:rsid w:val="00582870"/>
    <w:rsid w:val="00583FDF"/>
    <w:rsid w:val="00584269"/>
    <w:rsid w:val="0058534A"/>
    <w:rsid w:val="00585A28"/>
    <w:rsid w:val="00586656"/>
    <w:rsid w:val="00587A61"/>
    <w:rsid w:val="00587BDD"/>
    <w:rsid w:val="0059065D"/>
    <w:rsid w:val="005917EC"/>
    <w:rsid w:val="005921FA"/>
    <w:rsid w:val="005923A9"/>
    <w:rsid w:val="00592822"/>
    <w:rsid w:val="005931FB"/>
    <w:rsid w:val="00593F48"/>
    <w:rsid w:val="00594EC3"/>
    <w:rsid w:val="00594F0A"/>
    <w:rsid w:val="005955F7"/>
    <w:rsid w:val="0059577A"/>
    <w:rsid w:val="00595D56"/>
    <w:rsid w:val="00597052"/>
    <w:rsid w:val="00597687"/>
    <w:rsid w:val="005A0439"/>
    <w:rsid w:val="005A06A9"/>
    <w:rsid w:val="005A2003"/>
    <w:rsid w:val="005A2231"/>
    <w:rsid w:val="005A23B2"/>
    <w:rsid w:val="005A245E"/>
    <w:rsid w:val="005A2C90"/>
    <w:rsid w:val="005A329D"/>
    <w:rsid w:val="005A3401"/>
    <w:rsid w:val="005A3E33"/>
    <w:rsid w:val="005A403A"/>
    <w:rsid w:val="005A5C6B"/>
    <w:rsid w:val="005A5E6C"/>
    <w:rsid w:val="005A6B30"/>
    <w:rsid w:val="005A79C2"/>
    <w:rsid w:val="005A7D9D"/>
    <w:rsid w:val="005B292F"/>
    <w:rsid w:val="005B2EE8"/>
    <w:rsid w:val="005B3DAA"/>
    <w:rsid w:val="005B4025"/>
    <w:rsid w:val="005B442D"/>
    <w:rsid w:val="005B4484"/>
    <w:rsid w:val="005B6009"/>
    <w:rsid w:val="005B6BE2"/>
    <w:rsid w:val="005B7D5D"/>
    <w:rsid w:val="005B7E5A"/>
    <w:rsid w:val="005C0705"/>
    <w:rsid w:val="005C0839"/>
    <w:rsid w:val="005C08A8"/>
    <w:rsid w:val="005C180F"/>
    <w:rsid w:val="005C1AD0"/>
    <w:rsid w:val="005C1F5C"/>
    <w:rsid w:val="005C24B0"/>
    <w:rsid w:val="005C2F91"/>
    <w:rsid w:val="005C3099"/>
    <w:rsid w:val="005C52E5"/>
    <w:rsid w:val="005C542C"/>
    <w:rsid w:val="005C5FBA"/>
    <w:rsid w:val="005C6234"/>
    <w:rsid w:val="005D0CE5"/>
    <w:rsid w:val="005D1768"/>
    <w:rsid w:val="005D1F45"/>
    <w:rsid w:val="005D250B"/>
    <w:rsid w:val="005D2E6E"/>
    <w:rsid w:val="005D407B"/>
    <w:rsid w:val="005D40A6"/>
    <w:rsid w:val="005D5688"/>
    <w:rsid w:val="005D6CCA"/>
    <w:rsid w:val="005D74FF"/>
    <w:rsid w:val="005D79B5"/>
    <w:rsid w:val="005E2FCA"/>
    <w:rsid w:val="005E3567"/>
    <w:rsid w:val="005E380C"/>
    <w:rsid w:val="005E388D"/>
    <w:rsid w:val="005E5554"/>
    <w:rsid w:val="005E5DDC"/>
    <w:rsid w:val="005E7613"/>
    <w:rsid w:val="005F0EDE"/>
    <w:rsid w:val="005F56C3"/>
    <w:rsid w:val="005F5CAA"/>
    <w:rsid w:val="005F6872"/>
    <w:rsid w:val="005F6E21"/>
    <w:rsid w:val="005F7574"/>
    <w:rsid w:val="005F7631"/>
    <w:rsid w:val="006011F8"/>
    <w:rsid w:val="006012A3"/>
    <w:rsid w:val="00603646"/>
    <w:rsid w:val="0060402D"/>
    <w:rsid w:val="006043AA"/>
    <w:rsid w:val="006052B4"/>
    <w:rsid w:val="00606CC1"/>
    <w:rsid w:val="00607730"/>
    <w:rsid w:val="006078BC"/>
    <w:rsid w:val="00607F21"/>
    <w:rsid w:val="00610458"/>
    <w:rsid w:val="00611240"/>
    <w:rsid w:val="006119D8"/>
    <w:rsid w:val="00615212"/>
    <w:rsid w:val="00615B49"/>
    <w:rsid w:val="00615E63"/>
    <w:rsid w:val="00617B1C"/>
    <w:rsid w:val="00617EC8"/>
    <w:rsid w:val="00617F83"/>
    <w:rsid w:val="00620B3A"/>
    <w:rsid w:val="00621807"/>
    <w:rsid w:val="00622BF0"/>
    <w:rsid w:val="0062460D"/>
    <w:rsid w:val="006255A6"/>
    <w:rsid w:val="00625A7E"/>
    <w:rsid w:val="006319F6"/>
    <w:rsid w:val="00631A48"/>
    <w:rsid w:val="00632639"/>
    <w:rsid w:val="00634827"/>
    <w:rsid w:val="0063713B"/>
    <w:rsid w:val="00640250"/>
    <w:rsid w:val="00641959"/>
    <w:rsid w:val="006419E3"/>
    <w:rsid w:val="00641BB0"/>
    <w:rsid w:val="00642DFF"/>
    <w:rsid w:val="00643DF4"/>
    <w:rsid w:val="00643FB6"/>
    <w:rsid w:val="006449AB"/>
    <w:rsid w:val="00645072"/>
    <w:rsid w:val="00645B3F"/>
    <w:rsid w:val="00645D80"/>
    <w:rsid w:val="006463D9"/>
    <w:rsid w:val="00646640"/>
    <w:rsid w:val="00646B8B"/>
    <w:rsid w:val="0064745D"/>
    <w:rsid w:val="00647DF4"/>
    <w:rsid w:val="0065072C"/>
    <w:rsid w:val="00650DEB"/>
    <w:rsid w:val="0065591F"/>
    <w:rsid w:val="006561FA"/>
    <w:rsid w:val="006565F5"/>
    <w:rsid w:val="006601F5"/>
    <w:rsid w:val="00660F06"/>
    <w:rsid w:val="00661974"/>
    <w:rsid w:val="00663C69"/>
    <w:rsid w:val="0066430C"/>
    <w:rsid w:val="006649AE"/>
    <w:rsid w:val="0066500B"/>
    <w:rsid w:val="00665AFD"/>
    <w:rsid w:val="00665B22"/>
    <w:rsid w:val="0066616D"/>
    <w:rsid w:val="006676F9"/>
    <w:rsid w:val="00667F0A"/>
    <w:rsid w:val="006721AA"/>
    <w:rsid w:val="0067243B"/>
    <w:rsid w:val="00672C02"/>
    <w:rsid w:val="00672F42"/>
    <w:rsid w:val="00674931"/>
    <w:rsid w:val="0067574B"/>
    <w:rsid w:val="006768F9"/>
    <w:rsid w:val="00676DD6"/>
    <w:rsid w:val="0068053B"/>
    <w:rsid w:val="006819A0"/>
    <w:rsid w:val="00682B99"/>
    <w:rsid w:val="00682DCB"/>
    <w:rsid w:val="00682E2C"/>
    <w:rsid w:val="006836FC"/>
    <w:rsid w:val="0068478D"/>
    <w:rsid w:val="00685F50"/>
    <w:rsid w:val="00690051"/>
    <w:rsid w:val="006923A1"/>
    <w:rsid w:val="00692CEF"/>
    <w:rsid w:val="00695A3A"/>
    <w:rsid w:val="006961EF"/>
    <w:rsid w:val="006963F3"/>
    <w:rsid w:val="006A0126"/>
    <w:rsid w:val="006A03CF"/>
    <w:rsid w:val="006A041B"/>
    <w:rsid w:val="006A085B"/>
    <w:rsid w:val="006A0F14"/>
    <w:rsid w:val="006A1758"/>
    <w:rsid w:val="006A2121"/>
    <w:rsid w:val="006A28B6"/>
    <w:rsid w:val="006A31D8"/>
    <w:rsid w:val="006A39BB"/>
    <w:rsid w:val="006A3B24"/>
    <w:rsid w:val="006A42E2"/>
    <w:rsid w:val="006A495C"/>
    <w:rsid w:val="006A4CD6"/>
    <w:rsid w:val="006A5FE9"/>
    <w:rsid w:val="006A681E"/>
    <w:rsid w:val="006A69A2"/>
    <w:rsid w:val="006A7CAA"/>
    <w:rsid w:val="006B006C"/>
    <w:rsid w:val="006B0386"/>
    <w:rsid w:val="006B0C5B"/>
    <w:rsid w:val="006B0F3C"/>
    <w:rsid w:val="006B121C"/>
    <w:rsid w:val="006B2A6A"/>
    <w:rsid w:val="006B62F9"/>
    <w:rsid w:val="006B7029"/>
    <w:rsid w:val="006C0751"/>
    <w:rsid w:val="006C07D9"/>
    <w:rsid w:val="006C2691"/>
    <w:rsid w:val="006C37AD"/>
    <w:rsid w:val="006C4CE5"/>
    <w:rsid w:val="006C6A4A"/>
    <w:rsid w:val="006C70F8"/>
    <w:rsid w:val="006C7183"/>
    <w:rsid w:val="006D05EA"/>
    <w:rsid w:val="006D0B02"/>
    <w:rsid w:val="006D13A0"/>
    <w:rsid w:val="006D202B"/>
    <w:rsid w:val="006D209F"/>
    <w:rsid w:val="006D422F"/>
    <w:rsid w:val="006D4D6F"/>
    <w:rsid w:val="006D5007"/>
    <w:rsid w:val="006D5502"/>
    <w:rsid w:val="006D5FFF"/>
    <w:rsid w:val="006D6951"/>
    <w:rsid w:val="006D6F58"/>
    <w:rsid w:val="006D74CF"/>
    <w:rsid w:val="006E11F1"/>
    <w:rsid w:val="006E1B59"/>
    <w:rsid w:val="006E20A8"/>
    <w:rsid w:val="006E2ECD"/>
    <w:rsid w:val="006E3DB0"/>
    <w:rsid w:val="006E3F74"/>
    <w:rsid w:val="006E495B"/>
    <w:rsid w:val="006E4EC4"/>
    <w:rsid w:val="006E5B5B"/>
    <w:rsid w:val="006E5BAE"/>
    <w:rsid w:val="006E60D4"/>
    <w:rsid w:val="006E66B0"/>
    <w:rsid w:val="006E6D1F"/>
    <w:rsid w:val="006E7EE4"/>
    <w:rsid w:val="006F0516"/>
    <w:rsid w:val="006F154A"/>
    <w:rsid w:val="006F41D2"/>
    <w:rsid w:val="006F58ED"/>
    <w:rsid w:val="006F6F35"/>
    <w:rsid w:val="006F7E0E"/>
    <w:rsid w:val="00702C6E"/>
    <w:rsid w:val="00702E56"/>
    <w:rsid w:val="007033CE"/>
    <w:rsid w:val="00703725"/>
    <w:rsid w:val="00703B54"/>
    <w:rsid w:val="00704A6B"/>
    <w:rsid w:val="0070532C"/>
    <w:rsid w:val="007058DE"/>
    <w:rsid w:val="00710D65"/>
    <w:rsid w:val="00711560"/>
    <w:rsid w:val="00711AFE"/>
    <w:rsid w:val="00712132"/>
    <w:rsid w:val="00714840"/>
    <w:rsid w:val="007157F3"/>
    <w:rsid w:val="00715991"/>
    <w:rsid w:val="00715ADA"/>
    <w:rsid w:val="007169B1"/>
    <w:rsid w:val="007169E8"/>
    <w:rsid w:val="00716AE9"/>
    <w:rsid w:val="007178F5"/>
    <w:rsid w:val="00720D6A"/>
    <w:rsid w:val="00721BAD"/>
    <w:rsid w:val="00721CF7"/>
    <w:rsid w:val="0072277D"/>
    <w:rsid w:val="00722B9E"/>
    <w:rsid w:val="007237D9"/>
    <w:rsid w:val="007244AF"/>
    <w:rsid w:val="007249F2"/>
    <w:rsid w:val="0072520E"/>
    <w:rsid w:val="00725924"/>
    <w:rsid w:val="007263F4"/>
    <w:rsid w:val="00726539"/>
    <w:rsid w:val="007268C9"/>
    <w:rsid w:val="00730BE5"/>
    <w:rsid w:val="00731A1F"/>
    <w:rsid w:val="00731D36"/>
    <w:rsid w:val="00731EA7"/>
    <w:rsid w:val="00732A4C"/>
    <w:rsid w:val="00732CA9"/>
    <w:rsid w:val="00733B40"/>
    <w:rsid w:val="00734C2E"/>
    <w:rsid w:val="007368F5"/>
    <w:rsid w:val="00736D5B"/>
    <w:rsid w:val="007372F3"/>
    <w:rsid w:val="007406E4"/>
    <w:rsid w:val="00740A9A"/>
    <w:rsid w:val="00741C60"/>
    <w:rsid w:val="00741E66"/>
    <w:rsid w:val="00742DA8"/>
    <w:rsid w:val="00744861"/>
    <w:rsid w:val="00744A12"/>
    <w:rsid w:val="0074533F"/>
    <w:rsid w:val="0074688F"/>
    <w:rsid w:val="007472AD"/>
    <w:rsid w:val="007472E9"/>
    <w:rsid w:val="00747FA9"/>
    <w:rsid w:val="00750B83"/>
    <w:rsid w:val="0075234A"/>
    <w:rsid w:val="00753180"/>
    <w:rsid w:val="00753343"/>
    <w:rsid w:val="00753686"/>
    <w:rsid w:val="00754A48"/>
    <w:rsid w:val="0075504F"/>
    <w:rsid w:val="00755B82"/>
    <w:rsid w:val="00755E8F"/>
    <w:rsid w:val="00756053"/>
    <w:rsid w:val="00756B1B"/>
    <w:rsid w:val="00756D82"/>
    <w:rsid w:val="00756F22"/>
    <w:rsid w:val="00760C95"/>
    <w:rsid w:val="00761699"/>
    <w:rsid w:val="00761A68"/>
    <w:rsid w:val="00762203"/>
    <w:rsid w:val="00762C2F"/>
    <w:rsid w:val="00764136"/>
    <w:rsid w:val="0076461F"/>
    <w:rsid w:val="00764BA6"/>
    <w:rsid w:val="00767054"/>
    <w:rsid w:val="007671FB"/>
    <w:rsid w:val="00767547"/>
    <w:rsid w:val="0077195D"/>
    <w:rsid w:val="007720D3"/>
    <w:rsid w:val="007737DF"/>
    <w:rsid w:val="00773D74"/>
    <w:rsid w:val="00773DC9"/>
    <w:rsid w:val="007742B2"/>
    <w:rsid w:val="00774787"/>
    <w:rsid w:val="00774C05"/>
    <w:rsid w:val="00775991"/>
    <w:rsid w:val="00777F77"/>
    <w:rsid w:val="00780360"/>
    <w:rsid w:val="007809CB"/>
    <w:rsid w:val="00780FA9"/>
    <w:rsid w:val="007825C0"/>
    <w:rsid w:val="00783441"/>
    <w:rsid w:val="00783FE3"/>
    <w:rsid w:val="00784141"/>
    <w:rsid w:val="007842B3"/>
    <w:rsid w:val="007847DB"/>
    <w:rsid w:val="00786450"/>
    <w:rsid w:val="00791608"/>
    <w:rsid w:val="00791B9E"/>
    <w:rsid w:val="00791FEC"/>
    <w:rsid w:val="007925F2"/>
    <w:rsid w:val="0079326F"/>
    <w:rsid w:val="00793E25"/>
    <w:rsid w:val="007941D8"/>
    <w:rsid w:val="0079430F"/>
    <w:rsid w:val="0079442D"/>
    <w:rsid w:val="00795963"/>
    <w:rsid w:val="00797263"/>
    <w:rsid w:val="007A029A"/>
    <w:rsid w:val="007A0918"/>
    <w:rsid w:val="007A16C3"/>
    <w:rsid w:val="007A1EEA"/>
    <w:rsid w:val="007A3AE3"/>
    <w:rsid w:val="007A42C4"/>
    <w:rsid w:val="007A4E51"/>
    <w:rsid w:val="007A59EA"/>
    <w:rsid w:val="007A61BC"/>
    <w:rsid w:val="007A63A6"/>
    <w:rsid w:val="007A6EB1"/>
    <w:rsid w:val="007A71DE"/>
    <w:rsid w:val="007A7A6F"/>
    <w:rsid w:val="007B07AB"/>
    <w:rsid w:val="007B0DFF"/>
    <w:rsid w:val="007B22F6"/>
    <w:rsid w:val="007B3327"/>
    <w:rsid w:val="007B50CA"/>
    <w:rsid w:val="007B53A4"/>
    <w:rsid w:val="007B5A46"/>
    <w:rsid w:val="007B5F33"/>
    <w:rsid w:val="007B60C1"/>
    <w:rsid w:val="007B69CD"/>
    <w:rsid w:val="007B6AEA"/>
    <w:rsid w:val="007C0CB6"/>
    <w:rsid w:val="007C187D"/>
    <w:rsid w:val="007C1C78"/>
    <w:rsid w:val="007C1ED0"/>
    <w:rsid w:val="007C2BA0"/>
    <w:rsid w:val="007C3916"/>
    <w:rsid w:val="007C7972"/>
    <w:rsid w:val="007C7FA7"/>
    <w:rsid w:val="007D00A6"/>
    <w:rsid w:val="007D0613"/>
    <w:rsid w:val="007D2199"/>
    <w:rsid w:val="007D2C84"/>
    <w:rsid w:val="007D6DE2"/>
    <w:rsid w:val="007D7D47"/>
    <w:rsid w:val="007D7FC7"/>
    <w:rsid w:val="007E27E7"/>
    <w:rsid w:val="007E2C97"/>
    <w:rsid w:val="007E2FC3"/>
    <w:rsid w:val="007E3704"/>
    <w:rsid w:val="007E3F6E"/>
    <w:rsid w:val="007E4F01"/>
    <w:rsid w:val="007E63C3"/>
    <w:rsid w:val="007F0732"/>
    <w:rsid w:val="007F12ED"/>
    <w:rsid w:val="007F4C49"/>
    <w:rsid w:val="007F4F10"/>
    <w:rsid w:val="007F5167"/>
    <w:rsid w:val="007F59C9"/>
    <w:rsid w:val="007F78E2"/>
    <w:rsid w:val="007F7928"/>
    <w:rsid w:val="0080034B"/>
    <w:rsid w:val="0080175D"/>
    <w:rsid w:val="008023A5"/>
    <w:rsid w:val="008025E3"/>
    <w:rsid w:val="0080281E"/>
    <w:rsid w:val="00804EED"/>
    <w:rsid w:val="00805423"/>
    <w:rsid w:val="008058A6"/>
    <w:rsid w:val="00805FB2"/>
    <w:rsid w:val="0081006F"/>
    <w:rsid w:val="008103A3"/>
    <w:rsid w:val="00810422"/>
    <w:rsid w:val="00810489"/>
    <w:rsid w:val="00810651"/>
    <w:rsid w:val="00810662"/>
    <w:rsid w:val="00811485"/>
    <w:rsid w:val="008128FC"/>
    <w:rsid w:val="0081292F"/>
    <w:rsid w:val="008142C7"/>
    <w:rsid w:val="00814828"/>
    <w:rsid w:val="008169F7"/>
    <w:rsid w:val="00821E9E"/>
    <w:rsid w:val="00822B83"/>
    <w:rsid w:val="00824AFA"/>
    <w:rsid w:val="00824B8F"/>
    <w:rsid w:val="00824D61"/>
    <w:rsid w:val="00825987"/>
    <w:rsid w:val="00825C1B"/>
    <w:rsid w:val="008265D1"/>
    <w:rsid w:val="0082710A"/>
    <w:rsid w:val="00827179"/>
    <w:rsid w:val="008277F2"/>
    <w:rsid w:val="008279FA"/>
    <w:rsid w:val="00830C10"/>
    <w:rsid w:val="00831286"/>
    <w:rsid w:val="0083456D"/>
    <w:rsid w:val="008350C1"/>
    <w:rsid w:val="00836C00"/>
    <w:rsid w:val="0083798F"/>
    <w:rsid w:val="00837AF4"/>
    <w:rsid w:val="00840BC9"/>
    <w:rsid w:val="00840BE1"/>
    <w:rsid w:val="00841EAB"/>
    <w:rsid w:val="008422C0"/>
    <w:rsid w:val="008442E6"/>
    <w:rsid w:val="00846B06"/>
    <w:rsid w:val="00846F11"/>
    <w:rsid w:val="0085005A"/>
    <w:rsid w:val="00850B00"/>
    <w:rsid w:val="00852BA8"/>
    <w:rsid w:val="0085423A"/>
    <w:rsid w:val="008546E0"/>
    <w:rsid w:val="0085493C"/>
    <w:rsid w:val="008565E9"/>
    <w:rsid w:val="00856A70"/>
    <w:rsid w:val="0086090D"/>
    <w:rsid w:val="00863792"/>
    <w:rsid w:val="00863C5E"/>
    <w:rsid w:val="0086524A"/>
    <w:rsid w:val="00865324"/>
    <w:rsid w:val="00867CBF"/>
    <w:rsid w:val="0087058C"/>
    <w:rsid w:val="00871895"/>
    <w:rsid w:val="00871C06"/>
    <w:rsid w:val="008722C8"/>
    <w:rsid w:val="008724ED"/>
    <w:rsid w:val="00873CA4"/>
    <w:rsid w:val="00875BAE"/>
    <w:rsid w:val="00875F24"/>
    <w:rsid w:val="00876799"/>
    <w:rsid w:val="00880573"/>
    <w:rsid w:val="0088069A"/>
    <w:rsid w:val="00880BE2"/>
    <w:rsid w:val="0088109C"/>
    <w:rsid w:val="0088238A"/>
    <w:rsid w:val="008836DB"/>
    <w:rsid w:val="00884369"/>
    <w:rsid w:val="0088468F"/>
    <w:rsid w:val="00885A7E"/>
    <w:rsid w:val="008862D2"/>
    <w:rsid w:val="00886936"/>
    <w:rsid w:val="00886E5F"/>
    <w:rsid w:val="00887186"/>
    <w:rsid w:val="008877AF"/>
    <w:rsid w:val="008878FC"/>
    <w:rsid w:val="00890947"/>
    <w:rsid w:val="00891120"/>
    <w:rsid w:val="008919D3"/>
    <w:rsid w:val="00892237"/>
    <w:rsid w:val="008926BF"/>
    <w:rsid w:val="00892DD1"/>
    <w:rsid w:val="00892F78"/>
    <w:rsid w:val="00893F71"/>
    <w:rsid w:val="00893FBB"/>
    <w:rsid w:val="00894365"/>
    <w:rsid w:val="00895B1F"/>
    <w:rsid w:val="00896B04"/>
    <w:rsid w:val="00896CD7"/>
    <w:rsid w:val="0089743C"/>
    <w:rsid w:val="00897622"/>
    <w:rsid w:val="00897A6D"/>
    <w:rsid w:val="008A00C8"/>
    <w:rsid w:val="008A1D53"/>
    <w:rsid w:val="008A3148"/>
    <w:rsid w:val="008A35DA"/>
    <w:rsid w:val="008A3BA9"/>
    <w:rsid w:val="008A46AF"/>
    <w:rsid w:val="008A4EAC"/>
    <w:rsid w:val="008A51BC"/>
    <w:rsid w:val="008A52A1"/>
    <w:rsid w:val="008A6CCC"/>
    <w:rsid w:val="008A783D"/>
    <w:rsid w:val="008B02E0"/>
    <w:rsid w:val="008B17D7"/>
    <w:rsid w:val="008B2DB4"/>
    <w:rsid w:val="008B3675"/>
    <w:rsid w:val="008B3C9F"/>
    <w:rsid w:val="008B4538"/>
    <w:rsid w:val="008B4CAF"/>
    <w:rsid w:val="008B4D69"/>
    <w:rsid w:val="008B5BF5"/>
    <w:rsid w:val="008B5E5D"/>
    <w:rsid w:val="008B6A69"/>
    <w:rsid w:val="008B75B4"/>
    <w:rsid w:val="008B76CC"/>
    <w:rsid w:val="008B7A3F"/>
    <w:rsid w:val="008C12A8"/>
    <w:rsid w:val="008C1BBB"/>
    <w:rsid w:val="008C3E78"/>
    <w:rsid w:val="008C4F71"/>
    <w:rsid w:val="008C75FD"/>
    <w:rsid w:val="008C7A36"/>
    <w:rsid w:val="008C7F9F"/>
    <w:rsid w:val="008D03AF"/>
    <w:rsid w:val="008D0CCE"/>
    <w:rsid w:val="008D1409"/>
    <w:rsid w:val="008D2416"/>
    <w:rsid w:val="008D2602"/>
    <w:rsid w:val="008D45C6"/>
    <w:rsid w:val="008D46DA"/>
    <w:rsid w:val="008D519C"/>
    <w:rsid w:val="008D78B2"/>
    <w:rsid w:val="008E078D"/>
    <w:rsid w:val="008E2B1A"/>
    <w:rsid w:val="008E3B32"/>
    <w:rsid w:val="008E6424"/>
    <w:rsid w:val="008F1E33"/>
    <w:rsid w:val="008F2957"/>
    <w:rsid w:val="008F3DD0"/>
    <w:rsid w:val="008F5C85"/>
    <w:rsid w:val="008F672B"/>
    <w:rsid w:val="008F6996"/>
    <w:rsid w:val="009004E9"/>
    <w:rsid w:val="00900BF3"/>
    <w:rsid w:val="00900EC6"/>
    <w:rsid w:val="0090116D"/>
    <w:rsid w:val="009017A0"/>
    <w:rsid w:val="0090181E"/>
    <w:rsid w:val="00902095"/>
    <w:rsid w:val="009027F4"/>
    <w:rsid w:val="00902C4D"/>
    <w:rsid w:val="00903DD5"/>
    <w:rsid w:val="009040B2"/>
    <w:rsid w:val="009045D0"/>
    <w:rsid w:val="009056C5"/>
    <w:rsid w:val="009064F8"/>
    <w:rsid w:val="00906C2E"/>
    <w:rsid w:val="00907291"/>
    <w:rsid w:val="0090761E"/>
    <w:rsid w:val="00911470"/>
    <w:rsid w:val="00911B33"/>
    <w:rsid w:val="00911F08"/>
    <w:rsid w:val="009141B6"/>
    <w:rsid w:val="0091424C"/>
    <w:rsid w:val="009142A0"/>
    <w:rsid w:val="0091519A"/>
    <w:rsid w:val="009151A5"/>
    <w:rsid w:val="00916B6E"/>
    <w:rsid w:val="00921B8E"/>
    <w:rsid w:val="00922FCB"/>
    <w:rsid w:val="00924F92"/>
    <w:rsid w:val="0092730F"/>
    <w:rsid w:val="00927B17"/>
    <w:rsid w:val="00927B7F"/>
    <w:rsid w:val="00930A7D"/>
    <w:rsid w:val="0093249D"/>
    <w:rsid w:val="009334E5"/>
    <w:rsid w:val="00934CBC"/>
    <w:rsid w:val="00935844"/>
    <w:rsid w:val="00936AD9"/>
    <w:rsid w:val="00936D0E"/>
    <w:rsid w:val="00937333"/>
    <w:rsid w:val="009401BC"/>
    <w:rsid w:val="009408FD"/>
    <w:rsid w:val="0094091F"/>
    <w:rsid w:val="00941419"/>
    <w:rsid w:val="00941E43"/>
    <w:rsid w:val="009427C9"/>
    <w:rsid w:val="0094294D"/>
    <w:rsid w:val="0094344B"/>
    <w:rsid w:val="00943B6E"/>
    <w:rsid w:val="00943DB9"/>
    <w:rsid w:val="009446AB"/>
    <w:rsid w:val="009461E3"/>
    <w:rsid w:val="0094731D"/>
    <w:rsid w:val="009476D6"/>
    <w:rsid w:val="00950272"/>
    <w:rsid w:val="009507F6"/>
    <w:rsid w:val="00951D1F"/>
    <w:rsid w:val="00952879"/>
    <w:rsid w:val="00952EBA"/>
    <w:rsid w:val="0095389E"/>
    <w:rsid w:val="00953DCC"/>
    <w:rsid w:val="00955F8A"/>
    <w:rsid w:val="009563A7"/>
    <w:rsid w:val="0095710E"/>
    <w:rsid w:val="00962795"/>
    <w:rsid w:val="009629A0"/>
    <w:rsid w:val="00962FC1"/>
    <w:rsid w:val="00965F35"/>
    <w:rsid w:val="0096661B"/>
    <w:rsid w:val="0096680F"/>
    <w:rsid w:val="009671E7"/>
    <w:rsid w:val="009712FB"/>
    <w:rsid w:val="00971447"/>
    <w:rsid w:val="009716EB"/>
    <w:rsid w:val="00971F28"/>
    <w:rsid w:val="009731D1"/>
    <w:rsid w:val="009734E7"/>
    <w:rsid w:val="00973E8B"/>
    <w:rsid w:val="00974478"/>
    <w:rsid w:val="00974B66"/>
    <w:rsid w:val="00975DBF"/>
    <w:rsid w:val="00977453"/>
    <w:rsid w:val="0097773B"/>
    <w:rsid w:val="00977A03"/>
    <w:rsid w:val="00977CE8"/>
    <w:rsid w:val="00980027"/>
    <w:rsid w:val="00980393"/>
    <w:rsid w:val="00980E13"/>
    <w:rsid w:val="00981D82"/>
    <w:rsid w:val="009834D7"/>
    <w:rsid w:val="00985280"/>
    <w:rsid w:val="00985E31"/>
    <w:rsid w:val="00986AB4"/>
    <w:rsid w:val="0099022C"/>
    <w:rsid w:val="009909B8"/>
    <w:rsid w:val="00991961"/>
    <w:rsid w:val="0099241E"/>
    <w:rsid w:val="009936A4"/>
    <w:rsid w:val="00993FDD"/>
    <w:rsid w:val="009950B6"/>
    <w:rsid w:val="009965C9"/>
    <w:rsid w:val="009A2076"/>
    <w:rsid w:val="009A3260"/>
    <w:rsid w:val="009A3AC4"/>
    <w:rsid w:val="009A42F3"/>
    <w:rsid w:val="009A446F"/>
    <w:rsid w:val="009A4CD9"/>
    <w:rsid w:val="009A4FFA"/>
    <w:rsid w:val="009A67F9"/>
    <w:rsid w:val="009B087A"/>
    <w:rsid w:val="009B13D5"/>
    <w:rsid w:val="009B3CF1"/>
    <w:rsid w:val="009B442C"/>
    <w:rsid w:val="009B4F56"/>
    <w:rsid w:val="009B60F6"/>
    <w:rsid w:val="009B645C"/>
    <w:rsid w:val="009B7477"/>
    <w:rsid w:val="009C0050"/>
    <w:rsid w:val="009C1595"/>
    <w:rsid w:val="009C1B95"/>
    <w:rsid w:val="009C1D44"/>
    <w:rsid w:val="009C2415"/>
    <w:rsid w:val="009C5884"/>
    <w:rsid w:val="009C62B5"/>
    <w:rsid w:val="009C63D9"/>
    <w:rsid w:val="009C69E1"/>
    <w:rsid w:val="009C722D"/>
    <w:rsid w:val="009C75ED"/>
    <w:rsid w:val="009C7A2E"/>
    <w:rsid w:val="009D00DB"/>
    <w:rsid w:val="009D0A1B"/>
    <w:rsid w:val="009D0BE4"/>
    <w:rsid w:val="009D0E48"/>
    <w:rsid w:val="009D159C"/>
    <w:rsid w:val="009D198F"/>
    <w:rsid w:val="009D25B1"/>
    <w:rsid w:val="009D341F"/>
    <w:rsid w:val="009D3927"/>
    <w:rsid w:val="009D402E"/>
    <w:rsid w:val="009D5A14"/>
    <w:rsid w:val="009D6027"/>
    <w:rsid w:val="009D72A3"/>
    <w:rsid w:val="009D7879"/>
    <w:rsid w:val="009E090A"/>
    <w:rsid w:val="009E0F33"/>
    <w:rsid w:val="009E31DF"/>
    <w:rsid w:val="009E32B8"/>
    <w:rsid w:val="009E558B"/>
    <w:rsid w:val="009E5845"/>
    <w:rsid w:val="009E6214"/>
    <w:rsid w:val="009F0735"/>
    <w:rsid w:val="009F3B40"/>
    <w:rsid w:val="009F4B29"/>
    <w:rsid w:val="009F5987"/>
    <w:rsid w:val="009F759C"/>
    <w:rsid w:val="00A007B9"/>
    <w:rsid w:val="00A008BA"/>
    <w:rsid w:val="00A01DAB"/>
    <w:rsid w:val="00A02B72"/>
    <w:rsid w:val="00A03549"/>
    <w:rsid w:val="00A04FD1"/>
    <w:rsid w:val="00A0528B"/>
    <w:rsid w:val="00A062D5"/>
    <w:rsid w:val="00A06530"/>
    <w:rsid w:val="00A0752B"/>
    <w:rsid w:val="00A07CE5"/>
    <w:rsid w:val="00A10B8D"/>
    <w:rsid w:val="00A10F95"/>
    <w:rsid w:val="00A12693"/>
    <w:rsid w:val="00A14683"/>
    <w:rsid w:val="00A166D2"/>
    <w:rsid w:val="00A1671C"/>
    <w:rsid w:val="00A1709F"/>
    <w:rsid w:val="00A20034"/>
    <w:rsid w:val="00A216DF"/>
    <w:rsid w:val="00A21C33"/>
    <w:rsid w:val="00A21ECE"/>
    <w:rsid w:val="00A24A6E"/>
    <w:rsid w:val="00A266AE"/>
    <w:rsid w:val="00A27FBF"/>
    <w:rsid w:val="00A3008C"/>
    <w:rsid w:val="00A30939"/>
    <w:rsid w:val="00A31329"/>
    <w:rsid w:val="00A31A58"/>
    <w:rsid w:val="00A32006"/>
    <w:rsid w:val="00A33515"/>
    <w:rsid w:val="00A35B68"/>
    <w:rsid w:val="00A35D92"/>
    <w:rsid w:val="00A3611E"/>
    <w:rsid w:val="00A3674B"/>
    <w:rsid w:val="00A3786E"/>
    <w:rsid w:val="00A406D3"/>
    <w:rsid w:val="00A41EEA"/>
    <w:rsid w:val="00A42599"/>
    <w:rsid w:val="00A426E1"/>
    <w:rsid w:val="00A42BD4"/>
    <w:rsid w:val="00A44169"/>
    <w:rsid w:val="00A4466B"/>
    <w:rsid w:val="00A45743"/>
    <w:rsid w:val="00A45A86"/>
    <w:rsid w:val="00A461A0"/>
    <w:rsid w:val="00A461FD"/>
    <w:rsid w:val="00A47F33"/>
    <w:rsid w:val="00A511FF"/>
    <w:rsid w:val="00A521D2"/>
    <w:rsid w:val="00A521DF"/>
    <w:rsid w:val="00A539D8"/>
    <w:rsid w:val="00A53F17"/>
    <w:rsid w:val="00A54CC3"/>
    <w:rsid w:val="00A55020"/>
    <w:rsid w:val="00A56EA2"/>
    <w:rsid w:val="00A57182"/>
    <w:rsid w:val="00A60720"/>
    <w:rsid w:val="00A60E9F"/>
    <w:rsid w:val="00A62CCF"/>
    <w:rsid w:val="00A64E1D"/>
    <w:rsid w:val="00A64F72"/>
    <w:rsid w:val="00A65935"/>
    <w:rsid w:val="00A65A15"/>
    <w:rsid w:val="00A66316"/>
    <w:rsid w:val="00A66F34"/>
    <w:rsid w:val="00A70023"/>
    <w:rsid w:val="00A70369"/>
    <w:rsid w:val="00A70632"/>
    <w:rsid w:val="00A70B54"/>
    <w:rsid w:val="00A712E8"/>
    <w:rsid w:val="00A732C8"/>
    <w:rsid w:val="00A739BF"/>
    <w:rsid w:val="00A739D4"/>
    <w:rsid w:val="00A73E4B"/>
    <w:rsid w:val="00A751FA"/>
    <w:rsid w:val="00A76870"/>
    <w:rsid w:val="00A76AE7"/>
    <w:rsid w:val="00A77908"/>
    <w:rsid w:val="00A800F5"/>
    <w:rsid w:val="00A814F3"/>
    <w:rsid w:val="00A837E7"/>
    <w:rsid w:val="00A841A3"/>
    <w:rsid w:val="00A844AA"/>
    <w:rsid w:val="00A84C74"/>
    <w:rsid w:val="00A84DE8"/>
    <w:rsid w:val="00A84FEB"/>
    <w:rsid w:val="00A850C1"/>
    <w:rsid w:val="00A85396"/>
    <w:rsid w:val="00A857C6"/>
    <w:rsid w:val="00A90999"/>
    <w:rsid w:val="00A90A3A"/>
    <w:rsid w:val="00A90BBF"/>
    <w:rsid w:val="00A91BC7"/>
    <w:rsid w:val="00A922E1"/>
    <w:rsid w:val="00A92304"/>
    <w:rsid w:val="00A9259D"/>
    <w:rsid w:val="00A94FB1"/>
    <w:rsid w:val="00A96A3B"/>
    <w:rsid w:val="00A96F2A"/>
    <w:rsid w:val="00A972F5"/>
    <w:rsid w:val="00A973C7"/>
    <w:rsid w:val="00A97EA4"/>
    <w:rsid w:val="00AA0DAA"/>
    <w:rsid w:val="00AA142F"/>
    <w:rsid w:val="00AA1F07"/>
    <w:rsid w:val="00AA1F7B"/>
    <w:rsid w:val="00AA2879"/>
    <w:rsid w:val="00AA5421"/>
    <w:rsid w:val="00AA5B60"/>
    <w:rsid w:val="00AA62D2"/>
    <w:rsid w:val="00AA7D6B"/>
    <w:rsid w:val="00AB083B"/>
    <w:rsid w:val="00AB0CD0"/>
    <w:rsid w:val="00AB2762"/>
    <w:rsid w:val="00AB2CB6"/>
    <w:rsid w:val="00AB365D"/>
    <w:rsid w:val="00AB48D7"/>
    <w:rsid w:val="00AB6935"/>
    <w:rsid w:val="00AB7474"/>
    <w:rsid w:val="00AB7921"/>
    <w:rsid w:val="00AB7D1A"/>
    <w:rsid w:val="00AC02CE"/>
    <w:rsid w:val="00AC116E"/>
    <w:rsid w:val="00AC16FB"/>
    <w:rsid w:val="00AC281E"/>
    <w:rsid w:val="00AC3084"/>
    <w:rsid w:val="00AC42D7"/>
    <w:rsid w:val="00AC44F2"/>
    <w:rsid w:val="00AC47D6"/>
    <w:rsid w:val="00AC6887"/>
    <w:rsid w:val="00AC7F6B"/>
    <w:rsid w:val="00AD02A8"/>
    <w:rsid w:val="00AD112F"/>
    <w:rsid w:val="00AD125B"/>
    <w:rsid w:val="00AD1EC5"/>
    <w:rsid w:val="00AD20FF"/>
    <w:rsid w:val="00AD25CA"/>
    <w:rsid w:val="00AD4A99"/>
    <w:rsid w:val="00AD5A7A"/>
    <w:rsid w:val="00AD5A96"/>
    <w:rsid w:val="00AD5D1A"/>
    <w:rsid w:val="00AD6350"/>
    <w:rsid w:val="00AD6676"/>
    <w:rsid w:val="00AD701E"/>
    <w:rsid w:val="00AD7F20"/>
    <w:rsid w:val="00AE15C4"/>
    <w:rsid w:val="00AE1DF3"/>
    <w:rsid w:val="00AE1F54"/>
    <w:rsid w:val="00AE2159"/>
    <w:rsid w:val="00AE2788"/>
    <w:rsid w:val="00AE2F1D"/>
    <w:rsid w:val="00AE3018"/>
    <w:rsid w:val="00AE35FD"/>
    <w:rsid w:val="00AE5C34"/>
    <w:rsid w:val="00AE6346"/>
    <w:rsid w:val="00AE7506"/>
    <w:rsid w:val="00AE7D02"/>
    <w:rsid w:val="00AF1CC7"/>
    <w:rsid w:val="00AF2481"/>
    <w:rsid w:val="00AF4881"/>
    <w:rsid w:val="00AF66A6"/>
    <w:rsid w:val="00AF68E0"/>
    <w:rsid w:val="00AF77C1"/>
    <w:rsid w:val="00AF7D7F"/>
    <w:rsid w:val="00B00888"/>
    <w:rsid w:val="00B01DF7"/>
    <w:rsid w:val="00B03417"/>
    <w:rsid w:val="00B05CF4"/>
    <w:rsid w:val="00B060EB"/>
    <w:rsid w:val="00B06FBB"/>
    <w:rsid w:val="00B0796B"/>
    <w:rsid w:val="00B10053"/>
    <w:rsid w:val="00B100BD"/>
    <w:rsid w:val="00B10C42"/>
    <w:rsid w:val="00B10C74"/>
    <w:rsid w:val="00B125E0"/>
    <w:rsid w:val="00B12723"/>
    <w:rsid w:val="00B12794"/>
    <w:rsid w:val="00B14599"/>
    <w:rsid w:val="00B159E4"/>
    <w:rsid w:val="00B160D2"/>
    <w:rsid w:val="00B167CE"/>
    <w:rsid w:val="00B177C8"/>
    <w:rsid w:val="00B17A9C"/>
    <w:rsid w:val="00B17AA4"/>
    <w:rsid w:val="00B20DC5"/>
    <w:rsid w:val="00B2107C"/>
    <w:rsid w:val="00B217DF"/>
    <w:rsid w:val="00B21CE2"/>
    <w:rsid w:val="00B235BC"/>
    <w:rsid w:val="00B2447C"/>
    <w:rsid w:val="00B24B66"/>
    <w:rsid w:val="00B25819"/>
    <w:rsid w:val="00B25A40"/>
    <w:rsid w:val="00B263EA"/>
    <w:rsid w:val="00B26B62"/>
    <w:rsid w:val="00B27C11"/>
    <w:rsid w:val="00B31ABD"/>
    <w:rsid w:val="00B326B7"/>
    <w:rsid w:val="00B32A41"/>
    <w:rsid w:val="00B32B0A"/>
    <w:rsid w:val="00B3310A"/>
    <w:rsid w:val="00B33170"/>
    <w:rsid w:val="00B33740"/>
    <w:rsid w:val="00B348EA"/>
    <w:rsid w:val="00B34C1F"/>
    <w:rsid w:val="00B35157"/>
    <w:rsid w:val="00B37051"/>
    <w:rsid w:val="00B3741B"/>
    <w:rsid w:val="00B403CC"/>
    <w:rsid w:val="00B40666"/>
    <w:rsid w:val="00B41DCC"/>
    <w:rsid w:val="00B42247"/>
    <w:rsid w:val="00B42B9F"/>
    <w:rsid w:val="00B44355"/>
    <w:rsid w:val="00B44590"/>
    <w:rsid w:val="00B447CC"/>
    <w:rsid w:val="00B44A9C"/>
    <w:rsid w:val="00B45292"/>
    <w:rsid w:val="00B45B5A"/>
    <w:rsid w:val="00B46CD9"/>
    <w:rsid w:val="00B47290"/>
    <w:rsid w:val="00B50056"/>
    <w:rsid w:val="00B500B9"/>
    <w:rsid w:val="00B50AFC"/>
    <w:rsid w:val="00B512ED"/>
    <w:rsid w:val="00B51ABA"/>
    <w:rsid w:val="00B531A1"/>
    <w:rsid w:val="00B54048"/>
    <w:rsid w:val="00B5453E"/>
    <w:rsid w:val="00B54CB9"/>
    <w:rsid w:val="00B558A0"/>
    <w:rsid w:val="00B577AB"/>
    <w:rsid w:val="00B60573"/>
    <w:rsid w:val="00B61609"/>
    <w:rsid w:val="00B6359C"/>
    <w:rsid w:val="00B635FC"/>
    <w:rsid w:val="00B63651"/>
    <w:rsid w:val="00B63BE6"/>
    <w:rsid w:val="00B64148"/>
    <w:rsid w:val="00B644DA"/>
    <w:rsid w:val="00B65640"/>
    <w:rsid w:val="00B65FA7"/>
    <w:rsid w:val="00B67043"/>
    <w:rsid w:val="00B70928"/>
    <w:rsid w:val="00B70DE7"/>
    <w:rsid w:val="00B71B11"/>
    <w:rsid w:val="00B730B1"/>
    <w:rsid w:val="00B73B63"/>
    <w:rsid w:val="00B73CBD"/>
    <w:rsid w:val="00B74572"/>
    <w:rsid w:val="00B74831"/>
    <w:rsid w:val="00B75129"/>
    <w:rsid w:val="00B75B47"/>
    <w:rsid w:val="00B75D8D"/>
    <w:rsid w:val="00B75D9E"/>
    <w:rsid w:val="00B762A1"/>
    <w:rsid w:val="00B76385"/>
    <w:rsid w:val="00B76814"/>
    <w:rsid w:val="00B77B40"/>
    <w:rsid w:val="00B8032B"/>
    <w:rsid w:val="00B81CEA"/>
    <w:rsid w:val="00B82949"/>
    <w:rsid w:val="00B82A11"/>
    <w:rsid w:val="00B82CBA"/>
    <w:rsid w:val="00B83B6E"/>
    <w:rsid w:val="00B8505F"/>
    <w:rsid w:val="00B8557E"/>
    <w:rsid w:val="00B86B04"/>
    <w:rsid w:val="00B91800"/>
    <w:rsid w:val="00B92908"/>
    <w:rsid w:val="00B92D66"/>
    <w:rsid w:val="00B92F0C"/>
    <w:rsid w:val="00B9352F"/>
    <w:rsid w:val="00B93BFD"/>
    <w:rsid w:val="00B940AB"/>
    <w:rsid w:val="00B948F2"/>
    <w:rsid w:val="00B95A52"/>
    <w:rsid w:val="00B96BF5"/>
    <w:rsid w:val="00B972E3"/>
    <w:rsid w:val="00B9776F"/>
    <w:rsid w:val="00B977AD"/>
    <w:rsid w:val="00BA0081"/>
    <w:rsid w:val="00BA05E6"/>
    <w:rsid w:val="00BA25E5"/>
    <w:rsid w:val="00BA26AB"/>
    <w:rsid w:val="00BA3E94"/>
    <w:rsid w:val="00BA7671"/>
    <w:rsid w:val="00BB082C"/>
    <w:rsid w:val="00BB17EB"/>
    <w:rsid w:val="00BB216E"/>
    <w:rsid w:val="00BB23A7"/>
    <w:rsid w:val="00BB3D77"/>
    <w:rsid w:val="00BB518E"/>
    <w:rsid w:val="00BB7246"/>
    <w:rsid w:val="00BB751A"/>
    <w:rsid w:val="00BB7B8D"/>
    <w:rsid w:val="00BC19C5"/>
    <w:rsid w:val="00BC2442"/>
    <w:rsid w:val="00BC2756"/>
    <w:rsid w:val="00BC307A"/>
    <w:rsid w:val="00BC3A5B"/>
    <w:rsid w:val="00BC3F41"/>
    <w:rsid w:val="00BC42EB"/>
    <w:rsid w:val="00BC43E6"/>
    <w:rsid w:val="00BC4B61"/>
    <w:rsid w:val="00BC4E22"/>
    <w:rsid w:val="00BC4EA1"/>
    <w:rsid w:val="00BC55CA"/>
    <w:rsid w:val="00BC6DB5"/>
    <w:rsid w:val="00BC6EB7"/>
    <w:rsid w:val="00BC72F9"/>
    <w:rsid w:val="00BC7B33"/>
    <w:rsid w:val="00BD06F0"/>
    <w:rsid w:val="00BD0C75"/>
    <w:rsid w:val="00BD1AB7"/>
    <w:rsid w:val="00BD2439"/>
    <w:rsid w:val="00BD2713"/>
    <w:rsid w:val="00BD3921"/>
    <w:rsid w:val="00BD3FAB"/>
    <w:rsid w:val="00BD4E9E"/>
    <w:rsid w:val="00BD6051"/>
    <w:rsid w:val="00BD6229"/>
    <w:rsid w:val="00BD7093"/>
    <w:rsid w:val="00BD7C3E"/>
    <w:rsid w:val="00BE09E3"/>
    <w:rsid w:val="00BE0E02"/>
    <w:rsid w:val="00BE15A8"/>
    <w:rsid w:val="00BE1C9A"/>
    <w:rsid w:val="00BE20CF"/>
    <w:rsid w:val="00BE24D5"/>
    <w:rsid w:val="00BE329C"/>
    <w:rsid w:val="00BE365F"/>
    <w:rsid w:val="00BE429B"/>
    <w:rsid w:val="00BE57FD"/>
    <w:rsid w:val="00BE5C4E"/>
    <w:rsid w:val="00BE5FED"/>
    <w:rsid w:val="00BE64DC"/>
    <w:rsid w:val="00BE792D"/>
    <w:rsid w:val="00BE794A"/>
    <w:rsid w:val="00BE7C8D"/>
    <w:rsid w:val="00BE7EF2"/>
    <w:rsid w:val="00BF06B8"/>
    <w:rsid w:val="00BF18D7"/>
    <w:rsid w:val="00BF2447"/>
    <w:rsid w:val="00BF3CD4"/>
    <w:rsid w:val="00BF5A7C"/>
    <w:rsid w:val="00BF6008"/>
    <w:rsid w:val="00BF677B"/>
    <w:rsid w:val="00BF6FF5"/>
    <w:rsid w:val="00C0180F"/>
    <w:rsid w:val="00C01F0C"/>
    <w:rsid w:val="00C029DE"/>
    <w:rsid w:val="00C02FDE"/>
    <w:rsid w:val="00C032D1"/>
    <w:rsid w:val="00C03579"/>
    <w:rsid w:val="00C04165"/>
    <w:rsid w:val="00C04B33"/>
    <w:rsid w:val="00C05645"/>
    <w:rsid w:val="00C05AFA"/>
    <w:rsid w:val="00C05D05"/>
    <w:rsid w:val="00C0677E"/>
    <w:rsid w:val="00C06A1C"/>
    <w:rsid w:val="00C0781A"/>
    <w:rsid w:val="00C10204"/>
    <w:rsid w:val="00C1074D"/>
    <w:rsid w:val="00C1145C"/>
    <w:rsid w:val="00C1190B"/>
    <w:rsid w:val="00C11917"/>
    <w:rsid w:val="00C14178"/>
    <w:rsid w:val="00C1461E"/>
    <w:rsid w:val="00C15FC6"/>
    <w:rsid w:val="00C1656A"/>
    <w:rsid w:val="00C16BDB"/>
    <w:rsid w:val="00C1703B"/>
    <w:rsid w:val="00C17554"/>
    <w:rsid w:val="00C208E8"/>
    <w:rsid w:val="00C2270B"/>
    <w:rsid w:val="00C27F52"/>
    <w:rsid w:val="00C3025C"/>
    <w:rsid w:val="00C31A65"/>
    <w:rsid w:val="00C32081"/>
    <w:rsid w:val="00C32AA6"/>
    <w:rsid w:val="00C32AF6"/>
    <w:rsid w:val="00C32C7D"/>
    <w:rsid w:val="00C3457A"/>
    <w:rsid w:val="00C3470A"/>
    <w:rsid w:val="00C34C66"/>
    <w:rsid w:val="00C35CCE"/>
    <w:rsid w:val="00C36FEF"/>
    <w:rsid w:val="00C37497"/>
    <w:rsid w:val="00C400F0"/>
    <w:rsid w:val="00C40C05"/>
    <w:rsid w:val="00C40C9B"/>
    <w:rsid w:val="00C416A5"/>
    <w:rsid w:val="00C41F78"/>
    <w:rsid w:val="00C45569"/>
    <w:rsid w:val="00C461D5"/>
    <w:rsid w:val="00C461E7"/>
    <w:rsid w:val="00C47006"/>
    <w:rsid w:val="00C4727B"/>
    <w:rsid w:val="00C47B70"/>
    <w:rsid w:val="00C51442"/>
    <w:rsid w:val="00C51DC3"/>
    <w:rsid w:val="00C53136"/>
    <w:rsid w:val="00C535E4"/>
    <w:rsid w:val="00C5451E"/>
    <w:rsid w:val="00C548EE"/>
    <w:rsid w:val="00C55A8B"/>
    <w:rsid w:val="00C55AC5"/>
    <w:rsid w:val="00C55ACF"/>
    <w:rsid w:val="00C5652C"/>
    <w:rsid w:val="00C56570"/>
    <w:rsid w:val="00C5723A"/>
    <w:rsid w:val="00C61A76"/>
    <w:rsid w:val="00C61BEB"/>
    <w:rsid w:val="00C626FD"/>
    <w:rsid w:val="00C62F33"/>
    <w:rsid w:val="00C640D4"/>
    <w:rsid w:val="00C6493A"/>
    <w:rsid w:val="00C64F0B"/>
    <w:rsid w:val="00C66550"/>
    <w:rsid w:val="00C66912"/>
    <w:rsid w:val="00C70699"/>
    <w:rsid w:val="00C71232"/>
    <w:rsid w:val="00C71EF0"/>
    <w:rsid w:val="00C72272"/>
    <w:rsid w:val="00C72BE4"/>
    <w:rsid w:val="00C72DBF"/>
    <w:rsid w:val="00C74984"/>
    <w:rsid w:val="00C749CE"/>
    <w:rsid w:val="00C75D31"/>
    <w:rsid w:val="00C76EA3"/>
    <w:rsid w:val="00C8026B"/>
    <w:rsid w:val="00C8051B"/>
    <w:rsid w:val="00C81EC1"/>
    <w:rsid w:val="00C825B7"/>
    <w:rsid w:val="00C82869"/>
    <w:rsid w:val="00C82B3E"/>
    <w:rsid w:val="00C82BC3"/>
    <w:rsid w:val="00C8362B"/>
    <w:rsid w:val="00C84F45"/>
    <w:rsid w:val="00C85D64"/>
    <w:rsid w:val="00C8752F"/>
    <w:rsid w:val="00C9117A"/>
    <w:rsid w:val="00C920B3"/>
    <w:rsid w:val="00C92E57"/>
    <w:rsid w:val="00C92EE7"/>
    <w:rsid w:val="00C94AF1"/>
    <w:rsid w:val="00C95D48"/>
    <w:rsid w:val="00C95E0A"/>
    <w:rsid w:val="00C96578"/>
    <w:rsid w:val="00CA03C9"/>
    <w:rsid w:val="00CA0B20"/>
    <w:rsid w:val="00CA1770"/>
    <w:rsid w:val="00CA3EDF"/>
    <w:rsid w:val="00CA4552"/>
    <w:rsid w:val="00CA5769"/>
    <w:rsid w:val="00CA6EC3"/>
    <w:rsid w:val="00CB02DE"/>
    <w:rsid w:val="00CB099C"/>
    <w:rsid w:val="00CB1B8F"/>
    <w:rsid w:val="00CB26B3"/>
    <w:rsid w:val="00CB2BE1"/>
    <w:rsid w:val="00CB4887"/>
    <w:rsid w:val="00CB4D32"/>
    <w:rsid w:val="00CB4FA7"/>
    <w:rsid w:val="00CB53AF"/>
    <w:rsid w:val="00CB544F"/>
    <w:rsid w:val="00CB5A32"/>
    <w:rsid w:val="00CB6670"/>
    <w:rsid w:val="00CB6B1C"/>
    <w:rsid w:val="00CB70C4"/>
    <w:rsid w:val="00CC046C"/>
    <w:rsid w:val="00CC06B6"/>
    <w:rsid w:val="00CC0A8C"/>
    <w:rsid w:val="00CC0CA7"/>
    <w:rsid w:val="00CC135D"/>
    <w:rsid w:val="00CC16C8"/>
    <w:rsid w:val="00CC2F8D"/>
    <w:rsid w:val="00CC35BE"/>
    <w:rsid w:val="00CC3B52"/>
    <w:rsid w:val="00CC45F7"/>
    <w:rsid w:val="00CC466A"/>
    <w:rsid w:val="00CC5714"/>
    <w:rsid w:val="00CC5F14"/>
    <w:rsid w:val="00CC6927"/>
    <w:rsid w:val="00CD0BF8"/>
    <w:rsid w:val="00CD1577"/>
    <w:rsid w:val="00CD2102"/>
    <w:rsid w:val="00CD24B5"/>
    <w:rsid w:val="00CD3351"/>
    <w:rsid w:val="00CD361B"/>
    <w:rsid w:val="00CD412C"/>
    <w:rsid w:val="00CD41A5"/>
    <w:rsid w:val="00CD7A65"/>
    <w:rsid w:val="00CE1ECE"/>
    <w:rsid w:val="00CE2EC9"/>
    <w:rsid w:val="00CE312A"/>
    <w:rsid w:val="00CE313B"/>
    <w:rsid w:val="00CE37A2"/>
    <w:rsid w:val="00CE5AB5"/>
    <w:rsid w:val="00CF09CA"/>
    <w:rsid w:val="00CF1157"/>
    <w:rsid w:val="00CF1C6F"/>
    <w:rsid w:val="00CF1F39"/>
    <w:rsid w:val="00CF2570"/>
    <w:rsid w:val="00CF258F"/>
    <w:rsid w:val="00CF2E43"/>
    <w:rsid w:val="00CF3F34"/>
    <w:rsid w:val="00CF4BF8"/>
    <w:rsid w:val="00CF4F7D"/>
    <w:rsid w:val="00CF55CA"/>
    <w:rsid w:val="00CF5BD4"/>
    <w:rsid w:val="00CF6121"/>
    <w:rsid w:val="00CF6E50"/>
    <w:rsid w:val="00CF731C"/>
    <w:rsid w:val="00D00062"/>
    <w:rsid w:val="00D00B76"/>
    <w:rsid w:val="00D01FA9"/>
    <w:rsid w:val="00D04D63"/>
    <w:rsid w:val="00D060AE"/>
    <w:rsid w:val="00D06D30"/>
    <w:rsid w:val="00D07587"/>
    <w:rsid w:val="00D07AFB"/>
    <w:rsid w:val="00D1004F"/>
    <w:rsid w:val="00D1020B"/>
    <w:rsid w:val="00D102EB"/>
    <w:rsid w:val="00D11A0C"/>
    <w:rsid w:val="00D12FF8"/>
    <w:rsid w:val="00D130B7"/>
    <w:rsid w:val="00D136E1"/>
    <w:rsid w:val="00D13802"/>
    <w:rsid w:val="00D13851"/>
    <w:rsid w:val="00D14926"/>
    <w:rsid w:val="00D15836"/>
    <w:rsid w:val="00D15EA1"/>
    <w:rsid w:val="00D17BC2"/>
    <w:rsid w:val="00D20573"/>
    <w:rsid w:val="00D2182C"/>
    <w:rsid w:val="00D2263A"/>
    <w:rsid w:val="00D23441"/>
    <w:rsid w:val="00D2355B"/>
    <w:rsid w:val="00D2360A"/>
    <w:rsid w:val="00D240AA"/>
    <w:rsid w:val="00D254F1"/>
    <w:rsid w:val="00D278C8"/>
    <w:rsid w:val="00D30E2A"/>
    <w:rsid w:val="00D33105"/>
    <w:rsid w:val="00D33D81"/>
    <w:rsid w:val="00D33F15"/>
    <w:rsid w:val="00D34A0D"/>
    <w:rsid w:val="00D37915"/>
    <w:rsid w:val="00D37C3F"/>
    <w:rsid w:val="00D4083A"/>
    <w:rsid w:val="00D418CE"/>
    <w:rsid w:val="00D437E1"/>
    <w:rsid w:val="00D43EBE"/>
    <w:rsid w:val="00D4422C"/>
    <w:rsid w:val="00D44866"/>
    <w:rsid w:val="00D4745B"/>
    <w:rsid w:val="00D4773D"/>
    <w:rsid w:val="00D50009"/>
    <w:rsid w:val="00D51088"/>
    <w:rsid w:val="00D5131F"/>
    <w:rsid w:val="00D51BC9"/>
    <w:rsid w:val="00D52322"/>
    <w:rsid w:val="00D526C4"/>
    <w:rsid w:val="00D52AC6"/>
    <w:rsid w:val="00D5349C"/>
    <w:rsid w:val="00D55576"/>
    <w:rsid w:val="00D5728C"/>
    <w:rsid w:val="00D6052C"/>
    <w:rsid w:val="00D62B8E"/>
    <w:rsid w:val="00D63B5A"/>
    <w:rsid w:val="00D64466"/>
    <w:rsid w:val="00D64730"/>
    <w:rsid w:val="00D64CCB"/>
    <w:rsid w:val="00D6531D"/>
    <w:rsid w:val="00D65328"/>
    <w:rsid w:val="00D6565A"/>
    <w:rsid w:val="00D66161"/>
    <w:rsid w:val="00D7085C"/>
    <w:rsid w:val="00D7113C"/>
    <w:rsid w:val="00D7162A"/>
    <w:rsid w:val="00D72D0A"/>
    <w:rsid w:val="00D74130"/>
    <w:rsid w:val="00D74E83"/>
    <w:rsid w:val="00D76883"/>
    <w:rsid w:val="00D770CF"/>
    <w:rsid w:val="00D804CD"/>
    <w:rsid w:val="00D80F5A"/>
    <w:rsid w:val="00D81578"/>
    <w:rsid w:val="00D815E4"/>
    <w:rsid w:val="00D81F93"/>
    <w:rsid w:val="00D82978"/>
    <w:rsid w:val="00D82F94"/>
    <w:rsid w:val="00D83678"/>
    <w:rsid w:val="00D875B3"/>
    <w:rsid w:val="00D909D4"/>
    <w:rsid w:val="00D92F7C"/>
    <w:rsid w:val="00D9484D"/>
    <w:rsid w:val="00D94ABF"/>
    <w:rsid w:val="00D970C8"/>
    <w:rsid w:val="00DA1A59"/>
    <w:rsid w:val="00DA1DE7"/>
    <w:rsid w:val="00DA23C4"/>
    <w:rsid w:val="00DA2FA0"/>
    <w:rsid w:val="00DA39A9"/>
    <w:rsid w:val="00DA3F60"/>
    <w:rsid w:val="00DA4908"/>
    <w:rsid w:val="00DA4D25"/>
    <w:rsid w:val="00DA61E3"/>
    <w:rsid w:val="00DA6844"/>
    <w:rsid w:val="00DB0C07"/>
    <w:rsid w:val="00DB165F"/>
    <w:rsid w:val="00DB3C59"/>
    <w:rsid w:val="00DB3E10"/>
    <w:rsid w:val="00DB405B"/>
    <w:rsid w:val="00DB5C14"/>
    <w:rsid w:val="00DC1B22"/>
    <w:rsid w:val="00DC2976"/>
    <w:rsid w:val="00DC4F5F"/>
    <w:rsid w:val="00DC561B"/>
    <w:rsid w:val="00DC5987"/>
    <w:rsid w:val="00DC5BAD"/>
    <w:rsid w:val="00DC6BFB"/>
    <w:rsid w:val="00DC7401"/>
    <w:rsid w:val="00DC7A04"/>
    <w:rsid w:val="00DC7BE0"/>
    <w:rsid w:val="00DD1836"/>
    <w:rsid w:val="00DD27BD"/>
    <w:rsid w:val="00DD54D7"/>
    <w:rsid w:val="00DD592D"/>
    <w:rsid w:val="00DD63FB"/>
    <w:rsid w:val="00DD7208"/>
    <w:rsid w:val="00DD7DF6"/>
    <w:rsid w:val="00DE0C2F"/>
    <w:rsid w:val="00DE2E2E"/>
    <w:rsid w:val="00DE3B95"/>
    <w:rsid w:val="00DE41B1"/>
    <w:rsid w:val="00DE4471"/>
    <w:rsid w:val="00DE6649"/>
    <w:rsid w:val="00DE71EF"/>
    <w:rsid w:val="00DE7C86"/>
    <w:rsid w:val="00DF02EE"/>
    <w:rsid w:val="00DF0F70"/>
    <w:rsid w:val="00DF2BD3"/>
    <w:rsid w:val="00DF39C6"/>
    <w:rsid w:val="00DF440C"/>
    <w:rsid w:val="00DF4532"/>
    <w:rsid w:val="00DF4577"/>
    <w:rsid w:val="00DF5F60"/>
    <w:rsid w:val="00DF65AD"/>
    <w:rsid w:val="00DF7756"/>
    <w:rsid w:val="00DF79BC"/>
    <w:rsid w:val="00E019C1"/>
    <w:rsid w:val="00E02FA5"/>
    <w:rsid w:val="00E0331B"/>
    <w:rsid w:val="00E03403"/>
    <w:rsid w:val="00E0377D"/>
    <w:rsid w:val="00E03D8B"/>
    <w:rsid w:val="00E03DB1"/>
    <w:rsid w:val="00E04F58"/>
    <w:rsid w:val="00E05E62"/>
    <w:rsid w:val="00E06158"/>
    <w:rsid w:val="00E07042"/>
    <w:rsid w:val="00E114E1"/>
    <w:rsid w:val="00E129AF"/>
    <w:rsid w:val="00E133BC"/>
    <w:rsid w:val="00E1369F"/>
    <w:rsid w:val="00E13AB7"/>
    <w:rsid w:val="00E157F3"/>
    <w:rsid w:val="00E159FC"/>
    <w:rsid w:val="00E15D63"/>
    <w:rsid w:val="00E168CC"/>
    <w:rsid w:val="00E17949"/>
    <w:rsid w:val="00E213CB"/>
    <w:rsid w:val="00E23C49"/>
    <w:rsid w:val="00E23D1C"/>
    <w:rsid w:val="00E24238"/>
    <w:rsid w:val="00E25287"/>
    <w:rsid w:val="00E26604"/>
    <w:rsid w:val="00E26DBA"/>
    <w:rsid w:val="00E312BC"/>
    <w:rsid w:val="00E3224D"/>
    <w:rsid w:val="00E325A9"/>
    <w:rsid w:val="00E32CE7"/>
    <w:rsid w:val="00E33050"/>
    <w:rsid w:val="00E330C5"/>
    <w:rsid w:val="00E3368A"/>
    <w:rsid w:val="00E33BAB"/>
    <w:rsid w:val="00E33E57"/>
    <w:rsid w:val="00E34BEA"/>
    <w:rsid w:val="00E35495"/>
    <w:rsid w:val="00E371AB"/>
    <w:rsid w:val="00E37420"/>
    <w:rsid w:val="00E374AF"/>
    <w:rsid w:val="00E37909"/>
    <w:rsid w:val="00E37EE5"/>
    <w:rsid w:val="00E40972"/>
    <w:rsid w:val="00E41B84"/>
    <w:rsid w:val="00E41E53"/>
    <w:rsid w:val="00E428BF"/>
    <w:rsid w:val="00E4377F"/>
    <w:rsid w:val="00E438AF"/>
    <w:rsid w:val="00E466D6"/>
    <w:rsid w:val="00E46F20"/>
    <w:rsid w:val="00E50758"/>
    <w:rsid w:val="00E5107D"/>
    <w:rsid w:val="00E512E4"/>
    <w:rsid w:val="00E5192B"/>
    <w:rsid w:val="00E51A98"/>
    <w:rsid w:val="00E51F8E"/>
    <w:rsid w:val="00E5324F"/>
    <w:rsid w:val="00E5329F"/>
    <w:rsid w:val="00E533C8"/>
    <w:rsid w:val="00E53777"/>
    <w:rsid w:val="00E547CB"/>
    <w:rsid w:val="00E56375"/>
    <w:rsid w:val="00E56FB2"/>
    <w:rsid w:val="00E62A8D"/>
    <w:rsid w:val="00E63866"/>
    <w:rsid w:val="00E64EBD"/>
    <w:rsid w:val="00E65BC4"/>
    <w:rsid w:val="00E66053"/>
    <w:rsid w:val="00E666FF"/>
    <w:rsid w:val="00E70556"/>
    <w:rsid w:val="00E70E9D"/>
    <w:rsid w:val="00E71DE5"/>
    <w:rsid w:val="00E7309C"/>
    <w:rsid w:val="00E74867"/>
    <w:rsid w:val="00E75212"/>
    <w:rsid w:val="00E757FA"/>
    <w:rsid w:val="00E75844"/>
    <w:rsid w:val="00E75B4B"/>
    <w:rsid w:val="00E760D4"/>
    <w:rsid w:val="00E77CCC"/>
    <w:rsid w:val="00E77D9C"/>
    <w:rsid w:val="00E82B34"/>
    <w:rsid w:val="00E82D27"/>
    <w:rsid w:val="00E862D5"/>
    <w:rsid w:val="00E864A0"/>
    <w:rsid w:val="00E87F95"/>
    <w:rsid w:val="00E907E5"/>
    <w:rsid w:val="00E91267"/>
    <w:rsid w:val="00E91275"/>
    <w:rsid w:val="00E91599"/>
    <w:rsid w:val="00E91834"/>
    <w:rsid w:val="00E918AA"/>
    <w:rsid w:val="00E93501"/>
    <w:rsid w:val="00E938D8"/>
    <w:rsid w:val="00E93952"/>
    <w:rsid w:val="00E9471B"/>
    <w:rsid w:val="00E97630"/>
    <w:rsid w:val="00E97D4E"/>
    <w:rsid w:val="00EA01FA"/>
    <w:rsid w:val="00EA150C"/>
    <w:rsid w:val="00EA19D5"/>
    <w:rsid w:val="00EA2290"/>
    <w:rsid w:val="00EA3234"/>
    <w:rsid w:val="00EA38AC"/>
    <w:rsid w:val="00EA4030"/>
    <w:rsid w:val="00EA4E81"/>
    <w:rsid w:val="00EA544B"/>
    <w:rsid w:val="00EA55C7"/>
    <w:rsid w:val="00EA7800"/>
    <w:rsid w:val="00EB080A"/>
    <w:rsid w:val="00EB0A91"/>
    <w:rsid w:val="00EB11DD"/>
    <w:rsid w:val="00EB2C4B"/>
    <w:rsid w:val="00EB40C2"/>
    <w:rsid w:val="00EB4ECE"/>
    <w:rsid w:val="00EB4FCF"/>
    <w:rsid w:val="00EB57F6"/>
    <w:rsid w:val="00EB5F98"/>
    <w:rsid w:val="00EB6809"/>
    <w:rsid w:val="00EB75A5"/>
    <w:rsid w:val="00EB7809"/>
    <w:rsid w:val="00EC0F0E"/>
    <w:rsid w:val="00EC405E"/>
    <w:rsid w:val="00EC6D75"/>
    <w:rsid w:val="00EC75FF"/>
    <w:rsid w:val="00ED113F"/>
    <w:rsid w:val="00ED274B"/>
    <w:rsid w:val="00ED35D9"/>
    <w:rsid w:val="00ED75CA"/>
    <w:rsid w:val="00EE0045"/>
    <w:rsid w:val="00EE1981"/>
    <w:rsid w:val="00EE1A21"/>
    <w:rsid w:val="00EE2EA9"/>
    <w:rsid w:val="00EE45C1"/>
    <w:rsid w:val="00EE4F53"/>
    <w:rsid w:val="00EE5A33"/>
    <w:rsid w:val="00EE6BA0"/>
    <w:rsid w:val="00EE6F43"/>
    <w:rsid w:val="00EF1D7A"/>
    <w:rsid w:val="00EF352E"/>
    <w:rsid w:val="00EF3DCB"/>
    <w:rsid w:val="00EF4CB2"/>
    <w:rsid w:val="00EF6B1D"/>
    <w:rsid w:val="00EF6B6F"/>
    <w:rsid w:val="00EF79F2"/>
    <w:rsid w:val="00F008CB"/>
    <w:rsid w:val="00F00CC4"/>
    <w:rsid w:val="00F019E2"/>
    <w:rsid w:val="00F02217"/>
    <w:rsid w:val="00F02A99"/>
    <w:rsid w:val="00F04D38"/>
    <w:rsid w:val="00F076B0"/>
    <w:rsid w:val="00F077FE"/>
    <w:rsid w:val="00F07F46"/>
    <w:rsid w:val="00F10F7A"/>
    <w:rsid w:val="00F1205C"/>
    <w:rsid w:val="00F1690D"/>
    <w:rsid w:val="00F16AE6"/>
    <w:rsid w:val="00F17880"/>
    <w:rsid w:val="00F17A55"/>
    <w:rsid w:val="00F216DF"/>
    <w:rsid w:val="00F21C08"/>
    <w:rsid w:val="00F21ECB"/>
    <w:rsid w:val="00F22D2B"/>
    <w:rsid w:val="00F22FF0"/>
    <w:rsid w:val="00F2362E"/>
    <w:rsid w:val="00F23A34"/>
    <w:rsid w:val="00F250DE"/>
    <w:rsid w:val="00F26532"/>
    <w:rsid w:val="00F27A32"/>
    <w:rsid w:val="00F27DFF"/>
    <w:rsid w:val="00F31507"/>
    <w:rsid w:val="00F31E72"/>
    <w:rsid w:val="00F32C24"/>
    <w:rsid w:val="00F357EE"/>
    <w:rsid w:val="00F40140"/>
    <w:rsid w:val="00F407AA"/>
    <w:rsid w:val="00F40C2E"/>
    <w:rsid w:val="00F410EE"/>
    <w:rsid w:val="00F43B6D"/>
    <w:rsid w:val="00F44EEA"/>
    <w:rsid w:val="00F44F43"/>
    <w:rsid w:val="00F45838"/>
    <w:rsid w:val="00F45D74"/>
    <w:rsid w:val="00F4611A"/>
    <w:rsid w:val="00F46D9D"/>
    <w:rsid w:val="00F50700"/>
    <w:rsid w:val="00F50BC3"/>
    <w:rsid w:val="00F5109A"/>
    <w:rsid w:val="00F51BEF"/>
    <w:rsid w:val="00F535CA"/>
    <w:rsid w:val="00F53EE8"/>
    <w:rsid w:val="00F54217"/>
    <w:rsid w:val="00F543AB"/>
    <w:rsid w:val="00F5588A"/>
    <w:rsid w:val="00F56A49"/>
    <w:rsid w:val="00F60964"/>
    <w:rsid w:val="00F61750"/>
    <w:rsid w:val="00F6219C"/>
    <w:rsid w:val="00F6219D"/>
    <w:rsid w:val="00F621E2"/>
    <w:rsid w:val="00F626D7"/>
    <w:rsid w:val="00F63ABD"/>
    <w:rsid w:val="00F64A61"/>
    <w:rsid w:val="00F66340"/>
    <w:rsid w:val="00F66FEB"/>
    <w:rsid w:val="00F67A9B"/>
    <w:rsid w:val="00F7011F"/>
    <w:rsid w:val="00F7062B"/>
    <w:rsid w:val="00F709F4"/>
    <w:rsid w:val="00F711BB"/>
    <w:rsid w:val="00F71D06"/>
    <w:rsid w:val="00F72AC4"/>
    <w:rsid w:val="00F730B2"/>
    <w:rsid w:val="00F7324C"/>
    <w:rsid w:val="00F74A1B"/>
    <w:rsid w:val="00F777E1"/>
    <w:rsid w:val="00F77C91"/>
    <w:rsid w:val="00F77FF0"/>
    <w:rsid w:val="00F80392"/>
    <w:rsid w:val="00F807DD"/>
    <w:rsid w:val="00F83DEA"/>
    <w:rsid w:val="00F849D7"/>
    <w:rsid w:val="00F85536"/>
    <w:rsid w:val="00F86792"/>
    <w:rsid w:val="00F86B6A"/>
    <w:rsid w:val="00F87B3B"/>
    <w:rsid w:val="00F87D8B"/>
    <w:rsid w:val="00F90489"/>
    <w:rsid w:val="00F92E4F"/>
    <w:rsid w:val="00F9460A"/>
    <w:rsid w:val="00F9694D"/>
    <w:rsid w:val="00F96A94"/>
    <w:rsid w:val="00F96D45"/>
    <w:rsid w:val="00F972F0"/>
    <w:rsid w:val="00F97972"/>
    <w:rsid w:val="00FA0445"/>
    <w:rsid w:val="00FA0ABF"/>
    <w:rsid w:val="00FA1333"/>
    <w:rsid w:val="00FA20FE"/>
    <w:rsid w:val="00FA31DA"/>
    <w:rsid w:val="00FA389D"/>
    <w:rsid w:val="00FA3CAA"/>
    <w:rsid w:val="00FA5E1E"/>
    <w:rsid w:val="00FA6AB5"/>
    <w:rsid w:val="00FB053C"/>
    <w:rsid w:val="00FB0E46"/>
    <w:rsid w:val="00FB1C50"/>
    <w:rsid w:val="00FB1E02"/>
    <w:rsid w:val="00FB28A8"/>
    <w:rsid w:val="00FB3C13"/>
    <w:rsid w:val="00FB6674"/>
    <w:rsid w:val="00FB6D69"/>
    <w:rsid w:val="00FB6DFB"/>
    <w:rsid w:val="00FB765F"/>
    <w:rsid w:val="00FB7CE3"/>
    <w:rsid w:val="00FC0073"/>
    <w:rsid w:val="00FC1AF0"/>
    <w:rsid w:val="00FC1C1C"/>
    <w:rsid w:val="00FC1CDD"/>
    <w:rsid w:val="00FC27AC"/>
    <w:rsid w:val="00FC2950"/>
    <w:rsid w:val="00FC33F3"/>
    <w:rsid w:val="00FC4B56"/>
    <w:rsid w:val="00FC6382"/>
    <w:rsid w:val="00FC67A5"/>
    <w:rsid w:val="00FC7DF5"/>
    <w:rsid w:val="00FD29C8"/>
    <w:rsid w:val="00FD2EC4"/>
    <w:rsid w:val="00FD3B12"/>
    <w:rsid w:val="00FD41D1"/>
    <w:rsid w:val="00FD5122"/>
    <w:rsid w:val="00FD5227"/>
    <w:rsid w:val="00FD54EB"/>
    <w:rsid w:val="00FD6397"/>
    <w:rsid w:val="00FD7853"/>
    <w:rsid w:val="00FD78C7"/>
    <w:rsid w:val="00FD791A"/>
    <w:rsid w:val="00FD7AC6"/>
    <w:rsid w:val="00FE17CA"/>
    <w:rsid w:val="00FE3383"/>
    <w:rsid w:val="00FE3400"/>
    <w:rsid w:val="00FE3431"/>
    <w:rsid w:val="00FE3854"/>
    <w:rsid w:val="00FE3887"/>
    <w:rsid w:val="00FE4A65"/>
    <w:rsid w:val="00FE4C78"/>
    <w:rsid w:val="00FE4FA4"/>
    <w:rsid w:val="00FE503E"/>
    <w:rsid w:val="00FE54A2"/>
    <w:rsid w:val="00FE63F8"/>
    <w:rsid w:val="00FE6B38"/>
    <w:rsid w:val="00FF2DBD"/>
    <w:rsid w:val="00FF312F"/>
    <w:rsid w:val="00FF397A"/>
    <w:rsid w:val="00FF4E3C"/>
    <w:rsid w:val="00FF56C2"/>
    <w:rsid w:val="00FF66F8"/>
    <w:rsid w:val="00FF6814"/>
    <w:rsid w:val="00FF739C"/>
    <w:rsid w:val="00FF7503"/>
    <w:rsid w:val="00FF7A0E"/>
    <w:rsid w:val="00FF7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79"/>
    <o:shapelayout v:ext="edit">
      <o:idmap v:ext="edit" data="1"/>
    </o:shapelayout>
  </w:shapeDefaults>
  <w:decimalSymbol w:val="."/>
  <w:listSeparator w:val=","/>
  <w14:docId w14:val="15480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4A76B6"/>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943DB9"/>
    <w:rPr>
      <w:sz w:val="16"/>
      <w:szCs w:val="16"/>
    </w:rPr>
  </w:style>
  <w:style w:type="paragraph" w:styleId="CommentText">
    <w:name w:val="annotation text"/>
    <w:basedOn w:val="Normal"/>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B4DC4"/>
    <w:rPr>
      <w:rFonts w:ascii="Calibri" w:hAnsi="Calibri"/>
      <w:sz w:val="12"/>
      <w:szCs w:val="12"/>
    </w:rPr>
  </w:style>
  <w:style w:type="character" w:customStyle="1" w:styleId="Style20Char">
    <w:name w:val="Style20 Char"/>
    <w:basedOn w:val="DefaultParagraphFont"/>
    <w:link w:val="Style20"/>
    <w:locked/>
    <w:rsid w:val="000B4DC4"/>
    <w:rPr>
      <w:rFonts w:ascii="Calibri" w:hAnsi="Calibri"/>
      <w:sz w:val="12"/>
      <w:szCs w:val="12"/>
    </w:rPr>
  </w:style>
  <w:style w:type="paragraph" w:customStyle="1" w:styleId="Style77">
    <w:name w:val="Style77"/>
    <w:basedOn w:val="Normal"/>
    <w:link w:val="Style77Char"/>
    <w:qFormat/>
    <w:rsid w:val="000B4DC4"/>
    <w:pPr>
      <w:keepNext/>
      <w:outlineLvl w:val="0"/>
    </w:pPr>
    <w:rPr>
      <w:rFonts w:ascii="Calibri" w:hAnsi="Calibri"/>
      <w:bCs/>
      <w:sz w:val="20"/>
      <w:szCs w:val="20"/>
    </w:rPr>
  </w:style>
  <w:style w:type="paragraph" w:customStyle="1" w:styleId="Style78">
    <w:name w:val="Style78"/>
    <w:basedOn w:val="Normal"/>
    <w:link w:val="Style78Char"/>
    <w:qFormat/>
    <w:rsid w:val="000B4DC4"/>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B4DC4"/>
    <w:rPr>
      <w:rFonts w:ascii="Calibri" w:hAnsi="Calibri"/>
      <w:bCs/>
    </w:rPr>
  </w:style>
  <w:style w:type="character" w:customStyle="1" w:styleId="Style78Char">
    <w:name w:val="Style78 Char"/>
    <w:basedOn w:val="DefaultParagraphFont"/>
    <w:link w:val="Style78"/>
    <w:locked/>
    <w:rsid w:val="000B4DC4"/>
    <w:rPr>
      <w:rFonts w:ascii="Calibri" w:hAnsi="Calibri"/>
      <w:bCs/>
    </w:rPr>
  </w:style>
  <w:style w:type="character" w:customStyle="1" w:styleId="Heading3Char">
    <w:name w:val="Heading 3 Char"/>
    <w:basedOn w:val="DefaultParagraphFont"/>
    <w:link w:val="Heading3"/>
    <w:uiPriority w:val="9"/>
    <w:semiHidden/>
    <w:rsid w:val="004A76B6"/>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C70699"/>
    <w:pPr>
      <w:suppressAutoHyphens/>
      <w:spacing w:before="120"/>
      <w:ind w:left="720" w:hanging="360"/>
    </w:pPr>
    <w:rPr>
      <w:sz w:val="20"/>
      <w:szCs w:val="20"/>
    </w:rPr>
  </w:style>
  <w:style w:type="character" w:customStyle="1" w:styleId="Char-Subscript">
    <w:name w:val="Char - Subscript"/>
    <w:rsid w:val="00C70699"/>
    <w:rPr>
      <w:vertAlign w:val="sub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4A76B6"/>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943DB9"/>
    <w:rPr>
      <w:sz w:val="16"/>
      <w:szCs w:val="16"/>
    </w:rPr>
  </w:style>
  <w:style w:type="paragraph" w:styleId="CommentText">
    <w:name w:val="annotation text"/>
    <w:basedOn w:val="Normal"/>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B4DC4"/>
    <w:rPr>
      <w:rFonts w:ascii="Calibri" w:hAnsi="Calibri"/>
      <w:sz w:val="12"/>
      <w:szCs w:val="12"/>
    </w:rPr>
  </w:style>
  <w:style w:type="character" w:customStyle="1" w:styleId="Style20Char">
    <w:name w:val="Style20 Char"/>
    <w:basedOn w:val="DefaultParagraphFont"/>
    <w:link w:val="Style20"/>
    <w:locked/>
    <w:rsid w:val="000B4DC4"/>
    <w:rPr>
      <w:rFonts w:ascii="Calibri" w:hAnsi="Calibri"/>
      <w:sz w:val="12"/>
      <w:szCs w:val="12"/>
    </w:rPr>
  </w:style>
  <w:style w:type="paragraph" w:customStyle="1" w:styleId="Style77">
    <w:name w:val="Style77"/>
    <w:basedOn w:val="Normal"/>
    <w:link w:val="Style77Char"/>
    <w:qFormat/>
    <w:rsid w:val="000B4DC4"/>
    <w:pPr>
      <w:keepNext/>
      <w:outlineLvl w:val="0"/>
    </w:pPr>
    <w:rPr>
      <w:rFonts w:ascii="Calibri" w:hAnsi="Calibri"/>
      <w:bCs/>
      <w:sz w:val="20"/>
      <w:szCs w:val="20"/>
    </w:rPr>
  </w:style>
  <w:style w:type="paragraph" w:customStyle="1" w:styleId="Style78">
    <w:name w:val="Style78"/>
    <w:basedOn w:val="Normal"/>
    <w:link w:val="Style78Char"/>
    <w:qFormat/>
    <w:rsid w:val="000B4DC4"/>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B4DC4"/>
    <w:rPr>
      <w:rFonts w:ascii="Calibri" w:hAnsi="Calibri"/>
      <w:bCs/>
    </w:rPr>
  </w:style>
  <w:style w:type="character" w:customStyle="1" w:styleId="Style78Char">
    <w:name w:val="Style78 Char"/>
    <w:basedOn w:val="DefaultParagraphFont"/>
    <w:link w:val="Style78"/>
    <w:locked/>
    <w:rsid w:val="000B4DC4"/>
    <w:rPr>
      <w:rFonts w:ascii="Calibri" w:hAnsi="Calibri"/>
      <w:bCs/>
    </w:rPr>
  </w:style>
  <w:style w:type="character" w:customStyle="1" w:styleId="Heading3Char">
    <w:name w:val="Heading 3 Char"/>
    <w:basedOn w:val="DefaultParagraphFont"/>
    <w:link w:val="Heading3"/>
    <w:uiPriority w:val="9"/>
    <w:semiHidden/>
    <w:rsid w:val="004A76B6"/>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C70699"/>
    <w:pPr>
      <w:suppressAutoHyphens/>
      <w:spacing w:before="120"/>
      <w:ind w:left="720" w:hanging="360"/>
    </w:pPr>
    <w:rPr>
      <w:sz w:val="20"/>
      <w:szCs w:val="20"/>
    </w:rPr>
  </w:style>
  <w:style w:type="character" w:customStyle="1" w:styleId="Char-Subscript">
    <w:name w:val="Char - Subscript"/>
    <w:rsid w:val="00C70699"/>
    <w:rPr>
      <w:vertAlign w:val="sub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717722">
      <w:bodyDiv w:val="1"/>
      <w:marLeft w:val="0"/>
      <w:marRight w:val="0"/>
      <w:marTop w:val="0"/>
      <w:marBottom w:val="0"/>
      <w:divBdr>
        <w:top w:val="none" w:sz="0" w:space="0" w:color="auto"/>
        <w:left w:val="none" w:sz="0" w:space="0" w:color="auto"/>
        <w:bottom w:val="none" w:sz="0" w:space="0" w:color="auto"/>
        <w:right w:val="none" w:sz="0" w:space="0" w:color="auto"/>
      </w:divBdr>
    </w:div>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5700884">
      <w:bodyDiv w:val="1"/>
      <w:marLeft w:val="0"/>
      <w:marRight w:val="0"/>
      <w:marTop w:val="0"/>
      <w:marBottom w:val="0"/>
      <w:divBdr>
        <w:top w:val="none" w:sz="0" w:space="0" w:color="auto"/>
        <w:left w:val="none" w:sz="0" w:space="0" w:color="auto"/>
        <w:bottom w:val="none" w:sz="0" w:space="0" w:color="auto"/>
        <w:right w:val="none" w:sz="0" w:space="0" w:color="auto"/>
      </w:divBdr>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header" Target="header6.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www.nfrc.org"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nfrc.org"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hyperlink" Target="http://energy.ca.gov/title24/2013standards/documents/solar_reflectance/" TargetMode="External"/><Relationship Id="rId23" Type="http://schemas.openxmlformats.org/officeDocument/2006/relationships/footer" Target="footer3.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file:///\\CECFS127\Unit_420\2016%20Compliance%20Forms%20Update\Draft%20Forms\2013%20Res.%20Comp.%20Forms\RB%20V2013.1.006\www.coolroofs.org\products\results" TargetMode="Externa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549238-9ABA-45E2-B87C-2CC9E26A5B71}">
  <ds:schemaRefs>
    <ds:schemaRef ds:uri="http://schemas.openxmlformats.org/officeDocument/2006/bibliography"/>
  </ds:schemaRefs>
</ds:datastoreItem>
</file>

<file path=customXml/itemProps2.xml><?xml version="1.0" encoding="utf-8"?>
<ds:datastoreItem xmlns:ds="http://schemas.openxmlformats.org/officeDocument/2006/customXml" ds:itemID="{12AC8EBE-6B37-47B2-8636-684AD78C2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29</Pages>
  <Words>9846</Words>
  <Characters>56123</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65838</CharactersWithSpaces>
  <SharedDoc>false</SharedDoc>
  <HLinks>
    <vt:vector size="18" baseType="variant">
      <vt:variant>
        <vt:i4>4456541</vt:i4>
      </vt:variant>
      <vt:variant>
        <vt:i4>6</vt:i4>
      </vt:variant>
      <vt:variant>
        <vt:i4>0</vt:i4>
      </vt:variant>
      <vt:variant>
        <vt:i4>5</vt:i4>
      </vt:variant>
      <vt:variant>
        <vt:lpwstr>http://www.nfrc.org/</vt:lpwstr>
      </vt:variant>
      <vt:variant>
        <vt:lpwstr/>
      </vt:variant>
      <vt:variant>
        <vt:i4>4390927</vt:i4>
      </vt:variant>
      <vt:variant>
        <vt:i4>3</vt:i4>
      </vt:variant>
      <vt:variant>
        <vt:i4>0</vt:i4>
      </vt:variant>
      <vt:variant>
        <vt:i4>5</vt:i4>
      </vt:variant>
      <vt:variant>
        <vt:lpwstr>http://www.energy.ca.gov/title24/</vt:lpwstr>
      </vt:variant>
      <vt:variant>
        <vt:lpwstr/>
      </vt:variant>
      <vt:variant>
        <vt:i4>720983</vt:i4>
      </vt:variant>
      <vt:variant>
        <vt:i4>0</vt:i4>
      </vt:variant>
      <vt:variant>
        <vt:i4>0</vt:i4>
      </vt:variant>
      <vt:variant>
        <vt:i4>5</vt:i4>
      </vt:variant>
      <vt:variant>
        <vt:lpwstr>https://team.archenergy.com/ssfs/files/internal/liferay.com/7382/31109/attach/simpleFileRepository/www.coolroofs.org/products/search.php</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dtam</dc:creator>
  <cp:lastModifiedBy>Shewmaker, Michael@Energy</cp:lastModifiedBy>
  <cp:revision>50</cp:revision>
  <cp:lastPrinted>2016-08-31T17:48:00Z</cp:lastPrinted>
  <dcterms:created xsi:type="dcterms:W3CDTF">2015-06-09T19:18:00Z</dcterms:created>
  <dcterms:modified xsi:type="dcterms:W3CDTF">2018-04-06T15:11:00Z</dcterms:modified>
</cp:coreProperties>
</file>